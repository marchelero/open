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page" w:horzAnchor="margin" w:tblpX="-428" w:tblpY="9526"/>
        <w:tblW w:w="994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
        <w:gridCol w:w="2268"/>
        <w:gridCol w:w="2410"/>
        <w:gridCol w:w="1984"/>
        <w:gridCol w:w="2357"/>
        <w:tblGridChange w:id="0">
          <w:tblGrid>
            <w:gridCol w:w="921"/>
            <w:gridCol w:w="2268"/>
            <w:gridCol w:w="2410"/>
            <w:gridCol w:w="1984"/>
            <w:gridCol w:w="2357"/>
          </w:tblGrid>
        </w:tblGridChange>
      </w:tblGrid>
      <w:tr>
        <w:trPr>
          <w:cantSplit w:val="0"/>
          <w:trHeight w:val="167" w:hRule="atLeast"/>
          <w:tblHeader w:val="0"/>
        </w:trPr>
        <w:tc>
          <w:tcPr>
            <w:shd w:fill="d9d9d9" w:val="clear"/>
            <w:vAlign w:val="center"/>
          </w:tcPr>
          <w:p w:rsidR="00000000" w:rsidDel="00000000" w:rsidP="00000000" w:rsidRDefault="00000000" w:rsidRPr="00000000" w14:paraId="00000002">
            <w:pPr>
              <w:rPr>
                <w:ins w:author="Valeria Tapia" w:id="0" w:date="2026-10-04T00:47:00Z"/>
              </w:rPr>
            </w:pPr>
            <w:ins w:author="Valeria Tapia" w:id="0" w:date="2026-10-04T00:47:00Z">
              <w:r w:rsidDel="00000000" w:rsidR="00000000" w:rsidRPr="00000000">
                <w:rPr>
                  <w:rtl w:val="0"/>
                </w:rPr>
                <w:t xml:space="preserve">_xc n.-jh</w:t>
              </w:r>
            </w:ins>
          </w:p>
          <w:p w:rsidR="00000000" w:rsidDel="00000000" w:rsidP="00000000" w:rsidRDefault="00000000" w:rsidRPr="00000000" w14:paraId="00000003">
            <w:pPr>
              <w:rPr/>
            </w:pPr>
            <w:r w:rsidDel="00000000" w:rsidR="00000000" w:rsidRPr="00000000">
              <w:rPr>
                <w:rtl w:val="0"/>
              </w:rPr>
              <w:t xml:space="preserve">AN</w:t>
            </w:r>
          </w:p>
        </w:tc>
        <w:tc>
          <w:tcPr>
            <w:shd w:fill="d9d9d9" w:val="clear"/>
            <w:vAlign w:val="center"/>
          </w:tcPr>
          <w:p w:rsidR="00000000" w:rsidDel="00000000" w:rsidP="00000000" w:rsidRDefault="00000000" w:rsidRPr="00000000" w14:paraId="00000004">
            <w:pPr>
              <w:tabs>
                <w:tab w:val="center" w:leader="none" w:pos="4252"/>
                <w:tab w:val="right" w:leader="none" w:pos="8504"/>
              </w:tabs>
              <w:jc w:val="center"/>
              <w:rPr>
                <w:b w:val="1"/>
                <w:bCs w:val="1"/>
                <w:sz w:val="20"/>
                <w:szCs w:val="20"/>
              </w:rPr>
            </w:pPr>
            <w:r w:rsidDel="00000000" w:rsidR="00000000" w:rsidRPr="00000000">
              <w:rPr>
                <w:b w:val="1"/>
                <w:bCs w:val="1"/>
                <w:sz w:val="20"/>
                <w:szCs w:val="20"/>
                <w:rtl w:val="0"/>
              </w:rPr>
              <w:t xml:space="preserve">Elaborado:</w:t>
            </w:r>
          </w:p>
        </w:tc>
        <w:tc>
          <w:tcPr>
            <w:gridSpan w:val="2"/>
            <w:shd w:fill="d9d9d9" w:val="clear"/>
            <w:vAlign w:val="center"/>
          </w:tcPr>
          <w:p w:rsidR="00000000" w:rsidDel="00000000" w:rsidP="00000000" w:rsidRDefault="00000000" w:rsidRPr="00000000" w14:paraId="00000005">
            <w:pPr>
              <w:tabs>
                <w:tab w:val="center" w:leader="none" w:pos="4252"/>
                <w:tab w:val="right" w:leader="none" w:pos="8504"/>
              </w:tabs>
              <w:jc w:val="center"/>
              <w:rPr>
                <w:b w:val="1"/>
                <w:bCs w:val="1"/>
                <w:sz w:val="20"/>
                <w:szCs w:val="20"/>
              </w:rPr>
            </w:pPr>
            <w:r w:rsidDel="00000000" w:rsidR="00000000" w:rsidRPr="00000000">
              <w:rPr>
                <w:b w:val="1"/>
                <w:bCs w:val="1"/>
                <w:sz w:val="20"/>
                <w:szCs w:val="20"/>
                <w:rtl w:val="0"/>
              </w:rPr>
              <w:t xml:space="preserve">Revisado:</w:t>
            </w:r>
          </w:p>
        </w:tc>
        <w:tc>
          <w:tcPr>
            <w:shd w:fill="d9d9d9" w:val="clear"/>
            <w:vAlign w:val="center"/>
          </w:tcPr>
          <w:p w:rsidR="00000000" w:rsidDel="00000000" w:rsidP="00000000" w:rsidRDefault="00000000" w:rsidRPr="00000000" w14:paraId="00000007">
            <w:pPr>
              <w:tabs>
                <w:tab w:val="center" w:leader="none" w:pos="4252"/>
                <w:tab w:val="right" w:leader="none" w:pos="8504"/>
              </w:tabs>
              <w:jc w:val="center"/>
              <w:rPr>
                <w:b w:val="1"/>
                <w:bCs w:val="1"/>
                <w:sz w:val="20"/>
                <w:szCs w:val="20"/>
              </w:rPr>
            </w:pPr>
            <w:r w:rsidDel="00000000" w:rsidR="00000000" w:rsidRPr="00000000">
              <w:rPr>
                <w:b w:val="1"/>
                <w:bCs w:val="1"/>
                <w:sz w:val="20"/>
                <w:szCs w:val="20"/>
                <w:rtl w:val="0"/>
              </w:rPr>
              <w:t xml:space="preserve">Aprobado:</w:t>
            </w:r>
          </w:p>
        </w:tc>
      </w:tr>
      <w:tr>
        <w:trPr>
          <w:cantSplit w:val="0"/>
          <w:trHeight w:val="1173" w:hRule="atLeast"/>
          <w:tblHeader w:val="0"/>
        </w:trPr>
        <w:tc>
          <w:tcPr>
            <w:vAlign w:val="center"/>
          </w:tcPr>
          <w:p w:rsidR="00000000" w:rsidDel="00000000" w:rsidP="00000000" w:rsidRDefault="00000000" w:rsidRPr="00000000" w14:paraId="00000008">
            <w:pPr>
              <w:tabs>
                <w:tab w:val="center" w:leader="none" w:pos="4252"/>
                <w:tab w:val="right" w:leader="none" w:pos="8504"/>
              </w:tabs>
              <w:jc w:val="center"/>
              <w:rPr>
                <w:sz w:val="20"/>
                <w:szCs w:val="20"/>
              </w:rPr>
            </w:pPr>
            <w:r w:rsidDel="00000000" w:rsidR="00000000" w:rsidRPr="00000000">
              <w:rPr>
                <w:sz w:val="20"/>
                <w:szCs w:val="20"/>
                <w:rtl w:val="0"/>
              </w:rPr>
              <w:t xml:space="preserve">Dpto./ Unidad:</w:t>
            </w:r>
          </w:p>
        </w:tc>
        <w:tc>
          <w:tcPr>
            <w:vAlign w:val="center"/>
          </w:tcPr>
          <w:p w:rsidR="00000000" w:rsidDel="00000000" w:rsidP="00000000" w:rsidRDefault="00000000" w:rsidRPr="00000000" w14:paraId="00000009">
            <w:pPr>
              <w:tabs>
                <w:tab w:val="center" w:leader="none" w:pos="4252"/>
                <w:tab w:val="right" w:leader="none" w:pos="8504"/>
              </w:tabs>
              <w:jc w:val="center"/>
              <w:rPr>
                <w:sz w:val="20"/>
                <w:szCs w:val="20"/>
              </w:rPr>
            </w:pPr>
            <w:r w:rsidDel="00000000" w:rsidR="00000000" w:rsidRPr="00000000">
              <w:rPr>
                <w:sz w:val="20"/>
                <w:szCs w:val="20"/>
                <w:rtl w:val="0"/>
              </w:rPr>
              <w:t xml:space="preserve">Jefatura DNPV</w:t>
            </w:r>
          </w:p>
          <w:p w:rsidR="00000000" w:rsidDel="00000000" w:rsidP="00000000" w:rsidRDefault="00000000" w:rsidRPr="00000000" w14:paraId="0000000A">
            <w:pPr>
              <w:tabs>
                <w:tab w:val="center" w:leader="none" w:pos="4252"/>
                <w:tab w:val="right" w:leader="none" w:pos="8504"/>
              </w:tabs>
              <w:jc w:val="center"/>
              <w:rPr>
                <w:sz w:val="20"/>
                <w:szCs w:val="20"/>
              </w:rPr>
            </w:pPr>
            <w:r w:rsidDel="00000000" w:rsidR="00000000" w:rsidRPr="00000000">
              <w:rPr>
                <w:sz w:val="20"/>
                <w:szCs w:val="20"/>
                <w:rtl w:val="0"/>
              </w:rPr>
              <w:t xml:space="preserve">Jefatura DDIV</w:t>
            </w:r>
          </w:p>
          <w:p w:rsidR="00000000" w:rsidDel="00000000" w:rsidP="00000000" w:rsidRDefault="00000000" w:rsidRPr="00000000" w14:paraId="0000000B">
            <w:pPr>
              <w:tabs>
                <w:tab w:val="center" w:leader="none" w:pos="4252"/>
                <w:tab w:val="right" w:leader="none" w:pos="8504"/>
              </w:tabs>
              <w:jc w:val="center"/>
              <w:rPr>
                <w:sz w:val="20"/>
                <w:szCs w:val="20"/>
              </w:rPr>
            </w:pPr>
            <w:r w:rsidDel="00000000" w:rsidR="00000000" w:rsidRPr="00000000">
              <w:rPr>
                <w:rtl w:val="0"/>
              </w:rPr>
            </w:r>
          </w:p>
        </w:tc>
        <w:tc>
          <w:tcPr>
            <w:vAlign w:val="center"/>
          </w:tcPr>
          <w:p w:rsidR="00000000" w:rsidDel="00000000" w:rsidP="00000000" w:rsidRDefault="00000000" w:rsidRPr="00000000" w14:paraId="0000000C">
            <w:pPr>
              <w:tabs>
                <w:tab w:val="center" w:leader="none" w:pos="4252"/>
                <w:tab w:val="right" w:leader="none" w:pos="8504"/>
              </w:tabs>
              <w:jc w:val="center"/>
              <w:rPr>
                <w:sz w:val="20"/>
                <w:szCs w:val="20"/>
              </w:rPr>
            </w:pPr>
            <w:r w:rsidDel="00000000" w:rsidR="00000000" w:rsidRPr="00000000">
              <w:rPr>
                <w:sz w:val="20"/>
                <w:szCs w:val="20"/>
                <w:rtl w:val="0"/>
              </w:rPr>
              <w:t xml:space="preserve">Gerente Nacional de Normas</w:t>
            </w:r>
          </w:p>
          <w:p w:rsidR="00000000" w:rsidDel="00000000" w:rsidP="00000000" w:rsidRDefault="00000000" w:rsidRPr="00000000" w14:paraId="0000000D">
            <w:pPr>
              <w:tabs>
                <w:tab w:val="center" w:leader="none" w:pos="4252"/>
                <w:tab w:val="right" w:leader="none" w:pos="8504"/>
              </w:tabs>
              <w:jc w:val="center"/>
              <w:rPr>
                <w:sz w:val="20"/>
                <w:szCs w:val="20"/>
              </w:rPr>
            </w:pPr>
            <w:r w:rsidDel="00000000" w:rsidR="00000000" w:rsidRPr="00000000">
              <w:rPr>
                <w:sz w:val="20"/>
                <w:szCs w:val="20"/>
                <w:rtl w:val="0"/>
              </w:rPr>
              <w:t xml:space="preserve">Gerente Nacional de Tecnologías de Información</w:t>
            </w:r>
          </w:p>
        </w:tc>
        <w:tc>
          <w:tcPr>
            <w:vAlign w:val="center"/>
          </w:tcPr>
          <w:p w:rsidR="00000000" w:rsidDel="00000000" w:rsidP="00000000" w:rsidRDefault="00000000" w:rsidRPr="00000000" w14:paraId="0000000E">
            <w:pPr>
              <w:tabs>
                <w:tab w:val="center" w:leader="none" w:pos="4252"/>
                <w:tab w:val="right" w:leader="none" w:pos="8504"/>
              </w:tabs>
              <w:jc w:val="center"/>
              <w:rPr>
                <w:sz w:val="20"/>
                <w:szCs w:val="20"/>
              </w:rPr>
            </w:pPr>
            <w:r w:rsidDel="00000000" w:rsidR="00000000" w:rsidRPr="00000000">
              <w:rPr>
                <w:sz w:val="20"/>
                <w:szCs w:val="20"/>
                <w:rtl w:val="0"/>
              </w:rPr>
              <w:t xml:space="preserve">Gerente General</w:t>
            </w:r>
          </w:p>
        </w:tc>
        <w:tc>
          <w:tcPr>
            <w:vAlign w:val="center"/>
          </w:tcPr>
          <w:p w:rsidR="00000000" w:rsidDel="00000000" w:rsidP="00000000" w:rsidRDefault="00000000" w:rsidRPr="00000000" w14:paraId="0000000F">
            <w:pPr>
              <w:tabs>
                <w:tab w:val="center" w:leader="none" w:pos="4252"/>
                <w:tab w:val="right" w:leader="none" w:pos="8504"/>
              </w:tabs>
              <w:jc w:val="center"/>
              <w:rPr>
                <w:sz w:val="20"/>
                <w:szCs w:val="20"/>
              </w:rPr>
            </w:pPr>
            <w:r w:rsidDel="00000000" w:rsidR="00000000" w:rsidRPr="00000000">
              <w:rPr>
                <w:sz w:val="20"/>
                <w:szCs w:val="20"/>
                <w:rtl w:val="0"/>
              </w:rPr>
              <w:t xml:space="preserve">Directorio</w:t>
            </w:r>
          </w:p>
        </w:tc>
      </w:tr>
      <w:tr>
        <w:trPr>
          <w:cantSplit w:val="0"/>
          <w:trHeight w:val="220" w:hRule="atLeast"/>
          <w:tblHeader w:val="0"/>
        </w:trPr>
        <w:tc>
          <w:tcPr>
            <w:vAlign w:val="center"/>
          </w:tcPr>
          <w:p w:rsidR="00000000" w:rsidDel="00000000" w:rsidP="00000000" w:rsidRDefault="00000000" w:rsidRPr="00000000" w14:paraId="00000010">
            <w:pPr>
              <w:tabs>
                <w:tab w:val="center" w:leader="none" w:pos="4252"/>
                <w:tab w:val="right" w:leader="none" w:pos="8504"/>
              </w:tabs>
              <w:jc w:val="center"/>
              <w:rPr>
                <w:sz w:val="20"/>
                <w:szCs w:val="20"/>
              </w:rPr>
            </w:pPr>
            <w:r w:rsidDel="00000000" w:rsidR="00000000" w:rsidRPr="00000000">
              <w:rPr>
                <w:sz w:val="20"/>
                <w:szCs w:val="20"/>
                <w:rtl w:val="0"/>
              </w:rPr>
              <w:t xml:space="preserve">Fecha:</w:t>
            </w:r>
          </w:p>
        </w:tc>
        <w:tc>
          <w:tcPr>
            <w:vAlign w:val="center"/>
          </w:tcPr>
          <w:p w:rsidR="00000000" w:rsidDel="00000000" w:rsidP="00000000" w:rsidRDefault="00000000" w:rsidRPr="00000000" w14:paraId="00000011">
            <w:pPr>
              <w:tabs>
                <w:tab w:val="center" w:leader="none" w:pos="4252"/>
                <w:tab w:val="right" w:leader="none" w:pos="8504"/>
              </w:tabs>
              <w:jc w:val="center"/>
              <w:rPr>
                <w:sz w:val="20"/>
                <w:szCs w:val="20"/>
              </w:rPr>
            </w:pPr>
            <w:r w:rsidDel="00000000" w:rsidR="00000000" w:rsidRPr="00000000">
              <w:rPr>
                <w:sz w:val="20"/>
                <w:szCs w:val="20"/>
                <w:rtl w:val="0"/>
              </w:rPr>
              <w:t xml:space="preserve">18/08/2025</w:t>
            </w:r>
          </w:p>
        </w:tc>
        <w:tc>
          <w:tcPr>
            <w:vAlign w:val="center"/>
          </w:tcPr>
          <w:p w:rsidR="00000000" w:rsidDel="00000000" w:rsidP="00000000" w:rsidRDefault="00000000" w:rsidRPr="00000000" w14:paraId="00000012">
            <w:pPr>
              <w:jc w:val="center"/>
              <w:rPr>
                <w:sz w:val="20"/>
                <w:szCs w:val="20"/>
              </w:rPr>
            </w:pPr>
            <w:r w:rsidDel="00000000" w:rsidR="00000000" w:rsidRPr="00000000">
              <w:rPr>
                <w:sz w:val="20"/>
                <w:szCs w:val="20"/>
                <w:rtl w:val="0"/>
              </w:rPr>
              <w:t xml:space="preserve">20/08/2025</w:t>
            </w:r>
          </w:p>
        </w:tc>
        <w:tc>
          <w:tcPr>
            <w:vAlign w:val="center"/>
          </w:tcPr>
          <w:p w:rsidR="00000000" w:rsidDel="00000000" w:rsidP="00000000" w:rsidRDefault="00000000" w:rsidRPr="00000000" w14:paraId="00000013">
            <w:pPr>
              <w:jc w:val="center"/>
              <w:rPr>
                <w:sz w:val="20"/>
                <w:szCs w:val="20"/>
              </w:rPr>
            </w:pPr>
            <w:r w:rsidDel="00000000" w:rsidR="00000000" w:rsidRPr="00000000">
              <w:rPr>
                <w:sz w:val="20"/>
                <w:szCs w:val="20"/>
                <w:rtl w:val="0"/>
              </w:rPr>
              <w:t xml:space="preserve">21/08/2025</w:t>
            </w:r>
          </w:p>
        </w:tc>
        <w:tc>
          <w:tcPr>
            <w:vAlign w:val="center"/>
          </w:tcPr>
          <w:p w:rsidR="00000000" w:rsidDel="00000000" w:rsidP="00000000" w:rsidRDefault="00000000" w:rsidRPr="00000000" w14:paraId="00000014">
            <w:pPr>
              <w:jc w:val="center"/>
              <w:rPr>
                <w:sz w:val="20"/>
                <w:szCs w:val="20"/>
              </w:rPr>
            </w:pPr>
            <w:r w:rsidDel="00000000" w:rsidR="00000000" w:rsidRPr="00000000">
              <w:rPr>
                <w:sz w:val="20"/>
                <w:szCs w:val="20"/>
                <w:rtl w:val="0"/>
              </w:rPr>
              <w:t xml:space="preserve">29/08/2025</w:t>
            </w:r>
          </w:p>
        </w:tc>
      </w:tr>
      <w:tr>
        <w:trPr>
          <w:cantSplit w:val="0"/>
          <w:trHeight w:val="3188" w:hRule="atLeast"/>
          <w:tblHeader w:val="0"/>
        </w:trPr>
        <w:tc>
          <w:tcPr/>
          <w:p w:rsidR="00000000" w:rsidDel="00000000" w:rsidP="00000000" w:rsidRDefault="00000000" w:rsidRPr="00000000" w14:paraId="00000015">
            <w:pPr>
              <w:tabs>
                <w:tab w:val="center" w:leader="none" w:pos="4252"/>
                <w:tab w:val="right" w:leader="none" w:pos="8504"/>
              </w:tabs>
              <w:jc w:val="center"/>
              <w:rPr>
                <w:sz w:val="20"/>
                <w:szCs w:val="20"/>
              </w:rPr>
            </w:pPr>
            <w:r w:rsidDel="00000000" w:rsidR="00000000" w:rsidRPr="00000000">
              <w:rPr>
                <w:sz w:val="20"/>
                <w:szCs w:val="20"/>
                <w:rtl w:val="0"/>
              </w:rPr>
              <w:t xml:space="preserve">Vistos Buenos</w:t>
            </w:r>
          </w:p>
          <w:p w:rsidR="00000000" w:rsidDel="00000000" w:rsidP="00000000" w:rsidRDefault="00000000" w:rsidRPr="00000000" w14:paraId="00000016">
            <w:pPr>
              <w:tabs>
                <w:tab w:val="center" w:leader="none" w:pos="4252"/>
                <w:tab w:val="right" w:leader="none" w:pos="8504"/>
              </w:tabs>
              <w:jc w:val="center"/>
              <w:rPr>
                <w:sz w:val="20"/>
                <w:szCs w:val="20"/>
              </w:rPr>
            </w:pPr>
            <w:r w:rsidDel="00000000" w:rsidR="00000000" w:rsidRPr="00000000">
              <w:rPr>
                <w:sz w:val="20"/>
                <w:szCs w:val="20"/>
                <w:rtl w:val="0"/>
              </w:rPr>
              <w:t xml:space="preserve">Rúbrica</w:t>
            </w:r>
          </w:p>
        </w:tc>
        <w:tc>
          <w:tcPr/>
          <w:p w:rsidR="00000000" w:rsidDel="00000000" w:rsidP="00000000" w:rsidRDefault="00000000" w:rsidRPr="00000000" w14:paraId="00000017">
            <w:pPr>
              <w:tabs>
                <w:tab w:val="center" w:leader="none" w:pos="4252"/>
                <w:tab w:val="right" w:leader="none" w:pos="8504"/>
              </w:tabs>
              <w:jc w:val="center"/>
              <w:rPr>
                <w:sz w:val="20"/>
                <w:szCs w:val="20"/>
              </w:rPr>
            </w:pPr>
            <w:r w:rsidDel="00000000" w:rsidR="00000000" w:rsidRPr="00000000">
              <w:rPr>
                <w:sz w:val="20"/>
                <w:szCs w:val="20"/>
                <w:rtl w:val="0"/>
              </w:rPr>
              <w:t xml:space="preserve">Firmas y Sellos</w:t>
            </w:r>
          </w:p>
        </w:tc>
        <w:tc>
          <w:tcPr/>
          <w:p w:rsidR="00000000" w:rsidDel="00000000" w:rsidP="00000000" w:rsidRDefault="00000000" w:rsidRPr="00000000" w14:paraId="00000018">
            <w:pPr>
              <w:tabs>
                <w:tab w:val="center" w:leader="none" w:pos="4252"/>
                <w:tab w:val="right" w:leader="none" w:pos="8504"/>
              </w:tabs>
              <w:jc w:val="center"/>
              <w:rPr>
                <w:sz w:val="20"/>
                <w:szCs w:val="20"/>
              </w:rPr>
            </w:pPr>
            <w:r w:rsidDel="00000000" w:rsidR="00000000" w:rsidRPr="00000000">
              <w:rPr>
                <w:sz w:val="20"/>
                <w:szCs w:val="20"/>
                <w:rtl w:val="0"/>
              </w:rPr>
              <w:t xml:space="preserve">Firmas y Sellos</w:t>
            </w:r>
          </w:p>
        </w:tc>
        <w:tc>
          <w:tcPr/>
          <w:p w:rsidR="00000000" w:rsidDel="00000000" w:rsidP="00000000" w:rsidRDefault="00000000" w:rsidRPr="00000000" w14:paraId="00000019">
            <w:pPr>
              <w:tabs>
                <w:tab w:val="center" w:leader="none" w:pos="4252"/>
                <w:tab w:val="right" w:leader="none" w:pos="8504"/>
              </w:tabs>
              <w:jc w:val="center"/>
              <w:rPr>
                <w:sz w:val="20"/>
                <w:szCs w:val="20"/>
              </w:rPr>
            </w:pPr>
            <w:r w:rsidDel="00000000" w:rsidR="00000000" w:rsidRPr="00000000">
              <w:rPr>
                <w:sz w:val="20"/>
                <w:szCs w:val="20"/>
                <w:rtl w:val="0"/>
              </w:rPr>
              <w:t xml:space="preserve">Firmas y Sellos</w:t>
            </w:r>
          </w:p>
        </w:tc>
        <w:tc>
          <w:tcPr/>
          <w:p w:rsidR="00000000" w:rsidDel="00000000" w:rsidP="00000000" w:rsidRDefault="00000000" w:rsidRPr="00000000" w14:paraId="0000001A">
            <w:pPr>
              <w:tabs>
                <w:tab w:val="center" w:leader="none" w:pos="4252"/>
                <w:tab w:val="right" w:leader="none" w:pos="8504"/>
              </w:tabs>
              <w:jc w:val="center"/>
              <w:rPr>
                <w:sz w:val="20"/>
                <w:szCs w:val="20"/>
              </w:rPr>
            </w:pPr>
            <w:r w:rsidDel="00000000" w:rsidR="00000000" w:rsidRPr="00000000">
              <w:rPr>
                <w:sz w:val="20"/>
                <w:szCs w:val="20"/>
                <w:rtl w:val="0"/>
              </w:rPr>
              <w:t xml:space="preserve">Firmas y Sellos</w:t>
            </w:r>
          </w:p>
        </w:tc>
      </w:tr>
    </w:tbl>
    <w:p w:rsidR="00000000" w:rsidDel="00000000" w:rsidP="00000000" w:rsidRDefault="00000000" w:rsidRPr="00000000" w14:paraId="0000001B">
      <w:pPr>
        <w:spacing w:after="200" w:line="276" w:lineRule="auto"/>
        <w:rPr>
          <w:b w:val="1"/>
          <w:bCs w:val="1"/>
          <w:sz w:val="28"/>
          <w:szCs w:val="28"/>
        </w:rPr>
      </w:pPr>
      <w:r w:rsidDel="00000000" w:rsidR="00000000" w:rsidRPr="00000000">
        <w:rPr>
          <w:rtl w:val="0"/>
        </w:rPr>
      </w:r>
    </w:p>
    <w:tbl>
      <w:tblPr>
        <w:tblStyle w:val="Table2"/>
        <w:tblW w:w="10158.0" w:type="dxa"/>
        <w:jc w:val="left"/>
        <w:tblInd w:w="-851.0" w:type="dxa"/>
        <w:tblLayout w:type="fixed"/>
        <w:tblLook w:val="0400"/>
      </w:tblPr>
      <w:tblGrid>
        <w:gridCol w:w="10158"/>
        <w:tblGridChange w:id="0">
          <w:tblGrid>
            <w:gridCol w:w="10158"/>
          </w:tblGrid>
        </w:tblGridChange>
      </w:tblGrid>
      <w:tr>
        <w:trPr>
          <w:cantSplit w:val="0"/>
          <w:trHeight w:val="1471" w:hRule="atLeast"/>
          <w:tblHeader w:val="0"/>
        </w:trPr>
        <w:tc>
          <w:tcPr>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Light" w:cs="Open Sans Light" w:eastAsia="Open Sans Light" w:hAnsi="Open Sans Light"/>
                <w:b w:val="1"/>
                <w:bCs w:val="1"/>
                <w:i w:val="0"/>
                <w:iCs w:val="0"/>
                <w:smallCaps w:val="1"/>
                <w:strike w:val="0"/>
                <w:color w:val="ffff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Light" w:cs="Open Sans Light" w:eastAsia="Open Sans Light" w:hAnsi="Open Sans Light"/>
                <w:b w:val="1"/>
                <w:bCs w:val="1"/>
                <w:i w:val="0"/>
                <w:iCs w:val="0"/>
                <w:smallCaps w:val="1"/>
                <w:strike w:val="0"/>
                <w:color w:val="ffffff"/>
                <w:sz w:val="32"/>
                <w:szCs w:val="32"/>
                <w:u w:val="none"/>
                <w:shd w:fill="auto" w:val="clear"/>
                <w:vertAlign w:val="baseline"/>
                <w:rPrChange w:author="Valeria Tapia" w:id="1" w:date="2026-09-29T17:27:00Z">
                  <w:rPr>
                    <w:rFonts w:ascii="Open Sans Light" w:cs="Open Sans Light" w:eastAsia="Open Sans Light" w:hAnsi="Open Sans Light"/>
                    <w:b w:val="1"/>
                    <w:bCs w:val="1"/>
                    <w:i w:val="0"/>
                    <w:iCs w:val="0"/>
                    <w:smallCaps w:val="1"/>
                    <w:strike w:val="0"/>
                    <w:color w:val="ffffff"/>
                    <w:sz w:val="36"/>
                    <w:szCs w:val="36"/>
                    <w:u w:val="none"/>
                    <w:shd w:fill="auto" w:val="clear"/>
                    <w:vertAlign w:val="baseline"/>
                  </w:rPr>
                </w:rPrChange>
              </w:rPr>
            </w:pPr>
            <w:r w:rsidDel="00000000" w:rsidR="00000000" w:rsidRPr="00000000">
              <w:rPr>
                <w:rFonts w:ascii="Open Sans Light" w:cs="Open Sans Light" w:eastAsia="Open Sans Light" w:hAnsi="Open Sans Light"/>
                <w:b w:val="1"/>
                <w:bCs w:val="1"/>
                <w:i w:val="0"/>
                <w:iCs w:val="0"/>
                <w:smallCaps w:val="1"/>
                <w:strike w:val="0"/>
                <w:color w:val="ffffff"/>
                <w:sz w:val="32"/>
                <w:szCs w:val="32"/>
                <w:u w:val="none"/>
                <w:shd w:fill="auto" w:val="clear"/>
                <w:vertAlign w:val="baseline"/>
                <w:rtl w:val="0"/>
                <w:rPrChange w:author="Valeria Tapia" w:id="1" w:date="2026-09-29T17:27:00Z">
                  <w:rPr>
                    <w:rFonts w:ascii="Open Sans Light" w:cs="Open Sans Light" w:eastAsia="Open Sans Light" w:hAnsi="Open Sans Light"/>
                    <w:b w:val="1"/>
                    <w:bCs w:val="1"/>
                    <w:i w:val="0"/>
                    <w:iCs w:val="0"/>
                    <w:smallCaps w:val="1"/>
                    <w:strike w:val="0"/>
                    <w:color w:val="ffffff"/>
                    <w:sz w:val="36"/>
                    <w:szCs w:val="36"/>
                    <w:u w:val="none"/>
                    <w:shd w:fill="auto" w:val="clear"/>
                    <w:vertAlign w:val="baseline"/>
                  </w:rPr>
                </w:rPrChange>
              </w:rPr>
              <w:t xml:space="preserve">REGLAMENTO DE IMPLEMENTACIÓN, ADMINISTRACIÓN Y OPERACIÓN  DE L</w:t>
            </w:r>
            <w:ins w:author="Valeria Tapia" w:id="2" w:date="2026-09-29T17:27:00Z">
              <w:r w:rsidDel="00000000" w:rsidR="00000000" w:rsidRPr="00000000">
                <w:rPr>
                  <w:rFonts w:ascii="Open Sans Light" w:cs="Open Sans Light" w:eastAsia="Open Sans Light" w:hAnsi="Open Sans Light"/>
                  <w:b w:val="1"/>
                  <w:bCs w:val="1"/>
                  <w:i w:val="0"/>
                  <w:iCs w:val="0"/>
                  <w:smallCaps w:val="1"/>
                  <w:strike w:val="0"/>
                  <w:color w:val="ffffff"/>
                  <w:sz w:val="32"/>
                  <w:szCs w:val="32"/>
                  <w:u w:val="none"/>
                  <w:shd w:fill="auto" w:val="clear"/>
                  <w:vertAlign w:val="baseline"/>
                  <w:rtl w:val="0"/>
                  <w:rPrChange w:author="Valeria Tapia" w:id="1" w:date="2026-09-29T17:27:00Z">
                    <w:rPr>
                      <w:rFonts w:ascii="Open Sans Light" w:cs="Open Sans Light" w:eastAsia="Open Sans Light" w:hAnsi="Open Sans Light"/>
                      <w:b w:val="1"/>
                      <w:bCs w:val="1"/>
                      <w:i w:val="0"/>
                      <w:iCs w:val="0"/>
                      <w:smallCaps w:val="1"/>
                      <w:strike w:val="0"/>
                      <w:color w:val="ffffff"/>
                      <w:sz w:val="36"/>
                      <w:szCs w:val="36"/>
                      <w:u w:val="none"/>
                      <w:shd w:fill="auto" w:val="clear"/>
                      <w:vertAlign w:val="baseline"/>
                    </w:rPr>
                  </w:rPrChange>
                </w:rPr>
                <w:t xml:space="preserve">OS TRÁMITES Y SERVICIOS EN LA </w:t>
              </w:r>
            </w:ins>
            <w:del w:author="Valeria Tapia" w:id="2" w:date="2026-09-29T17:27:00Z">
              <w:r w:rsidDel="00000000" w:rsidR="00000000" w:rsidRPr="00000000">
                <w:rPr>
                  <w:rFonts w:ascii="Open Sans Light" w:cs="Open Sans Light" w:eastAsia="Open Sans Light" w:hAnsi="Open Sans Light"/>
                  <w:b w:val="1"/>
                  <w:bCs w:val="1"/>
                  <w:i w:val="0"/>
                  <w:iCs w:val="0"/>
                  <w:smallCaps w:val="1"/>
                  <w:strike w:val="0"/>
                  <w:color w:val="ffffff"/>
                  <w:sz w:val="32"/>
                  <w:szCs w:val="32"/>
                  <w:u w:val="none"/>
                  <w:shd w:fill="auto" w:val="clear"/>
                  <w:vertAlign w:val="baseline"/>
                  <w:rtl w:val="0"/>
                  <w:rPrChange w:author="Valeria Tapia" w:id="1" w:date="2026-09-29T17:27:00Z">
                    <w:rPr>
                      <w:rFonts w:ascii="Open Sans Light" w:cs="Open Sans Light" w:eastAsia="Open Sans Light" w:hAnsi="Open Sans Light"/>
                      <w:b w:val="1"/>
                      <w:bCs w:val="1"/>
                      <w:i w:val="0"/>
                      <w:iCs w:val="0"/>
                      <w:smallCaps w:val="1"/>
                      <w:strike w:val="0"/>
                      <w:color w:val="ffffff"/>
                      <w:sz w:val="36"/>
                      <w:szCs w:val="36"/>
                      <w:u w:val="none"/>
                      <w:shd w:fill="auto" w:val="clear"/>
                      <w:vertAlign w:val="baseline"/>
                    </w:rPr>
                  </w:rPrChange>
                </w:rPr>
                <w:delText xml:space="preserve">A</w:delText>
              </w:r>
            </w:del>
            <w:r w:rsidDel="00000000" w:rsidR="00000000" w:rsidRPr="00000000">
              <w:rPr>
                <w:rFonts w:ascii="Open Sans Light" w:cs="Open Sans Light" w:eastAsia="Open Sans Light" w:hAnsi="Open Sans Light"/>
                <w:b w:val="1"/>
                <w:bCs w:val="1"/>
                <w:i w:val="0"/>
                <w:iCs w:val="0"/>
                <w:smallCaps w:val="1"/>
                <w:strike w:val="0"/>
                <w:color w:val="ffffff"/>
                <w:sz w:val="32"/>
                <w:szCs w:val="32"/>
                <w:u w:val="none"/>
                <w:shd w:fill="auto" w:val="clear"/>
                <w:vertAlign w:val="baseline"/>
                <w:rtl w:val="0"/>
                <w:rPrChange w:author="Valeria Tapia" w:id="1" w:date="2026-09-29T17:27:00Z">
                  <w:rPr>
                    <w:rFonts w:ascii="Open Sans Light" w:cs="Open Sans Light" w:eastAsia="Open Sans Light" w:hAnsi="Open Sans Light"/>
                    <w:b w:val="1"/>
                    <w:bCs w:val="1"/>
                    <w:i w:val="0"/>
                    <w:iCs w:val="0"/>
                    <w:smallCaps w:val="1"/>
                    <w:strike w:val="0"/>
                    <w:color w:val="ffffff"/>
                    <w:sz w:val="36"/>
                    <w:szCs w:val="36"/>
                    <w:u w:val="none"/>
                    <w:shd w:fill="auto" w:val="clear"/>
                    <w:vertAlign w:val="baseline"/>
                  </w:rPr>
                </w:rPrChange>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Light" w:cs="Open Sans Light" w:eastAsia="Open Sans Light" w:hAnsi="Open Sans Light"/>
                <w:b w:val="1"/>
                <w:bCs w:val="1"/>
                <w:i w:val="0"/>
                <w:iCs w:val="0"/>
                <w:smallCaps w:val="1"/>
                <w:strike w:val="0"/>
                <w:color w:val="ffffff"/>
                <w:sz w:val="32"/>
                <w:szCs w:val="32"/>
                <w:u w:val="none"/>
                <w:shd w:fill="auto" w:val="clear"/>
                <w:vertAlign w:val="baseline"/>
                <w:rPrChange w:author="Valeria Tapia" w:id="1" w:date="2026-09-29T17:27:00Z">
                  <w:rPr>
                    <w:rFonts w:ascii="Open Sans Light" w:cs="Open Sans Light" w:eastAsia="Open Sans Light" w:hAnsi="Open Sans Light"/>
                    <w:b w:val="1"/>
                    <w:bCs w:val="1"/>
                    <w:i w:val="0"/>
                    <w:iCs w:val="0"/>
                    <w:smallCaps w:val="1"/>
                    <w:strike w:val="0"/>
                    <w:color w:val="ffffff"/>
                    <w:sz w:val="36"/>
                    <w:szCs w:val="36"/>
                    <w:u w:val="none"/>
                    <w:shd w:fill="auto" w:val="clear"/>
                    <w:vertAlign w:val="baseline"/>
                  </w:rPr>
                </w:rPrChange>
              </w:rPr>
            </w:pPr>
            <w:r w:rsidDel="00000000" w:rsidR="00000000" w:rsidRPr="00000000">
              <w:rPr>
                <w:rFonts w:ascii="Open Sans Light" w:cs="Open Sans Light" w:eastAsia="Open Sans Light" w:hAnsi="Open Sans Light"/>
                <w:b w:val="1"/>
                <w:bCs w:val="1"/>
                <w:i w:val="0"/>
                <w:iCs w:val="0"/>
                <w:smallCaps w:val="1"/>
                <w:strike w:val="0"/>
                <w:color w:val="ffffff"/>
                <w:sz w:val="32"/>
                <w:szCs w:val="32"/>
                <w:u w:val="none"/>
                <w:shd w:fill="auto" w:val="clear"/>
                <w:vertAlign w:val="baseline"/>
                <w:rtl w:val="0"/>
                <w:rPrChange w:author="Valeria Tapia" w:id="1" w:date="2026-09-29T17:27:00Z">
                  <w:rPr>
                    <w:rFonts w:ascii="Open Sans Light" w:cs="Open Sans Light" w:eastAsia="Open Sans Light" w:hAnsi="Open Sans Light"/>
                    <w:b w:val="1"/>
                    <w:bCs w:val="1"/>
                    <w:i w:val="0"/>
                    <w:iCs w:val="0"/>
                    <w:smallCaps w:val="1"/>
                    <w:strike w:val="0"/>
                    <w:color w:val="ffffff"/>
                    <w:sz w:val="36"/>
                    <w:szCs w:val="36"/>
                    <w:u w:val="none"/>
                    <w:shd w:fill="auto" w:val="clear"/>
                    <w:vertAlign w:val="baseline"/>
                  </w:rPr>
                </w:rPrChange>
              </w:rPr>
              <w:t xml:space="preserve">VENTANILLA ÚNICA DE COMERCIO EXTERIOR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1"/>
                <w:strike w:val="0"/>
                <w:color w:val="ffffff"/>
                <w:sz w:val="36"/>
                <w:szCs w:val="36"/>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1"/>
                <w:strike w:val="0"/>
                <w:color w:val="ffffff"/>
                <w:sz w:val="36"/>
                <w:szCs w:val="36"/>
                <w:u w:val="none"/>
                <w:shd w:fill="auto" w:val="clear"/>
                <w:vertAlign w:val="baseline"/>
                <w:rtl w:val="0"/>
              </w:rPr>
              <w:t xml:space="preserve">CÓDIGO:  GNN-REG-14 VERSIÓN 2:</w:t>
            </w:r>
            <w:r w:rsidDel="00000000" w:rsidR="00000000" w:rsidRPr="00000000">
              <w:rPr>
                <w:rtl w:val="0"/>
              </w:rPr>
            </w:r>
          </w:p>
        </w:tc>
      </w:tr>
    </w:tbl>
    <w:p w:rsidR="00000000" w:rsidDel="00000000" w:rsidP="00000000" w:rsidRDefault="00000000" w:rsidRPr="00000000" w14:paraId="00000020">
      <w:pPr>
        <w:spacing w:after="200" w:line="276" w:lineRule="auto"/>
        <w:rPr>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-875418</wp:posOffset>
            </wp:positionH>
            <wp:positionV relativeFrom="paragraph">
              <wp:posOffset>-1868463</wp:posOffset>
            </wp:positionV>
            <wp:extent cx="7417270" cy="10685780"/>
            <wp:effectExtent b="0" l="0" r="0" t="0"/>
            <wp:wrapNone/>
            <wp:docPr descr="CAratulas AN 2" id="9" name="image2.jpg"/>
            <a:graphic>
              <a:graphicData uri="http://schemas.openxmlformats.org/drawingml/2006/picture">
                <pic:pic>
                  <pic:nvPicPr>
                    <pic:cNvPr descr="CAratulas AN 2" id="0" name="image2.jpg"/>
                    <pic:cNvPicPr preferRelativeResize="0"/>
                  </pic:nvPicPr>
                  <pic:blipFill>
                    <a:blip r:embed="rId10"/>
                    <a:srcRect b="0" l="0" r="0" t="0"/>
                    <a:stretch>
                      <a:fillRect/>
                    </a:stretch>
                  </pic:blipFill>
                  <pic:spPr>
                    <a:xfrm>
                      <a:off x="0" y="0"/>
                      <a:ext cx="7417270" cy="10685780"/>
                    </a:xfrm>
                    <a:prstGeom prst="rect"/>
                    <a:ln/>
                  </pic:spPr>
                </pic:pic>
              </a:graphicData>
            </a:graphic>
          </wp:anchor>
        </w:drawing>
      </w:r>
    </w:p>
    <w:tbl>
      <w:tblPr>
        <w:tblStyle w:val="Table3"/>
        <w:tblW w:w="9865.0" w:type="dxa"/>
        <w:jc w:val="left"/>
        <w:tblInd w:w="-360.0" w:type="dxa"/>
        <w:tblLayout w:type="fixed"/>
        <w:tblLook w:val="0400"/>
      </w:tblPr>
      <w:tblGrid>
        <w:gridCol w:w="9865"/>
        <w:tblGridChange w:id="0">
          <w:tblGrid>
            <w:gridCol w:w="9865"/>
          </w:tblGrid>
        </w:tblGridChange>
      </w:tblGrid>
      <w:tr>
        <w:trPr>
          <w:cantSplit w:val="0"/>
          <w:trHeight w:val="2273" w:hRule="atLeast"/>
          <w:tblHeader w:val="0"/>
        </w:trPr>
        <w:tc>
          <w:tcPr>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Light" w:cs="Open Sans Light" w:eastAsia="Open Sans Light" w:hAnsi="Open Sans Light"/>
                <w:b w:val="1"/>
                <w:bCs w:val="1"/>
                <w:i w:val="0"/>
                <w:iCs w:val="0"/>
                <w:smallCaps w:val="1"/>
                <w:strike w:val="0"/>
                <w:color w:val="000000"/>
                <w:sz w:val="32"/>
                <w:szCs w:val="32"/>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1"/>
                <w:strike w:val="0"/>
                <w:color w:val="000000"/>
                <w:sz w:val="32"/>
                <w:szCs w:val="32"/>
                <w:u w:val="none"/>
                <w:shd w:fill="auto" w:val="clear"/>
                <w:vertAlign w:val="baseline"/>
                <w:rtl w:val="0"/>
              </w:rPr>
              <w:t xml:space="preserve">GERENCIA NACIONAL DE NORMAS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Light" w:cs="Open Sans Light" w:eastAsia="Open Sans Light" w:hAnsi="Open Sans Light"/>
                <w:b w:val="1"/>
                <w:bCs w:val="1"/>
                <w:i w:val="0"/>
                <w:iCs w:val="0"/>
                <w:smallCaps w:val="1"/>
                <w:strike w:val="0"/>
                <w:color w:val="000000"/>
                <w:sz w:val="32"/>
                <w:szCs w:val="32"/>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1"/>
                <w:strike w:val="0"/>
                <w:color w:val="000000"/>
                <w:sz w:val="32"/>
                <w:szCs w:val="32"/>
                <w:u w:val="none"/>
                <w:shd w:fill="auto" w:val="clear"/>
                <w:vertAlign w:val="baseline"/>
                <w:rtl w:val="0"/>
              </w:rPr>
              <w:t xml:space="preserve">DEPARTAMENTO DE NORMATIVA Y PROCESOS VUCE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Light" w:cs="Open Sans Light" w:eastAsia="Open Sans Light" w:hAnsi="Open Sans Light"/>
                <w:b w:val="1"/>
                <w:bCs w:val="1"/>
                <w:i w:val="0"/>
                <w:iCs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Light" w:cs="Open Sans Light" w:eastAsia="Open Sans Light" w:hAnsi="Open Sans Light"/>
                <w:b w:val="1"/>
                <w:bCs w:val="1"/>
                <w:i w:val="0"/>
                <w:iCs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Light" w:cs="Open Sans Light" w:eastAsia="Open Sans Light" w:hAnsi="Open Sans Light"/>
                <w:b w:val="1"/>
                <w:bCs w:val="1"/>
                <w:i w:val="0"/>
                <w:iCs w:val="0"/>
                <w:smallCaps w:val="1"/>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Light" w:cs="Open Sans Light" w:eastAsia="Open Sans Light" w:hAnsi="Open Sans Light"/>
                <w:b w:val="1"/>
                <w:bCs w:val="1"/>
                <w:i w:val="0"/>
                <w:iCs w:val="0"/>
                <w:smallCaps w:val="1"/>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027">
      <w:pPr>
        <w:spacing w:after="200" w:line="276"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pPr>
      <w:bookmarkStart w:colFirst="0" w:colLast="0" w:name="_hqxp97t2pt6n" w:id="0"/>
      <w:bookmarkEnd w:id="0"/>
      <w:r w:rsidDel="00000000" w:rsidR="00000000" w:rsidRPr="00000000">
        <w:rPr>
          <w:rtl w:val="0"/>
        </w:rPr>
        <w:t xml:space="preserve">ÍNDICE</w:t>
      </w:r>
    </w:p>
    <w:sdt>
      <w:sdtPr>
        <w:id w:val="-388925106"/>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qxp97t2pt6n">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880vgbdhgizy">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TÍTULO I</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nzueh3ou6sho">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GENERALIDADES</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8rxbbfs4a8s">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CAPÍTULO I</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vv3rur88b4q">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DISPOSICIONES GENERALES</w:t>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ra7cqm3g5eq">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TÍTULO II</w:t>
              <w:tab/>
              <w:t xml:space="preserve">12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qfh73cmlh1q">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VENTANILLA ÚNICA DE COMERCIO EXTERIOR</w:t>
              <w:tab/>
              <w:t xml:space="preserve">12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of3sq1e4rlo">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CAPÍTULO I</w:t>
              <w:tab/>
              <w:t xml:space="preserve">12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odup3gflz7nx">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GENERALIDADES</w:t>
              <w:tab/>
              <w:t xml:space="preserve">12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cxt7gty7kdxo">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CAPÍTULO II</w:t>
              <w:tab/>
              <w:t xml:space="preserve">14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x7cmyf22ibq">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RESPONSABILIDADES</w:t>
              <w:tab/>
              <w:t xml:space="preserve">14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8cto5by4jd44">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CAPÍTULO III</w:t>
              <w:tab/>
              <w:t xml:space="preserve">17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u9tw71357yz">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COMUNICACIÓN Y COORDINACIÓN</w:t>
              <w:tab/>
              <w:t xml:space="preserve">17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znshmzn98d">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CAPÍTULO IV</w:t>
              <w:tab/>
              <w:t xml:space="preserve">19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tmrtz3uwg4a">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ATENCIÓN DE CONSULTAS Y CAPACITACIÓN</w:t>
              <w:tab/>
              <w:t xml:space="preserve">19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c2zumy4x9pd7">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CAPÍTULO V</w:t>
              <w:tab/>
              <w:t xml:space="preserve">20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i829rumznma">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REQUISITOS PARA LAS EPEs EN EL ÁMBITO TECNOLÓGICO</w:t>
              <w:tab/>
              <w:t xml:space="preserve">20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yqu3dzjmpm80">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TÍTULO III</w:t>
              <w:tab/>
              <w:t xml:space="preserve">22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6atrjwskk30f">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IMPLEMENTACIÓN DE TRÁMITES EN LA VUCE</w:t>
              <w:tab/>
              <w:t xml:space="preserve">22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xa3atf28rj0">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CAPÍTULO I</w:t>
              <w:tab/>
              <w:t xml:space="preserve">22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o89z6mw9wxn">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PROCESO PARA IMPLEMENTAR TRÁMITES APCO EN LA VUCE</w:t>
              <w:tab/>
              <w:t xml:space="preserve">22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r0vhmfbmd5q">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CAPÍTULO II</w:t>
              <w:tab/>
              <w:t xml:space="preserve">25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wy6ebf2h0873">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PLAN DE TRABAJO DEL TRÁMITE APCO A IMPLEMENTAR</w:t>
              <w:tab/>
              <w:t xml:space="preserve">25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jekqr3pfyzm">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CAPÍTULO III</w:t>
              <w:tab/>
              <w:t xml:space="preserve">25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suumbega4gbn">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OPTIMIZACIÓN DEL TRÁMITE APCO</w:t>
              <w:tab/>
              <w:t xml:space="preserve">25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2gundgko1aso">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CAPÍTULO IV</w:t>
              <w:tab/>
              <w:t xml:space="preserve">29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8qvnt1tkca46">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IMPLEMENTACIÓN DEL TRÁMITE APCO EN LA VUCE</w:t>
              <w:tab/>
              <w:t xml:space="preserve">29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cjsp2fhoyz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TÍTULO IV</w:t>
              <w:tab/>
              <w:t xml:space="preserve">30</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1aaxbyih9tbm">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OPERACIÓN DE LA VUCE</w:t>
              <w:tab/>
              <w:t xml:space="preserve">30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9durnj7adze">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CAPÍTULO I</w:t>
              <w:tab/>
              <w:t xml:space="preserve">30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fg3e8o54xet">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MODIFICACIÓN DE NORMATIVA RELACIONADA A LOS TRÁMITES APCO</w:t>
              <w:tab/>
              <w:t xml:space="preserve">30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q1dwjkwlpud">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CAPÍTULO II</w:t>
              <w:tab/>
              <w:t xml:space="preserve">31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ex9iiex2h518">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CONTINGENCIAS</w:t>
              <w:tab/>
              <w:t xml:space="preserve">31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rr720sht8wd">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TÍTULO V</w:t>
              <w:tab/>
              <w:t xml:space="preserve">32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b7t59sc5ugc">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EJECUCIÓN DEL CRONOGRAMA DE IMPLEMENTACIÓN GRADUAL</w:t>
              <w:tab/>
              <w:t xml:space="preserve">32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ydy1qcvrw0cm">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CAPÍTULO I</w:t>
              <w:tab/>
              <w:t xml:space="preserve">32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cow4w8xpumin">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IMPLEMENTACIÓN DEL CRONOGRAMA</w:t>
              <w:tab/>
              <w:t xml:space="preserve">32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tu0r84zaoup6">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CAPÍTULO II</w:t>
              <w:tab/>
              <w:t xml:space="preserve">35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4mspm2vh867">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EJECUCIÓN DEL CRONOGRAMA DE IMPLEMENTACIÓN GRADUAL VUCE</w:t>
              <w:tab/>
              <w:t xml:space="preserve">35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t6h66dv9nr65">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HISTORIAL DE CAMBIOS.</w:t>
              <w:tab/>
              <w:t xml:space="preserve">37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gb5ke5nfmue">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ANEXO 1</w:t>
              <w:tab/>
              <w:t xml:space="preserve">43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zclbasw4i2t">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FLUJO DE IMPLEMENTACIÓN DEL TRÁMITE APCO EN LA VUCE</w:t>
              <w:tab/>
              <w:t xml:space="preserve">43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vybbzjgpys5">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ANEXO 2</w:t>
              <w:tab/>
              <w:t xml:space="preserve">44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6zysvbaldja">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R-424</w:t>
              <w:tab/>
              <w:t xml:space="preserve">44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8det4m7lgxzt">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REGISTRO DE RELEVAMIENTO DE INFORMACIÓN NORMATIVA Y TECNOLÓGICA</w:t>
              <w:tab/>
              <w:t xml:space="preserve">44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tirqzsgbn26">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ANEXO 3</w:t>
              <w:tab/>
              <w:t xml:space="preserve">63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14m6zy7ge9a1">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REGISTRO PLAN DE TRABAJO DEL TRÁMITE APCO A IMPLEMENTAR</w:t>
              <w:tab/>
              <w:t xml:space="preserve">63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dks8jyyeaufy">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PLAN DE TRABAJO DEL TRÁMITE APCO A IMPLEMENTAR</w:t>
              <w:tab/>
              <w:t xml:space="preserve">64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4lz5opivcp0a">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ANEXO 4</w:t>
              <w:tab/>
              <w:t xml:space="preserve">65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9jw22yu6gzfk">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FLUJO REFERENCIAL ETAPAS DEL TRÁMITE APCO</w:t>
              <w:tab/>
              <w:t xml:space="preserve">65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eu897lbsrdw">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ANEXO 5</w:t>
              <w:tab/>
              <w:t xml:space="preserve">66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fy79j5ghwrp">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REGISTRO REQUERIMIENTOS FUNCIONALES VUCE</w:t>
              <w:tab/>
              <w:t xml:space="preserve">66</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9y95ndy0tdel">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ANEXO 6</w:t>
              <w:tab/>
              <w:t xml:space="preserve">68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lplb33a4i8il">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REGISTRO DE PROGRAMACIÓN DE ACTIVIDADES PARA EL DESARROLLO FUNCIONAL</w:t>
              <w:tab/>
              <w:t xml:space="preserve">68</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z55rmb23fcp7">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ANEXO 7</w:t>
              <w:tab/>
              <w:t xml:space="preserve">70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dfjaboxhiddi">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REGISTRO CONTROL FUNCIONAL VUCE</w:t>
              <w:tab/>
              <w:t xml:space="preserve">70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afs5oin0u8w">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ANEXO 8</w:t>
              <w:tab/>
              <w:t xml:space="preserve">73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c69sifik44qk">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REGISTRO DE SOLICITUD DE FUNCIONALIDADES Y ADECUACIONES - VUCE</w:t>
              <w:tab/>
              <w:t xml:space="preserve">73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1d8uybfzorm">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ANEXO 9</w:t>
              <w:tab/>
              <w:t xml:space="preserve">75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21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svfc3lexbzy">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CRONOGRAMA DE IMPLEMENTACIÓN GRADUAL</w:t>
              <w:tab/>
              <w:t xml:space="preserve">75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Light" w:cs="Open Sans Light" w:eastAsia="Open Sans Light" w:hAnsi="Open Sans Light"/>
          <w:b w:val="0"/>
          <w:bCs w:val="0"/>
          <w:i w:val="0"/>
          <w:iCs w:val="0"/>
          <w:smallCaps w:val="0"/>
          <w:strike w:val="0"/>
          <w:color w:val="000000"/>
          <w:sz w:val="24"/>
          <w:szCs w:val="24"/>
          <w:u w:val="single"/>
          <w:shd w:fill="auto" w:val="clear"/>
          <w:vertAlign w:val="baseline"/>
        </w:rPr>
      </w:pPr>
      <w:bookmarkStart w:colFirst="0" w:colLast="0" w:name="_2pdyhi554grt" w:id="1"/>
      <w:bookmarkEnd w:id="1"/>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Light" w:cs="Open Sans Light" w:eastAsia="Open Sans Light" w:hAnsi="Open Sans Light"/>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8"/>
          <w:szCs w:val="28"/>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8"/>
          <w:szCs w:val="28"/>
          <w:u w:val="none"/>
          <w:shd w:fill="auto" w:val="clear"/>
          <w:vertAlign w:val="baseline"/>
          <w:rtl w:val="0"/>
        </w:rPr>
        <w:t xml:space="preserve">REGLAMENTO DE IMPLEMENTACIÓN, ADMINISTRACIÓN Y OPERACIÓN DE </w:t>
      </w:r>
      <w:ins w:author="Valeria Tapia" w:id="3" w:date="2026-09-29T17:28:00Z">
        <w:r w:rsidDel="00000000" w:rsidR="00000000" w:rsidRPr="00000000">
          <w:rPr>
            <w:rFonts w:ascii="Open Sans Light" w:cs="Open Sans Light" w:eastAsia="Open Sans Light" w:hAnsi="Open Sans Light"/>
            <w:b w:val="1"/>
            <w:bCs w:val="1"/>
            <w:i w:val="0"/>
            <w:iCs w:val="0"/>
            <w:smallCaps w:val="0"/>
            <w:strike w:val="0"/>
            <w:color w:val="000000"/>
            <w:sz w:val="28"/>
            <w:szCs w:val="28"/>
            <w:u w:val="none"/>
            <w:shd w:fill="auto" w:val="clear"/>
            <w:vertAlign w:val="baseline"/>
            <w:rtl w:val="0"/>
          </w:rPr>
          <w:t xml:space="preserve">LOS TRAMITES Y SERVICIOS EN </w:t>
        </w:r>
      </w:ins>
      <w:r w:rsidDel="00000000" w:rsidR="00000000" w:rsidRPr="00000000">
        <w:rPr>
          <w:rFonts w:ascii="Open Sans Light" w:cs="Open Sans Light" w:eastAsia="Open Sans Light" w:hAnsi="Open Sans Light"/>
          <w:b w:val="1"/>
          <w:bCs w:val="1"/>
          <w:i w:val="0"/>
          <w:iCs w:val="0"/>
          <w:smallCaps w:val="0"/>
          <w:strike w:val="0"/>
          <w:color w:val="000000"/>
          <w:sz w:val="28"/>
          <w:szCs w:val="28"/>
          <w:u w:val="none"/>
          <w:shd w:fill="auto" w:val="clear"/>
          <w:vertAlign w:val="baseline"/>
          <w:rtl w:val="0"/>
        </w:rPr>
        <w:t xml:space="preserve">LA VENTANILLA ÚNICA DE COMERCIO EXTERIOR</w:t>
      </w:r>
      <w:r w:rsidDel="00000000" w:rsidR="00000000" w:rsidRPr="00000000">
        <w:drawing>
          <wp:anchor allowOverlap="1" behindDoc="1" distB="0" distT="0" distL="0" distR="0" hidden="0" layoutInCell="1" locked="0" relativeHeight="0" simplePos="0">
            <wp:simplePos x="0" y="0"/>
            <wp:positionH relativeFrom="column">
              <wp:posOffset>541020</wp:posOffset>
            </wp:positionH>
            <wp:positionV relativeFrom="paragraph">
              <wp:posOffset>-21113526</wp:posOffset>
            </wp:positionV>
            <wp:extent cx="4965700" cy="2447290"/>
            <wp:effectExtent b="0" l="0" r="0" t="0"/>
            <wp:wrapNone/>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965700" cy="2447290"/>
                    </a:xfrm>
                    <a:prstGeom prst="rect"/>
                    <a:ln/>
                  </pic:spPr>
                </pic:pic>
              </a:graphicData>
            </a:graphic>
          </wp:anchor>
        </w:drawing>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bookmarkStart w:colFirst="0" w:colLast="0" w:name="_880vgbdhgizy" w:id="2"/>
      <w:bookmarkEnd w:id="2"/>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TÍTULO I </w:t>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 w:val="left" w:leader="none" w:pos="1139"/>
          <w:tab w:val="center" w:leader="none" w:pos="4731"/>
        </w:tabs>
        <w:spacing w:after="0" w:before="0" w:line="240" w:lineRule="auto"/>
        <w:ind w:left="0" w:right="0" w:firstLine="0"/>
        <w:jc w:val="left"/>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bookmarkStart w:colFirst="0" w:colLast="0" w:name="_nzueh3ou6sho" w:id="3"/>
      <w:bookmarkEnd w:id="3"/>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ab/>
        <w:tab/>
        <w:tab/>
        <w:tab/>
        <w:tab/>
        <w:tab/>
        <w:tab/>
        <w:tab/>
        <w:t xml:space="preserve">GENERALIDADES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pPr>
      <w:bookmarkStart w:colFirst="0" w:colLast="0" w:name="_u8rxbbfs4a8s" w:id="4"/>
      <w:bookmarkEnd w:id="4"/>
      <w:r w:rsidDel="00000000" w:rsidR="00000000" w:rsidRPr="00000000">
        <w:rPr>
          <w:rtl w:val="0"/>
        </w:rPr>
        <w:t xml:space="preserve">CAPÍTULO I</w:t>
      </w:r>
    </w:p>
    <w:p w:rsidR="00000000" w:rsidDel="00000000" w:rsidP="00000000" w:rsidRDefault="00000000" w:rsidRPr="00000000" w14:paraId="0000007E">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pPr>
      <w:bookmarkStart w:colFirst="0" w:colLast="0" w:name="_xvv3rur88b4q" w:id="5"/>
      <w:bookmarkEnd w:id="5"/>
      <w:r w:rsidDel="00000000" w:rsidR="00000000" w:rsidRPr="00000000">
        <w:rPr>
          <w:rtl w:val="0"/>
        </w:rPr>
        <w:t xml:space="preserve">DISPOSICIONES GENERALES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5"/>
        <w:numPr>
          <w:ilvl w:val="0"/>
          <w:numId w:val="45"/>
        </w:numPr>
        <w:tabs>
          <w:tab w:val="left" w:leader="none" w:pos="1701"/>
        </w:tabs>
        <w:ind w:left="0" w:firstLine="0"/>
        <w:rPr/>
      </w:pPr>
      <w:r w:rsidDel="00000000" w:rsidR="00000000" w:rsidRPr="00000000">
        <w:rPr>
          <w:b w:val="1"/>
          <w:bCs w:val="1"/>
          <w:rtl w:val="0"/>
        </w:rPr>
        <w:t xml:space="preserve">(OBJETIVO).</w:t>
      </w:r>
      <w:r w:rsidDel="00000000" w:rsidR="00000000" w:rsidRPr="00000000">
        <w:rPr>
          <w:rtl w:val="0"/>
        </w:rPr>
        <w:t xml:space="preserve"> </w:t>
      </w:r>
      <w:r w:rsidDel="00000000" w:rsidR="00000000" w:rsidRPr="00000000">
        <w:rPr>
          <w:highlight w:val="green"/>
          <w:rtl w:val="0"/>
          <w:rPrChange w:author="Valeria Tapia " w:id="4" w:date="2026-10-04T20:52:00Z">
            <w:rPr/>
          </w:rPrChange>
        </w:rPr>
        <w:t xml:space="preserve">Establecer lineamientos para la implementación, administración</w:t>
      </w:r>
      <w:ins w:author="Renato Lopez Choque" w:id="5" w:date="2026-09-17T17:16:00Z">
        <w:r w:rsidDel="00000000" w:rsidR="00000000" w:rsidRPr="00000000">
          <w:rPr>
            <w:highlight w:val="green"/>
            <w:rtl w:val="0"/>
            <w:rPrChange w:author="Valeria Tapia " w:id="4" w:date="2026-10-04T20:52:00Z">
              <w:rPr/>
            </w:rPrChange>
          </w:rPr>
          <w:t xml:space="preserve">, </w:t>
        </w:r>
      </w:ins>
      <w:del w:author="Renato Lopez Choque" w:id="5" w:date="2026-09-17T17:16:00Z">
        <w:r w:rsidDel="00000000" w:rsidR="00000000" w:rsidRPr="00000000">
          <w:rPr>
            <w:highlight w:val="green"/>
            <w:rtl w:val="0"/>
            <w:rPrChange w:author="Valeria Tapia " w:id="4" w:date="2026-10-04T20:52:00Z">
              <w:rPr/>
            </w:rPrChange>
          </w:rPr>
          <w:delText xml:space="preserve"> y </w:delText>
        </w:r>
      </w:del>
      <w:r w:rsidDel="00000000" w:rsidR="00000000" w:rsidRPr="00000000">
        <w:rPr>
          <w:highlight w:val="green"/>
          <w:rtl w:val="0"/>
          <w:rPrChange w:author="Valeria Tapia " w:id="4" w:date="2026-10-04T20:52:00Z">
            <w:rPr/>
          </w:rPrChange>
        </w:rPr>
        <w:t xml:space="preserve">operación</w:t>
      </w:r>
      <w:ins w:author="Renato Lopez Choque" w:id="6" w:date="2026-09-17T17:16:00Z">
        <w:r w:rsidDel="00000000" w:rsidR="00000000" w:rsidRPr="00000000">
          <w:rPr>
            <w:highlight w:val="green"/>
            <w:rtl w:val="0"/>
            <w:rPrChange w:author="Valeria Tapia " w:id="4" w:date="2026-10-04T20:52:00Z">
              <w:rPr/>
            </w:rPrChange>
          </w:rPr>
          <w:t xml:space="preserve"> y actualización de los trámites y servicios en </w:t>
        </w:r>
      </w:ins>
      <w:del w:author="Renato Lopez Choque" w:id="6" w:date="2026-09-17T17:16:00Z">
        <w:r w:rsidDel="00000000" w:rsidR="00000000" w:rsidRPr="00000000">
          <w:rPr>
            <w:highlight w:val="green"/>
            <w:rtl w:val="0"/>
            <w:rPrChange w:author="Valeria Tapia " w:id="4" w:date="2026-10-04T20:52:00Z">
              <w:rPr/>
            </w:rPrChange>
          </w:rPr>
          <w:delText xml:space="preserve"> de </w:delText>
        </w:r>
      </w:del>
      <w:r w:rsidDel="00000000" w:rsidR="00000000" w:rsidRPr="00000000">
        <w:rPr>
          <w:highlight w:val="green"/>
          <w:rtl w:val="0"/>
          <w:rPrChange w:author="Valeria Tapia " w:id="4" w:date="2026-10-04T20:52:00Z">
            <w:rPr/>
          </w:rPrChange>
        </w:rPr>
        <w:t xml:space="preserve">la Ventanilla Única de Comercio Exterior (VUCE), </w:t>
      </w:r>
      <w:del w:author="Renato Lopez Choque" w:id="7" w:date="2026-09-17T17:18:00Z">
        <w:r w:rsidDel="00000000" w:rsidR="00000000" w:rsidRPr="00000000">
          <w:rPr>
            <w:highlight w:val="green"/>
            <w:rtl w:val="0"/>
            <w:rPrChange w:author="Valeria Tapia " w:id="4" w:date="2026-10-04T20:52:00Z">
              <w:rPr/>
            </w:rPrChange>
          </w:rPr>
          <w:delText xml:space="preserve">optimizando la tramitación de autorizaciones previas, certificados y otros documentos emitidos por entidades públicas para las operaciones de comercio exterior; </w:delText>
        </w:r>
      </w:del>
      <w:r w:rsidDel="00000000" w:rsidR="00000000" w:rsidRPr="00000000">
        <w:rPr>
          <w:highlight w:val="green"/>
          <w:rtl w:val="0"/>
          <w:rPrChange w:author="Valeria Tapia " w:id="4" w:date="2026-10-04T20:52:00Z">
            <w:rPr/>
          </w:rPrChange>
        </w:rPr>
        <w:t xml:space="preserve">y la interoperabilidad entre la Aduana Nacional (AN)</w:t>
      </w:r>
      <w:del w:author="Valeria Tapia" w:id="8" w:date="2026-10-02T16:23:00Z">
        <w:r w:rsidDel="00000000" w:rsidR="00000000" w:rsidRPr="00000000">
          <w:rPr>
            <w:highlight w:val="green"/>
            <w:rtl w:val="0"/>
            <w:rPrChange w:author="Valeria Tapia " w:id="4" w:date="2026-10-04T20:52:00Z">
              <w:rPr/>
            </w:rPrChange>
          </w:rPr>
          <w:delText xml:space="preserve">,</w:delText>
        </w:r>
      </w:del>
      <w:r w:rsidDel="00000000" w:rsidR="00000000" w:rsidRPr="00000000">
        <w:rPr>
          <w:highlight w:val="green"/>
          <w:rtl w:val="0"/>
          <w:rPrChange w:author="Valeria Tapia " w:id="4" w:date="2026-10-04T20:52:00Z">
            <w:rPr/>
          </w:rPrChange>
        </w:rPr>
        <w:t xml:space="preserve"> </w:t>
      </w:r>
      <w:del w:author="Valeria Tapia" w:id="9" w:date="2026-10-02T16:23:00Z">
        <w:r w:rsidDel="00000000" w:rsidR="00000000" w:rsidRPr="00000000">
          <w:rPr>
            <w:highlight w:val="green"/>
            <w:rtl w:val="0"/>
            <w:rPrChange w:author="Valeria Tapia " w:id="4" w:date="2026-10-04T20:52:00Z">
              <w:rPr/>
            </w:rPrChange>
          </w:rPr>
          <w:delText xml:space="preserve">las Entidades Públicas Emisoras (EPEs) </w:delText>
        </w:r>
      </w:del>
      <w:r w:rsidDel="00000000" w:rsidR="00000000" w:rsidRPr="00000000">
        <w:rPr>
          <w:highlight w:val="green"/>
          <w:rtl w:val="0"/>
          <w:rPrChange w:author="Valeria Tapia " w:id="4" w:date="2026-10-04T20:52:00Z">
            <w:rPr/>
          </w:rPrChange>
        </w:rPr>
        <w:t xml:space="preserve">y otras ventanillas únicas de comercio exterior</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5"/>
        <w:numPr>
          <w:ilvl w:val="0"/>
          <w:numId w:val="45"/>
        </w:numPr>
        <w:tabs>
          <w:tab w:val="left" w:leader="none" w:pos="1701"/>
        </w:tabs>
        <w:ind w:left="0" w:firstLine="0"/>
        <w:rPr/>
      </w:pPr>
      <w:r w:rsidDel="00000000" w:rsidR="00000000" w:rsidRPr="00000000">
        <w:rPr>
          <w:b w:val="1"/>
          <w:bCs w:val="1"/>
          <w:rtl w:val="0"/>
        </w:rPr>
        <w:t xml:space="preserve">(OBJETIVOS ESPECÍFICOS). </w:t>
      </w:r>
      <w:r w:rsidDel="00000000" w:rsidR="00000000" w:rsidRPr="00000000">
        <w:rPr>
          <w:rtl w:val="0"/>
        </w:rPr>
        <w:t xml:space="preserve">El presente Reglamento tiene como objetivos específicos: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Definir las responsabilidades de la AN como entidad encargada de la implementación y administración de la Ventanilla Única de Comercio Exterior (VUCE), así como las responsabilidades de las EPEs en la implementación y la operación de la VUCE, las responsabilidades del Usuario VUCE, la Agencia de Gobierno Electrónico y Tecnologías de la Información y Comunicación (AGETIC) responsable del funcionamiento de sistemas y servicios tecnológicos del gobierno electrónico.</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Renato Lopez Choque" w:id="10" w:date="2026-09-17T17:18: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Especificar las condiciones y procedimientos para la implementación y actualización de trámites en la VUCE.</w:t>
      </w:r>
      <w:ins w:author="Renato Lopez Choque" w:id="10" w:date="2026-09-17T17:18:00Z">
        <w:r w:rsidDel="00000000" w:rsidR="00000000" w:rsidRPr="00000000">
          <w:rPr>
            <w:rtl w:val="0"/>
          </w:rPr>
        </w:r>
      </w:ins>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1"/>
          <w:color w:val="000000"/>
          <w:sz w:val="24"/>
          <w:szCs w:val="24"/>
          <w:shd w:fill="ff9900" w:val="clear"/>
          <w:vertAlign w:val="baseline"/>
        </w:rPr>
      </w:pPr>
      <w:ins w:author="Renato Lopez Choque" w:id="10" w:date="2026-09-17T17:18:00Z">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tl w:val="0"/>
            <w:rPrChange w:author="Valeria Tapia" w:id="11" w:date="2026-10-05T12:31:00Z">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Pr>
            </w:rPrChange>
          </w:rPr>
          <w:t xml:space="preserve">Determinar</w:t>
        </w:r>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tl w:val="0"/>
            <w:rPrChange w:author="Valeria Tapia" w:id="12" w:date="2026-10-05T12:31:00Z">
              <w:rPr>
                <w:rFonts w:ascii="Open Sans Light" w:cs="Open Sans Light" w:eastAsia="Open Sans Light" w:hAnsi="Open Sans Light"/>
                <w:b w:val="0"/>
                <w:bCs w:val="0"/>
                <w:i w:val="0"/>
                <w:iCs w:val="0"/>
                <w:smallCaps w:val="0"/>
                <w:strike w:val="1"/>
                <w:color w:val="000000"/>
                <w:sz w:val="24"/>
                <w:szCs w:val="24"/>
                <w:u w:val="none"/>
                <w:shd w:fill="ff9900" w:val="clear"/>
                <w:vertAlign w:val="baseline"/>
              </w:rPr>
            </w:rPrChange>
          </w:rPr>
          <w:t xml:space="preserve"> </w:t>
        </w:r>
        <w:del w:author="Valeria Tapia" w:id="13" w:date="2026-10-04T20:44:00Z">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tl w:val="0"/>
              <w:rPrChange w:author="Valeria Tapia" w:id="12" w:date="2026-10-05T12:31:00Z">
                <w:rPr>
                  <w:rFonts w:ascii="Open Sans Light" w:cs="Open Sans Light" w:eastAsia="Open Sans Light" w:hAnsi="Open Sans Light"/>
                  <w:b w:val="0"/>
                  <w:bCs w:val="0"/>
                  <w:i w:val="0"/>
                  <w:iCs w:val="0"/>
                  <w:smallCaps w:val="0"/>
                  <w:strike w:val="1"/>
                  <w:color w:val="000000"/>
                  <w:sz w:val="24"/>
                  <w:szCs w:val="24"/>
                  <w:u w:val="none"/>
                  <w:shd w:fill="ff9900" w:val="clear"/>
                  <w:vertAlign w:val="baseline"/>
                </w:rPr>
              </w:rPrChange>
            </w:rPr>
            <w:delText xml:space="preserve">los modelos de negocio</w:delText>
          </w:r>
        </w:del>
      </w:ins>
      <w:ins w:author="Valeria Tapia" w:id="13" w:date="2026-10-04T20:44:00Z">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tl w:val="0"/>
            <w:rPrChange w:author="Valeria Tapia" w:id="14" w:date="2026-10-05T12:31:00Z">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Pr>
            </w:rPrChange>
          </w:rPr>
          <w:t xml:space="preserve">el modelo de negocio</w:t>
        </w:r>
      </w:ins>
      <w:ins w:author="Renato Lopez Choque" w:id="15" w:date="2026-09-17T17:19:00Z">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tl w:val="0"/>
            <w:rPrChange w:author="Valeria Tapia" w:id="16" w:date="2026-10-05T12:31:00Z">
              <w:rPr>
                <w:rFonts w:ascii="Open Sans Light" w:cs="Open Sans Light" w:eastAsia="Open Sans Light" w:hAnsi="Open Sans Light"/>
                <w:b w:val="0"/>
                <w:bCs w:val="0"/>
                <w:i w:val="0"/>
                <w:iCs w:val="0"/>
                <w:smallCaps w:val="0"/>
                <w:strike w:val="1"/>
                <w:color w:val="000000"/>
                <w:sz w:val="24"/>
                <w:szCs w:val="24"/>
                <w:u w:val="none"/>
                <w:shd w:fill="ff9900" w:val="clear"/>
                <w:vertAlign w:val="baseline"/>
              </w:rPr>
            </w:rPrChange>
          </w:rPr>
          <w:t xml:space="preserve"> de interoperabilidad </w:t>
        </w:r>
      </w:ins>
      <w:ins w:author="Valeria Tapia" w:id="17" w:date="2026-10-04T20:45:00Z">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tl w:val="0"/>
            <w:rPrChange w:author="Valeria Tapia" w:id="18" w:date="2026-10-05T12:31:00Z">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Pr>
            </w:rPrChange>
          </w:rPr>
          <w:t xml:space="preserve">de la VUCE </w:t>
        </w:r>
      </w:ins>
      <w:ins w:author="Renato Lopez Choque" w:id="19" w:date="2026-09-17T17:19:00Z">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tl w:val="0"/>
            <w:rPrChange w:author="Valeria Tapia" w:id="20" w:date="2026-10-05T12:31:00Z">
              <w:rPr>
                <w:rFonts w:ascii="Open Sans Light" w:cs="Open Sans Light" w:eastAsia="Open Sans Light" w:hAnsi="Open Sans Light"/>
                <w:b w:val="0"/>
                <w:bCs w:val="0"/>
                <w:i w:val="0"/>
                <w:iCs w:val="0"/>
                <w:smallCaps w:val="0"/>
                <w:strike w:val="1"/>
                <w:color w:val="000000"/>
                <w:sz w:val="24"/>
                <w:szCs w:val="24"/>
                <w:u w:val="none"/>
                <w:shd w:fill="ff9900" w:val="clear"/>
                <w:vertAlign w:val="baseline"/>
              </w:rPr>
            </w:rPrChange>
          </w:rPr>
          <w:t xml:space="preserve">para la implementación de los trámites en la VUCE.</w:t>
        </w:r>
      </w:ins>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tl w:val="0"/>
          <w:rPrChange w:author="Valeria Tapia" w:id="20" w:date="2026-10-05T12:31:00Z">
            <w:rPr>
              <w:rFonts w:ascii="Open Sans Light" w:cs="Open Sans Light" w:eastAsia="Open Sans Light" w:hAnsi="Open Sans Light"/>
              <w:b w:val="0"/>
              <w:bCs w:val="0"/>
              <w:i w:val="0"/>
              <w:iCs w:val="0"/>
              <w:smallCaps w:val="0"/>
              <w:strike w:val="1"/>
              <w:color w:val="000000"/>
              <w:sz w:val="24"/>
              <w:szCs w:val="24"/>
              <w:u w:val="none"/>
              <w:shd w:fill="ff9900" w:val="clear"/>
              <w:vertAlign w:val="baseline"/>
            </w:rPr>
          </w:rPrChange>
        </w:rPr>
        <w:t xml:space="preserve"> </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Renato Lopez Choque" w:id="22" w:date="2026-09-17T17:21: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21" w:date="2026-09-17T17: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Establecer los requisitos tecnológicos y de interoperabilidad que deben cumplir las EPEs para implementar sus trámites en la VUCE</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w:t>
      </w:r>
      <w:ins w:author="Renato Lopez Choque" w:id="22" w:date="2026-09-17T17:21:00Z">
        <w:r w:rsidDel="00000000" w:rsidR="00000000" w:rsidRPr="00000000">
          <w:rPr>
            <w:rtl w:val="0"/>
          </w:rPr>
        </w:r>
      </w:ins>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Renato Lopez Choque" w:id="22" w:date="2026-09-17T17:21: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23" w:date="2026-10-04T20:5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Establecer los lineamientos para la incorporación de los servicios en la VUCE.</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23" w:date="2026-10-04T20:5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del w:author="Renato Lopez Choque" w:id="24" w:date="2026-09-17T17:33: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Determinar </w:delText>
        </w:r>
      </w:del>
      <w:ins w:author="Renato Lopez Choque" w:id="24" w:date="2026-09-17T17:33: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Establecer </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los mecanismos de comunicación y coordinación entre la AN, las EPEs, el Servicio de Impuestos Nacionales (SIN) y el Servicio Plurinacional de Registro de Comercio (SEPREC) y otras instancias vinculadas con operaciones de comercio exterior para asegurar una coordinación efectiva</w:t>
      </w:r>
      <w:ins w:author="Renato Lopez Choque" w:id="25" w:date="2026-09-17T17:20: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y continua</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Regular la administración y operación de la VUCE. </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1"/>
          <w:color w:val="000000"/>
          <w:sz w:val="24"/>
          <w:szCs w:val="24"/>
          <w:shd w:fill="ff9900" w:val="clear"/>
          <w:vertAlign w:val="baseline"/>
        </w:rPr>
      </w:pPr>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tl w:val="0"/>
          <w:rPrChange w:author="Renato Lopez Choque" w:id="26" w:date="2026-09-17T17:21:00Z">
            <w:rPr>
              <w:rFonts w:ascii="Open Sans Light" w:cs="Open Sans Light" w:eastAsia="Open Sans Light" w:hAnsi="Open Sans Light"/>
              <w:b w:val="0"/>
              <w:bCs w:val="0"/>
              <w:i w:val="0"/>
              <w:iCs w:val="0"/>
              <w:smallCaps w:val="0"/>
              <w:strike w:val="1"/>
              <w:color w:val="000000"/>
              <w:sz w:val="24"/>
              <w:szCs w:val="24"/>
              <w:u w:val="none"/>
              <w:shd w:fill="ff9900" w:val="clear"/>
              <w:vertAlign w:val="baseline"/>
            </w:rPr>
          </w:rPrChange>
        </w:rPr>
        <w:t xml:space="preserve">Establecer la aplicación de Planes de contingencia por la AN, EPEs y AGETIC para asegurar la continuidad </w:t>
      </w:r>
      <w:ins w:author="Renato Lopez Choque" w:id="27" w:date="2026-09-17T17:34:00Z">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tl w:val="0"/>
          </w:rPr>
          <w:t xml:space="preserve">permanente </w:t>
        </w:r>
      </w:ins>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tl w:val="0"/>
          <w:rPrChange w:author="Renato Lopez Choque" w:id="28" w:date="2026-09-17T17:21:00Z">
            <w:rPr>
              <w:rFonts w:ascii="Open Sans Light" w:cs="Open Sans Light" w:eastAsia="Open Sans Light" w:hAnsi="Open Sans Light"/>
              <w:b w:val="0"/>
              <w:bCs w:val="0"/>
              <w:i w:val="0"/>
              <w:iCs w:val="0"/>
              <w:smallCaps w:val="0"/>
              <w:strike w:val="1"/>
              <w:color w:val="000000"/>
              <w:sz w:val="24"/>
              <w:szCs w:val="24"/>
              <w:u w:val="none"/>
              <w:shd w:fill="ff9900" w:val="clear"/>
              <w:vertAlign w:val="baseline"/>
            </w:rPr>
          </w:rPrChange>
        </w:rPr>
        <w:t xml:space="preserve">de las operaciones en la VUCE.</w:t>
      </w:r>
      <w:ins w:author="Valeria Tapia " w:id="29" w:date="2026-10-04T20:55:00Z">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1"/>
            <w:color w:val="000000"/>
            <w:sz w:val="24"/>
            <w:szCs w:val="24"/>
            <w:u w:val="none"/>
            <w:shd w:fill="ff9900" w:val="clear"/>
            <w:vertAlign w:val="baseline"/>
            <w:rtl w:val="0"/>
            <w:rPrChange w:author="Valeria Tapia " w:id="30" w:date="2026-10-04T21:02:00Z">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Pr>
            </w:rPrChange>
          </w:rPr>
          <w:t xml:space="preserve">que pasa con el BCB</w:t>
        </w:r>
      </w:ins>
      <w:r w:rsidDel="00000000" w:rsidR="00000000" w:rsidRPr="00000000">
        <w:rPr>
          <w:rFonts w:ascii="Open Sans Light" w:cs="Open Sans Light" w:eastAsia="Open Sans Light" w:hAnsi="Open Sans Light"/>
          <w:b w:val="0"/>
          <w:bCs w:val="0"/>
          <w:i w:val="0"/>
          <w:iCs w:val="0"/>
          <w:smallCaps w:val="0"/>
          <w:strike w:val="1"/>
          <w:color w:val="000000"/>
          <w:sz w:val="24"/>
          <w:szCs w:val="24"/>
          <w:u w:val="none"/>
          <w:shd w:fill="ff9900" w:val="clear"/>
          <w:vertAlign w:val="baseline"/>
          <w:rtl w:val="0"/>
        </w:rPr>
        <w:t xml:space="preserve"> </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Establecer el Cronograma de Implementación Gradual de la VUCE.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5"/>
        <w:numPr>
          <w:ilvl w:val="0"/>
          <w:numId w:val="45"/>
        </w:numPr>
        <w:tabs>
          <w:tab w:val="left" w:leader="none" w:pos="1701"/>
        </w:tabs>
        <w:ind w:left="0" w:firstLine="0"/>
        <w:rPr/>
      </w:pPr>
      <w:r w:rsidDel="00000000" w:rsidR="00000000" w:rsidRPr="00000000">
        <w:rPr>
          <w:b w:val="1"/>
          <w:bCs w:val="1"/>
          <w:rtl w:val="0"/>
        </w:rPr>
        <w:t xml:space="preserve">(ALCANCE). </w:t>
      </w:r>
      <w:r w:rsidDel="00000000" w:rsidR="00000000" w:rsidRPr="00000000">
        <w:rPr>
          <w:highlight w:val="green"/>
          <w:rtl w:val="0"/>
          <w:rPrChange w:author="Valeria Tapia " w:id="31" w:date="2026-10-04T20:55:00Z">
            <w:rPr/>
          </w:rPrChange>
        </w:rPr>
        <w:t xml:space="preserve">El presente Reglamento será aplicado </w:t>
      </w:r>
      <w:ins w:author="Valeria Tapia" w:id="32" w:date="2026-09-24T10:15:00Z">
        <w:r w:rsidDel="00000000" w:rsidR="00000000" w:rsidRPr="00000000">
          <w:rPr>
            <w:highlight w:val="green"/>
            <w:rtl w:val="0"/>
            <w:rPrChange w:author="Valeria Tapia " w:id="31" w:date="2026-10-04T20:55:00Z">
              <w:rPr/>
            </w:rPrChange>
          </w:rPr>
          <w:t xml:space="preserve">de forma obligatoria </w:t>
        </w:r>
      </w:ins>
      <w:r w:rsidDel="00000000" w:rsidR="00000000" w:rsidRPr="00000000">
        <w:rPr>
          <w:highlight w:val="green"/>
          <w:rtl w:val="0"/>
          <w:rPrChange w:author="Valeria Tapia " w:id="31" w:date="2026-10-04T20:55:00Z">
            <w:rPr/>
          </w:rPrChange>
        </w:rPr>
        <w:t xml:space="preserve">para la </w:t>
      </w:r>
      <w:ins w:author="Renato Lopez Choque" w:id="33" w:date="2026-09-17T17:43:00Z">
        <w:r w:rsidDel="00000000" w:rsidR="00000000" w:rsidRPr="00000000">
          <w:rPr>
            <w:highlight w:val="green"/>
            <w:rtl w:val="0"/>
            <w:rPrChange w:author="Valeria Tapia " w:id="31" w:date="2026-10-04T20:55:00Z">
              <w:rPr/>
            </w:rPrChange>
          </w:rPr>
          <w:t xml:space="preserve">implementación</w:t>
        </w:r>
      </w:ins>
      <w:ins w:author="Valeria Tapia" w:id="34" w:date="2026-09-24T10:14:00Z">
        <w:r w:rsidDel="00000000" w:rsidR="00000000" w:rsidRPr="00000000">
          <w:rPr>
            <w:highlight w:val="green"/>
            <w:rtl w:val="0"/>
            <w:rPrChange w:author="Valeria Tapia " w:id="31" w:date="2026-10-04T20:55:00Z">
              <w:rPr/>
            </w:rPrChange>
          </w:rPr>
          <w:t xml:space="preserve">,</w:t>
        </w:r>
      </w:ins>
      <w:ins w:author="Renato Lopez Choque" w:id="35" w:date="2026-09-17T17:42:00Z">
        <w:r w:rsidDel="00000000" w:rsidR="00000000" w:rsidRPr="00000000">
          <w:rPr>
            <w:highlight w:val="green"/>
            <w:rtl w:val="0"/>
            <w:rPrChange w:author="Valeria Tapia " w:id="31" w:date="2026-10-04T20:55:00Z">
              <w:rPr/>
            </w:rPrChange>
          </w:rPr>
          <w:t xml:space="preserve"> actualización y mejora continua de </w:t>
        </w:r>
      </w:ins>
      <w:del w:author="Renato Lopez Choque" w:id="35" w:date="2026-09-17T17:42:00Z">
        <w:r w:rsidDel="00000000" w:rsidR="00000000" w:rsidRPr="00000000">
          <w:rPr>
            <w:highlight w:val="green"/>
            <w:rtl w:val="0"/>
            <w:rPrChange w:author="Valeria Tapia " w:id="31" w:date="2026-10-04T20:55:00Z">
              <w:rPr/>
            </w:rPrChange>
          </w:rPr>
          <w:delText xml:space="preserve">tramitación </w:delText>
        </w:r>
      </w:del>
      <w:ins w:author="Renato Lopez Choque" w:id="36" w:date="2026-09-17T17:42:00Z">
        <w:r w:rsidDel="00000000" w:rsidR="00000000" w:rsidRPr="00000000">
          <w:rPr>
            <w:highlight w:val="green"/>
            <w:rtl w:val="0"/>
            <w:rPrChange w:author="Valeria Tapia " w:id="31" w:date="2026-10-04T20:55:00Z">
              <w:rPr/>
            </w:rPrChange>
          </w:rPr>
          <w:t xml:space="preserve">los trámites APCO (</w:t>
        </w:r>
        <w:del w:author="Valeria Tapia" w:id="37" w:date="2026-09-24T10:12:00Z">
          <w:r w:rsidDel="00000000" w:rsidR="00000000" w:rsidRPr="00000000">
            <w:rPr>
              <w:highlight w:val="green"/>
              <w:rtl w:val="0"/>
              <w:rPrChange w:author="Valeria Tapia " w:id="31" w:date="2026-10-04T20:55:00Z">
                <w:rPr/>
              </w:rPrChange>
            </w:rPr>
            <w:delText xml:space="preserve">(</w:delText>
          </w:r>
        </w:del>
        <w:r w:rsidDel="00000000" w:rsidR="00000000" w:rsidRPr="00000000">
          <w:rPr>
            <w:highlight w:val="green"/>
            <w:rtl w:val="0"/>
            <w:rPrChange w:author="Valeria Tapia " w:id="31" w:date="2026-10-04T20:55:00Z">
              <w:rPr/>
            </w:rPrChange>
          </w:rPr>
          <w:t xml:space="preserve">Autorizaciones Previas, Certificaciones u otros documentos relacionados con operaciones de comercio exterior) </w:t>
        </w:r>
      </w:ins>
      <w:del w:author="Renato Lopez Choque" w:id="38" w:date="2026-09-17T17:36:00Z">
        <w:r w:rsidDel="00000000" w:rsidR="00000000" w:rsidRPr="00000000">
          <w:rPr>
            <w:highlight w:val="green"/>
            <w:rtl w:val="0"/>
            <w:rPrChange w:author="Valeria Tapia " w:id="31" w:date="2026-10-04T20:55:00Z">
              <w:rPr/>
            </w:rPrChange>
          </w:rPr>
          <w:delText xml:space="preserve">de documentos de comercio exterior referido en el Objetivo del presente Reglamento, otorgados</w:delText>
        </w:r>
      </w:del>
      <w:ins w:author="Renato Lopez Choque" w:id="38" w:date="2026-09-17T17:36:00Z">
        <w:r w:rsidDel="00000000" w:rsidR="00000000" w:rsidRPr="00000000">
          <w:rPr>
            <w:highlight w:val="green"/>
            <w:rtl w:val="0"/>
            <w:rPrChange w:author="Valeria Tapia " w:id="31" w:date="2026-10-04T20:55:00Z">
              <w:rPr/>
            </w:rPrChange>
          </w:rPr>
          <w:t xml:space="preserve">emitidos</w:t>
        </w:r>
      </w:ins>
      <w:r w:rsidDel="00000000" w:rsidR="00000000" w:rsidRPr="00000000">
        <w:rPr>
          <w:highlight w:val="green"/>
          <w:rtl w:val="0"/>
          <w:rPrChange w:author="Valeria Tapia " w:id="31" w:date="2026-10-04T20:55:00Z">
            <w:rPr/>
          </w:rPrChange>
        </w:rPr>
        <w:t xml:space="preserve"> por</w:t>
      </w:r>
      <w:ins w:author="Renato Lopez Choque" w:id="39" w:date="2026-09-17T17:39:00Z">
        <w:r w:rsidDel="00000000" w:rsidR="00000000" w:rsidRPr="00000000">
          <w:rPr>
            <w:highlight w:val="green"/>
            <w:rtl w:val="0"/>
            <w:rPrChange w:author="Valeria Tapia " w:id="31" w:date="2026-10-04T20:55:00Z">
              <w:rPr/>
            </w:rPrChange>
          </w:rPr>
          <w:t xml:space="preserve"> las</w:t>
        </w:r>
      </w:ins>
      <w:r w:rsidDel="00000000" w:rsidR="00000000" w:rsidRPr="00000000">
        <w:rPr>
          <w:highlight w:val="green"/>
          <w:rtl w:val="0"/>
          <w:rPrChange w:author="Valeria Tapia " w:id="31" w:date="2026-10-04T20:55:00Z">
            <w:rPr/>
          </w:rPrChange>
        </w:rPr>
        <w:t xml:space="preserve"> EPE</w:t>
      </w:r>
      <w:ins w:author="Renato Lopez Choque" w:id="40" w:date="2026-09-17T17:39:00Z">
        <w:r w:rsidDel="00000000" w:rsidR="00000000" w:rsidRPr="00000000">
          <w:rPr>
            <w:highlight w:val="green"/>
            <w:rtl w:val="0"/>
            <w:rPrChange w:author="Valeria Tapia " w:id="31" w:date="2026-10-04T20:55:00Z">
              <w:rPr/>
            </w:rPrChange>
          </w:rPr>
          <w:t xml:space="preserve">s </w:t>
        </w:r>
      </w:ins>
      <w:ins w:author="Valeria Tapia" w:id="41" w:date="2026-09-24T10:12:00Z">
        <w:r w:rsidDel="00000000" w:rsidR="00000000" w:rsidRPr="00000000">
          <w:rPr>
            <w:highlight w:val="green"/>
            <w:rtl w:val="0"/>
            <w:rPrChange w:author="Valeria Tapia " w:id="31" w:date="2026-10-04T20:55:00Z">
              <w:rPr/>
            </w:rPrChange>
          </w:rPr>
          <w:t xml:space="preserve">de acuerdo al Cronograma de Implementación Gradual establecido por la AN </w:t>
        </w:r>
      </w:ins>
      <w:ins w:author="Renato Lopez Choque" w:id="42" w:date="2026-09-17T17:39:00Z">
        <w:r w:rsidDel="00000000" w:rsidR="00000000" w:rsidRPr="00000000">
          <w:rPr>
            <w:highlight w:val="green"/>
            <w:rtl w:val="0"/>
            <w:rPrChange w:author="Valeria Tapia " w:id="31" w:date="2026-10-04T20:55:00Z">
              <w:rPr/>
            </w:rPrChange>
          </w:rPr>
          <w:t xml:space="preserve">y</w:t>
        </w:r>
      </w:ins>
      <w:del w:author="Renato Lopez Choque" w:id="42" w:date="2026-09-17T17:39:00Z">
        <w:r w:rsidDel="00000000" w:rsidR="00000000" w:rsidRPr="00000000">
          <w:rPr>
            <w:highlight w:val="green"/>
            <w:rtl w:val="0"/>
            <w:rPrChange w:author="Valeria Tapia " w:id="31" w:date="2026-10-04T20:55:00Z">
              <w:rPr/>
            </w:rPrChange>
          </w:rPr>
          <w:delText xml:space="preserve">s</w:delText>
        </w:r>
      </w:del>
      <w:r w:rsidDel="00000000" w:rsidR="00000000" w:rsidRPr="00000000">
        <w:rPr>
          <w:highlight w:val="green"/>
          <w:rtl w:val="0"/>
          <w:rPrChange w:author="Valeria Tapia " w:id="31" w:date="2026-10-04T20:55:00Z">
            <w:rPr/>
          </w:rPrChange>
        </w:rPr>
        <w:t xml:space="preserve"> </w:t>
      </w:r>
      <w:del w:author="Renato Lopez Choque" w:id="43" w:date="2026-09-17T17:37:00Z">
        <w:r w:rsidDel="00000000" w:rsidR="00000000" w:rsidRPr="00000000">
          <w:rPr>
            <w:highlight w:val="green"/>
            <w:rtl w:val="0"/>
            <w:rPrChange w:author="Valeria Tapia " w:id="31" w:date="2026-10-04T20:55:00Z">
              <w:rPr/>
            </w:rPrChange>
          </w:rPr>
          <w:delText xml:space="preserve">que se incorporen a la VUCE </w:delText>
        </w:r>
      </w:del>
      <w:ins w:author="Renato Lopez Choque" w:id="43" w:date="2026-09-17T17:37:00Z">
        <w:r w:rsidDel="00000000" w:rsidR="00000000" w:rsidRPr="00000000">
          <w:rPr>
            <w:highlight w:val="green"/>
            <w:rtl w:val="0"/>
            <w:rPrChange w:author="Valeria Tapia " w:id="31" w:date="2026-10-04T20:55:00Z">
              <w:rPr/>
            </w:rPrChange>
          </w:rPr>
          <w:t xml:space="preserve">servicios que se incorporen en la VUCE, </w:t>
        </w:r>
      </w:ins>
      <w:del w:author="Valeria Tapia" w:id="44" w:date="2026-09-24T10:12:00Z">
        <w:r w:rsidDel="00000000" w:rsidR="00000000" w:rsidRPr="00000000">
          <w:rPr>
            <w:highlight w:val="green"/>
            <w:rtl w:val="0"/>
            <w:rPrChange w:author="Valeria Tapia " w:id="31" w:date="2026-10-04T20:55:00Z">
              <w:rPr/>
            </w:rPrChange>
          </w:rPr>
          <w:delText xml:space="preserve">de acuerdo al Cronograma de Implementación Gradual establecido por la A</w:delText>
        </w:r>
      </w:del>
      <w:ins w:author="Renato Lopez Choque" w:id="45" w:date="2026-09-17T17:40:00Z">
        <w:del w:author="Valeria Tapia" w:id="44" w:date="2026-09-24T10:12:00Z">
          <w:r w:rsidDel="00000000" w:rsidR="00000000" w:rsidRPr="00000000">
            <w:rPr>
              <w:highlight w:val="green"/>
              <w:rtl w:val="0"/>
              <w:rPrChange w:author="Valeria Tapia " w:id="31" w:date="2026-10-04T20:55:00Z">
                <w:rPr/>
              </w:rPrChange>
            </w:rPr>
            <w:delText xml:space="preserve">establecido por la AN</w:delText>
          </w:r>
        </w:del>
      </w:ins>
      <w:del w:author="Renato Lopez Choque" w:id="45" w:date="2026-09-17T17:40:00Z">
        <w:r w:rsidDel="00000000" w:rsidR="00000000" w:rsidRPr="00000000">
          <w:rPr>
            <w:highlight w:val="green"/>
            <w:rtl w:val="0"/>
            <w:rPrChange w:author="Valeria Tapia " w:id="31" w:date="2026-10-04T20:55:00Z">
              <w:rPr/>
            </w:rPrChange>
          </w:rPr>
          <w:delText xml:space="preserve">N</w:delText>
        </w:r>
      </w:del>
      <w:del w:author="Valeria Tapia" w:id="46" w:date="2026-09-24T10:16:00Z">
        <w:r w:rsidDel="00000000" w:rsidR="00000000" w:rsidRPr="00000000">
          <w:rPr>
            <w:highlight w:val="green"/>
            <w:rtl w:val="0"/>
            <w:rPrChange w:author="Valeria Tapia " w:id="31" w:date="2026-10-04T20:55:00Z">
              <w:rPr/>
            </w:rPrChange>
          </w:rPr>
          <w:delText xml:space="preserve">. </w:delText>
        </w:r>
      </w:del>
      <w:r w:rsidDel="00000000" w:rsidR="00000000" w:rsidRPr="00000000">
        <w:rPr>
          <w:rtl w:val="0"/>
        </w:rPr>
      </w:r>
    </w:p>
    <w:p w:rsidR="00000000" w:rsidDel="00000000" w:rsidP="00000000" w:rsidRDefault="00000000" w:rsidRPr="00000000" w14:paraId="0000008F">
      <w:pPr>
        <w:tabs>
          <w:tab w:val="left" w:leader="none" w:pos="3039"/>
        </w:tabs>
        <w:rPr/>
      </w:pPr>
      <w:r w:rsidDel="00000000" w:rsidR="00000000" w:rsidRPr="00000000">
        <w:rPr>
          <w:rtl w:val="0"/>
        </w:rPr>
        <w:tab/>
      </w:r>
    </w:p>
    <w:p w:rsidR="00000000" w:rsidDel="00000000" w:rsidP="00000000" w:rsidRDefault="00000000" w:rsidRPr="00000000" w14:paraId="00000090">
      <w:pPr>
        <w:pStyle w:val="Heading5"/>
        <w:numPr>
          <w:ilvl w:val="0"/>
          <w:numId w:val="45"/>
        </w:numPr>
        <w:tabs>
          <w:tab w:val="left" w:leader="none" w:pos="1701"/>
        </w:tabs>
        <w:spacing w:after="120" w:lineRule="auto"/>
        <w:ind w:left="0" w:firstLine="0"/>
        <w:rPr/>
      </w:pPr>
      <w:r w:rsidDel="00000000" w:rsidR="00000000" w:rsidRPr="00000000">
        <w:rPr>
          <w:b w:val="1"/>
          <w:bCs w:val="1"/>
          <w:rtl w:val="0"/>
        </w:rPr>
        <w:t xml:space="preserve">(RESPONSABILIDADES). </w:t>
      </w:r>
      <w:r w:rsidDel="00000000" w:rsidR="00000000" w:rsidRPr="00000000">
        <w:rPr>
          <w:rtl w:val="0"/>
        </w:rPr>
        <w:t xml:space="preserve">Son responsables de la aplicación del presente Reglamento:</w:t>
      </w:r>
    </w:p>
    <w:p w:rsidR="00000000" w:rsidDel="00000000" w:rsidP="00000000" w:rsidRDefault="00000000" w:rsidRPr="00000000" w14:paraId="0000009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La AN en la implementación y administración de la VUCE.</w:t>
      </w:r>
    </w:p>
    <w:p w:rsidR="00000000" w:rsidDel="00000000" w:rsidP="00000000" w:rsidRDefault="00000000" w:rsidRPr="00000000" w14:paraId="0000009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Las EPEs que emiten documentos para las operaciones de comercio exterior, en la implementación de sus trámites APCO</w:t>
      </w:r>
      <w:del w:author="Renato Lopez Choque" w:id="47" w:date="2026-09-17T17:48: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(Autorizaciones Previas, Certificaciones u otros documentos relacionados con operaciones de comercio exterior)</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48" w:date="2026-09-17T17:4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La AGETIC en el funcionamiento de sistemas y servicios tecnológicos del gobierno electrónico para la operación de la VUCE</w:t>
      </w:r>
      <w:ins w:author="Renato Lopez Choque" w:id="49" w:date="2026-09-17T17:49: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48" w:date="2026-09-17T17:4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de manera ininterrumpida</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t xml:space="preserve">,</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50" w:date="2026-09-17T17:4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ins>
      <w:del w:author="Renato Lopez Choque" w:id="49" w:date="2026-09-17T17:49: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50" w:date="2026-09-17T17:4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50" w:date="2026-09-17T17:4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en el marco de sus competencias. </w:t>
      </w:r>
    </w:p>
    <w:p w:rsidR="00000000" w:rsidDel="00000000" w:rsidP="00000000" w:rsidRDefault="00000000" w:rsidRPr="00000000" w14:paraId="0000009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51" w:date="2026-10-04T20:45: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w:id="51" w:date="2026-10-04T20:45: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52" w:date="2026-10-04T20:57: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Las entidades que brindan servicios vinculados a operaciones de comercio, en el marco de sus competencias.</w:t>
        </w:r>
        <w:r w:rsidDel="00000000" w:rsidR="00000000" w:rsidRPr="00000000">
          <w:rPr>
            <w:rtl w:val="0"/>
          </w:rPr>
          <w:t xml:space="preserve">Los Operadores de Comercio Exterior (OCE) que realicen operaciones en la VUCE. </w:t>
        </w:r>
      </w:ins>
    </w:p>
    <w:p w:rsidR="00000000" w:rsidDel="00000000" w:rsidP="00000000" w:rsidRDefault="00000000" w:rsidRPr="00000000" w14:paraId="0000009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51" w:date="2026-10-04T20:45:00Z"/>
          <w:u w:val="none"/>
        </w:rPr>
      </w:pPr>
      <w:ins w:author="Valeria Tapia" w:id="51" w:date="2026-10-04T20:45:00Z">
        <w:r w:rsidDel="00000000" w:rsidR="00000000" w:rsidRPr="00000000">
          <w:rPr>
            <w:rtl w:val="0"/>
          </w:rPr>
        </w:r>
      </w:ins>
    </w:p>
    <w:p w:rsidR="00000000" w:rsidDel="00000000" w:rsidP="00000000" w:rsidRDefault="00000000" w:rsidRPr="00000000" w14:paraId="0000009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Toda persona natural o jurídica que realice operaciones a través de la VUCE.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5"/>
        <w:numPr>
          <w:ilvl w:val="0"/>
          <w:numId w:val="45"/>
        </w:numPr>
        <w:tabs>
          <w:tab w:val="left" w:leader="none" w:pos="1701"/>
          <w:tab w:val="left" w:leader="none" w:pos="6096"/>
        </w:tabs>
        <w:ind w:left="0" w:firstLine="0"/>
        <w:rPr/>
      </w:pPr>
      <w:r w:rsidDel="00000000" w:rsidR="00000000" w:rsidRPr="00000000">
        <w:rPr>
          <w:b w:val="1"/>
          <w:bCs w:val="1"/>
          <w:rtl w:val="0"/>
        </w:rPr>
        <w:t xml:space="preserve">(BASE LEGAL APLICABLE).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Constitución Política del Estado.</w:t>
      </w:r>
    </w:p>
    <w:p w:rsidR="00000000" w:rsidDel="00000000" w:rsidP="00000000" w:rsidRDefault="00000000" w:rsidRPr="00000000" w14:paraId="0000009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Decisión N° 770 de 07/12/2011, Facilitación del Comercio en Materia Aduanera en la Comunidad Andina.</w:t>
      </w:r>
    </w:p>
    <w:p w:rsidR="00000000" w:rsidDel="00000000" w:rsidP="00000000" w:rsidRDefault="00000000" w:rsidRPr="00000000" w14:paraId="0000009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Decisión N° 885 de 21/10/2021 y Decisión N° 906 de 22/10/2022 (Nomenclatura Común de Designación y Codificación de Mercancías de los Países Miembros de la Comunidad Andina (NANDINA), que incorpora la VII Enmienda del Sistema Armonizado).</w:t>
      </w:r>
    </w:p>
    <w:p w:rsidR="00000000" w:rsidDel="00000000" w:rsidP="00000000" w:rsidRDefault="00000000" w:rsidRPr="00000000" w14:paraId="0000009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Ley N° 1990 de 28/07/1999, Ley General de Aduanas.</w:t>
      </w:r>
    </w:p>
    <w:p w:rsidR="00000000" w:rsidDel="00000000" w:rsidP="00000000" w:rsidRDefault="00000000" w:rsidRPr="00000000" w14:paraId="0000009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Ley Nº 2492 de 02/08/2003, Código Tributario Boliviano.</w:t>
      </w:r>
    </w:p>
    <w:p w:rsidR="00000000" w:rsidDel="00000000" w:rsidP="00000000" w:rsidRDefault="00000000" w:rsidRPr="00000000" w14:paraId="0000009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Ley N° 2452 de 21/04/2003, que aprueba la Adhesión de Bolivia al Convenio Internacional sobre el Sistema Armonizado de Designación y Codificación de las Mercancías.</w:t>
      </w:r>
    </w:p>
    <w:p w:rsidR="00000000" w:rsidDel="00000000" w:rsidP="00000000" w:rsidRDefault="00000000" w:rsidRPr="00000000" w14:paraId="000000A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Ley N° 164 de 08/08/2011, Ley General de Telecomunicaciones, Tecnologías de Información y Comunicación.</w:t>
      </w:r>
    </w:p>
    <w:p w:rsidR="00000000" w:rsidDel="00000000" w:rsidP="00000000" w:rsidRDefault="00000000" w:rsidRPr="00000000" w14:paraId="000000A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Ley N° 779 de 25/01/2016, Ley de Desburocratización para la Creación y Funcionamiento de Unidades Económicas.</w:t>
      </w:r>
    </w:p>
    <w:p w:rsidR="00000000" w:rsidDel="00000000" w:rsidP="00000000" w:rsidRDefault="00000000" w:rsidRPr="00000000" w14:paraId="000000A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Ley N° 998 el 27/11/2017 que ratifica el Protocolo de Enmienda del Acuerdo de Marrakech por el que establece la Organización Mundial Comercio </w:t>
      </w:r>
    </w:p>
    <w:p w:rsidR="00000000" w:rsidDel="00000000" w:rsidP="00000000" w:rsidRDefault="00000000" w:rsidRPr="00000000" w14:paraId="000000A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Ley Nº 1080 de 11/07/2018, Ley de Ciudadanía Digital.</w:t>
      </w:r>
    </w:p>
    <w:p w:rsidR="00000000" w:rsidDel="00000000" w:rsidP="00000000" w:rsidRDefault="00000000" w:rsidRPr="00000000" w14:paraId="000000A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Decreto Supremo N° 25870 de 11/08/2000, Reglamento a la Ley General de Aduanas.</w:t>
      </w:r>
    </w:p>
    <w:p w:rsidR="00000000" w:rsidDel="00000000" w:rsidP="00000000" w:rsidRDefault="00000000" w:rsidRPr="00000000" w14:paraId="000000A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Decreto Supremo Nº 3525 de 04/04/2018,</w:t>
      </w:r>
      <w:r w:rsidDel="00000000" w:rsidR="00000000" w:rsidRPr="00000000">
        <w:rPr>
          <w:rFonts w:ascii="Open Sans Light" w:cs="Open Sans Light" w:eastAsia="Open Sans Light" w:hAnsi="Open Sans Light"/>
          <w:b w:val="0"/>
          <w:bCs w:val="0"/>
          <w:i w:val="0"/>
          <w:iCs w:val="0"/>
          <w:smallCaps w:val="0"/>
          <w:strike w:val="0"/>
          <w:color w:val="7030a0"/>
          <w:sz w:val="24"/>
          <w:szCs w:val="24"/>
          <w:u w:val="none"/>
          <w:shd w:fill="auto" w:val="clear"/>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que establece la Política de Atención a la Ciudadanía.</w:t>
      </w:r>
    </w:p>
    <w:p w:rsidR="00000000" w:rsidDel="00000000" w:rsidP="00000000" w:rsidRDefault="00000000" w:rsidRPr="00000000" w14:paraId="000000A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Decreto Supremo N° 4600 de 20/10/2021, que crea el Comité Nacional de Facilitación del Comercio </w:t>
      </w:r>
      <w:del w:author="Renato Lopez Choque" w:id="53" w:date="2026-09-17T17:5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w:delText>
        </w:r>
      </w:del>
      <w:ins w:author="Renato Lopez Choque" w:id="53" w:date="2026-09-17T17:5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CNFC.</w:t>
      </w:r>
    </w:p>
    <w:p w:rsidR="00000000" w:rsidDel="00000000" w:rsidP="00000000" w:rsidRDefault="00000000" w:rsidRPr="00000000" w14:paraId="000000A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Renato Lopez Choque" w:id="54" w:date="2026-09-17T17:51:00Z"/>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Decreto Supremo N° 5211 de 28/08/2024, que crea la Ventanilla Única de Comercio Exterior de Bolivia – VUCE, determinando que sea implementada</w:t>
      </w:r>
      <w:r w:rsidDel="00000000" w:rsidR="00000000" w:rsidRPr="00000000">
        <w:rPr>
          <w:rFonts w:ascii="Open Sans Light" w:cs="Open Sans Light" w:eastAsia="Open Sans Light" w:hAnsi="Open Sans Light"/>
          <w:b w:val="0"/>
          <w:bCs w:val="0"/>
          <w:i w:val="0"/>
          <w:iCs w:val="0"/>
          <w:smallCaps w:val="0"/>
          <w:strike w:val="0"/>
          <w:color w:val="7030a0"/>
          <w:sz w:val="24"/>
          <w:szCs w:val="24"/>
          <w:u w:val="none"/>
          <w:shd w:fill="auto" w:val="clear"/>
          <w:vertAlign w:val="baseline"/>
          <w:rtl w:val="0"/>
        </w:rPr>
        <w:t xml:space="preserve"> y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administrada</w:t>
      </w:r>
      <w:r w:rsidDel="00000000" w:rsidR="00000000" w:rsidRPr="00000000">
        <w:rPr>
          <w:rFonts w:ascii="Open Sans Light" w:cs="Open Sans Light" w:eastAsia="Open Sans Light" w:hAnsi="Open Sans Light"/>
          <w:b w:val="0"/>
          <w:bCs w:val="0"/>
          <w:i w:val="0"/>
          <w:iCs w:val="0"/>
          <w:smallCaps w:val="0"/>
          <w:strike w:val="0"/>
          <w:color w:val="7030a0"/>
          <w:sz w:val="24"/>
          <w:szCs w:val="24"/>
          <w:u w:val="none"/>
          <w:shd w:fill="auto" w:val="clear"/>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por la Aduana Nacional, en coordinación con las entidades involucradas en operaciones de comercio exterior y con la entidad encargada del gobierno electrónico, para el desarrollo del sistema informático y su interoperabilidad.</w:t>
      </w:r>
      <w:ins w:author="Renato Lopez Choque" w:id="54" w:date="2026-09-17T17:51:00Z">
        <w:r w:rsidDel="00000000" w:rsidR="00000000" w:rsidRPr="00000000">
          <w:rPr>
            <w:rtl w:val="0"/>
          </w:rPr>
        </w:r>
      </w:ins>
    </w:p>
    <w:p w:rsidR="00000000" w:rsidDel="00000000" w:rsidP="00000000" w:rsidRDefault="00000000" w:rsidRPr="00000000" w14:paraId="000000A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Renato Lopez Choque" w:id="54" w:date="2026-09-17T17:51:00Z"/>
          <w:rFonts w:ascii="Open Sans Light" w:cs="Open Sans Light" w:eastAsia="Open Sans Light" w:hAnsi="Open Sans Light"/>
          <w:b w:val="0"/>
          <w:bCs w:val="0"/>
          <w:i w:val="0"/>
          <w:iCs w:val="0"/>
          <w:smallCaps w:val="0"/>
          <w:strike w:val="0"/>
          <w:sz w:val="24"/>
          <w:szCs w:val="24"/>
          <w:u w:val="none"/>
          <w:shd w:fill="auto" w:val="clear"/>
          <w:vertAlign w:val="baseline"/>
        </w:rPr>
      </w:pPr>
      <w:ins w:author="Renato Lopez Choque" w:id="54" w:date="2026-09-17T17:51: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55" w:date="2026-10-04T20:57: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Decreto Supremo Nº 5593 de 24/03/2026 que fortalece el funcionamiento del CNFC.</w:t>
        </w:r>
      </w:ins>
    </w:p>
    <w:p w:rsidR="00000000" w:rsidDel="00000000" w:rsidP="00000000" w:rsidRDefault="00000000" w:rsidRPr="00000000" w14:paraId="000000A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ins w:author="Renato Lopez Choque" w:id="54" w:date="2026-09-17T17:51: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55" w:date="2026-10-04T20:57: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Decreto Supremo Nº 5595 de 30/03/2026 que establece la política pública nacional de desregulación, simplificación administrativa y optimización normativa, denominada Programa “Tranca Cero”.</w:t>
        </w:r>
      </w:ins>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Resoluciones Ministeriales que aprueban la vigencia anual del Arancel Aduanero de Importaciones.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pStyle w:val="Heading5"/>
        <w:numPr>
          <w:ilvl w:val="0"/>
          <w:numId w:val="45"/>
        </w:numPr>
        <w:tabs>
          <w:tab w:val="left" w:leader="none" w:pos="1701"/>
        </w:tabs>
        <w:spacing w:after="240" w:lineRule="auto"/>
        <w:ind w:left="0" w:firstLine="0"/>
        <w:rPr/>
      </w:pPr>
      <w:r w:rsidDel="00000000" w:rsidR="00000000" w:rsidRPr="00000000">
        <w:rPr>
          <w:b w:val="1"/>
          <w:bCs w:val="1"/>
          <w:rtl w:val="0"/>
        </w:rPr>
        <w:t xml:space="preserve">(DEFINICIONES).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Valeria Tapia" w:id="56" w:date="2026-09-25T11:39: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w:id="56" w:date="2026-09-25T11:39:00Z">
        <w:r w:rsidDel="00000000" w:rsidR="00000000" w:rsidRPr="00000000">
          <w:rPr>
            <w:rFonts w:ascii="Open Sans Light" w:cs="Open Sans Light" w:eastAsia="Open Sans Light" w:hAnsi="Open Sans Light"/>
            <w:b w:val="1"/>
            <w:bCs w:val="1"/>
            <w:i w:val="0"/>
            <w:iCs w:val="0"/>
            <w:smallCaps w:val="0"/>
            <w:strike w:val="0"/>
            <w:color w:val="000000"/>
            <w:sz w:val="24"/>
            <w:szCs w:val="24"/>
            <w:highlight w:val="cyan"/>
            <w:u w:val="none"/>
            <w:vertAlign w:val="baseline"/>
            <w:rtl w:val="0"/>
            <w:rPrChange w:author="Valeria Tapia " w:id="57" w:date="2026-10-04T20:57:00Z">
              <w:rPr>
                <w:rFonts w:ascii="Open Sans Light" w:cs="Open Sans Light" w:eastAsia="Open Sans Light" w:hAnsi="Open Sans Light"/>
                <w:b w:val="1"/>
                <w:bCs w:val="1"/>
                <w:i w:val="0"/>
                <w:iCs w:val="0"/>
                <w:smallCaps w:val="0"/>
                <w:strike w:val="0"/>
                <w:color w:val="ff0000"/>
                <w:sz w:val="24"/>
                <w:szCs w:val="24"/>
                <w:u w:val="none"/>
                <w:shd w:fill="auto" w:val="clear"/>
                <w:vertAlign w:val="baseline"/>
              </w:rPr>
            </w:rPrChange>
          </w:rPr>
          <w:t xml:space="preserve">Acta de Reunión: </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58" w:date="2026-10-04T20:57:00Z">
              <w:rPr>
                <w:rFonts w:ascii="Open Sans Light" w:cs="Open Sans Light" w:eastAsia="Open Sans Light" w:hAnsi="Open Sans Light"/>
                <w:b w:val="1"/>
                <w:bCs w:val="1"/>
                <w:i w:val="0"/>
                <w:iCs w:val="0"/>
                <w:smallCaps w:val="0"/>
                <w:strike w:val="0"/>
                <w:color w:val="ff0000"/>
                <w:sz w:val="24"/>
                <w:szCs w:val="24"/>
                <w:u w:val="none"/>
                <w:shd w:fill="auto" w:val="clear"/>
                <w:vertAlign w:val="baseline"/>
              </w:rPr>
            </w:rPrChange>
          </w:rPr>
          <w:t xml:space="preserve">D</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59" w:date="2026-10-04T20:57: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ocumento Oficial que registra de manera escrita y ordenada los temas tratados, las decisiones tomadas, los compromisos asumidos, las tareas asignadas y los plazos establecidos entre la Aduana Nacional y Entidades Públicas, e incluso los operadores de comercio exterior u otros de corresponder.</w:t>
        </w:r>
        <w:r w:rsidDel="00000000" w:rsidR="00000000" w:rsidRPr="00000000">
          <w:rPr>
            <w:rtl w:val="0"/>
          </w:rPr>
        </w:r>
      </w:ins>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Rbustamante" w:id="63" w:date="2026-10-05T17:26:00Z"/>
          <w:rFonts w:ascii="Open Sans Light" w:cs="Open Sans Light" w:eastAsia="Open Sans Light" w:hAnsi="Open Sans Light"/>
          <w:b w:val="0"/>
          <w:bCs w:val="0"/>
          <w:i w:val="0"/>
          <w:iCs w:val="0"/>
          <w:smallCaps w:val="0"/>
          <w:strike w:val="0"/>
          <w:color w:val="ff0000"/>
          <w:sz w:val="24"/>
          <w:szCs w:val="24"/>
          <w:u w:val="none"/>
          <w:shd w:fill="auto" w:val="clear"/>
          <w:vertAlign w:val="baseline"/>
        </w:rPr>
      </w:pPr>
      <w:del w:author="Rbustamante" w:id="60" w:date="2026-10-05T17:27:00Z">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61" w:date="2026-09-17T17:59: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delText xml:space="preserve">Aprobación </w:delText>
        </w:r>
      </w:del>
      <w:ins w:author="Rbustamante" w:id="60" w:date="2026-10-05T17:27:00Z">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61" w:date="2026-09-17T17:59: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Aproba</w:t>
        </w: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
          <w:t xml:space="preserve">dor</w:t>
        </w: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62" w:date="2026-09-17T17:59: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 </w:t>
        </w:r>
      </w:ins>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62" w:date="2026-09-17T17:59: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de Documentos: </w:t>
      </w:r>
      <w:ins w:author="Rbustamante" w:id="63" w:date="2026-10-05T17:26:00Z">
        <w:r w:rsidDel="00000000" w:rsidR="00000000" w:rsidRPr="00000000">
          <w:rPr>
            <w:rFonts w:ascii="Arial" w:cs="Arial" w:eastAsia="Arial" w:hAnsi="Arial"/>
            <w:b w:val="0"/>
            <w:bCs w:val="0"/>
            <w:i w:val="0"/>
            <w:iCs w:val="0"/>
            <w:smallCaps w:val="0"/>
            <w:strike w:val="0"/>
            <w:color w:val="000000"/>
            <w:sz w:val="24"/>
            <w:szCs w:val="24"/>
            <w:u w:val="none"/>
            <w:shd w:fill="f79646" w:val="clear"/>
            <w:vertAlign w:val="baseline"/>
            <w:rtl w:val="0"/>
            <w:rPrChange w:author="Rbustamante" w:id="64" w:date="2026-10-05T17:28:00Z">
              <w:rPr>
                <w:rFonts w:ascii="Arial" w:cs="Arial" w:eastAsia="Arial" w:hAnsi="Arial"/>
                <w:b w:val="0"/>
                <w:bCs w:val="0"/>
                <w:i w:val="0"/>
                <w:iCs w:val="0"/>
                <w:smallCaps w:val="0"/>
                <w:strike w:val="0"/>
                <w:color w:val="000000"/>
                <w:sz w:val="24"/>
                <w:szCs w:val="24"/>
                <w:u w:val="none"/>
                <w:shd w:fill="auto" w:val="clear"/>
                <w:vertAlign w:val="baseline"/>
              </w:rPr>
            </w:rPrChange>
          </w:rPr>
          <w:t xml:space="preserve">E</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f79646" w:val="clear"/>
            <w:vertAlign w:val="baseline"/>
            <w:rtl w:val="0"/>
            <w:rPrChange w:author="Rbustamante" w:id="64" w:date="2026-10-05T17:2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s un servicio digital integrado a la plataforma de </w:t>
        </w:r>
        <w:r w:rsidDel="00000000" w:rsidR="00000000" w:rsidRPr="00000000">
          <w:fldChar w:fldCharType="begin"/>
        </w:r>
        <w:r w:rsidDel="00000000" w:rsidR="00000000" w:rsidRPr="00000000">
          <w:instrText xml:space="preserve">HYPERLINK "https://agetic.gob.bo/tramites-y-servicios/herramientas-y-servicios-digitales/ciudadania-digital"</w:instrText>
        </w:r>
        <w:r w:rsidDel="00000000" w:rsidR="00000000" w:rsidRPr="00000000">
          <w:fldChar w:fldCharType="separate"/>
        </w:r>
        <w:r w:rsidDel="00000000" w:rsidR="00000000" w:rsidRPr="00000000">
          <w:rPr>
            <w:rFonts w:ascii="Arial" w:cs="Arial" w:eastAsia="Arial" w:hAnsi="Arial"/>
            <w:b w:val="0"/>
            <w:bCs w:val="0"/>
            <w:i w:val="0"/>
            <w:iCs w:val="0"/>
            <w:smallCaps w:val="0"/>
            <w:strike w:val="0"/>
            <w:color w:val="000000"/>
            <w:sz w:val="24"/>
            <w:szCs w:val="24"/>
            <w:u w:val="single"/>
            <w:shd w:fill="f79646" w:val="clear"/>
            <w:vertAlign w:val="baseline"/>
            <w:rtl w:val="0"/>
            <w:rPrChange w:author="Rbustamante" w:id="65" w:date="2026-10-05T17:28:00Z">
              <w:rPr>
                <w:rFonts w:ascii="Arial" w:cs="Arial" w:eastAsia="Arial" w:hAnsi="Arial"/>
                <w:b w:val="0"/>
                <w:bCs w:val="0"/>
                <w:i w:val="0"/>
                <w:iCs w:val="0"/>
                <w:smallCaps w:val="0"/>
                <w:strike w:val="0"/>
                <w:color w:val="000000"/>
                <w:sz w:val="24"/>
                <w:szCs w:val="24"/>
                <w:u w:val="none"/>
                <w:shd w:fill="auto" w:val="clear"/>
                <w:vertAlign w:val="baseline"/>
              </w:rPr>
            </w:rPrChange>
          </w:rPr>
          <w:t xml:space="preserve">Ciudadanía Digital</w:t>
        </w:r>
        <w:r w:rsidDel="00000000" w:rsidR="00000000" w:rsidRPr="00000000">
          <w:fldChar w:fldCharType="end"/>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f79646" w:val="clear"/>
            <w:vertAlign w:val="baseline"/>
            <w:rtl w:val="0"/>
            <w:rPrChange w:author="Rbustamante" w:id="66" w:date="2026-10-05T17:2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que permite a los usuarios validar, consentir y dar fe de la autenticidad e integridad del contenido de  archivos digitales </w:t>
        </w:r>
        <w:r w:rsidDel="00000000" w:rsidR="00000000" w:rsidRPr="00000000">
          <w:rPr>
            <w:shd w:fill="f79646" w:val="clear"/>
            <w:rtl w:val="0"/>
            <w:rPrChange w:author="Rbustamante" w:id="66" w:date="2026-10-05T17:28:00Z">
              <w:rPr>
                <w:shd w:fill="f79646" w:val="clear"/>
              </w:rPr>
            </w:rPrChange>
          </w:rPr>
          <w:t xml:space="preserve">(</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f79646" w:val="clear"/>
            <w:vertAlign w:val="baseline"/>
            <w:rtl w:val="0"/>
            <w:rPrChange w:author="Rbustamante" w:id="66" w:date="2026-10-05T17:2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en formato PDF o JSON)  mediante sus credenciales de identidad y factores de doble autenticación.</w:t>
        </w:r>
        <w:r w:rsidDel="00000000" w:rsidR="00000000" w:rsidRPr="00000000">
          <w:rPr>
            <w:rtl w:val="0"/>
          </w:rPr>
        </w:r>
      </w:ins>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Rbustamante" w:id="63" w:date="2026-10-05T17:26:00Z"/>
          <w:rFonts w:ascii="Open Sans Light" w:cs="Open Sans Light" w:eastAsia="Open Sans Light" w:hAnsi="Open Sans Light"/>
          <w:b w:val="0"/>
          <w:bCs w:val="0"/>
          <w:i w:val="0"/>
          <w:iCs w:val="0"/>
          <w:smallCaps w:val="0"/>
          <w:strike w:val="0"/>
          <w:color w:val="ff0000"/>
          <w:sz w:val="24"/>
          <w:szCs w:val="24"/>
          <w:u w:val="none"/>
          <w:shd w:fill="auto" w:val="clear"/>
          <w:vertAlign w:val="baseline"/>
        </w:rPr>
      </w:pPr>
      <w:ins w:author="Rbustamante" w:id="63" w:date="2026-10-05T17:26:00Z">
        <w:r w:rsidDel="00000000" w:rsidR="00000000" w:rsidRPr="00000000">
          <w:rPr>
            <w:rtl w:val="0"/>
          </w:rPr>
        </w:r>
      </w:ins>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Renato Lopez Choque" w:id="67" w:date="2026-09-17T17: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67" w:date="2026-09-17T17: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Módulo de ciudadanía digital que permite al ciudadano dar su consentimiento sobre el contenido de documentos digitales, este mecanismo garantiza la integridad, temporalidad y autenticidad de la información.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Valeria Tapia" w:id="68" w:date="2026-09-18T09:55:00Z"/>
          <w:rFonts w:ascii="Open Sans Light" w:cs="Open Sans Light" w:eastAsia="Open Sans Light" w:hAnsi="Open Sans Light"/>
          <w:b w:val="1"/>
          <w:bCs w:val="1"/>
          <w:i w:val="0"/>
          <w:iCs w:val="0"/>
          <w:smallCaps w:val="0"/>
          <w:strike w:val="0"/>
          <w:color w:val="4f81bd"/>
          <w:sz w:val="24"/>
          <w:szCs w:val="24"/>
          <w:u w:val="none"/>
          <w:shd w:fill="auto" w:val="clear"/>
          <w:vertAlign w:val="baseline"/>
          <w:rPrChange w:author="Valeria Tapia" w:id="70" w:date="2026-09-18T09:55: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pPr>
      <w:ins w:author="Valeria Tapia" w:id="68" w:date="2026-09-18T09:55:00Z">
        <w:r w:rsidDel="00000000" w:rsidR="00000000" w:rsidRPr="00000000">
          <w:rPr>
            <w:rFonts w:ascii="Open Sans Light" w:cs="Open Sans Light" w:eastAsia="Open Sans Light" w:hAnsi="Open Sans Light"/>
            <w:b w:val="1"/>
            <w:bCs w:val="1"/>
            <w:i w:val="0"/>
            <w:iCs w:val="0"/>
            <w:smallCaps w:val="0"/>
            <w:strike w:val="0"/>
            <w:color w:val="4f81bd"/>
            <w:sz w:val="24"/>
            <w:szCs w:val="24"/>
            <w:highlight w:val="cyan"/>
            <w:u w:val="none"/>
            <w:vertAlign w:val="baseline"/>
            <w:rtl w:val="0"/>
            <w:rPrChange w:author="Valeria Tapia " w:id="69" w:date="2026-10-04T20:57: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Administración:</w:t>
        </w:r>
        <w:r w:rsidDel="00000000" w:rsidR="00000000" w:rsidRPr="00000000">
          <w:rPr>
            <w:rtl w:val="0"/>
          </w:rPr>
        </w:r>
      </w:ins>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Arancel Aduanero de Importaciones: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Lista oficial</w:t>
      </w: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de mercancías que se encuentran estructuradas en forma ordenada e incluye los derechos arancelarios correspondientes a cada mercancía objeto de una operación de comercio exterior.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Rbustamante" w:id="72" w:date="2026-10-05T17:29:00Z"/>
          <w:rFonts w:ascii="Open Sans Light" w:cs="Open Sans Light" w:eastAsia="Open Sans Light" w:hAnsi="Open Sans Light"/>
          <w:b w:val="1"/>
          <w:bCs w:val="1"/>
          <w:i w:val="0"/>
          <w:iCs w:val="0"/>
          <w:smallCaps w:val="0"/>
          <w:strike w:val="0"/>
          <w:color w:val="ff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71" w:date="2026-09-17T17:59: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Autenticación: </w:t>
      </w:r>
      <w:ins w:author="Rbustamante" w:id="72" w:date="2026-10-05T17:29: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f79646" w:val="clear"/>
            <w:vertAlign w:val="baseline"/>
            <w:rtl w:val="0"/>
            <w:rPrChange w:author="Rbustamante" w:id="73" w:date="2026-10-05T17:31: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Función o proceso tecnológico que </w:t>
        </w:r>
        <w:r w:rsidDel="00000000" w:rsidR="00000000" w:rsidRPr="00000000">
          <w:rPr>
            <w:rFonts w:ascii="Arial" w:cs="Arial" w:eastAsia="Arial" w:hAnsi="Arial"/>
            <w:b w:val="0"/>
            <w:bCs w:val="0"/>
            <w:i w:val="0"/>
            <w:iCs w:val="0"/>
            <w:smallCaps w:val="0"/>
            <w:strike w:val="0"/>
            <w:color w:val="000000"/>
            <w:sz w:val="24"/>
            <w:szCs w:val="24"/>
            <w:u w:val="none"/>
            <w:shd w:fill="f79646" w:val="clear"/>
            <w:vertAlign w:val="baseline"/>
            <w:rtl w:val="0"/>
            <w:rPrChange w:author="Rbustamante" w:id="73" w:date="2026-10-05T17:31:00Z">
              <w:rPr>
                <w:rFonts w:ascii="Arial" w:cs="Arial" w:eastAsia="Arial" w:hAnsi="Arial"/>
                <w:b w:val="0"/>
                <w:bCs w:val="0"/>
                <w:i w:val="0"/>
                <w:iCs w:val="0"/>
                <w:smallCaps w:val="0"/>
                <w:strike w:val="0"/>
                <w:color w:val="000000"/>
                <w:sz w:val="24"/>
                <w:szCs w:val="24"/>
                <w:u w:val="none"/>
                <w:shd w:fill="auto" w:val="clear"/>
                <w:vertAlign w:val="baseline"/>
              </w:rPr>
            </w:rPrChange>
          </w:rPr>
          <w:t xml:space="preserve">permite identificar y autenticar de manera segura a un ciudadano digital dentro de una plataforma en línea específica.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f79646" w:val="clear"/>
            <w:vertAlign w:val="baseline"/>
            <w:rtl w:val="0"/>
            <w:rPrChange w:author="Rbustamante" w:id="73" w:date="2026-10-05T17:31: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A través de este mecanismo, el Estado boliviano </w:t>
        </w:r>
        <w:r w:rsidDel="00000000" w:rsidR="00000000" w:rsidRPr="00000000">
          <w:rPr>
            <w:rFonts w:ascii="Arial" w:cs="Arial" w:eastAsia="Arial" w:hAnsi="Arial"/>
            <w:b w:val="1"/>
            <w:bCs w:val="1"/>
            <w:i w:val="0"/>
            <w:iCs w:val="0"/>
            <w:smallCaps w:val="0"/>
            <w:strike w:val="0"/>
            <w:color w:val="000000"/>
            <w:sz w:val="24"/>
            <w:szCs w:val="24"/>
            <w:u w:val="none"/>
            <w:shd w:fill="f79646" w:val="clear"/>
            <w:vertAlign w:val="baseline"/>
            <w:rtl w:val="0"/>
            <w:rPrChange w:author="Rbustamante" w:id="74" w:date="2026-10-05T17:31:00Z">
              <w:rPr>
                <w:rFonts w:ascii="Arial" w:cs="Arial" w:eastAsia="Arial" w:hAnsi="Arial"/>
                <w:b w:val="0"/>
                <w:bCs w:val="0"/>
                <w:i w:val="0"/>
                <w:iCs w:val="0"/>
                <w:smallCaps w:val="0"/>
                <w:strike w:val="0"/>
                <w:color w:val="000000"/>
                <w:sz w:val="24"/>
                <w:szCs w:val="24"/>
                <w:u w:val="none"/>
                <w:shd w:fill="auto" w:val="clear"/>
                <w:vertAlign w:val="baseline"/>
              </w:rPr>
            </w:rPrChange>
          </w:rPr>
          <w:t xml:space="preserve">garantiza la validez de la identidad del usuario</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f79646" w:val="clear"/>
            <w:vertAlign w:val="baseline"/>
            <w:rtl w:val="0"/>
            <w:rPrChange w:author="Rbustamante" w:id="75" w:date="2026-10-05T17:31: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asegurando que la persona que interactúa con las plataformas estatales es quien dice ser, con el fin de proteger la seguridad de la información y de los sistemas informáticos.</w:t>
        </w:r>
        <w:r w:rsidDel="00000000" w:rsidR="00000000" w:rsidRPr="00000000">
          <w:rPr>
            <w:rtl w:val="0"/>
          </w:rPr>
        </w:r>
      </w:ins>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Rbustamante" w:id="72" w:date="2026-10-05T17:29:00Z"/>
          <w:rFonts w:ascii="Open Sans Light" w:cs="Open Sans Light" w:eastAsia="Open Sans Light" w:hAnsi="Open Sans Light"/>
          <w:b w:val="1"/>
          <w:bCs w:val="1"/>
          <w:i w:val="0"/>
          <w:iCs w:val="0"/>
          <w:smallCaps w:val="0"/>
          <w:strike w:val="0"/>
          <w:color w:val="ff0000"/>
          <w:sz w:val="24"/>
          <w:szCs w:val="24"/>
          <w:u w:val="none"/>
          <w:shd w:fill="auto" w:val="clear"/>
          <w:vertAlign w:val="baseline"/>
        </w:rPr>
      </w:pPr>
      <w:ins w:author="Rbustamante" w:id="72" w:date="2026-10-05T17:29:00Z">
        <w:r w:rsidDel="00000000" w:rsidR="00000000" w:rsidRPr="00000000">
          <w:rPr>
            <w:rtl w:val="0"/>
          </w:rPr>
        </w:r>
      </w:ins>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Rbustamante" w:id="72" w:date="2026-10-05T17:29:00Z"/>
          <w:rFonts w:ascii="Open Sans Light" w:cs="Open Sans Light" w:eastAsia="Open Sans Light" w:hAnsi="Open Sans Light"/>
          <w:b w:val="1"/>
          <w:bCs w:val="1"/>
          <w:i w:val="0"/>
          <w:iCs w:val="0"/>
          <w:smallCaps w:val="0"/>
          <w:strike w:val="0"/>
          <w:color w:val="ff0000"/>
          <w:sz w:val="24"/>
          <w:szCs w:val="24"/>
          <w:u w:val="none"/>
          <w:shd w:fill="auto" w:val="clear"/>
          <w:vertAlign w:val="baseline"/>
        </w:rPr>
      </w:pPr>
      <w:ins w:author="Rbustamante" w:id="72" w:date="2026-10-05T17:29:00Z">
        <w:r w:rsidDel="00000000" w:rsidR="00000000" w:rsidRPr="00000000">
          <w:rPr>
            <w:rtl w:val="0"/>
          </w:rPr>
        </w:r>
      </w:ins>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76" w:date="2026-09-17T17: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Mecanismo mediante el cual se verifica la identidad de un usuario, dispositivo o entidad que intenta acceder a un sistema o recurso protegido. Su propósito es asegurarse de que la persona o entidad que solicita acceso es quien dice ser, garantizando que solo los usuarios autorizados puedan interactuar con el sistema.</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Autorización Previa: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Documento soporte para el despacho aduanero, emitido por la entidad pública competente nacional, que deberá estar vigente al momento del ingreso de la mercancía a territorio nacional.</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Buscador Arancelario</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Herramienta que permite identificar el código o los códigos arancelarios de las mercancías, documentos requeridos para la exportación e importación de manera referencial, rápida y sencilla.</w:t>
      </w: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Certificación: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Documento soporte para el despacho aduanero emitido por la entidad pública competente nacional, el cual debe estar vigente al momento de la aceptación de la declaración de mercancías.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79646" w:val="clear"/>
        <w:spacing w:after="0" w:before="0" w:line="240" w:lineRule="auto"/>
        <w:ind w:left="0" w:right="0" w:firstLine="0"/>
        <w:jc w:val="both"/>
        <w:rPr>
          <w:ins w:author="Rbustamante" w:id="78" w:date="2026-10-05T17:31:00Z"/>
          <w:b w:val="0"/>
          <w:bCs w:val="0"/>
          <w:color w:val="000000"/>
          <w:rPrChange w:author="Rbustamante" w:id="79" w:date="2026-10-05T17:32:00Z">
            <w:rPr>
              <w:rFonts w:ascii="Open Sans Light" w:cs="Open Sans Light" w:eastAsia="Open Sans Light" w:hAnsi="Open Sans Light"/>
              <w:b w:val="1"/>
              <w:bCs w:val="1"/>
              <w:i w:val="0"/>
              <w:iCs w:val="0"/>
              <w:smallCaps w:val="0"/>
              <w:strike w:val="0"/>
              <w:color w:val="ff0000"/>
              <w:sz w:val="24"/>
              <w:szCs w:val="24"/>
              <w:u w:val="none"/>
              <w:shd w:fill="auto" w:val="clear"/>
              <w:vertAlign w:val="baseline"/>
            </w:rPr>
          </w:rPrChange>
        </w:rPr>
        <w:pPrChange w:author="Rbustamante" w:id="0" w:date="2026-10-05T17:32:00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pPr>
        </w:pPrChange>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77" w:date="2026-09-17T18:00: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Ciudadanía Digital: </w:t>
      </w:r>
      <w:ins w:author="Rbustamante" w:id="78" w:date="2026-10-05T17:3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dentidad digital de las y los ciudadanos bolivianos</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la cual consiste en una herramienta que permite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interactuar con el Estado a través de servicios digitales</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para ejercer derechos y cumplir deberes en línea de forma simple, rápida y segura.</w:t>
        </w:r>
        <w:r w:rsidDel="00000000" w:rsidR="00000000" w:rsidRPr="00000000">
          <w:rPr>
            <w:rtl w:val="0"/>
          </w:rPr>
        </w:r>
      </w:ins>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Rbustamante" w:id="78" w:date="2026-10-05T17:31:00Z"/>
          <w:rFonts w:ascii="Open Sans Light" w:cs="Open Sans Light" w:eastAsia="Open Sans Light" w:hAnsi="Open Sans Light"/>
          <w:b w:val="1"/>
          <w:bCs w:val="1"/>
          <w:i w:val="0"/>
          <w:iCs w:val="0"/>
          <w:smallCaps w:val="0"/>
          <w:strike w:val="0"/>
          <w:color w:val="ff0000"/>
          <w:sz w:val="24"/>
          <w:szCs w:val="24"/>
          <w:u w:val="none"/>
          <w:shd w:fill="auto" w:val="clear"/>
          <w:vertAlign w:val="baseline"/>
        </w:rPr>
      </w:pPr>
      <w:ins w:author="Rbustamante" w:id="78" w:date="2026-10-05T17:31:00Z">
        <w:r w:rsidDel="00000000" w:rsidR="00000000" w:rsidRPr="00000000">
          <w:rPr>
            <w:rtl w:val="0"/>
          </w:rPr>
        </w:r>
      </w:ins>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Rbustamante" w:id="78" w:date="2026-10-05T17:31:00Z"/>
          <w:rFonts w:ascii="Open Sans Light" w:cs="Open Sans Light" w:eastAsia="Open Sans Light" w:hAnsi="Open Sans Light"/>
          <w:b w:val="1"/>
          <w:bCs w:val="1"/>
          <w:i w:val="0"/>
          <w:iCs w:val="0"/>
          <w:smallCaps w:val="0"/>
          <w:strike w:val="0"/>
          <w:color w:val="ff0000"/>
          <w:sz w:val="24"/>
          <w:szCs w:val="24"/>
          <w:u w:val="none"/>
          <w:shd w:fill="auto" w:val="clear"/>
          <w:vertAlign w:val="baseline"/>
        </w:rPr>
      </w:pPr>
      <w:ins w:author="Rbustamante" w:id="78" w:date="2026-10-05T17:31:00Z">
        <w:r w:rsidDel="00000000" w:rsidR="00000000" w:rsidRPr="00000000">
          <w:rPr>
            <w:rtl w:val="0"/>
          </w:rPr>
        </w:r>
      </w:ins>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Rbustamante" w:id="78" w:date="2026-10-05T17:31:00Z"/>
          <w:rFonts w:ascii="Open Sans Light" w:cs="Open Sans Light" w:eastAsia="Open Sans Light" w:hAnsi="Open Sans Light"/>
          <w:b w:val="1"/>
          <w:bCs w:val="1"/>
          <w:i w:val="0"/>
          <w:iCs w:val="0"/>
          <w:smallCaps w:val="0"/>
          <w:strike w:val="0"/>
          <w:color w:val="ff0000"/>
          <w:sz w:val="24"/>
          <w:szCs w:val="24"/>
          <w:u w:val="none"/>
          <w:shd w:fill="auto" w:val="clear"/>
          <w:vertAlign w:val="baseline"/>
        </w:rPr>
      </w:pPr>
      <w:ins w:author="Rbustamante" w:id="78" w:date="2026-10-05T17:31:00Z">
        <w:r w:rsidDel="00000000" w:rsidR="00000000" w:rsidRPr="00000000">
          <w:rPr>
            <w:rtl w:val="0"/>
          </w:rPr>
        </w:r>
      </w:ins>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Rbustamante" w:id="81" w:date="2026-10-05T17:32:00Z"/>
          <w:rFonts w:ascii="Open Sans Light" w:cs="Open Sans Light" w:eastAsia="Open Sans Light" w:hAnsi="Open Sans Light"/>
          <w:b w:val="0"/>
          <w:bCs w:val="0"/>
          <w:i w:val="0"/>
          <w:iCs w:val="0"/>
          <w:smallCaps w:val="0"/>
          <w:strike w:val="0"/>
          <w:color w:val="ff0000"/>
          <w:sz w:val="24"/>
          <w:szCs w:val="24"/>
          <w:highlight w:val="white"/>
          <w:u w:val="none"/>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white"/>
          <w:u w:val="none"/>
          <w:vertAlign w:val="baseline"/>
          <w:rtl w:val="0"/>
          <w:rPrChange w:author="Renato Lopez Choque" w:id="80" w:date="2026-09-17T18:00:00Z">
            <w:rPr>
              <w:rFonts w:ascii="Open Sans Light" w:cs="Open Sans Light" w:eastAsia="Open Sans Light" w:hAnsi="Open Sans Light"/>
              <w:b w:val="0"/>
              <w:bCs w:val="0"/>
              <w:i w:val="0"/>
              <w:iCs w:val="0"/>
              <w:smallCaps w:val="0"/>
              <w:strike w:val="0"/>
              <w:color w:val="000000"/>
              <w:sz w:val="24"/>
              <w:szCs w:val="24"/>
              <w:highlight w:val="white"/>
              <w:u w:val="none"/>
              <w:vertAlign w:val="baseline"/>
            </w:rPr>
          </w:rPrChange>
        </w:rPr>
        <w:t xml:space="preserve">Consiste en el ejercicio de derechos y deberes a través del uso de tecnologías de información y comunicación en la interacción de las personas con las entidades públicas y privadas que presten servicios públicos delegados por el Estado.</w:t>
      </w:r>
      <w:ins w:author="Rbustamante" w:id="81" w:date="2026-10-05T17:32:00Z">
        <w:r w:rsidDel="00000000" w:rsidR="00000000" w:rsidRPr="00000000">
          <w:rPr>
            <w:rtl w:val="0"/>
          </w:rPr>
        </w:r>
      </w:ins>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highlight w:val="white"/>
          <w:u w:val="none"/>
          <w:vertAlign w:val="baseline"/>
          <w:rPrChange w:author="Renato Lopez Choque" w:id="82" w:date="2026-09-17T18:00:00Z">
            <w:rPr>
              <w:rFonts w:ascii="Open Sans Light" w:cs="Open Sans Light" w:eastAsia="Open Sans Light" w:hAnsi="Open Sans Light"/>
              <w:b w:val="0"/>
              <w:bCs w:val="0"/>
              <w:i w:val="0"/>
              <w:iCs w:val="0"/>
              <w:smallCaps w:val="0"/>
              <w:strike w:val="0"/>
              <w:color w:val="000000"/>
              <w:sz w:val="24"/>
              <w:szCs w:val="24"/>
              <w:highlight w:val="white"/>
              <w:u w:val="none"/>
              <w:vertAlign w:val="baseline"/>
            </w:rPr>
          </w:rPrChang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Renato Lopez Choque" w:id="92" w:date="2026-09-17T18:0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82" w:date="2026-09-17T18:00: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Contingencia: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82" w:date="2026-09-17T18:0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Situación o evento</w:t>
      </w:r>
      <w:ins w:author="Rbustamante" w:id="83" w:date="2026-10-05T17:54: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f79646" w:val="clear"/>
            <w:vertAlign w:val="baseline"/>
            <w:rtl w:val="0"/>
            <w:rPrChange w:author="Rbustamante" w:id="84" w:date="2026-10-05T17:54: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futuro</w:t>
        </w:r>
      </w:ins>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f79646" w:val="clear"/>
          <w:vertAlign w:val="baseline"/>
          <w:rtl w:val="0"/>
          <w:rPrChange w:author="Rbustamante" w:id="85" w:date="2026-10-05T17:5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86" w:date="2026-09-17T18:0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potencial e incierto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f79646" w:val="clear"/>
          <w:vertAlign w:val="baseline"/>
          <w:rtl w:val="0"/>
          <w:rPrChange w:author="Rbustamante" w:id="87" w:date="2026-10-05T17:5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que</w:t>
      </w:r>
      <w:ins w:author="Rbustamante" w:id="88" w:date="2026-10-05T17:56: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f79646" w:val="clear"/>
            <w:vertAlign w:val="baseline"/>
            <w:rtl w:val="0"/>
            <w:rPrChange w:author="Rbustamante" w:id="89" w:date="2026-10-05T17:56: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f79646" w:val="clear"/>
            <w:vertAlign w:val="baseline"/>
            <w:rtl w:val="0"/>
            <w:rPrChange w:author="Rbustamante" w:id="89" w:date="2026-10-05T17:5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impida el uso de la plataforma VUCE.</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90" w:date="2026-09-17T18:0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auto" w:val="clear"/>
          <w:vertAlign w:val="baseline"/>
          <w:rtl w:val="0"/>
          <w:rPrChange w:author="Rbustamante" w:id="91" w:date="2026-10-05T17:5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podría ocurrir en el futuro y que requiere planificación para mitigar sus posibles efectos. Implica la preparación de estrategias o medidas alternativas para enfrentar problemas imprevistos, minimizar impactos negativos y garantizar la continuidad de operaciones.</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Renato Lopez Choque" w:id="92" w:date="2026-09-17T18:0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92" w:date="2026-09-17T18:00: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Control Funcional: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92" w:date="2026-09-17T18:0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Pruebas de funcionamiento realizadas en coordinación con el solicitante</w:t>
      </w:r>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tl w:val="0"/>
          <w:rPrChange w:author="Renato Lopez Choque" w:id="92" w:date="2026-09-17T18:00:00Z">
            <w:rPr>
              <w:rFonts w:ascii="Open Sans Light" w:cs="Open Sans Light" w:eastAsia="Open Sans Light" w:hAnsi="Open Sans Light"/>
              <w:b w:val="0"/>
              <w:bCs w:val="0"/>
              <w:i w:val="0"/>
              <w:iCs w:val="0"/>
              <w:smallCaps w:val="0"/>
              <w:strike w:val="1"/>
              <w:color w:val="000000"/>
              <w:sz w:val="24"/>
              <w:szCs w:val="24"/>
              <w:u w:val="none"/>
              <w:shd w:fill="ff9900" w:val="clear"/>
              <w:vertAlign w:val="baseline"/>
            </w:rPr>
          </w:rPrChange>
        </w:rPr>
        <w:t xml:space="preserve"> (EPEs)</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92" w:date="2026-09-17T18:0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del Sistema Informático, previa implementación de las funcionalidades desarrolladas para verificar su correcto funcionamiento.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Cronograma de Implementación Gradual: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Diagrama que permite la implementación de trámites relacionados con operaciones de comercio exterior de las EPEs en la VUCE, estableciendo los periodos de inicio de implementación de los trámites.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79646"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Renato Lopez Choque" w:id="96" w:date="2026-09-17T18:0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Change w:author="Rbustamante" w:id="0" w:date="2026-10-05T18:30:00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pPr>
        </w:pPrChange>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93" w:date="2026-09-17T18:00: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Diagrama de Actividades:</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93" w:date="2026-09-17T18:0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Representación gráfica </w:t>
      </w:r>
      <w:ins w:author="Rbustamante" w:id="94" w:date="2026-10-05T18:07: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t xml:space="preserve">del comportamiento dinamico de un sistema, muestra el flujo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 control y de datos</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paso a paso, detallando las acciones, restricciones, condiciones, bifurcaciones y puntos de decisión desde un estado inicial hasta un estado final.</w:t>
        </w:r>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auto" w:val="clear"/>
            <w:vertAlign w:val="baseline"/>
            <w:rtl w:val="0"/>
          </w:rPr>
          <w:t xml:space="preserve"> </w:t>
        </w:r>
      </w:ins>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auto" w:val="clear"/>
          <w:vertAlign w:val="baseline"/>
          <w:rtl w:val="0"/>
          <w:rPrChange w:author="Rbustamante" w:id="95" w:date="2026-10-05T18:0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que representa el flujo de trabajo</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96" w:date="2026-09-17T18:0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procesos o algoritmos mediante actividades, decisiones y flujos de control.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Rbustamante" w:id="99" w:date="2026-10-05T18:30:00Z"/>
          <w:rFonts w:ascii="Open Sans Light" w:cs="Open Sans Light" w:eastAsia="Open Sans Light" w:hAnsi="Open Sans Light"/>
          <w:b w:val="0"/>
          <w:bCs w:val="0"/>
          <w:i w:val="0"/>
          <w:iCs w:val="0"/>
          <w:smallCaps w:val="0"/>
          <w:strike w:val="0"/>
          <w:color w:val="ff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96" w:date="2026-09-17T18:00: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Diagrama de Estados:</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f79646" w:val="clear"/>
          <w:vertAlign w:val="baseline"/>
          <w:rtl w:val="0"/>
          <w:rPrChange w:author="Rbustamante" w:id="98" w:date="2026-10-05T18:3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ins w:author="Rbustamante" w:id="99" w:date="2026-10-05T18:30: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f79646" w:val="clear"/>
            <w:vertAlign w:val="baseline"/>
            <w:rtl w:val="0"/>
            <w:rPrChange w:author="Rbustamante" w:id="100" w:date="2026-10-05T18:3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Representación gráfica y lógica de las etapas o condiciones en las que se encuentra una solicitud, dentro del sistema VUCE, identificando las secuencias, eventos, transiciones autorizadas y reglas de negocio que rigen el cambio de una condición a otra, desde su inicio hasta su finalización.</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f79646" w:val="clear"/>
            <w:vertAlign w:val="baseline"/>
            <w:rtl w:val="0"/>
            <w:rPrChange w:author="Rbustamante" w:id="100" w:date="2026-10-05T18:30: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 </w:t>
        </w:r>
        <w:r w:rsidDel="00000000" w:rsidR="00000000" w:rsidRPr="00000000">
          <w:rPr>
            <w:rtl w:val="0"/>
          </w:rPr>
        </w:r>
      </w:ins>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Rbustamante" w:id="99" w:date="2026-10-05T18:30:00Z"/>
          <w:rFonts w:ascii="Open Sans Light" w:cs="Open Sans Light" w:eastAsia="Open Sans Light" w:hAnsi="Open Sans Light"/>
          <w:b w:val="0"/>
          <w:bCs w:val="0"/>
          <w:i w:val="0"/>
          <w:iCs w:val="0"/>
          <w:smallCaps w:val="0"/>
          <w:strike w:val="0"/>
          <w:color w:val="ff0000"/>
          <w:sz w:val="24"/>
          <w:szCs w:val="24"/>
          <w:u w:val="none"/>
          <w:shd w:fill="auto" w:val="clear"/>
          <w:vertAlign w:val="baseline"/>
        </w:rPr>
      </w:pPr>
      <w:ins w:author="Rbustamante" w:id="99" w:date="2026-10-05T18:30:00Z">
        <w:r w:rsidDel="00000000" w:rsidR="00000000" w:rsidRPr="00000000">
          <w:rPr>
            <w:rtl w:val="0"/>
          </w:rPr>
        </w:r>
      </w:ins>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Renato Lopez Choque" w:id="101" w:date="2026-09-17T18:0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101" w:date="2026-09-17T18:0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Representación gráfica que describe el ciclo de vida de un trámite, solicitud o documento dentro de la VUCE, mostrando los diferentes estados (Ejemplo: registrado, en revisión, observado, aprobado, rechazado, finalizado) y las transiciones entre dichos estados, las cuales se producen como consecuencia de acciones de los usuarios, validaciones automáticas o la intervención de las entidades competentes.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1"/>
          <w:color w:val="ff0000"/>
          <w:sz w:val="24"/>
          <w:szCs w:val="24"/>
          <w:u w:val="none"/>
          <w:shd w:fill="auto" w:val="clear"/>
          <w:vertAlign w:val="baseline"/>
          <w:rPrChange w:author="Rbustamante" w:id="102" w:date="2026-10-05T18:31: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Fonts w:ascii="Open Sans Light" w:cs="Open Sans Light" w:eastAsia="Open Sans Light" w:hAnsi="Open Sans Light"/>
          <w:b w:val="1"/>
          <w:bCs w:val="1"/>
          <w:i w:val="0"/>
          <w:iCs w:val="0"/>
          <w:smallCaps w:val="0"/>
          <w:strike w:val="1"/>
          <w:color w:val="ff0000"/>
          <w:sz w:val="24"/>
          <w:szCs w:val="24"/>
          <w:u w:val="none"/>
          <w:shd w:fill="auto" w:val="clear"/>
          <w:vertAlign w:val="baseline"/>
          <w:rtl w:val="0"/>
          <w:rPrChange w:author="Rbustamante" w:id="102" w:date="2026-10-05T18:31: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Diagrama de Flujo:</w:t>
      </w:r>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auto" w:val="clear"/>
          <w:vertAlign w:val="baseline"/>
          <w:rtl w:val="0"/>
          <w:rPrChange w:author="Rbustamante" w:id="102" w:date="2026-10-05T18:31: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Representación gráfica de un proceso, algoritmo o secuencia de pasos utilizando símbolos estándar.</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Renato Lopez Choque" w:id="103" w:date="2026-09-17T18:0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103" w:date="2026-09-17T18:00: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Diccionario de Datos:</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103" w:date="2026-09-17T18:0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r w:rsidDel="00000000" w:rsidR="00000000" w:rsidRPr="00000000">
        <w:rPr>
          <w:rFonts w:ascii="Arial" w:cs="Arial" w:eastAsia="Arial" w:hAnsi="Arial"/>
          <w:color w:val="aeaeae"/>
          <w:sz w:val="21"/>
          <w:szCs w:val="21"/>
          <w:shd w:fill="161616" w:val="clear"/>
          <w:rtl w:val="0"/>
        </w:rPr>
        <w:t xml:space="preserve">Listado organizado de nombres y definiciones que contiene un conjunto de datos, para que el usuario tenga entendimiento común del contenido del conjunto de datos.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Valeria Tapia" w:id="104" w:date="2026-10-02T12:32:00Z"/>
          <w:rFonts w:ascii="Open Sans Light" w:cs="Open Sans Light" w:eastAsia="Open Sans Light" w:hAnsi="Open Sans Light"/>
          <w:b w:val="1"/>
          <w:bCs w:val="1"/>
          <w:i w:val="0"/>
          <w:iCs w:val="0"/>
          <w:smallCaps w:val="0"/>
          <w:strike w:val="0"/>
          <w:color w:val="ff0000"/>
          <w:sz w:val="24"/>
          <w:szCs w:val="24"/>
          <w:u w:val="none"/>
          <w:shd w:fill="auto" w:val="clear"/>
          <w:vertAlign w:val="baseline"/>
        </w:rPr>
      </w:pPr>
      <w:ins w:author="Valeria Tapia" w:id="104" w:date="2026-10-02T12:32:00Z">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cyan"/>
            <w:u w:val="none"/>
            <w:vertAlign w:val="baseline"/>
            <w:rtl w:val="0"/>
            <w:rPrChange w:author="Valeria Tapia " w:id="105" w:date="2026-10-04T20:58:00Z">
              <w:rPr>
                <w:rFonts w:ascii="Open Sans Light" w:cs="Open Sans Light" w:eastAsia="Open Sans Light" w:hAnsi="Open Sans Light"/>
                <w:b w:val="1"/>
                <w:bCs w:val="1"/>
                <w:i w:val="0"/>
                <w:iCs w:val="0"/>
                <w:smallCaps w:val="0"/>
                <w:strike w:val="0"/>
                <w:color w:val="ff0000"/>
                <w:sz w:val="24"/>
                <w:szCs w:val="24"/>
                <w:u w:val="none"/>
                <w:shd w:fill="auto" w:val="clear"/>
                <w:vertAlign w:val="baseline"/>
              </w:rPr>
            </w:rPrChange>
          </w:rPr>
          <w:t xml:space="preserve">Diseño de interfaces: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106" w:date="2026-10-04T20:5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Conjunto de actividades técnicas y funcionales destinadas a definir, diseñar, construir, configurar y adecuar las funcionalidades, módulos y componentes tecnológicos necesarios para la incorporación e implementación de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107" w:date="2026-10-04T20:58: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trámites y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108" w:date="2026-10-04T20:5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servicios en la VUCE, ya sea mediante desarrollo propio de la Aduana Nacional o a través de mecanismos de integración e interoperabilidad con los sistemas informáticos de las Entidades Públicas vinculadas a operaciones de comercio exterior, cuando corresponda.</w:t>
        </w:r>
        <w:r w:rsidDel="00000000" w:rsidR="00000000" w:rsidRPr="00000000">
          <w:rPr>
            <w:rtl w:val="0"/>
          </w:rPr>
        </w:r>
      </w:ins>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ff9900"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ff9900" w:val="clear"/>
          <w:vertAlign w:val="baseline"/>
          <w:rtl w:val="0"/>
          <w:rPrChange w:author="Renato Lopez Choque" w:id="109" w:date="2026-09-17T18:00:00Z">
            <w:rPr>
              <w:rFonts w:ascii="Open Sans Light" w:cs="Open Sans Light" w:eastAsia="Open Sans Light" w:hAnsi="Open Sans Light"/>
              <w:b w:val="1"/>
              <w:bCs w:val="1"/>
              <w:i w:val="0"/>
              <w:iCs w:val="0"/>
              <w:smallCaps w:val="0"/>
              <w:strike w:val="0"/>
              <w:color w:val="000000"/>
              <w:sz w:val="24"/>
              <w:szCs w:val="24"/>
              <w:u w:val="none"/>
              <w:shd w:fill="ff9900" w:val="clear"/>
              <w:vertAlign w:val="baseline"/>
            </w:rPr>
          </w:rPrChange>
        </w:rPr>
        <w:t xml:space="preserve">Documento Digital: </w:t>
      </w:r>
      <w:r w:rsidDel="00000000" w:rsidR="00000000" w:rsidRPr="00000000">
        <w:rPr>
          <w:color w:val="ff0000"/>
          <w:shd w:fill="ff9900" w:val="clear"/>
          <w:rtl w:val="0"/>
        </w:rPr>
        <w:t xml:space="preserve">Toda representación digital de actos, hechos, datos, información o decisiones, generada, enviada, recibida, procesada o almacenada por medios electrónicos, ópticos o similares. Para efectos de este Reglamento, los documentos digitales gozan de la misma validez legal, eficacia probatoria y fuerza ejecutiva que los documentos físicos emitidos en papel, siempre que su autenticidad e integridad estén garantizadas mediante mecanismos de firma digital u otros sistemas autorizados según la normativa legal vigente y los lineamientos de la AGETIC. </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Documentos Requeridos para Operaciones de Comercio Exterior:</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Autorización Previa, Certificación, Permiso, Declaración Jurada, Certificado de Cumplimiento de Reglamento Técnico u otros documentos solicitados para operaciones </w:t>
      </w:r>
      <w:del w:author="Renato Lopez Choque" w:id="110" w:date="2026-09-17T18:16: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de importación, exportación y tránsito aduanero</w:delText>
        </w:r>
      </w:del>
      <w:ins w:author="Renato Lopez Choque" w:id="110" w:date="2026-09-17T18:16: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de comercio exterior,</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conforme normativa vigente, emitidos por las entidades públicas emisoras.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Entidad Pública Emisora: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Entidad encargada de la emisión de Autorización Previa. Certificación, Permiso, Declaraciones Juradas, Certificado de Cumplimiento del Reglamento Técnico y otros documentos requeridos por normativa vigente para efectuar operaciones de comercio exterior.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Las Entidades Públicas Emisoras son: </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highlight w:val="white"/>
          <w:u w:val="none"/>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Administradora de Servicios Portuarios - Bolivia.</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Agencia Estatal de Medicamentos y Tecnologías en Salud. </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highlight w:val="white"/>
          <w:u w:val="none"/>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Autoridad de </w:t>
      </w:r>
      <w:ins w:author="Valeria Tapia" w:id="111" w:date="2026-09-24T12:54: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Fiscalización del </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Juego.</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Autoridad de Fiscalización y Control Social de Bosques y Tierra. </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highlight w:val="white"/>
          <w:u w:val="none"/>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Autoridad de Fiscalización de Electricidad y Tecnología Nuclear.</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Autoridad Nacional de Hidrocarburos.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highlight w:val="white"/>
          <w:u w:val="none"/>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Autoridad de Regulación y Fiscalización de Telecomunicaciones y Transportes.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Banco Central de Bolivia. </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Dirección General de Aeronáutica Civil.</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Dirección General de Sustancias Controladas.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Instituto Boliviano de Metrología. </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Instituto de Salud Ocupacional.</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1f497d"/>
          <w:sz w:val="24"/>
          <w:szCs w:val="24"/>
          <w:highlight w:val="green"/>
          <w:u w:val="none"/>
          <w:vertAlign w:val="baseline"/>
          <w:rtl w:val="0"/>
          <w:rPrChange w:author="Valeria Tapia " w:id="112" w:date="2026-10-04T20: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Ministerio de</w:t>
      </w:r>
      <w:del w:author="Valeria Tapia" w:id="113" w:date="2026-10-04T20:38:00Z">
        <w:r w:rsidDel="00000000" w:rsidR="00000000" w:rsidRPr="00000000">
          <w:rPr>
            <w:rFonts w:ascii="Open Sans Light" w:cs="Open Sans Light" w:eastAsia="Open Sans Light" w:hAnsi="Open Sans Light"/>
            <w:b w:val="0"/>
            <w:bCs w:val="0"/>
            <w:i w:val="0"/>
            <w:iCs w:val="0"/>
            <w:smallCaps w:val="0"/>
            <w:strike w:val="0"/>
            <w:color w:val="1f497d"/>
            <w:sz w:val="24"/>
            <w:szCs w:val="24"/>
            <w:highlight w:val="green"/>
            <w:u w:val="none"/>
            <w:vertAlign w:val="baseline"/>
            <w:rtl w:val="0"/>
            <w:rPrChange w:author="Valeria Tapia " w:id="112" w:date="2026-10-04T20: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w:delText>
        </w:r>
      </w:del>
      <w:ins w:author="Valeria Tapia" w:id="113" w:date="2026-10-04T20:38:00Z">
        <w:r w:rsidDel="00000000" w:rsidR="00000000" w:rsidRPr="00000000">
          <w:rPr>
            <w:rFonts w:ascii="Open Sans Light" w:cs="Open Sans Light" w:eastAsia="Open Sans Light" w:hAnsi="Open Sans Light"/>
            <w:b w:val="0"/>
            <w:bCs w:val="0"/>
            <w:i w:val="0"/>
            <w:iCs w:val="0"/>
            <w:smallCaps w:val="0"/>
            <w:strike w:val="0"/>
            <w:color w:val="1f497d"/>
            <w:sz w:val="24"/>
            <w:szCs w:val="24"/>
            <w:highlight w:val="green"/>
            <w:u w:val="none"/>
            <w:vertAlign w:val="baseline"/>
            <w:rtl w:val="0"/>
            <w:rPrChange w:author="Valeria Tapia " w:id="114" w:date="2026-10-04T20:59:00Z">
              <w:rPr>
                <w:rFonts w:ascii="Open Sans Light" w:cs="Open Sans Light" w:eastAsia="Open Sans Light" w:hAnsi="Open Sans Light"/>
                <w:b w:val="0"/>
                <w:bCs w:val="0"/>
                <w:i w:val="0"/>
                <w:iCs w:val="0"/>
                <w:smallCaps w:val="0"/>
                <w:strike w:val="0"/>
                <w:color w:val="1f497d"/>
                <w:sz w:val="24"/>
                <w:szCs w:val="24"/>
                <w:u w:val="none"/>
                <w:shd w:fill="auto" w:val="clear"/>
                <w:vertAlign w:val="baseline"/>
              </w:rPr>
            </w:rPrChange>
          </w:rPr>
          <w:t xml:space="preserve"> Relaciones Exteriores</w:t>
        </w:r>
      </w:ins>
      <w:del w:author="Valeria Tapia" w:id="115" w:date="2026-10-04T20:38:00Z">
        <w:r w:rsidDel="00000000" w:rsidR="00000000" w:rsidRPr="00000000">
          <w:rPr>
            <w:rFonts w:ascii="Open Sans Light" w:cs="Open Sans Light" w:eastAsia="Open Sans Light" w:hAnsi="Open Sans Light"/>
            <w:b w:val="0"/>
            <w:bCs w:val="0"/>
            <w:i w:val="0"/>
            <w:iCs w:val="0"/>
            <w:smallCaps w:val="0"/>
            <w:strike w:val="0"/>
            <w:color w:val="1f497d"/>
            <w:sz w:val="24"/>
            <w:szCs w:val="24"/>
            <w:highlight w:val="green"/>
            <w:u w:val="none"/>
            <w:vertAlign w:val="baseline"/>
            <w:rtl w:val="0"/>
            <w:rPrChange w:author="Valeria Tapia " w:id="116" w:date="2026-10-04T20: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Culturas Descolonización y Despatriarcalización</w:delText>
        </w:r>
      </w:del>
      <w:r w:rsidDel="00000000" w:rsidR="00000000" w:rsidRPr="00000000">
        <w:rPr>
          <w:rFonts w:ascii="Open Sans Light" w:cs="Open Sans Light" w:eastAsia="Open Sans Light" w:hAnsi="Open Sans Light"/>
          <w:b w:val="0"/>
          <w:bCs w:val="0"/>
          <w:i w:val="0"/>
          <w:iCs w:val="0"/>
          <w:smallCaps w:val="0"/>
          <w:strike w:val="0"/>
          <w:color w:val="1f497d"/>
          <w:sz w:val="24"/>
          <w:szCs w:val="24"/>
          <w:u w:val="none"/>
          <w:shd w:fill="auto" w:val="clear"/>
          <w:vertAlign w:val="baseline"/>
          <w:rtl w:val="0"/>
          <w:rPrChange w:author="Renato Lopez Choque" w:id="117" w:date="2026-09-17T17:57: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Ministerio de Economía y Finanzas Públicas.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118" w:date="2026-10-04T20: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Ministerio de </w:t>
      </w:r>
      <w:del w:author="Renato Lopez Choque" w:id="119" w:date="2026-09-17T18:18: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118" w:date="2026-10-04T20: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Medio Ambiente y Agua</w:delText>
        </w:r>
      </w:del>
      <w:ins w:author="Renato Lopez Choque" w:id="119" w:date="2026-09-17T18:18: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120" w:date="2026-10-04T20:59:00Z">
              <w:rPr>
                <w:rFonts w:ascii="Open Sans Light" w:cs="Open Sans Light" w:eastAsia="Open Sans Light" w:hAnsi="Open Sans Light"/>
                <w:b w:val="0"/>
                <w:bCs w:val="0"/>
                <w:i w:val="0"/>
                <w:iCs w:val="0"/>
                <w:smallCaps w:val="0"/>
                <w:strike w:val="0"/>
                <w:color w:val="1f497d"/>
                <w:sz w:val="24"/>
                <w:szCs w:val="24"/>
                <w:u w:val="none"/>
                <w:shd w:fill="auto" w:val="clear"/>
                <w:vertAlign w:val="baseline"/>
              </w:rPr>
            </w:rPrChange>
          </w:rPr>
          <w:t xml:space="preserve">Producción Sostenible, Medio Ambiente y Agua</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121" w:date="2026-10-04T20: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highlight w:val="white"/>
          <w:u w:val="none"/>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Ministerio de Defensa.</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Servicio Nacional de Registro y Control de Comercialización de Minerales y Metales.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Servicio Nacional de Sanidad Agropecuaria e Inocuidad Alimentaria.</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Servicio Nacional de Verificación de Exportaciones.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Viceministerio de Comercio y Logística Interna.</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Viceministerio de Transportes.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b w:val="0"/>
          <w:bCs w:val="0"/>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Otras entidades competentes.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Valeria Tapia" w:id="122" w:date="2026-09-24T11:49:00Z"/>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 w:id="125" w:date="2026-10-04T20:59: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pPr>
      <w:ins w:author="Valeria Tapia" w:id="122" w:date="2026-09-24T11:49:00Z">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cyan"/>
            <w:u w:val="none"/>
            <w:vertAlign w:val="baseline"/>
            <w:rtl w:val="0"/>
            <w:rPrChange w:author="Valeria Tapia " w:id="123" w:date="2026-10-04T20:59: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Expediente Electrónico VUCE: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124" w:date="2026-10-04T20:59: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Conjunto estructurado de datos, documentos digitales, solicitudes, formularios, estados, </w:t>
        </w:r>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tl w:val="0"/>
            <w:rPrChange w:author="Valeria Tapia " w:id="124" w:date="2026-10-04T20:59:00Z">
              <w:rPr>
                <w:rFonts w:ascii="Open Sans Light" w:cs="Open Sans Light" w:eastAsia="Open Sans Light" w:hAnsi="Open Sans Light"/>
                <w:b w:val="1"/>
                <w:bCs w:val="1"/>
                <w:i w:val="0"/>
                <w:iCs w:val="0"/>
                <w:smallCaps w:val="0"/>
                <w:strike w:val="1"/>
                <w:color w:val="000000"/>
                <w:sz w:val="24"/>
                <w:szCs w:val="24"/>
                <w:u w:val="none"/>
                <w:shd w:fill="ff9900" w:val="clear"/>
                <w:vertAlign w:val="baseline"/>
              </w:rPr>
            </w:rPrChange>
          </w:rPr>
          <w:t xml:space="preserve">observaciones, subsanaciones</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124" w:date="2026-10-04T20:59: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 comunicaciones, pagos, firmas, actuaciones, registros de trazabilidad y demás evidencias generadas, </w:t>
        </w:r>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ff9900" w:val="clear"/>
            <w:vertAlign w:val="baseline"/>
            <w:rtl w:val="0"/>
            <w:rPrChange w:author="Valeria Tapia " w:id="124" w:date="2026-10-04T20:59:00Z">
              <w:rPr>
                <w:rFonts w:ascii="Open Sans Light" w:cs="Open Sans Light" w:eastAsia="Open Sans Light" w:hAnsi="Open Sans Light"/>
                <w:b w:val="1"/>
                <w:bCs w:val="1"/>
                <w:i w:val="0"/>
                <w:iCs w:val="0"/>
                <w:smallCaps w:val="0"/>
                <w:strike w:val="1"/>
                <w:color w:val="000000"/>
                <w:sz w:val="24"/>
                <w:szCs w:val="24"/>
                <w:u w:val="none"/>
                <w:shd w:fill="ff9900" w:val="clear"/>
                <w:vertAlign w:val="baseline"/>
              </w:rPr>
            </w:rPrChange>
          </w:rPr>
          <w:t xml:space="preserve">recibidas, transmitidas o</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124" w:date="2026-10-04T20:59: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 asociadas a la tramitación de un documento requerido para una operación de comercio exterior a través de la VUCE, desde el inicio de la solicitud hasta su conclusión.</w:t>
        </w:r>
        <w:r w:rsidDel="00000000" w:rsidR="00000000" w:rsidRPr="00000000">
          <w:rPr>
            <w:rtl w:val="0"/>
          </w:rPr>
        </w:r>
      </w:ins>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ff9900" w:val="clear"/>
          <w:vertAlign w:val="baseline"/>
          <w:rPrChange w:author="Valeria Tapia" w:id="126" w:date="2026-10-04T20:50:00Z">
            <w:rPr>
              <w:rFonts w:ascii="Open Sans Light" w:cs="Open Sans Light" w:eastAsia="Open Sans Light" w:hAnsi="Open Sans Light"/>
              <w:b w:val="0"/>
              <w:bCs w:val="0"/>
              <w:i w:val="0"/>
              <w:iCs w:val="0"/>
              <w:smallCaps w:val="0"/>
              <w:strike w:val="0"/>
              <w:color w:val="000000"/>
              <w:sz w:val="24"/>
              <w:szCs w:val="24"/>
              <w:u w:val="none"/>
              <w:shd w:fill="ff9900" w:val="clear"/>
              <w:vertAlign w:val="baseline"/>
            </w:rPr>
          </w:rPrChang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ff9900" w:val="clear"/>
          <w:vertAlign w:val="baseline"/>
          <w:rtl w:val="0"/>
          <w:rPrChange w:author="Valeria Tapia" w:id="126" w:date="2026-10-04T20:50:00Z">
            <w:rPr>
              <w:rFonts w:ascii="Open Sans Light" w:cs="Open Sans Light" w:eastAsia="Open Sans Light" w:hAnsi="Open Sans Light"/>
              <w:b w:val="1"/>
              <w:bCs w:val="1"/>
              <w:i w:val="0"/>
              <w:iCs w:val="0"/>
              <w:smallCaps w:val="0"/>
              <w:strike w:val="0"/>
              <w:color w:val="000000"/>
              <w:sz w:val="24"/>
              <w:szCs w:val="24"/>
              <w:u w:val="none"/>
              <w:shd w:fill="ff9900" w:val="clear"/>
              <w:vertAlign w:val="baseline"/>
            </w:rPr>
          </w:rPrChange>
        </w:rPr>
        <w:t xml:space="preserve">Exportación:</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ff9900" w:val="clear"/>
          <w:vertAlign w:val="baseline"/>
          <w:rtl w:val="0"/>
          <w:rPrChange w:author="Valeria Tapia" w:id="126" w:date="2026-10-04T20:50:00Z">
            <w:rPr>
              <w:rFonts w:ascii="Open Sans Light" w:cs="Open Sans Light" w:eastAsia="Open Sans Light" w:hAnsi="Open Sans Light"/>
              <w:b w:val="0"/>
              <w:bCs w:val="0"/>
              <w:i w:val="0"/>
              <w:iCs w:val="0"/>
              <w:smallCaps w:val="0"/>
              <w:strike w:val="0"/>
              <w:color w:val="000000"/>
              <w:sz w:val="24"/>
              <w:szCs w:val="24"/>
              <w:u w:val="none"/>
              <w:shd w:fill="ff9900" w:val="clear"/>
              <w:vertAlign w:val="baseline"/>
            </w:rPr>
          </w:rPrChange>
        </w:rPr>
        <w:t xml:space="preserve"> Salida de cualquier mercancía de un territorio aduanero, cumpliendo requisitos y formalidades establecidos en normativa aduanera vigente.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Renato Lopez Choque" w:id="127" w:date="2026-09-17T18:01: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commentRangeStart w:id="0"/>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127" w:date="2026-09-17T18:01: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Firma Digital: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127" w:date="2026-09-17T18:01: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Es una solución tecnológica que permite identificar de manera segura y única al autor de un documento electrónico, asegurando además la integridad del contenido del mismo. Es una herramienta que reemplaza la firma manuscrita en documentos digitales, garantizando su autenticidad y evitando posibles alteraciones o falsificaciones, de modo tal que cualquier modificación sea puesta en evidencia.</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ins w:author="Valeria Tapia" w:id="133" w:date="2026-09-18T12:19:00Z"/>
          <w:rFonts w:ascii="Open Sans Light" w:cs="Open Sans Light" w:eastAsia="Open Sans Light" w:hAnsi="Open Sans Light"/>
          <w:b w:val="1"/>
          <w:bCs w:val="1"/>
          <w:i w:val="0"/>
          <w:iCs w:val="0"/>
          <w:smallCaps w:val="0"/>
          <w:strike w:val="0"/>
          <w:color w:val="000000"/>
          <w:sz w:val="24"/>
          <w:szCs w:val="24"/>
          <w:highlight w:val="white"/>
          <w:u w:val="none"/>
          <w:vertAlign w:val="baseline"/>
          <w:rPrChange w:author="Valeria Tapia " w:id="134" w:date="2026-10-04T21:01:00Z">
            <w:rPr>
              <w:rFonts w:ascii="Open Sans Light" w:cs="Open Sans Light" w:eastAsia="Open Sans Light" w:hAnsi="Open Sans Light"/>
              <w:b w:val="1"/>
              <w:bCs w:val="1"/>
              <w:i w:val="0"/>
              <w:iCs w:val="0"/>
              <w:smallCaps w:val="0"/>
              <w:strike w:val="0"/>
              <w:color w:val="ff0000"/>
              <w:sz w:val="24"/>
              <w:szCs w:val="24"/>
              <w:highlight w:val="white"/>
              <w:u w:val="none"/>
              <w:vertAlign w:val="baseline"/>
            </w:rPr>
          </w:rPrChange>
        </w:rPr>
      </w:pPr>
      <w:ins w:author="Valeria Tapia" w:id="128" w:date="2026-09-18T12:22:00Z">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cyan"/>
            <w:u w:val="none"/>
            <w:vertAlign w:val="baseline"/>
            <w:rtl w:val="0"/>
            <w:rPrChange w:author="Valeria Tapia " w:id="129" w:date="2026-10-04T21:00:00Z">
              <w:rPr>
                <w:rFonts w:ascii="Open Sans Light" w:cs="Open Sans Light" w:eastAsia="Open Sans Light" w:hAnsi="Open Sans Light"/>
                <w:b w:val="1"/>
                <w:bCs w:val="1"/>
                <w:i w:val="0"/>
                <w:iCs w:val="0"/>
                <w:smallCaps w:val="0"/>
                <w:strike w:val="0"/>
                <w:color w:val="ff0000"/>
                <w:sz w:val="24"/>
                <w:szCs w:val="24"/>
                <w:highlight w:val="white"/>
                <w:u w:val="none"/>
                <w:vertAlign w:val="baseline"/>
              </w:rPr>
            </w:rPrChange>
          </w:rPr>
          <w:t xml:space="preserve">Firma Electrónica (SOFTOKEN).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130" w:date="2026-10-04T21:00:00Z">
              <w:rPr>
                <w:rFonts w:ascii="Open Sans Light" w:cs="Open Sans Light" w:eastAsia="Open Sans Light" w:hAnsi="Open Sans Light"/>
                <w:b w:val="1"/>
                <w:bCs w:val="1"/>
                <w:i w:val="0"/>
                <w:iCs w:val="0"/>
                <w:smallCaps w:val="0"/>
                <w:strike w:val="0"/>
                <w:color w:val="ff0000"/>
                <w:sz w:val="24"/>
                <w:szCs w:val="24"/>
                <w:highlight w:val="white"/>
                <w:u w:val="none"/>
                <w:vertAlign w:val="baseline"/>
              </w:rPr>
            </w:rPrChange>
          </w:rPr>
          <w:t xml:space="preserve">Mecanismo de firma electrónica empleado por el servidor público del Viceministerio de Transportes para la suscripción de la Autorización Previa y de la Autorización Previa Individualizada, previo a su remisión a la VUCE.</w:t>
        </w:r>
      </w:ins>
      <w:ins w:author="Valeria Tapia " w:id="131" w:date="2026-10-04T21:00:00Z">
        <w:commentRangeEnd w:id="0"/>
        <w:r w:rsidDel="00000000" w:rsidR="00000000" w:rsidRPr="00000000">
          <w:commentReference w:id="0"/>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white"/>
            <w:u w:val="none"/>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yellow"/>
            <w:u w:val="none"/>
            <w:vertAlign w:val="baseline"/>
            <w:rtl w:val="0"/>
            <w:rPrChange w:author="Valeria Tapia " w:id="132" w:date="2026-10-04T21:01:00Z">
              <w:rPr>
                <w:rFonts w:ascii="Open Sans Light" w:cs="Open Sans Light" w:eastAsia="Open Sans Light" w:hAnsi="Open Sans Light"/>
                <w:b w:val="0"/>
                <w:bCs w:val="0"/>
                <w:i w:val="0"/>
                <w:iCs w:val="0"/>
                <w:smallCaps w:val="0"/>
                <w:strike w:val="0"/>
                <w:color w:val="000000"/>
                <w:sz w:val="24"/>
                <w:szCs w:val="24"/>
                <w:highlight w:val="white"/>
                <w:u w:val="none"/>
                <w:vertAlign w:val="baseline"/>
              </w:rPr>
            </w:rPrChange>
          </w:rPr>
          <w:t xml:space="preserve">definir si la firma digital incluye a la firma electrónica y al aprobador de documentos.</w:t>
        </w:r>
      </w:ins>
      <w:ins w:author="Valeria Tapia" w:id="133" w:date="2026-09-18T12:19:00Z">
        <w:r w:rsidDel="00000000" w:rsidR="00000000" w:rsidRPr="00000000">
          <w:rPr>
            <w:rtl w:val="0"/>
          </w:rPr>
        </w:r>
      </w:ins>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ins w:author="Valeria Tapia" w:id="133" w:date="2026-09-18T12:19:00Z"/>
          <w:rFonts w:ascii="Open Sans Light" w:cs="Open Sans Light" w:eastAsia="Open Sans Light" w:hAnsi="Open Sans Light"/>
          <w:b w:val="0"/>
          <w:bCs w:val="0"/>
          <w:i w:val="0"/>
          <w:iCs w:val="0"/>
          <w:smallCaps w:val="0"/>
          <w:strike w:val="0"/>
          <w:color w:val="ff0000"/>
          <w:sz w:val="24"/>
          <w:szCs w:val="24"/>
          <w:highlight w:val="white"/>
          <w:u w:val="none"/>
          <w:vertAlign w:val="baseline"/>
          <w:rPrChange w:author="Valeria Tapia" w:id="139" w:date="2026-10-05T10:19:00Z">
            <w:rPr>
              <w:rFonts w:ascii="Open Sans Light" w:cs="Open Sans Light" w:eastAsia="Open Sans Light" w:hAnsi="Open Sans Light"/>
              <w:b w:val="1"/>
              <w:bCs w:val="1"/>
              <w:i w:val="0"/>
              <w:iCs w:val="0"/>
              <w:smallCaps w:val="0"/>
              <w:strike w:val="0"/>
              <w:color w:val="ff0000"/>
              <w:sz w:val="24"/>
              <w:szCs w:val="24"/>
              <w:highlight w:val="white"/>
              <w:u w:val="none"/>
              <w:vertAlign w:val="baseline"/>
            </w:rPr>
          </w:rPrChange>
        </w:rPr>
      </w:pPr>
      <w:ins w:author="Valeria Tapia" w:id="133" w:date="2026-09-18T12:19:00Z">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cyan"/>
            <w:u w:val="none"/>
            <w:vertAlign w:val="baseline"/>
            <w:rtl w:val="0"/>
            <w:rPrChange w:author="Valeria Tapia" w:id="135" w:date="2026-10-05T10:19:00Z">
              <w:rPr>
                <w:rFonts w:ascii="Open Sans Light" w:cs="Open Sans Light" w:eastAsia="Open Sans Light" w:hAnsi="Open Sans Light"/>
                <w:b w:val="1"/>
                <w:bCs w:val="1"/>
                <w:i w:val="0"/>
                <w:iCs w:val="0"/>
                <w:smallCaps w:val="0"/>
                <w:strike w:val="0"/>
                <w:color w:val="ff0000"/>
                <w:sz w:val="24"/>
                <w:szCs w:val="24"/>
                <w:highlight w:val="white"/>
                <w:u w:val="none"/>
                <w:vertAlign w:val="baseline"/>
              </w:rPr>
            </w:rPrChange>
          </w:rPr>
          <w:t xml:space="preserve">Gestión Portuaria: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36" w:date="2026-10-05T10:19:00Z">
              <w:rPr>
                <w:rFonts w:ascii="Open Sans Light" w:cs="Open Sans Light" w:eastAsia="Open Sans Light" w:hAnsi="Open Sans Light"/>
                <w:b w:val="1"/>
                <w:bCs w:val="1"/>
                <w:i w:val="0"/>
                <w:iCs w:val="0"/>
                <w:smallCaps w:val="0"/>
                <w:strike w:val="0"/>
                <w:color w:val="ff0000"/>
                <w:sz w:val="24"/>
                <w:szCs w:val="24"/>
                <w:highlight w:val="white"/>
                <w:u w:val="none"/>
                <w:vertAlign w:val="baseline"/>
              </w:rPr>
            </w:rPrChange>
          </w:rPr>
          <w:t xml:space="preserve">Módulo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
          <w:t xml:space="preserve">que permitirá la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37" w:date="2026-10-05T10:1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gestión e intercambio de información relacionada con las operaciones portuarias y los trámites y servicios vinculados al ingreso, permane</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
          <w:t xml:space="preserve">ncia, atención y salida de navieras</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38" w:date="2026-10-05T10:1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y al movimiento de mercancías, mediante la coordinación e interoperabilidad entre las entidades públicas y los operadores que intervienen en dichas operaciones.</w:t>
        </w:r>
        <w:r w:rsidDel="00000000" w:rsidR="00000000" w:rsidRPr="00000000">
          <w:rPr>
            <w:rtl w:val="0"/>
          </w:rPr>
        </w:r>
      </w:ins>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ff0000"/>
          <w:sz w:val="24"/>
          <w:szCs w:val="24"/>
          <w:highlight w:val="white"/>
          <w:u w:val="none"/>
          <w:vertAlign w:val="baseline"/>
          <w:rPrChange w:author="Renato Lopez Choque" w:id="141" w:date="2026-09-17T18:01:00Z">
            <w:rPr>
              <w:rFonts w:ascii="Open Sans Light" w:cs="Open Sans Light" w:eastAsia="Open Sans Light" w:hAnsi="Open Sans Light"/>
              <w:b w:val="1"/>
              <w:bCs w:val="1"/>
              <w:i w:val="0"/>
              <w:iCs w:val="0"/>
              <w:smallCaps w:val="0"/>
              <w:strike w:val="0"/>
              <w:color w:val="000000"/>
              <w:sz w:val="24"/>
              <w:szCs w:val="24"/>
              <w:highlight w:val="white"/>
              <w:u w:val="none"/>
              <w:vertAlign w:val="baseline"/>
            </w:rPr>
          </w:rPrChange>
        </w:rPr>
      </w:pPr>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white"/>
          <w:u w:val="none"/>
          <w:vertAlign w:val="baseline"/>
          <w:rtl w:val="0"/>
          <w:rPrChange w:author="Renato Lopez Choque" w:id="140" w:date="2026-09-17T18:01:00Z">
            <w:rPr>
              <w:rFonts w:ascii="Open Sans Light" w:cs="Open Sans Light" w:eastAsia="Open Sans Light" w:hAnsi="Open Sans Light"/>
              <w:b w:val="1"/>
              <w:bCs w:val="1"/>
              <w:i w:val="0"/>
              <w:iCs w:val="0"/>
              <w:smallCaps w:val="0"/>
              <w:strike w:val="0"/>
              <w:color w:val="000000"/>
              <w:sz w:val="24"/>
              <w:szCs w:val="24"/>
              <w:highlight w:val="white"/>
              <w:u w:val="none"/>
              <w:vertAlign w:val="baseline"/>
            </w:rPr>
          </w:rPrChange>
        </w:rPr>
        <w:t xml:space="preserve">Guía de aplicación general – servicio web: </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ff0000"/>
          <w:sz w:val="24"/>
          <w:szCs w:val="24"/>
          <w:highlight w:val="white"/>
          <w:u w:val="none"/>
          <w:vertAlign w:val="baseline"/>
          <w:rPrChange w:author="Renato Lopez Choque" w:id="141" w:date="2026-09-17T18:01:00Z">
            <w:rPr>
              <w:rFonts w:ascii="Open Sans Light" w:cs="Open Sans Light" w:eastAsia="Open Sans Light" w:hAnsi="Open Sans Light"/>
              <w:b w:val="1"/>
              <w:bCs w:val="1"/>
              <w:i w:val="0"/>
              <w:iCs w:val="0"/>
              <w:smallCaps w:val="0"/>
              <w:strike w:val="0"/>
              <w:color w:val="000000"/>
              <w:sz w:val="24"/>
              <w:szCs w:val="24"/>
              <w:highlight w:val="white"/>
              <w:u w:val="none"/>
              <w:vertAlign w:val="baseline"/>
            </w:rPr>
          </w:rPrChange>
        </w:rPr>
      </w:pPr>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white"/>
          <w:u w:val="none"/>
          <w:vertAlign w:val="baseline"/>
          <w:rtl w:val="0"/>
          <w:rPrChange w:author="Renato Lopez Choque" w:id="141" w:date="2026-09-17T18:01:00Z">
            <w:rPr>
              <w:rFonts w:ascii="Open Sans Light" w:cs="Open Sans Light" w:eastAsia="Open Sans Light" w:hAnsi="Open Sans Light"/>
              <w:b w:val="1"/>
              <w:bCs w:val="1"/>
              <w:i w:val="0"/>
              <w:iCs w:val="0"/>
              <w:smallCaps w:val="0"/>
              <w:strike w:val="0"/>
              <w:color w:val="000000"/>
              <w:sz w:val="24"/>
              <w:szCs w:val="24"/>
              <w:highlight w:val="white"/>
              <w:u w:val="none"/>
              <w:vertAlign w:val="baseline"/>
            </w:rPr>
          </w:rPrChange>
        </w:rPr>
        <w:t xml:space="preserve">Grado de Madurez Tecnológica: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white"/>
          <w:u w:val="none"/>
          <w:vertAlign w:val="baseline"/>
          <w:rtl w:val="0"/>
          <w:rPrChange w:author="Renato Lopez Choque" w:id="141" w:date="2026-09-17T18:01:00Z">
            <w:rPr>
              <w:rFonts w:ascii="Open Sans Light" w:cs="Open Sans Light" w:eastAsia="Open Sans Light" w:hAnsi="Open Sans Light"/>
              <w:b w:val="0"/>
              <w:bCs w:val="0"/>
              <w:i w:val="0"/>
              <w:iCs w:val="0"/>
              <w:smallCaps w:val="0"/>
              <w:strike w:val="0"/>
              <w:color w:val="000000"/>
              <w:sz w:val="24"/>
              <w:szCs w:val="24"/>
              <w:highlight w:val="white"/>
              <w:u w:val="none"/>
              <w:vertAlign w:val="baseline"/>
            </w:rPr>
          </w:rPrChange>
        </w:rPr>
        <w:t xml:space="preserve">Es una escala de medición usada para evaluar o medir el nivel tecnológico de cada una de las EPEs, de acuerdo a las siguientes consideraciones: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ffffff" w:val="clear"/>
        <w:spacing w:after="0" w:before="0" w:line="240" w:lineRule="auto"/>
        <w:ind w:left="645" w:right="0" w:hanging="360"/>
        <w:jc w:val="both"/>
        <w:rPr>
          <w:b w:val="0"/>
          <w:bCs w:val="0"/>
          <w:i w:val="0"/>
          <w:iCs w:val="0"/>
          <w:smallCaps w:val="0"/>
          <w:strike w:val="0"/>
          <w:color w:val="000000"/>
          <w:sz w:val="24"/>
          <w:szCs w:val="24"/>
          <w:highlight w:val="white"/>
          <w:u w:val="none"/>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white"/>
          <w:u w:val="none"/>
          <w:vertAlign w:val="baseline"/>
          <w:rtl w:val="0"/>
          <w:rPrChange w:author="Renato Lopez Choque" w:id="141" w:date="2026-09-17T18:01:00Z">
            <w:rPr>
              <w:rFonts w:ascii="Open Sans Light" w:cs="Open Sans Light" w:eastAsia="Open Sans Light" w:hAnsi="Open Sans Light"/>
              <w:b w:val="0"/>
              <w:bCs w:val="0"/>
              <w:i w:val="0"/>
              <w:iCs w:val="0"/>
              <w:smallCaps w:val="0"/>
              <w:strike w:val="0"/>
              <w:color w:val="000000"/>
              <w:sz w:val="24"/>
              <w:szCs w:val="24"/>
              <w:highlight w:val="white"/>
              <w:u w:val="none"/>
              <w:vertAlign w:val="baseline"/>
            </w:rPr>
          </w:rPrChange>
        </w:rPr>
        <w:t xml:space="preserve">Procesos de emisión de certificados, permisos, autorizaciones u otros sistematizados.</w:t>
      </w:r>
    </w:p>
    <w:p w:rsidR="00000000" w:rsidDel="00000000" w:rsidP="00000000" w:rsidRDefault="00000000" w:rsidRPr="00000000" w14:paraId="000000E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ffffff" w:val="clear"/>
        <w:spacing w:after="0" w:before="0" w:line="240" w:lineRule="auto"/>
        <w:ind w:left="645" w:right="0" w:hanging="360"/>
        <w:jc w:val="both"/>
        <w:rPr>
          <w:b w:val="0"/>
          <w:bCs w:val="0"/>
          <w:i w:val="0"/>
          <w:iCs w:val="0"/>
          <w:smallCaps w:val="0"/>
          <w:strike w:val="0"/>
          <w:color w:val="000000"/>
          <w:sz w:val="24"/>
          <w:szCs w:val="24"/>
          <w:highlight w:val="white"/>
          <w:u w:val="none"/>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white"/>
          <w:u w:val="none"/>
          <w:vertAlign w:val="baseline"/>
          <w:rtl w:val="0"/>
          <w:rPrChange w:author="Renato Lopez Choque" w:id="141" w:date="2026-09-17T18:01:00Z">
            <w:rPr>
              <w:rFonts w:ascii="Open Sans Light" w:cs="Open Sans Light" w:eastAsia="Open Sans Light" w:hAnsi="Open Sans Light"/>
              <w:b w:val="0"/>
              <w:bCs w:val="0"/>
              <w:i w:val="0"/>
              <w:iCs w:val="0"/>
              <w:smallCaps w:val="0"/>
              <w:strike w:val="0"/>
              <w:color w:val="000000"/>
              <w:sz w:val="24"/>
              <w:szCs w:val="24"/>
              <w:highlight w:val="white"/>
              <w:u w:val="none"/>
              <w:vertAlign w:val="baseline"/>
            </w:rPr>
          </w:rPrChange>
        </w:rPr>
        <w:t xml:space="preserve">Interoperabilidad a través de servicios web.</w:t>
      </w:r>
    </w:p>
    <w:p w:rsidR="00000000" w:rsidDel="00000000" w:rsidP="00000000" w:rsidRDefault="00000000" w:rsidRPr="00000000" w14:paraId="000000E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ffffff" w:val="clear"/>
        <w:spacing w:after="0" w:before="0" w:line="240" w:lineRule="auto"/>
        <w:ind w:left="645" w:right="0" w:hanging="360"/>
        <w:jc w:val="both"/>
        <w:rPr>
          <w:b w:val="0"/>
          <w:bCs w:val="0"/>
          <w:i w:val="0"/>
          <w:iCs w:val="0"/>
          <w:smallCaps w:val="0"/>
          <w:strike w:val="0"/>
          <w:color w:val="000000"/>
          <w:sz w:val="24"/>
          <w:szCs w:val="24"/>
          <w:highlight w:val="white"/>
          <w:u w:val="none"/>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white"/>
          <w:u w:val="none"/>
          <w:vertAlign w:val="baseline"/>
          <w:rtl w:val="0"/>
          <w:rPrChange w:author="Renato Lopez Choque" w:id="141" w:date="2026-09-17T18:01:00Z">
            <w:rPr>
              <w:rFonts w:ascii="Open Sans Light" w:cs="Open Sans Light" w:eastAsia="Open Sans Light" w:hAnsi="Open Sans Light"/>
              <w:b w:val="0"/>
              <w:bCs w:val="0"/>
              <w:i w:val="0"/>
              <w:iCs w:val="0"/>
              <w:smallCaps w:val="0"/>
              <w:strike w:val="0"/>
              <w:color w:val="000000"/>
              <w:sz w:val="24"/>
              <w:szCs w:val="24"/>
              <w:highlight w:val="white"/>
              <w:u w:val="none"/>
              <w:vertAlign w:val="baseline"/>
            </w:rPr>
          </w:rPrChange>
        </w:rPr>
        <w:t xml:space="preserve">Interoperabilidad con la Agencia Estatal de Tecnologías de la Información y Comunicación.</w:t>
      </w:r>
    </w:p>
    <w:p w:rsidR="00000000" w:rsidDel="00000000" w:rsidP="00000000" w:rsidRDefault="00000000" w:rsidRPr="00000000" w14:paraId="000000E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ffffff" w:val="clear"/>
        <w:spacing w:after="0" w:before="0" w:line="240" w:lineRule="auto"/>
        <w:ind w:left="645" w:right="0" w:hanging="360"/>
        <w:jc w:val="both"/>
        <w:rPr>
          <w:b w:val="0"/>
          <w:bCs w:val="0"/>
          <w:i w:val="0"/>
          <w:iCs w:val="0"/>
          <w:smallCaps w:val="0"/>
          <w:strike w:val="0"/>
          <w:color w:val="000000"/>
          <w:sz w:val="24"/>
          <w:szCs w:val="24"/>
          <w:highlight w:val="white"/>
          <w:u w:val="none"/>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white"/>
          <w:u w:val="none"/>
          <w:vertAlign w:val="baseline"/>
          <w:rtl w:val="0"/>
          <w:rPrChange w:author="Renato Lopez Choque" w:id="141" w:date="2026-09-17T18:01:00Z">
            <w:rPr>
              <w:rFonts w:ascii="Open Sans Light" w:cs="Open Sans Light" w:eastAsia="Open Sans Light" w:hAnsi="Open Sans Light"/>
              <w:b w:val="0"/>
              <w:bCs w:val="0"/>
              <w:i w:val="0"/>
              <w:iCs w:val="0"/>
              <w:smallCaps w:val="0"/>
              <w:strike w:val="0"/>
              <w:color w:val="000000"/>
              <w:sz w:val="24"/>
              <w:szCs w:val="24"/>
              <w:highlight w:val="white"/>
              <w:u w:val="none"/>
              <w:vertAlign w:val="baseline"/>
            </w:rPr>
          </w:rPrChange>
        </w:rPr>
        <w:t xml:space="preserve">Área de sistemas.</w:t>
      </w:r>
    </w:p>
    <w:p w:rsidR="00000000" w:rsidDel="00000000" w:rsidP="00000000" w:rsidRDefault="00000000" w:rsidRPr="00000000" w14:paraId="000000E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ffffff" w:val="clear"/>
        <w:spacing w:after="0" w:before="0" w:line="240" w:lineRule="auto"/>
        <w:ind w:left="645" w:right="0" w:hanging="360"/>
        <w:jc w:val="both"/>
        <w:rPr>
          <w:b w:val="0"/>
          <w:bCs w:val="0"/>
          <w:i w:val="0"/>
          <w:iCs w:val="0"/>
          <w:smallCaps w:val="0"/>
          <w:strike w:val="0"/>
          <w:color w:val="000000"/>
          <w:sz w:val="24"/>
          <w:szCs w:val="24"/>
          <w:highlight w:val="white"/>
          <w:u w:val="none"/>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white"/>
          <w:u w:val="none"/>
          <w:vertAlign w:val="baseline"/>
          <w:rtl w:val="0"/>
          <w:rPrChange w:author="Renato Lopez Choque" w:id="141" w:date="2026-09-17T18:01:00Z">
            <w:rPr>
              <w:rFonts w:ascii="Open Sans Light" w:cs="Open Sans Light" w:eastAsia="Open Sans Light" w:hAnsi="Open Sans Light"/>
              <w:b w:val="0"/>
              <w:bCs w:val="0"/>
              <w:i w:val="0"/>
              <w:iCs w:val="0"/>
              <w:smallCaps w:val="0"/>
              <w:strike w:val="0"/>
              <w:color w:val="000000"/>
              <w:sz w:val="24"/>
              <w:szCs w:val="24"/>
              <w:highlight w:val="white"/>
              <w:u w:val="none"/>
              <w:vertAlign w:val="baseline"/>
            </w:rPr>
          </w:rPrChange>
        </w:rPr>
        <w:t xml:space="preserve">Infraestructura tecnológica propia.</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Valeria Tapia" w:id="142" w:date="2026-09-18T09:54:00Z"/>
          <w:rFonts w:ascii="Open Sans Light" w:cs="Open Sans Light" w:eastAsia="Open Sans Light" w:hAnsi="Open Sans Light"/>
          <w:b w:val="1"/>
          <w:bCs w:val="1"/>
          <w:i w:val="0"/>
          <w:iCs w:val="0"/>
          <w:smallCaps w:val="0"/>
          <w:strike w:val="0"/>
          <w:color w:val="4f81bd"/>
          <w:sz w:val="24"/>
          <w:szCs w:val="24"/>
          <w:u w:val="none"/>
          <w:shd w:fill="auto" w:val="clear"/>
          <w:vertAlign w:val="baseline"/>
          <w:rPrChange w:author="Valeria Tapia" w:id="144" w:date="2026-09-18T09:54: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pPr>
      <w:ins w:author="Valeria Tapia" w:id="142" w:date="2026-09-18T09:54:00Z">
        <w:r w:rsidDel="00000000" w:rsidR="00000000" w:rsidRPr="00000000">
          <w:rPr>
            <w:rFonts w:ascii="Open Sans Light" w:cs="Open Sans Light" w:eastAsia="Open Sans Light" w:hAnsi="Open Sans Light"/>
            <w:b w:val="1"/>
            <w:bCs w:val="1"/>
            <w:i w:val="0"/>
            <w:iCs w:val="0"/>
            <w:smallCaps w:val="0"/>
            <w:strike w:val="0"/>
            <w:color w:val="4f81bd"/>
            <w:sz w:val="24"/>
            <w:szCs w:val="24"/>
            <w:highlight w:val="cyan"/>
            <w:u w:val="none"/>
            <w:vertAlign w:val="baseline"/>
            <w:rtl w:val="0"/>
            <w:rPrChange w:author="Valeria Tapia " w:id="143" w:date="2026-10-04T21:03: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Implementación:</w:t>
        </w:r>
        <w:r w:rsidDel="00000000" w:rsidR="00000000" w:rsidRPr="00000000">
          <w:rPr>
            <w:rtl w:val="0"/>
          </w:rPr>
        </w:r>
      </w:ins>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Renato Lopez Choque" w:id="147" w:date="2026-09-17T18:02: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highlight w:val="green"/>
          <w:u w:val="none"/>
          <w:vertAlign w:val="baseline"/>
          <w:rtl w:val="0"/>
          <w:rPrChange w:author="Valeria Tapia " w:id="145" w:date="2026-10-04T21:04: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Implementación</w:t>
      </w:r>
      <w:ins w:author="Renato Lopez Choque" w:id="146" w:date="2026-09-17T18:01:00Z">
        <w:r w:rsidDel="00000000" w:rsidR="00000000" w:rsidRPr="00000000">
          <w:rPr>
            <w:rFonts w:ascii="Open Sans Light" w:cs="Open Sans Light" w:eastAsia="Open Sans Light" w:hAnsi="Open Sans Light"/>
            <w:b w:val="1"/>
            <w:bCs w:val="1"/>
            <w:i w:val="0"/>
            <w:iCs w:val="0"/>
            <w:smallCaps w:val="0"/>
            <w:strike w:val="0"/>
            <w:color w:val="000000"/>
            <w:sz w:val="24"/>
            <w:szCs w:val="24"/>
            <w:highlight w:val="green"/>
            <w:u w:val="none"/>
            <w:vertAlign w:val="baseline"/>
            <w:rtl w:val="0"/>
            <w:rPrChange w:author="Valeria Tapia " w:id="145" w:date="2026-10-04T21:04: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 trámites APCO</w:t>
        </w:r>
      </w:ins>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Es el proceso de poner en ambiente productivo el desarrollo realizado en los sistemas de la VUCE y de las EPEs, considerándose la implementación del trámite APCO desde el inicio de la prueba piloto o puesta en vigencia según lo acordado con las EPEs.</w:t>
      </w:r>
      <w:ins w:author="Renato Lopez Choque" w:id="147" w:date="2026-09-17T18:02:00Z">
        <w:r w:rsidDel="00000000" w:rsidR="00000000" w:rsidRPr="00000000">
          <w:rPr>
            <w:rtl w:val="0"/>
          </w:rPr>
        </w:r>
      </w:ins>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 w:id="151" w:date="2026-10-04T21: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ins w:author="Renato Lopez Choque" w:id="147" w:date="2026-09-17T18:02:00Z">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cyan"/>
            <w:u w:val="none"/>
            <w:vertAlign w:val="baseline"/>
            <w:rtl w:val="0"/>
            <w:rPrChange w:author="Valeria Tapia " w:id="148" w:date="2026-10-04T21:04: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Implementació</w:t>
        </w:r>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cyan"/>
            <w:u w:val="none"/>
            <w:vertAlign w:val="baseline"/>
            <w:rtl w:val="0"/>
            <w:rPrChange w:author="Valeria Tapia " w:id="149" w:date="2026-10-04T21: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n de servicios VUCE:</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150" w:date="2026-10-04T21: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Es el proceso de poner en ambiente productivo el desarrollo realizado en el Portal </w:t>
        </w:r>
        <w:r w:rsidDel="00000000" w:rsidR="00000000" w:rsidRPr="00000000">
          <w:rPr>
            <w:color w:val="ff0000"/>
            <w:highlight w:val="cyan"/>
            <w:rtl w:val="0"/>
            <w:rPrChange w:author="Valeria Tapia " w:id="150" w:date="2026-10-04T21:04:00Z">
              <w:rPr>
                <w:color w:val="ff0000"/>
                <w:highlight w:val="cyan"/>
              </w:rPr>
            </w:rPrChange>
          </w:rPr>
          <w:t xml:space="preserve">o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150" w:date="2026-10-04T21: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Sistema VUCE.</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 w:id="151" w:date="2026-10-04T21: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ins>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 w:id="151" w:date="2026-10-04T21: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Importación: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Ingreso legal de cualquier mercancía procedente de territorio extranjero a territorio aduanero nacional, cumpliendo requisitos y formalidades establecidos en normativa aduanera vigente.</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1"/>
          <w:color w:val="ff0000"/>
          <w:sz w:val="24"/>
          <w:szCs w:val="24"/>
          <w:highlight w:val="white"/>
          <w:u w:val="none"/>
          <w:vertAlign w:val="baseline"/>
          <w:rPrChange w:author="Renato Lopez Choque" w:id="152" w:date="2026-09-17T18:01:00Z">
            <w:rPr>
              <w:rFonts w:ascii="Open Sans Light" w:cs="Open Sans Light" w:eastAsia="Open Sans Light" w:hAnsi="Open Sans Light"/>
              <w:b w:val="0"/>
              <w:bCs w:val="0"/>
              <w:i w:val="0"/>
              <w:iCs w:val="0"/>
              <w:smallCaps w:val="0"/>
              <w:strike w:val="1"/>
              <w:color w:val="000000"/>
              <w:sz w:val="24"/>
              <w:szCs w:val="24"/>
              <w:highlight w:val="white"/>
              <w:u w:val="none"/>
              <w:vertAlign w:val="baseline"/>
            </w:rPr>
          </w:rPrChange>
        </w:rPr>
      </w:pPr>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white"/>
          <w:u w:val="none"/>
          <w:vertAlign w:val="baseline"/>
          <w:rtl w:val="0"/>
          <w:rPrChange w:author="Renato Lopez Choque" w:id="152" w:date="2026-09-17T18:01:00Z">
            <w:rPr>
              <w:rFonts w:ascii="Open Sans Light" w:cs="Open Sans Light" w:eastAsia="Open Sans Light" w:hAnsi="Open Sans Light"/>
              <w:b w:val="1"/>
              <w:bCs w:val="1"/>
              <w:i w:val="0"/>
              <w:iCs w:val="0"/>
              <w:smallCaps w:val="0"/>
              <w:strike w:val="0"/>
              <w:color w:val="000000"/>
              <w:sz w:val="24"/>
              <w:szCs w:val="24"/>
              <w:highlight w:val="white"/>
              <w:u w:val="none"/>
              <w:vertAlign w:val="baseline"/>
            </w:rPr>
          </w:rPrChange>
        </w:rPr>
        <w:t xml:space="preserve">Internet Protocol (IP):</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white"/>
          <w:u w:val="none"/>
          <w:vertAlign w:val="baseline"/>
          <w:rtl w:val="0"/>
          <w:rPrChange w:author="Renato Lopez Choque" w:id="152" w:date="2026-09-17T18:01:00Z">
            <w:rPr>
              <w:rFonts w:ascii="Open Sans Light" w:cs="Open Sans Light" w:eastAsia="Open Sans Light" w:hAnsi="Open Sans Light"/>
              <w:b w:val="0"/>
              <w:bCs w:val="0"/>
              <w:i w:val="0"/>
              <w:iCs w:val="0"/>
              <w:smallCaps w:val="0"/>
              <w:strike w:val="0"/>
              <w:color w:val="000000"/>
              <w:sz w:val="24"/>
              <w:szCs w:val="24"/>
              <w:highlight w:val="white"/>
              <w:u w:val="none"/>
              <w:vertAlign w:val="baseline"/>
            </w:rPr>
          </w:rPrChange>
        </w:rPr>
        <w:t xml:space="preserve"> Protocolo de Internet, que es el conjunto de reglas que rigen el formato de los datos enviados a través de Internet o la red local. En esencia, las direcciones IP son el identificador que permite el envío de información entre dispositivos en una red. </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Valeria Tapia" w:id="160" w:date="2026-09-29T17:39:00Z"/>
          <w:rFonts w:ascii="Open Sans Light" w:cs="Open Sans Light" w:eastAsia="Open Sans Light" w:hAnsi="Open Sans Light"/>
          <w:b w:val="0"/>
          <w:bCs w:val="0"/>
          <w:i w:val="0"/>
          <w:iCs w:val="0"/>
          <w:smallCaps w:val="0"/>
          <w:strike w:val="0"/>
          <w:color w:val="000000"/>
          <w:sz w:val="24"/>
          <w:szCs w:val="24"/>
          <w:u w:val="none"/>
          <w:shd w:fill="auto" w:val="clear"/>
          <w:vertAlign w:val="baseline"/>
          <w:rPrChange w:author="Valeria Tapia" w:id="162" w:date="2026-09-29T17:40:00Z">
            <w:rPr>
              <w:color w:val="ff0000"/>
              <w:highlight w:val="yellow"/>
            </w:rPr>
          </w:rPrChange>
        </w:rPr>
        <w:pPrChange w:author="Valeria Tapia" w:id="0" w:date="2026-09-29T17:40:00Z">
          <w:pPr/>
        </w:pPrChange>
      </w:pPr>
      <w:r w:rsidDel="00000000" w:rsidR="00000000" w:rsidRPr="00000000">
        <w:rPr>
          <w:b w:val="1"/>
          <w:bCs w:val="1"/>
          <w:color w:val="ff0000"/>
          <w:highlight w:val="green"/>
          <w:rtl w:val="0"/>
          <w:rPrChange w:author="Valeria Tapia " w:id="153" w:date="2026-10-04T21:05:00Z">
            <w:rPr>
              <w:b w:val="1"/>
              <w:bCs w:val="1"/>
            </w:rPr>
          </w:rPrChange>
        </w:rPr>
        <w:t xml:space="preserve">Interoperabilidad: </w:t>
      </w:r>
      <w:r w:rsidDel="00000000" w:rsidR="00000000" w:rsidRPr="00000000">
        <w:rPr>
          <w:color w:val="ff0000"/>
          <w:highlight w:val="green"/>
          <w:rtl w:val="0"/>
          <w:rPrChange w:author="Valeria Tapia " w:id="153" w:date="2026-10-04T21:05:00Z">
            <w:rPr/>
          </w:rPrChange>
        </w:rPr>
        <w:t xml:space="preserve">Capacidad de las aplicaciones y los sistemas informáticos para intercambiar datos, información</w:t>
      </w:r>
      <w:ins w:author="Valeria Tapia" w:id="154" w:date="2026-09-29T17:38:00Z">
        <w:r w:rsidDel="00000000" w:rsidR="00000000" w:rsidRPr="00000000">
          <w:rPr>
            <w:color w:val="ff0000"/>
            <w:highlight w:val="green"/>
            <w:rtl w:val="0"/>
            <w:rPrChange w:author="Valeria Tapia " w:id="155" w:date="2026-10-04T21:05:00Z">
              <w:rPr>
                <w:color w:val="ff0000"/>
              </w:rPr>
            </w:rPrChange>
          </w:rPr>
          <w:t xml:space="preserve">, </w:t>
        </w:r>
      </w:ins>
      <w:del w:author="Valeria Tapia" w:id="154" w:date="2026-09-29T17:38:00Z">
        <w:r w:rsidDel="00000000" w:rsidR="00000000" w:rsidRPr="00000000">
          <w:rPr>
            <w:color w:val="ff0000"/>
            <w:highlight w:val="green"/>
            <w:rtl w:val="0"/>
            <w:rPrChange w:author="Valeria Tapia " w:id="156" w:date="2026-10-04T21:05:00Z">
              <w:rPr/>
            </w:rPrChange>
          </w:rPr>
          <w:delText xml:space="preserve"> y </w:delText>
        </w:r>
      </w:del>
      <w:r w:rsidDel="00000000" w:rsidR="00000000" w:rsidRPr="00000000">
        <w:rPr>
          <w:color w:val="ff0000"/>
          <w:highlight w:val="green"/>
          <w:rtl w:val="0"/>
          <w:rPrChange w:author="Valeria Tapia " w:id="156" w:date="2026-10-04T21:05:00Z">
            <w:rPr/>
          </w:rPrChange>
        </w:rPr>
        <w:t xml:space="preserve">documentos</w:t>
      </w:r>
      <w:ins w:author="Valeria Tapia" w:id="157" w:date="2026-09-29T17:38:00Z">
        <w:r w:rsidDel="00000000" w:rsidR="00000000" w:rsidRPr="00000000">
          <w:rPr>
            <w:color w:val="ff0000"/>
            <w:highlight w:val="green"/>
            <w:rtl w:val="0"/>
            <w:rPrChange w:author="Valeria Tapia " w:id="158" w:date="2026-10-04T21:05:00Z">
              <w:rPr>
                <w:color w:val="ff0000"/>
              </w:rPr>
            </w:rPrChange>
          </w:rPr>
          <w:t xml:space="preserve">, estados y resultados </w:t>
        </w:r>
      </w:ins>
      <w:del w:author="Valeria Tapia" w:id="157" w:date="2026-09-29T17:38:00Z">
        <w:r w:rsidDel="00000000" w:rsidR="00000000" w:rsidRPr="00000000">
          <w:rPr>
            <w:color w:val="ff0000"/>
            <w:highlight w:val="green"/>
            <w:rtl w:val="0"/>
            <w:rPrChange w:author="Valeria Tapia " w:id="159" w:date="2026-10-04T21:05:00Z">
              <w:rPr/>
            </w:rPrChange>
          </w:rPr>
          <w:delText xml:space="preserve"> </w:delText>
        </w:r>
      </w:del>
      <w:r w:rsidDel="00000000" w:rsidR="00000000" w:rsidRPr="00000000">
        <w:rPr>
          <w:color w:val="ff0000"/>
          <w:highlight w:val="green"/>
          <w:rtl w:val="0"/>
          <w:rPrChange w:author="Valeria Tapia " w:id="159" w:date="2026-10-04T21:05:00Z">
            <w:rPr/>
          </w:rPrChange>
        </w:rPr>
        <w:t xml:space="preserve">de manera automática y segura, independientemente de los límites geográficos u organizativos</w:t>
      </w:r>
      <w:del w:author="Valeria Tapia" w:id="160" w:date="2026-09-29T17:39:00Z">
        <w:r w:rsidDel="00000000" w:rsidR="00000000" w:rsidRPr="00000000">
          <w:rPr>
            <w:color w:val="ff0000"/>
            <w:highlight w:val="green"/>
            <w:rtl w:val="0"/>
            <w:rPrChange w:author="Valeria Tapia " w:id="159" w:date="2026-10-04T21:05:00Z">
              <w:rPr>
                <w:highlight w:val="white"/>
              </w:rPr>
            </w:rPrChange>
          </w:rPr>
          <w:delText xml:space="preserve">.</w:delText>
        </w:r>
      </w:del>
      <w:ins w:author="Valeria Tapia" w:id="160" w:date="2026-09-29T17:39:00Z">
        <w:r w:rsidDel="00000000" w:rsidR="00000000" w:rsidRPr="00000000">
          <w:rPr>
            <w:color w:val="ff0000"/>
            <w:highlight w:val="green"/>
            <w:rtl w:val="0"/>
            <w:rPrChange w:author="Valeria Tapia " w:id="161" w:date="2026-10-04T21:05:00Z">
              <w:rPr>
                <w:color w:val="ff0000"/>
                <w:highlight w:val="yellow"/>
              </w:rPr>
            </w:rPrChange>
          </w:rPr>
          <w:t xml:space="preserve">, de acuerdo con las necesidades del trámite, servicios y los mecanismos técnicos definidos por la AN. La interoperabilidad no implica la prohibición de almacenar, registrar o conservar la información necesaria para la gestión y trazabilidad del Expediente Electrónico </w:t>
        </w:r>
        <w:r w:rsidDel="00000000" w:rsidR="00000000" w:rsidRPr="00000000">
          <w:rPr>
            <w:color w:val="ff0000"/>
            <w:highlight w:val="green"/>
            <w:rtl w:val="0"/>
            <w:rPrChange w:author="Valeria Tapia " w:id="161" w:date="2026-10-04T21:05:00Z">
              <w:rPr>
                <w:color w:val="ff0000"/>
              </w:rPr>
            </w:rPrChange>
          </w:rPr>
          <w:t xml:space="preserve">en la VUCE</w:t>
        </w:r>
        <w:r w:rsidDel="00000000" w:rsidR="00000000" w:rsidRPr="00000000">
          <w:rPr>
            <w:color w:val="ff0000"/>
            <w:highlight w:val="green"/>
            <w:rtl w:val="0"/>
            <w:rPrChange w:author="Valeria Tapia " w:id="161" w:date="2026-10-04T21:05:00Z">
              <w:rPr>
                <w:color w:val="ff0000"/>
                <w:highlight w:val="yellow"/>
              </w:rPr>
            </w:rPrChange>
          </w:rPr>
          <w:t xml:space="preserve">.</w:t>
        </w:r>
      </w:ins>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del w:author="Valeria Tapia" w:id="163" w:date="2026-10-05T08:42:00Z"/>
          <w:rFonts w:ascii="Open Sans Light" w:cs="Open Sans Light" w:eastAsia="Open Sans Light" w:hAnsi="Open Sans Light"/>
          <w:b w:val="0"/>
          <w:bCs w:val="0"/>
          <w:i w:val="0"/>
          <w:iCs w:val="0"/>
          <w:smallCaps w:val="0"/>
          <w:strike w:val="0"/>
          <w:color w:val="ff0000"/>
          <w:sz w:val="24"/>
          <w:szCs w:val="24"/>
          <w:highlight w:val="white"/>
          <w:u w:val="none"/>
          <w:vertAlign w:val="baseline"/>
          <w:rPrChange w:author="Renato Lopez Choque" w:id="164" w:date="2026-09-17T18:03:00Z">
            <w:rPr>
              <w:rFonts w:ascii="Open Sans Light" w:cs="Open Sans Light" w:eastAsia="Open Sans Light" w:hAnsi="Open Sans Light"/>
              <w:b w:val="0"/>
              <w:bCs w:val="0"/>
              <w:i w:val="0"/>
              <w:iCs w:val="0"/>
              <w:smallCaps w:val="0"/>
              <w:strike w:val="0"/>
              <w:color w:val="000000"/>
              <w:sz w:val="24"/>
              <w:szCs w:val="24"/>
              <w:highlight w:val="white"/>
              <w:u w:val="none"/>
              <w:vertAlign w:val="baseline"/>
            </w:rPr>
          </w:rPrChange>
        </w:rPr>
      </w:pPr>
      <w:del w:author="Valeria Tapia" w:id="163" w:date="2026-10-05T08:42:00Z">
        <w:r w:rsidDel="00000000" w:rsidR="00000000" w:rsidRPr="00000000">
          <w:rPr>
            <w:rtl w:val="0"/>
          </w:rPr>
        </w:r>
      </w:del>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highlight w:val="white"/>
          <w:u w:val="none"/>
          <w:vertAlign w:val="baseline"/>
          <w:rPrChange w:author="Renato Lopez Choque" w:id="164" w:date="2026-09-17T18:03:00Z">
            <w:rPr>
              <w:rFonts w:ascii="Open Sans Light" w:cs="Open Sans Light" w:eastAsia="Open Sans Light" w:hAnsi="Open Sans Light"/>
              <w:b w:val="0"/>
              <w:bCs w:val="0"/>
              <w:i w:val="0"/>
              <w:iCs w:val="0"/>
              <w:smallCaps w:val="0"/>
              <w:strike w:val="0"/>
              <w:color w:val="000000"/>
              <w:sz w:val="24"/>
              <w:szCs w:val="24"/>
              <w:highlight w:val="white"/>
              <w:u w:val="none"/>
              <w:vertAlign w:val="baseline"/>
            </w:rPr>
          </w:rPrChang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164" w:date="2026-09-17T18:03: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JavaScript Object Notation</w:t>
      </w:r>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white"/>
          <w:u w:val="none"/>
          <w:vertAlign w:val="baseline"/>
          <w:rtl w:val="0"/>
          <w:rPrChange w:author="Renato Lopez Choque" w:id="164" w:date="2026-09-17T18:03:00Z">
            <w:rPr>
              <w:rFonts w:ascii="Open Sans Light" w:cs="Open Sans Light" w:eastAsia="Open Sans Light" w:hAnsi="Open Sans Light"/>
              <w:b w:val="1"/>
              <w:bCs w:val="1"/>
              <w:i w:val="0"/>
              <w:iCs w:val="0"/>
              <w:smallCaps w:val="0"/>
              <w:strike w:val="0"/>
              <w:color w:val="000000"/>
              <w:sz w:val="24"/>
              <w:szCs w:val="24"/>
              <w:highlight w:val="white"/>
              <w:u w:val="none"/>
              <w:vertAlign w:val="baseline"/>
            </w:rPr>
          </w:rPrChange>
        </w:rPr>
        <w:t xml:space="preserve"> (JSON):</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white"/>
          <w:u w:val="none"/>
          <w:vertAlign w:val="baseline"/>
          <w:rtl w:val="0"/>
          <w:rPrChange w:author="Renato Lopez Choque" w:id="164" w:date="2026-09-17T18:03:00Z">
            <w:rPr>
              <w:rFonts w:ascii="Open Sans Light" w:cs="Open Sans Light" w:eastAsia="Open Sans Light" w:hAnsi="Open Sans Light"/>
              <w:b w:val="0"/>
              <w:bCs w:val="0"/>
              <w:i w:val="0"/>
              <w:iCs w:val="0"/>
              <w:smallCaps w:val="0"/>
              <w:strike w:val="0"/>
              <w:color w:val="000000"/>
              <w:sz w:val="24"/>
              <w:szCs w:val="24"/>
              <w:highlight w:val="white"/>
              <w:u w:val="none"/>
              <w:vertAlign w:val="baseline"/>
            </w:rPr>
          </w:rPrChange>
        </w:rPr>
        <w:t xml:space="preserve"> Se trata de un formato para guardar e intercambiar información que cualquier persona pueda leer. Los archivos JSON contienen solo texto con un formato que almacena información estructurada y se utiliza principalmente para transferir datos entre un servidor y un cliente.</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164" w:date="2026-09-17T18:0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white"/>
          <w:u w:val="none"/>
          <w:vertAlign w:val="baseline"/>
          <w:rtl w:val="0"/>
          <w:rPrChange w:author="Renato Lopez Choque" w:id="164" w:date="2026-09-17T18:03:00Z">
            <w:rPr>
              <w:rFonts w:ascii="Open Sans Light" w:cs="Open Sans Light" w:eastAsia="Open Sans Light" w:hAnsi="Open Sans Light"/>
              <w:b w:val="0"/>
              <w:bCs w:val="0"/>
              <w:i w:val="0"/>
              <w:iCs w:val="0"/>
              <w:smallCaps w:val="0"/>
              <w:strike w:val="0"/>
              <w:color w:val="000000"/>
              <w:sz w:val="24"/>
              <w:szCs w:val="24"/>
              <w:highlight w:val="white"/>
              <w:u w:val="none"/>
              <w:vertAlign w:val="baseline"/>
            </w:rPr>
          </w:rPrChange>
        </w:rPr>
        <w:t xml:space="preserve">Hay dos elementos centrales en un objeto JSON: claves y valores.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Mapeo del proceso: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Es un conjunto de acciones destinadas a identificar los pasos de un procedimiento o tarea utilizada, estableciendo una relación esquemática, presentada gráficamente en macro procesos, reflejados en un Diagrama de actividades.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Valeria Tapia" w:id="166" w:date="2026-09-30T11:59:00Z"/>
          <w:rFonts w:ascii="Open Sans Light" w:cs="Open Sans Light" w:eastAsia="Open Sans Light" w:hAnsi="Open Sans Light"/>
          <w:b w:val="0"/>
          <w:bCs w:val="0"/>
          <w:i w:val="0"/>
          <w:iCs w:val="0"/>
          <w:smallCaps w:val="0"/>
          <w:strike w:val="0"/>
          <w:color w:val="ff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green"/>
          <w:u w:val="none"/>
          <w:vertAlign w:val="baseline"/>
          <w:rtl w:val="0"/>
          <w:rPrChange w:author="Valeria Tapia " w:id="165" w:date="2026-10-04T21:05: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Módulo Informático Estándar</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5" w:date="2026-10-04T21:0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del w:author="Valeria Tapia" w:id="166" w:date="2026-09-30T11:59: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5" w:date="2026-10-04T21:0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Módulo informático desarrollado por la Aduana Nacional disponible para las Entidades Públicas Emisoras, que contempla las funcionalidades mínimas para interoperar con la Ventanilla Única de Comercio Exterior, estas etapas son: solicitud, admisión/observación, pago si corresponde, comunicaciones al operador y la emisión del certificado, permiso, autorización u otro documento con firma digital o aprobador de documentos de Agencia de Gobierno Electrónico y Tecnologías de la Información y Comunicación.</w:delText>
        </w:r>
      </w:del>
      <w:ins w:author="Valeria Tapia" w:id="166" w:date="2026-09-30T11:59: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7" w:date="2026-10-04T21:05: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8" w:date="2026-10-04T21:0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Componente funcional y tecnológico de la Ventanilla Única de Comercio Exterior (VUCE), desarrollado por la Aduana Nacional</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8" w:date="2026-10-04T21:05:00Z">
              <w:rPr>
                <w:rFonts w:ascii="Open Sans Light" w:cs="Open Sans Light" w:eastAsia="Open Sans Light" w:hAnsi="Open Sans Light"/>
                <w:b w:val="0"/>
                <w:bCs w:val="0"/>
                <w:i w:val="0"/>
                <w:iCs w:val="0"/>
                <w:smallCaps w:val="0"/>
                <w:strike w:val="0"/>
                <w:color w:val="000000"/>
                <w:sz w:val="24"/>
                <w:szCs w:val="24"/>
                <w:highlight w:val="yellow"/>
                <w:u w:val="none"/>
                <w:vertAlign w:val="baseline"/>
              </w:rPr>
            </w:rPrChange>
          </w:rPr>
          <w:t xml:space="preserve"> disponible para las Entidades Públicas Emisoras, diseñado bajo criterios, estructuras, reglas y especificaciones técnicas uniformes, que permite la implementación, gestión, interoperabilidad y operación de trámites y/o servicios entre la VUCE, la AGETIC  u otra Entidad Pública vinculada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8" w:date="2026-10-04T21:0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a operaciones de comercio exterior, garantizando la estandarización de la información, la trazabilidad de las actuaciones, la seguridad de los datos y la interoperabilidad con otros sistemas, considerando entre otros la solicitud, admisión/observación, pago</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9" w:date="2026-10-04T21:05:00Z">
              <w:rPr>
                <w:rFonts w:ascii="Open Sans Light" w:cs="Open Sans Light" w:eastAsia="Open Sans Light" w:hAnsi="Open Sans Light"/>
                <w:b w:val="0"/>
                <w:bCs w:val="0"/>
                <w:i w:val="0"/>
                <w:iCs w:val="0"/>
                <w:smallCaps w:val="0"/>
                <w:strike w:val="0"/>
                <w:color w:val="ff0000"/>
                <w:sz w:val="24"/>
                <w:szCs w:val="24"/>
                <w:highlight w:val="yellow"/>
                <w:u w:val="none"/>
                <w:vertAlign w:val="baseline"/>
              </w:rPr>
            </w:rPrChange>
          </w:rPr>
          <w:t xml:space="preserv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9" w:date="2026-10-04T21:05: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(si corresponde), verificación</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9" w:date="2026-10-04T21:05:00Z">
              <w:rPr>
                <w:rFonts w:ascii="Open Sans Light" w:cs="Open Sans Light" w:eastAsia="Open Sans Light" w:hAnsi="Open Sans Light"/>
                <w:b w:val="0"/>
                <w:bCs w:val="0"/>
                <w:i w:val="0"/>
                <w:iCs w:val="0"/>
                <w:smallCaps w:val="0"/>
                <w:strike w:val="0"/>
                <w:color w:val="ff0000"/>
                <w:sz w:val="24"/>
                <w:szCs w:val="24"/>
                <w:highlight w:val="yellow"/>
                <w:u w:val="none"/>
                <w:vertAlign w:val="baseline"/>
              </w:rPr>
            </w:rPrChange>
          </w:rPr>
          <w:t xml:space="preserve"> de la mercancía</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9" w:date="2026-10-04T21:05: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9" w:date="2026-10-04T21:05:00Z">
              <w:rPr>
                <w:rFonts w:ascii="Open Sans Light" w:cs="Open Sans Light" w:eastAsia="Open Sans Light" w:hAnsi="Open Sans Light"/>
                <w:b w:val="0"/>
                <w:bCs w:val="0"/>
                <w:i w:val="0"/>
                <w:iCs w:val="0"/>
                <w:smallCaps w:val="0"/>
                <w:strike w:val="0"/>
                <w:color w:val="ff0000"/>
                <w:sz w:val="24"/>
                <w:szCs w:val="24"/>
                <w:highlight w:val="yellow"/>
                <w:u w:val="none"/>
                <w:vertAlign w:val="baseline"/>
              </w:rPr>
            </w:rPrChange>
          </w:rPr>
          <w:t xml:space="preserve">(</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9" w:date="2026-10-04T21:05: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si corresponde</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9" w:date="2026-10-04T21:05:00Z">
              <w:rPr>
                <w:rFonts w:ascii="Open Sans Light" w:cs="Open Sans Light" w:eastAsia="Open Sans Light" w:hAnsi="Open Sans Light"/>
                <w:b w:val="0"/>
                <w:bCs w:val="0"/>
                <w:i w:val="0"/>
                <w:iCs w:val="0"/>
                <w:smallCaps w:val="0"/>
                <w:strike w:val="0"/>
                <w:color w:val="ff0000"/>
                <w:sz w:val="24"/>
                <w:szCs w:val="24"/>
                <w:highlight w:val="yellow"/>
                <w:u w:val="none"/>
                <w:vertAlign w:val="baseline"/>
              </w:rPr>
            </w:rPrChange>
          </w:rPr>
          <w:t xml:space="preserve">)</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9" w:date="2026-10-04T21:05: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 emisión de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9" w:date="2026-10-04T21:05:00Z">
              <w:rPr>
                <w:rFonts w:ascii="Open Sans Light" w:cs="Open Sans Light" w:eastAsia="Open Sans Light" w:hAnsi="Open Sans Light"/>
                <w:b w:val="0"/>
                <w:bCs w:val="0"/>
                <w:i w:val="0"/>
                <w:iCs w:val="0"/>
                <w:smallCaps w:val="0"/>
                <w:strike w:val="0"/>
                <w:color w:val="ff0000"/>
                <w:sz w:val="24"/>
                <w:szCs w:val="24"/>
                <w:highlight w:val="yellow"/>
                <w:u w:val="none"/>
                <w:vertAlign w:val="baseline"/>
              </w:rPr>
            </w:rPrChange>
          </w:rPr>
          <w:t xml:space="preserve">la</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9" w:date="2026-10-04T21:05: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 APCO</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9" w:date="2026-10-04T21:05:00Z">
              <w:rPr>
                <w:rFonts w:ascii="Open Sans Light" w:cs="Open Sans Light" w:eastAsia="Open Sans Light" w:hAnsi="Open Sans Light"/>
                <w:b w:val="0"/>
                <w:bCs w:val="0"/>
                <w:i w:val="0"/>
                <w:iCs w:val="0"/>
                <w:smallCaps w:val="0"/>
                <w:strike w:val="0"/>
                <w:color w:val="ff0000"/>
                <w:sz w:val="24"/>
                <w:szCs w:val="24"/>
                <w:highlight w:val="yellow"/>
                <w:u w:val="none"/>
                <w:vertAlign w:val="baseline"/>
              </w:rPr>
            </w:rPrChange>
          </w:rPr>
          <w:t xml:space="preserve"> con firma digital de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9" w:date="2026-10-04T21:05: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Agencia de Gobierno Electrónico y Tecnologías de la Información y Comunicación, modificación, anulación, reemplazo, ampliación, y comunicaciones al operador</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9" w:date="2026-10-04T21:05:00Z">
              <w:rPr>
                <w:rFonts w:ascii="Open Sans Light" w:cs="Open Sans Light" w:eastAsia="Open Sans Light" w:hAnsi="Open Sans Light"/>
                <w:b w:val="0"/>
                <w:bCs w:val="0"/>
                <w:i w:val="0"/>
                <w:iCs w:val="0"/>
                <w:smallCaps w:val="0"/>
                <w:strike w:val="0"/>
                <w:color w:val="ff0000"/>
                <w:sz w:val="24"/>
                <w:szCs w:val="24"/>
                <w:highlight w:val="yellow"/>
                <w:u w:val="none"/>
                <w:vertAlign w:val="baseline"/>
              </w:rPr>
            </w:rPrChange>
          </w:rPr>
          <w:t xml:space="preserve">, entre otros</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169" w:date="2026-10-04T21:05: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t xml:space="preserve"> </w:t>
        </w:r>
      </w:ins>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del w:author="Valeria Tapia " w:id="170" w:date="2026-10-04T21:05:00Z"/>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Renato Lopez Choque" w:id="171" w:date="2026-09-17T18:0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del w:author="Valeria Tapia " w:id="170" w:date="2026-10-04T21:05:00Z">
        <w:r w:rsidDel="00000000" w:rsidR="00000000" w:rsidRPr="00000000">
          <w:rPr>
            <w:rtl w:val="0"/>
          </w:rPr>
        </w:r>
      </w:del>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Operación de Comercio Exterior: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Comprende los procesos y procedimientos relacionados a la importación, exportación y tránsito aduanero, entre otros. </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Operador de Comercio Exterior:</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Cualquier persona natural o jurídica, interviniente o beneficiaria de las operaciones de comercio exterior, por si o por otro, en los regímenes aduaneros previstos en la Ley General de Aduanas sin excepción alguna, que se encuentre debidamente registrado en el Padrón de Operadores de Comercio Exterior de la Aduana Nacional.</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Valeria Tapia" w:id="172" w:date="2026-09-18T09:55:00Z"/>
          <w:rFonts w:ascii="Open Sans Light" w:cs="Open Sans Light" w:eastAsia="Open Sans Light" w:hAnsi="Open Sans Light"/>
          <w:b w:val="1"/>
          <w:bCs w:val="1"/>
          <w:i w:val="0"/>
          <w:iCs w:val="0"/>
          <w:smallCaps w:val="0"/>
          <w:strike w:val="0"/>
          <w:color w:val="4f81bd"/>
          <w:sz w:val="24"/>
          <w:szCs w:val="24"/>
          <w:u w:val="none"/>
          <w:shd w:fill="auto" w:val="clear"/>
          <w:vertAlign w:val="baseline"/>
          <w:rPrChange w:author="Valeria Tapia" w:id="174" w:date="2026-09-18T09:55: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pPr>
      <w:ins w:author="Valeria Tapia" w:id="172" w:date="2026-09-18T09:55:00Z">
        <w:r w:rsidDel="00000000" w:rsidR="00000000" w:rsidRPr="00000000">
          <w:rPr>
            <w:rFonts w:ascii="Open Sans Light" w:cs="Open Sans Light" w:eastAsia="Open Sans Light" w:hAnsi="Open Sans Light"/>
            <w:b w:val="1"/>
            <w:bCs w:val="1"/>
            <w:i w:val="0"/>
            <w:iCs w:val="0"/>
            <w:smallCaps w:val="0"/>
            <w:strike w:val="0"/>
            <w:color w:val="4f81bd"/>
            <w:sz w:val="24"/>
            <w:szCs w:val="24"/>
            <w:highlight w:val="cyan"/>
            <w:u w:val="none"/>
            <w:vertAlign w:val="baseline"/>
            <w:rtl w:val="0"/>
            <w:rPrChange w:author="Valeria Tapia " w:id="173" w:date="2026-10-04T21:06: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Operación:</w:t>
        </w:r>
        <w:r w:rsidDel="00000000" w:rsidR="00000000" w:rsidRPr="00000000">
          <w:rPr>
            <w:rFonts w:ascii="Open Sans Light" w:cs="Open Sans Light" w:eastAsia="Open Sans Light" w:hAnsi="Open Sans Light"/>
            <w:b w:val="1"/>
            <w:bCs w:val="1"/>
            <w:i w:val="0"/>
            <w:iCs w:val="0"/>
            <w:smallCaps w:val="0"/>
            <w:strike w:val="0"/>
            <w:color w:val="4f81bd"/>
            <w:sz w:val="24"/>
            <w:szCs w:val="24"/>
            <w:u w:val="none"/>
            <w:shd w:fill="auto" w:val="clear"/>
            <w:vertAlign w:val="baseline"/>
            <w:rtl w:val="0"/>
            <w:rPrChange w:author="Valeria Tapia" w:id="174" w:date="2026-09-18T09:55: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 </w:t>
        </w:r>
      </w:ins>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Optimización del Trámite APCO: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Consiste en la mejora del proceso para la obtención del documento relacionado a operaciones de comercio exterior, a objeto de simplificar, automatizar, eliminar el uso del papel, evitar trámites presenciales y reducir tiempos, asimismo implementar pasarela de pagos, firma digital, aprobador de documentos entre otros y facturación electrónica cuando corresponda.</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Renato Lopez Choque" w:id="178" w:date="2026-09-17T18:21:00Z"/>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 w:id="179" w:date="2026-10-04T21:06:00Z">
            <w:rPr>
              <w:rFonts w:ascii="Open Sans Light" w:cs="Open Sans Light" w:eastAsia="Open Sans Light" w:hAnsi="Open Sans Light"/>
              <w:b w:val="1"/>
              <w:bCs w:val="1"/>
              <w:i w:val="0"/>
              <w:iCs w:val="0"/>
              <w:smallCaps w:val="0"/>
              <w:strike w:val="0"/>
              <w:color w:val="ff0000"/>
              <w:sz w:val="24"/>
              <w:szCs w:val="24"/>
              <w:u w:val="none"/>
              <w:shd w:fill="auto" w:val="clear"/>
              <w:vertAlign w:val="baseline"/>
            </w:rPr>
          </w:rPrChange>
        </w:rPr>
      </w:pPr>
      <w:ins w:author="Renato Lopez Choque" w:id="175" w:date="2026-09-17T18:21:00Z">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cyan"/>
            <w:u w:val="none"/>
            <w:vertAlign w:val="baseline"/>
            <w:rtl w:val="0"/>
            <w:rPrChange w:author="Valeria Tapia " w:id="176" w:date="2026-10-04T21:06:00Z">
              <w:rPr>
                <w:rFonts w:ascii="Open Sans Light" w:cs="Open Sans Light" w:eastAsia="Open Sans Light" w:hAnsi="Open Sans Light"/>
                <w:b w:val="1"/>
                <w:bCs w:val="1"/>
                <w:i w:val="0"/>
                <w:iCs w:val="0"/>
                <w:smallCaps w:val="0"/>
                <w:strike w:val="0"/>
                <w:color w:val="ff0000"/>
                <w:sz w:val="24"/>
                <w:szCs w:val="24"/>
                <w:u w:val="none"/>
                <w:shd w:fill="auto" w:val="clear"/>
                <w:vertAlign w:val="baseline"/>
              </w:rPr>
            </w:rPrChange>
          </w:rPr>
          <w:t xml:space="preserve">Open BCB:</w:t>
        </w:r>
      </w:ins>
      <w:ins w:author="Valeria Tapia" w:id="177" w:date="2026-09-18T09:20:00Z">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cyan"/>
            <w:u w:val="none"/>
            <w:vertAlign w:val="baseline"/>
            <w:rtl w:val="0"/>
            <w:rPrChange w:author="Valeria Tapia " w:id="176" w:date="2026-10-04T21:06:00Z">
              <w:rPr>
                <w:rFonts w:ascii="Open Sans Light" w:cs="Open Sans Light" w:eastAsia="Open Sans Light" w:hAnsi="Open Sans Light"/>
                <w:b w:val="1"/>
                <w:bCs w:val="1"/>
                <w:i w:val="0"/>
                <w:iCs w:val="0"/>
                <w:smallCaps w:val="0"/>
                <w:strike w:val="0"/>
                <w:color w:val="ff0000"/>
                <w:sz w:val="24"/>
                <w:szCs w:val="24"/>
                <w:u w:val="none"/>
                <w:shd w:fill="auto" w:val="clear"/>
                <w:vertAlign w:val="baseline"/>
              </w:rPr>
            </w:rPrChange>
          </w:rPr>
          <w:t xml:space="preserv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176" w:date="2026-10-04T21:06: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Herramienta desarrollada por el Banco Central de Bolivia (BCB), basada en Interfaces de Programación de Aplicaciones (API), destinada a facilitar la digitalización y automatización de los procesos de cobranza y pago de bienes y servicios de instituciones públicas y/o privadas, mediante la interconexión segura y ágil de sistemas y el procesamiento de transacciones electrónicas, incluyendo la generación y consulta de códigos QR, el procesamiento de órdenes de pago y la notificación y seguimiento de pagos</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t xml:space="preserve">.</w:t>
        </w:r>
      </w:ins>
      <w:ins w:author="Renato Lopez Choque" w:id="178" w:date="2026-09-17T18:21:00Z">
        <w:r w:rsidDel="00000000" w:rsidR="00000000" w:rsidRPr="00000000">
          <w:rPr>
            <w:rtl w:val="0"/>
          </w:rPr>
        </w:r>
      </w:ins>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Renato Lopez Choque" w:id="185" w:date="2026-09-17T18: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180" w:date="2026-09-17T18:04: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Pasarela de Pagos:</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180" w:date="2026-09-17T18: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Conjunto de servicios informáticos que automatizan las operaciones de pago entre el ciudadano y las entidades del estado para la adquisición de bienes o servicios</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yellow"/>
          <w:u w:val="none"/>
          <w:vertAlign w:val="baseline"/>
          <w:rtl w:val="0"/>
          <w:rPrChange w:author="Valeria Tapia " w:id="181" w:date="2026-10-04T22:1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ins w:author="Valeria Tapia " w:id="182" w:date="2026-10-04T22:15: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yellow"/>
            <w:u w:val="none"/>
            <w:vertAlign w:val="baseline"/>
            <w:rtl w:val="0"/>
            <w:rPrChange w:author="Valeria Tapia " w:id="183" w:date="2026-10-04T22:16: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se debería establecer a la AGETIC y al BC</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yellow"/>
            <w:u w:val="none"/>
            <w:vertAlign w:val="baseline"/>
            <w:rtl w:val="0"/>
          </w:rPr>
          <w:t xml:space="preserve">B en la definición?</w:t>
        </w:r>
      </w:ins>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 w:id="184" w:date="2026-10-04T22:1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ff0000"/>
          <w:sz w:val="24"/>
          <w:szCs w:val="24"/>
          <w:u w:val="none"/>
          <w:shd w:fill="auto" w:val="clear"/>
          <w:vertAlign w:val="baseline"/>
          <w:rPrChange w:author="Renato Lopez Choque" w:id="188" w:date="2026-09-17T18:04: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185" w:date="2026-09-17T18:04: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Plan de Contingencia: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185" w:date="2026-09-17T18: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Es un instrumento que comprende métodos y el conjunto de acciones para el buen gobierno de las Tecnologías de la Información y Comunicación en el dominio del soporte y el desempeño, contiene las medidas técnicas, humanas y organizativas necesarias para garantizar la continuidad del servicio y las operaciones de una entidad, en circunstancias de </w:t>
      </w:r>
      <w:ins w:author="Rbustamante" w:id="186" w:date="2026-10-05T18:04: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f79646" w:val="clear"/>
            <w:vertAlign w:val="baseline"/>
            <w:rtl w:val="0"/>
            <w:rPrChange w:author="Rbustamante" w:id="187" w:date="2026-10-05T18:05: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contingencia,</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t xml:space="preserve"> </w:t>
        </w:r>
      </w:ins>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188" w:date="2026-09-17T18: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riesgo, crisis y otras situaciones anómalas.</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Plan de Trabajo: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Documento elaborado por la AN y las EPEs, que detalla las actividades, plazos y responsables para la implementación de un trámite APCO en la VUCE.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ff0000"/>
          <w:sz w:val="24"/>
          <w:szCs w:val="24"/>
          <w:u w:val="none"/>
          <w:shd w:fill="auto" w:val="clear"/>
          <w:vertAlign w:val="baseline"/>
          <w:rPrChange w:author="Renato Lopez Choque" w:id="189" w:date="2026-09-17T18:04: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189" w:date="2026-09-17T18:04: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Portal VUCE: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189" w:date="2026-09-17T18: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Página informativa </w:t>
      </w:r>
      <w:del w:author="Valeria Tapia " w:id="190" w:date="2026-10-04T21:06: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189" w:date="2026-09-17T18: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189" w:date="2026-09-17T18: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de la Ventanilla Única de Comercio Exterior, que ofrece a los usuarios un espacio centralizado para consultar información sobre requisitos, procedimientos, normativas y entidades participantes en el comercio exterior, además de brindar acceso a la plataforma en línea donde se realizan los trámites electrónicos.</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Puesta en vigencia:</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Implementación del trámite APCO en la VUCE, fecha a partir de la cual, el trámite deberá ser solicitado y obtenido únicamente desde la plataforma VUCE.</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Prueba Piloto:</w:t>
      </w:r>
      <w:r w:rsidDel="00000000" w:rsidR="00000000" w:rsidRPr="00000000">
        <w:rPr>
          <w:rFonts w:ascii="Open Sans Light" w:cs="Open Sans Light" w:eastAsia="Open Sans Light" w:hAnsi="Open Sans Light"/>
          <w:b w:val="1"/>
          <w:bCs w:val="1"/>
          <w:i w:val="0"/>
          <w:iCs w:val="0"/>
          <w:smallCaps w:val="0"/>
          <w:strike w:val="0"/>
          <w:color w:val="000000"/>
          <w:sz w:val="4"/>
          <w:szCs w:val="4"/>
          <w:u w:val="none"/>
          <w:shd w:fill="auto" w:val="clear"/>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Implementación del trámite APCO en la VUCE, por un período establecido, con la finalidad de </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white"/>
          <w:u w:val="none"/>
          <w:vertAlign w:val="baseline"/>
          <w:rtl w:val="0"/>
        </w:rPr>
        <w:t xml:space="preserve">probar en condiciones reales las funcionalidades desarrolladas en los sistemas informáticos de la AN y las EPEs, a objeto de identificar problemas y de corresponder realizar ajustes. </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Puntos Focales VUCE: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Personas designadas por las EPEs para realizar coordinaciones con la Aduana Nacional para la implementación, modificación o actualización del trámite APCO en la Ventanilla Única de Comercio Exterior.</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191" w:date="2026-09-17T18:04: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Red:</w:t>
      </w:r>
      <w:r w:rsidDel="00000000" w:rsidR="00000000" w:rsidRPr="00000000">
        <w:rPr>
          <w:rFonts w:ascii="Open Sans Light" w:cs="Open Sans Light" w:eastAsia="Open Sans Light" w:hAnsi="Open Sans Light"/>
          <w:b w:val="1"/>
          <w:bCs w:val="1"/>
          <w:i w:val="0"/>
          <w:iCs w:val="0"/>
          <w:smallCaps w:val="0"/>
          <w:strike w:val="0"/>
          <w:color w:val="ff0000"/>
          <w:sz w:val="2"/>
          <w:szCs w:val="2"/>
          <w:u w:val="none"/>
          <w:shd w:fill="auto" w:val="clear"/>
          <w:vertAlign w:val="baseline"/>
          <w:rtl w:val="0"/>
          <w:rPrChange w:author="Renato Lopez Choque" w:id="191" w:date="2026-09-17T18:04:00Z">
            <w:rPr>
              <w:rFonts w:ascii="Open Sans Light" w:cs="Open Sans Light" w:eastAsia="Open Sans Light" w:hAnsi="Open Sans Light"/>
              <w:b w:val="1"/>
              <w:bCs w:val="1"/>
              <w:i w:val="0"/>
              <w:iCs w:val="0"/>
              <w:smallCaps w:val="0"/>
              <w:strike w:val="0"/>
              <w:color w:val="000000"/>
              <w:sz w:val="2"/>
              <w:szCs w:val="2"/>
              <w:u w:val="none"/>
              <w:shd w:fill="auto" w:val="clear"/>
              <w:vertAlign w:val="baseline"/>
            </w:rPr>
          </w:rPrChange>
        </w:rPr>
        <w:t xml:space="preserve">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191" w:date="2026-09-17T18: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Conjunto de dispositivos interconectados que permiten el intercambio de información y el acceso a conexiones o comunicaciones entre dos (2) o más puntos para conducir símbolos, señales, textos, imágenes, voz, sonidos, datos, información de cualquier naturaleza u otro tipo de señales electrónicas, mediante líneas físicas, ondas electromagnéticas, medios ópticos u otro tipo de conexión. </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Valeria Tapia" w:id="192" w:date="2026-10-05T09:50:00Z"/>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196" w:date="2026-10-05T09:51:00Z">
            <w:rPr>
              <w:rFonts w:ascii="Open Sans Light" w:cs="Open Sans Light" w:eastAsia="Open Sans Light" w:hAnsi="Open Sans Light"/>
              <w:b w:val="1"/>
              <w:bCs w:val="1"/>
              <w:i w:val="0"/>
              <w:iCs w:val="0"/>
              <w:smallCaps w:val="0"/>
              <w:strike w:val="0"/>
              <w:color w:val="ff0000"/>
              <w:sz w:val="24"/>
              <w:szCs w:val="24"/>
              <w:u w:val="none"/>
              <w:shd w:fill="auto" w:val="clear"/>
              <w:vertAlign w:val="baseline"/>
            </w:rPr>
          </w:rPrChange>
        </w:rPr>
      </w:pPr>
      <w:ins w:author="Valeria Tapia" w:id="192" w:date="2026-10-05T09:50:00Z">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cyan"/>
            <w:u w:val="none"/>
            <w:vertAlign w:val="baseline"/>
            <w:rtl w:val="0"/>
            <w:rPrChange w:author="Valeria Tapia" w:id="193" w:date="2026-10-05T09:51:00Z">
              <w:rPr>
                <w:rFonts w:ascii="Open Sans Light" w:cs="Open Sans Light" w:eastAsia="Open Sans Light" w:hAnsi="Open Sans Light"/>
                <w:b w:val="1"/>
                <w:bCs w:val="1"/>
                <w:i w:val="0"/>
                <w:iCs w:val="0"/>
                <w:smallCaps w:val="0"/>
                <w:strike w:val="0"/>
                <w:color w:val="ff0000"/>
                <w:sz w:val="24"/>
                <w:szCs w:val="24"/>
                <w:u w:val="none"/>
                <w:shd w:fill="auto" w:val="clear"/>
                <w:vertAlign w:val="baseline"/>
              </w:rPr>
            </w:rPrChange>
          </w:rPr>
          <w:t xml:space="preserve">Registro Único de Operadores de Comercio Exterior: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94" w:date="2026-10-05T09:51:00Z">
              <w:rPr>
                <w:rFonts w:ascii="Open Sans Light" w:cs="Open Sans Light" w:eastAsia="Open Sans Light" w:hAnsi="Open Sans Light"/>
                <w:b w:val="1"/>
                <w:bCs w:val="1"/>
                <w:i w:val="0"/>
                <w:iCs w:val="0"/>
                <w:smallCaps w:val="0"/>
                <w:strike w:val="0"/>
                <w:color w:val="ff0000"/>
                <w:sz w:val="24"/>
                <w:szCs w:val="24"/>
                <w:u w:val="none"/>
                <w:shd w:fill="auto" w:val="clear"/>
                <w:vertAlign w:val="baseline"/>
              </w:rPr>
            </w:rPrChange>
          </w:rPr>
          <w:t xml:space="preserve">M</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95" w:date="2026-10-05T09:51:00Z">
              <w:rPr>
                <w:rFonts w:ascii="Open Sans Light" w:cs="Open Sans Light" w:eastAsia="Open Sans Light" w:hAnsi="Open Sans Light"/>
                <w:b w:val="0"/>
                <w:bCs w:val="0"/>
                <w:i w:val="0"/>
                <w:iCs w:val="0"/>
                <w:smallCaps w:val="0"/>
                <w:strike w:val="0"/>
                <w:color w:val="000000"/>
                <w:sz w:val="24"/>
                <w:szCs w:val="24"/>
                <w:highlight w:val="cyan"/>
                <w:u w:val="none"/>
                <w:vertAlign w:val="baseline"/>
              </w:rPr>
            </w:rPrChange>
          </w:rPr>
          <w:t xml:space="preserve">ecanismo único de registro, identificación y habilitación de las personas naturales o jurídicas que interactúan con la VUCE, destinado a centralizar la información necesaria para su identificación y facilitar su interacción con las entidades públicas vinculadas a operaciones de comercio exterior, evitando la duplicidad de registros e información.</w:t>
        </w:r>
        <w:r w:rsidDel="00000000" w:rsidR="00000000" w:rsidRPr="00000000">
          <w:rPr>
            <w:rtl w:val="0"/>
          </w:rPr>
        </w:r>
      </w:ins>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Renato Lopez Choque" w:id="197" w:date="2026-09-17T18: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197" w:date="2026-09-17T18:04: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Representational State Transfer (REST):</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197" w:date="2026-09-17T18: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Arquitectura de desarrollo web para realizar una comunicación cliente-servidor. Se apoya en el Protocolo de Transferencia de Hipertexto para la comunicación al servidor y los mensajes que se envían y reciben.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Change w:author="Renato Lopez Choque" w:id="197" w:date="2026-09-17T18:04: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197" w:date="2026-09-17T18:04: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Requerimiento Funcional: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197" w:date="2026-09-17T18: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Especificación formal de una función, proceso o servicio que un sistema, módulo o plataforma debe cumplir, en respuesta a una necesidad operativa de las entidades o usuarios. Debe ser verificable, medible y documentado, sirviendo de base para el diseño, desarrollo, pruebas y validación de los sistemas, así como para la gestión del cambio y la mejora continua.</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Valeria Tapia" w:id="198" w:date="2026-09-30T12:24:00Z"/>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201" w:date="2026-09-30T12:31:00Z">
            <w:rPr>
              <w:rFonts w:ascii="Open Sans Light" w:cs="Open Sans Light" w:eastAsia="Open Sans Light" w:hAnsi="Open Sans Light"/>
              <w:b w:val="1"/>
              <w:bCs w:val="1"/>
              <w:i w:val="0"/>
              <w:iCs w:val="0"/>
              <w:smallCaps w:val="0"/>
              <w:strike w:val="0"/>
              <w:color w:val="ff0000"/>
              <w:sz w:val="24"/>
              <w:szCs w:val="24"/>
              <w:u w:val="none"/>
              <w:shd w:fill="auto" w:val="clear"/>
              <w:vertAlign w:val="baseline"/>
            </w:rPr>
          </w:rPrChange>
        </w:rPr>
      </w:pPr>
      <w:ins w:author="Valeria Tapia" w:id="198" w:date="2026-09-30T12:24:00Z">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cyan"/>
            <w:u w:val="none"/>
            <w:vertAlign w:val="baseline"/>
            <w:rtl w:val="0"/>
            <w:rPrChange w:author="Valeria Tapia " w:id="199" w:date="2026-10-04T21:07:00Z">
              <w:rPr>
                <w:rFonts w:ascii="Open Sans Light" w:cs="Open Sans Light" w:eastAsia="Open Sans Light" w:hAnsi="Open Sans Light"/>
                <w:b w:val="1"/>
                <w:bCs w:val="1"/>
                <w:i w:val="0"/>
                <w:iCs w:val="0"/>
                <w:smallCaps w:val="0"/>
                <w:strike w:val="0"/>
                <w:color w:val="ff0000"/>
                <w:sz w:val="24"/>
                <w:szCs w:val="24"/>
                <w:u w:val="none"/>
                <w:shd w:fill="auto" w:val="clear"/>
                <w:vertAlign w:val="baseline"/>
              </w:rPr>
            </w:rPrChange>
          </w:rPr>
          <w:t xml:space="preserve">Servicios VUCE: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199" w:date="2026-10-04T21:07: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Conjunto de funcionalidades, herramientas, componentes tecnológicos y mecanismos de información, gestión, interoperabilidad desarrollados o integrados en la Ventanilla Única de Comercio Exterior para facilitar, integrar, simplificar, transparentar y mejorar la gestión de las operaciones de comercio exterior. Los servicios </w:t>
        </w:r>
        <w:del w:author="Valeria Tapia " w:id="200" w:date="2026-10-04T21:07: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199" w:date="2026-10-04T21:07: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delText xml:space="preserve"> </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199" w:date="2026-10-04T21:07: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VUCE podrán estar vinculados a la gestión de trámites de las Entidades Públicas relacionadas con operaciones de comercio exterior o constituirse como servicios transversales.</w:t>
        </w:r>
        <w:r w:rsidDel="00000000" w:rsidR="00000000" w:rsidRPr="00000000">
          <w:rPr>
            <w:rtl w:val="0"/>
          </w:rPr>
        </w:r>
      </w:ins>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Renato Lopez Choque" w:id="202" w:date="2026-09-17T18: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202" w:date="2026-09-17T18:04: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Seguridad de la Información: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202" w:date="2026-09-17T18: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Conjunto de tecnologías, procesos y prácticas diseñadas para la protección de redes, dispositivos, programas y datos preservando la confidencialidad, integridad y disponibilidad de la información. Pueden estar involucradas otras propiedades como la autenticidad, responsabilidad, no repudio y confiabilidad.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2"/>
          <w:szCs w:val="22"/>
          <w:u w:val="none"/>
          <w:shd w:fill="auto" w:val="clear"/>
          <w:vertAlign w:val="baseline"/>
          <w:rPrChange w:author="Renato Lopez Choque" w:id="204" w:date="2026-09-17T18:04:00Z">
            <w:rPr>
              <w:rFonts w:ascii="Open Sans Light" w:cs="Open Sans Light" w:eastAsia="Open Sans Light" w:hAnsi="Open Sans Light"/>
              <w:b w:val="0"/>
              <w:bCs w:val="0"/>
              <w:i w:val="0"/>
              <w:iCs w:val="0"/>
              <w:smallCaps w:val="0"/>
              <w:strike w:val="0"/>
              <w:color w:val="000000"/>
              <w:sz w:val="22"/>
              <w:szCs w:val="22"/>
              <w:u w:val="none"/>
              <w:shd w:fill="auto" w:val="clear"/>
              <w:vertAlign w:val="baseline"/>
            </w:rPr>
          </w:rPrChang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202" w:date="2026-09-17T18:04: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Simplificación: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202" w:date="2026-09-17T18: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Analizar, rediseñar y optimizar procesos para eliminar duplicidades, reducir documentos innecesarios; asegurar que los requisitos sean proporcionales al riesgo, promoviendo así una gestión más ágil y coordinada entre las entidades involucradas, mejorando la transparencia, la previsibilidad, reduciendo los costos y tiempos para los operadores de comercio exterior y toda persona natural jurídica vinculada con operaciones de comercio exterior</w:t>
      </w:r>
      <w:r w:rsidDel="00000000" w:rsidR="00000000" w:rsidRPr="00000000">
        <w:rPr>
          <w:rFonts w:ascii="Open Sans Light" w:cs="Open Sans Light" w:eastAsia="Open Sans Light" w:hAnsi="Open Sans Light"/>
          <w:b w:val="0"/>
          <w:bCs w:val="0"/>
          <w:i w:val="0"/>
          <w:iCs w:val="0"/>
          <w:smallCaps w:val="0"/>
          <w:strike w:val="0"/>
          <w:color w:val="ff0000"/>
          <w:sz w:val="22"/>
          <w:szCs w:val="22"/>
          <w:u w:val="none"/>
          <w:shd w:fill="auto" w:val="clear"/>
          <w:vertAlign w:val="baseline"/>
          <w:rtl w:val="0"/>
          <w:rPrChange w:author="Renato Lopez Choque" w:id="203" w:date="2026-09-17T18:0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Sistema Armonizado:</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Es la nomenclatura que comprende las partidas, subpartidas y los códigos numéricos correspondientes; las notas de las Secciones, de los Capítulos y de las subpartidas; así como las Reglas Generales para la Interpretación del Sistema Armonizado de Designación y Codificación de Mercancías.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Valeria Tapia" w:id="207" w:date="2026-09-18T09:57:00Z"/>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 w:id="210" w:date="2026-10-04T21:07: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ins w:author="Renato Lopez Choque" w:id="205" w:date="2026-09-17T18:13:00Z">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cyan"/>
            <w:u w:val="none"/>
            <w:vertAlign w:val="baseline"/>
            <w:rtl w:val="0"/>
            <w:rPrChange w:author="Valeria Tapia " w:id="206" w:date="2026-10-04T21:08: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Sistema VUCE:</w:t>
        </w:r>
      </w:ins>
      <w:ins w:author="Valeria Tapia" w:id="207" w:date="2026-09-18T09:57:00Z">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cyan"/>
            <w:u w:val="none"/>
            <w:vertAlign w:val="baseline"/>
            <w:rtl w:val="0"/>
            <w:rPrChange w:author="Valeria Tapia " w:id="208" w:date="2026-10-04T21:08:00Z">
              <w:rPr>
                <w:rFonts w:ascii="Open Sans Light" w:cs="Open Sans Light" w:eastAsia="Open Sans Light" w:hAnsi="Open Sans Light"/>
                <w:b w:val="1"/>
                <w:bCs w:val="1"/>
                <w:i w:val="0"/>
                <w:iCs w:val="0"/>
                <w:smallCaps w:val="0"/>
                <w:strike w:val="0"/>
                <w:color w:val="ff0000"/>
                <w:sz w:val="24"/>
                <w:szCs w:val="24"/>
                <w:u w:val="none"/>
                <w:shd w:fill="auto" w:val="clear"/>
                <w:vertAlign w:val="baseline"/>
              </w:rPr>
            </w:rPrChange>
          </w:rPr>
          <w:t xml:space="preserv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209" w:date="2026-10-04T21:0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Conjunto integrado de componentes tecnológicos, aplicaciones, sistemas, procesos, servicios, datos, información y mecanismos de interoperabilidad, destinados a permitir la implementación, administración, operación, integración y gestión digital de trámites y servicios vinculados a las operaciones de comercio exterior, facilitando el intercambio seguro y estandarizado de información entre los Operadores de Comercio Exterior y las entidades públicas y/o privadas participantes, así como la gestión de documentos electrónicos, pagos electrónicos, firmas digitales, notificaciones, seguimiento y trazabilidad de las operaciones, conforme a la normativa vigente.</w:t>
        </w:r>
        <w:r w:rsidDel="00000000" w:rsidR="00000000" w:rsidRPr="00000000">
          <w:rPr>
            <w:rtl w:val="0"/>
          </w:rPr>
        </w:r>
      </w:ins>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Renato Lopez Choque" w:id="211" w:date="2026-09-17T18:13:00Z"/>
          <w:del w:author="Valeria Tapia" w:id="212" w:date="2026-09-18T09:58:00Z"/>
          <w:rFonts w:ascii="Open Sans Light" w:cs="Open Sans Light" w:eastAsia="Open Sans Light" w:hAnsi="Open Sans Light"/>
          <w:b w:val="1"/>
          <w:bCs w:val="1"/>
          <w:i w:val="0"/>
          <w:iCs w:val="0"/>
          <w:smallCaps w:val="0"/>
          <w:strike w:val="0"/>
          <w:color w:val="ff0000"/>
          <w:sz w:val="24"/>
          <w:szCs w:val="24"/>
          <w:u w:val="none"/>
          <w:shd w:fill="auto" w:val="clear"/>
          <w:vertAlign w:val="baseline"/>
          <w:rPrChange w:author="Renato Lopez Choque" w:id="213" w:date="2026-09-17T18:13: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pPr>
      <w:ins w:author="Renato Lopez Choque" w:id="211" w:date="2026-09-17T18:13:00Z">
        <w:del w:author="Valeria Tapia" w:id="212" w:date="2026-09-18T09:58:00Z">
          <w:r w:rsidDel="00000000" w:rsidR="00000000" w:rsidRPr="00000000">
            <w:rPr>
              <w:rtl w:val="0"/>
            </w:rPr>
          </w:r>
        </w:del>
      </w:ins>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Trámite APCO: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Proceso que comprende desde la solicitud hasta la obtención de </w:t>
      </w:r>
      <w:ins w:author="Renato Lopez Choque" w:id="214" w:date="2026-09-17T18:18: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documentos requeridos </w:t>
        </w:r>
      </w:ins>
      <w:del w:author="Renato Lopez Choque" w:id="214" w:date="2026-09-17T18:18: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la</w:delText>
        </w: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delText xml:space="preserve"> </w:delTex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Autorización Previa, Certificación, Permiso, Declaración Jurada, Certificado de Cumplimiento de Reglamento Técnico u otros documentos necesarios para efectuar operaciones de comercio exterior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conforme normativa vigente. </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Tránsito Aduanero Internacional: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Es el régimen aduanero que permite el transporte de mercancías bajo control aduanero, desde una Aduana de Partida hasta una Aduana de Destino, en una misma operación, en el curso de la cual se cruzan una o más fronteras internacionales</w:t>
      </w:r>
      <w:del w:author="Valeria Tapia " w:id="215" w:date="2026-10-04T21:08: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216" w:date="2026-09-17T18:05: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Trazabilidad: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216" w:date="2026-09-17T18:0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Es la capacidad de identificar, registrar y dar seguimiento a cada etapa del proceso del trámite o documento relacionado con el comercio exterior, desde su inicio hasta su finalización. </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Usuario VUCE: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Operador de Comercio Exterior, persona natural o jurídica que utiliza los servicios de la Ventanilla Única de Comercio Exterior.</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Renato Lopez Choque" w:id="217" w:date="2026-09-17T18:0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217" w:date="2026-09-17T18:05: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Virtual Private Network (VPN):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217" w:date="2026-09-17T18:0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Red privada virtual que crea una conexión de red entre dispositivos a través de Internet. Se utiliza para transmitir datos de forma segura a través de redes públicas. Su funcionamiento consiste en ocultar las direcciones IP de los usuarios y cifrar los datos para que nadie que no esté autorizado a recibirlos pueda leerlos.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Renato Lopez Choque" w:id="219" w:date="2026-09-17T18:0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ins w:author="Valeria Tapia" w:id="218" w:date="2026-09-24T11:01:00Z">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
          <w:t xml:space="preserve">Extensible Markup Language </w:t>
        </w:r>
      </w:ins>
      <w:del w:author="Valeria Tapia" w:id="218" w:date="2026-09-24T11:01:00Z">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219" w:date="2026-09-17T18:05: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delText xml:space="preserve">Xtensible Markup Language </w:delText>
        </w:r>
      </w:del>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Renato Lopez Choque" w:id="219" w:date="2026-09-17T18:05: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(XML):</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Renato Lopez Choque" w:id="219" w:date="2026-09-17T18:0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Lenguaje de marcado, diseñado para almacenar y transportar datos de forma estructurada permitiendo el intercambio de información entre sistemas.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5"/>
        <w:numPr>
          <w:ilvl w:val="0"/>
          <w:numId w:val="45"/>
        </w:numPr>
        <w:tabs>
          <w:tab w:val="left" w:leader="none" w:pos="1701"/>
        </w:tabs>
        <w:spacing w:after="240" w:lineRule="auto"/>
        <w:ind w:left="0" w:firstLine="0"/>
        <w:rPr/>
      </w:pPr>
      <w:r w:rsidDel="00000000" w:rsidR="00000000" w:rsidRPr="00000000">
        <w:rPr>
          <w:b w:val="1"/>
          <w:bCs w:val="1"/>
          <w:rtl w:val="0"/>
        </w:rPr>
        <w:t xml:space="preserve">(ABREVIATURAS).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ABT:</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Autoridad de Fiscalización y Control Social de Bosques y Tierra.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highlight w:val="white"/>
          <w:u w:val="none"/>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AETN: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Autoridad de Fiscalización de Electricidad y Tecnología Nuclear.</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AFC: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Acuerdo de Facilitación del Comercio.</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AGEMED</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Agencia Estatal de Medicamentos y Tecnologías en Salud.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AGETIC: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Agencia de Gobierno Electrónico y Tecnologías de la Información y Comunicación.</w:t>
      </w: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highlight w:val="white"/>
          <w:u w:val="none"/>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AJ: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Autoridad de Fiscalización del Juego.</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ALBO: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Almacenera Boliviana S.A.</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AN: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Aduana Nacional.</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ANH: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Agencia Nacional de Hidrocarburos.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APCO:</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220" w:date="2026-10-04T21:0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Autorizaciones Previas, Certificaciones </w:t>
      </w:r>
      <w:ins w:author="Valeria Tapia" w:id="221" w:date="2026-09-25T16:16: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220" w:date="2026-10-04T21:0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Autorización Previa, Certificación, Permisos, Licencias, Declaración Jurada y/o u otros documentos requeridos en </w:t>
        </w:r>
      </w:ins>
      <w:del w:author="Valeria Tapia" w:id="221" w:date="2026-09-25T16:16: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220" w:date="2026-10-04T21:0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u otros documentos relacionados con</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220" w:date="2026-10-04T21:0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operaciones de comercio exterior.</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highlight w:val="white"/>
          <w:u w:val="none"/>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ASP-B: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Administradora de Servicios Portuarios – Bolivia.</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highlight w:val="white"/>
          <w:u w:val="none"/>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ATT: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Autoridad de Regulación y Fiscalización de Telecomunicaciones y Transportes.</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BCB: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Banco Central de Bolivia.</w:t>
      </w: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CNFC: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Comité Nacional de Facilitación del Comercio.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CPT: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Código pago de trámite.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DAB</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Depósitos Aduaneros Bolivianos.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DGAC:</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Dirección General de Aeronáutica Civil.</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DGSC:</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Dirección General de Sustancias Controladas.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highlight w:val="white"/>
          <w:u w:val="none"/>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highlight w:val="white"/>
          <w:u w:val="none"/>
          <w:vertAlign w:val="baseline"/>
          <w:rtl w:val="0"/>
        </w:rPr>
        <w:t xml:space="preserve">EPEs</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white"/>
          <w:u w:val="none"/>
          <w:vertAlign w:val="baseline"/>
          <w:rtl w:val="0"/>
        </w:rPr>
        <w:t xml:space="preserve">: Entidades Públicas Emisoras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highlight w:val="white"/>
          <w:u w:val="none"/>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highlight w:val="white"/>
          <w:u w:val="none"/>
          <w:vertAlign w:val="baseline"/>
          <w:rtl w:val="0"/>
        </w:rPr>
        <w:t xml:space="preserve">FOB: </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white"/>
          <w:u w:val="none"/>
          <w:vertAlign w:val="baseline"/>
          <w:rtl w:val="0"/>
        </w:rPr>
        <w:t xml:space="preserve">Free On Board</w:t>
      </w:r>
      <w:r w:rsidDel="00000000" w:rsidR="00000000" w:rsidRPr="00000000">
        <w:rPr>
          <w:rFonts w:ascii="Arial" w:cs="Arial" w:eastAsia="Arial" w:hAnsi="Arial"/>
          <w:b w:val="0"/>
          <w:bCs w:val="0"/>
          <w:i w:val="0"/>
          <w:iCs w:val="0"/>
          <w:smallCaps w:val="0"/>
          <w:strike w:val="0"/>
          <w:color w:val="001d35"/>
          <w:sz w:val="27"/>
          <w:szCs w:val="27"/>
          <w:highlight w:val="white"/>
          <w:u w:val="none"/>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white"/>
          <w:u w:val="none"/>
          <w:vertAlign w:val="baseline"/>
          <w:rtl w:val="0"/>
        </w:rPr>
        <w:t xml:space="preserve">(Franco a Bordo)</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HTTP: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Protocolo de Transferencia de Hipertexto.</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IBMETRO: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Instituto Boliviano de Metrología.</w:t>
      </w: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INSO: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Instituto de Salud Ocupacional.</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MAES: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Máximas Autoridades Ejecutivas.</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highlight w:val="green"/>
          <w:u w:val="none"/>
          <w:vertAlign w:val="baseline"/>
          <w:rtl w:val="0"/>
          <w:rPrChange w:author="Valeria Tapia " w:id="222" w:date="2026-10-04T21:10: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M</w:t>
      </w:r>
      <w:ins w:author="Valeria Tapia " w:id="223" w:date="2026-10-04T21:09:00Z">
        <w:r w:rsidDel="00000000" w:rsidR="00000000" w:rsidRPr="00000000">
          <w:rPr>
            <w:rFonts w:ascii="Open Sans Light" w:cs="Open Sans Light" w:eastAsia="Open Sans Light" w:hAnsi="Open Sans Light"/>
            <w:b w:val="1"/>
            <w:bCs w:val="1"/>
            <w:i w:val="0"/>
            <w:iCs w:val="0"/>
            <w:smallCaps w:val="0"/>
            <w:strike w:val="0"/>
            <w:color w:val="000000"/>
            <w:sz w:val="24"/>
            <w:szCs w:val="24"/>
            <w:highlight w:val="green"/>
            <w:u w:val="none"/>
            <w:vertAlign w:val="baseline"/>
            <w:rtl w:val="0"/>
            <w:rPrChange w:author="Valeria Tapia " w:id="224" w:date="2026-10-04T21:10:00Z">
              <w:rPr>
                <w:rFonts w:ascii="Open Sans Light" w:cs="Open Sans Light" w:eastAsia="Open Sans Light" w:hAnsi="Open Sans Light"/>
                <w:b w:val="1"/>
                <w:bCs w:val="1"/>
                <w:i w:val="0"/>
                <w:iCs w:val="0"/>
                <w:smallCaps w:val="0"/>
                <w:strike w:val="0"/>
                <w:color w:val="1f497d"/>
                <w:sz w:val="24"/>
                <w:szCs w:val="24"/>
                <w:u w:val="none"/>
                <w:shd w:fill="auto" w:val="clear"/>
                <w:vertAlign w:val="baseline"/>
              </w:rPr>
            </w:rPrChange>
          </w:rPr>
          <w:t xml:space="preserve">RE:</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225" w:date="2026-10-04T21:10:00Z">
              <w:rPr>
                <w:rFonts w:ascii="Open Sans Light" w:cs="Open Sans Light" w:eastAsia="Open Sans Light" w:hAnsi="Open Sans Light"/>
                <w:b w:val="1"/>
                <w:bCs w:val="1"/>
                <w:i w:val="0"/>
                <w:iCs w:val="0"/>
                <w:smallCaps w:val="0"/>
                <w:strike w:val="0"/>
                <w:color w:val="1f497d"/>
                <w:sz w:val="24"/>
                <w:szCs w:val="24"/>
                <w:u w:val="none"/>
                <w:shd w:fill="auto" w:val="clear"/>
                <w:vertAlign w:val="baseline"/>
              </w:rPr>
            </w:rPrChange>
          </w:rPr>
          <w:t xml:space="preserve"> Ministerio de Relaciones Exteriores</w:t>
        </w:r>
      </w:ins>
      <w:del w:author="Valeria Tapia " w:id="223" w:date="2026-10-04T21:09: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226" w:date="2026-10-04T21:10: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delText xml:space="preserve">CDyD</w:delText>
        </w:r>
        <w:r w:rsidDel="00000000" w:rsidR="00000000" w:rsidRPr="00000000">
          <w:rPr>
            <w:rFonts w:ascii="Open Sans Light" w:cs="Open Sans Light" w:eastAsia="Open Sans Light" w:hAnsi="Open Sans Light"/>
            <w:b w:val="1"/>
            <w:bCs w:val="1"/>
            <w:i w:val="0"/>
            <w:iCs w:val="0"/>
            <w:smallCaps w:val="0"/>
            <w:strike w:val="0"/>
            <w:color w:val="1f497d"/>
            <w:sz w:val="24"/>
            <w:szCs w:val="24"/>
            <w:u w:val="none"/>
            <w:shd w:fill="auto" w:val="clear"/>
            <w:vertAlign w:val="baseline"/>
            <w:rtl w:val="0"/>
            <w:rPrChange w:author="Renato Lopez Choque" w:id="227" w:date="2026-09-17T18:20: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delText xml:space="preserve">: </w:delText>
        </w:r>
        <w:r w:rsidDel="00000000" w:rsidR="00000000" w:rsidRPr="00000000">
          <w:rPr>
            <w:rFonts w:ascii="Open Sans Light" w:cs="Open Sans Light" w:eastAsia="Open Sans Light" w:hAnsi="Open Sans Light"/>
            <w:b w:val="0"/>
            <w:bCs w:val="0"/>
            <w:i w:val="0"/>
            <w:iCs w:val="0"/>
            <w:smallCaps w:val="0"/>
            <w:strike w:val="0"/>
            <w:color w:val="1f497d"/>
            <w:sz w:val="24"/>
            <w:szCs w:val="24"/>
            <w:u w:val="none"/>
            <w:shd w:fill="auto" w:val="clear"/>
            <w:vertAlign w:val="baseline"/>
            <w:rtl w:val="0"/>
            <w:rPrChange w:author="Renato Lopez Choque" w:id="227" w:date="2026-09-17T18:2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Ministerio de Culturas Descolonización y Despatriarcalización</w:delText>
        </w:r>
      </w:del>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2"/>
          <w:szCs w:val="22"/>
          <w:highlight w:val="white"/>
          <w:u w:val="none"/>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MD: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Ministerio de Defensa</w:t>
      </w: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MEFP: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Ministerio de Economía y Finanzas Públicas.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highlight w:val="green"/>
          <w:u w:val="none"/>
          <w:vertAlign w:val="baseline"/>
          <w:rtl w:val="0"/>
          <w:rPrChange w:author="Valeria Tapia " w:id="228" w:date="2026-10-04T21:10: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M</w:t>
      </w:r>
      <w:ins w:author="Renato Lopez Choque" w:id="229" w:date="2026-09-17T18:20:00Z">
        <w:r w:rsidDel="00000000" w:rsidR="00000000" w:rsidRPr="00000000">
          <w:rPr>
            <w:rFonts w:ascii="Open Sans Light" w:cs="Open Sans Light" w:eastAsia="Open Sans Light" w:hAnsi="Open Sans Light"/>
            <w:b w:val="1"/>
            <w:bCs w:val="1"/>
            <w:i w:val="0"/>
            <w:iCs w:val="0"/>
            <w:smallCaps w:val="0"/>
            <w:strike w:val="0"/>
            <w:color w:val="000000"/>
            <w:sz w:val="24"/>
            <w:szCs w:val="24"/>
            <w:highlight w:val="green"/>
            <w:u w:val="none"/>
            <w:vertAlign w:val="baseline"/>
            <w:rtl w:val="0"/>
            <w:rPrChange w:author="Valeria Tapia " w:id="228" w:date="2026-10-04T21:10: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PSM</w:t>
        </w:r>
      </w:ins>
      <w:del w:author="Renato Lopez Choque" w:id="229" w:date="2026-09-17T18:20:00Z">
        <w:r w:rsidDel="00000000" w:rsidR="00000000" w:rsidRPr="00000000">
          <w:rPr>
            <w:rFonts w:ascii="Open Sans Light" w:cs="Open Sans Light" w:eastAsia="Open Sans Light" w:hAnsi="Open Sans Light"/>
            <w:b w:val="1"/>
            <w:bCs w:val="1"/>
            <w:i w:val="0"/>
            <w:iCs w:val="0"/>
            <w:smallCaps w:val="0"/>
            <w:strike w:val="0"/>
            <w:color w:val="000000"/>
            <w:sz w:val="24"/>
            <w:szCs w:val="24"/>
            <w:highlight w:val="green"/>
            <w:u w:val="none"/>
            <w:vertAlign w:val="baseline"/>
            <w:rtl w:val="0"/>
            <w:rPrChange w:author="Valeria Tapia " w:id="228" w:date="2026-10-04T21:10: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delText xml:space="preserve">M</w:delText>
        </w:r>
      </w:del>
      <w:r w:rsidDel="00000000" w:rsidR="00000000" w:rsidRPr="00000000">
        <w:rPr>
          <w:rFonts w:ascii="Open Sans Light" w:cs="Open Sans Light" w:eastAsia="Open Sans Light" w:hAnsi="Open Sans Light"/>
          <w:b w:val="1"/>
          <w:bCs w:val="1"/>
          <w:i w:val="0"/>
          <w:iCs w:val="0"/>
          <w:smallCaps w:val="0"/>
          <w:strike w:val="0"/>
          <w:color w:val="000000"/>
          <w:sz w:val="24"/>
          <w:szCs w:val="24"/>
          <w:highlight w:val="green"/>
          <w:u w:val="none"/>
          <w:vertAlign w:val="baseline"/>
          <w:rtl w:val="0"/>
          <w:rPrChange w:author="Valeria Tapia " w:id="228" w:date="2026-10-04T21:10: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A</w:t>
      </w:r>
      <w:ins w:author="Renato Lopez Choque" w:id="230" w:date="2026-09-17T18:21:00Z">
        <w:r w:rsidDel="00000000" w:rsidR="00000000" w:rsidRPr="00000000">
          <w:rPr>
            <w:rFonts w:ascii="Open Sans Light" w:cs="Open Sans Light" w:eastAsia="Open Sans Light" w:hAnsi="Open Sans Light"/>
            <w:b w:val="1"/>
            <w:bCs w:val="1"/>
            <w:i w:val="0"/>
            <w:iCs w:val="0"/>
            <w:smallCaps w:val="0"/>
            <w:strike w:val="0"/>
            <w:color w:val="000000"/>
            <w:sz w:val="24"/>
            <w:szCs w:val="24"/>
            <w:highlight w:val="green"/>
            <w:u w:val="none"/>
            <w:vertAlign w:val="baseline"/>
            <w:rtl w:val="0"/>
            <w:rPrChange w:author="Valeria Tapia " w:id="231" w:date="2026-10-04T21:10:00Z">
              <w:rPr>
                <w:rFonts w:ascii="Open Sans Light" w:cs="Open Sans Light" w:eastAsia="Open Sans Light" w:hAnsi="Open Sans Light"/>
                <w:b w:val="1"/>
                <w:bCs w:val="1"/>
                <w:i w:val="0"/>
                <w:iCs w:val="0"/>
                <w:smallCaps w:val="0"/>
                <w:strike w:val="0"/>
                <w:color w:val="1f497d"/>
                <w:sz w:val="24"/>
                <w:szCs w:val="24"/>
                <w:u w:val="none"/>
                <w:shd w:fill="auto" w:val="clear"/>
                <w:vertAlign w:val="baseline"/>
              </w:rPr>
            </w:rPrChange>
          </w:rPr>
          <w:t xml:space="preserve">y</w:t>
        </w:r>
      </w:ins>
      <w:del w:author="Renato Lopez Choque" w:id="230" w:date="2026-09-17T18:21:00Z">
        <w:r w:rsidDel="00000000" w:rsidR="00000000" w:rsidRPr="00000000">
          <w:rPr>
            <w:rFonts w:ascii="Open Sans Light" w:cs="Open Sans Light" w:eastAsia="Open Sans Light" w:hAnsi="Open Sans Light"/>
            <w:b w:val="1"/>
            <w:bCs w:val="1"/>
            <w:i w:val="0"/>
            <w:iCs w:val="0"/>
            <w:smallCaps w:val="0"/>
            <w:strike w:val="0"/>
            <w:color w:val="000000"/>
            <w:sz w:val="24"/>
            <w:szCs w:val="24"/>
            <w:highlight w:val="green"/>
            <w:u w:val="none"/>
            <w:vertAlign w:val="baseline"/>
            <w:rtl w:val="0"/>
            <w:rPrChange w:author="Valeria Tapia " w:id="232" w:date="2026-10-04T21:10: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delText xml:space="preserve">Y</w:delText>
        </w:r>
      </w:del>
      <w:r w:rsidDel="00000000" w:rsidR="00000000" w:rsidRPr="00000000">
        <w:rPr>
          <w:rFonts w:ascii="Open Sans Light" w:cs="Open Sans Light" w:eastAsia="Open Sans Light" w:hAnsi="Open Sans Light"/>
          <w:b w:val="1"/>
          <w:bCs w:val="1"/>
          <w:i w:val="0"/>
          <w:iCs w:val="0"/>
          <w:smallCaps w:val="0"/>
          <w:strike w:val="0"/>
          <w:color w:val="000000"/>
          <w:sz w:val="24"/>
          <w:szCs w:val="24"/>
          <w:highlight w:val="green"/>
          <w:u w:val="none"/>
          <w:vertAlign w:val="baseline"/>
          <w:rtl w:val="0"/>
          <w:rPrChange w:author="Valeria Tapia " w:id="232" w:date="2026-10-04T21:10: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A: </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232" w:date="2026-10-04T21:1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Ministerio de </w:t>
      </w:r>
      <w:del w:author="Renato Lopez Choque" w:id="233" w:date="2026-09-17T18:2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232" w:date="2026-10-04T21:1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Medio Ambiente y Agua</w:delText>
        </w:r>
      </w:del>
      <w:ins w:author="Renato Lopez Choque" w:id="233" w:date="2026-09-17T18:2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232" w:date="2026-10-04T21:1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Producción Sostenible, Medio Ambiente y Agua</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232" w:date="2026-10-04T21:1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highlight w:val="white"/>
          <w:u w:val="none"/>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highlight w:val="white"/>
          <w:u w:val="none"/>
          <w:vertAlign w:val="baseline"/>
          <w:rtl w:val="0"/>
        </w:rPr>
        <w:t xml:space="preserve">OCE: </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white"/>
          <w:u w:val="none"/>
          <w:vertAlign w:val="baseline"/>
          <w:rtl w:val="0"/>
        </w:rPr>
        <w:t xml:space="preserve">Operador de Comercio Exterior.</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highlight w:val="white"/>
          <w:u w:val="none"/>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highlight w:val="white"/>
          <w:u w:val="none"/>
          <w:vertAlign w:val="baseline"/>
          <w:rtl w:val="0"/>
        </w:rPr>
        <w:t xml:space="preserve">QR:</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white"/>
          <w:u w:val="none"/>
          <w:vertAlign w:val="baseline"/>
          <w:rtl w:val="0"/>
        </w:rPr>
        <w:t xml:space="preserve"> Quick Response (código de respuesta rápida)</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Valeria Tapia" w:id="234" w:date="2026-10-05T09:52:00Z"/>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ins w:author="Valeria Tapia" w:id="234" w:date="2026-10-05T09:52:00Z">
        <w:r w:rsidDel="00000000" w:rsidR="00000000" w:rsidRPr="00000000">
          <w:rPr>
            <w:rFonts w:ascii="Tahoma" w:cs="Tahoma" w:eastAsia="Tahoma" w:hAnsi="Tahoma"/>
            <w:b w:val="1"/>
            <w:bCs w:val="1"/>
            <w:i w:val="0"/>
            <w:iCs w:val="0"/>
            <w:smallCaps w:val="0"/>
            <w:strike w:val="0"/>
            <w:color w:val="ff0000"/>
            <w:sz w:val="22"/>
            <w:szCs w:val="22"/>
            <w:highlight w:val="cyan"/>
            <w:u w:val="none"/>
            <w:vertAlign w:val="baseline"/>
            <w:rtl w:val="0"/>
          </w:rPr>
          <w:t xml:space="preserve">RUOCE: </w:t>
        </w:r>
        <w:r w:rsidDel="00000000" w:rsidR="00000000" w:rsidRPr="00000000">
          <w:rPr>
            <w:rFonts w:ascii="Tahoma" w:cs="Tahoma" w:eastAsia="Tahoma" w:hAnsi="Tahoma"/>
            <w:b w:val="0"/>
            <w:bCs w:val="0"/>
            <w:i w:val="0"/>
            <w:iCs w:val="0"/>
            <w:smallCaps w:val="0"/>
            <w:strike w:val="0"/>
            <w:color w:val="ff0000"/>
            <w:sz w:val="22"/>
            <w:szCs w:val="22"/>
            <w:highlight w:val="cyan"/>
            <w:u w:val="none"/>
            <w:vertAlign w:val="baseline"/>
            <w:rtl w:val="0"/>
            <w:rPrChange w:author="Valeria Tapia" w:id="235" w:date="2026-10-05T09:52:00Z">
              <w:rPr>
                <w:rFonts w:ascii="Open Sans Light" w:cs="Open Sans Light" w:eastAsia="Open Sans Light" w:hAnsi="Open Sans Light"/>
                <w:b w:val="1"/>
                <w:bCs w:val="1"/>
                <w:i w:val="0"/>
                <w:iCs w:val="0"/>
                <w:smallCaps w:val="0"/>
                <w:strike w:val="0"/>
                <w:color w:val="ff0000"/>
                <w:sz w:val="24"/>
                <w:szCs w:val="24"/>
                <w:highlight w:val="cyan"/>
                <w:u w:val="none"/>
                <w:vertAlign w:val="baseline"/>
              </w:rPr>
            </w:rPrChange>
          </w:rPr>
          <w:t xml:space="preserve">Registro Único de Operadores de Comercio Exterior</w:t>
        </w:r>
        <w:r w:rsidDel="00000000" w:rsidR="00000000" w:rsidRPr="00000000">
          <w:rPr>
            <w:rtl w:val="0"/>
          </w:rPr>
        </w:r>
      </w:ins>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SENARECOM: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Servicio Nacional de Registro y Control de Comercialización de Minerales y Metales.</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SENASAG: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Servicio Nacional de Sanidad Agropecuaria e Inocuidad Alimentaria.</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SENAVEX: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Servicio Nacional de Verificación de Exportaciones.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SEPREC: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Servicio Plurinacional de Registro de Comercio.</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SIN: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Servicio de Impuestos Nacionales</w:t>
      </w: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SUMA: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Sistema Único de Modernización Aduanera.</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VCLI: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Viceministerio de Comercio y Logística Interna.</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VMT: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Viceministerio de Transportes.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VUCE: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Ventanilla Única de Comercio Exterior.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bookmarkStart w:colFirst="0" w:colLast="0" w:name="_kra7cqm3g5eq" w:id="6"/>
      <w:bookmarkEnd w:id="6"/>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TÍTULO II </w:t>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bookmarkStart w:colFirst="0" w:colLast="0" w:name="_qqfh73cmlh1q" w:id="7"/>
      <w:bookmarkEnd w:id="7"/>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VENTANILLA ÚNICA DE COMERCIO EXTERIOR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pPr>
      <w:bookmarkStart w:colFirst="0" w:colLast="0" w:name="_kof3sq1e4rlo" w:id="8"/>
      <w:bookmarkEnd w:id="8"/>
      <w:r w:rsidDel="00000000" w:rsidR="00000000" w:rsidRPr="00000000">
        <w:rPr>
          <w:rtl w:val="0"/>
        </w:rPr>
        <w:t xml:space="preserve">CAPÍTULO I</w:t>
      </w:r>
    </w:p>
    <w:p w:rsidR="00000000" w:rsidDel="00000000" w:rsidP="00000000" w:rsidRDefault="00000000" w:rsidRPr="00000000" w14:paraId="00000146">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pPr>
      <w:bookmarkStart w:colFirst="0" w:colLast="0" w:name="_odup3gflz7nx" w:id="9"/>
      <w:bookmarkEnd w:id="9"/>
      <w:r w:rsidDel="00000000" w:rsidR="00000000" w:rsidRPr="00000000">
        <w:rPr>
          <w:rtl w:val="0"/>
        </w:rPr>
        <w:t xml:space="preserve">GENERALIDADES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5"/>
        <w:numPr>
          <w:ilvl w:val="0"/>
          <w:numId w:val="45"/>
        </w:numPr>
        <w:tabs>
          <w:tab w:val="left" w:leader="none" w:pos="1701"/>
        </w:tabs>
        <w:ind w:left="0" w:firstLine="0"/>
        <w:rPr>
          <w:ins w:author="Valeria Tapia" w:id="237" w:date="2026-09-18T10:27:00Z"/>
        </w:rPr>
        <w:pPrChange w:author="Valeria Tapia" w:id="0" w:date="2026-09-18T10:06:00Z">
          <w:pPr>
            <w:pStyle w:val="Heading5"/>
            <w:numPr>
              <w:ilvl w:val="0"/>
              <w:numId w:val="45"/>
            </w:numPr>
            <w:tabs>
              <w:tab w:val="left" w:leader="none" w:pos="1701"/>
            </w:tabs>
            <w:ind w:left="6067" w:hanging="1813.9999999999998"/>
          </w:pPr>
        </w:pPrChange>
      </w:pPr>
      <w:r w:rsidDel="00000000" w:rsidR="00000000" w:rsidRPr="00000000">
        <w:rPr>
          <w:b w:val="1"/>
          <w:bCs w:val="1"/>
          <w:highlight w:val="green"/>
          <w:rtl w:val="0"/>
          <w:rPrChange w:author="Valeria Tapia " w:id="236" w:date="2026-10-04T21:10:00Z">
            <w:rPr>
              <w:b w:val="1"/>
              <w:bCs w:val="1"/>
            </w:rPr>
          </w:rPrChange>
        </w:rPr>
        <w:t xml:space="preserve">(VENTANILLA ÚNICA DE COMERCIO EXTERIOR - VUCE). </w:t>
      </w:r>
      <w:ins w:author="Valeria Tapia" w:id="237" w:date="2026-09-18T10:27:00Z">
        <w:r w:rsidDel="00000000" w:rsidR="00000000" w:rsidRPr="00000000">
          <w:rPr>
            <w:highlight w:val="green"/>
            <w:rtl w:val="0"/>
            <w:rPrChange w:author="Valeria Tapia " w:id="236" w:date="2026-10-04T21:10:00Z">
              <w:rPr/>
            </w:rPrChange>
          </w:rPr>
          <w:t xml:space="preserve">La VUCE es la única plataforma electrónica que integra y centraliza los trámites de las entidades públicas involucradas con operaciones de comercio exterior, y los servicios relacionados a dichas operaciones, con la finalidad de simplificar, agilizar, digitalizar y transparentar los procesos, facilitando la presentación, gestión, seguimiento e intercambio de información y documentos requeridos para las operaciones de comercio exterior, en concordancia con estándares y buenas prácticas internacionales de facilitación del comercio, permitiendo la interoperabilidad entre las entidades públicas involucradas y con otras Ventanillas Únicas de Comercio Exterior</w:t>
        </w:r>
        <w:del w:author="Valeria Tapia" w:id="238" w:date="2026-09-26T16:56:00Z">
          <w:r w:rsidDel="00000000" w:rsidR="00000000" w:rsidRPr="00000000">
            <w:rPr>
              <w:highlight w:val="green"/>
              <w:rtl w:val="0"/>
              <w:rPrChange w:author="Valeria Tapia " w:id="236" w:date="2026-10-04T21:10:00Z">
                <w:rPr/>
              </w:rPrChange>
            </w:rPr>
            <w:delText xml:space="preserve">con otras Ventanillas Únicas de comercio exterior</w:delText>
          </w:r>
        </w:del>
        <w:r w:rsidDel="00000000" w:rsidR="00000000" w:rsidRPr="00000000">
          <w:rPr>
            <w:highlight w:val="green"/>
            <w:rtl w:val="0"/>
            <w:rPrChange w:author="Valeria Tapia " w:id="236" w:date="2026-10-04T21:10:00Z">
              <w:rPr/>
            </w:rPrChange>
          </w:rPr>
          <w:t xml:space="preserve">.</w:t>
        </w:r>
      </w:ins>
    </w:p>
    <w:p w:rsidR="00000000" w:rsidDel="00000000" w:rsidP="00000000" w:rsidRDefault="00000000" w:rsidRPr="00000000" w14:paraId="00000149">
      <w:pPr>
        <w:pStyle w:val="Heading5"/>
        <w:tabs>
          <w:tab w:val="left" w:leader="none" w:pos="1701"/>
        </w:tabs>
        <w:rPr>
          <w:ins w:author="Valeria Tapia" w:id="237" w:date="2026-09-18T10:27:00Z"/>
          <w:rPrChange w:author="Valeria Tapia" w:id="240" w:date="2026-09-24T12:03:00Z">
            <w:rPr/>
          </w:rPrChange>
        </w:rPr>
        <w:pPrChange w:author="Valeria Tapia" w:id="0" w:date="2026-09-24T12:03:00Z">
          <w:pPr>
            <w:pStyle w:val="Heading5"/>
            <w:numPr>
              <w:ilvl w:val="0"/>
              <w:numId w:val="45"/>
            </w:numPr>
            <w:tabs>
              <w:tab w:val="left" w:leader="none" w:pos="1701"/>
            </w:tabs>
            <w:ind w:left="6067" w:hanging="1813.9999999999998"/>
          </w:pPr>
        </w:pPrChange>
      </w:pPr>
      <w:ins w:author="Valeria Tapia" w:id="237" w:date="2026-09-18T10:27:00Z">
        <w:r w:rsidDel="00000000" w:rsidR="00000000" w:rsidRPr="00000000">
          <w:rPr>
            <w:rtl w:val="0"/>
          </w:rPr>
        </w:r>
      </w:ins>
    </w:p>
    <w:p w:rsidR="00000000" w:rsidDel="00000000" w:rsidP="00000000" w:rsidRDefault="00000000" w:rsidRPr="00000000" w14:paraId="0000014A">
      <w:pPr>
        <w:tabs>
          <w:tab w:val="left" w:leader="none" w:pos="1701"/>
        </w:tabs>
        <w:rPr>
          <w:ins w:author="Valeria Tapia" w:id="237" w:date="2026-09-18T10:27:00Z"/>
          <w:rPrChange w:author="Valeria Tapia" w:id="244" w:date="2026-09-26T16:55:00Z">
            <w:rPr/>
          </w:rPrChange>
        </w:rPr>
        <w:pPrChange w:author="Valeria Tapia" w:id="0" w:date="2026-09-26T16:55:00Z">
          <w:pPr>
            <w:pStyle w:val="Heading5"/>
            <w:numPr>
              <w:ilvl w:val="0"/>
              <w:numId w:val="45"/>
            </w:numPr>
            <w:tabs>
              <w:tab w:val="left" w:leader="none" w:pos="1701"/>
            </w:tabs>
            <w:ind w:left="6067" w:hanging="1813.9999999999998"/>
          </w:pPr>
        </w:pPrChange>
      </w:pPr>
      <w:ins w:author="Valeria Tapia" w:id="237" w:date="2026-09-18T10:27:00Z">
        <w:del w:author="Valeria Tapia" w:id="241" w:date="2026-09-30T17:27:00Z">
          <w:r w:rsidDel="00000000" w:rsidR="00000000" w:rsidRPr="00000000">
            <w:rPr>
              <w:highlight w:val="green"/>
              <w:rtl w:val="0"/>
              <w:rPrChange w:author="Valeria Tapia " w:id="236" w:date="2026-10-04T21:10:00Z">
                <w:rPr/>
              </w:rPrChange>
            </w:rPr>
            <w:delText xml:space="preserve">Asimismo, p</w:delText>
          </w:r>
        </w:del>
        <w:r w:rsidDel="00000000" w:rsidR="00000000" w:rsidRPr="00000000">
          <w:rPr>
            <w:highlight w:val="green"/>
            <w:rtl w:val="0"/>
            <w:rPrChange w:author="Valeria Tapia " w:id="236" w:date="2026-10-04T21:10:00Z">
              <w:rPr/>
            </w:rPrChange>
          </w:rPr>
          <w:t xml:space="preserve">Parte de su funcionamiento, comprende los mecanismos necesarios para el registro, conformación, administración, seguimiento, trazabilidad y conservación del </w:t>
        </w:r>
        <w:r w:rsidDel="00000000" w:rsidR="00000000" w:rsidRPr="00000000">
          <w:rPr>
            <w:b w:val="0"/>
            <w:bCs w:val="0"/>
            <w:highlight w:val="green"/>
            <w:rtl w:val="0"/>
            <w:rPrChange w:author="Valeria Tapia " w:id="236" w:date="2026-10-04T21:10:00Z">
              <w:rPr>
                <w:b w:val="0"/>
                <w:bCs w:val="0"/>
              </w:rPr>
            </w:rPrChange>
          </w:rPr>
          <w:t xml:space="preserve">Expediente Electrónico</w:t>
        </w:r>
        <w:del w:author="Valeria Tapia" w:id="242" w:date="2026-09-30T12:07:00Z">
          <w:r w:rsidDel="00000000" w:rsidR="00000000" w:rsidRPr="00000000">
            <w:rPr>
              <w:b w:val="0"/>
              <w:bCs w:val="0"/>
              <w:highlight w:val="green"/>
              <w:rtl w:val="0"/>
              <w:rPrChange w:author="Valeria Tapia " w:id="236" w:date="2026-10-04T21:10:00Z">
                <w:rPr>
                  <w:b w:val="0"/>
                  <w:bCs w:val="0"/>
                </w:rPr>
              </w:rPrChange>
            </w:rPr>
            <w:delText xml:space="preserve"> </w:delText>
          </w:r>
        </w:del>
        <w:r w:rsidDel="00000000" w:rsidR="00000000" w:rsidRPr="00000000">
          <w:rPr>
            <w:b w:val="0"/>
            <w:bCs w:val="0"/>
            <w:highlight w:val="green"/>
            <w:rtl w:val="0"/>
            <w:rPrChange w:author="Valeria Tapia " w:id="236" w:date="2026-10-04T21:10:00Z">
              <w:rPr>
                <w:b w:val="0"/>
                <w:bCs w:val="0"/>
              </w:rPr>
            </w:rPrChange>
          </w:rPr>
          <w:t xml:space="preserve"> VUCE</w:t>
        </w:r>
        <w:del w:author="Valeria Tapia" w:id="243" w:date="2026-09-30T12:07:00Z">
          <w:r w:rsidDel="00000000" w:rsidR="00000000" w:rsidRPr="00000000">
            <w:rPr>
              <w:b w:val="0"/>
              <w:bCs w:val="0"/>
              <w:highlight w:val="green"/>
              <w:rtl w:val="0"/>
              <w:rPrChange w:author="Valeria Tapia " w:id="236" w:date="2026-10-04T21:10:00Z">
                <w:rPr>
                  <w:b w:val="0"/>
                  <w:bCs w:val="0"/>
                </w:rPr>
              </w:rPrChange>
            </w:rPr>
            <w:delText xml:space="preserve">VUCE</w:delText>
          </w:r>
        </w:del>
        <w:r w:rsidDel="00000000" w:rsidR="00000000" w:rsidRPr="00000000">
          <w:rPr>
            <w:highlight w:val="green"/>
            <w:rtl w:val="0"/>
            <w:rPrChange w:author="Valeria Tapia " w:id="236" w:date="2026-10-04T21:10:00Z">
              <w:rPr/>
            </w:rPrChange>
          </w:rPr>
          <w:t xml:space="preserve">, garantizando una gestión integral y eficiente de la documentación y los trámites vinculados al comercio exterior.</w:t>
        </w:r>
        <w:r w:rsidDel="00000000" w:rsidR="00000000" w:rsidRPr="00000000">
          <w:rPr>
            <w:rtl w:val="0"/>
          </w:rPr>
        </w:r>
      </w:ins>
    </w:p>
    <w:p w:rsidR="00000000" w:rsidDel="00000000" w:rsidP="00000000" w:rsidRDefault="00000000" w:rsidRPr="00000000" w14:paraId="0000014B">
      <w:pPr>
        <w:tabs>
          <w:tab w:val="left" w:leader="none" w:pos="1701"/>
        </w:tabs>
        <w:rPr>
          <w:ins w:author="Valeria Tapia" w:id="237" w:date="2026-09-18T10:27:00Z"/>
          <w:rPrChange w:author="Valeria Tapia" w:id="246" w:date="2026-09-26T16:55:00Z">
            <w:rPr/>
          </w:rPrChange>
        </w:rPr>
        <w:pPrChange w:author="Valeria Tapia" w:id="0" w:date="2026-09-26T16:55:00Z">
          <w:pPr>
            <w:pStyle w:val="Heading5"/>
            <w:numPr>
              <w:ilvl w:val="0"/>
              <w:numId w:val="45"/>
            </w:numPr>
            <w:tabs>
              <w:tab w:val="left" w:leader="none" w:pos="1701"/>
            </w:tabs>
            <w:ind w:left="6067" w:hanging="1813.9999999999998"/>
          </w:pPr>
        </w:pPrChange>
      </w:pPr>
      <w:ins w:author="Valeria Tapia" w:id="237" w:date="2026-09-18T10:27:00Z">
        <w:r w:rsidDel="00000000" w:rsidR="00000000" w:rsidRPr="00000000">
          <w:rPr>
            <w:rtl w:val="0"/>
          </w:rPr>
        </w:r>
      </w:ins>
    </w:p>
    <w:p w:rsidR="00000000" w:rsidDel="00000000" w:rsidP="00000000" w:rsidRDefault="00000000" w:rsidRPr="00000000" w14:paraId="0000014C">
      <w:pPr>
        <w:pStyle w:val="Heading5"/>
        <w:tabs>
          <w:tab w:val="left" w:leader="none" w:pos="1701"/>
        </w:tabs>
        <w:rPr>
          <w:ins w:author="Renato Lopez Choque" w:id="249" w:date="2026-09-17T18:26:00Z"/>
          <w:del w:author="Valeria Tapia" w:id="247" w:date="2026-09-18T10:27:00Z"/>
          <w:rPrChange w:author="Valeria Tapia" w:id="250" w:date="2026-09-24T12:03:00Z">
            <w:rPr/>
          </w:rPrChange>
        </w:rPr>
        <w:pPrChange w:author="Valeria Tapia" w:id="0" w:date="2026-09-24T12:03:00Z">
          <w:pPr>
            <w:pStyle w:val="Heading5"/>
            <w:numPr>
              <w:ilvl w:val="0"/>
              <w:numId w:val="45"/>
            </w:numPr>
            <w:tabs>
              <w:tab w:val="left" w:leader="none" w:pos="1701"/>
            </w:tabs>
            <w:ind w:left="6067" w:hanging="1813.9999999999998"/>
          </w:pPr>
        </w:pPrChange>
      </w:pPr>
      <w:del w:author="Valeria Tapia" w:id="247" w:date="2026-09-18T10:27:00Z">
        <w:r w:rsidDel="00000000" w:rsidR="00000000" w:rsidRPr="00000000">
          <w:rPr>
            <w:highlight w:val="yellow"/>
            <w:rtl w:val="0"/>
            <w:rPrChange w:author="Valeria Tapia" w:id="248" w:date="2026-09-24T12:03:00Z">
              <w:rPr/>
            </w:rPrChange>
          </w:rPr>
          <w:delText xml:space="preserve">La VUCE es la única plataforma electrónica para la tramitación de documentos requeridos por las EPEs a efectos de realizar operaciones de comercio exterior.</w:delText>
        </w:r>
      </w:del>
      <w:ins w:author="Renato Lopez Choque" w:id="249" w:date="2026-09-17T18:26:00Z">
        <w:del w:author="Valeria Tapia" w:id="247" w:date="2026-09-18T10:27:00Z">
          <w:r w:rsidDel="00000000" w:rsidR="00000000" w:rsidRPr="00000000">
            <w:rPr>
              <w:highlight w:val="yellow"/>
              <w:rtl w:val="0"/>
              <w:rPrChange w:author="Valeria Tapia" w:id="248" w:date="2026-09-24T12:03:00Z">
                <w:rPr/>
              </w:rPrChange>
            </w:rPr>
            <w:delText xml:space="preserve"> Asimismo,</w:delText>
          </w:r>
          <w:r w:rsidDel="00000000" w:rsidR="00000000" w:rsidRPr="00000000">
            <w:rPr>
              <w:rtl w:val="0"/>
            </w:rPr>
            <w:delText xml:space="preserve"> </w:delText>
          </w:r>
        </w:del>
      </w:ins>
    </w:p>
    <w:p w:rsidR="00000000" w:rsidDel="00000000" w:rsidP="00000000" w:rsidRDefault="00000000" w:rsidRPr="00000000" w14:paraId="0000014D">
      <w:pPr>
        <w:pStyle w:val="Heading5"/>
        <w:tabs>
          <w:tab w:val="left" w:leader="none" w:pos="1701"/>
        </w:tabs>
        <w:rPr>
          <w:ins w:author="Renato Lopez Choque" w:id="249" w:date="2026-09-17T18:26:00Z"/>
          <w:del w:author="Valeria Tapia" w:id="247" w:date="2026-09-18T10:27:00Z"/>
          <w:rPrChange w:author="Valeria Tapia" w:id="251" w:date="2026-09-24T12:03:00Z">
            <w:rPr/>
          </w:rPrChange>
        </w:rPr>
        <w:pPrChange w:author="Valeria Tapia" w:id="0" w:date="2026-09-24T12:03:00Z">
          <w:pPr>
            <w:pStyle w:val="Heading5"/>
            <w:numPr>
              <w:ilvl w:val="0"/>
              <w:numId w:val="45"/>
            </w:numPr>
            <w:tabs>
              <w:tab w:val="left" w:leader="none" w:pos="1701"/>
            </w:tabs>
            <w:ind w:left="6067" w:hanging="1813.9999999999998"/>
          </w:pPr>
        </w:pPrChange>
      </w:pPr>
      <w:ins w:author="Renato Lopez Choque" w:id="249" w:date="2026-09-17T18:26:00Z">
        <w:del w:author="Valeria Tapia" w:id="247" w:date="2026-09-18T10:27:00Z">
          <w:r w:rsidDel="00000000" w:rsidR="00000000" w:rsidRPr="00000000">
            <w:rPr>
              <w:rtl w:val="0"/>
            </w:rPr>
          </w:r>
        </w:del>
      </w:ins>
    </w:p>
    <w:p w:rsidR="00000000" w:rsidDel="00000000" w:rsidP="00000000" w:rsidRDefault="00000000" w:rsidRPr="00000000" w14:paraId="0000014E">
      <w:pPr>
        <w:tabs>
          <w:tab w:val="left" w:leader="none" w:pos="1701"/>
        </w:tabs>
        <w:rPr>
          <w:ins w:author="Renato Lopez Choque" w:id="249" w:date="2026-09-17T18:26:00Z"/>
          <w:del w:author="Valeria Tapia" w:id="247" w:date="2026-09-18T10:27:00Z"/>
          <w:rPrChange w:author="Renato Lopez Choque" w:id="252" w:date="2026-09-17T18:26:00Z">
            <w:rPr/>
          </w:rPrChange>
        </w:rPr>
        <w:pPrChange w:author="Renato Lopez Choque" w:id="0" w:date="2026-09-17T18:26:00Z">
          <w:pPr>
            <w:pStyle w:val="Heading5"/>
            <w:numPr>
              <w:ilvl w:val="0"/>
              <w:numId w:val="45"/>
            </w:numPr>
            <w:tabs>
              <w:tab w:val="left" w:leader="none" w:pos="1701"/>
            </w:tabs>
            <w:ind w:left="6067" w:hanging="1813.9999999999998"/>
          </w:pPr>
        </w:pPrChange>
      </w:pPr>
      <w:ins w:author="Renato Lopez Choque" w:id="249" w:date="2026-09-17T18:26:00Z">
        <w:del w:author="Valeria Tapia" w:id="247" w:date="2026-09-18T10:27:00Z">
          <w:r w:rsidDel="00000000" w:rsidR="00000000" w:rsidRPr="00000000">
            <w:rPr>
              <w:rtl w:val="0"/>
            </w:rPr>
          </w:r>
        </w:del>
      </w:ins>
    </w:p>
    <w:p w:rsidR="00000000" w:rsidDel="00000000" w:rsidP="00000000" w:rsidRDefault="00000000" w:rsidRPr="00000000" w14:paraId="0000014F">
      <w:pPr>
        <w:pStyle w:val="Heading5"/>
        <w:numPr>
          <w:ilvl w:val="0"/>
          <w:numId w:val="45"/>
        </w:numPr>
        <w:tabs>
          <w:tab w:val="left" w:leader="none" w:pos="1701"/>
        </w:tabs>
        <w:ind w:left="0" w:firstLine="0"/>
        <w:rPr>
          <w:del w:author="Valeria Tapia" w:id="247" w:date="2026-09-18T10:27:00Z"/>
        </w:rPr>
      </w:pPr>
      <w:del w:author="Valeria Tapia" w:id="247" w:date="2026-09-18T10:27:00Z">
        <w:r w:rsidDel="00000000" w:rsidR="00000000" w:rsidRPr="00000000">
          <w:rPr>
            <w:rtl w:val="0"/>
          </w:rPr>
          <w:delText xml:space="preserve"> Su finalidad es centralizar, sistematizar, simplificar, modernizar, agilizar y transparentar la obtención de dichos documentos, ofreciendo un servicio eficiente para los usuarios, garantizando la seguridad jurídica en el intercambio de información entre las entidades involucradas.</w:delText>
        </w:r>
      </w:del>
    </w:p>
    <w:p w:rsidR="00000000" w:rsidDel="00000000" w:rsidP="00000000" w:rsidRDefault="00000000" w:rsidRPr="00000000" w14:paraId="00000150">
      <w:pPr>
        <w:rPr>
          <w:del w:author="Valeria Tapia" w:id="247" w:date="2026-09-18T10:27:00Z"/>
        </w:rPr>
      </w:pPr>
      <w:del w:author="Valeria Tapia" w:id="247" w:date="2026-09-18T10:27:00Z">
        <w:r w:rsidDel="00000000" w:rsidR="00000000" w:rsidRPr="00000000">
          <w:rPr>
            <w:rtl w:val="0"/>
          </w:rPr>
        </w:r>
      </w:del>
    </w:p>
    <w:p w:rsidR="00000000" w:rsidDel="00000000" w:rsidP="00000000" w:rsidRDefault="00000000" w:rsidRPr="00000000" w14:paraId="00000151">
      <w:pPr>
        <w:pStyle w:val="Heading5"/>
        <w:numPr>
          <w:ilvl w:val="0"/>
          <w:numId w:val="45"/>
        </w:numPr>
        <w:tabs>
          <w:tab w:val="left" w:leader="none" w:pos="1701"/>
        </w:tabs>
        <w:ind w:left="0" w:firstLine="0"/>
        <w:rPr>
          <w:ins w:author="Valeria Tapia " w:id="256" w:date="2026-10-05T01:02:00Z"/>
          <w:highlight w:val="green"/>
        </w:rPr>
      </w:pPr>
      <w:r w:rsidDel="00000000" w:rsidR="00000000" w:rsidRPr="00000000">
        <w:rPr>
          <w:b w:val="1"/>
          <w:bCs w:val="1"/>
          <w:highlight w:val="green"/>
          <w:rtl w:val="0"/>
          <w:rPrChange w:author="Valeria Tapia " w:id="253" w:date="2026-10-04T21:11:00Z">
            <w:rPr>
              <w:b w:val="1"/>
              <w:bCs w:val="1"/>
            </w:rPr>
          </w:rPrChange>
        </w:rPr>
        <w:t xml:space="preserve">(IMPLEMENTACIÓN DE </w:t>
      </w:r>
      <w:ins w:author="Valeria Tapia" w:id="254" w:date="2026-09-18T10:31:00Z">
        <w:r w:rsidDel="00000000" w:rsidR="00000000" w:rsidRPr="00000000">
          <w:rPr>
            <w:b w:val="1"/>
            <w:bCs w:val="1"/>
            <w:highlight w:val="green"/>
            <w:rtl w:val="0"/>
            <w:rPrChange w:author="Valeria Tapia " w:id="253" w:date="2026-10-04T21:11:00Z">
              <w:rPr>
                <w:b w:val="1"/>
                <w:bCs w:val="1"/>
              </w:rPr>
            </w:rPrChange>
          </w:rPr>
          <w:t xml:space="preserve">LOS TRÁMITES Y SERVICIOS EN </w:t>
        </w:r>
      </w:ins>
      <w:r w:rsidDel="00000000" w:rsidR="00000000" w:rsidRPr="00000000">
        <w:rPr>
          <w:b w:val="1"/>
          <w:bCs w:val="1"/>
          <w:highlight w:val="green"/>
          <w:rtl w:val="0"/>
          <w:rPrChange w:author="Valeria Tapia " w:id="253" w:date="2026-10-04T21:11:00Z">
            <w:rPr>
              <w:b w:val="1"/>
              <w:bCs w:val="1"/>
            </w:rPr>
          </w:rPrChange>
        </w:rPr>
        <w:t xml:space="preserve">LA VUCE). </w:t>
      </w:r>
      <w:r w:rsidDel="00000000" w:rsidR="00000000" w:rsidRPr="00000000">
        <w:rPr>
          <w:highlight w:val="green"/>
          <w:rtl w:val="0"/>
          <w:rPrChange w:author="Valeria Tapia " w:id="253" w:date="2026-10-04T21:11:00Z">
            <w:rPr/>
          </w:rPrChange>
        </w:rPr>
        <w:t xml:space="preserve">I. La AN implementará </w:t>
      </w:r>
      <w:ins w:author="Valeria Tapia" w:id="255" w:date="2026-09-18T10:31:00Z">
        <w:r w:rsidDel="00000000" w:rsidR="00000000" w:rsidRPr="00000000">
          <w:rPr>
            <w:highlight w:val="green"/>
            <w:rtl w:val="0"/>
            <w:rPrChange w:author="Valeria Tapia " w:id="253" w:date="2026-10-04T21:11:00Z">
              <w:rPr/>
            </w:rPrChange>
          </w:rPr>
          <w:t xml:space="preserve">los trámites y servicios en la</w:t>
        </w:r>
      </w:ins>
      <w:del w:author="Valeria Tapia" w:id="255" w:date="2026-09-18T10:31:00Z">
        <w:r w:rsidDel="00000000" w:rsidR="00000000" w:rsidRPr="00000000">
          <w:rPr>
            <w:highlight w:val="green"/>
            <w:rtl w:val="0"/>
            <w:rPrChange w:author="Valeria Tapia " w:id="253" w:date="2026-10-04T21:11:00Z">
              <w:rPr/>
            </w:rPrChange>
          </w:rPr>
          <w:delText xml:space="preserve">La</w:delText>
        </w:r>
      </w:del>
      <w:r w:rsidDel="00000000" w:rsidR="00000000" w:rsidRPr="00000000">
        <w:rPr>
          <w:highlight w:val="green"/>
          <w:rtl w:val="0"/>
          <w:rPrChange w:author="Valeria Tapia " w:id="253" w:date="2026-10-04T21:11:00Z">
            <w:rPr/>
          </w:rPrChange>
        </w:rPr>
        <w:t xml:space="preserve"> VUCE a través de las áreas creadas para tal efecto.</w:t>
      </w:r>
      <w:ins w:author="Valeria Tapia " w:id="256" w:date="2026-10-05T01:02:00Z">
        <w:r w:rsidDel="00000000" w:rsidR="00000000" w:rsidRPr="00000000">
          <w:rPr>
            <w:rtl w:val="0"/>
          </w:rPr>
        </w:r>
      </w:ins>
    </w:p>
    <w:p w:rsidR="00000000" w:rsidDel="00000000" w:rsidP="00000000" w:rsidRDefault="00000000" w:rsidRPr="00000000" w14:paraId="00000152">
      <w:pPr>
        <w:tabs>
          <w:tab w:val="left" w:leader="none" w:pos="1701"/>
        </w:tabs>
        <w:rPr>
          <w:ins w:author="Valeria Tapia " w:id="256" w:date="2026-10-05T01:02:00Z"/>
          <w:rPrChange w:author="Valeria Tapia " w:id="257" w:date="2026-10-05T01:02:00Z">
            <w:rPr>
              <w:highlight w:val="green"/>
            </w:rPr>
          </w:rPrChange>
        </w:rPr>
        <w:pPrChange w:author="Valeria Tapia " w:id="0" w:date="2026-10-05T01:02:00Z">
          <w:pPr>
            <w:pStyle w:val="Heading5"/>
            <w:numPr>
              <w:ilvl w:val="0"/>
              <w:numId w:val="45"/>
            </w:numPr>
            <w:tabs>
              <w:tab w:val="left" w:leader="none" w:pos="1701"/>
            </w:tabs>
            <w:ind w:left="6067" w:hanging="1813.9999999999998"/>
          </w:pPr>
        </w:pPrChange>
      </w:pPr>
      <w:ins w:author="Valeria Tapia " w:id="256" w:date="2026-10-05T01:02:00Z">
        <w:r w:rsidDel="00000000" w:rsidR="00000000" w:rsidRPr="00000000">
          <w:rPr>
            <w:rtl w:val="0"/>
          </w:rPr>
        </w:r>
      </w:ins>
    </w:p>
    <w:p w:rsidR="00000000" w:rsidDel="00000000" w:rsidP="00000000" w:rsidRDefault="00000000" w:rsidRPr="00000000" w14:paraId="00000153">
      <w:pPr>
        <w:tabs>
          <w:tab w:val="left" w:leader="none" w:pos="1701"/>
        </w:tabs>
        <w:rPr>
          <w:del w:author="Valeria Tapia " w:id="256" w:date="2026-10-05T01:02:00Z"/>
          <w:highlight w:val="green"/>
          <w:rPrChange w:author="Valeria Tapia " w:id="259" w:date="2026-10-05T01:02:00Z">
            <w:rPr/>
          </w:rPrChange>
        </w:rPr>
        <w:pPrChange w:author="Valeria Tapia " w:id="0" w:date="2026-10-05T01:02:00Z">
          <w:pPr>
            <w:pStyle w:val="Heading5"/>
            <w:numPr>
              <w:ilvl w:val="0"/>
              <w:numId w:val="45"/>
            </w:numPr>
            <w:tabs>
              <w:tab w:val="left" w:leader="none" w:pos="1701"/>
            </w:tabs>
            <w:ind w:left="6067" w:hanging="1813.9999999999998"/>
          </w:pPr>
        </w:pPrChange>
      </w:pPr>
      <w:del w:author="Valeria Tapia " w:id="256" w:date="2026-10-05T01:02:00Z">
        <w:r w:rsidDel="00000000" w:rsidR="00000000" w:rsidRPr="00000000">
          <w:rPr>
            <w:rtl w:val="0"/>
          </w:rPr>
        </w:r>
      </w:del>
    </w:p>
    <w:p w:rsidR="00000000" w:rsidDel="00000000" w:rsidP="00000000" w:rsidRDefault="00000000" w:rsidRPr="00000000" w14:paraId="00000154">
      <w:pPr>
        <w:rPr>
          <w:del w:author="Valeria Tapia " w:id="256" w:date="2026-10-05T01:02:00Z"/>
          <w:highlight w:val="green"/>
          <w:rPrChange w:author="Valeria Tapia " w:id="258" w:date="2026-10-05T01:02:00Z">
            <w:rPr/>
          </w:rPrChange>
        </w:rPr>
      </w:pPr>
      <w:del w:author="Valeria Tapia " w:id="256" w:date="2026-10-05T01:02:00Z">
        <w:r w:rsidDel="00000000" w:rsidR="00000000" w:rsidRPr="00000000">
          <w:rPr>
            <w:rtl w:val="0"/>
          </w:rPr>
        </w:r>
      </w:del>
    </w:p>
    <w:p w:rsidR="00000000" w:rsidDel="00000000" w:rsidP="00000000" w:rsidRDefault="00000000" w:rsidRPr="00000000" w14:paraId="00000155">
      <w:pPr>
        <w:rPr>
          <w:ins w:author="Valeria Tapia" w:id="260" w:date="2026-09-18T11:04:00Z"/>
        </w:rPr>
      </w:pPr>
      <w:r w:rsidDel="00000000" w:rsidR="00000000" w:rsidRPr="00000000">
        <w:rPr>
          <w:highlight w:val="green"/>
          <w:rtl w:val="0"/>
          <w:rPrChange w:author="Valeria Tapia " w:id="258" w:date="2026-10-05T01:02:00Z">
            <w:rPr/>
          </w:rPrChange>
        </w:rPr>
        <w:t xml:space="preserve">II. </w:t>
      </w:r>
      <w:ins w:author="Valeria Tapia" w:id="260" w:date="2026-09-18T11:04:00Z">
        <w:r w:rsidDel="00000000" w:rsidR="00000000" w:rsidRPr="00000000">
          <w:rPr>
            <w:highlight w:val="green"/>
            <w:rtl w:val="0"/>
            <w:rPrChange w:author="Valeria Tapia " w:id="258" w:date="2026-10-05T01:02:00Z">
              <w:rPr/>
            </w:rPrChange>
          </w:rPr>
          <w:t xml:space="preserve">Las EPEs deberán establecer el orden de implementación de sus trámites en la VUCE, priorizando aquellos que representen mayor relevancia e impacto en las operaciones de comercio exterior, grado de madurez tecnológica de su sistema informático y la modificación de normativa con rango de Ley o Decreto Supremo.</w:t>
        </w:r>
        <w:r w:rsidDel="00000000" w:rsidR="00000000" w:rsidRPr="00000000">
          <w:rPr>
            <w:rtl w:val="0"/>
          </w:rPr>
        </w:r>
      </w:ins>
    </w:p>
    <w:p w:rsidR="00000000" w:rsidDel="00000000" w:rsidP="00000000" w:rsidRDefault="00000000" w:rsidRPr="00000000" w14:paraId="00000156">
      <w:pPr>
        <w:tabs>
          <w:tab w:val="left" w:leader="none" w:pos="284"/>
        </w:tabs>
        <w:rPr>
          <w:ins w:author="Valeria Tapia" w:id="261" w:date="2026-09-18T11:04:00Z"/>
        </w:rPr>
      </w:pPr>
      <w:ins w:author="Valeria Tapia" w:id="261" w:date="2026-09-18T11:04:00Z">
        <w:r w:rsidDel="00000000" w:rsidR="00000000" w:rsidRPr="00000000">
          <w:rPr>
            <w:rtl w:val="0"/>
          </w:rPr>
        </w:r>
      </w:ins>
    </w:p>
    <w:p w:rsidR="00000000" w:rsidDel="00000000" w:rsidP="00000000" w:rsidRDefault="00000000" w:rsidRPr="00000000" w14:paraId="00000157">
      <w:pPr>
        <w:tabs>
          <w:tab w:val="left" w:leader="none" w:pos="142"/>
          <w:tab w:val="left" w:leader="none" w:pos="426"/>
        </w:tabs>
        <w:rPr>
          <w:del w:author="Valeria Tapia" w:id="264" w:date="2026-09-18T10:33:00Z"/>
          <w:highlight w:val="green"/>
          <w:rPrChange w:author="Valeria Tapia " w:id="262" w:date="2026-10-04T21:11:00Z">
            <w:rPr/>
          </w:rPrChange>
        </w:rPr>
      </w:pPr>
      <w:ins w:author="Valeria Tapia" w:id="261" w:date="2026-09-18T11:04:00Z">
        <w:r w:rsidDel="00000000" w:rsidR="00000000" w:rsidRPr="00000000">
          <w:rPr>
            <w:rtl w:val="0"/>
          </w:rPr>
          <w:t xml:space="preserve">III. </w:t>
        </w:r>
      </w:ins>
      <w:r w:rsidDel="00000000" w:rsidR="00000000" w:rsidRPr="00000000">
        <w:rPr>
          <w:highlight w:val="green"/>
          <w:rtl w:val="0"/>
          <w:rPrChange w:author="Valeria Tapia " w:id="262" w:date="2026-10-04T21:11:00Z">
            <w:rPr/>
          </w:rPrChange>
        </w:rPr>
        <w:t xml:space="preserve">La AN en coordinación con las EPEs, la AGETIC y las instancias gubernamentales vinculadas al comercio exterior, serán responsables de la implementación de</w:t>
      </w:r>
      <w:ins w:author="Valeria Tapia" w:id="263" w:date="2026-09-18T10:32:00Z">
        <w:r w:rsidDel="00000000" w:rsidR="00000000" w:rsidRPr="00000000">
          <w:rPr>
            <w:highlight w:val="green"/>
            <w:rtl w:val="0"/>
            <w:rPrChange w:author="Valeria Tapia " w:id="262" w:date="2026-10-04T21:11:00Z">
              <w:rPr/>
            </w:rPrChange>
          </w:rPr>
          <w:t xml:space="preserve"> los trámites en</w:t>
        </w:r>
      </w:ins>
      <w:r w:rsidDel="00000000" w:rsidR="00000000" w:rsidRPr="00000000">
        <w:rPr>
          <w:highlight w:val="green"/>
          <w:rtl w:val="0"/>
          <w:rPrChange w:author="Valeria Tapia " w:id="262" w:date="2026-10-04T21:11:00Z">
            <w:rPr/>
          </w:rPrChange>
        </w:rPr>
        <w:t xml:space="preserve"> la VUCE</w:t>
      </w:r>
      <w:ins w:author="Valeria Tapia" w:id="264" w:date="2026-09-18T10:33:00Z">
        <w:r w:rsidDel="00000000" w:rsidR="00000000" w:rsidRPr="00000000">
          <w:rPr>
            <w:highlight w:val="green"/>
            <w:rtl w:val="0"/>
            <w:rPrChange w:author="Valeria Tapia " w:id="262" w:date="2026-10-04T21:11:00Z">
              <w:rPr/>
            </w:rPrChange>
          </w:rPr>
          <w:t xml:space="preserve">, </w:t>
        </w:r>
      </w:ins>
      <w:del w:author="Valeria Tapia" w:id="264" w:date="2026-09-18T10:33:00Z">
        <w:r w:rsidDel="00000000" w:rsidR="00000000" w:rsidRPr="00000000">
          <w:rPr>
            <w:highlight w:val="green"/>
            <w:rtl w:val="0"/>
            <w:rPrChange w:author="Valeria Tapia " w:id="262" w:date="2026-10-04T21:11:00Z">
              <w:rPr/>
            </w:rPrChange>
          </w:rPr>
          <w:delText xml:space="preserve">. </w:delText>
        </w:r>
      </w:del>
    </w:p>
    <w:p w:rsidR="00000000" w:rsidDel="00000000" w:rsidP="00000000" w:rsidRDefault="00000000" w:rsidRPr="00000000" w14:paraId="00000158">
      <w:pPr>
        <w:rPr>
          <w:del w:author="Valeria Tapia" w:id="264" w:date="2026-09-18T10:33:00Z"/>
          <w:highlight w:val="green"/>
          <w:rPrChange w:author="Valeria Tapia " w:id="262" w:date="2026-10-04T21:11:00Z">
            <w:rPr/>
          </w:rPrChange>
        </w:rPr>
      </w:pPr>
      <w:del w:author="Valeria Tapia" w:id="264" w:date="2026-09-18T10:33:00Z">
        <w:r w:rsidDel="00000000" w:rsidR="00000000" w:rsidRPr="00000000">
          <w:rPr>
            <w:highlight w:val="green"/>
            <w:rtl w:val="0"/>
            <w:rPrChange w:author="Valeria Tapia " w:id="262" w:date="2026-10-04T21:11:00Z">
              <w:rPr/>
            </w:rPrChange>
          </w:rPr>
          <w:delText xml:space="preserve"> </w:delText>
        </w:r>
      </w:del>
    </w:p>
    <w:p w:rsidR="00000000" w:rsidDel="00000000" w:rsidP="00000000" w:rsidRDefault="00000000" w:rsidRPr="00000000" w14:paraId="00000159">
      <w:pPr>
        <w:tabs>
          <w:tab w:val="left" w:leader="none" w:pos="284"/>
        </w:tabs>
        <w:rPr/>
      </w:pPr>
      <w:del w:author="Valeria Tapia" w:id="264" w:date="2026-09-18T10:33:00Z">
        <w:r w:rsidDel="00000000" w:rsidR="00000000" w:rsidRPr="00000000">
          <w:rPr>
            <w:highlight w:val="green"/>
            <w:rtl w:val="0"/>
            <w:rPrChange w:author="Valeria Tapia " w:id="262" w:date="2026-10-04T21:11:00Z">
              <w:rPr/>
            </w:rPrChange>
          </w:rPr>
          <w:delText xml:space="preserve">III. La implementación se realizará </w:delText>
        </w:r>
      </w:del>
      <w:r w:rsidDel="00000000" w:rsidR="00000000" w:rsidRPr="00000000">
        <w:rPr>
          <w:highlight w:val="green"/>
          <w:rtl w:val="0"/>
          <w:rPrChange w:author="Valeria Tapia " w:id="262" w:date="2026-10-04T21:11:00Z">
            <w:rPr/>
          </w:rPrChange>
        </w:rPr>
        <w:t xml:space="preserve">conforme al Cronograma de Implementación Gradual establecido en el presente Reglamento.</w:t>
      </w: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ins w:author="Valeria Tapia" w:id="269" w:date="2026-09-18T11:03:00Z"/>
        </w:rPr>
      </w:pPr>
      <w:r w:rsidDel="00000000" w:rsidR="00000000" w:rsidRPr="00000000">
        <w:rPr>
          <w:rtl w:val="0"/>
        </w:rPr>
        <w:t xml:space="preserve">I</w:t>
      </w:r>
      <w:del w:author="Valeria Tapia" w:id="265" w:date="2026-09-18T10:33:00Z">
        <w:r w:rsidDel="00000000" w:rsidR="00000000" w:rsidRPr="00000000">
          <w:rPr>
            <w:rtl w:val="0"/>
          </w:rPr>
          <w:delText xml:space="preserve">V</w:delText>
        </w:r>
      </w:del>
      <w:ins w:author="Valeria Tapia" w:id="265" w:date="2026-09-18T10:33:00Z">
        <w:r w:rsidDel="00000000" w:rsidR="00000000" w:rsidRPr="00000000">
          <w:rPr>
            <w:rtl w:val="0"/>
          </w:rPr>
          <w:t xml:space="preserve">V</w:t>
        </w:r>
      </w:ins>
      <w:r w:rsidDel="00000000" w:rsidR="00000000" w:rsidRPr="00000000">
        <w:rPr>
          <w:highlight w:val="green"/>
          <w:rtl w:val="0"/>
          <w:rPrChange w:author="Valeria Tapia " w:id="266" w:date="2026-10-04T21:11:00Z">
            <w:rPr/>
          </w:rPrChange>
        </w:rPr>
        <w:t xml:space="preserve">. Las EPEs deberán emitir su normativa interna y adecuar su sistema informático para la interoperabilidad y funcionamiento de</w:t>
      </w:r>
      <w:ins w:author="Valeria Tapia" w:id="267" w:date="2026-09-18T10:38:00Z">
        <w:r w:rsidDel="00000000" w:rsidR="00000000" w:rsidRPr="00000000">
          <w:rPr>
            <w:highlight w:val="green"/>
            <w:rtl w:val="0"/>
            <w:rPrChange w:author="Valeria Tapia " w:id="266" w:date="2026-10-04T21:11:00Z">
              <w:rPr/>
            </w:rPrChange>
          </w:rPr>
          <w:t xml:space="preserve"> los trámites en</w:t>
        </w:r>
      </w:ins>
      <w:r w:rsidDel="00000000" w:rsidR="00000000" w:rsidRPr="00000000">
        <w:rPr>
          <w:highlight w:val="green"/>
          <w:rtl w:val="0"/>
          <w:rPrChange w:author="Valeria Tapia " w:id="266" w:date="2026-10-04T21:11:00Z">
            <w:rPr/>
          </w:rPrChange>
        </w:rPr>
        <w:t xml:space="preserve"> la VUCE, conforme a los plazos establecidos</w:t>
      </w:r>
      <w:ins w:author="Valeria Tapia" w:id="268" w:date="2026-09-18T10:39:00Z">
        <w:r w:rsidDel="00000000" w:rsidR="00000000" w:rsidRPr="00000000">
          <w:rPr>
            <w:highlight w:val="green"/>
            <w:rtl w:val="0"/>
            <w:rPrChange w:author="Valeria Tapia " w:id="266" w:date="2026-10-04T21:11:00Z">
              <w:rPr/>
            </w:rPrChange>
          </w:rPr>
          <w:t xml:space="preserve">, conforme el Plan de Trabajo</w:t>
        </w:r>
      </w:ins>
      <w:r w:rsidDel="00000000" w:rsidR="00000000" w:rsidRPr="00000000">
        <w:rPr>
          <w:highlight w:val="green"/>
          <w:rtl w:val="0"/>
          <w:rPrChange w:author="Valeria Tapia " w:id="266" w:date="2026-10-04T21:11:00Z">
            <w:rPr/>
          </w:rPrChange>
        </w:rPr>
        <w:t xml:space="preserve">.</w:t>
      </w:r>
      <w:ins w:author="Valeria Tapia" w:id="269" w:date="2026-09-18T11:03:00Z">
        <w:r w:rsidDel="00000000" w:rsidR="00000000" w:rsidRPr="00000000">
          <w:rPr>
            <w:rtl w:val="0"/>
          </w:rPr>
        </w:r>
      </w:ins>
    </w:p>
    <w:p w:rsidR="00000000" w:rsidDel="00000000" w:rsidP="00000000" w:rsidRDefault="00000000" w:rsidRPr="00000000" w14:paraId="0000015C">
      <w:pPr>
        <w:rPr>
          <w:ins w:author="Valeria Tapia" w:id="269" w:date="2026-09-18T11:03:00Z"/>
        </w:rPr>
      </w:pPr>
      <w:ins w:author="Valeria Tapia" w:id="269" w:date="2026-09-18T11:03:00Z">
        <w:r w:rsidDel="00000000" w:rsidR="00000000" w:rsidRPr="00000000">
          <w:rPr>
            <w:rtl w:val="0"/>
          </w:rPr>
        </w:r>
      </w:ins>
    </w:p>
    <w:p w:rsidR="00000000" w:rsidDel="00000000" w:rsidP="00000000" w:rsidRDefault="00000000" w:rsidRPr="00000000" w14:paraId="0000015D">
      <w:pPr>
        <w:rPr/>
      </w:pPr>
      <w:ins w:author="Valeria Tapia" w:id="269" w:date="2026-09-18T11:03:00Z">
        <w:r w:rsidDel="00000000" w:rsidR="00000000" w:rsidRPr="00000000">
          <w:rPr>
            <w:highlight w:val="cyan"/>
            <w:rtl w:val="0"/>
            <w:rPrChange w:author="Valeria Tapia " w:id="270" w:date="2026-10-04T21:11:00Z">
              <w:rPr/>
            </w:rPrChange>
          </w:rPr>
          <w:t xml:space="preserve">V. La AN implementará servicios en la VUCE, a partir del relevamiento de oportunidades de mejora con base a encuestas, sugerencias, reportes y otros.</w:t>
        </w:r>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5"/>
        <w:numPr>
          <w:ilvl w:val="0"/>
          <w:numId w:val="45"/>
        </w:numPr>
        <w:tabs>
          <w:tab w:val="left" w:leader="none" w:pos="1701"/>
        </w:tabs>
        <w:ind w:left="0" w:firstLine="0"/>
        <w:rPr/>
      </w:pPr>
      <w:r w:rsidDel="00000000" w:rsidR="00000000" w:rsidRPr="00000000">
        <w:rPr>
          <w:b w:val="1"/>
          <w:bCs w:val="1"/>
          <w:rtl w:val="0"/>
        </w:rPr>
        <w:t xml:space="preserve"> (ADMINISTRACIÓN DE LA VUCE). </w:t>
      </w:r>
      <w:r w:rsidDel="00000000" w:rsidR="00000000" w:rsidRPr="00000000">
        <w:rPr>
          <w:rtl w:val="0"/>
        </w:rPr>
        <w:t xml:space="preserve">I. La administración de la VUCE estará a cargo de la AN conforme lo establecido en el Decreto Supremo N° 5211 de 28/08/2024 y el presente Reglamento, debiendo gestionar, supervisar y actualizar la plataforma para un correcto funcionamiento en coordinación con las EPEs.</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ins w:author="Valeria Tapia" w:id="272" w:date="2026-09-24T11:51:00Z"/>
          <w:color w:val="ff0000"/>
        </w:rPr>
      </w:pPr>
      <w:r w:rsidDel="00000000" w:rsidR="00000000" w:rsidRPr="00000000">
        <w:rPr>
          <w:rtl w:val="0"/>
        </w:rPr>
        <w:t xml:space="preserve">II. La AN será responsable de asegurar que la plataforma de la VUCE cumpla con los estándares de seguridad</w:t>
      </w:r>
      <w:ins w:author="Valeria Tapia" w:id="271" w:date="2026-10-04T00:50:00Z">
        <w:r w:rsidDel="00000000" w:rsidR="00000000" w:rsidRPr="00000000">
          <w:rPr>
            <w:rtl w:val="0"/>
          </w:rPr>
          <w:t xml:space="preserve">.</w:t>
        </w:r>
      </w:ins>
      <w:del w:author="Valeria Tapia" w:id="271" w:date="2026-10-04T00:50:00Z">
        <w:r w:rsidDel="00000000" w:rsidR="00000000" w:rsidRPr="00000000">
          <w:rPr>
            <w:rtl w:val="0"/>
          </w:rPr>
          <w:delText xml:space="preserve">.</w:delText>
        </w:r>
      </w:del>
      <w:r w:rsidDel="00000000" w:rsidR="00000000" w:rsidRPr="00000000">
        <w:rPr>
          <w:color w:val="ff0000"/>
          <w:rtl w:val="0"/>
        </w:rPr>
        <w:t xml:space="preserve"> </w:t>
      </w:r>
      <w:ins w:author="Valeria Tapia" w:id="272" w:date="2026-09-24T11:51:00Z">
        <w:r w:rsidDel="00000000" w:rsidR="00000000" w:rsidRPr="00000000">
          <w:rPr>
            <w:rtl w:val="0"/>
          </w:rPr>
        </w:r>
      </w:ins>
    </w:p>
    <w:p w:rsidR="00000000" w:rsidDel="00000000" w:rsidP="00000000" w:rsidRDefault="00000000" w:rsidRPr="00000000" w14:paraId="00000162">
      <w:pPr>
        <w:rPr>
          <w:ins w:author="Valeria Tapia" w:id="272" w:date="2026-09-24T11:51:00Z"/>
          <w:color w:val="ff0000"/>
        </w:rPr>
      </w:pPr>
      <w:ins w:author="Valeria Tapia" w:id="272" w:date="2026-09-24T11:51:00Z">
        <w:r w:rsidDel="00000000" w:rsidR="00000000" w:rsidRPr="00000000">
          <w:rPr>
            <w:rtl w:val="0"/>
          </w:rPr>
        </w:r>
      </w:ins>
    </w:p>
    <w:p w:rsidR="00000000" w:rsidDel="00000000" w:rsidP="00000000" w:rsidRDefault="00000000" w:rsidRPr="00000000" w14:paraId="00000163">
      <w:pPr>
        <w:rPr>
          <w:rPrChange w:author="Valeria Tapia" w:id="287" w:date="2026-09-24T11:52:00Z">
            <w:rPr>
              <w:b w:val="1"/>
              <w:bCs w:val="1"/>
            </w:rPr>
          </w:rPrChange>
        </w:rPr>
      </w:pPr>
      <w:ins w:author="Valeria Tapia" w:id="272" w:date="2026-09-24T11:51:00Z">
        <w:r w:rsidDel="00000000" w:rsidR="00000000" w:rsidRPr="00000000">
          <w:rPr>
            <w:highlight w:val="green"/>
            <w:rtl w:val="0"/>
            <w:rPrChange w:author="Valeria Tapia " w:id="273" w:date="2026-10-04T21:12:00Z">
              <w:rPr>
                <w:b w:val="1"/>
                <w:bCs w:val="1"/>
              </w:rPr>
            </w:rPrChange>
          </w:rPr>
          <w:t xml:space="preserve">III. La AN, </w:t>
        </w:r>
        <w:del w:author="Valeria Tapia" w:id="274" w:date="2026-10-04T00:50:00Z">
          <w:r w:rsidDel="00000000" w:rsidR="00000000" w:rsidRPr="00000000">
            <w:rPr>
              <w:highlight w:val="green"/>
              <w:rtl w:val="0"/>
              <w:rPrChange w:author="Valeria Tapia " w:id="273" w:date="2026-10-04T21:12:00Z">
                <w:rPr>
                  <w:b w:val="1"/>
                  <w:bCs w:val="1"/>
                </w:rPr>
              </w:rPrChange>
            </w:rPr>
            <w:delText xml:space="preserve">en su calidad de administradora de la VUCE, </w:delText>
          </w:r>
        </w:del>
        <w:r w:rsidDel="00000000" w:rsidR="00000000" w:rsidRPr="00000000">
          <w:rPr>
            <w:highlight w:val="green"/>
            <w:rtl w:val="0"/>
            <w:rPrChange w:author="Valeria Tapia " w:id="273" w:date="2026-10-04T21:12:00Z">
              <w:rPr>
                <w:b w:val="1"/>
                <w:bCs w:val="1"/>
              </w:rPr>
            </w:rPrChange>
          </w:rPr>
          <w:t xml:space="preserve">es responsable de la persistencia, disponibilidad y custodia del Expediente Electrónico </w:t>
        </w:r>
        <w:del w:author="Valeria Tapia" w:id="275" w:date="2026-09-26T17:02:00Z">
          <w:r w:rsidDel="00000000" w:rsidR="00000000" w:rsidRPr="00000000">
            <w:rPr>
              <w:highlight w:val="green"/>
              <w:rtl w:val="0"/>
              <w:rPrChange w:author="Valeria Tapia " w:id="273" w:date="2026-10-04T21:12:00Z">
                <w:rPr>
                  <w:b w:val="1"/>
                  <w:bCs w:val="1"/>
                </w:rPr>
              </w:rPrChange>
            </w:rPr>
            <w:delText xml:space="preserve">Único </w:delText>
          </w:r>
        </w:del>
        <w:r w:rsidDel="00000000" w:rsidR="00000000" w:rsidRPr="00000000">
          <w:rPr>
            <w:highlight w:val="green"/>
            <w:rtl w:val="0"/>
            <w:rPrChange w:author="Valeria Tapia " w:id="273" w:date="2026-10-04T21:12:00Z">
              <w:rPr>
                <w:b w:val="1"/>
                <w:bCs w:val="1"/>
              </w:rPr>
            </w:rPrChange>
          </w:rPr>
          <w:t xml:space="preserve">de</w:t>
        </w:r>
        <w:r w:rsidDel="00000000" w:rsidR="00000000" w:rsidRPr="00000000">
          <w:rPr>
            <w:highlight w:val="green"/>
            <w:rtl w:val="0"/>
            <w:rPrChange w:author="Valeria Tapia " w:id="276" w:date="2026-10-04T21:12:00Z">
              <w:rPr>
                <w:highlight w:val="yellow"/>
              </w:rPr>
            </w:rPrChange>
          </w:rPr>
          <w:t xml:space="preserve">l </w:t>
        </w:r>
        <w:del w:author="Valeria Tapia" w:id="277" w:date="2026-09-26T17:02:00Z">
          <w:r w:rsidDel="00000000" w:rsidR="00000000" w:rsidRPr="00000000">
            <w:rPr>
              <w:highlight w:val="green"/>
              <w:rtl w:val="0"/>
              <w:rPrChange w:author="Valeria Tapia " w:id="278" w:date="2026-10-04T21:12:00Z">
                <w:rPr>
                  <w:b w:val="1"/>
                  <w:bCs w:val="1"/>
                </w:rPr>
              </w:rPrChange>
            </w:rPr>
            <w:delText xml:space="preserve"> cada </w:delText>
          </w:r>
        </w:del>
        <w:r w:rsidDel="00000000" w:rsidR="00000000" w:rsidRPr="00000000">
          <w:rPr>
            <w:highlight w:val="green"/>
            <w:rtl w:val="0"/>
            <w:rPrChange w:author="Valeria Tapia " w:id="278" w:date="2026-10-04T21:12:00Z">
              <w:rPr>
                <w:b w:val="1"/>
                <w:bCs w:val="1"/>
              </w:rPr>
            </w:rPrChange>
          </w:rPr>
          <w:t xml:space="preserve">trámite APCO </w:t>
        </w:r>
        <w:r w:rsidDel="00000000" w:rsidR="00000000" w:rsidRPr="00000000">
          <w:rPr>
            <w:highlight w:val="green"/>
            <w:rtl w:val="0"/>
            <w:rPrChange w:author="Valeria Tapia " w:id="279" w:date="2026-10-04T21:12:00Z">
              <w:rPr>
                <w:highlight w:val="yellow"/>
              </w:rPr>
            </w:rPrChange>
          </w:rPr>
          <w:t xml:space="preserve">implementado, </w:t>
        </w:r>
        <w:del w:author="Valeria Tapia" w:id="280" w:date="2026-09-26T17:03:00Z">
          <w:r w:rsidDel="00000000" w:rsidR="00000000" w:rsidRPr="00000000">
            <w:rPr>
              <w:highlight w:val="green"/>
              <w:rtl w:val="0"/>
              <w:rPrChange w:author="Valeria Tapia " w:id="281" w:date="2026-10-04T21:12:00Z">
                <w:rPr>
                  <w:b w:val="1"/>
                  <w:bCs w:val="1"/>
                </w:rPr>
              </w:rPrChange>
            </w:rPr>
            <w:delText xml:space="preserve">tramitado a través de la plataforma,</w:delText>
          </w:r>
        </w:del>
        <w:r w:rsidDel="00000000" w:rsidR="00000000" w:rsidRPr="00000000">
          <w:rPr>
            <w:highlight w:val="green"/>
            <w:rtl w:val="0"/>
            <w:rPrChange w:author="Valeria Tapia " w:id="282" w:date="2026-10-04T21:12:00Z">
              <w:rPr/>
            </w:rPrChange>
          </w:rPr>
          <w:t xml:space="preserve"> </w:t>
        </w:r>
        <w:del w:author="Valeria Tapia" w:id="283" w:date="2026-09-26T17:03:00Z">
          <w:r w:rsidDel="00000000" w:rsidR="00000000" w:rsidRPr="00000000">
            <w:rPr>
              <w:highlight w:val="green"/>
              <w:rtl w:val="0"/>
              <w:rPrChange w:author="Valeria Tapia " w:id="284" w:date="2026-10-04T21:12:00Z">
                <w:rPr>
                  <w:b w:val="1"/>
                  <w:bCs w:val="1"/>
                </w:rPr>
              </w:rPrChange>
            </w:rPr>
            <w:delText xml:space="preserve"> </w:delText>
          </w:r>
        </w:del>
        <w:r w:rsidDel="00000000" w:rsidR="00000000" w:rsidRPr="00000000">
          <w:rPr>
            <w:highlight w:val="green"/>
            <w:rtl w:val="0"/>
            <w:rPrChange w:author="Valeria Tapia " w:id="284" w:date="2026-10-04T21:12:00Z">
              <w:rPr>
                <w:b w:val="1"/>
                <w:bCs w:val="1"/>
              </w:rPr>
            </w:rPrChange>
          </w:rPr>
          <w:t xml:space="preserve">con independencia de que el procesamiento sustantivo del trámite sea realizado por el sistema propio de la EPE</w:t>
        </w:r>
        <w:r w:rsidDel="00000000" w:rsidR="00000000" w:rsidRPr="00000000">
          <w:rPr>
            <w:highlight w:val="green"/>
            <w:rtl w:val="0"/>
            <w:rPrChange w:author="Valeria Tapia " w:id="285" w:date="2026-10-04T21:12:00Z">
              <w:rPr/>
            </w:rPrChange>
          </w:rPr>
          <w:t xml:space="preserve"> o el Módulo Informático Estándar</w:t>
        </w:r>
        <w:r w:rsidDel="00000000" w:rsidR="00000000" w:rsidRPr="00000000">
          <w:rPr>
            <w:highlight w:val="green"/>
            <w:rtl w:val="0"/>
            <w:rPrChange w:author="Valeria Tapia " w:id="286" w:date="2026-10-04T21:12:00Z">
              <w:rPr>
                <w:b w:val="1"/>
                <w:bCs w:val="1"/>
              </w:rPr>
            </w:rPrChange>
          </w:rPr>
          <w:t xml:space="preserve">.</w:t>
        </w:r>
      </w:ins>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5"/>
        <w:numPr>
          <w:ilvl w:val="0"/>
          <w:numId w:val="45"/>
        </w:numPr>
        <w:tabs>
          <w:tab w:val="left" w:leader="none" w:pos="1701"/>
        </w:tabs>
        <w:ind w:left="0" w:firstLine="0"/>
        <w:rPr/>
      </w:pPr>
      <w:r w:rsidDel="00000000" w:rsidR="00000000" w:rsidRPr="00000000">
        <w:rPr>
          <w:b w:val="1"/>
          <w:bCs w:val="1"/>
          <w:rtl w:val="0"/>
        </w:rPr>
        <w:t xml:space="preserve"> </w:t>
      </w:r>
      <w:r w:rsidDel="00000000" w:rsidR="00000000" w:rsidRPr="00000000">
        <w:rPr>
          <w:b w:val="1"/>
          <w:bCs w:val="1"/>
          <w:highlight w:val="green"/>
          <w:rtl w:val="0"/>
          <w:rPrChange w:author="Valeria Tapia " w:id="288" w:date="2026-10-04T21:13:00Z">
            <w:rPr>
              <w:b w:val="1"/>
              <w:bCs w:val="1"/>
            </w:rPr>
          </w:rPrChange>
        </w:rPr>
        <w:t xml:space="preserve">(OPERACIÓN DE LA VUCE). </w:t>
      </w:r>
      <w:r w:rsidDel="00000000" w:rsidR="00000000" w:rsidRPr="00000000">
        <w:rPr>
          <w:highlight w:val="green"/>
          <w:rtl w:val="0"/>
          <w:rPrChange w:author="Valeria Tapia " w:id="288" w:date="2026-10-04T21:13:00Z">
            <w:rPr/>
          </w:rPrChange>
        </w:rPr>
        <w:t xml:space="preserve">I. La operación de la VUCE estará a cargo de las</w:t>
      </w:r>
      <w:ins w:author="Valeria Tapia" w:id="289" w:date="2026-10-04T00:51:00Z">
        <w:r w:rsidDel="00000000" w:rsidR="00000000" w:rsidRPr="00000000">
          <w:rPr>
            <w:highlight w:val="green"/>
            <w:rtl w:val="0"/>
            <w:rPrChange w:author="Valeria Tapia " w:id="288" w:date="2026-10-04T21:13:00Z">
              <w:rPr/>
            </w:rPrChange>
          </w:rPr>
          <w:t xml:space="preserve"> </w:t>
        </w:r>
      </w:ins>
      <w:r w:rsidDel="00000000" w:rsidR="00000000" w:rsidRPr="00000000">
        <w:rPr>
          <w:highlight w:val="green"/>
          <w:rtl w:val="0"/>
          <w:rPrChange w:author="Valeria Tapia " w:id="288" w:date="2026-10-04T21:13:00Z">
            <w:rPr/>
          </w:rPrChange>
        </w:rPr>
        <w:t xml:space="preserve"> EPEs</w:t>
      </w:r>
      <w:del w:author="Valeria Tapia" w:id="290" w:date="2026-10-04T00:51:00Z">
        <w:r w:rsidDel="00000000" w:rsidR="00000000" w:rsidRPr="00000000">
          <w:rPr>
            <w:highlight w:val="green"/>
            <w:rtl w:val="0"/>
            <w:rPrChange w:author="Valeria Tapia " w:id="288" w:date="2026-10-04T21:13:00Z">
              <w:rPr/>
            </w:rPrChange>
          </w:rPr>
          <w:delText xml:space="preserve">,</w:delText>
        </w:r>
      </w:del>
      <w:r w:rsidDel="00000000" w:rsidR="00000000" w:rsidRPr="00000000">
        <w:rPr>
          <w:highlight w:val="green"/>
          <w:rtl w:val="0"/>
          <w:rPrChange w:author="Valeria Tapia " w:id="288" w:date="2026-10-04T21:13:00Z">
            <w:rPr/>
          </w:rPrChange>
        </w:rPr>
        <w:t xml:space="preserve"> en cuanto a la tramitología, desarrollo o adecuación de su sistema informático e interoperabilidad con la VUCE asegurando la alta disponibilidad</w:t>
      </w:r>
      <w:ins w:author="Valeria Tapia" w:id="291" w:date="2026-09-18T10:42:00Z">
        <w:r w:rsidDel="00000000" w:rsidR="00000000" w:rsidRPr="00000000">
          <w:rPr>
            <w:highlight w:val="green"/>
            <w:rtl w:val="0"/>
            <w:rPrChange w:author="Valeria Tapia " w:id="288" w:date="2026-10-04T21:13:00Z">
              <w:rPr/>
            </w:rPrChange>
          </w:rPr>
          <w:t xml:space="preserve">, conforme el modelo de negocio de la VUCE, establecido por la AN para la incorporación del trámite APCO</w:t>
        </w:r>
      </w:ins>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ins w:author="Valeria Tapia" w:id="300" w:date="2026-09-28T11:38:00Z"/>
        </w:rPr>
      </w:pPr>
      <w:r w:rsidDel="00000000" w:rsidR="00000000" w:rsidRPr="00000000">
        <w:rPr>
          <w:rtl w:val="0"/>
        </w:rPr>
        <w:t xml:space="preserve">II. </w:t>
      </w:r>
      <w:r w:rsidDel="00000000" w:rsidR="00000000" w:rsidRPr="00000000">
        <w:rPr>
          <w:highlight w:val="green"/>
          <w:rtl w:val="0"/>
          <w:rPrChange w:author="Valeria Tapia " w:id="292" w:date="2026-10-04T21:13:00Z">
            <w:rPr/>
          </w:rPrChange>
        </w:rPr>
        <w:t xml:space="preserve">Cualquier actualización en l</w:t>
      </w:r>
      <w:ins w:author="Valeria Tapia" w:id="293" w:date="2026-09-28T11:39:00Z">
        <w:r w:rsidDel="00000000" w:rsidR="00000000" w:rsidRPr="00000000">
          <w:rPr>
            <w:highlight w:val="green"/>
            <w:rtl w:val="0"/>
            <w:rPrChange w:author="Valeria Tapia " w:id="292" w:date="2026-10-04T21:13:00Z">
              <w:rPr/>
            </w:rPrChange>
          </w:rPr>
          <w:t xml:space="preserve">a</w:t>
        </w:r>
      </w:ins>
      <w:del w:author="Valeria Tapia" w:id="293" w:date="2026-09-28T11:39:00Z">
        <w:r w:rsidDel="00000000" w:rsidR="00000000" w:rsidRPr="00000000">
          <w:rPr>
            <w:highlight w:val="green"/>
            <w:rtl w:val="0"/>
            <w:rPrChange w:author="Valeria Tapia " w:id="292" w:date="2026-10-04T21:13:00Z">
              <w:rPr/>
            </w:rPrChange>
          </w:rPr>
          <w:delText xml:space="preserve">os procesos, </w:delText>
        </w:r>
      </w:del>
      <w:ins w:author="Valeria Tapia" w:id="294" w:date="2026-09-28T11:39:00Z">
        <w:r w:rsidDel="00000000" w:rsidR="00000000" w:rsidRPr="00000000">
          <w:rPr>
            <w:highlight w:val="green"/>
            <w:rtl w:val="0"/>
            <w:rPrChange w:author="Valeria Tapia " w:id="292" w:date="2026-10-04T21:13:00Z">
              <w:rPr/>
            </w:rPrChange>
          </w:rPr>
          <w:t xml:space="preserve"> </w:t>
        </w:r>
      </w:ins>
      <w:r w:rsidDel="00000000" w:rsidR="00000000" w:rsidRPr="00000000">
        <w:rPr>
          <w:highlight w:val="green"/>
          <w:rtl w:val="0"/>
          <w:rPrChange w:author="Valeria Tapia " w:id="292" w:date="2026-10-04T21:13:00Z">
            <w:rPr/>
          </w:rPrChange>
        </w:rPr>
        <w:t xml:space="preserve">normativa</w:t>
      </w:r>
      <w:ins w:author="Valeria Tapia" w:id="295" w:date="2026-09-28T11:40:00Z">
        <w:r w:rsidDel="00000000" w:rsidR="00000000" w:rsidRPr="00000000">
          <w:rPr>
            <w:highlight w:val="green"/>
            <w:rtl w:val="0"/>
            <w:rPrChange w:author="Valeria Tapia " w:id="292" w:date="2026-10-04T21:13:00Z">
              <w:rPr/>
            </w:rPrChange>
          </w:rPr>
          <w:t xml:space="preserve"> posterior a la implementación del trámite APCO</w:t>
        </w:r>
      </w:ins>
      <w:del w:author="Valeria Tapia" w:id="295" w:date="2026-09-28T11:40:00Z">
        <w:r w:rsidDel="00000000" w:rsidR="00000000" w:rsidRPr="00000000">
          <w:rPr>
            <w:highlight w:val="green"/>
            <w:rtl w:val="0"/>
            <w:rPrChange w:author="Valeria Tapia " w:id="292" w:date="2026-10-04T21:13:00Z">
              <w:rPr/>
            </w:rPrChange>
          </w:rPr>
          <w:delText xml:space="preserve"> y funcionamiento del sistema</w:delText>
        </w:r>
      </w:del>
      <w:ins w:author="Valeria Tapia" w:id="296" w:date="2026-09-28T11:25:00Z">
        <w:r w:rsidDel="00000000" w:rsidR="00000000" w:rsidRPr="00000000">
          <w:rPr>
            <w:highlight w:val="green"/>
            <w:rtl w:val="0"/>
            <w:rPrChange w:author="Valeria Tapia " w:id="292" w:date="2026-10-04T21:13:00Z">
              <w:rPr/>
            </w:rPrChange>
          </w:rPr>
          <w:t xml:space="preserve">, que no implique adecuaciones informáticas,</w:t>
        </w:r>
      </w:ins>
      <w:r w:rsidDel="00000000" w:rsidR="00000000" w:rsidRPr="00000000">
        <w:rPr>
          <w:highlight w:val="green"/>
          <w:rtl w:val="0"/>
          <w:rPrChange w:author="Valeria Tapia " w:id="292" w:date="2026-10-04T21:13:00Z">
            <w:rPr/>
          </w:rPrChange>
        </w:rPr>
        <w:t xml:space="preserve"> deberá ser comunicada por las EPEs a la AN </w:t>
      </w:r>
      <w:del w:author="Valeria Tapia" w:id="297" w:date="2026-09-28T11:40:00Z">
        <w:r w:rsidDel="00000000" w:rsidR="00000000" w:rsidRPr="00000000">
          <w:rPr>
            <w:highlight w:val="green"/>
            <w:rtl w:val="0"/>
            <w:rPrChange w:author="Valeria Tapia " w:id="292" w:date="2026-10-04T21:13:00Z">
              <w:rPr/>
            </w:rPrChange>
          </w:rPr>
          <w:delText xml:space="preserve">y a los Usuarios VUCE </w:delText>
        </w:r>
      </w:del>
      <w:r w:rsidDel="00000000" w:rsidR="00000000" w:rsidRPr="00000000">
        <w:rPr>
          <w:highlight w:val="green"/>
          <w:rtl w:val="0"/>
          <w:rPrChange w:author="Valeria Tapia " w:id="292" w:date="2026-10-04T21:13:00Z">
            <w:rPr/>
          </w:rPrChange>
        </w:rPr>
        <w:t xml:space="preserve">en el plazo</w:t>
      </w:r>
      <w:ins w:author="Valeria Tapia" w:id="298" w:date="2026-09-28T11:40:00Z">
        <w:r w:rsidDel="00000000" w:rsidR="00000000" w:rsidRPr="00000000">
          <w:rPr>
            <w:highlight w:val="green"/>
            <w:rtl w:val="0"/>
            <w:rPrChange w:author="Valeria Tapia " w:id="292" w:date="2026-10-04T21:13:00Z">
              <w:rPr/>
            </w:rPrChange>
          </w:rPr>
          <w:t xml:space="preserve"> de hasta tres (3) días hábiles </w:t>
        </w:r>
      </w:ins>
      <w:del w:author="Valeria Tapia" w:id="298" w:date="2026-09-28T11:40:00Z">
        <w:r w:rsidDel="00000000" w:rsidR="00000000" w:rsidRPr="00000000">
          <w:rPr>
            <w:highlight w:val="green"/>
            <w:rtl w:val="0"/>
            <w:rPrChange w:author="Valeria Tapia " w:id="292" w:date="2026-10-04T21:13:00Z">
              <w:rPr/>
            </w:rPrChange>
          </w:rPr>
          <w:delText xml:space="preserve"> mínimo de quince (15) días hábiles </w:delText>
        </w:r>
      </w:del>
      <w:r w:rsidDel="00000000" w:rsidR="00000000" w:rsidRPr="00000000">
        <w:rPr>
          <w:highlight w:val="green"/>
          <w:rtl w:val="0"/>
          <w:rPrChange w:author="Valeria Tapia " w:id="292" w:date="2026-10-04T21:13:00Z">
            <w:rPr/>
          </w:rPrChange>
        </w:rPr>
        <w:t xml:space="preserve">antes de su puesta en vigencia, excepto cuando la normativa (Ley o Decreto Supremo) disponga un plazo menor</w:t>
      </w:r>
      <w:del w:author="Valeria Tapia" w:id="299" w:date="2026-09-28T11:41:00Z">
        <w:r w:rsidDel="00000000" w:rsidR="00000000" w:rsidRPr="00000000">
          <w:rPr>
            <w:highlight w:val="green"/>
            <w:rtl w:val="0"/>
            <w:rPrChange w:author="Valeria Tapia " w:id="292" w:date="2026-10-04T21:13:00Z">
              <w:rPr/>
            </w:rPrChange>
          </w:rPr>
          <w:delText xml:space="preserve"> para su implementación</w:delText>
        </w:r>
      </w:del>
      <w:r w:rsidDel="00000000" w:rsidR="00000000" w:rsidRPr="00000000">
        <w:rPr>
          <w:highlight w:val="green"/>
          <w:rtl w:val="0"/>
          <w:rPrChange w:author="Valeria Tapia " w:id="292" w:date="2026-10-04T21:13:00Z">
            <w:rPr/>
          </w:rPrChange>
        </w:rPr>
        <w:t xml:space="preserve">, a fin de garantizar la continuidad y la previsibilidad operativa del sistema.</w:t>
      </w:r>
      <w:r w:rsidDel="00000000" w:rsidR="00000000" w:rsidRPr="00000000">
        <w:rPr>
          <w:rtl w:val="0"/>
        </w:rPr>
        <w:t xml:space="preserve"> </w:t>
      </w:r>
      <w:ins w:author="Valeria Tapia" w:id="300" w:date="2026-09-28T11:38:00Z">
        <w:r w:rsidDel="00000000" w:rsidR="00000000" w:rsidRPr="00000000">
          <w:rPr>
            <w:rtl w:val="0"/>
          </w:rPr>
        </w:r>
      </w:ins>
    </w:p>
    <w:p w:rsidR="00000000" w:rsidDel="00000000" w:rsidP="00000000" w:rsidRDefault="00000000" w:rsidRPr="00000000" w14:paraId="00000168">
      <w:pPr>
        <w:rPr>
          <w:ins w:author="Valeria Tapia" w:id="300" w:date="2026-09-28T11:38:00Z"/>
        </w:rPr>
      </w:pPr>
      <w:ins w:author="Valeria Tapia" w:id="300" w:date="2026-09-28T11:38:00Z">
        <w:r w:rsidDel="00000000" w:rsidR="00000000" w:rsidRPr="00000000">
          <w:rPr>
            <w:rtl w:val="0"/>
          </w:rPr>
        </w:r>
      </w:ins>
    </w:p>
    <w:p w:rsidR="00000000" w:rsidDel="00000000" w:rsidP="00000000" w:rsidRDefault="00000000" w:rsidRPr="00000000" w14:paraId="00000169">
      <w:pPr>
        <w:rPr>
          <w:ins w:author="Valeria Tapia" w:id="300" w:date="2026-09-28T11:38:00Z"/>
        </w:rPr>
      </w:pPr>
      <w:ins w:author="Valeria Tapia" w:id="300" w:date="2026-09-28T11:38:00Z">
        <w:r w:rsidDel="00000000" w:rsidR="00000000" w:rsidRPr="00000000">
          <w:rPr>
            <w:highlight w:val="green"/>
            <w:rtl w:val="0"/>
            <w:rPrChange w:author="Valeria Tapia " w:id="301" w:date="2026-10-04T21:13:00Z">
              <w:rPr/>
            </w:rPrChange>
          </w:rPr>
          <w:t xml:space="preserve">III. Cualquier actualización posterior a la implementación del trámite APCO, relaciona con </w:t>
        </w:r>
        <w:del w:author="Valeria Tapia" w:id="302" w:date="2026-10-04T00:56:00Z">
          <w:r w:rsidDel="00000000" w:rsidR="00000000" w:rsidRPr="00000000">
            <w:rPr>
              <w:highlight w:val="green"/>
              <w:rtl w:val="0"/>
              <w:rPrChange w:author="Valeria Tapia " w:id="301" w:date="2026-10-04T21:13:00Z">
                <w:rPr/>
              </w:rPrChange>
            </w:rPr>
            <w:delText xml:space="preserve">de </w:delText>
          </w:r>
        </w:del>
        <w:r w:rsidDel="00000000" w:rsidR="00000000" w:rsidRPr="00000000">
          <w:rPr>
            <w:highlight w:val="green"/>
            <w:rtl w:val="0"/>
            <w:rPrChange w:author="Valeria Tapia " w:id="301" w:date="2026-10-04T21:13:00Z">
              <w:rPr/>
            </w:rPrChange>
          </w:rPr>
          <w:t xml:space="preserve">los </w:t>
        </w:r>
        <w:del w:author="Valeria Tapia" w:id="303" w:date="2026-10-04T00:56:00Z">
          <w:r w:rsidDel="00000000" w:rsidR="00000000" w:rsidRPr="00000000">
            <w:rPr>
              <w:highlight w:val="green"/>
              <w:rtl w:val="0"/>
              <w:rPrChange w:author="Valeria Tapia " w:id="301" w:date="2026-10-04T21:13:00Z">
                <w:rPr/>
              </w:rPrChange>
            </w:rPr>
            <w:delText xml:space="preserve"> </w:delText>
          </w:r>
        </w:del>
        <w:r w:rsidDel="00000000" w:rsidR="00000000" w:rsidRPr="00000000">
          <w:rPr>
            <w:highlight w:val="green"/>
            <w:rtl w:val="0"/>
            <w:rPrChange w:author="Valeria Tapia " w:id="301" w:date="2026-10-04T21:13:00Z">
              <w:rPr/>
            </w:rPrChange>
          </w:rPr>
          <w:t xml:space="preserve">procesos APCO, el funcionamiento del sistema que incluya actualizar la normativa, deberá ser coordinado con la AN, de forma previa, para establecer</w:t>
        </w:r>
        <w:del w:author="Valeria Tapia" w:id="304" w:date="2026-10-04T00:57:00Z">
          <w:r w:rsidDel="00000000" w:rsidR="00000000" w:rsidRPr="00000000">
            <w:rPr>
              <w:highlight w:val="green"/>
              <w:rtl w:val="0"/>
              <w:rPrChange w:author="Valeria Tapia " w:id="301" w:date="2026-10-04T21:13:00Z">
                <w:rPr/>
              </w:rPrChange>
            </w:rPr>
            <w:delText xml:space="preserve">estableciendo</w:delText>
          </w:r>
        </w:del>
        <w:r w:rsidDel="00000000" w:rsidR="00000000" w:rsidRPr="00000000">
          <w:rPr>
            <w:highlight w:val="green"/>
            <w:rtl w:val="0"/>
            <w:rPrChange w:author="Valeria Tapia " w:id="301" w:date="2026-10-04T21:13:00Z">
              <w:rPr/>
            </w:rPrChange>
          </w:rPr>
          <w:t xml:space="preserve"> el requerimiento y desarrollo funcional correspondiente para asegurar que las adecuaciones informáticas se encuentren en vigencia.</w:t>
        </w:r>
        <w:r w:rsidDel="00000000" w:rsidR="00000000" w:rsidRPr="00000000">
          <w:rPr>
            <w:rtl w:val="0"/>
          </w:rPr>
        </w:r>
      </w:ins>
    </w:p>
    <w:p w:rsidR="00000000" w:rsidDel="00000000" w:rsidP="00000000" w:rsidRDefault="00000000" w:rsidRPr="00000000" w14:paraId="0000016A">
      <w:pPr>
        <w:rPr>
          <w:ins w:author="Valeria Tapia" w:id="300" w:date="2026-09-28T11:38:00Z"/>
        </w:rPr>
      </w:pPr>
      <w:ins w:author="Valeria Tapia" w:id="300" w:date="2026-09-28T11:38:00Z">
        <w:r w:rsidDel="00000000" w:rsidR="00000000" w:rsidRPr="00000000">
          <w:rPr>
            <w:rtl w:val="0"/>
          </w:rPr>
        </w:r>
      </w:ins>
    </w:p>
    <w:p w:rsidR="00000000" w:rsidDel="00000000" w:rsidP="00000000" w:rsidRDefault="00000000" w:rsidRPr="00000000" w14:paraId="0000016B">
      <w:pPr>
        <w:rPr>
          <w:ins w:author="Valeria Tapia" w:id="307" w:date="2026-10-04T01:00:00Z"/>
        </w:rPr>
      </w:pPr>
      <w:ins w:author="Valeria Tapia" w:id="300" w:date="2026-09-28T11:38:00Z">
        <w:r w:rsidDel="00000000" w:rsidR="00000000" w:rsidRPr="00000000">
          <w:rPr>
            <w:rtl w:val="0"/>
          </w:rPr>
          <w:t xml:space="preserve">IV. </w:t>
        </w:r>
        <w:r w:rsidDel="00000000" w:rsidR="00000000" w:rsidRPr="00000000">
          <w:rPr>
            <w:highlight w:val="cyan"/>
            <w:rtl w:val="0"/>
            <w:rPrChange w:author="Valeria Tapia " w:id="305" w:date="2026-10-04T21:14:00Z">
              <w:rPr/>
            </w:rPrChange>
          </w:rPr>
          <w:t xml:space="preserve">La AN estará a cargo de la operación de la VUCE, en cuanto a la incorporación gradual de los servicios de la VUCE, desarrollo de funcionalidades, condiciones técnicas y operativas necesarias para su funcionamiento y prestación a los Usuarios VUCE</w:t>
        </w:r>
      </w:ins>
      <w:ins w:author="Valeria Tapia " w:id="306" w:date="2026-10-04T21:14:00Z">
        <w:r w:rsidDel="00000000" w:rsidR="00000000" w:rsidRPr="00000000">
          <w:rPr>
            <w:highlight w:val="cyan"/>
            <w:rtl w:val="0"/>
          </w:rPr>
          <w:t xml:space="preserve">, y de realizar gestiones ante las EPEs, cuando la incorporación del servicio lo requiera.</w:t>
        </w:r>
      </w:ins>
      <w:ins w:author="Valeria Tapia" w:id="307" w:date="2026-10-04T01:00:00Z">
        <w:r w:rsidDel="00000000" w:rsidR="00000000" w:rsidRPr="00000000">
          <w:rPr>
            <w:highlight w:val="cyan"/>
            <w:rtl w:val="0"/>
            <w:rPrChange w:author="Valeria Tapia " w:id="308" w:date="2026-10-04T21:14:00Z">
              <w:rPr/>
            </w:rPrChange>
          </w:rPr>
          <w:t xml:space="preserve">.</w:t>
        </w:r>
        <w:r w:rsidDel="00000000" w:rsidR="00000000" w:rsidRPr="00000000">
          <w:rPr>
            <w:rtl w:val="0"/>
          </w:rPr>
        </w:r>
      </w:ins>
    </w:p>
    <w:p w:rsidR="00000000" w:rsidDel="00000000" w:rsidP="00000000" w:rsidRDefault="00000000" w:rsidRPr="00000000" w14:paraId="0000016C">
      <w:pPr>
        <w:rPr>
          <w:del w:author="Valeria Tapia " w:id="309" w:date="2026-10-04T21:13:00Z"/>
        </w:rPr>
      </w:pPr>
      <w:del w:author="Valeria Tapia " w:id="309" w:date="2026-10-04T21:13:00Z">
        <w:r w:rsidDel="00000000" w:rsidR="00000000" w:rsidRPr="00000000">
          <w:rPr>
            <w:rtl w:val="0"/>
          </w:rPr>
        </w:r>
      </w:del>
    </w:p>
    <w:p w:rsidR="00000000" w:rsidDel="00000000" w:rsidP="00000000" w:rsidRDefault="00000000" w:rsidRPr="00000000" w14:paraId="0000016D">
      <w:pPr>
        <w:rPr>
          <w:del w:author="Valeria Tapia" w:id="310" w:date="2026-09-28T11:48:00Z"/>
        </w:rPr>
      </w:pPr>
      <w:del w:author="Valeria Tapia" w:id="310" w:date="2026-09-28T11:48:00Z">
        <w:r w:rsidDel="00000000" w:rsidR="00000000" w:rsidRPr="00000000">
          <w:rPr>
            <w:rtl w:val="0"/>
          </w:rPr>
        </w:r>
      </w:del>
    </w:p>
    <w:p w:rsidR="00000000" w:rsidDel="00000000" w:rsidP="00000000" w:rsidRDefault="00000000" w:rsidRPr="00000000" w14:paraId="0000016E">
      <w:pPr>
        <w:rPr>
          <w:del w:author="Valeria Tapia" w:id="313" w:date="2026-09-18T11:03:00Z"/>
          <w:color w:val="ff0000"/>
          <w:rPrChange w:author="Valeria Tapia" w:id="312" w:date="2026-09-18T11:18:00Z">
            <w:rPr/>
          </w:rPrChange>
        </w:rPr>
      </w:pPr>
      <w:del w:author="Valeria Tapia" w:id="310" w:date="2026-09-28T11:48:00Z">
        <w:r w:rsidDel="00000000" w:rsidR="00000000" w:rsidRPr="00000000">
          <w:rPr>
            <w:rtl w:val="0"/>
          </w:rPr>
          <w:delText xml:space="preserve">I</w:delText>
        </w:r>
      </w:del>
      <w:ins w:author="Valeria Tapia" w:id="310" w:date="2026-09-28T11:48:00Z">
        <w:r w:rsidDel="00000000" w:rsidR="00000000" w:rsidRPr="00000000">
          <w:rPr>
            <w:rtl w:val="0"/>
          </w:rPr>
          <w:t xml:space="preserve">V</w:t>
        </w:r>
      </w:ins>
      <w:del w:author="Valeria Tapia" w:id="311" w:date="2026-10-04T00:57:00Z">
        <w:r w:rsidDel="00000000" w:rsidR="00000000" w:rsidRPr="00000000">
          <w:rPr>
            <w:rtl w:val="0"/>
          </w:rPr>
          <w:delText xml:space="preserve">II</w:delText>
        </w:r>
      </w:del>
      <w:r w:rsidDel="00000000" w:rsidR="00000000" w:rsidRPr="00000000">
        <w:rPr>
          <w:rtl w:val="0"/>
        </w:rPr>
        <w:t xml:space="preserve">. </w:t>
      </w:r>
      <w:del w:author="Valeria Tapia" w:id="260" w:date="2026-09-18T11:04:00Z">
        <w:r w:rsidDel="00000000" w:rsidR="00000000" w:rsidRPr="00000000">
          <w:rPr>
            <w:color w:val="ff0000"/>
            <w:rtl w:val="0"/>
            <w:rPrChange w:author="Valeria Tapia" w:id="312" w:date="2026-09-18T11:18:00Z">
              <w:rPr/>
            </w:rPrChange>
          </w:rPr>
          <w:delText xml:space="preserve">Las EPEs deberán establecer el orden de implementación de sus trámites en la VUCE, priorizando aquellos que representen mayor relevancia e impacto en las operaciones de comercio exterior, grado de madurez tecnológica de su sistema informático y la modificación de normativa con rango de Ley o Decreto Supremo.</w:delText>
        </w:r>
      </w:del>
      <w:del w:author="Valeria Tapia" w:id="313" w:date="2026-09-18T11:03:00Z">
        <w:r w:rsidDel="00000000" w:rsidR="00000000" w:rsidRPr="00000000">
          <w:rPr>
            <w:rtl w:val="0"/>
          </w:rPr>
        </w:r>
      </w:del>
    </w:p>
    <w:p w:rsidR="00000000" w:rsidDel="00000000" w:rsidP="00000000" w:rsidRDefault="00000000" w:rsidRPr="00000000" w14:paraId="0000016F">
      <w:pPr>
        <w:rPr>
          <w:del w:author="Valeria Tapia" w:id="313" w:date="2026-09-18T11:03:00Z"/>
          <w:color w:val="ff0000"/>
          <w:rPrChange w:author="Valeria Tapia" w:id="312" w:date="2026-09-18T11:18:00Z">
            <w:rPr/>
          </w:rPrChange>
        </w:rPr>
      </w:pPr>
      <w:del w:author="Valeria Tapia" w:id="313" w:date="2026-09-18T11:03:00Z">
        <w:r w:rsidDel="00000000" w:rsidR="00000000" w:rsidRPr="00000000">
          <w:rPr>
            <w:rtl w:val="0"/>
          </w:rPr>
        </w:r>
      </w:del>
    </w:p>
    <w:p w:rsidR="00000000" w:rsidDel="00000000" w:rsidP="00000000" w:rsidRDefault="00000000" w:rsidRPr="00000000" w14:paraId="00000170">
      <w:pPr>
        <w:rPr>
          <w:ins w:author="Valeria Tapia" w:id="331" w:date="2026-10-04T00:55:00Z"/>
        </w:rPr>
      </w:pPr>
      <w:del w:author="Valeria Tapia" w:id="313" w:date="2026-09-18T11:03:00Z">
        <w:r w:rsidDel="00000000" w:rsidR="00000000" w:rsidRPr="00000000">
          <w:rPr>
            <w:color w:val="ff0000"/>
            <w:rtl w:val="0"/>
            <w:rPrChange w:author="Valeria Tapia" w:id="312" w:date="2026-09-18T11:18:00Z">
              <w:rPr/>
            </w:rPrChange>
          </w:rPr>
          <w:delText xml:space="preserve">IV</w:delText>
        </w:r>
        <w:r w:rsidDel="00000000" w:rsidR="00000000" w:rsidRPr="00000000">
          <w:rPr>
            <w:color w:val="ff0000"/>
            <w:highlight w:val="green"/>
            <w:rtl w:val="0"/>
            <w:rPrChange w:author="Valeria Tapia " w:id="314" w:date="2026-10-04T21:15:00Z">
              <w:rPr/>
            </w:rPrChange>
          </w:rPr>
          <w:delText xml:space="preserve">. </w:delText>
        </w:r>
      </w:del>
      <w:r w:rsidDel="00000000" w:rsidR="00000000" w:rsidRPr="00000000">
        <w:rPr>
          <w:color w:val="ff0000"/>
          <w:highlight w:val="green"/>
          <w:rtl w:val="0"/>
          <w:rPrChange w:author="Valeria Tapia " w:id="314" w:date="2026-10-04T21:15:00Z">
            <w:rPr/>
          </w:rPrChange>
        </w:rPr>
        <w:t xml:space="preserve">En situaciones de contingencia, la AN, las EPEs</w:t>
      </w:r>
      <w:ins w:author="Valeria Tapia" w:id="315" w:date="2026-10-04T01:00:00Z">
        <w:r w:rsidDel="00000000" w:rsidR="00000000" w:rsidRPr="00000000">
          <w:rPr>
            <w:color w:val="ff0000"/>
            <w:highlight w:val="green"/>
            <w:rtl w:val="0"/>
            <w:rPrChange w:author="Valeria Tapia " w:id="316" w:date="2026-10-04T21:15:00Z">
              <w:rPr>
                <w:color w:val="ff0000"/>
              </w:rPr>
            </w:rPrChange>
          </w:rPr>
          <w:t xml:space="preserve">,</w:t>
        </w:r>
      </w:ins>
      <w:del w:author="Valeria Tapia" w:id="315" w:date="2026-10-04T01:00:00Z">
        <w:r w:rsidDel="00000000" w:rsidR="00000000" w:rsidRPr="00000000">
          <w:rPr>
            <w:color w:val="ff0000"/>
            <w:highlight w:val="green"/>
            <w:rtl w:val="0"/>
            <w:rPrChange w:author="Valeria Tapia " w:id="317" w:date="2026-10-04T21:15:00Z">
              <w:rPr/>
            </w:rPrChange>
          </w:rPr>
          <w:delText xml:space="preserve"> y</w:delText>
        </w:r>
      </w:del>
      <w:r w:rsidDel="00000000" w:rsidR="00000000" w:rsidRPr="00000000">
        <w:rPr>
          <w:color w:val="ff0000"/>
          <w:highlight w:val="green"/>
          <w:rtl w:val="0"/>
          <w:rPrChange w:author="Valeria Tapia " w:id="317" w:date="2026-10-04T21:15:00Z">
            <w:rPr/>
          </w:rPrChange>
        </w:rPr>
        <w:t xml:space="preserve"> AGETIC</w:t>
      </w:r>
      <w:del w:author="Valeria Tapia" w:id="318" w:date="2026-10-04T01:00:00Z">
        <w:r w:rsidDel="00000000" w:rsidR="00000000" w:rsidRPr="00000000">
          <w:rPr>
            <w:color w:val="ff0000"/>
            <w:highlight w:val="green"/>
            <w:rtl w:val="0"/>
            <w:rPrChange w:author="Valeria Tapia " w:id="317" w:date="2026-10-04T21:15:00Z">
              <w:rPr/>
            </w:rPrChange>
          </w:rPr>
          <w:delText xml:space="preserve">,</w:delText>
        </w:r>
      </w:del>
      <w:ins w:author="Valeria Tapia" w:id="318" w:date="2026-10-04T01:00:00Z">
        <w:r w:rsidDel="00000000" w:rsidR="00000000" w:rsidRPr="00000000">
          <w:rPr>
            <w:color w:val="ff0000"/>
            <w:highlight w:val="green"/>
            <w:rtl w:val="0"/>
            <w:rPrChange w:author="Valeria Tapia " w:id="319" w:date="2026-10-04T21:15:00Z">
              <w:rPr>
                <w:color w:val="ff0000"/>
              </w:rPr>
            </w:rPrChange>
          </w:rPr>
          <w:t xml:space="preserve"> y</w:t>
        </w:r>
      </w:ins>
      <w:del w:author="Valeria Tapia" w:id="320" w:date="2026-10-04T01:01:00Z">
        <w:r w:rsidDel="00000000" w:rsidR="00000000" w:rsidRPr="00000000">
          <w:rPr>
            <w:color w:val="ff0000"/>
            <w:highlight w:val="green"/>
            <w:rtl w:val="0"/>
            <w:rPrChange w:author="Valeria Tapia " w:id="321" w:date="2026-10-04T21:15:00Z">
              <w:rPr/>
            </w:rPrChange>
          </w:rPr>
          <w:delText xml:space="preserve"> entre </w:delText>
        </w:r>
      </w:del>
      <w:ins w:author="Valeria Tapia" w:id="320" w:date="2026-10-04T01:01:00Z">
        <w:r w:rsidDel="00000000" w:rsidR="00000000" w:rsidRPr="00000000">
          <w:rPr>
            <w:color w:val="ff0000"/>
            <w:highlight w:val="green"/>
            <w:rtl w:val="0"/>
            <w:rPrChange w:author="Valeria Tapia " w:id="322" w:date="2026-10-04T21:15:00Z">
              <w:rPr>
                <w:color w:val="ff0000"/>
              </w:rPr>
            </w:rPrChange>
          </w:rPr>
          <w:t xml:space="preserve"> </w:t>
        </w:r>
      </w:ins>
      <w:r w:rsidDel="00000000" w:rsidR="00000000" w:rsidRPr="00000000">
        <w:rPr>
          <w:color w:val="ff0000"/>
          <w:highlight w:val="green"/>
          <w:rtl w:val="0"/>
          <w:rPrChange w:author="Valeria Tapia " w:id="323" w:date="2026-10-04T21:15:00Z">
            <w:rPr/>
          </w:rPrChange>
        </w:rPr>
        <w:t xml:space="preserve">otras entidades vinculadas con operaciones de comercio exterior aplicarán un plan de contingencia a fin de dar continuidad al trámite APCO </w:t>
      </w:r>
      <w:ins w:author="Valeria Tapia" w:id="324" w:date="2026-10-04T01:15:00Z">
        <w:r w:rsidDel="00000000" w:rsidR="00000000" w:rsidRPr="00000000">
          <w:rPr>
            <w:color w:val="ff0000"/>
            <w:highlight w:val="green"/>
            <w:rtl w:val="0"/>
            <w:rPrChange w:author="Valeria Tapia " w:id="325" w:date="2026-10-04T21:15:00Z">
              <w:rPr>
                <w:color w:val="ff0000"/>
              </w:rPr>
            </w:rPrChange>
          </w:rPr>
          <w:t xml:space="preserve">y servicios </w:t>
        </w:r>
      </w:ins>
      <w:r w:rsidDel="00000000" w:rsidR="00000000" w:rsidRPr="00000000">
        <w:rPr>
          <w:color w:val="ff0000"/>
          <w:highlight w:val="green"/>
          <w:rtl w:val="0"/>
          <w:rPrChange w:author="Valeria Tapia " w:id="326" w:date="2026-10-04T21:15:00Z">
            <w:rPr/>
          </w:rPrChange>
        </w:rPr>
        <w:t xml:space="preserve">efectuados </w:t>
      </w:r>
      <w:ins w:author="Valeria Tapia" w:id="327" w:date="2026-10-04T18:28:00Z">
        <w:r w:rsidDel="00000000" w:rsidR="00000000" w:rsidRPr="00000000">
          <w:rPr>
            <w:color w:val="ff0000"/>
            <w:highlight w:val="green"/>
            <w:rtl w:val="0"/>
            <w:rPrChange w:author="Valeria Tapia " w:id="328" w:date="2026-10-04T21:15:00Z">
              <w:rPr>
                <w:color w:val="ff0000"/>
              </w:rPr>
            </w:rPrChange>
          </w:rPr>
          <w:t xml:space="preserve">en </w:t>
        </w:r>
      </w:ins>
      <w:del w:author="Valeria Tapia" w:id="327" w:date="2026-10-04T18:28:00Z">
        <w:r w:rsidDel="00000000" w:rsidR="00000000" w:rsidRPr="00000000">
          <w:rPr>
            <w:color w:val="ff0000"/>
            <w:highlight w:val="green"/>
            <w:rtl w:val="0"/>
            <w:rPrChange w:author="Valeria Tapia " w:id="329" w:date="2026-10-04T21:15:00Z">
              <w:rPr/>
            </w:rPrChange>
          </w:rPr>
          <w:delText xml:space="preserve">a través de </w:delText>
        </w:r>
      </w:del>
      <w:r w:rsidDel="00000000" w:rsidR="00000000" w:rsidRPr="00000000">
        <w:rPr>
          <w:color w:val="ff0000"/>
          <w:highlight w:val="green"/>
          <w:rtl w:val="0"/>
          <w:rPrChange w:author="Valeria Tapia " w:id="329" w:date="2026-10-04T21:15:00Z">
            <w:rPr/>
          </w:rPrChange>
        </w:rPr>
        <w:t xml:space="preserve">la VUCE</w:t>
      </w:r>
      <w:r w:rsidDel="00000000" w:rsidR="00000000" w:rsidRPr="00000000">
        <w:rPr>
          <w:color w:val="ff0000"/>
          <w:rtl w:val="0"/>
          <w:rPrChange w:author="Valeria Tapia" w:id="330" w:date="2026-09-18T11:18:00Z">
            <w:rPr/>
          </w:rPrChange>
        </w:rPr>
        <w:t xml:space="preserve">.</w:t>
      </w:r>
      <w:r w:rsidDel="00000000" w:rsidR="00000000" w:rsidRPr="00000000">
        <w:rPr>
          <w:rtl w:val="0"/>
        </w:rPr>
        <w:t xml:space="preserve"> </w:t>
      </w:r>
      <w:ins w:author="Valeria Tapia" w:id="331" w:date="2026-10-04T00:55:00Z">
        <w:r w:rsidDel="00000000" w:rsidR="00000000" w:rsidRPr="00000000">
          <w:rPr>
            <w:rtl w:val="0"/>
          </w:rPr>
        </w:r>
      </w:ins>
    </w:p>
    <w:p w:rsidR="00000000" w:rsidDel="00000000" w:rsidP="00000000" w:rsidRDefault="00000000" w:rsidRPr="00000000" w14:paraId="00000171">
      <w:pPr>
        <w:rPr>
          <w:del w:author="Valeria Tapia" w:id="331" w:date="2026-10-04T00:55:00Z"/>
        </w:rPr>
      </w:pPr>
      <w:del w:author="Valeria Tapia" w:id="331" w:date="2026-10-04T00:55:00Z">
        <w:r w:rsidDel="00000000" w:rsidR="00000000" w:rsidRPr="00000000">
          <w:rPr>
            <w:rtl w:val="0"/>
          </w:rPr>
        </w:r>
      </w:del>
    </w:p>
    <w:p w:rsidR="00000000" w:rsidDel="00000000" w:rsidP="00000000" w:rsidRDefault="00000000" w:rsidRPr="00000000" w14:paraId="00000172">
      <w:pPr>
        <w:rPr>
          <w:del w:author="Valeria Tapia " w:id="332" w:date="2026-10-05T00:31:00Z"/>
        </w:rPr>
      </w:pPr>
      <w:del w:author="Valeria Tapia " w:id="332" w:date="2026-10-05T00:31:00Z">
        <w:r w:rsidDel="00000000" w:rsidR="00000000" w:rsidRPr="00000000">
          <w:rPr>
            <w:rtl w:val="0"/>
          </w:rPr>
        </w:r>
      </w:del>
    </w:p>
    <w:p w:rsidR="00000000" w:rsidDel="00000000" w:rsidP="00000000" w:rsidRDefault="00000000" w:rsidRPr="00000000" w14:paraId="00000173">
      <w:pPr>
        <w:rPr>
          <w:ins w:author="Valeria Tapia " w:id="332" w:date="2026-10-05T00:31:00Z"/>
          <w:del w:author="Valeria Tapia" w:id="333" w:date="2026-10-05T08:43:00Z"/>
        </w:rPr>
      </w:pPr>
      <w:ins w:author="Valeria Tapia " w:id="332" w:date="2026-10-05T00:31:00Z">
        <w:del w:author="Valeria Tapia" w:id="333" w:date="2026-10-05T08:43:00Z">
          <w:r w:rsidDel="00000000" w:rsidR="00000000" w:rsidRPr="00000000">
            <w:rPr>
              <w:rtl w:val="0"/>
            </w:rPr>
          </w:r>
        </w:del>
      </w:ins>
    </w:p>
    <w:p w:rsidR="00000000" w:rsidDel="00000000" w:rsidP="00000000" w:rsidRDefault="00000000" w:rsidRPr="00000000" w14:paraId="00000174">
      <w:pPr>
        <w:pStyle w:val="Heading5"/>
        <w:numPr>
          <w:ilvl w:val="0"/>
          <w:numId w:val="45"/>
        </w:numPr>
        <w:spacing w:after="280" w:before="280" w:lineRule="auto"/>
        <w:ind w:left="0" w:firstLine="0"/>
        <w:rPr>
          <w:ins w:author="Valeria Tapia " w:id="332" w:date="2026-10-05T00:31:00Z"/>
          <w:color w:val="ff0000"/>
          <w:highlight w:val="cyan"/>
          <w:rPrChange w:author="Valeria Tapia " w:id="335" w:date="2026-10-05T00:45:00Z">
            <w:rPr/>
          </w:rPrChange>
        </w:rPr>
        <w:pPrChange w:author="Valeria Tapia " w:id="0" w:date="2026-10-05T00:45:00Z">
          <w:pPr>
            <w:spacing w:after="280" w:before="280" w:lineRule="auto"/>
            <w:jc w:val="left"/>
          </w:pPr>
        </w:pPrChange>
      </w:pPr>
      <w:ins w:author="Valeria Tapia " w:id="332" w:date="2026-10-05T00:31:00Z">
        <w:r w:rsidDel="00000000" w:rsidR="00000000" w:rsidRPr="00000000">
          <w:rPr>
            <w:b w:val="1"/>
            <w:bCs w:val="1"/>
            <w:color w:val="ff0000"/>
            <w:highlight w:val="cyan"/>
            <w:rtl w:val="0"/>
            <w:rPrChange w:author="Valeria Tapia " w:id="334" w:date="2026-10-05T00:49:00Z">
              <w:rPr>
                <w:b w:val="1"/>
                <w:bCs w:val="1"/>
              </w:rPr>
            </w:rPrChange>
          </w:rPr>
          <w:t xml:space="preserve">(INDEPENDENCIA OPERATIVA DE LA EPE).</w:t>
        </w:r>
        <w:r w:rsidDel="00000000" w:rsidR="00000000" w:rsidRPr="00000000">
          <w:rPr>
            <w:color w:val="ff0000"/>
            <w:highlight w:val="cyan"/>
            <w:rtl w:val="0"/>
            <w:rPrChange w:author="Valeria Tapia " w:id="334" w:date="2026-10-05T00:49:00Z">
              <w:rPr/>
            </w:rPrChange>
          </w:rPr>
          <w:t xml:space="preserve"> I. Con la incorporación de los trámites APCO en la VUCE, la EPE mantendrá su independencia operativa, normativa, funcional y administrativa en el ejercicio de las competencias, responsabilidades y atribuciones que les corresponden, así como respecto del uso y administración de sus sistemas y bases de datos institucionales.</w:t>
        </w:r>
      </w:ins>
    </w:p>
    <w:p w:rsidR="00000000" w:rsidDel="00000000" w:rsidP="00000000" w:rsidRDefault="00000000" w:rsidRPr="00000000" w14:paraId="00000175">
      <w:pPr>
        <w:rPr>
          <w:ins w:author="Valeria Tapia " w:id="332" w:date="2026-10-05T00:31:00Z"/>
          <w:highlight w:val="yellow"/>
        </w:rPr>
      </w:pPr>
      <w:ins w:author="Valeria Tapia " w:id="332" w:date="2026-10-05T00:31:00Z">
        <w:r w:rsidDel="00000000" w:rsidR="00000000" w:rsidRPr="00000000">
          <w:rPr>
            <w:color w:val="ff0000"/>
            <w:highlight w:val="cyan"/>
            <w:rtl w:val="0"/>
            <w:rPrChange w:author="Valeria Tapia " w:id="336" w:date="2026-10-05T00:49:00Z">
              <w:rPr>
                <w:rFonts w:ascii="Times New Roman" w:cs="Times New Roman" w:eastAsia="Times New Roman" w:hAnsi="Times New Roman"/>
                <w:b w:val="1"/>
                <w:bCs w:val="1"/>
              </w:rPr>
            </w:rPrChange>
          </w:rPr>
          <w:t xml:space="preserve">II. La independencia operativa de la EPE no impedirá la presentación, gestión, seguimiento, interoperabilidad, persistencia y trazabilidad de las solicitudes, documentos y actuaciones realizadas a través </w:t>
        </w:r>
        <w:r w:rsidDel="00000000" w:rsidR="00000000" w:rsidRPr="00000000">
          <w:rPr>
            <w:color w:val="ff0000"/>
            <w:highlight w:val="cyan"/>
            <w:rtl w:val="0"/>
          </w:rPr>
          <w:t xml:space="preserve">del Sistema </w:t>
        </w:r>
        <w:r w:rsidDel="00000000" w:rsidR="00000000" w:rsidRPr="00000000">
          <w:rPr>
            <w:color w:val="ff0000"/>
            <w:highlight w:val="cyan"/>
            <w:rtl w:val="0"/>
            <w:rPrChange w:author="Valeria Tapia " w:id="337" w:date="2026-10-05T00:49:00Z">
              <w:rPr>
                <w:rFonts w:ascii="Times New Roman" w:cs="Times New Roman" w:eastAsia="Times New Roman" w:hAnsi="Times New Roman"/>
              </w:rPr>
            </w:rPrChange>
          </w:rPr>
          <w:t xml:space="preserve">VUCE, conforme al modelo </w:t>
        </w:r>
        <w:r w:rsidDel="00000000" w:rsidR="00000000" w:rsidRPr="00000000">
          <w:rPr>
            <w:color w:val="ff0000"/>
            <w:highlight w:val="cyan"/>
            <w:rtl w:val="0"/>
            <w:rPrChange w:author="Valeria Tapia " w:id="338" w:date="2026-10-05T00:49:00Z">
              <w:rPr/>
            </w:rPrChange>
          </w:rPr>
          <w:t xml:space="preserve">de negocio </w:t>
        </w:r>
        <w:r w:rsidDel="00000000" w:rsidR="00000000" w:rsidRPr="00000000">
          <w:rPr>
            <w:color w:val="ff0000"/>
            <w:highlight w:val="cyan"/>
            <w:rtl w:val="0"/>
            <w:rPrChange w:author="Valeria Tapia " w:id="339" w:date="2026-10-05T00:49:00Z">
              <w:rPr>
                <w:rFonts w:ascii="Times New Roman" w:cs="Times New Roman" w:eastAsia="Times New Roman" w:hAnsi="Times New Roman"/>
              </w:rPr>
            </w:rPrChange>
          </w:rPr>
          <w:t xml:space="preserve">y los lineamientos técnicos establecidos por la </w:t>
        </w:r>
        <w:r w:rsidDel="00000000" w:rsidR="00000000" w:rsidRPr="00000000">
          <w:rPr>
            <w:color w:val="ff0000"/>
            <w:highlight w:val="cyan"/>
            <w:rtl w:val="0"/>
            <w:rPrChange w:author="Valeria Tapia " w:id="340" w:date="2026-10-05T01:09:00Z">
              <w:rPr/>
            </w:rPrChange>
          </w:rPr>
          <w:t xml:space="preserve">AN</w:t>
        </w:r>
        <w:r w:rsidDel="00000000" w:rsidR="00000000" w:rsidRPr="00000000">
          <w:rPr>
            <w:color w:val="ff0000"/>
            <w:highlight w:val="cyan"/>
            <w:rtl w:val="0"/>
            <w:rPrChange w:author="Valeria Tapia " w:id="341" w:date="2026-10-05T01:09:00Z">
              <w:rPr>
                <w:rFonts w:ascii="Times New Roman" w:cs="Times New Roman" w:eastAsia="Times New Roman" w:hAnsi="Times New Roman"/>
              </w:rPr>
            </w:rPrChange>
          </w:rPr>
          <w:t xml:space="preserve">.</w:t>
        </w:r>
        <w:r w:rsidDel="00000000" w:rsidR="00000000" w:rsidRPr="00000000">
          <w:rPr>
            <w:color w:val="ff0000"/>
            <w:highlight w:val="cyan"/>
            <w:rtl w:val="0"/>
          </w:rPr>
          <w:t xml:space="preserve"> Cuando la EPE cuente con sistema, </w:t>
        </w:r>
        <w:r w:rsidDel="00000000" w:rsidR="00000000" w:rsidRPr="00000000">
          <w:rPr>
            <w:color w:val="ff0000"/>
            <w:highlight w:val="cyan"/>
            <w:rtl w:val="0"/>
            <w:rPrChange w:author="Valeria Tapia " w:id="342" w:date="2026-10-05T01:09:00Z">
              <w:rPr>
                <w:highlight w:val="yellow"/>
              </w:rPr>
            </w:rPrChange>
          </w:rPr>
          <w:t xml:space="preserve">mantendrá su sistema institucional para el registro, procesamiento, administración y conservación de la información correspondiente al ejercicio d</w:t>
        </w:r>
        <w:r w:rsidDel="00000000" w:rsidR="00000000" w:rsidRPr="00000000">
          <w:rPr>
            <w:color w:val="ff0000"/>
            <w:highlight w:val="cyan"/>
            <w:rtl w:val="0"/>
          </w:rPr>
          <w:t xml:space="preserve">e su</w:t>
        </w:r>
        <w:r w:rsidDel="00000000" w:rsidR="00000000" w:rsidRPr="00000000">
          <w:rPr>
            <w:color w:val="ff0000"/>
            <w:highlight w:val="cyan"/>
            <w:rtl w:val="0"/>
            <w:rPrChange w:author="Valeria Tapia " w:id="343" w:date="2026-10-05T01:11:00Z">
              <w:rPr>
                <w:highlight w:val="yellow"/>
              </w:rPr>
            </w:rPrChange>
          </w:rPr>
          <w:t xml:space="preserve"> competencia</w:t>
        </w:r>
        <w:r w:rsidDel="00000000" w:rsidR="00000000" w:rsidRPr="00000000">
          <w:rPr>
            <w:color w:val="ff0000"/>
            <w:highlight w:val="cyan"/>
            <w:rtl w:val="0"/>
          </w:rPr>
          <w:t xml:space="preserve">,</w:t>
        </w:r>
        <w:r w:rsidDel="00000000" w:rsidR="00000000" w:rsidRPr="00000000">
          <w:rPr>
            <w:color w:val="ff0000"/>
            <w:highlight w:val="cyan"/>
            <w:rtl w:val="0"/>
            <w:rPrChange w:author="Valeria Tapia " w:id="344" w:date="2026-10-05T01:09:00Z">
              <w:rPr>
                <w:highlight w:val="yellow"/>
              </w:rPr>
            </w:rPrChange>
          </w:rPr>
          <w:t xml:space="preserve"> </w:t>
        </w:r>
        <w:r w:rsidDel="00000000" w:rsidR="00000000" w:rsidRPr="00000000">
          <w:rPr>
            <w:color w:val="ff0000"/>
            <w:highlight w:val="yellow"/>
            <w:rtl w:val="0"/>
            <w:rPrChange w:author="Valeria Tapia " w:id="345" w:date="2026-10-05T01:11:00Z">
              <w:rPr>
                <w:highlight w:val="yellow"/>
              </w:rPr>
            </w:rPrChange>
          </w:rPr>
          <w:t xml:space="preserve">en el caso de la utilización del módulo infomático estándar</w:t>
        </w:r>
        <w:r w:rsidDel="00000000" w:rsidR="00000000" w:rsidRPr="00000000">
          <w:rPr>
            <w:color w:val="ff0000"/>
            <w:highlight w:val="yellow"/>
            <w:rtl w:val="0"/>
            <w:rPrChange w:author="Valeria Tapia " w:id="346" w:date="2026-10-05T01:11:00Z">
              <w:rPr>
                <w:color w:val="ff0000"/>
                <w:highlight w:val="cyan"/>
              </w:rPr>
            </w:rPrChange>
          </w:rPr>
          <w:t xml:space="preserve">?</w:t>
        </w:r>
        <w:r w:rsidDel="00000000" w:rsidR="00000000" w:rsidRPr="00000000">
          <w:rPr>
            <w:color w:val="ff0000"/>
            <w:highlight w:val="yellow"/>
            <w:rtl w:val="0"/>
            <w:rPrChange w:author="Valeria Tapia " w:id="347" w:date="2026-10-05T01:11:00Z">
              <w:rPr>
                <w:highlight w:val="yellow"/>
              </w:rPr>
            </w:rPrChange>
          </w:rPr>
          <w:t xml:space="preserve">.</w:t>
        </w:r>
        <w:r w:rsidDel="00000000" w:rsidR="00000000" w:rsidRPr="00000000">
          <w:rPr>
            <w:rtl w:val="0"/>
          </w:rPr>
        </w:r>
      </w:ins>
    </w:p>
    <w:p w:rsidR="00000000" w:rsidDel="00000000" w:rsidP="00000000" w:rsidRDefault="00000000" w:rsidRPr="00000000" w14:paraId="00000176">
      <w:pPr>
        <w:rPr>
          <w:ins w:author="Valeria Tapia" w:id="352" w:date="2026-10-05T08:43:00Z"/>
        </w:rPr>
        <w:pPrChange w:author="Valeria Tapia " w:id="0" w:date="2026-10-05T01:12:00Z">
          <w:pPr>
            <w:spacing w:after="280" w:before="280" w:lineRule="auto"/>
            <w:jc w:val="left"/>
          </w:pPr>
        </w:pPrChange>
      </w:pPr>
      <w:ins w:author="Valeria Tapia " w:id="332" w:date="2026-10-05T00:31:00Z">
        <w:r w:rsidDel="00000000" w:rsidR="00000000" w:rsidRPr="00000000">
          <w:rPr>
            <w:color w:val="ff0000"/>
            <w:highlight w:val="cyan"/>
            <w:rtl w:val="0"/>
            <w:rPrChange w:author="Valeria Tapia " w:id="348" w:date="2026-10-05T00:49:00Z">
              <w:rPr>
                <w:rFonts w:ascii="Times New Roman" w:cs="Times New Roman" w:eastAsia="Times New Roman" w:hAnsi="Times New Roman"/>
                <w:b w:val="1"/>
                <w:bCs w:val="1"/>
              </w:rPr>
            </w:rPrChange>
          </w:rPr>
          <w:t xml:space="preserve">III. La operación de la VUCE no implicará la transferencia, sustitución o asunción de las competencias atribuidas a la</w:t>
        </w:r>
        <w:r w:rsidDel="00000000" w:rsidR="00000000" w:rsidRPr="00000000">
          <w:rPr>
            <w:color w:val="ff0000"/>
            <w:highlight w:val="cyan"/>
            <w:rtl w:val="0"/>
            <w:rPrChange w:author="Valeria Tapia " w:id="349" w:date="2026-10-05T00:49:00Z">
              <w:rPr/>
            </w:rPrChange>
          </w:rPr>
          <w:t xml:space="preserve"> EPE </w:t>
        </w:r>
        <w:r w:rsidDel="00000000" w:rsidR="00000000" w:rsidRPr="00000000">
          <w:rPr>
            <w:color w:val="ff0000"/>
            <w:highlight w:val="cyan"/>
            <w:rtl w:val="0"/>
            <w:rPrChange w:author="Valeria Tapia " w:id="350" w:date="2026-10-05T00:49:00Z">
              <w:rPr>
                <w:rFonts w:ascii="Times New Roman" w:cs="Times New Roman" w:eastAsia="Times New Roman" w:hAnsi="Times New Roman"/>
              </w:rPr>
            </w:rPrChange>
          </w:rPr>
          <w:t xml:space="preserve">respecto de la evaluación técnica o administrativa, fiscalización, aprobación, rechazo, certificación, autorización o emisión de documentos, cuando estas correspondan a dichas entidades conforme a la normativa vigente</w:t>
        </w:r>
        <w:r w:rsidDel="00000000" w:rsidR="00000000" w:rsidRPr="00000000">
          <w:rPr>
            <w:rtl w:val="0"/>
            <w:rPrChange w:author="Valeria Tapia " w:id="351" w:date="2026-10-05T00:35:00Z">
              <w:rPr>
                <w:rFonts w:ascii="Times New Roman" w:cs="Times New Roman" w:eastAsia="Times New Roman" w:hAnsi="Times New Roman"/>
              </w:rPr>
            </w:rPrChange>
          </w:rPr>
          <w:t xml:space="preserve">.</w:t>
        </w:r>
      </w:ins>
      <w:ins w:author="Valeria Tapia" w:id="352" w:date="2026-10-05T08:43:00Z">
        <w:r w:rsidDel="00000000" w:rsidR="00000000" w:rsidRPr="00000000">
          <w:rPr>
            <w:rtl w:val="0"/>
          </w:rPr>
        </w:r>
      </w:ins>
    </w:p>
    <w:p w:rsidR="00000000" w:rsidDel="00000000" w:rsidP="00000000" w:rsidRDefault="00000000" w:rsidRPr="00000000" w14:paraId="00000177">
      <w:pPr>
        <w:rPr>
          <w:ins w:author="Valeria Tapia " w:id="354" w:date="2026-10-05T00:35:00Z"/>
          <w:rPrChange w:author="Valeria Tapia " w:id="356" w:date="2026-10-05T01:12:00Z">
            <w:rPr>
              <w:rFonts w:ascii="Times New Roman" w:cs="Times New Roman" w:eastAsia="Times New Roman" w:hAnsi="Times New Roman"/>
            </w:rPr>
          </w:rPrChange>
        </w:rPr>
        <w:pPrChange w:author="Valeria Tapia " w:id="0" w:date="2026-10-05T01:12:00Z">
          <w:pPr>
            <w:spacing w:after="280" w:before="280" w:lineRule="auto"/>
            <w:jc w:val="left"/>
          </w:pPr>
        </w:pPrChange>
      </w:pPr>
      <w:ins w:author="Valeria Tapia " w:id="354" w:date="2026-10-05T00:35:00Z">
        <w:r w:rsidDel="00000000" w:rsidR="00000000" w:rsidRPr="00000000">
          <w:rPr>
            <w:rtl w:val="0"/>
          </w:rPr>
        </w:r>
      </w:ins>
    </w:p>
    <w:p w:rsidR="00000000" w:rsidDel="00000000" w:rsidP="00000000" w:rsidRDefault="00000000" w:rsidRPr="00000000" w14:paraId="00000178">
      <w:pPr>
        <w:pStyle w:val="Heading5"/>
        <w:numPr>
          <w:ilvl w:val="0"/>
          <w:numId w:val="45"/>
        </w:numPr>
        <w:tabs>
          <w:tab w:val="left" w:leader="none" w:pos="1701"/>
        </w:tabs>
        <w:ind w:left="0" w:firstLine="0"/>
        <w:rPr/>
      </w:pPr>
      <w:del w:author="Valeria Tapia " w:id="354" w:date="2026-10-05T00:35:00Z">
        <w:r w:rsidDel="00000000" w:rsidR="00000000" w:rsidRPr="00000000">
          <w:rPr>
            <w:b w:val="1"/>
            <w:bCs w:val="1"/>
            <w:rtl w:val="0"/>
          </w:rPr>
          <w:delText xml:space="preserve"> </w:delText>
        </w:r>
      </w:del>
      <w:r w:rsidDel="00000000" w:rsidR="00000000" w:rsidRPr="00000000">
        <w:rPr>
          <w:b w:val="1"/>
          <w:bCs w:val="1"/>
          <w:rtl w:val="0"/>
        </w:rPr>
        <w:t xml:space="preserve">(OBLIGACIÓN DE USO DE LA VUCE) </w:t>
      </w:r>
      <w:r w:rsidDel="00000000" w:rsidR="00000000" w:rsidRPr="00000000">
        <w:rPr>
          <w:rtl w:val="0"/>
        </w:rPr>
        <w:t xml:space="preserve">I. El  Usuario VUCE está obligado a realizar la solicitud de</w:t>
      </w:r>
      <w:ins w:author="Valeria Tapia" w:id="357" w:date="2026-09-18T11:24:00Z">
        <w:r w:rsidDel="00000000" w:rsidR="00000000" w:rsidRPr="00000000">
          <w:rPr>
            <w:rtl w:val="0"/>
          </w:rPr>
          <w:t xml:space="preserve"> la</w:t>
        </w:r>
      </w:ins>
      <w:r w:rsidDel="00000000" w:rsidR="00000000" w:rsidRPr="00000000">
        <w:rPr>
          <w:rtl w:val="0"/>
        </w:rPr>
        <w:t xml:space="preserve"> </w:t>
      </w:r>
      <w:del w:author="Valeria Tapia" w:id="358" w:date="2026-09-18T11:24:00Z">
        <w:r w:rsidDel="00000000" w:rsidR="00000000" w:rsidRPr="00000000">
          <w:rPr>
            <w:rtl w:val="0"/>
          </w:rPr>
          <w:delText xml:space="preserve">Autorizaciones Previas, Certificaciones, Permisos, Declaraciones Juradas, Certificados de Cumplimiento de Reglamento Técnico u otros documentos requeridos</w:delText>
        </w:r>
      </w:del>
      <w:ins w:author="Valeria Tapia" w:id="358" w:date="2026-09-18T11:24:00Z">
        <w:r w:rsidDel="00000000" w:rsidR="00000000" w:rsidRPr="00000000">
          <w:rPr>
            <w:rtl w:val="0"/>
          </w:rPr>
          <w:t xml:space="preserve">APCO</w:t>
        </w:r>
      </w:ins>
      <w:r w:rsidDel="00000000" w:rsidR="00000000" w:rsidRPr="00000000">
        <w:rPr>
          <w:rtl w:val="0"/>
        </w:rPr>
        <w:t xml:space="preserve"> conforme normativa vigente, para operaciones de importación, exportación y tránsito aduanero de mercancías,</w:t>
      </w:r>
      <w:r w:rsidDel="00000000" w:rsidR="00000000" w:rsidRPr="00000000">
        <w:rPr>
          <w:b w:val="1"/>
          <w:bCs w:val="1"/>
          <w:rtl w:val="0"/>
        </w:rPr>
        <w:t xml:space="preserve"> </w:t>
      </w:r>
      <w:r w:rsidDel="00000000" w:rsidR="00000000" w:rsidRPr="00000000">
        <w:rPr>
          <w:rtl w:val="0"/>
        </w:rPr>
        <w:t xml:space="preserve">hasta su obtención a través de la VUCE, cuando estos documentos se encuentren incorporados en la plataforma.</w:t>
      </w:r>
    </w:p>
    <w:p w:rsidR="00000000" w:rsidDel="00000000" w:rsidP="00000000" w:rsidRDefault="00000000" w:rsidRPr="00000000" w14:paraId="00000179">
      <w:pPr>
        <w:tabs>
          <w:tab w:val="left" w:leader="none" w:pos="1701"/>
        </w:tabs>
        <w:rPr/>
      </w:pPr>
      <w:r w:rsidDel="00000000" w:rsidR="00000000" w:rsidRPr="00000000">
        <w:rPr>
          <w:rtl w:val="0"/>
        </w:rPr>
      </w:r>
    </w:p>
    <w:p w:rsidR="00000000" w:rsidDel="00000000" w:rsidP="00000000" w:rsidRDefault="00000000" w:rsidRPr="00000000" w14:paraId="0000017A">
      <w:pPr>
        <w:tabs>
          <w:tab w:val="left" w:leader="none" w:pos="1701"/>
        </w:tabs>
        <w:rPr>
          <w:ins w:author="Valeria Tapia" w:id="359" w:date="2026-09-26T17:10:00Z"/>
        </w:rPr>
      </w:pPr>
      <w:r w:rsidDel="00000000" w:rsidR="00000000" w:rsidRPr="00000000">
        <w:rPr>
          <w:rtl w:val="0"/>
        </w:rPr>
        <w:t xml:space="preserve">II. Para los trámites puestos en vigencia en la VUCE</w:t>
      </w:r>
      <w:ins w:author="Valeria Tapia" w:id="359" w:date="2026-09-26T17:10:00Z">
        <w:r w:rsidDel="00000000" w:rsidR="00000000" w:rsidRPr="00000000">
          <w:rPr>
            <w:rtl w:val="0"/>
            <w:rPrChange w:author="Valeria Tapia" w:id="360" w:date="2026-09-26T17:11:00Z">
              <w:rPr>
                <w:highlight w:val="yellow"/>
              </w:rPr>
            </w:rPrChange>
          </w:rPr>
          <w:t xml:space="preserve">:</w:t>
        </w:r>
        <w:r w:rsidDel="00000000" w:rsidR="00000000" w:rsidRPr="00000000">
          <w:rPr>
            <w:rtl w:val="0"/>
          </w:rPr>
        </w:r>
      </w:ins>
    </w:p>
    <w:p w:rsidR="00000000" w:rsidDel="00000000" w:rsidP="00000000" w:rsidRDefault="00000000" w:rsidRPr="00000000" w14:paraId="0000017B">
      <w:pPr>
        <w:tabs>
          <w:tab w:val="left" w:leader="none" w:pos="1701"/>
        </w:tabs>
        <w:rPr>
          <w:ins w:author="Valeria Tapia" w:id="359" w:date="2026-09-26T17:10:00Z"/>
          <w:rPrChange w:author="Valeria Tapia" w:id="361" w:date="2026-09-26T17:11:00Z">
            <w:rPr>
              <w:highlight w:val="yellow"/>
            </w:rPr>
          </w:rPrChange>
        </w:rPr>
      </w:pPr>
      <w:ins w:author="Valeria Tapia" w:id="359" w:date="2026-09-26T17:10:00Z">
        <w:r w:rsidDel="00000000" w:rsidR="00000000" w:rsidRPr="00000000">
          <w:rPr>
            <w:rtl w:val="0"/>
          </w:rPr>
        </w:r>
      </w:ins>
    </w:p>
    <w:p w:rsidR="00000000" w:rsidDel="00000000" w:rsidP="00000000" w:rsidRDefault="00000000" w:rsidRPr="00000000" w14:paraId="000001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720" w:right="0" w:hanging="360"/>
        <w:jc w:val="both"/>
        <w:rPr>
          <w:ins w:author="Valeria Tapia" w:id="364" w:date="2026-09-26T17:16:00Z"/>
          <w:rFonts w:ascii="Open Sans Light" w:cs="Open Sans Light" w:eastAsia="Open Sans Light" w:hAnsi="Open Sans Light"/>
          <w:b w:val="0"/>
          <w:bCs w:val="0"/>
          <w:i w:val="0"/>
          <w:iCs w:val="0"/>
          <w:smallCaps w:val="0"/>
          <w:strike w:val="0"/>
          <w:color w:val="000000"/>
          <w:sz w:val="24"/>
          <w:szCs w:val="24"/>
          <w:u w:val="none"/>
          <w:shd w:fill="auto" w:val="clear"/>
          <w:vertAlign w:val="baseline"/>
          <w:rPrChange w:author="Valeria Tapia" w:id="365" w:date="2026-09-26T17:16:00Z">
            <w:rPr/>
          </w:rPrChange>
        </w:rPr>
        <w:pPrChange w:author="Valeria Tapia" w:id="0" w:date="2026-09-26T17:16:00Z">
          <w:pPr>
            <w:tabs>
              <w:tab w:val="left" w:leader="none" w:pos="1701"/>
            </w:tabs>
          </w:pPr>
        </w:pPrChange>
      </w:pPr>
      <w:del w:author="Valeria Tapia" w:id="359" w:date="2026-09-26T17:10:00Z">
        <w:r w:rsidDel="00000000" w:rsidR="00000000" w:rsidRPr="00000000">
          <w:rPr>
            <w:rtl w:val="0"/>
          </w:rPr>
          <w:delText xml:space="preserve">, </w:delText>
        </w:r>
      </w:del>
      <w:ins w:author="Valeria Tapia" w:id="362" w:date="2026-09-26T17:11:00Z">
        <w:r w:rsidDel="00000000" w:rsidR="00000000" w:rsidRPr="00000000">
          <w:rPr>
            <w:rtl w:val="0"/>
            <w:rPrChange w:author="Valeria Tapia" w:id="363" w:date="2026-09-26T17:11:00Z">
              <w:rPr>
                <w:highlight w:val="yellow"/>
              </w:rPr>
            </w:rPrChange>
          </w:rPr>
          <w:t xml:space="preserve">L</w:t>
        </w:r>
      </w:ins>
      <w:del w:author="Valeria Tapia" w:id="362" w:date="2026-09-26T17:11:00Z">
        <w:r w:rsidDel="00000000" w:rsidR="00000000" w:rsidRPr="00000000">
          <w:rPr>
            <w:rtl w:val="0"/>
          </w:rPr>
          <w:delText xml:space="preserve">l</w:delText>
        </w:r>
      </w:del>
      <w:r w:rsidDel="00000000" w:rsidR="00000000" w:rsidRPr="00000000">
        <w:rPr>
          <w:rtl w:val="0"/>
        </w:rPr>
        <w:t xml:space="preserve">a AN y las EPEs no deben exigir al Usuario VUCE la APCO en formato físico; excepto cuando existan situaciones de  contingencias.</w:t>
      </w:r>
      <w:ins w:author="Valeria Tapia" w:id="364" w:date="2026-09-26T17:16:00Z">
        <w:r w:rsidDel="00000000" w:rsidR="00000000" w:rsidRPr="00000000">
          <w:rPr>
            <w:rtl w:val="0"/>
          </w:rPr>
        </w:r>
      </w:ins>
    </w:p>
    <w:p w:rsidR="00000000" w:rsidDel="00000000" w:rsidP="00000000" w:rsidRDefault="00000000" w:rsidRPr="00000000" w14:paraId="000001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720" w:right="0" w:hanging="360"/>
        <w:jc w:val="both"/>
        <w:rPr>
          <w:ins w:author="Valeria Tapia" w:id="364" w:date="2026-09-26T17:16:00Z"/>
          <w:rFonts w:ascii="Open Sans Light" w:cs="Open Sans Light" w:eastAsia="Open Sans Light" w:hAnsi="Open Sans Light"/>
          <w:b w:val="0"/>
          <w:bCs w:val="0"/>
          <w:i w:val="0"/>
          <w:iCs w:val="0"/>
          <w:smallCaps w:val="0"/>
          <w:strike w:val="0"/>
          <w:color w:val="000000"/>
          <w:sz w:val="24"/>
          <w:szCs w:val="24"/>
          <w:u w:val="none"/>
          <w:shd w:fill="auto" w:val="clear"/>
          <w:vertAlign w:val="baseline"/>
          <w:rPrChange w:author="Valeria Tapia" w:id="367" w:date="2026-09-26T17:16:00Z">
            <w:rPr>
              <w:highlight w:val="yellow"/>
            </w:rPr>
          </w:rPrChange>
        </w:rPr>
        <w:pPrChange w:author="Valeria Tapia" w:id="0" w:date="2026-09-26T17:16:00Z">
          <w:pPr>
            <w:tabs>
              <w:tab w:val="left" w:leader="none" w:pos="1701"/>
            </w:tabs>
          </w:pPr>
        </w:pPrChange>
      </w:pPr>
      <w:ins w:author="Valeria Tapia" w:id="364" w:date="2026-09-26T17:16:00Z">
        <w:r w:rsidDel="00000000" w:rsidR="00000000" w:rsidRPr="00000000">
          <w:rPr>
            <w:highlight w:val="cyan"/>
            <w:rtl w:val="0"/>
            <w:rPrChange w:author="Valeria Tapia " w:id="366" w:date="2026-10-04T21:19:00Z">
              <w:rPr/>
            </w:rPrChange>
          </w:rPr>
          <w:t xml:space="preserve">Las EPEs no pueden exigir al Usuario VUCE, </w:t>
        </w:r>
        <w:r w:rsidDel="00000000" w:rsidR="00000000" w:rsidRPr="00000000">
          <w:rPr>
            <w:highlight w:val="cyan"/>
            <w:rtl w:val="0"/>
            <w:rPrChange w:author="Valeria Tapia " w:id="366" w:date="2026-10-04T21:19:00Z">
              <w:rPr>
                <w:highlight w:val="yellow"/>
              </w:rPr>
            </w:rPrChange>
          </w:rPr>
          <w:t xml:space="preserve">para el inicio, seguimiento o conclusión del trámite APCO,</w:t>
        </w:r>
        <w:r w:rsidDel="00000000" w:rsidR="00000000" w:rsidRPr="00000000">
          <w:rPr>
            <w:highlight w:val="cyan"/>
            <w:rtl w:val="0"/>
            <w:rPrChange w:author="Valeria Tapia " w:id="366" w:date="2026-10-04T21:19:00Z">
              <w:rPr/>
            </w:rPrChange>
          </w:rPr>
          <w:t xml:space="preserve"> el uso de interfaces, aplicaciones o sistemas propios distinto a la VUCE, </w:t>
        </w:r>
        <w:r w:rsidDel="00000000" w:rsidR="00000000" w:rsidRPr="00000000">
          <w:rPr>
            <w:highlight w:val="cyan"/>
            <w:rtl w:val="0"/>
            <w:rPrChange w:author="Valeria Tapia " w:id="366" w:date="2026-10-04T21:19:00Z">
              <w:rPr>
                <w:highlight w:val="yellow"/>
              </w:rPr>
            </w:rPrChange>
          </w:rPr>
          <w:t xml:space="preserve">ni </w:t>
        </w:r>
      </w:ins>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720" w:right="0" w:firstLine="0"/>
        <w:jc w:val="both"/>
        <w:rPr>
          <w:ins w:author="Valeria Tapia" w:id="369" w:date="2026-09-26T17:16:00Z"/>
          <w:rFonts w:ascii="Open Sans Light" w:cs="Open Sans Light" w:eastAsia="Open Sans Light" w:hAnsi="Open Sans Light"/>
          <w:b w:val="0"/>
          <w:bCs w:val="0"/>
          <w:i w:val="0"/>
          <w:iCs w:val="0"/>
          <w:smallCaps w:val="0"/>
          <w:strike w:val="0"/>
          <w:color w:val="000000"/>
          <w:sz w:val="24"/>
          <w:szCs w:val="24"/>
          <w:u w:val="none"/>
          <w:shd w:fill="auto" w:val="clear"/>
          <w:vertAlign w:val="baseline"/>
          <w:rPrChange w:author="Valeria Tapia" w:id="371" w:date="2026-09-26T17:11:00Z">
            <w:rPr/>
          </w:rPrChange>
        </w:rPr>
        <w:pPrChange w:author="Valeria Tapia" w:id="0" w:date="2026-09-26T17:11:00Z">
          <w:pPr>
            <w:tabs>
              <w:tab w:val="left" w:leader="none" w:pos="1701"/>
            </w:tabs>
          </w:pPr>
        </w:pPrChange>
      </w:pPr>
      <w:ins w:author="Valeria Tapia" w:id="364" w:date="2026-09-26T17:16:00Z">
        <w:r w:rsidDel="00000000" w:rsidR="00000000" w:rsidRPr="00000000">
          <w:rPr>
            <w:highlight w:val="cyan"/>
            <w:rtl w:val="0"/>
            <w:rPrChange w:author="Valeria Tapia " w:id="366" w:date="2026-10-04T21:19:00Z">
              <w:rPr/>
            </w:rPrChange>
          </w:rPr>
          <w:t xml:space="preserve">ni redirigirlo a dichos sistemas para realizar, total o parcialmente, las actuaciones correspondientes al trámite</w:t>
        </w:r>
      </w:ins>
      <w:ins w:author="Valeria Tapia " w:id="368" w:date="2026-10-04T21:19:00Z">
        <w:r w:rsidDel="00000000" w:rsidR="00000000" w:rsidRPr="00000000">
          <w:rPr>
            <w:highlight w:val="cyan"/>
            <w:rtl w:val="0"/>
          </w:rPr>
          <w:t xml:space="preserve"> excepto cuando existan situaciones de contingencias</w:t>
        </w:r>
      </w:ins>
      <w:ins w:author="Valeria Tapia" w:id="369" w:date="2026-09-26T17:16:00Z">
        <w:r w:rsidDel="00000000" w:rsidR="00000000" w:rsidRPr="00000000">
          <w:rPr>
            <w:highlight w:val="cyan"/>
            <w:rtl w:val="0"/>
            <w:rPrChange w:author="Valeria Tapia " w:id="370" w:date="2026-10-04T21:19:00Z">
              <w:rPr/>
            </w:rPrChange>
          </w:rPr>
          <w:t xml:space="preserve">.</w:t>
        </w:r>
        <w:r w:rsidDel="00000000" w:rsidR="00000000" w:rsidRPr="00000000">
          <w:rPr>
            <w:rtl w:val="0"/>
          </w:rPr>
        </w:r>
      </w:ins>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720" w:right="0" w:firstLine="0"/>
        <w:jc w:val="both"/>
        <w:rPr>
          <w:ins w:author="Valeria Tapia" w:id="369" w:date="2026-09-26T17:16:00Z"/>
          <w:rFonts w:ascii="Open Sans Light" w:cs="Open Sans Light" w:eastAsia="Open Sans Light" w:hAnsi="Open Sans Light"/>
          <w:b w:val="0"/>
          <w:bCs w:val="0"/>
          <w:i w:val="0"/>
          <w:iCs w:val="0"/>
          <w:smallCaps w:val="0"/>
          <w:strike w:val="0"/>
          <w:color w:val="000000"/>
          <w:sz w:val="24"/>
          <w:szCs w:val="24"/>
          <w:highlight w:val="yellow"/>
          <w:u w:val="none"/>
          <w:vertAlign w:val="baseline"/>
          <w:rPrChange w:author="Valeria Tapia" w:id="373" w:date="2026-09-26T17:11:00Z">
            <w:rPr/>
          </w:rPrChange>
        </w:rPr>
        <w:pPrChange w:author="Valeria Tapia" w:id="0" w:date="2026-09-26T17:11:00Z">
          <w:pPr>
            <w:tabs>
              <w:tab w:val="left" w:leader="none" w:pos="1701"/>
            </w:tabs>
          </w:pPr>
        </w:pPrChange>
      </w:pPr>
      <w:ins w:author="Valeria Tapia" w:id="369" w:date="2026-09-26T17:16:00Z">
        <w:r w:rsidDel="00000000" w:rsidR="00000000" w:rsidRPr="00000000">
          <w:rPr>
            <w:rtl w:val="0"/>
          </w:rPr>
        </w:r>
      </w:ins>
    </w:p>
    <w:p w:rsidR="00000000" w:rsidDel="00000000" w:rsidP="00000000" w:rsidRDefault="00000000" w:rsidRPr="00000000" w14:paraId="00000180">
      <w:pPr>
        <w:tabs>
          <w:tab w:val="left" w:leader="none" w:pos="1701"/>
        </w:tabs>
        <w:rPr>
          <w:ins w:author="Valeria Tapia" w:id="369" w:date="2026-09-26T17:16:00Z"/>
          <w:del w:author="Valeria Tapia " w:id="374" w:date="2026-10-04T21:20:00Z"/>
        </w:rPr>
      </w:pPr>
      <w:ins w:author="Valeria Tapia" w:id="369" w:date="2026-09-26T17:16:00Z">
        <w:del w:author="Valeria Tapia " w:id="374" w:date="2026-10-04T21:20:00Z">
          <w:r w:rsidDel="00000000" w:rsidR="00000000" w:rsidRPr="00000000">
            <w:rPr>
              <w:rtl w:val="0"/>
            </w:rPr>
          </w:r>
        </w:del>
      </w:ins>
    </w:p>
    <w:p w:rsidR="00000000" w:rsidDel="00000000" w:rsidP="00000000" w:rsidRDefault="00000000" w:rsidRPr="00000000" w14:paraId="00000181">
      <w:pPr>
        <w:tabs>
          <w:tab w:val="left" w:leader="none" w:pos="1701"/>
        </w:tabs>
        <w:rPr>
          <w:ins w:author="Valeria Tapia" w:id="377" w:date="2026-09-18T11:26:00Z"/>
        </w:rPr>
      </w:pPr>
      <w:ins w:author="Valeria Tapia" w:id="369" w:date="2026-09-26T17:16:00Z">
        <w:r w:rsidDel="00000000" w:rsidR="00000000" w:rsidRPr="00000000">
          <w:rPr>
            <w:highlight w:val="cyan"/>
            <w:rtl w:val="0"/>
            <w:rPrChange w:author="Valeria Tapia " w:id="375" w:date="2026-10-04T21:20:00Z">
              <w:rPr/>
            </w:rPrChange>
          </w:rPr>
          <w:t xml:space="preserve">III. El Usuario VUCE deberá utilizar los servicios integrados</w:t>
        </w:r>
      </w:ins>
      <w:ins w:author="Valeria Tapia " w:id="376" w:date="2026-10-04T21:20:00Z">
        <w:r w:rsidDel="00000000" w:rsidR="00000000" w:rsidRPr="00000000">
          <w:rPr>
            <w:highlight w:val="cyan"/>
            <w:rtl w:val="0"/>
            <w:rPrChange w:author="Valeria Tapia " w:id="375" w:date="2026-10-04T21:20:00Z">
              <w:rPr/>
            </w:rPrChange>
          </w:rPr>
          <w:t xml:space="preserve"> gradualmente</w:t>
        </w:r>
      </w:ins>
      <w:ins w:author="Valeria Tapia" w:id="377" w:date="2026-09-18T11:26:00Z">
        <w:r w:rsidDel="00000000" w:rsidR="00000000" w:rsidRPr="00000000">
          <w:rPr>
            <w:highlight w:val="cyan"/>
            <w:rtl w:val="0"/>
            <w:rPrChange w:author="Valeria Tapia " w:id="375" w:date="2026-10-04T21:20:00Z">
              <w:rPr/>
            </w:rPrChange>
          </w:rPr>
          <w:t xml:space="preserve"> en la plataforma</w:t>
        </w:r>
        <w:r w:rsidDel="00000000" w:rsidR="00000000" w:rsidRPr="00000000">
          <w:rPr>
            <w:rtl w:val="0"/>
          </w:rPr>
          <w:t xml:space="preserve">.</w:t>
        </w:r>
      </w:ins>
    </w:p>
    <w:p w:rsidR="00000000" w:rsidDel="00000000" w:rsidP="00000000" w:rsidRDefault="00000000" w:rsidRPr="00000000" w14:paraId="00000182">
      <w:pPr>
        <w:tabs>
          <w:tab w:val="left" w:leader="none" w:pos="1701"/>
        </w:tabs>
        <w:rPr>
          <w:ins w:author="Valeria Tapia" w:id="377" w:date="2026-09-18T11:26:00Z"/>
        </w:rPr>
      </w:pPr>
      <w:ins w:author="Valeria Tapia" w:id="377" w:date="2026-09-18T11:26:00Z">
        <w:r w:rsidDel="00000000" w:rsidR="00000000" w:rsidRPr="00000000">
          <w:rPr>
            <w:rtl w:val="0"/>
          </w:rPr>
        </w:r>
      </w:ins>
    </w:p>
    <w:p w:rsidR="00000000" w:rsidDel="00000000" w:rsidP="00000000" w:rsidRDefault="00000000" w:rsidRPr="00000000" w14:paraId="00000183">
      <w:pPr>
        <w:tabs>
          <w:tab w:val="left" w:leader="none" w:pos="1701"/>
        </w:tabs>
        <w:rPr>
          <w:del w:author="Valeria Tapia" w:id="378" w:date="2026-09-26T17:16:00Z"/>
        </w:rPr>
      </w:pPr>
      <w:ins w:author="Valeria Tapia" w:id="377" w:date="2026-09-18T11:26:00Z">
        <w:del w:author="Valeria Tapia" w:id="378" w:date="2026-09-26T17:16:00Z">
          <w:r w:rsidDel="00000000" w:rsidR="00000000" w:rsidRPr="00000000">
            <w:rPr>
              <w:highlight w:val="yellow"/>
              <w:rtl w:val="0"/>
              <w:rPrChange w:author="Valeria Tapia" w:id="379" w:date="2026-09-24T11:53:00Z">
                <w:rPr/>
              </w:rPrChange>
            </w:rPr>
            <w:delText xml:space="preserve">III. Las EPEs no podrán exigir al Usuario VUCE el uso de una interfaz, aplicación o sistema propio, distinto a la VUCE, para el inicio, seguimiento o conclusión de un trámite APCO que se encuentre incorporado a la plataforma, ni redireccionar al Usuario VUCE a dicho sistema propio en sustitución del acceso único que establece el presente artículo.</w:delText>
          </w:r>
        </w:del>
      </w:ins>
      <w:del w:author="Valeria Tapia" w:id="378" w:date="2026-09-26T17:16:00Z">
        <w:r w:rsidDel="00000000" w:rsidR="00000000" w:rsidRPr="00000000">
          <w:rPr>
            <w:rtl w:val="0"/>
          </w:rPr>
        </w:r>
      </w:del>
    </w:p>
    <w:p w:rsidR="00000000" w:rsidDel="00000000" w:rsidP="00000000" w:rsidRDefault="00000000" w:rsidRPr="00000000" w14:paraId="00000184">
      <w:pPr>
        <w:tabs>
          <w:tab w:val="left" w:leader="none" w:pos="1701"/>
        </w:tabs>
        <w:rPr>
          <w:del w:author="Valeria Tapia" w:id="378" w:date="2026-09-26T17:16:00Z"/>
          <w:b w:val="1"/>
          <w:bCs w:val="1"/>
        </w:rPr>
      </w:pPr>
      <w:del w:author="Valeria Tapia" w:id="378" w:date="2026-09-26T17:16:00Z">
        <w:r w:rsidDel="00000000" w:rsidR="00000000" w:rsidRPr="00000000">
          <w:rPr>
            <w:rtl w:val="0"/>
          </w:rPr>
        </w:r>
      </w:del>
    </w:p>
    <w:p w:rsidR="00000000" w:rsidDel="00000000" w:rsidP="00000000" w:rsidRDefault="00000000" w:rsidRPr="00000000" w14:paraId="00000185">
      <w:pPr>
        <w:pStyle w:val="Heading5"/>
        <w:numPr>
          <w:ilvl w:val="0"/>
          <w:numId w:val="45"/>
        </w:numPr>
        <w:tabs>
          <w:tab w:val="left" w:leader="none" w:pos="1701"/>
        </w:tabs>
        <w:ind w:left="0" w:firstLine="0"/>
        <w:rPr/>
      </w:pPr>
      <w:r w:rsidDel="00000000" w:rsidR="00000000" w:rsidRPr="00000000">
        <w:rPr>
          <w:b w:val="1"/>
          <w:bCs w:val="1"/>
          <w:rtl w:val="0"/>
        </w:rPr>
        <w:t xml:space="preserve">(VALIDEZ LEGAL DE LOS DOCUMENTOS </w:t>
      </w:r>
      <w:r w:rsidDel="00000000" w:rsidR="00000000" w:rsidRPr="00000000">
        <w:rPr>
          <w:b w:val="1"/>
          <w:bCs w:val="1"/>
          <w:color w:val="ff0000"/>
          <w:highlight w:val="cyan"/>
          <w:rtl w:val="0"/>
          <w:rPrChange w:author="Valeria Tapia " w:id="380" w:date="2026-10-04T21:21:00Z">
            <w:rPr>
              <w:b w:val="1"/>
              <w:bCs w:val="1"/>
            </w:rPr>
          </w:rPrChange>
        </w:rPr>
        <w:t xml:space="preserve">DIGITALES</w:t>
      </w:r>
      <w:r w:rsidDel="00000000" w:rsidR="00000000" w:rsidRPr="00000000">
        <w:rPr>
          <w:b w:val="1"/>
          <w:bCs w:val="1"/>
          <w:rtl w:val="0"/>
        </w:rPr>
        <w:t xml:space="preserve">).</w:t>
      </w:r>
      <w:r w:rsidDel="00000000" w:rsidR="00000000" w:rsidRPr="00000000">
        <w:rPr>
          <w:rtl w:val="0"/>
        </w:rPr>
        <w:t xml:space="preserve"> I. Los documentos digitales emitidos por las EPEs a través de la VUCE, tendrán plena validez legal y probatoria, ante terceros, instituciones públicas y otras ventanillas únicas de comercio exterior, siempre que cuenten con firma digital</w:t>
      </w:r>
      <w:ins w:author="Valeria Tapia " w:id="381" w:date="2026-10-04T21:21:00Z">
        <w:r w:rsidDel="00000000" w:rsidR="00000000" w:rsidRPr="00000000">
          <w:rPr>
            <w:rtl w:val="0"/>
          </w:rPr>
          <w:t xml:space="preserve">.</w:t>
        </w:r>
      </w:ins>
      <w:r w:rsidDel="00000000" w:rsidR="00000000" w:rsidRPr="00000000">
        <w:rPr>
          <w:strike w:val="1"/>
          <w:rtl w:val="0"/>
          <w:rPrChange w:author="Valeria Tapia " w:id="382" w:date="2026-10-04T21:21:00Z">
            <w:rPr/>
          </w:rPrChange>
        </w:rPr>
        <w:t xml:space="preserve">,</w:t>
      </w:r>
      <w:r w:rsidDel="00000000" w:rsidR="00000000" w:rsidRPr="00000000">
        <w:rPr>
          <w:rtl w:val="0"/>
        </w:rPr>
        <w:t xml:space="preserve"> </w:t>
      </w:r>
      <w:r w:rsidDel="00000000" w:rsidR="00000000" w:rsidRPr="00000000">
        <w:rPr>
          <w:strike w:val="1"/>
          <w:rtl w:val="0"/>
          <w:rPrChange w:author="Valeria Tapia " w:id="383" w:date="2026-10-04T21:21:00Z">
            <w:rPr/>
          </w:rPrChange>
        </w:rPr>
        <w:t xml:space="preserve">el aprobador de documentos de ciudadanía digital u otros</w:t>
      </w:r>
      <w:r w:rsidDel="00000000" w:rsidR="00000000" w:rsidRPr="00000000">
        <w:rPr>
          <w:rtl w:val="0"/>
        </w:rPr>
        <w:t xml:space="preserve">.</w:t>
      </w:r>
      <w:r w:rsidDel="00000000" w:rsidR="00000000" w:rsidRPr="00000000">
        <w:rPr>
          <w:color w:val="ff0000"/>
          <w:rtl w:val="0"/>
          <w:rPrChange w:author="Valeria Tapia " w:id="384" w:date="2026-10-04T22:13:00Z">
            <w:rPr/>
          </w:rPrChange>
        </w:rPr>
        <w:t xml:space="preserve"> </w:t>
      </w:r>
      <w:ins w:author="Valeria Tapia " w:id="385" w:date="2026-10-04T22:13:00Z">
        <w:r w:rsidDel="00000000" w:rsidR="00000000" w:rsidRPr="00000000">
          <w:rPr>
            <w:color w:val="ff0000"/>
            <w:highlight w:val="yellow"/>
            <w:rtl w:val="0"/>
            <w:rPrChange w:author="Valeria Tapia " w:id="386" w:date="2026-10-04T22:13:00Z">
              <w:rPr/>
            </w:rPrChange>
          </w:rPr>
          <w:t xml:space="preserve">Definir el alcance de firma digital</w:t>
        </w:r>
      </w:ins>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390" w:date="2026-09-18T11:4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387" w:date="2026-09-18T11:4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La verificación de la autenticidad de los documentos emitidos por las EPEs, podrá efectuarse a través del Portal de la VUCE.</w:t>
      </w:r>
      <w:ins w:author="Valeria Tapia " w:id="388" w:date="2026-10-04T22:13: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yellow"/>
            <w:u w:val="none"/>
            <w:vertAlign w:val="baseline"/>
            <w:rtl w:val="0"/>
            <w:rPrChange w:author="Valeria Tapia " w:id="389" w:date="2026-10-04T22:13: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como se verifica?</w:t>
        </w:r>
      </w:ins>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tabs>
          <w:tab w:val="left" w:leader="none" w:pos="1701"/>
        </w:tabs>
        <w:rPr/>
      </w:pPr>
      <w:r w:rsidDel="00000000" w:rsidR="00000000" w:rsidRPr="00000000">
        <w:rPr>
          <w:rtl w:val="0"/>
        </w:rPr>
        <w:t xml:space="preserve">III.</w:t>
      </w:r>
      <w:del w:author="Valeria Tapia" w:id="391" w:date="2026-09-18T11:49:00Z">
        <w:r w:rsidDel="00000000" w:rsidR="00000000" w:rsidRPr="00000000">
          <w:rPr>
            <w:rtl w:val="0"/>
          </w:rPr>
          <w:delText xml:space="preserve"> La solicitud realizada para la obtención de un documento requerido para operaciones de comercio exterior a través de la VUCE se constituirá en una Declaración Jurada, cuando así lo determinen las EPEs.</w:delText>
        </w:r>
      </w:del>
      <w:ins w:author="Valeria Tapia" w:id="391" w:date="2026-09-18T11:49:00Z">
        <w:r w:rsidDel="00000000" w:rsidR="00000000" w:rsidRPr="00000000">
          <w:rPr>
            <w:rtl w:val="0"/>
          </w:rPr>
          <w:t xml:space="preserve"> </w:t>
        </w:r>
        <w:r w:rsidDel="00000000" w:rsidR="00000000" w:rsidRPr="00000000">
          <w:rPr>
            <w:highlight w:val="cyan"/>
            <w:rtl w:val="0"/>
            <w:rPrChange w:author="Valeria Tapia " w:id="392" w:date="2026-10-04T22:14:00Z">
              <w:rPr/>
            </w:rPrChange>
          </w:rPr>
          <w:t xml:space="preserve">El formulario de solicitud presentado mediante la VUCE tendrá carácter de Declaración Jurada, salvo disposición contraria establecida en normativa de igual o mayor jerarquía</w:t>
        </w:r>
      </w:ins>
      <w:ins w:author="Valeria Tapia " w:id="393" w:date="2026-10-04T22:14:00Z">
        <w:r w:rsidDel="00000000" w:rsidR="00000000" w:rsidRPr="00000000">
          <w:rPr>
            <w:rtl w:val="0"/>
          </w:rPr>
          <w:t xml:space="preserve">.</w:t>
        </w:r>
      </w:ins>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pStyle w:val="Heading5"/>
        <w:numPr>
          <w:ilvl w:val="0"/>
          <w:numId w:val="45"/>
        </w:numPr>
        <w:tabs>
          <w:tab w:val="left" w:leader="none" w:pos="1701"/>
        </w:tabs>
        <w:ind w:left="0" w:firstLine="0"/>
        <w:rPr/>
      </w:pPr>
      <w:r w:rsidDel="00000000" w:rsidR="00000000" w:rsidRPr="00000000">
        <w:rPr>
          <w:b w:val="1"/>
          <w:bCs w:val="1"/>
          <w:rtl w:val="0"/>
        </w:rPr>
        <w:t xml:space="preserve"> (PLAZO DE EMISIÓN DE DOCUMENTOS REQUERIDOS PARA OPERACIONES DE COMERCIO EXTERIOR A TRAVÉS DE LA VUCE). </w:t>
      </w:r>
      <w:r w:rsidDel="00000000" w:rsidR="00000000" w:rsidRPr="00000000">
        <w:rPr>
          <w:rtl w:val="0"/>
        </w:rPr>
        <w:t xml:space="preserve">Las EPEs que implementen el trámite APCO en la VUCE</w:t>
      </w:r>
      <w:ins w:author="Valeria Tapia" w:id="394" w:date="2026-09-18T12:15:00Z">
        <w:r w:rsidDel="00000000" w:rsidR="00000000" w:rsidRPr="00000000">
          <w:rPr>
            <w:rtl w:val="0"/>
          </w:rPr>
          <w:t xml:space="preserve">,</w:t>
        </w:r>
      </w:ins>
      <w:r w:rsidDel="00000000" w:rsidR="00000000" w:rsidRPr="00000000">
        <w:rPr>
          <w:rtl w:val="0"/>
        </w:rPr>
        <w:t xml:space="preserve"> deberán emitir </w:t>
      </w:r>
      <w:del w:author="Valeria Tapia" w:id="395" w:date="2026-09-18T12:14:00Z">
        <w:r w:rsidDel="00000000" w:rsidR="00000000" w:rsidRPr="00000000">
          <w:rPr>
            <w:rtl w:val="0"/>
          </w:rPr>
          <w:delText xml:space="preserve">las Autorizaciones Previas, Certificaciones, Declaraciones Juradas, Certificados de Cumplimiento de Reglamento Técnico u otros </w:delText>
        </w:r>
      </w:del>
      <w:ins w:author="Valeria Tapia" w:id="395" w:date="2026-09-18T12:14:00Z">
        <w:r w:rsidDel="00000000" w:rsidR="00000000" w:rsidRPr="00000000">
          <w:rPr>
            <w:rtl w:val="0"/>
          </w:rPr>
          <w:t xml:space="preserve">los </w:t>
        </w:r>
      </w:ins>
      <w:r w:rsidDel="00000000" w:rsidR="00000000" w:rsidRPr="00000000">
        <w:rPr>
          <w:rtl w:val="0"/>
        </w:rPr>
        <w:t xml:space="preserve">documentos </w:t>
      </w:r>
      <w:del w:author="Valeria Tapia" w:id="396" w:date="2026-09-18T12:14:00Z">
        <w:r w:rsidDel="00000000" w:rsidR="00000000" w:rsidRPr="00000000">
          <w:rPr>
            <w:rtl w:val="0"/>
          </w:rPr>
          <w:delText xml:space="preserve">requeridos por normativa vigente para las operaciones de comercio exterior, </w:delText>
        </w:r>
      </w:del>
      <w:r w:rsidDel="00000000" w:rsidR="00000000" w:rsidRPr="00000000">
        <w:rPr>
          <w:rtl w:val="0"/>
        </w:rPr>
        <w:t xml:space="preserve">en un plazo de hasta cinco (5) días hábiles computables a partir de la fecha de admisión de la solicitud y, excepcionalmente, en el plazo máximo de hasta diez (10) días hábiles, sin perjuicio de lo específicamente señalado en otras normas legales.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pPr>
      <w:bookmarkStart w:colFirst="0" w:colLast="0" w:name="_cxt7gty7kdxo" w:id="10"/>
      <w:bookmarkEnd w:id="10"/>
      <w:r w:rsidDel="00000000" w:rsidR="00000000" w:rsidRPr="00000000">
        <w:rPr>
          <w:rtl w:val="0"/>
        </w:rPr>
        <w:t xml:space="preserve">CAPÍTULO II</w:t>
      </w:r>
    </w:p>
    <w:p w:rsidR="00000000" w:rsidDel="00000000" w:rsidP="00000000" w:rsidRDefault="00000000" w:rsidRPr="00000000" w14:paraId="0000018E">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b w:val="0"/>
          <w:bCs w:val="0"/>
          <w:i w:val="1"/>
          <w:iCs w:val="1"/>
        </w:rPr>
      </w:pPr>
      <w:bookmarkStart w:colFirst="0" w:colLast="0" w:name="_rx7cmyf22ibq" w:id="11"/>
      <w:bookmarkEnd w:id="11"/>
      <w:r w:rsidDel="00000000" w:rsidR="00000000" w:rsidRPr="00000000">
        <w:rPr>
          <w:rtl w:val="0"/>
        </w:rPr>
        <w:t xml:space="preserve">RESPONSABILIDADES </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pStyle w:val="Heading5"/>
        <w:numPr>
          <w:ilvl w:val="0"/>
          <w:numId w:val="45"/>
        </w:numPr>
        <w:tabs>
          <w:tab w:val="left" w:leader="none" w:pos="1701"/>
        </w:tabs>
        <w:ind w:left="0" w:firstLine="0"/>
        <w:rPr/>
      </w:pPr>
      <w:r w:rsidDel="00000000" w:rsidR="00000000" w:rsidRPr="00000000">
        <w:rPr>
          <w:b w:val="1"/>
          <w:bCs w:val="1"/>
          <w:rtl w:val="0"/>
        </w:rPr>
        <w:t xml:space="preserve"> (RESPONSABILIDADES DE LAS EPEs)</w:t>
      </w:r>
      <w:r w:rsidDel="00000000" w:rsidR="00000000" w:rsidRPr="00000000">
        <w:rPr>
          <w:rtl w:val="0"/>
        </w:rPr>
        <w:t xml:space="preserve">. I. Las EPEs tienen las siguientes responsabilidades:</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Implementar los trámites en la VUCE en coordinación con la AN de acuerdo al Cronograma de Implementación Gradual establecido en el presente Reglamento.</w:t>
      </w:r>
    </w:p>
    <w:p w:rsidR="00000000" w:rsidDel="00000000" w:rsidP="00000000" w:rsidRDefault="00000000" w:rsidRPr="00000000" w14:paraId="0000019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397" w:date="2026-09-18T12:1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Gestionar e implementar la firma digital, </w:t>
      </w:r>
      <w:del w:author="Valeria Tapia" w:id="398" w:date="2026-09-26T17:18: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397" w:date="2026-09-18T12:1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el aprobador de documentos de ciudadanía digital, </w:delText>
        </w:r>
      </w:del>
      <w:ins w:author="Valeria Tapia" w:id="399" w:date="2026-09-18T12:18:00Z">
        <w:del w:author="Valeria Tapia" w:id="398" w:date="2026-09-26T17:18: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397" w:date="2026-09-18T12:1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la firma SOFTOKEN, </w:delText>
          </w:r>
        </w:del>
      </w:ins>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397" w:date="2026-09-18T12:1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la facturación electrónica, pasarela de pagos, </w:t>
      </w:r>
      <w:ins w:author="Valeria Tapia" w:id="400" w:date="2026-09-18T12:19:00Z">
        <w:del w:author="Valeria Tapia " w:id="401" w:date="2026-10-04T22:15: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397" w:date="2026-09-18T12:1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OPEN BCB</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397" w:date="2026-09-18T12:1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ins>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397" w:date="2026-09-18T12:1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entre otros, que se consideren necesarios para el trámite APCO en la VUCE.</w:t>
      </w:r>
    </w:p>
    <w:p w:rsidR="00000000" w:rsidDel="00000000" w:rsidP="00000000" w:rsidRDefault="00000000" w:rsidRPr="00000000" w14:paraId="0000019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02" w:date="2026-10-04T2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Designar servidores públicos como puntos focales en proporción a los trámites a ser implementados en la VUCE, previendo adicionalmente la participación de personal con cargo jerárquico para la toma de decisiones y supervisión del trabajo del personal de su entidad</w:t>
      </w:r>
      <w:ins w:author="Valeria Tapia" w:id="403" w:date="2026-09-18T12:25: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02" w:date="2026-10-04T2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del w:author="Valeria Tapia " w:id="404" w:date="2026-10-04T22:17: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02" w:date="2026-10-04T2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evitando consultas jerárquicas intermedias,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02" w:date="2026-10-04T2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a fin de asegurar la atención oportuna de consultas, aclaraciones, y validaciones requeridas.</w:t>
        </w:r>
      </w:ins>
      <w:del w:author="Valeria Tapia" w:id="405" w:date="2026-09-18T12:25: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02" w:date="2026-10-04T2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02" w:date="2026-10-04T2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p>
    <w:p w:rsidR="00000000" w:rsidDel="00000000" w:rsidP="00000000" w:rsidRDefault="00000000" w:rsidRPr="00000000" w14:paraId="0000019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Comunicar oportunamente el cambio de los puntos focales designados. </w:t>
      </w:r>
    </w:p>
    <w:p w:rsidR="00000000" w:rsidDel="00000000" w:rsidP="00000000" w:rsidRDefault="00000000" w:rsidRPr="00000000" w14:paraId="0000019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Proporcionar la información de los requisitos, formalidades y procesos establecidos para la emisión de los documentos requeridos, en las formas, formatos y plazos determinados por la AN.</w:t>
      </w:r>
    </w:p>
    <w:p w:rsidR="00000000" w:rsidDel="00000000" w:rsidP="00000000" w:rsidRDefault="00000000" w:rsidRPr="00000000" w14:paraId="0000019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406" w:date="2026-09-18T13:51: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w:id="406" w:date="2026-09-18T13:51: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407" w:date="2026-10-04T22:1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Asistir de forma obligatoria a las reuniones virtuales y presenciales convocadas por la AN.</w:t>
        </w:r>
      </w:ins>
    </w:p>
    <w:p w:rsidR="00000000" w:rsidDel="00000000" w:rsidP="00000000" w:rsidRDefault="00000000" w:rsidRPr="00000000" w14:paraId="0000019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Elaborar y remitir la propuesta para la optimización del </w:t>
      </w:r>
      <w:del w:author="Valeria Tapia" w:id="408" w:date="2026-09-18T12:30: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proceso de emisión del documento requerido para operaciones de comercio exterior</w:delText>
        </w:r>
      </w:del>
      <w:ins w:author="Valeria Tapia" w:id="408" w:date="2026-09-18T12:30: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trámite APCO</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a través de la VUCE</w:t>
      </w:r>
      <w:ins w:author="Valeria Tapia " w:id="409" w:date="2026-10-04T22:25: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en el R-424</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en los plazos, formas y formatos establecid</w:t>
      </w:r>
      <w:ins w:author="Valeria Tapia" w:id="410" w:date="2026-09-18T12:30: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o</w:t>
        </w:r>
      </w:ins>
      <w:del w:author="Valeria Tapia" w:id="410" w:date="2026-09-18T12:30: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a</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 </w:t>
      </w:r>
      <w:del w:author="Valeria Tapia" w:id="411" w:date="2026-09-18T12:30: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por la AN</w:delText>
        </w:r>
        <w:r w:rsidDel="00000000" w:rsidR="00000000" w:rsidRPr="00000000">
          <w:rPr>
            <w:rFonts w:ascii="Open Sans Light" w:cs="Open Sans Light" w:eastAsia="Open Sans Light" w:hAnsi="Open Sans Light"/>
            <w:b w:val="0"/>
            <w:bCs w:val="0"/>
            <w:i w:val="0"/>
            <w:iCs w:val="0"/>
            <w:smallCaps w:val="0"/>
            <w:strike w:val="0"/>
            <w:color w:val="0070c0"/>
            <w:sz w:val="24"/>
            <w:szCs w:val="24"/>
            <w:u w:val="none"/>
            <w:shd w:fill="auto" w:val="clear"/>
            <w:vertAlign w:val="baseline"/>
            <w:rtl w:val="0"/>
          </w:rPr>
          <w:delText xml:space="preserve">,</w:delTex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considerando lo previsto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en el </w:t>
      </w:r>
      <w:ins w:author="Valeria Tapia " w:id="412" w:date="2026-10-04T22:25: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Cronograma de Implementación Gradual </w:t>
        </w:r>
      </w:ins>
      <w:del w:author="Valeria Tapia " w:id="412" w:date="2026-10-04T22:25: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Artículo 33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del presente Reglamento.</w:t>
      </w:r>
    </w:p>
    <w:p w:rsidR="00000000" w:rsidDel="00000000" w:rsidP="00000000" w:rsidRDefault="00000000" w:rsidRPr="00000000" w14:paraId="0000019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Elaborar el Plan de Trabajo de los trámites a implementarse en la VUCE en coordinación con la AN; cumpliendo </w:t>
      </w:r>
      <w:del w:author="Valeria Tapia" w:id="413" w:date="2026-09-18T12:4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con las actividades </w:delText>
        </w:r>
      </w:del>
      <w:ins w:author="Valeria Tapia" w:id="413" w:date="2026-09-18T12:4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lo </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establecid</w:t>
      </w:r>
      <w:del w:author="Valeria Tapia" w:id="414" w:date="2026-09-18T12:42: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as</w:delText>
        </w:r>
      </w:del>
      <w:ins w:author="Valeria Tapia" w:id="414" w:date="2026-09-18T12:42: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o</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en el parágrafo II del Artículo 28</w:t>
      </w:r>
      <w:ins w:author="Valeria Tapia" w:id="415" w:date="2026-09-18T12:42: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del presente Reglamento</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 w:id="416" w:date="2026-10-04T22:28: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 w:id="416" w:date="2026-10-04T22:28: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417" w:date="2026-10-04T22:31: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Validar la optimización del trámite APCO en coordinación con la AN, considerando lo previsto en el Artículo 33 del presente Reglamento y los plazos en el R-710. En caso de no estar de acuerdo con incorporar alguna mejora identificada por la AN deberá dejar constancia escrita debidamente justificada del motivo de no aceptación.</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 w:id="418" w:date="2026-10-04T22:31: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ins>
    </w:p>
    <w:p w:rsidR="00000000" w:rsidDel="00000000" w:rsidP="00000000" w:rsidRDefault="00000000" w:rsidRPr="00000000" w14:paraId="0000019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422" w:date="2026-09-18T13:37: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19"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Elaborar</w:t>
      </w:r>
      <w:ins w:author="Valeria Tapia" w:id="420" w:date="2026-09-18T13:47: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19"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y remitir los</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19"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requerimientos funcionales para la implementación del trámite APCO</w:t>
      </w:r>
      <w:ins w:author="Valeria Tapia" w:id="421" w:date="2026-09-18T13:38: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19"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en los plazos, formas y formatos establecidos en el Cronograma de Implementación Gradual y en el Plan de Trabajo.</w:t>
        </w:r>
      </w:ins>
      <w:del w:author="Valeria Tapia" w:id="421" w:date="2026-09-18T13:38: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19"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w:delText>
        </w:r>
      </w:del>
      <w:ins w:author="Valeria Tapia" w:id="422" w:date="2026-09-18T13:37:00Z">
        <w:r w:rsidDel="00000000" w:rsidR="00000000" w:rsidRPr="00000000">
          <w:rPr>
            <w:rtl w:val="0"/>
          </w:rPr>
        </w:r>
      </w:ins>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del w:author="Valeria Tapia" w:id="422" w:date="2026-09-18T13:37:00Z"/>
          <w:rFonts w:ascii="Open Sans Light" w:cs="Open Sans Light" w:eastAsia="Open Sans Light" w:hAnsi="Open Sans Light"/>
          <w:b w:val="0"/>
          <w:bCs w:val="0"/>
          <w:i w:val="0"/>
          <w:iCs w:val="0"/>
          <w:smallCaps w:val="0"/>
          <w:strike w:val="0"/>
          <w:color w:val="000000"/>
          <w:sz w:val="24"/>
          <w:szCs w:val="24"/>
          <w:u w:val="none"/>
          <w:shd w:fill="auto" w:val="clear"/>
          <w:vertAlign w:val="baseline"/>
          <w:rPrChange w:author="Valeria Tapia" w:id="423" w:date="2026-09-18T13:37: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Change w:author="Valeria Tapia" w:id="0" w:date="2026-09-18T13:37:00Z">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pPrChange>
      </w:pPr>
      <w:del w:author="Valeria Tapia" w:id="422" w:date="2026-09-18T13:37:00Z">
        <w:r w:rsidDel="00000000" w:rsidR="00000000" w:rsidRPr="00000000">
          <w:rPr>
            <w:rtl w:val="0"/>
          </w:rPr>
        </w:r>
      </w:del>
    </w:p>
    <w:p w:rsidR="00000000" w:rsidDel="00000000" w:rsidP="00000000" w:rsidRDefault="00000000" w:rsidRPr="00000000" w14:paraId="0000019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Desarrollar funcionalidades para la implementación del trámite APCO cuando las EPEs cuenten con un sistema.</w:t>
      </w:r>
    </w:p>
    <w:p w:rsidR="00000000" w:rsidDel="00000000" w:rsidP="00000000" w:rsidRDefault="00000000" w:rsidRPr="00000000" w14:paraId="0000019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w:id="424" w:date="2026-09-18T13:40: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25"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Adecuar </w:t>
        </w:r>
      </w:ins>
      <w:del w:author="Valeria Tapia" w:id="424" w:date="2026-09-18T13:40: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25"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Desarrollar </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25"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el sistema informático para </w:t>
      </w:r>
      <w:del w:author="Valeria Tapia" w:id="426" w:date="2026-09-18T13:41: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25"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el trámite a </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25"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implementar</w:t>
      </w:r>
      <w:del w:author="Valeria Tapia" w:id="427" w:date="2026-09-18T13:41: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25"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se</w:delText>
        </w:r>
      </w:del>
      <w:ins w:author="Valeria Tapia" w:id="427" w:date="2026-09-18T13:41: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25"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el trámite en la VUCE</w:t>
        </w:r>
      </w:ins>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25"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en aquellos casos en los que las EPEs </w:t>
      </w:r>
      <w:ins w:author="Valeria Tapia" w:id="428" w:date="2026-09-18T13:42: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25"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cuente con un sistema</w:t>
        </w:r>
      </w:ins>
      <w:del w:author="Valeria Tapia" w:id="428" w:date="2026-09-18T13:42: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25"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determinen la no utilización del Módulo Estándar de la VUCE</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25"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considerando </w:t>
      </w:r>
      <w:ins w:author="Valeria Tapia" w:id="429" w:date="2026-09-18T13:42: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25"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el modelo de negocio VUCE, </w:t>
        </w:r>
        <w:del w:author="Valeria Tapia " w:id="430" w:date="2026-10-04T22:32: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31" w:date="2026-10-04T22:32: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delText xml:space="preserve">en </w:delText>
          </w:r>
        </w:del>
      </w:ins>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32" w:date="2026-10-04T22: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los plazos previstos en el Cronograma de Implementación Gradual y en el Plan de Trabajo.</w:t>
      </w:r>
    </w:p>
    <w:p w:rsidR="00000000" w:rsidDel="00000000" w:rsidP="00000000" w:rsidRDefault="00000000" w:rsidRPr="00000000" w14:paraId="0000019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del w:author="Valeria Tapia" w:id="433" w:date="2026-09-18T13:44: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del w:author="Valeria Tapia" w:id="433" w:date="2026-09-18T13:44: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Emitir o actualizar normativa para la implementación del trámite APCO en la VUCE, conforme establece el Artículo 39 del presente Reglamento.</w:delText>
        </w:r>
      </w:del>
    </w:p>
    <w:p w:rsidR="00000000" w:rsidDel="00000000" w:rsidP="00000000" w:rsidRDefault="00000000" w:rsidRPr="00000000" w14:paraId="000001A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del w:author="Valeria Tapia" w:id="433" w:date="2026-09-18T13:44: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del w:author="Valeria Tapia" w:id="433" w:date="2026-09-18T13:44: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Remitir a la AN la normativa emitida para la implementación del trámite APCO a fin de que sea publicada en el portal de la VUCE, en los plazos establecidos del Artículo 39 del presente Reglamento.</w:delText>
        </w:r>
      </w:del>
    </w:p>
    <w:p w:rsidR="00000000" w:rsidDel="00000000" w:rsidP="00000000" w:rsidRDefault="00000000" w:rsidRPr="00000000" w14:paraId="000001A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34" w:date="2026-10-04T22:3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Realizar el control de calidad y funcional de los requerimientos desarrollados para la implementación del trámite APCO</w:t>
      </w:r>
      <w:ins w:author="Valeria Tapia" w:id="435" w:date="2026-09-18T13:48: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34" w:date="2026-10-04T22:3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conforme establecen los Artículos 37 y 38 del presente Reglamento</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34" w:date="2026-10-04T22:3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p>
    <w:p w:rsidR="00000000" w:rsidDel="00000000" w:rsidP="00000000" w:rsidRDefault="00000000" w:rsidRPr="00000000" w14:paraId="000001A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del w:author="Valeria Tapia" w:id="406" w:date="2026-09-18T13:51: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del w:author="Valeria Tapia" w:id="406" w:date="2026-09-18T13:5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Asistir de forma obligatoria a las reuniones virtuales y presenciales convocadas por la AN.</w:delText>
        </w:r>
      </w:del>
    </w:p>
    <w:p w:rsidR="00000000" w:rsidDel="00000000" w:rsidP="00000000" w:rsidRDefault="00000000" w:rsidRPr="00000000" w14:paraId="000001A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436" w:date="2026-09-18T13:50: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w:id="436" w:date="2026-09-18T13:5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37" w:date="2026-10-04T22:3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Gestionar, emitir o actualizar normativa para la implementación del trámite APCO en la VUCE, conforme establece el Artículo 39 del presente Reglamento.</w:t>
        </w:r>
      </w:ins>
    </w:p>
    <w:p w:rsidR="00000000" w:rsidDel="00000000" w:rsidP="00000000" w:rsidRDefault="00000000" w:rsidRPr="00000000" w14:paraId="000001A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436" w:date="2026-09-18T13:50: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w:id="436" w:date="2026-09-18T13:5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37" w:date="2026-10-04T22:3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Remitir a la AN la normativa emitida para la implementación del trámite APCO a fin de que sea publicada en el portal de la VUCE, en los plazos establecidos del Artículo 39 del presente Reglamento.</w:t>
        </w:r>
        <w:r w:rsidDel="00000000" w:rsidR="00000000" w:rsidRPr="00000000">
          <w:rPr>
            <w:rtl w:val="0"/>
          </w:rPr>
        </w:r>
      </w:ins>
    </w:p>
    <w:p w:rsidR="00000000" w:rsidDel="00000000" w:rsidP="00000000" w:rsidRDefault="00000000" w:rsidRPr="00000000" w14:paraId="000001A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Efectuar capacitaciones y brindar asistencia técnica al Usuario VUCE y al público en general en el marco de sus competencias.</w:t>
      </w:r>
    </w:p>
    <w:p w:rsidR="00000000" w:rsidDel="00000000" w:rsidP="00000000" w:rsidRDefault="00000000" w:rsidRPr="00000000" w14:paraId="000001A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38" w:date="2026-10-04T22:3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Comunicar a la AN los medios habilitados para la atención de consultas: correo electrónico, teléfono fijo o móvil, centro de contacto u otro, a fin de ser publicados en el portal VUCE</w:t>
      </w:r>
      <w:ins w:author="Valeria Tapia " w:id="439" w:date="2026-10-04T22:33: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38" w:date="2026-10-04T22:3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en el plazo de hasta dos días hábiles antes de la implementación del trámite</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440" w:date="2026-09-18T13: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Establecer el plan de contingencias en el marco de sus competencias.</w:t>
      </w:r>
    </w:p>
    <w:p w:rsidR="00000000" w:rsidDel="00000000" w:rsidP="00000000" w:rsidRDefault="00000000" w:rsidRPr="00000000" w14:paraId="000001A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41" w:date="2026-10-04T22:3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Comunicar a la AGETIC </w:t>
      </w:r>
      <w:ins w:author="Valeria Tapia" w:id="442" w:date="2026-09-18T13:54: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41" w:date="2026-10-04T22:3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u otra entidad que cuente </w:t>
        </w:r>
      </w:ins>
      <w:ins w:author="Valeria Tapia " w:id="443" w:date="2026-10-04T22:35: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
          <w:t xml:space="preserve">con</w:t>
        </w:r>
      </w:ins>
      <w:ins w:author="Valeria Tapia" w:id="444" w:date="2026-09-18T13:55:00Z">
        <w:del w:author="Valeria Tapia " w:id="445" w:date="2026-10-04T22:34: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46" w:date="2026-10-04T22:3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con herramientas</w:delText>
          </w:r>
        </w:del>
      </w:ins>
      <w:ins w:author="Valeria Tapia " w:id="445" w:date="2026-10-04T22:34: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47" w:date="2026-10-04T22:35: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la pasarela</w:t>
        </w:r>
      </w:ins>
      <w:ins w:author="Valeria Tapia" w:id="448" w:date="2026-09-18T13:55: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49" w:date="2026-10-04T22:3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de pago, </w:t>
        </w:r>
      </w:ins>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49" w:date="2026-10-04T22:3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la fecha de implementación del trámite, para la atención de consultas respecto a los servicios del gobierno electrónico </w:t>
      </w:r>
      <w:ins w:author="Valeria Tapia" w:id="450" w:date="2026-09-18T13:56: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49" w:date="2026-10-04T22:3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u otros </w:t>
        </w:r>
      </w:ins>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49" w:date="2026-10-04T22:3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realizadas por la AN y las EPEs</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 w:id="451" w:date="2026-10-04T22:3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455" w:date="2026-10-04T01:18: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53" w:date="2026-10-04T22:3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Comunicar a la AN la modificación de su normativa (Ley o Decreto Supremo),</w:t>
      </w:r>
      <w:ins w:author="Valeria Tapia" w:id="454" w:date="2026-09-18T13:58: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53" w:date="2026-10-04T22:35:00Z">
              <w:rPr>
                <w:rFonts w:ascii="Open Sans Light" w:cs="Open Sans Light" w:eastAsia="Open Sans Light" w:hAnsi="Open Sans Light"/>
                <w:b w:val="0"/>
                <w:bCs w:val="0"/>
                <w:i w:val="0"/>
                <w:iCs w:val="0"/>
                <w:smallCaps w:val="0"/>
                <w:strike w:val="0"/>
                <w:color w:val="000000"/>
                <w:sz w:val="24"/>
                <w:szCs w:val="24"/>
                <w:highlight w:val="yellow"/>
                <w:u w:val="none"/>
                <w:vertAlign w:val="baseline"/>
              </w:rPr>
            </w:rPrChange>
          </w:rPr>
          <w:t xml:space="preserve"> procesos, y funcionamiento del sistema,</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53" w:date="2026-10-04T22:3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considerando los plazos previstos en el parágrafo II del Artículo 11 del presente Reglamento. </w:t>
      </w:r>
      <w:ins w:author="Valeria Tapia" w:id="455" w:date="2026-10-04T01:18:00Z">
        <w:r w:rsidDel="00000000" w:rsidR="00000000" w:rsidRPr="00000000">
          <w:rPr>
            <w:rtl w:val="0"/>
          </w:rPr>
        </w:r>
      </w:ins>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Change w:author="Valeria Tapia" w:id="456" w:date="2026-10-04T01: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Change w:author="Valeria Tapia" w:id="0" w:date="2026-10-04T01:18:00Z">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pPrChange>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II. Las EPEs  aceptarán la </w:t>
      </w:r>
      <w:del w:author="Valeria Tapia" w:id="457" w:date="2026-09-18T14:12: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Autorización Previa, Certificación, Permiso, Declaración Jurada, Certificado de Cumplimiento de Reglamento Técnico u otros documentos para efectuar operaciones de comercio exterior</w:delText>
        </w:r>
      </w:del>
      <w:ins w:author="Valeria Tapia" w:id="457" w:date="2026-09-18T14:12: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APCO </w:t>
        </w:r>
      </w:ins>
      <w:del w:author="Valeria Tapia" w:id="458" w:date="2026-09-18T14:12: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emitid</w:t>
      </w:r>
      <w:ins w:author="Valeria Tapia" w:id="459" w:date="2026-09-18T14:12: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w:t>
        </w:r>
      </w:ins>
      <w:del w:author="Valeria Tapia" w:id="459" w:date="2026-09-18T14:12: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os</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a través de la VUCE</w:t>
      </w:r>
      <w:ins w:author="Valeria Tapia " w:id="460" w:date="2026-10-04T22:37: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yellow"/>
            <w:u w:val="none"/>
            <w:vertAlign w:val="baseline"/>
            <w:rtl w:val="0"/>
            <w:rPrChange w:author="Valeria Tapia " w:id="461" w:date="2026-10-04T22:3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ins>
      <w:r w:rsidDel="00000000" w:rsidR="00000000" w:rsidRPr="00000000">
        <w:rPr>
          <w:rFonts w:ascii="Open Sans Light" w:cs="Open Sans Light" w:eastAsia="Open Sans Light" w:hAnsi="Open Sans Light"/>
          <w:b w:val="0"/>
          <w:bCs w:val="0"/>
          <w:i w:val="0"/>
          <w:iCs w:val="0"/>
          <w:smallCaps w:val="0"/>
          <w:strike w:val="1"/>
          <w:color w:val="000000"/>
          <w:sz w:val="24"/>
          <w:szCs w:val="24"/>
          <w:highlight w:val="yellow"/>
          <w:u w:val="none"/>
          <w:vertAlign w:val="baseline"/>
          <w:rtl w:val="0"/>
          <w:rPrChange w:author="Valeria Tapia " w:id="462" w:date="2026-10-04T22:3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evitando la presentación física de dicha documentación.</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III. Las EPEs no podrán exigir, al Usuario VUCE, como requisito ningún documento que hubiera sido emitido por la misma entidad o cuya información y/o documento esté disponible mediante servicios de interoperabilidad, para el procesamiento del trámite.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5"/>
        <w:numPr>
          <w:ilvl w:val="0"/>
          <w:numId w:val="45"/>
        </w:numPr>
        <w:tabs>
          <w:tab w:val="left" w:leader="none" w:pos="1701"/>
        </w:tabs>
        <w:ind w:left="0" w:firstLine="0"/>
        <w:rPr/>
      </w:pPr>
      <w:r w:rsidDel="00000000" w:rsidR="00000000" w:rsidRPr="00000000">
        <w:rPr>
          <w:b w:val="1"/>
          <w:bCs w:val="1"/>
          <w:rtl w:val="0"/>
        </w:rPr>
        <w:t xml:space="preserve"> (RESPONSABILIDADES DE LA AN). </w:t>
      </w:r>
      <w:r w:rsidDel="00000000" w:rsidR="00000000" w:rsidRPr="00000000">
        <w:rPr>
          <w:rtl w:val="0"/>
        </w:rPr>
        <w:t xml:space="preserve">La AN tiene las siguientes responsabilidades:</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463" w:date="2026-10-04T22:3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Implementar</w:t>
      </w:r>
      <w:ins w:author="Valeria Tapia" w:id="464" w:date="2026-09-18T15:02: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463" w:date="2026-10-04T22:3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actualizar </w:t>
        </w:r>
      </w:ins>
      <w:del w:author="Valeria Tapia" w:id="464" w:date="2026-09-18T15:02: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463" w:date="2026-10-04T22:3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463" w:date="2026-10-04T22:3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y administrar l</w:t>
      </w:r>
      <w:ins w:author="Valeria Tapia" w:id="465" w:date="2026-09-18T15:02: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463" w:date="2026-10-04T22:3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os trámites APCO</w:t>
        </w:r>
      </w:ins>
      <w:ins w:author="Valeria Tapia " w:id="466" w:date="2026-10-04T22:39: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
          <w:t xml:space="preserve">;</w:t>
        </w:r>
      </w:ins>
      <w:ins w:author="Valeria Tapia" w:id="467" w:date="2026-09-18T15:02: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468" w:date="2026-10-04T22:3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y servicios vinculados a operaciones de comercio exterior en la</w:t>
        </w:r>
      </w:ins>
      <w:del w:author="Valeria Tapia" w:id="467" w:date="2026-09-18T15:02: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468" w:date="2026-10-04T22:3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a</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468" w:date="2026-10-04T22:3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VUCE, conforme lo establecido en el presente Reglamento</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469" w:date="2026-09-24T11:35:00Z"/>
          <w:del w:author="Valeria Tapia" w:id="470" w:date="2026-09-26T17:20: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w:id="469" w:date="2026-09-24T11:35:00Z">
        <w:del w:author="Valeria Tapia" w:id="470" w:date="2026-09-26T17:2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yellow"/>
              <w:u w:val="none"/>
              <w:vertAlign w:val="baseline"/>
              <w:rtl w:val="0"/>
              <w:rPrChange w:author="Valeria Tapia" w:id="471" w:date="2026-09-24T11:3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Proponer la optimización del tramite</w:delText>
          </w:r>
        </w:del>
      </w:ins>
    </w:p>
    <w:p w:rsidR="00000000" w:rsidDel="00000000" w:rsidP="00000000" w:rsidRDefault="00000000" w:rsidRPr="00000000" w14:paraId="000001B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 w:id="472" w:date="2026-10-04T23:21: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 w:id="472" w:date="2026-10-04T23:2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Formular y proponer a las EPEs alternativas de optimización, simplificación, automatización y rediseño de los procesos de emisión de los trámites APCO a ser incorporados en la VUCE, en el marco de las mejores prácticas y estándares internacionales de facilitación del comercio.</w:t>
        </w:r>
      </w:ins>
    </w:p>
    <w:p w:rsidR="00000000" w:rsidDel="00000000" w:rsidP="00000000" w:rsidRDefault="00000000" w:rsidRPr="00000000" w14:paraId="000001B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Coordinar con las EPEs respecto a la información y gestión de documentos que serán tramitados a través de la VUCE, asegurando el resguardo y confidencialidad de la información. </w:t>
      </w:r>
    </w:p>
    <w:p w:rsidR="00000000" w:rsidDel="00000000" w:rsidP="00000000" w:rsidRDefault="00000000" w:rsidRPr="00000000" w14:paraId="000001B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Elaborar el Plan de Trabajo en coordinación con las EPEs para la implementación del trámite APCO.</w:t>
      </w:r>
    </w:p>
    <w:p w:rsidR="00000000" w:rsidDel="00000000" w:rsidP="00000000" w:rsidRDefault="00000000" w:rsidRPr="00000000" w14:paraId="000001B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 w:id="473" w:date="2026-10-04T22:41:00Z"/>
          <w:rFonts w:ascii="Open Sans Light" w:cs="Open Sans Light" w:eastAsia="Open Sans Light" w:hAnsi="Open Sans Light"/>
          <w:b w:val="0"/>
          <w:bCs w:val="0"/>
          <w:i w:val="0"/>
          <w:iCs w:val="0"/>
          <w:smallCaps w:val="0"/>
          <w:strike w:val="0"/>
          <w:color w:val="ff0000"/>
          <w:sz w:val="24"/>
          <w:szCs w:val="24"/>
          <w:highlight w:val="cyan"/>
          <w:u w:val="none"/>
          <w:vertAlign w:val="baseline"/>
        </w:rPr>
      </w:pPr>
      <w:ins w:author="Valeria Tapia " w:id="473" w:date="2026-10-04T22:41: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
          <w:t xml:space="preserve">Validar la optimización del trámite APCO en coordinación con la EPE, considerando lo previsto en el Artículo 33 del presente Reglamento y los plazos en el R-710.</w:t>
        </w:r>
        <w:r w:rsidDel="00000000" w:rsidR="00000000" w:rsidRPr="00000000">
          <w:rPr>
            <w:rtl w:val="0"/>
          </w:rPr>
        </w:r>
      </w:ins>
    </w:p>
    <w:p w:rsidR="00000000" w:rsidDel="00000000" w:rsidP="00000000" w:rsidRDefault="00000000" w:rsidRPr="00000000" w14:paraId="000001B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75" w:date="2026-10-04T22:4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Coordinar con la</w:t>
      </w:r>
      <w:del w:author="Valeria Tapia " w:id="476" w:date="2026-10-04T22:42: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75" w:date="2026-10-04T22:4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s</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75" w:date="2026-10-04T22:4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EPE</w:t>
      </w:r>
      <w:del w:author="Valeria Tapia " w:id="477" w:date="2026-10-04T22:42: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75" w:date="2026-10-04T22:4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s</w:delText>
        </w:r>
      </w:del>
      <w:ins w:author="Valeria Tapia" w:id="478" w:date="2026-09-18T15:06: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79" w:date="2026-10-04T22:40: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w:t>
        </w:r>
      </w:ins>
      <w:del w:author="Valeria Tapia" w:id="478" w:date="2026-09-18T15:06: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80" w:date="2026-10-04T22:4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80" w:date="2026-10-04T22:4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la elaboración de los requerimientos funcionales e informáticos </w:t>
      </w:r>
      <w:del w:author="Valeria Tapia " w:id="481" w:date="2026-10-04T22:43: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80" w:date="2026-10-04T22:4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necesarios para la implementación del trámite APCO en la VUCE</w:delText>
        </w:r>
      </w:del>
      <w:ins w:author="Valeria Tapia" w:id="482" w:date="2026-09-18T15:05:00Z">
        <w:del w:author="Valeria Tapia " w:id="481" w:date="2026-10-04T22:43: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80" w:date="2026-10-04T22:4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w:delText>
          </w:r>
        </w:del>
      </w:ins>
      <w:ins w:author="Valeria Tapia " w:id="483" w:date="2026-10-04T22:41: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
          <w:t xml:space="preserve">con base a la optimización del trámite APCO, </w:t>
        </w:r>
      </w:ins>
      <w:ins w:author="Valeria Tapia" w:id="484" w:date="2026-09-18T15:05: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85" w:date="2026-10-04T22:4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conforme el modelo de negocio </w:t>
        </w:r>
      </w:ins>
      <w:ins w:author="Valeria Tapia " w:id="486" w:date="2026-10-04T22:39: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87" w:date="2026-10-04T22:40: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de la VUCEy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
          <w:t xml:space="preserve">lo </w:t>
        </w:r>
      </w:ins>
      <w:ins w:author="Valeria Tapia" w:id="488" w:date="2026-09-18T15:07: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89" w:date="2026-10-04T22:40: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establecido </w:t>
        </w:r>
      </w:ins>
      <w:ins w:author="Valeria Tapia " w:id="490" w:date="2026-10-04T22:43: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
          <w:t xml:space="preserve">en</w:t>
        </w:r>
      </w:ins>
      <w:ins w:author="Valeria Tapia" w:id="491" w:date="2026-09-18T15:05:00Z">
        <w:del w:author="Valeria Tapia " w:id="492" w:date="2026-10-04T22:43: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93" w:date="2026-10-04T22:40: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delText xml:space="preserve">y</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93" w:date="2026-10-04T22:40: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 el Artículo 36 del presente Reglamento</w:t>
        </w:r>
      </w:ins>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494" w:date="2026-10-04T22:4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p>
    <w:p w:rsidR="00000000" w:rsidDel="00000000" w:rsidP="00000000" w:rsidRDefault="00000000" w:rsidRPr="00000000" w14:paraId="000001B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95" w:date="2026-10-04T22:4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Desarrollar las funcionalidades informáticas de acuerdo a los requerimientos funcionales de las EPEs</w:t>
      </w:r>
      <w:del w:author="Valeria Tapia" w:id="496" w:date="2026-09-18T15:08: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95" w:date="2026-10-04T22:4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w:delText>
        </w:r>
      </w:del>
      <w:ins w:author="Valeria Tapia" w:id="496" w:date="2026-09-18T15:08: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95" w:date="2026-10-04T22:4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conforme establece el Artículo 37 del presente </w:t>
        </w:r>
      </w:ins>
      <w:ins w:author="Valeria Tapia " w:id="497" w:date="2026-10-04T22:44: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95" w:date="2026-10-04T22:4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Reglamento y </w:t>
        </w:r>
      </w:ins>
      <w:del w:author="Valeria Tapia " w:id="497" w:date="2026-10-04T22:44: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95" w:date="2026-10-04T22:4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conforme a</w:delText>
        </w:r>
      </w:del>
      <w:ins w:author="Valeria Tapia " w:id="498" w:date="2026-10-04T22:44: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95" w:date="2026-10-04T22:4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95" w:date="2026-10-04T22:4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 Plan de Trabajo</w:t>
      </w:r>
      <w:del w:author="Valeria Tapia " w:id="499" w:date="2026-10-04T22:44: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95" w:date="2026-10-04T22:4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establecido</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495" w:date="2026-10-04T22:4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00" w:date="2026-10-04T22:4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Desarrollar</w:t>
      </w:r>
      <w:ins w:author="Valeria Tapia" w:id="501" w:date="2026-09-18T15:1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00" w:date="2026-10-04T22:4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y actualizar</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00" w:date="2026-10-04T22:4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del w:author="Valeria Tapia" w:id="502" w:date="2026-09-18T15:13: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00" w:date="2026-10-04T22:4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un </w:delText>
        </w:r>
      </w:del>
      <w:ins w:author="Valeria Tapia" w:id="502" w:date="2026-09-18T15:13: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00" w:date="2026-10-04T22:4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el </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00" w:date="2026-10-04T22:4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módulo informático estándar para el procesamiento de los trámites, cuando las EPEs no cuenten con un sistema informático</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 w:id="503" w:date="2026-10-04T23:24: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 w:id="503" w:date="2026-10-04T23:24: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504" w:date="2026-10-04T23:2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Incorporar servicios en la VUCE</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
          <w:t xml:space="preserve"> que faciliten las operaciones de comercio exterior</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505" w:date="2026-10-04T23:2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conforme establece el Artículo xx del presente Reglamento.</w:t>
        </w:r>
      </w:ins>
    </w:p>
    <w:p w:rsidR="00000000" w:rsidDel="00000000" w:rsidP="00000000" w:rsidRDefault="00000000" w:rsidRPr="00000000" w14:paraId="000001B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Realizar el mantenimiento del portal y el sistema </w:t>
      </w:r>
      <w:del w:author="Valeria Tapia " w:id="506" w:date="2026-10-04T22:45: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informático de la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VUCE.</w:t>
      </w:r>
    </w:p>
    <w:p w:rsidR="00000000" w:rsidDel="00000000" w:rsidP="00000000" w:rsidRDefault="00000000" w:rsidRPr="00000000" w14:paraId="000001B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07" w:date="2026-10-04T22:4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Reportar semestralmente o a requerimiento expreso </w:t>
      </w:r>
      <w:ins w:author="Valeria Tapia" w:id="508" w:date="2026-09-18T15:14: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07" w:date="2026-10-04T22:4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del CNFC, </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07" w:date="2026-10-04T22:4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el avance de la implementación de </w:t>
      </w:r>
      <w:ins w:author="Valeria Tapia" w:id="509" w:date="2026-09-18T15:13: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07" w:date="2026-10-04T22:4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los trámites y servicios en </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07" w:date="2026-10-04T22:4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la VUCE</w:t>
      </w:r>
      <w:del w:author="Valeria Tapia" w:id="510" w:date="2026-09-18T15:14: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07" w:date="2026-10-04T22:4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al CNFC</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07" w:date="2026-10-04T22:4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p>
    <w:p w:rsidR="00000000" w:rsidDel="00000000" w:rsidP="00000000" w:rsidRDefault="00000000" w:rsidRPr="00000000" w14:paraId="000001B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511" w:date="2026-09-18T15:38: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w:id="511" w:date="2026-09-18T15:38: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512" w:date="2026-10-04T22:4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Coordinar acciones en la Comisión de Trabajo Técnico CTT6-VUCE para la atención de las problemáticas identificadas en la implementación, operación y actualización de los trámites y servicios en la VUCE.</w:t>
        </w:r>
      </w:ins>
    </w:p>
    <w:p w:rsidR="00000000" w:rsidDel="00000000" w:rsidP="00000000" w:rsidRDefault="00000000" w:rsidRPr="00000000" w14:paraId="000001B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Comunicar a los Ministerios cabezas de Sector y al CNFC el retraso o incumplimiento de la implementación del trámite APCO conforme el Cronograma de Implementación Gradual y/o el Plan de Trabajo para que tomen las acciones que correspondan. </w:t>
      </w:r>
    </w:p>
    <w:p w:rsidR="00000000" w:rsidDel="00000000" w:rsidP="00000000" w:rsidRDefault="00000000" w:rsidRPr="00000000" w14:paraId="000001B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Efectuar capacitaciones al personal de las EPEs, Usuario VUCE y público en general.</w:t>
      </w:r>
    </w:p>
    <w:p w:rsidR="00000000" w:rsidDel="00000000" w:rsidP="00000000" w:rsidRDefault="00000000" w:rsidRPr="00000000" w14:paraId="000001C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Brindar asistencia técnica y soporte técnico a las EPEs y al Usuario VUCE en el marco de sus competencias.  </w:t>
      </w:r>
    </w:p>
    <w:p w:rsidR="00000000" w:rsidDel="00000000" w:rsidP="00000000" w:rsidRDefault="00000000" w:rsidRPr="00000000" w14:paraId="000001C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517" w:date="2026-09-24T12:04:00Z"/>
          <w:rFonts w:ascii="Open Sans Light" w:cs="Open Sans Light" w:eastAsia="Open Sans Light" w:hAnsi="Open Sans Light"/>
          <w:b w:val="0"/>
          <w:bCs w:val="0"/>
          <w:i w:val="0"/>
          <w:iCs w:val="0"/>
          <w:smallCaps w:val="0"/>
          <w:strike w:val="0"/>
          <w:color w:val="ff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513" w:date="2026-10-04T22:4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Establecer el Plan de contingencia en el marco de sus competencias</w:t>
      </w:r>
      <w:ins w:author="Valeria Tapia" w:id="514" w:date="2026-10-04T18:31: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515" w:date="2026-10-04T22:46: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 para operativizar la obtención de los APCO y los servicios en la VUCE</w:t>
        </w:r>
      </w:ins>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516" w:date="2026-10-04T18:3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ins w:author="Valeria Tapia" w:id="517" w:date="2026-09-24T12:04:00Z">
        <w:r w:rsidDel="00000000" w:rsidR="00000000" w:rsidRPr="00000000">
          <w:rPr>
            <w:rtl w:val="0"/>
          </w:rPr>
        </w:r>
      </w:ins>
    </w:p>
    <w:p w:rsidR="00000000" w:rsidDel="00000000" w:rsidP="00000000" w:rsidRDefault="00000000" w:rsidRPr="00000000" w14:paraId="000001C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517" w:date="2026-09-24T12:04:00Z"/>
          <w:rFonts w:ascii="Open Sans Light" w:cs="Open Sans Light" w:eastAsia="Open Sans Light" w:hAnsi="Open Sans Light"/>
          <w:b w:val="0"/>
          <w:bCs w:val="0"/>
          <w:i w:val="0"/>
          <w:iCs w:val="0"/>
          <w:smallCaps w:val="0"/>
          <w:strike w:val="0"/>
          <w:color w:val="ff0000"/>
          <w:sz w:val="24"/>
          <w:szCs w:val="24"/>
          <w:u w:val="none"/>
          <w:shd w:fill="auto" w:val="clear"/>
          <w:vertAlign w:val="baseline"/>
        </w:rPr>
      </w:pPr>
      <w:ins w:author="Valeria Tapia" w:id="517" w:date="2026-09-24T12:04: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518" w:date="2026-10-04T22:48: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Administrar la infraestructura tecnológica, almacenamiento, respaldo, disponibilidad y mecanismos de conservación del módulo </w:t>
        </w:r>
        <w:del w:author="Valeria Tapia" w:id="519" w:date="2026-10-04T18:33: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518" w:date="2026-10-04T22:48: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delText xml:space="preserve"> los </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518" w:date="2026-10-04T22:48: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Expediente</w:t>
        </w:r>
        <w:del w:author="Valeria Tapia" w:id="520" w:date="2026-10-04T18:33: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518" w:date="2026-10-04T22:48: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delText xml:space="preserve">s</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518" w:date="2026-10-04T22:48: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 Electrónico</w:t>
        </w:r>
        <w:del w:author="Valeria Tapia" w:id="521" w:date="2026-10-04T18:33: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518" w:date="2026-10-04T22:48: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delText xml:space="preserve">s</w:delText>
          </w:r>
        </w:del>
        <w:del w:author="Valeria Tapia " w:id="522" w:date="2026-10-04T22:47: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518" w:date="2026-10-04T22:48: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delText xml:space="preserve"> en la </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518" w:date="2026-10-04T22:48: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VUCE.</w:t>
        </w:r>
      </w:ins>
    </w:p>
    <w:p w:rsidR="00000000" w:rsidDel="00000000" w:rsidP="00000000" w:rsidRDefault="00000000" w:rsidRPr="00000000" w14:paraId="000001C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517" w:date="2026-09-24T12:04:00Z"/>
          <w:rFonts w:ascii="Open Sans Light" w:cs="Open Sans Light" w:eastAsia="Open Sans Light" w:hAnsi="Open Sans Light"/>
          <w:b w:val="0"/>
          <w:bCs w:val="0"/>
          <w:i w:val="0"/>
          <w:iCs w:val="0"/>
          <w:smallCaps w:val="0"/>
          <w:strike w:val="0"/>
          <w:color w:val="ff0000"/>
          <w:sz w:val="24"/>
          <w:szCs w:val="24"/>
          <w:u w:val="none"/>
          <w:shd w:fill="auto" w:val="clear"/>
          <w:vertAlign w:val="baseline"/>
        </w:rPr>
      </w:pPr>
      <w:ins w:author="Valeria Tapia" w:id="517" w:date="2026-09-24T12:04: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518" w:date="2026-10-04T22:48: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Establecer los estándares y mecanismos técnicos para la interoperabilidad entre la VUCE y los sistemas institucionales de las EPEs o el módulo estándar (cuando corresponda).</w:t>
        </w:r>
      </w:ins>
    </w:p>
    <w:p w:rsidR="00000000" w:rsidDel="00000000" w:rsidP="00000000" w:rsidRDefault="00000000" w:rsidRPr="00000000" w14:paraId="000001C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w:id="517" w:date="2026-09-24T12:04: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518" w:date="2026-10-04T22:48: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Establecer las condiciones técnicas de acceso de las EPEs a la información de los expedientes correspondientes a sus trámites.</w:t>
        </w:r>
      </w:ins>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pStyle w:val="Heading5"/>
        <w:numPr>
          <w:ilvl w:val="0"/>
          <w:numId w:val="45"/>
        </w:numPr>
        <w:tabs>
          <w:tab w:val="left" w:leader="none" w:pos="1701"/>
        </w:tabs>
        <w:ind w:left="0" w:firstLine="0"/>
        <w:rPr/>
      </w:pPr>
      <w:r w:rsidDel="00000000" w:rsidR="00000000" w:rsidRPr="00000000">
        <w:rPr>
          <w:b w:val="1"/>
          <w:bCs w:val="1"/>
          <w:rtl w:val="0"/>
        </w:rPr>
        <w:t xml:space="preserve"> (RESPONSABILIDAD DE LA AGENCIA DE GOBIERNO ELECTRÓNICO Y TECNOLOGÍAS DE LA INFORMACIÓN Y COMUNICACIÓN). </w:t>
      </w:r>
      <w:r w:rsidDel="00000000" w:rsidR="00000000" w:rsidRPr="00000000">
        <w:rPr>
          <w:rtl w:val="0"/>
        </w:rPr>
        <w:t xml:space="preserve">La AGETIC como entidad encargada del gobierno electrónico, tendrá las siguientes </w:t>
      </w:r>
      <w:del w:author="Valeria Tapia " w:id="524" w:date="2026-10-04T22:49:00Z">
        <w:r w:rsidDel="00000000" w:rsidR="00000000" w:rsidRPr="00000000">
          <w:rPr>
            <w:rtl w:val="0"/>
          </w:rPr>
          <w:delText xml:space="preserve"> </w:delText>
        </w:r>
      </w:del>
      <w:r w:rsidDel="00000000" w:rsidR="00000000" w:rsidRPr="00000000">
        <w:rPr>
          <w:rtl w:val="0"/>
        </w:rPr>
        <w:t xml:space="preserve">responsabilidades: </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Garantizar </w:t>
      </w:r>
      <w:ins w:author="Valeria Tapia" w:id="525" w:date="2026-10-04T18:39: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526" w:date="2026-10-04T22:4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de manera ininterrumpida</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la disponibilidad de los servicios del gobierno electrónico habilitados, tales como ciudadanía digital, pasarela de pagos, aprobación y validación de documentos, entre otros.</w:t>
      </w:r>
    </w:p>
    <w:p w:rsidR="00000000" w:rsidDel="00000000" w:rsidP="00000000" w:rsidRDefault="00000000" w:rsidRPr="00000000" w14:paraId="000001C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Realizar los ajustes necesarios en los servicios del gobierno electrónico para implementar trámites en la VUCE. </w:t>
      </w:r>
    </w:p>
    <w:p w:rsidR="00000000" w:rsidDel="00000000" w:rsidP="00000000" w:rsidRDefault="00000000" w:rsidRPr="00000000" w14:paraId="000001C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del w:author="Valeria Tapia" w:id="527" w:date="2026-09-18T15:45: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Deberán designar y c</w:delText>
        </w:r>
      </w:del>
      <w:ins w:author="Valeria Tapia" w:id="527" w:date="2026-09-18T15:45: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omunicar a la AN, a través del correo electrónico </w:t>
      </w:r>
      <w:hyperlink r:id="rId12">
        <w:r w:rsidDel="00000000" w:rsidR="00000000" w:rsidRPr="00000000">
          <w:rPr>
            <w:rFonts w:ascii="Open Sans Light" w:cs="Open Sans Light" w:eastAsia="Open Sans Light" w:hAnsi="Open Sans Light"/>
            <w:b w:val="0"/>
            <w:bCs w:val="0"/>
            <w:i w:val="0"/>
            <w:iCs w:val="0"/>
            <w:smallCaps w:val="0"/>
            <w:strike w:val="0"/>
            <w:color w:val="0000ff"/>
            <w:sz w:val="24"/>
            <w:szCs w:val="24"/>
            <w:u w:val="single"/>
            <w:shd w:fill="auto" w:val="clear"/>
            <w:vertAlign w:val="baseline"/>
            <w:rtl w:val="0"/>
          </w:rPr>
          <w:t xml:space="preserve">contacto.entidades@vuce.gob.bo</w:t>
        </w:r>
      </w:hyperlink>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los datos personales de los puntos focales VUCE</w:t>
      </w:r>
      <w:ins w:author="Valeria Tapia" w:id="528" w:date="2026-09-18T15:45: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529" w:date="2026-10-04T18:38: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Efectuar capacitaciones al personal de la AN, las EPEs y al Usuario VUCE en el marco de sus competencias</w:t>
      </w:r>
      <w:ins w:author="Valeria Tapia" w:id="529" w:date="2026-10-04T18:38:00Z">
        <w:r w:rsidDel="00000000" w:rsidR="00000000" w:rsidRPr="00000000">
          <w:rPr>
            <w:rtl w:val="0"/>
          </w:rPr>
        </w:r>
      </w:ins>
    </w:p>
    <w:p w:rsidR="00000000" w:rsidDel="00000000" w:rsidP="00000000" w:rsidRDefault="00000000" w:rsidRPr="00000000" w14:paraId="000001C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del w:author="Valeria Tapia" w:id="529" w:date="2026-10-04T18:38: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del w:author="Valeria Tapia" w:id="529" w:date="2026-10-04T18:38: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w:delText>
        </w:r>
      </w:del>
    </w:p>
    <w:p w:rsidR="00000000" w:rsidDel="00000000" w:rsidP="00000000" w:rsidRDefault="00000000" w:rsidRPr="00000000" w14:paraId="000001C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Brindar asistencia y soporte técnico </w:t>
      </w:r>
      <w:ins w:author="Valeria Tapia" w:id="530" w:date="2026-09-18T15:47: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de manera ininterrumpida </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 la AN y las EPEs en el marco de sus competencias.</w:t>
      </w:r>
    </w:p>
    <w:p w:rsidR="00000000" w:rsidDel="00000000" w:rsidP="00000000" w:rsidRDefault="00000000" w:rsidRPr="00000000" w14:paraId="000001C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tabs>
          <w:tab w:val="center" w:leader="none" w:pos="4731"/>
        </w:tabs>
        <w:spacing w:after="0" w:before="0" w:line="240" w:lineRule="auto"/>
        <w:ind w:left="720" w:right="0" w:hanging="360"/>
        <w:jc w:val="both"/>
        <w:rPr>
          <w:del w:author="Valeria Tapia" w:id="533" w:date="2026-10-04T18:40: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Establecer </w:t>
      </w:r>
      <w:ins w:author="Valeria Tapia " w:id="531" w:date="2026-10-04T22:49: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532" w:date="2026-10-04T22:4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y comunicar</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el Plan de contingencia para su aplicación ante eventos inesperados o interrupciones que afecten la continuidad de las operaciones en el marco de sus competencias. </w:t>
      </w:r>
      <w:del w:author="Valeria Tapia" w:id="533" w:date="2026-10-04T18:40:00Z">
        <w:r w:rsidDel="00000000" w:rsidR="00000000" w:rsidRPr="00000000">
          <w:rPr>
            <w:rtl w:val="0"/>
          </w:rPr>
        </w:r>
      </w:del>
    </w:p>
    <w:p w:rsidR="00000000" w:rsidDel="00000000" w:rsidP="00000000" w:rsidRDefault="00000000" w:rsidRPr="00000000" w14:paraId="000001C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tabs>
          <w:tab w:val="center" w:leader="none" w:pos="4731"/>
        </w:tabs>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Change w:author="Valeria Tapia" w:id="534" w:date="2026-10-04T18:40:00Z">
            <w:rPr/>
          </w:rPrChange>
        </w:rPr>
        <w:pPrChange w:author="Valeria Tapia" w:id="0" w:date="2026-10-04T18:40:00Z">
          <w:pPr>
            <w:tabs>
              <w:tab w:val="center" w:leader="none" w:pos="4731"/>
            </w:tabs>
          </w:pPr>
        </w:pPrChange>
      </w:pPr>
      <w:del w:author="Valeria Tapia" w:id="533" w:date="2026-10-04T18:40:00Z">
        <w:r w:rsidDel="00000000" w:rsidR="00000000" w:rsidRPr="00000000">
          <w:rPr>
            <w:rtl w:val="0"/>
          </w:rPr>
          <w:tab/>
        </w:r>
      </w:del>
      <w:r w:rsidDel="00000000" w:rsidR="00000000" w:rsidRPr="00000000">
        <w:rPr>
          <w:rtl w:val="0"/>
        </w:rPr>
      </w:r>
    </w:p>
    <w:p w:rsidR="00000000" w:rsidDel="00000000" w:rsidP="00000000" w:rsidRDefault="00000000" w:rsidRPr="00000000" w14:paraId="000001D0">
      <w:pPr>
        <w:pStyle w:val="Heading5"/>
        <w:numPr>
          <w:ilvl w:val="0"/>
          <w:numId w:val="45"/>
        </w:numPr>
        <w:tabs>
          <w:tab w:val="left" w:leader="none" w:pos="1701"/>
        </w:tabs>
        <w:ind w:left="0" w:firstLine="0"/>
        <w:rPr/>
      </w:pPr>
      <w:r w:rsidDel="00000000" w:rsidR="00000000" w:rsidRPr="00000000">
        <w:rPr>
          <w:b w:val="1"/>
          <w:bCs w:val="1"/>
          <w:rtl w:val="0"/>
        </w:rPr>
        <w:t xml:space="preserve">(RESPONSABILIDAD DEL USUARIO VUCE). </w:t>
      </w:r>
      <w:r w:rsidDel="00000000" w:rsidR="00000000" w:rsidRPr="00000000">
        <w:rPr>
          <w:rtl w:val="0"/>
        </w:rPr>
        <w:t xml:space="preserve">El Usuario VUCE debe: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35" w:date="2026-10-04T23: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Gestionar su registro y habilitación como OCE ante la AN</w:t>
      </w:r>
      <w:ins w:author="Valeria Tapia" w:id="536" w:date="2026-09-18T15:5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35" w:date="2026-10-04T23: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y cuando corresponda</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35" w:date="2026-10-04T23: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del w:author="Valeria Tapia" w:id="537" w:date="2026-09-18T15:5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35" w:date="2026-10-04T23: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u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35" w:date="2026-10-04T23: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obtener la Ciudadanía Digital con la AGETIC, para su autenticación en la VUCE</w:t>
      </w:r>
      <w:ins w:author="Valeria Tapia" w:id="538" w:date="2026-09-18T15:51: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35" w:date="2026-10-04T23: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u otro registro especifico</w:t>
        </w:r>
      </w:ins>
      <w:ins w:author="Valeria Tapia " w:id="539" w:date="2026-10-04T22:5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35" w:date="2026-10-04T23: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cuando la EPE</w:t>
        </w:r>
      </w:ins>
      <w:ins w:author="Valeria Tapia" w:id="540" w:date="2026-09-18T15:51: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35" w:date="2026-10-04T23: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ins>
      <w:ins w:author="Valeria Tapia " w:id="541" w:date="2026-10-04T22:5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35" w:date="2026-10-04T23: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así lo requiera</w:t>
        </w:r>
      </w:ins>
      <w:ins w:author="Valeria Tapia" w:id="542" w:date="2026-09-18T15:51:00Z">
        <w:del w:author="Valeria Tapia " w:id="543" w:date="2026-10-04T22:5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35" w:date="2026-10-04T23: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de acuerdo a la entidad</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35" w:date="2026-10-04T23: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del w:author="Valeria Tapia " w:id="544" w:date="2026-10-04T22:51: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35" w:date="2026-10-04T23: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correspondiente.</w:delText>
          </w:r>
        </w:del>
      </w:ins>
      <w:del w:author="Valeria Tapia" w:id="545" w:date="2026-09-18T15:51: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35" w:date="2026-10-04T23: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w:delText>
        </w:r>
      </w:del>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Realizar la solicitud de l</w:t>
      </w:r>
      <w:ins w:author="Valeria Tapia" w:id="546" w:date="2026-09-18T16:15: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w:t>
        </w:r>
        <w:del w:author="Valeria Tapia " w:id="547" w:date="2026-10-04T22:5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s</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APCO </w:t>
        </w:r>
      </w:ins>
      <w:del w:author="Valeria Tapia" w:id="548" w:date="2026-09-18T16:15: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os documentos requeridos para operaciones de comercio exterior a través de la VUCE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cuando est</w:t>
      </w:r>
      <w:ins w:author="Valeria Tapia" w:id="549" w:date="2026-09-18T16:16: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w:t>
        </w:r>
      </w:ins>
      <w:del w:author="Valeria Tapia" w:id="549" w:date="2026-09-18T16:16: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o</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 se encuentre</w:t>
      </w:r>
      <w:del w:author="Valeria Tapia " w:id="550" w:date="2026-10-04T22:5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n</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implementad</w:t>
      </w:r>
      <w:ins w:author="Valeria Tapia " w:id="551" w:date="2026-10-04T22:5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w:t>
        </w:r>
      </w:ins>
      <w:ins w:author="Valeria Tapia" w:id="552" w:date="2026-09-18T16:16:00Z">
        <w:del w:author="Valeria Tapia " w:id="553" w:date="2026-10-04T22:5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a</w:delText>
          </w:r>
        </w:del>
      </w:ins>
      <w:del w:author="Valeria Tapia" w:id="554" w:date="2026-09-18T16:16: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o</w:delText>
        </w:r>
      </w:del>
      <w:del w:author="Valeria Tapia " w:id="555" w:date="2026-10-04T22:5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s</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Presentar a través de la VUCE la documentación e información requerida por la</w:t>
      </w:r>
      <w:del w:author="Valeria Tapia " w:id="556" w:date="2026-10-04T22:5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s</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EPEs</w:t>
      </w:r>
      <w:ins w:author="Valeria Tapia" w:id="557" w:date="2026-09-18T16:18: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558" w:date="2026-10-04T23:27: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y la AN</w:t>
        </w:r>
      </w:ins>
      <w:del w:author="Valeria Tapia" w:id="557" w:date="2026-09-18T16:18: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59" w:date="2026-10-04T23: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de manera completa, correcta, exacta y legible, en la forma, medios y plazos establecidos.</w:t>
      </w:r>
    </w:p>
    <w:p w:rsidR="00000000" w:rsidDel="00000000" w:rsidP="00000000" w:rsidRDefault="00000000" w:rsidRPr="00000000" w14:paraId="000001D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Asumir la responsabilidad sobre la veracidad y exactitud de los documentos e información presentados a través de la VUCE.</w:t>
      </w:r>
    </w:p>
    <w:p w:rsidR="00000000" w:rsidDel="00000000" w:rsidP="00000000" w:rsidRDefault="00000000" w:rsidRPr="00000000" w14:paraId="000001D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center" w:leader="none" w:pos="4731"/>
        </w:tabs>
        <w:spacing w:after="0" w:before="0" w:line="240" w:lineRule="auto"/>
        <w:ind w:left="720" w:right="0" w:hanging="360"/>
        <w:jc w:val="both"/>
        <w:rPr>
          <w:ins w:author="Valeria Tapia " w:id="562" w:date="2026-10-04T23:28: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Subsanar las observaciones identificadas por las EPEs</w:t>
      </w:r>
      <w:ins w:author="Valeria Tapia" w:id="560" w:date="2026-09-18T16:19: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561" w:date="2026-10-04T23:27: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y la AN</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en los plazos y formas previstos para el efecto.</w:t>
      </w:r>
      <w:ins w:author="Valeria Tapia " w:id="562" w:date="2026-10-04T23:28:00Z">
        <w:r w:rsidDel="00000000" w:rsidR="00000000" w:rsidRPr="00000000">
          <w:rPr>
            <w:rtl w:val="0"/>
          </w:rPr>
        </w:r>
      </w:ins>
    </w:p>
    <w:p w:rsidR="00000000" w:rsidDel="00000000" w:rsidP="00000000" w:rsidRDefault="00000000" w:rsidRPr="00000000" w14:paraId="000001D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 w:id="562" w:date="2026-10-04T23:28: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 w:id="562" w:date="2026-10-04T23:28: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563" w:date="2026-10-04T23:2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Consultar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
          <w:t xml:space="preserve">en el Sistema VUCE,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564" w:date="2026-10-04T23:2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las notificaciones, observaciones, estados y demás actuaciones relacionadas con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
          <w:t xml:space="preserve">el trámite APCO o servicio</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565" w:date="2026-10-04T23:2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ins>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31"/>
        </w:tabs>
        <w:spacing w:after="0" w:before="0" w:line="240" w:lineRule="auto"/>
        <w:ind w:left="720" w:right="0" w:firstLine="0"/>
        <w:jc w:val="both"/>
        <w:rPr>
          <w:del w:author="Valeria Tapia " w:id="567" w:date="2026-10-04T22:53:00Z"/>
          <w:rFonts w:ascii="Open Sans Light" w:cs="Open Sans Light" w:eastAsia="Open Sans Light" w:hAnsi="Open Sans Light"/>
          <w:b w:val="0"/>
          <w:bCs w:val="0"/>
          <w:i w:val="0"/>
          <w:iCs w:val="0"/>
          <w:smallCaps w:val="0"/>
          <w:strike w:val="0"/>
          <w:color w:val="000000"/>
          <w:sz w:val="24"/>
          <w:szCs w:val="24"/>
          <w:u w:val="none"/>
          <w:shd w:fill="auto" w:val="clear"/>
          <w:vertAlign w:val="baseline"/>
          <w:rPrChange w:author="Valeria Tapia" w:id="568" w:date="2026-10-05T08:4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Change w:author="Valeria Tapia" w:id="0" w:date="2026-10-05T08:43:00Z">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center" w:leader="none" w:pos="4731"/>
            </w:tabs>
            <w:spacing w:after="0" w:before="0" w:line="240" w:lineRule="auto"/>
            <w:ind w:left="720" w:right="0" w:hanging="360"/>
            <w:jc w:val="both"/>
          </w:pPr>
        </w:pPrChange>
      </w:pPr>
      <w:del w:author="Valeria Tapia" w:id="566" w:date="2026-09-24T10:43: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w:delText>
        </w:r>
      </w:del>
      <w:del w:author="Valeria Tapia " w:id="567" w:date="2026-10-04T22:53:00Z">
        <w:r w:rsidDel="00000000" w:rsidR="00000000" w:rsidRPr="00000000">
          <w:rPr>
            <w:rtl w:val="0"/>
          </w:rPr>
        </w:r>
      </w:del>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31"/>
        </w:tabs>
        <w:spacing w:after="0" w:before="0" w:line="240" w:lineRule="auto"/>
        <w:ind w:left="72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DA">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b w:val="0"/>
          <w:bCs w:val="0"/>
          <w:i w:val="1"/>
          <w:iCs w:val="1"/>
        </w:rPr>
      </w:pPr>
      <w:bookmarkStart w:colFirst="0" w:colLast="0" w:name="_8cto5by4jd44" w:id="12"/>
      <w:bookmarkEnd w:id="12"/>
      <w:r w:rsidDel="00000000" w:rsidR="00000000" w:rsidRPr="00000000">
        <w:rPr>
          <w:rtl w:val="0"/>
        </w:rPr>
        <w:t xml:space="preserve">CAPÍTULO III</w:t>
      </w:r>
      <w:r w:rsidDel="00000000" w:rsidR="00000000" w:rsidRPr="00000000">
        <w:rPr>
          <w:rtl w:val="0"/>
        </w:rPr>
      </w:r>
    </w:p>
    <w:p w:rsidR="00000000" w:rsidDel="00000000" w:rsidP="00000000" w:rsidRDefault="00000000" w:rsidRPr="00000000" w14:paraId="000001DB">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b w:val="0"/>
          <w:bCs w:val="0"/>
          <w:i w:val="1"/>
          <w:iCs w:val="1"/>
        </w:rPr>
      </w:pPr>
      <w:bookmarkStart w:colFirst="0" w:colLast="0" w:name="_vu9tw71357yz" w:id="13"/>
      <w:bookmarkEnd w:id="13"/>
      <w:r w:rsidDel="00000000" w:rsidR="00000000" w:rsidRPr="00000000">
        <w:rPr>
          <w:rtl w:val="0"/>
        </w:rPr>
        <w:t xml:space="preserve">COMUNICACIÓN Y COORDINACIÓN </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5"/>
        <w:numPr>
          <w:ilvl w:val="0"/>
          <w:numId w:val="45"/>
        </w:numPr>
        <w:tabs>
          <w:tab w:val="left" w:leader="none" w:pos="1701"/>
        </w:tabs>
        <w:ind w:left="0" w:firstLine="0"/>
        <w:rPr/>
      </w:pPr>
      <w:r w:rsidDel="00000000" w:rsidR="00000000" w:rsidRPr="00000000">
        <w:rPr>
          <w:b w:val="1"/>
          <w:bCs w:val="1"/>
          <w:rtl w:val="0"/>
        </w:rPr>
        <w:t xml:space="preserve"> </w:t>
      </w:r>
      <w:r w:rsidDel="00000000" w:rsidR="00000000" w:rsidRPr="00000000">
        <w:rPr>
          <w:b w:val="1"/>
          <w:bCs w:val="1"/>
          <w:highlight w:val="green"/>
          <w:rtl w:val="0"/>
          <w:rPrChange w:author="Valeria Tapia " w:id="569" w:date="2026-10-04T22:54:00Z">
            <w:rPr>
              <w:b w:val="1"/>
              <w:bCs w:val="1"/>
            </w:rPr>
          </w:rPrChange>
        </w:rPr>
        <w:t xml:space="preserve">(COMUNICACIÓN Y COORDINACIÓN ENTRE LA AN</w:t>
      </w:r>
      <w:ins w:author="Valeria Tapia" w:id="570" w:date="2026-09-18T16:30:00Z">
        <w:r w:rsidDel="00000000" w:rsidR="00000000" w:rsidRPr="00000000">
          <w:rPr>
            <w:b w:val="1"/>
            <w:bCs w:val="1"/>
            <w:highlight w:val="green"/>
            <w:rtl w:val="0"/>
            <w:rPrChange w:author="Valeria Tapia " w:id="569" w:date="2026-10-04T22:54:00Z">
              <w:rPr>
                <w:b w:val="1"/>
                <w:bCs w:val="1"/>
              </w:rPr>
            </w:rPrChange>
          </w:rPr>
          <w:t xml:space="preserve">, </w:t>
        </w:r>
      </w:ins>
      <w:del w:author="Valeria Tapia" w:id="570" w:date="2026-09-18T16:30:00Z">
        <w:r w:rsidDel="00000000" w:rsidR="00000000" w:rsidRPr="00000000">
          <w:rPr>
            <w:b w:val="1"/>
            <w:bCs w:val="1"/>
            <w:highlight w:val="green"/>
            <w:rtl w:val="0"/>
            <w:rPrChange w:author="Valeria Tapia " w:id="569" w:date="2026-10-04T22:54:00Z">
              <w:rPr>
                <w:b w:val="1"/>
                <w:bCs w:val="1"/>
              </w:rPr>
            </w:rPrChange>
          </w:rPr>
          <w:delText xml:space="preserve"> Y </w:delText>
        </w:r>
      </w:del>
      <w:r w:rsidDel="00000000" w:rsidR="00000000" w:rsidRPr="00000000">
        <w:rPr>
          <w:b w:val="1"/>
          <w:bCs w:val="1"/>
          <w:highlight w:val="green"/>
          <w:rtl w:val="0"/>
          <w:rPrChange w:author="Valeria Tapia " w:id="569" w:date="2026-10-04T22:54:00Z">
            <w:rPr>
              <w:b w:val="1"/>
              <w:bCs w:val="1"/>
            </w:rPr>
          </w:rPrChange>
        </w:rPr>
        <w:t xml:space="preserve">EPEs</w:t>
      </w:r>
      <w:ins w:author="Valeria Tapia" w:id="571" w:date="2026-09-18T16:30:00Z">
        <w:r w:rsidDel="00000000" w:rsidR="00000000" w:rsidRPr="00000000">
          <w:rPr>
            <w:b w:val="1"/>
            <w:bCs w:val="1"/>
            <w:highlight w:val="green"/>
            <w:rtl w:val="0"/>
            <w:rPrChange w:author="Valeria Tapia " w:id="569" w:date="2026-10-04T22:54:00Z">
              <w:rPr>
                <w:b w:val="1"/>
                <w:bCs w:val="1"/>
              </w:rPr>
            </w:rPrChange>
          </w:rPr>
          <w:t xml:space="preserve"> y ENTIDADES PUBLICAS VINCULADAS </w:t>
        </w:r>
        <w:del w:author="Valeria Tapia " w:id="572" w:date="2026-10-04T22:54:00Z">
          <w:r w:rsidDel="00000000" w:rsidR="00000000" w:rsidRPr="00000000">
            <w:rPr>
              <w:b w:val="1"/>
              <w:bCs w:val="1"/>
              <w:highlight w:val="green"/>
              <w:rtl w:val="0"/>
              <w:rPrChange w:author="Valeria Tapia " w:id="569" w:date="2026-10-04T22:54:00Z">
                <w:rPr>
                  <w:b w:val="1"/>
                  <w:bCs w:val="1"/>
                </w:rPr>
              </w:rPrChange>
            </w:rPr>
            <w:delText xml:space="preserve">INDIRECTAMENTE </w:delText>
          </w:r>
        </w:del>
        <w:r w:rsidDel="00000000" w:rsidR="00000000" w:rsidRPr="00000000">
          <w:rPr>
            <w:b w:val="1"/>
            <w:bCs w:val="1"/>
            <w:highlight w:val="green"/>
            <w:rtl w:val="0"/>
            <w:rPrChange w:author="Valeria Tapia " w:id="569" w:date="2026-10-04T22:54:00Z">
              <w:rPr>
                <w:b w:val="1"/>
                <w:bCs w:val="1"/>
              </w:rPr>
            </w:rPrChange>
          </w:rPr>
          <w:t xml:space="preserve">CON OPERACIONES DE COMERCIO EXTERIOR</w:t>
        </w:r>
      </w:ins>
      <w:r w:rsidDel="00000000" w:rsidR="00000000" w:rsidRPr="00000000">
        <w:rPr>
          <w:b w:val="1"/>
          <w:bCs w:val="1"/>
          <w:highlight w:val="green"/>
          <w:rtl w:val="0"/>
          <w:rPrChange w:author="Valeria Tapia " w:id="569" w:date="2026-10-04T22:54:00Z">
            <w:rPr>
              <w:b w:val="1"/>
              <w:bCs w:val="1"/>
            </w:rPr>
          </w:rPrChange>
        </w:rPr>
        <w:t xml:space="preserve">). </w:t>
      </w:r>
      <w:r w:rsidDel="00000000" w:rsidR="00000000" w:rsidRPr="00000000">
        <w:rPr>
          <w:highlight w:val="green"/>
          <w:rtl w:val="0"/>
          <w:rPrChange w:author="Valeria Tapia " w:id="569" w:date="2026-10-04T22:54:00Z">
            <w:rPr/>
          </w:rPrChange>
        </w:rPr>
        <w:t xml:space="preserve">La comunicación entre la AN</w:t>
      </w:r>
      <w:ins w:author="Valeria Tapia" w:id="573" w:date="2026-09-18T16:31:00Z">
        <w:r w:rsidDel="00000000" w:rsidR="00000000" w:rsidRPr="00000000">
          <w:rPr>
            <w:highlight w:val="green"/>
            <w:rtl w:val="0"/>
            <w:rPrChange w:author="Valeria Tapia " w:id="569" w:date="2026-10-04T22:54:00Z">
              <w:rPr/>
            </w:rPrChange>
          </w:rPr>
          <w:t xml:space="preserve">, </w:t>
        </w:r>
      </w:ins>
      <w:del w:author="Valeria Tapia" w:id="573" w:date="2026-09-18T16:31:00Z">
        <w:r w:rsidDel="00000000" w:rsidR="00000000" w:rsidRPr="00000000">
          <w:rPr>
            <w:highlight w:val="green"/>
            <w:rtl w:val="0"/>
            <w:rPrChange w:author="Valeria Tapia " w:id="569" w:date="2026-10-04T22:54:00Z">
              <w:rPr/>
            </w:rPrChange>
          </w:rPr>
          <w:delText xml:space="preserve"> y </w:delText>
        </w:r>
      </w:del>
      <w:r w:rsidDel="00000000" w:rsidR="00000000" w:rsidRPr="00000000">
        <w:rPr>
          <w:highlight w:val="green"/>
          <w:rtl w:val="0"/>
          <w:rPrChange w:author="Valeria Tapia " w:id="569" w:date="2026-10-04T22:54:00Z">
            <w:rPr/>
          </w:rPrChange>
        </w:rPr>
        <w:t xml:space="preserve">las</w:t>
      </w:r>
      <w:r w:rsidDel="00000000" w:rsidR="00000000" w:rsidRPr="00000000">
        <w:rPr>
          <w:b w:val="1"/>
          <w:bCs w:val="1"/>
          <w:highlight w:val="green"/>
          <w:rtl w:val="0"/>
          <w:rPrChange w:author="Valeria Tapia " w:id="569" w:date="2026-10-04T22:54:00Z">
            <w:rPr>
              <w:b w:val="1"/>
              <w:bCs w:val="1"/>
            </w:rPr>
          </w:rPrChange>
        </w:rPr>
        <w:t xml:space="preserve"> </w:t>
      </w:r>
      <w:r w:rsidDel="00000000" w:rsidR="00000000" w:rsidRPr="00000000">
        <w:rPr>
          <w:highlight w:val="green"/>
          <w:rtl w:val="0"/>
          <w:rPrChange w:author="Valeria Tapia " w:id="569" w:date="2026-10-04T22:54:00Z">
            <w:rPr/>
          </w:rPrChange>
        </w:rPr>
        <w:t xml:space="preserve">EPEs</w:t>
      </w:r>
      <w:ins w:author="Valeria Tapia" w:id="574" w:date="2026-09-18T16:30:00Z">
        <w:r w:rsidDel="00000000" w:rsidR="00000000" w:rsidRPr="00000000">
          <w:rPr>
            <w:highlight w:val="green"/>
            <w:rtl w:val="0"/>
            <w:rPrChange w:author="Valeria Tapia " w:id="569" w:date="2026-10-04T22:54:00Z">
              <w:rPr/>
            </w:rPrChange>
          </w:rPr>
          <w:t xml:space="preserve"> y las </w:t>
        </w:r>
      </w:ins>
      <w:del w:author="Valeria Tapia" w:id="574" w:date="2026-09-18T16:30:00Z">
        <w:r w:rsidDel="00000000" w:rsidR="00000000" w:rsidRPr="00000000">
          <w:rPr>
            <w:highlight w:val="green"/>
            <w:rtl w:val="0"/>
            <w:rPrChange w:author="Valeria Tapia " w:id="569" w:date="2026-10-04T22:54:00Z">
              <w:rPr/>
            </w:rPrChange>
          </w:rPr>
          <w:delText xml:space="preserve"> </w:delText>
        </w:r>
      </w:del>
      <w:ins w:author="Valeria Tapia" w:id="575" w:date="2026-09-18T16:30:00Z">
        <w:r w:rsidDel="00000000" w:rsidR="00000000" w:rsidRPr="00000000">
          <w:rPr>
            <w:highlight w:val="green"/>
            <w:rtl w:val="0"/>
            <w:rPrChange w:author="Valeria Tapia " w:id="569" w:date="2026-10-04T22:54:00Z">
              <w:rPr/>
            </w:rPrChange>
          </w:rPr>
          <w:t xml:space="preserve">Entidades Públicas vinculadas </w:t>
        </w:r>
        <w:del w:author="Valeria Tapia " w:id="576" w:date="2026-10-04T22:54:00Z">
          <w:r w:rsidDel="00000000" w:rsidR="00000000" w:rsidRPr="00000000">
            <w:rPr>
              <w:highlight w:val="green"/>
              <w:rtl w:val="0"/>
              <w:rPrChange w:author="Valeria Tapia " w:id="569" w:date="2026-10-04T22:54:00Z">
                <w:rPr/>
              </w:rPrChange>
            </w:rPr>
            <w:delText xml:space="preserve">indirectamente </w:delText>
          </w:r>
        </w:del>
        <w:r w:rsidDel="00000000" w:rsidR="00000000" w:rsidRPr="00000000">
          <w:rPr>
            <w:highlight w:val="green"/>
            <w:rtl w:val="0"/>
            <w:rPrChange w:author="Valeria Tapia " w:id="569" w:date="2026-10-04T22:54:00Z">
              <w:rPr/>
            </w:rPrChange>
          </w:rPr>
          <w:t xml:space="preserve">con operaciones de comercio exterior, </w:t>
        </w:r>
      </w:ins>
      <w:del w:author="Valeria Tapia" w:id="577" w:date="2026-09-18T16:30:00Z">
        <w:r w:rsidDel="00000000" w:rsidR="00000000" w:rsidRPr="00000000">
          <w:rPr>
            <w:highlight w:val="green"/>
            <w:rtl w:val="0"/>
            <w:rPrChange w:author="Valeria Tapia " w:id="569" w:date="2026-10-04T22:54:00Z">
              <w:rPr/>
            </w:rPrChange>
          </w:rPr>
          <w:delText xml:space="preserve">de la VUCE </w:delText>
        </w:r>
      </w:del>
      <w:r w:rsidDel="00000000" w:rsidR="00000000" w:rsidRPr="00000000">
        <w:rPr>
          <w:highlight w:val="green"/>
          <w:rtl w:val="0"/>
          <w:rPrChange w:author="Valeria Tapia " w:id="569" w:date="2026-10-04T22:54:00Z">
            <w:rPr/>
          </w:rPrChange>
        </w:rPr>
        <w:t xml:space="preserve">se realizará de acuerdo a lo siguiente</w:t>
      </w:r>
      <w:r w:rsidDel="00000000" w:rsidR="00000000" w:rsidRPr="00000000">
        <w:rPr>
          <w:rtl w:val="0"/>
        </w:rPr>
        <w:t xml:space="preserv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Entre Autoridades Ejecutivas, mediante nota. </w:t>
      </w:r>
    </w:p>
    <w:p w:rsidR="00000000" w:rsidDel="00000000" w:rsidP="00000000" w:rsidRDefault="00000000" w:rsidRPr="00000000" w14:paraId="000001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Entre los puntos focales VUCE </w:t>
      </w:r>
      <w:del w:author="Valeria Tapia" w:id="578" w:date="2026-09-18T16:29: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de las EPEs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y la AN, a través del correo electrónico </w:t>
      </w:r>
      <w:hyperlink r:id="rId13">
        <w:r w:rsidDel="00000000" w:rsidR="00000000" w:rsidRPr="00000000">
          <w:rPr>
            <w:rFonts w:ascii="Open Sans Light" w:cs="Open Sans Light" w:eastAsia="Open Sans Light" w:hAnsi="Open Sans Light"/>
            <w:b w:val="0"/>
            <w:bCs w:val="0"/>
            <w:i w:val="0"/>
            <w:iCs w:val="0"/>
            <w:smallCaps w:val="0"/>
            <w:strike w:val="0"/>
            <w:color w:val="0000ff"/>
            <w:sz w:val="24"/>
            <w:szCs w:val="24"/>
            <w:u w:val="single"/>
            <w:shd w:fill="auto" w:val="clear"/>
            <w:vertAlign w:val="baseline"/>
            <w:rtl w:val="0"/>
          </w:rPr>
          <w:t xml:space="preserve">contacto.entidades@vuce.gob.bo</w:t>
        </w:r>
      </w:hyperlink>
      <w:ins w:author="Valeria Tapia" w:id="579" w:date="2026-09-18T16:20: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w:t>
        </w:r>
      </w:ins>
      <w:del w:author="Valeria Tapia" w:id="579" w:date="2026-09-18T16:20: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y</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vía teléfono fijo o móvil</w:t>
      </w:r>
      <w:ins w:author="Valeria Tapia" w:id="580" w:date="2026-09-24T11:39: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wattsapp </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u otros canales de comunicación.</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pStyle w:val="Heading5"/>
        <w:numPr>
          <w:ilvl w:val="0"/>
          <w:numId w:val="45"/>
        </w:numPr>
        <w:tabs>
          <w:tab w:val="left" w:leader="none" w:pos="1701"/>
        </w:tabs>
        <w:ind w:left="0" w:firstLine="0"/>
        <w:rPr>
          <w:del w:author="Valeria Tapia" w:id="581" w:date="2026-09-18T16:24:00Z"/>
        </w:rPr>
      </w:pPr>
      <w:r w:rsidDel="00000000" w:rsidR="00000000" w:rsidRPr="00000000">
        <w:rPr>
          <w:b w:val="1"/>
          <w:bCs w:val="1"/>
          <w:rtl w:val="0"/>
        </w:rPr>
        <w:t xml:space="preserve"> (PUNTOS FOCALES VUCE). </w:t>
      </w:r>
      <w:r w:rsidDel="00000000" w:rsidR="00000000" w:rsidRPr="00000000">
        <w:rPr>
          <w:rtl w:val="0"/>
        </w:rPr>
        <w:t xml:space="preserve">I. Las EPEs deberán designar y comunicar a la AN, a través del correo electrónico </w:t>
      </w:r>
      <w:hyperlink r:id="rId14">
        <w:r w:rsidDel="00000000" w:rsidR="00000000" w:rsidRPr="00000000">
          <w:rPr>
            <w:color w:val="0000ff"/>
            <w:u w:val="single"/>
            <w:rtl w:val="0"/>
          </w:rPr>
          <w:t xml:space="preserve">contacto.entidades@vuce.gob.bo</w:t>
        </w:r>
      </w:hyperlink>
      <w:r w:rsidDel="00000000" w:rsidR="00000000" w:rsidRPr="00000000">
        <w:rPr>
          <w:rtl w:val="0"/>
        </w:rPr>
        <w:t xml:space="preserve">, los datos personales de los puntos focales VUCE, quienes deberán ser especialistas en el área normativa (normas, procesos, procedimientos) y en el área tecnológica (sistemas) relacionadas con el procesamiento de documentos requeridos por normativa vigente para operaciones de comercio exterior</w:t>
      </w:r>
      <w:ins w:author="Valeria Tapia" w:id="581" w:date="2026-09-18T16:24:00Z">
        <w:r w:rsidDel="00000000" w:rsidR="00000000" w:rsidRPr="00000000">
          <w:rPr>
            <w:rtl w:val="0"/>
          </w:rPr>
          <w:t xml:space="preserve">, </w:t>
        </w:r>
      </w:ins>
      <w:del w:author="Valeria Tapia" w:id="581" w:date="2026-09-18T16:24:00Z">
        <w:r w:rsidDel="00000000" w:rsidR="00000000" w:rsidRPr="00000000">
          <w:rPr>
            <w:rtl w:val="0"/>
          </w:rPr>
          <w:delText xml:space="preserve">.</w:delText>
        </w:r>
      </w:del>
    </w:p>
    <w:p w:rsidR="00000000" w:rsidDel="00000000" w:rsidP="00000000" w:rsidRDefault="00000000" w:rsidRPr="00000000" w14:paraId="000001E3">
      <w:pPr>
        <w:pStyle w:val="Heading5"/>
        <w:numPr>
          <w:ilvl w:val="0"/>
          <w:numId w:val="45"/>
        </w:numPr>
        <w:ind w:left="0" w:firstLine="0"/>
        <w:rPr>
          <w:ins w:author="Valeria Tapia" w:id="582" w:date="2026-09-18T16:23:00Z"/>
          <w:rFonts w:ascii="Arial" w:cs="Arial" w:eastAsia="Arial" w:hAnsi="Arial"/>
          <w:b w:val="0"/>
          <w:bCs w:val="0"/>
          <w:i w:val="0"/>
          <w:iCs w:val="0"/>
          <w:smallCaps w:val="0"/>
          <w:strike w:val="0"/>
          <w:color w:val="000000"/>
          <w:sz w:val="22"/>
          <w:szCs w:val="22"/>
          <w:u w:val="none"/>
          <w:shd w:fill="auto" w:val="clear"/>
          <w:vertAlign w:val="baseline"/>
          <w:rPrChange w:author="Valeria Tapia" w:id="584" w:date="2026-09-18T16:24:00Z">
            <w:rPr/>
          </w:rPrChange>
        </w:rPr>
        <w:pPrChange w:author="Valeria Tapia" w:id="0" w:date="2026-09-18T16:24:00Z">
          <w:pPr/>
        </w:pPrChange>
      </w:pPr>
      <w:ins w:author="Valeria Tapia" w:id="582" w:date="2026-09-18T16:23:00Z">
        <w:r w:rsidDel="00000000" w:rsidR="00000000" w:rsidRPr="00000000">
          <w:rPr>
            <w:highlight w:val="cyan"/>
            <w:rtl w:val="0"/>
            <w:rPrChange w:author="Valeria Tapia " w:id="583" w:date="2026-10-04T22:55:00Z">
              <w:rPr/>
            </w:rPrChange>
          </w:rPr>
          <w:t xml:space="preserve">previendo adicionalmente la participación de personal con cargo jerárquico para la toma de decisiones y supervisión del trabajo del personal de su entidad, evitando consultas jerárquicas intermedias</w:t>
        </w:r>
      </w:ins>
    </w:p>
    <w:p w:rsidR="00000000" w:rsidDel="00000000" w:rsidP="00000000" w:rsidRDefault="00000000" w:rsidRPr="00000000" w14:paraId="000001E4">
      <w:pPr>
        <w:rPr>
          <w:ins w:author="Valeria Tapia" w:id="582" w:date="2026-09-18T16:23:00Z"/>
          <w:del w:author="Valeria Tapia " w:id="585" w:date="2026-10-04T22:56:00Z"/>
        </w:rPr>
      </w:pPr>
      <w:ins w:author="Valeria Tapia" w:id="582" w:date="2026-09-18T16:23:00Z">
        <w:del w:author="Valeria Tapia " w:id="585" w:date="2026-10-04T22:56:00Z">
          <w:r w:rsidDel="00000000" w:rsidR="00000000" w:rsidRPr="00000000">
            <w:rPr>
              <w:rtl w:val="0"/>
            </w:rPr>
          </w:r>
        </w:del>
      </w:ins>
    </w:p>
    <w:p w:rsidR="00000000" w:rsidDel="00000000" w:rsidP="00000000" w:rsidRDefault="00000000" w:rsidRPr="00000000" w14:paraId="000001E5">
      <w:pPr>
        <w:rPr>
          <w:del w:author="Valeria Tapia " w:id="585" w:date="2026-10-04T22:56:00Z"/>
        </w:rPr>
      </w:pPr>
      <w:del w:author="Valeria Tapia " w:id="585" w:date="2026-10-04T22:56:00Z">
        <w:r w:rsidDel="00000000" w:rsidR="00000000" w:rsidRPr="00000000">
          <w:rPr>
            <w:rtl w:val="0"/>
          </w:rPr>
        </w:r>
      </w:del>
    </w:p>
    <w:p w:rsidR="00000000" w:rsidDel="00000000" w:rsidP="00000000" w:rsidRDefault="00000000" w:rsidRPr="00000000" w14:paraId="000001E6">
      <w:pPr>
        <w:rPr/>
      </w:pPr>
      <w:r w:rsidDel="00000000" w:rsidR="00000000" w:rsidRPr="00000000">
        <w:rPr>
          <w:rtl w:val="0"/>
        </w:rPr>
        <w:t xml:space="preserve">II. La designación de puntos focales deberá realizarse en el plazo de hasta </w:t>
      </w:r>
      <w:del w:author="Valeria Tapia" w:id="586" w:date="2026-09-18T16:25:00Z">
        <w:r w:rsidDel="00000000" w:rsidR="00000000" w:rsidRPr="00000000">
          <w:rPr>
            <w:rtl w:val="0"/>
          </w:rPr>
          <w:delText xml:space="preserve">diez </w:delText>
        </w:r>
      </w:del>
      <w:ins w:author="Valeria Tapia" w:id="586" w:date="2026-09-18T16:25:00Z">
        <w:r w:rsidDel="00000000" w:rsidR="00000000" w:rsidRPr="00000000">
          <w:rPr>
            <w:highlight w:val="green"/>
            <w:rtl w:val="0"/>
            <w:rPrChange w:author="Valeria Tapia " w:id="587" w:date="2026-10-04T23:17:00Z">
              <w:rPr/>
            </w:rPrChange>
          </w:rPr>
          <w:t xml:space="preserve">cinco </w:t>
        </w:r>
      </w:ins>
      <w:r w:rsidDel="00000000" w:rsidR="00000000" w:rsidRPr="00000000">
        <w:rPr>
          <w:highlight w:val="green"/>
          <w:rtl w:val="0"/>
          <w:rPrChange w:author="Valeria Tapia " w:id="587" w:date="2026-10-04T23:17:00Z">
            <w:rPr/>
          </w:rPrChange>
        </w:rPr>
        <w:t xml:space="preserve">(</w:t>
      </w:r>
      <w:del w:author="Valeria Tapia" w:id="588" w:date="2026-09-18T16:25:00Z">
        <w:r w:rsidDel="00000000" w:rsidR="00000000" w:rsidRPr="00000000">
          <w:rPr>
            <w:highlight w:val="green"/>
            <w:rtl w:val="0"/>
            <w:rPrChange w:author="Valeria Tapia " w:id="587" w:date="2026-10-04T23:17:00Z">
              <w:rPr/>
            </w:rPrChange>
          </w:rPr>
          <w:delText xml:space="preserve">10</w:delText>
        </w:r>
      </w:del>
      <w:ins w:author="Valeria Tapia" w:id="588" w:date="2026-09-18T16:25:00Z">
        <w:r w:rsidDel="00000000" w:rsidR="00000000" w:rsidRPr="00000000">
          <w:rPr>
            <w:highlight w:val="green"/>
            <w:rtl w:val="0"/>
            <w:rPrChange w:author="Valeria Tapia " w:id="587" w:date="2026-10-04T23:17:00Z">
              <w:rPr/>
            </w:rPrChange>
          </w:rPr>
          <w:t xml:space="preserve">5</w:t>
        </w:r>
      </w:ins>
      <w:r w:rsidDel="00000000" w:rsidR="00000000" w:rsidRPr="00000000">
        <w:rPr>
          <w:rtl w:val="0"/>
        </w:rPr>
        <w:t xml:space="preserve">) días hábiles posteriores al requerimiento de la AN, debiendo detallar mínimamente la siguiente información:</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Nombre completo de los servidores públicos de nivel jerárquico y técnico.</w:t>
      </w:r>
    </w:p>
    <w:p w:rsidR="00000000" w:rsidDel="00000000" w:rsidP="00000000" w:rsidRDefault="00000000" w:rsidRPr="00000000" w14:paraId="000001E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Cargo y Unidad de Dependencia. </w:t>
      </w:r>
    </w:p>
    <w:p w:rsidR="00000000" w:rsidDel="00000000" w:rsidP="00000000" w:rsidRDefault="00000000" w:rsidRPr="00000000" w14:paraId="000001E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Correo electrónico institucional.</w:t>
      </w:r>
    </w:p>
    <w:p w:rsidR="00000000" w:rsidDel="00000000" w:rsidP="00000000" w:rsidRDefault="00000000" w:rsidRPr="00000000" w14:paraId="000001E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Número de teléfono institucional y de interno, según corresponda.</w:t>
      </w:r>
    </w:p>
    <w:p w:rsidR="00000000" w:rsidDel="00000000" w:rsidP="00000000" w:rsidRDefault="00000000" w:rsidRPr="00000000" w14:paraId="000001E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Número de Teléfono móvil.</w:t>
      </w:r>
    </w:p>
    <w:p w:rsidR="00000000" w:rsidDel="00000000" w:rsidP="00000000" w:rsidRDefault="00000000" w:rsidRPr="00000000" w14:paraId="000001E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Documento / Memorándum de designación (adjunto en formato PDF).</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Si de forma posterior a la designación de puntos focales VUCE, las EPEs designan a otro personal como punto focal, en el plazo máximo de </w:t>
      </w:r>
      <w:del w:author="Valeria Tapia" w:id="589" w:date="2026-09-18T16:26: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90" w:date="2026-10-04T23:17: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cinco </w:delText>
        </w:r>
      </w:del>
      <w:ins w:author="Valeria Tapia" w:id="589" w:date="2026-09-18T16:26: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90" w:date="2026-10-04T23:17: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tres </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90" w:date="2026-10-04T23:17: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del w:author="Valeria Tapia" w:id="591" w:date="2026-09-18T16:26: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90" w:date="2026-10-04T23:17: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5</w:delText>
        </w:r>
      </w:del>
      <w:ins w:author="Valeria Tapia" w:id="591" w:date="2026-09-18T16:26: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90" w:date="2026-10-04T23:17: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3</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días hábiles computables a partir de la designación realizada, deberá comunicar a la AN la actualización de los puntos focales a través del correo electrónico </w:t>
      </w:r>
      <w:hyperlink r:id="rId15">
        <w:r w:rsidDel="00000000" w:rsidR="00000000" w:rsidRPr="00000000">
          <w:rPr>
            <w:rFonts w:ascii="Open Sans Light" w:cs="Open Sans Light" w:eastAsia="Open Sans Light" w:hAnsi="Open Sans Light"/>
            <w:b w:val="0"/>
            <w:bCs w:val="0"/>
            <w:i w:val="0"/>
            <w:iCs w:val="0"/>
            <w:smallCaps w:val="0"/>
            <w:strike w:val="0"/>
            <w:color w:val="0000ff"/>
            <w:sz w:val="24"/>
            <w:szCs w:val="24"/>
            <w:u w:val="single"/>
            <w:shd w:fill="auto" w:val="clear"/>
            <w:vertAlign w:val="baseline"/>
            <w:rtl w:val="0"/>
          </w:rPr>
          <w:t xml:space="preserve">contacto.entidades@vuce.gob.bo</w:t>
        </w:r>
      </w:hyperlink>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adjuntando la información y documentación señalada en el parágrafo anterior.</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Los puntos focales designados por las EPEs, son responsables de la implementación del trámite APCO en la VUCE</w:t>
      </w:r>
      <w:del w:author="Valeria Tapia" w:id="592" w:date="2026-09-18T16:27: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conforme el Cronograma de Implementación Gradual</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debiendo realizar las gestiones necesarias para tal efecto</w:t>
      </w:r>
      <w:ins w:author="Valeria Tapia" w:id="593" w:date="2026-09-18T16:27: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conforme el Cronograma de Implementación Gradual y </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594" w:date="2026-10-04T23: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el Plan de Trabajo</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594" w:date="2026-10-04T23: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del w:author="Valeria Tapia" w:id="595" w:date="2026-09-18T16:28: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del w:author="Valeria Tapia" w:id="595" w:date="2026-09-18T16:28: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Las coordinaciones entre la AN con los puntos focales de las EPEs serán efectuadas a través del correo electrónico </w:delText>
        </w:r>
        <w:r w:rsidDel="00000000" w:rsidR="00000000" w:rsidRPr="00000000">
          <w:fldChar w:fldCharType="begin"/>
        </w:r>
        <w:r w:rsidDel="00000000" w:rsidR="00000000" w:rsidRPr="00000000">
          <w:delInstrText xml:space="preserve">HYPERLINK "mailto:contacto@vuce.gob.bo"</w:delInstrText>
        </w:r>
        <w:r w:rsidDel="00000000" w:rsidR="00000000" w:rsidRPr="00000000">
          <w:fldChar w:fldCharType="separate"/>
        </w:r>
        <w:r w:rsidDel="00000000" w:rsidR="00000000" w:rsidRPr="00000000">
          <w:rPr>
            <w:rFonts w:ascii="Open Sans Light" w:cs="Open Sans Light" w:eastAsia="Open Sans Light" w:hAnsi="Open Sans Light"/>
            <w:b w:val="0"/>
            <w:bCs w:val="0"/>
            <w:i w:val="0"/>
            <w:iCs w:val="0"/>
            <w:smallCaps w:val="0"/>
            <w:strike w:val="0"/>
            <w:color w:val="0000ff"/>
            <w:sz w:val="24"/>
            <w:szCs w:val="24"/>
            <w:u w:val="single"/>
            <w:shd w:fill="auto" w:val="clear"/>
            <w:vertAlign w:val="baseline"/>
            <w:rtl w:val="0"/>
          </w:rPr>
          <w:delText xml:space="preserve">contacto.entidades@vuce.gob.bo</w:delText>
        </w:r>
        <w:r w:rsidDel="00000000" w:rsidR="00000000" w:rsidRPr="00000000">
          <w:fldChar w:fldCharType="end"/>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y, de forma alternativa, mediante nota, vía teléfono fijo o móvil u otros canales de comunicación.</w:delText>
        </w:r>
      </w:del>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del w:author="Valeria Tapia" w:id="595" w:date="2026-09-18T16:28: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del w:author="Valeria Tapia" w:id="595" w:date="2026-09-18T16:28:00Z">
        <w:r w:rsidDel="00000000" w:rsidR="00000000" w:rsidRPr="00000000">
          <w:rPr>
            <w:rtl w:val="0"/>
          </w:rPr>
        </w:r>
      </w:del>
    </w:p>
    <w:p w:rsidR="00000000" w:rsidDel="00000000" w:rsidP="00000000" w:rsidRDefault="00000000" w:rsidRPr="00000000" w14:paraId="000001F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La AN podrá solicitar puntos focales a las Entidades Públicas vinculadas indirectamente con operaciones de comercio exterior, a fin de realizar coordinaciones necesarias para viabilizar la implementación del trámite APCO en la VUCE.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pPr>
      <w:bookmarkStart w:colFirst="0" w:colLast="0" w:name="_bznshmzn98d" w:id="14"/>
      <w:bookmarkEnd w:id="14"/>
      <w:r w:rsidDel="00000000" w:rsidR="00000000" w:rsidRPr="00000000">
        <w:rPr>
          <w:rtl w:val="0"/>
        </w:rPr>
        <w:t xml:space="preserve">CAPÍTULO IV</w:t>
      </w:r>
    </w:p>
    <w:p w:rsidR="00000000" w:rsidDel="00000000" w:rsidP="00000000" w:rsidRDefault="00000000" w:rsidRPr="00000000" w14:paraId="000001F8">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pPr>
      <w:bookmarkStart w:colFirst="0" w:colLast="0" w:name="_itmrtz3uwg4a" w:id="15"/>
      <w:bookmarkEnd w:id="15"/>
      <w:r w:rsidDel="00000000" w:rsidR="00000000" w:rsidRPr="00000000">
        <w:rPr>
          <w:rtl w:val="0"/>
        </w:rPr>
        <w:t xml:space="preserve">ATENCIÓN DE CONSULTAS Y CAPACITACIÓN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5"/>
        <w:numPr>
          <w:ilvl w:val="0"/>
          <w:numId w:val="45"/>
        </w:numPr>
        <w:tabs>
          <w:tab w:val="left" w:leader="none" w:pos="1701"/>
        </w:tabs>
        <w:ind w:left="0" w:firstLine="0"/>
        <w:rPr/>
      </w:pPr>
      <w:r w:rsidDel="00000000" w:rsidR="00000000" w:rsidRPr="00000000">
        <w:rPr>
          <w:b w:val="1"/>
          <w:bCs w:val="1"/>
          <w:rtl w:val="0"/>
        </w:rPr>
        <w:t xml:space="preserve"> (ATENCIÓN DE CONSULTAS). </w:t>
      </w:r>
      <w:r w:rsidDel="00000000" w:rsidR="00000000" w:rsidRPr="00000000">
        <w:rPr>
          <w:rtl w:val="0"/>
        </w:rPr>
        <w:t xml:space="preserve">I.</w:t>
      </w:r>
      <w:r w:rsidDel="00000000" w:rsidR="00000000" w:rsidRPr="00000000">
        <w:rPr>
          <w:b w:val="1"/>
          <w:bCs w:val="1"/>
          <w:rtl w:val="0"/>
        </w:rPr>
        <w:t xml:space="preserve"> </w:t>
      </w:r>
      <w:r w:rsidDel="00000000" w:rsidR="00000000" w:rsidRPr="00000000">
        <w:rPr>
          <w:rtl w:val="0"/>
        </w:rPr>
        <w:t xml:space="preserve">La AN, las EPEs y la AGETIC designarán personal técnico para la atención de consultas relacionadas al funcionamiento de la VUCE.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II. Las EPEs deberán remitir al correo electrónico </w:t>
      </w:r>
      <w:hyperlink r:id="rId16">
        <w:r w:rsidDel="00000000" w:rsidR="00000000" w:rsidRPr="00000000">
          <w:rPr>
            <w:rFonts w:ascii="Open Sans Light" w:cs="Open Sans Light" w:eastAsia="Open Sans Light" w:hAnsi="Open Sans Light"/>
            <w:b w:val="0"/>
            <w:bCs w:val="0"/>
            <w:i w:val="0"/>
            <w:iCs w:val="0"/>
            <w:smallCaps w:val="0"/>
            <w:strike w:val="0"/>
            <w:color w:val="0000ff"/>
            <w:sz w:val="24"/>
            <w:szCs w:val="24"/>
            <w:u w:val="single"/>
            <w:shd w:fill="auto" w:val="clear"/>
            <w:vertAlign w:val="baseline"/>
            <w:rtl w:val="0"/>
          </w:rPr>
          <w:t xml:space="preserve">contacto.entidades@vuce.gob.bo</w:t>
        </w:r>
      </w:hyperlink>
      <w:r w:rsidDel="00000000" w:rsidR="00000000" w:rsidRPr="00000000">
        <w:rPr>
          <w:rFonts w:ascii="Open Sans Light" w:cs="Open Sans Light" w:eastAsia="Open Sans Light" w:hAnsi="Open Sans Light"/>
          <w:b w:val="0"/>
          <w:bCs w:val="0"/>
          <w:i w:val="0"/>
          <w:iCs w:val="0"/>
          <w:smallCaps w:val="0"/>
          <w:strike w:val="0"/>
          <w:color w:val="0000ff"/>
          <w:sz w:val="24"/>
          <w:szCs w:val="24"/>
          <w:u w:val="single"/>
          <w:shd w:fill="auto" w:val="clear"/>
          <w:vertAlign w:val="baseline"/>
          <w:rtl w:val="0"/>
        </w:rPr>
        <w:t xml:space="preserve">,</w:t>
      </w:r>
      <w:r w:rsidDel="00000000" w:rsidR="00000000" w:rsidRPr="00000000">
        <w:rPr>
          <w:rFonts w:ascii="Open Sans Light" w:cs="Open Sans Light" w:eastAsia="Open Sans Light" w:hAnsi="Open Sans Light"/>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la nómina del personal designado y los medios habilitados para la atención de consultas (correo electrónico, teléfono fijo o móvil, centro de contacto u otro) hasta </w:t>
      </w:r>
      <w:del w:author="Valeria Tapia" w:id="596" w:date="2026-09-18T16:35: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97" w:date="2026-10-04T23: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diez </w:delText>
        </w:r>
      </w:del>
      <w:ins w:author="Valeria Tapia" w:id="596" w:date="2026-09-18T16:35: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97" w:date="2026-10-04T23: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cinco </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97" w:date="2026-10-04T23: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del w:author="Valeria Tapia" w:id="598" w:date="2026-09-18T16:35: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97" w:date="2026-10-04T23: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10</w:delText>
        </w:r>
      </w:del>
      <w:ins w:author="Valeria Tapia" w:id="598" w:date="2026-09-18T16:35: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97" w:date="2026-10-04T23: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5</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597" w:date="2026-10-04T23: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días hábiles antes de la puesta en producción del trámite para su publicación en el Portal de la VUCE.</w:t>
      </w:r>
      <w:ins w:author="Valeria Tapia" w:id="599" w:date="2026-09-18T16:40: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ins>
      <w:del w:author="Valeria Tapia" w:id="599" w:date="2026-09-18T16:40: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w:delText>
        </w:r>
      </w:del>
      <w:ins w:author="Valeria Tapia" w:id="600" w:date="2026-09-18T16:41: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601" w:date="2026-10-04T23: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Si de forma posterior las EPEs designan a otro personal, en el plazo máximo de dos (2) días hábiles computables a partir de la designación realizada, deberá comunicar a la AN la actualización del personal encargado de la atención de consultas a través del correo electrónico citado precedentemente.</w:t>
        </w:r>
      </w:ins>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III. En el marco de sus competencias, el personal de soporte técnico de la AN y las EPEs atenderán las consultas realizadas por el Usuario VUCE y público en general, en función al tipo de consulta.  </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IV. El Usuario VUCE podrá realizar consultas de acuerdo a lo siguiente:</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708.0000000000001"/>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Cuando estén referidas al funcionamiento de la VUCE, a través del correo electrónico </w:t>
      </w:r>
      <w:hyperlink r:id="rId17">
        <w:r w:rsidDel="00000000" w:rsidR="00000000" w:rsidRPr="00000000">
          <w:rPr>
            <w:rFonts w:ascii="Open Sans Light" w:cs="Open Sans Light" w:eastAsia="Open Sans Light" w:hAnsi="Open Sans Light"/>
            <w:b w:val="0"/>
            <w:bCs w:val="0"/>
            <w:i w:val="0"/>
            <w:iCs w:val="0"/>
            <w:smallCaps w:val="0"/>
            <w:strike w:val="0"/>
            <w:color w:val="0000ff"/>
            <w:sz w:val="24"/>
            <w:szCs w:val="24"/>
            <w:u w:val="single"/>
            <w:shd w:fill="auto" w:val="clear"/>
            <w:vertAlign w:val="baseline"/>
            <w:rtl w:val="0"/>
          </w:rPr>
          <w:t xml:space="preserve">consultas@vuce.gob.bo</w:t>
        </w:r>
      </w:hyperlink>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Cuando estén relacionadas a la obtención de un documento requerido para operaciones de comercio exterior serán atendidas por las EPEs a través de los contactos publicados en el portal de la VUCE (correo electrónico, números de teléfono y otros).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pStyle w:val="Heading5"/>
        <w:numPr>
          <w:ilvl w:val="0"/>
          <w:numId w:val="45"/>
        </w:numPr>
        <w:tabs>
          <w:tab w:val="left" w:leader="none" w:pos="1701"/>
        </w:tabs>
        <w:ind w:left="0" w:firstLine="0"/>
        <w:rPr/>
      </w:pPr>
      <w:r w:rsidDel="00000000" w:rsidR="00000000" w:rsidRPr="00000000">
        <w:rPr>
          <w:b w:val="1"/>
          <w:bCs w:val="1"/>
          <w:rtl w:val="0"/>
        </w:rPr>
        <w:t xml:space="preserve"> (CAPACITACIONES). </w:t>
      </w:r>
      <w:r w:rsidDel="00000000" w:rsidR="00000000" w:rsidRPr="00000000">
        <w:rPr>
          <w:rtl w:val="0"/>
        </w:rPr>
        <w:t xml:space="preserve">I.</w:t>
      </w:r>
      <w:r w:rsidDel="00000000" w:rsidR="00000000" w:rsidRPr="00000000">
        <w:rPr>
          <w:b w:val="1"/>
          <w:bCs w:val="1"/>
          <w:rtl w:val="0"/>
        </w:rPr>
        <w:t xml:space="preserve"> </w:t>
      </w:r>
      <w:r w:rsidDel="00000000" w:rsidR="00000000" w:rsidRPr="00000000">
        <w:rPr>
          <w:rtl w:val="0"/>
        </w:rPr>
        <w:t xml:space="preserve">Las capacitaciones al Usuario VUCE y/o público en general, se realizar</w:t>
      </w:r>
      <w:ins w:author="Valeria Tapia" w:id="602" w:date="2026-10-04T18:43:00Z">
        <w:r w:rsidDel="00000000" w:rsidR="00000000" w:rsidRPr="00000000">
          <w:rPr>
            <w:rtl w:val="0"/>
          </w:rPr>
          <w:t xml:space="preserve">á</w:t>
        </w:r>
      </w:ins>
      <w:del w:author="Valeria Tapia" w:id="602" w:date="2026-10-04T18:43:00Z">
        <w:r w:rsidDel="00000000" w:rsidR="00000000" w:rsidRPr="00000000">
          <w:rPr>
            <w:rtl w:val="0"/>
          </w:rPr>
          <w:delText xml:space="preserve">a</w:delText>
        </w:r>
      </w:del>
      <w:r w:rsidDel="00000000" w:rsidR="00000000" w:rsidRPr="00000000">
        <w:rPr>
          <w:rtl w:val="0"/>
        </w:rPr>
        <w:t xml:space="preserve">n de acuerdo a lo siguiente: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Para temas referidos al portal</w:t>
      </w:r>
      <w:ins w:author="Valeria Tapia" w:id="603" w:date="2026-09-18T16:44: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ins>
      <w:del w:author="Valeria Tapia" w:id="603" w:date="2026-09-18T16:44: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y al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sistema </w:t>
      </w:r>
      <w:ins w:author="Valeria Tapia" w:id="604" w:date="2026-09-18T16:44: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605" w:date="2026-10-04T23:1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y servicios en</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ins>
      <w:del w:author="Valeria Tapia" w:id="604" w:date="2026-09-18T16:44: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de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la VUCE, la capacitación estará a cargo de la AN.</w:t>
      </w:r>
    </w:p>
    <w:p w:rsidR="00000000" w:rsidDel="00000000" w:rsidP="00000000" w:rsidRDefault="00000000" w:rsidRPr="00000000" w14:paraId="0000020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Para temas relacionados con la obtención de</w:t>
      </w:r>
      <w:ins w:author="Valeria Tapia" w:id="606" w:date="2026-09-18T16:44: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 APCO </w:t>
        </w:r>
      </w:ins>
      <w:del w:author="Valeria Tapia" w:id="606" w:date="2026-09-18T16:44: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un documento requerido para operaciones de comercio exterior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en la VUCE, la capacitación estará a cargo de personal de las EPEs.</w:t>
      </w:r>
    </w:p>
    <w:p w:rsidR="00000000" w:rsidDel="00000000" w:rsidP="00000000" w:rsidRDefault="00000000" w:rsidRPr="00000000" w14:paraId="0000020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Las capacitaciones del trámite APCO a implementarse</w:t>
      </w:r>
      <w:ins w:author="Valeria Tapia" w:id="607" w:date="2026-09-18T16:44: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ins>
      <w:del w:author="Valeria Tapia" w:id="607" w:date="2026-09-18T16:44: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o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608" w:date="2026-10-04T23:1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i</w:t>
      </w:r>
      <w:del w:author="Valeria Tapia" w:id="609" w:date="2026-09-18T16:44: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608" w:date="2026-10-04T23:1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m</w:delText>
        </w:r>
      </w:del>
      <w:ins w:author="Valeria Tapia" w:id="609" w:date="2026-09-18T16:44: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608" w:date="2026-10-04T23:1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ncorporado o actualizado</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ins>
      <w:del w:author="Valeria Tapia" w:id="610" w:date="2026-09-18T16:45: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plementado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en la VUCE será efectuado por las EPEs y la AN.</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rPr>
          <w:ins w:author="Valeria Tapia" w:id="611" w:date="2026-09-18T16:45:00Z"/>
        </w:rPr>
      </w:pPr>
      <w:r w:rsidDel="00000000" w:rsidR="00000000" w:rsidRPr="00000000">
        <w:rPr>
          <w:rtl w:val="0"/>
        </w:rPr>
        <w:t xml:space="preserve">II. El personal de la AGETIC realizará capacitaciones sobre las herramientas del gobierno electrónico a las EPEs y al Usuario VUCE.</w:t>
      </w:r>
      <w:ins w:author="Valeria Tapia" w:id="611" w:date="2026-09-18T16:45:00Z">
        <w:r w:rsidDel="00000000" w:rsidR="00000000" w:rsidRPr="00000000">
          <w:rPr>
            <w:rtl w:val="0"/>
          </w:rPr>
        </w:r>
      </w:ins>
    </w:p>
    <w:p w:rsidR="00000000" w:rsidDel="00000000" w:rsidP="00000000" w:rsidRDefault="00000000" w:rsidRPr="00000000" w14:paraId="0000020C">
      <w:pPr>
        <w:rPr>
          <w:ins w:author="Valeria Tapia" w:id="611" w:date="2026-09-18T16:45:00Z"/>
        </w:rPr>
      </w:pPr>
      <w:ins w:author="Valeria Tapia" w:id="611" w:date="2026-09-18T16:45:00Z">
        <w:r w:rsidDel="00000000" w:rsidR="00000000" w:rsidRPr="00000000">
          <w:rPr>
            <w:rtl w:val="0"/>
          </w:rPr>
        </w:r>
      </w:ins>
    </w:p>
    <w:p w:rsidR="00000000" w:rsidDel="00000000" w:rsidP="00000000" w:rsidRDefault="00000000" w:rsidRPr="00000000" w14:paraId="0000020D">
      <w:pPr>
        <w:rPr/>
      </w:pPr>
      <w:ins w:author="Valeria Tapia" w:id="611" w:date="2026-09-18T16:45:00Z">
        <w:r w:rsidDel="00000000" w:rsidR="00000000" w:rsidRPr="00000000">
          <w:rPr>
            <w:highlight w:val="cyan"/>
            <w:rtl w:val="0"/>
            <w:rPrChange w:author="Valeria Tapia " w:id="612" w:date="2026-10-04T23:19:00Z">
              <w:rPr/>
            </w:rPrChange>
          </w:rPr>
          <w:t xml:space="preserve">III. Las entidades públicas o privadas que establezcan herramientas electrónicas a las EPEs y al Usuario VUCE.</w:t>
        </w:r>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color w:val="ff0000"/>
          <w:rPrChange w:author="Valeria Tapia" w:id="614" w:date="2026-09-18T17:14:00Z">
            <w:rPr/>
          </w:rPrChange>
        </w:rPr>
      </w:pPr>
      <w:bookmarkStart w:colFirst="0" w:colLast="0" w:name="_c2zumy4x9pd7" w:id="16"/>
      <w:bookmarkEnd w:id="16"/>
      <w:r w:rsidDel="00000000" w:rsidR="00000000" w:rsidRPr="00000000">
        <w:rPr>
          <w:color w:val="ff0000"/>
          <w:rtl w:val="0"/>
          <w:rPrChange w:author="Valeria Tapia" w:id="613" w:date="2026-09-18T17:14:00Z">
            <w:rPr>
              <w:b w:val="0"/>
              <w:bCs w:val="0"/>
            </w:rPr>
          </w:rPrChange>
        </w:rPr>
        <w:t xml:space="preserve">CAPÍTULO V</w:t>
      </w:r>
      <w:r w:rsidDel="00000000" w:rsidR="00000000" w:rsidRPr="00000000">
        <w:rPr>
          <w:rtl w:val="0"/>
        </w:rPr>
      </w:r>
    </w:p>
    <w:p w:rsidR="00000000" w:rsidDel="00000000" w:rsidP="00000000" w:rsidRDefault="00000000" w:rsidRPr="00000000" w14:paraId="00000214">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color w:val="ff0000"/>
          <w:rPrChange w:author="Valeria Tapia" w:id="616" w:date="2026-09-18T17:14:00Z">
            <w:rPr/>
          </w:rPrChange>
        </w:rPr>
      </w:pPr>
      <w:bookmarkStart w:colFirst="0" w:colLast="0" w:name="_vi829rumznma" w:id="17"/>
      <w:bookmarkEnd w:id="17"/>
      <w:r w:rsidDel="00000000" w:rsidR="00000000" w:rsidRPr="00000000">
        <w:rPr>
          <w:color w:val="ff0000"/>
          <w:rtl w:val="0"/>
          <w:rPrChange w:author="Valeria Tapia" w:id="615" w:date="2026-09-18T17:14:00Z">
            <w:rPr>
              <w:b w:val="0"/>
              <w:bCs w:val="0"/>
            </w:rPr>
          </w:rPrChange>
        </w:rPr>
        <w:t xml:space="preserve">REQUISITOS PARA LAS EPEs EN EL ÁMBITO TECNOLÓGICO</w:t>
      </w:r>
      <w:r w:rsidDel="00000000" w:rsidR="00000000" w:rsidRPr="00000000">
        <w:rPr>
          <w:rtl w:val="0"/>
        </w:rPr>
      </w:r>
    </w:p>
    <w:p w:rsidR="00000000" w:rsidDel="00000000" w:rsidP="00000000" w:rsidRDefault="00000000" w:rsidRPr="00000000" w14:paraId="00000215">
      <w:pPr>
        <w:tabs>
          <w:tab w:val="left" w:leader="none" w:pos="4248"/>
        </w:tabs>
        <w:rPr>
          <w:color w:val="ff0000"/>
          <w:rPrChange w:author="Valeria Tapia" w:id="616" w:date="2026-09-18T17:14:00Z">
            <w:rPr/>
          </w:rPrChange>
        </w:rPr>
      </w:pPr>
      <w:r w:rsidDel="00000000" w:rsidR="00000000" w:rsidRPr="00000000">
        <w:rPr>
          <w:color w:val="ff0000"/>
          <w:rtl w:val="0"/>
          <w:rPrChange w:author="Valeria Tapia" w:id="616" w:date="2026-09-18T17:14:00Z">
            <w:rPr/>
          </w:rPrChange>
        </w:rPr>
        <w:tab/>
      </w:r>
    </w:p>
    <w:p w:rsidR="00000000" w:rsidDel="00000000" w:rsidP="00000000" w:rsidRDefault="00000000" w:rsidRPr="00000000" w14:paraId="00000216">
      <w:pPr>
        <w:pStyle w:val="Heading5"/>
        <w:numPr>
          <w:ilvl w:val="0"/>
          <w:numId w:val="45"/>
        </w:numPr>
        <w:tabs>
          <w:tab w:val="left" w:leader="none" w:pos="1701"/>
        </w:tabs>
        <w:ind w:left="0" w:firstLine="0"/>
        <w:rPr/>
      </w:pPr>
      <w:r w:rsidDel="00000000" w:rsidR="00000000" w:rsidRPr="00000000">
        <w:rPr>
          <w:b w:val="1"/>
          <w:bCs w:val="1"/>
          <w:color w:val="ff0000"/>
          <w:rtl w:val="0"/>
          <w:rPrChange w:author="Valeria Tapia" w:id="616" w:date="2026-09-18T17:14:00Z">
            <w:rPr>
              <w:b w:val="1"/>
              <w:bCs w:val="1"/>
            </w:rPr>
          </w:rPrChange>
        </w:rPr>
        <w:t xml:space="preserve"> (EPEs CON SISTEMA PARA LA EMISIÓN</w:t>
      </w:r>
      <w:ins w:author="Valeria Tapia" w:id="617" w:date="2026-09-18T17:24:00Z">
        <w:r w:rsidDel="00000000" w:rsidR="00000000" w:rsidRPr="00000000">
          <w:rPr>
            <w:b w:val="1"/>
            <w:bCs w:val="1"/>
            <w:color w:val="ff0000"/>
            <w:rtl w:val="0"/>
          </w:rPr>
          <w:t xml:space="preserve"> </w:t>
        </w:r>
        <w:r w:rsidDel="00000000" w:rsidR="00000000" w:rsidRPr="00000000">
          <w:rPr>
            <w:b w:val="1"/>
            <w:bCs w:val="1"/>
            <w:color w:val="ff0000"/>
            <w:highlight w:val="green"/>
            <w:rtl w:val="0"/>
            <w:rPrChange w:author="Valeria Tapia " w:id="618" w:date="2026-10-04T23:31:00Z">
              <w:rPr>
                <w:b w:val="1"/>
                <w:bCs w:val="1"/>
                <w:color w:val="ff0000"/>
              </w:rPr>
            </w:rPrChange>
          </w:rPr>
          <w:t xml:space="preserve">DE TRÁMITES APCO</w:t>
        </w:r>
      </w:ins>
      <w:del w:author="Valeria Tapia" w:id="617" w:date="2026-09-18T17:24:00Z">
        <w:r w:rsidDel="00000000" w:rsidR="00000000" w:rsidRPr="00000000">
          <w:rPr>
            <w:b w:val="1"/>
            <w:bCs w:val="1"/>
            <w:color w:val="ff0000"/>
            <w:rtl w:val="0"/>
            <w:rPrChange w:author="Valeria Tapia" w:id="619" w:date="2026-09-18T17:14:00Z">
              <w:rPr>
                <w:b w:val="1"/>
                <w:bCs w:val="1"/>
              </w:rPr>
            </w:rPrChange>
          </w:rPr>
          <w:delText xml:space="preserve"> DE DOCUMENTOS</w:delText>
        </w:r>
      </w:del>
      <w:r w:rsidDel="00000000" w:rsidR="00000000" w:rsidRPr="00000000">
        <w:rPr>
          <w:b w:val="1"/>
          <w:bCs w:val="1"/>
          <w:color w:val="ff0000"/>
          <w:rtl w:val="0"/>
          <w:rPrChange w:author="Valeria Tapia" w:id="619" w:date="2026-09-18T17:14:00Z">
            <w:rPr>
              <w:b w:val="1"/>
              <w:bCs w:val="1"/>
            </w:rPr>
          </w:rPrChange>
        </w:rPr>
        <w:t xml:space="preserve">). </w:t>
      </w:r>
      <w:r w:rsidDel="00000000" w:rsidR="00000000" w:rsidRPr="00000000">
        <w:rPr>
          <w:color w:val="ff0000"/>
          <w:rtl w:val="0"/>
          <w:rPrChange w:author="Valeria Tapia" w:id="619" w:date="2026-09-18T17:14:00Z">
            <w:rPr/>
          </w:rPrChange>
        </w:rPr>
        <w:t xml:space="preserve">I. Para que las EPEs interoperen con la VUCE, deberán cumplir con los siguientes requisitos técnicos</w:t>
      </w:r>
      <w:r w:rsidDel="00000000" w:rsidR="00000000" w:rsidRPr="00000000">
        <w:rPr>
          <w:strike w:val="1"/>
          <w:color w:val="ff0000"/>
          <w:rtl w:val="0"/>
          <w:rPrChange w:author="Valeria Tapia" w:id="619" w:date="2026-09-18T17:14:00Z">
            <w:rPr>
              <w:strike w:val="1"/>
            </w:rPr>
          </w:rPrChange>
        </w:rPr>
        <w:t xml:space="preserve">, sin la necesidad de suscribir convenios interinstitucionales específicos</w:t>
      </w:r>
      <w:r w:rsidDel="00000000" w:rsidR="00000000" w:rsidRPr="00000000">
        <w:rPr>
          <w:color w:val="ff0000"/>
          <w:rtl w:val="0"/>
          <w:rPrChange w:author="Valeria Tapia" w:id="619" w:date="2026-09-18T17:14:00Z">
            <w:rPr/>
          </w:rPrChange>
        </w:rPr>
        <w:t xml:space="preserve">:</w:t>
      </w:r>
      <w:r w:rsidDel="00000000" w:rsidR="00000000" w:rsidRPr="00000000">
        <w:rPr>
          <w:b w:val="1"/>
          <w:bCs w:val="1"/>
          <w:color w:val="ff0000"/>
          <w:rtl w:val="0"/>
          <w:rPrChange w:author="Valeria Tapia" w:id="619" w:date="2026-09-18T17:14:00Z">
            <w:rPr>
              <w:b w:val="1"/>
              <w:bCs w:val="1"/>
            </w:rPr>
          </w:rPrChange>
        </w:rPr>
        <w:t xml:space="preserve"> </w:t>
      </w:r>
    </w:p>
    <w:p w:rsidR="00000000" w:rsidDel="00000000" w:rsidP="00000000" w:rsidRDefault="00000000" w:rsidRPr="00000000" w14:paraId="00000217">
      <w:pPr>
        <w:rPr>
          <w:strike w:val="1"/>
          <w:color w:val="ff0000"/>
          <w:rPrChange w:author="Valeria Tapia" w:id="619" w:date="2026-09-18T17:14:00Z">
            <w:rPr>
              <w:strike w:val="1"/>
            </w:rPr>
          </w:rPrChang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620" w:date="2026-09-18T17:25:00Z"/>
          <w:rFonts w:ascii="Open Sans Light" w:cs="Open Sans Light" w:eastAsia="Open Sans Light" w:hAnsi="Open Sans Light"/>
          <w:b w:val="0"/>
          <w:bCs w:val="0"/>
          <w:i w:val="0"/>
          <w:iCs w:val="0"/>
          <w:smallCaps w:val="0"/>
          <w:strike w:val="0"/>
          <w:color w:val="ff0000"/>
          <w:sz w:val="24"/>
          <w:szCs w:val="24"/>
          <w:u w:val="none"/>
          <w:shd w:fill="auto" w:val="clear"/>
          <w:vertAlign w:val="baseline"/>
        </w:rPr>
      </w:pPr>
      <w:ins w:author="Valeria Tapia" w:id="620" w:date="2026-09-18T17:25:00Z">
        <w:del w:author="Valeria Tapia" w:id="621" w:date="2026-10-04T18:59: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622" w:date="2026-10-04T23:31: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delText xml:space="preserve">Determinar</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622" w:date="2026-10-04T23:31: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Aplicar el modelo de negocio de la VUCE </w:t>
        </w:r>
        <w:del w:author="Valeria Tapia" w:id="623" w:date="2026-10-04T18:59: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622" w:date="2026-10-04T23:31: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delText xml:space="preserve">que utilizará </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622" w:date="2026-10-04T23:31: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para implementar el trámite APCO, considerando lo establecido en el Anexo xx.</w:t>
        </w:r>
      </w:ins>
    </w:p>
    <w:p w:rsidR="00000000" w:rsidDel="00000000" w:rsidP="00000000" w:rsidRDefault="00000000" w:rsidRPr="00000000" w14:paraId="0000021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24"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Contar con infraestructura tecnológica, para establecer un enlace de comunicación seguro entre las EPEs y la AN, a través de una conexión VPN con IP Pública o enlace por fibra óptica (punto a punto) o Red Estatal.</w:t>
      </w:r>
    </w:p>
    <w:p w:rsidR="00000000" w:rsidDel="00000000" w:rsidP="00000000" w:rsidRDefault="00000000" w:rsidRPr="00000000" w14:paraId="0000021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25" w:date="2026-10-04T23: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Tener la capacidad de interoperar a través de servicios web, bajo la arquitectura REST,</w:t>
      </w:r>
      <w:ins w:author="Valeria Tapia" w:id="626" w:date="2026-09-24T10:49: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27" w:date="2026-10-04T23:32: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 OpenAPI/Swagger de cada servicio, esquema JSON validado y manejo de errores estándar (códigos HTTP + cuerpo de error), </w:t>
        </w:r>
      </w:ins>
      <w:del w:author="Valeria Tapia" w:id="626" w:date="2026-09-24T10:49: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28" w:date="2026-10-04T23: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28" w:date="2026-10-04T23: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asegurando una comunicación eficiente</w:t>
      </w:r>
      <w:del w:author="Valeria Tapia" w:id="629" w:date="2026-09-18T17:14: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28" w:date="2026-10-04T23: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w:delText>
        </w:r>
      </w:del>
      <w:ins w:author="Valeria Tapia" w:id="629" w:date="2026-09-18T17:14: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28" w:date="2026-10-04T23: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ins>
      <w:del w:author="Valeria Tapia" w:id="630" w:date="2026-09-18T17:14: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28" w:date="2026-10-04T23: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y </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28" w:date="2026-10-04T23: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estandarizada</w:t>
      </w:r>
      <w:ins w:author="Valeria Tapia" w:id="631" w:date="2026-09-18T17:14: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28" w:date="2026-10-04T23: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y contínua,</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32"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yellow"/>
            <w:u w:val="none"/>
            <w:vertAlign w:val="baseline"/>
            <w:rtl w:val="0"/>
            <w:rPrChange w:author="Valeria Tapia " w:id="633" w:date="2026-10-04T23:32: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esto no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yellow"/>
            <w:u w:val="none"/>
            <w:vertAlign w:val="baseline"/>
            <w:rtl w:val="0"/>
          </w:rPr>
          <w:t xml:space="preserve">está</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yellow"/>
            <w:u w:val="none"/>
            <w:vertAlign w:val="baseline"/>
            <w:rtl w:val="0"/>
            <w:rPrChange w:author="Valeria Tapia " w:id="634" w:date="2026-10-04T23:32: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 vinculado al </w:t>
        </w:r>
        <w:del w:author="Valeria Tapia" w:id="635" w:date="2026-10-04T19:21: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yellow"/>
              <w:u w:val="none"/>
              <w:vertAlign w:val="baseline"/>
              <w:rtl w:val="0"/>
              <w:rPrChange w:author="Valeria Tapia " w:id="636" w:date="2026-10-04T23: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conforme el </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yellow"/>
            <w:u w:val="none"/>
            <w:vertAlign w:val="baseline"/>
            <w:rtl w:val="0"/>
            <w:rPrChange w:author="Valeria Tapia " w:id="636" w:date="2026-10-04T23: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modelo de negocio de la VUCE</w:t>
        </w:r>
      </w:ins>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yellow"/>
          <w:u w:val="none"/>
          <w:vertAlign w:val="baseline"/>
          <w:rtl w:val="0"/>
          <w:rPrChange w:author="Valeria Tapia " w:id="636" w:date="2026-10-04T23:3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p>
    <w:p w:rsidR="00000000" w:rsidDel="00000000" w:rsidP="00000000" w:rsidRDefault="00000000" w:rsidRPr="00000000" w14:paraId="0000021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37"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Implementar la firma digital</w:t>
      </w:r>
      <w:ins w:author="Valeria Tapia" w:id="638" w:date="2026-09-18T17:15:00Z">
        <w:del w:author="Valeria Tapia" w:id="639" w:date="2026-10-04T18:53: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delText xml:space="preserve"> </w:delText>
          </w:r>
        </w:del>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auto" w:val="clear"/>
            <w:vertAlign w:val="baseline"/>
            <w:rtl w:val="0"/>
            <w:rPrChange w:author="Valeria Tapia " w:id="640" w:date="2026-10-04T23:33: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o SOFTOKEN</w:t>
        </w:r>
      </w:ins>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auto" w:val="clear"/>
          <w:vertAlign w:val="baseline"/>
          <w:rtl w:val="0"/>
          <w:rPrChange w:author="Valeria Tapia " w:id="641" w:date="2026-10-04T23:3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o el aprobador de documentos de ciudadanía digital</w:t>
      </w:r>
      <w:ins w:author="Valeria Tapia" w:id="642" w:date="2026-09-18T17:16:00Z">
        <w:del w:author="Valeria Tapia" w:id="643" w:date="2026-10-04T18:53: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delText xml:space="preserve">,</w:delText>
          </w:r>
        </w:del>
      </w:ins>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44"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para asegurar la validez jurídica de la emisión de documentos, </w:t>
      </w:r>
      <w:commentRangeStart w:id="1"/>
      <w:r w:rsidDel="00000000" w:rsidR="00000000" w:rsidRPr="00000000">
        <w:rPr>
          <w:rFonts w:ascii="Open Sans Light" w:cs="Open Sans Light" w:eastAsia="Open Sans Light" w:hAnsi="Open Sans Light"/>
          <w:b w:val="0"/>
          <w:bCs w:val="0"/>
          <w:i w:val="0"/>
          <w:iCs w:val="0"/>
          <w:smallCaps w:val="0"/>
          <w:strike w:val="0"/>
          <w:color w:val="ff9900"/>
          <w:sz w:val="24"/>
          <w:szCs w:val="24"/>
          <w:u w:val="none"/>
          <w:shd w:fill="auto" w:val="clear"/>
          <w:vertAlign w:val="baseline"/>
          <w:rtl w:val="0"/>
          <w:rPrChange w:author="Valeria Tapia" w:id="644" w:date="2026-09-18T17:14:00Z">
            <w:rPr>
              <w:rFonts w:ascii="Open Sans Light" w:cs="Open Sans Light" w:eastAsia="Open Sans Light" w:hAnsi="Open Sans Light"/>
              <w:b w:val="0"/>
              <w:bCs w:val="0"/>
              <w:i w:val="0"/>
              <w:iCs w:val="0"/>
              <w:smallCaps w:val="0"/>
              <w:strike w:val="0"/>
              <w:color w:val="ff9900"/>
              <w:sz w:val="24"/>
              <w:szCs w:val="24"/>
              <w:u w:val="none"/>
              <w:shd w:fill="auto" w:val="clear"/>
              <w:vertAlign w:val="baseline"/>
            </w:rPr>
          </w:rPrChange>
        </w:rPr>
        <w:t xml:space="preserve">conforme el plan de Gobierno Electrónico y lineamientos establecidos por la AGETIC.</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1842"/>
        </w:tabs>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44"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Disponer de </w:t>
      </w:r>
      <w:commentRangeStart w:id="2"/>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44"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servidores, </w:t>
      </w:r>
      <w:commentRangeEnd w:id="2"/>
      <w:r w:rsidDel="00000000" w:rsidR="00000000" w:rsidRPr="00000000">
        <w:commentReference w:id="2"/>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44"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para habilitar mínimamente un ambiente de producción y otro de pruebas, con características similares en cuanto a condiciones de conexión, seguridad y recursos de hardware.</w:t>
      </w:r>
    </w:p>
    <w:p w:rsidR="00000000" w:rsidDel="00000000" w:rsidP="00000000" w:rsidRDefault="00000000" w:rsidRPr="00000000" w14:paraId="0000021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1842"/>
        </w:tabs>
        <w:spacing w:after="0" w:before="0" w:line="240" w:lineRule="auto"/>
        <w:ind w:left="720" w:right="0" w:hanging="360"/>
        <w:jc w:val="both"/>
        <w:rPr>
          <w:del w:author="Valeria Tapia" w:id="648" w:date="2026-09-18T16:50: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44"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Implementar mecanismos de pagos (CPT y/o QR), a través de la pasarela de pagos </w:t>
      </w:r>
      <w:commentRangeStart w:id="3"/>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44"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conforme a los lineamientos establecidos por la AGETIC </w:t>
      </w:r>
      <w:ins w:author="Valeria Tapia" w:id="645" w:date="2026-09-18T17:16: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646" w:date="2026-10-04T23:33: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u otra Entidad Pública</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t xml:space="preserve"> </w:t>
        </w:r>
      </w:ins>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47"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y en coordinación con la entidad financiera autorizada.</w:t>
      </w:r>
      <w:del w:author="Valeria Tapia" w:id="648" w:date="2026-09-18T16:50:00Z">
        <w:commentRangeEnd w:id="3"/>
        <w:r w:rsidDel="00000000" w:rsidR="00000000" w:rsidRPr="00000000">
          <w:commentReference w:id="3"/>
        </w:r>
        <w:r w:rsidDel="00000000" w:rsidR="00000000" w:rsidRPr="00000000">
          <w:rPr>
            <w:rtl w:val="0"/>
          </w:rPr>
        </w:r>
      </w:del>
    </w:p>
    <w:p w:rsidR="00000000" w:rsidDel="00000000" w:rsidP="00000000" w:rsidRDefault="00000000" w:rsidRPr="00000000" w14:paraId="0000021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1842"/>
        </w:tabs>
        <w:spacing w:after="0" w:before="0" w:line="240" w:lineRule="auto"/>
        <w:ind w:left="720" w:right="0" w:hanging="360"/>
        <w:jc w:val="both"/>
        <w:rPr>
          <w:ins w:author="Valeria Tapia" w:id="648" w:date="2026-09-18T16:50:00Z"/>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649" w:date="2026-09-18T16:5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Change w:author="Valeria Tapia" w:id="0" w:date="2026-09-18T16:50:00Z">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ffffff" w:val="clear"/>
            <w:tabs>
              <w:tab w:val="left" w:leader="none" w:pos="1842"/>
            </w:tabs>
            <w:spacing w:after="0" w:before="0" w:line="240" w:lineRule="auto"/>
            <w:ind w:left="720" w:right="0" w:hanging="360"/>
            <w:jc w:val="both"/>
          </w:pPr>
        </w:pPrChange>
      </w:pPr>
      <w:ins w:author="Valeria Tapia" w:id="648" w:date="2026-09-18T16:50:00Z">
        <w:r w:rsidDel="00000000" w:rsidR="00000000" w:rsidRPr="00000000">
          <w:rPr>
            <w:rtl w:val="0"/>
          </w:rPr>
        </w:r>
      </w:ins>
    </w:p>
    <w:p w:rsidR="00000000" w:rsidDel="00000000" w:rsidP="00000000" w:rsidRDefault="00000000" w:rsidRPr="00000000" w14:paraId="0000021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ffffff" w:val="clear"/>
        <w:tabs>
          <w:tab w:val="left" w:leader="none" w:pos="1842"/>
        </w:tabs>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47"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Cuando emitan facturas, deberán realizar la coordinación con el SIN y/o AGETIC para la facturación electrónica. </w:t>
      </w:r>
    </w:p>
    <w:p w:rsidR="00000000" w:rsidDel="00000000" w:rsidP="00000000" w:rsidRDefault="00000000" w:rsidRPr="00000000" w14:paraId="0000022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ffffff" w:val="clear"/>
        <w:tabs>
          <w:tab w:val="left" w:leader="none" w:pos="1842"/>
        </w:tabs>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47"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Contar con la documentación técnica de sus servicios expuestos para la interoperabilidad entre la plataforma VUCE y las EPEs</w:t>
      </w:r>
      <w:ins w:author="Valeria Tapia" w:id="650" w:date="2026-09-18T17:18: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651" w:date="2026-10-04T23:34: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conforme el modelo de negocio de la VUCE</w:t>
        </w:r>
      </w:ins>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52"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652"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smallCaps w:val="0"/>
          <w:strike w:val="0"/>
          <w:color w:val="000000"/>
          <w:sz w:val="24"/>
          <w:szCs w:val="24"/>
          <w:u w:val="none"/>
          <w:shd w:fill="auto" w:val="clear"/>
          <w:vertAlign w:val="baseline"/>
        </w:rPr>
      </w:pPr>
      <w:del w:author="Valeria Tapia" w:id="653" w:date="2026-10-04T18:56: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52"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Hasta antes del inicio de las actividades establecidas en el Cronograma de Implementación Gradual, </w:delTex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54" w:date="2026-10-04T23:3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l</w:delText>
        </w:r>
      </w:del>
      <w:ins w:author="Valeria Tapia" w:id="653" w:date="2026-10-04T18:56: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55" w:date="2026-10-04T23:34: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L</w:t>
        </w:r>
      </w:ins>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56" w:date="2026-10-04T23:3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as EPEs deberán realizar las gestiones con las </w:t>
      </w:r>
      <w:r w:rsidDel="00000000" w:rsidR="00000000" w:rsidRPr="00000000">
        <w:rPr>
          <w:color w:val="ff0000"/>
          <w:highlight w:val="green"/>
          <w:rtl w:val="0"/>
          <w:rPrChange w:author="Valeria Tapia " w:id="656" w:date="2026-10-04T23:34:00Z">
            <w:rPr>
              <w:color w:val="ff0000"/>
              <w:highlight w:val="green"/>
            </w:rPr>
          </w:rPrChange>
        </w:rPr>
        <w:t xml:space="preserve">entidades correspondientes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56" w:date="2026-10-04T23:3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para i</w:t>
      </w:r>
      <w:ins w:author="Valeria Tapia" w:id="657" w:date="2026-10-04T19:00: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58" w:date="2026-10-04T23:34: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ncorporar </w:t>
        </w:r>
      </w:ins>
      <w:del w:author="Valeria Tapia" w:id="657" w:date="2026-10-04T19:00: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59" w:date="2026-10-04T23:3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mplementar </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59" w:date="2026-10-04T23:3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la pasarela de pagos, firma digital</w:t>
      </w:r>
      <w:ins w:author="Valeria Tapia" w:id="660" w:date="2026-09-18T17:28:00Z">
        <w:del w:author="Valeria Tapia" w:id="661" w:date="2026-10-04T18:57: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62" w:date="2026-10-04T23:34: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delText xml:space="preserve"> o SOFTOKEN</w:delText>
          </w:r>
        </w:del>
      </w:ins>
      <w:del w:author="Valeria Tapia" w:id="661" w:date="2026-10-04T18:57: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63" w:date="2026-10-04T23:3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el aprobador de documentos de ciudadanía digital</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63" w:date="2026-10-04T23:3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la facturación electrónica, entre otros, que consideren necesarios para el trámite APCO en la VUCE</w:t>
      </w:r>
      <w:ins w:author="Valeria Tapia" w:id="664" w:date="2026-10-04T18:57: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665" w:date="2026-10-04T23:34: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 considerando los plazos para el inicio de actividades en el Cronograma de Implementación Gradual y el R-710</w:t>
        </w:r>
      </w:ins>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66" w:date="2026-10-04T18:5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666" w:date="2026-10-04T18:5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66" w:date="2026-10-04T18:5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Las EPEs serán responsables de asegurar la alta disponibilidad del servicio de interoperabilidad, </w:t>
      </w:r>
      <w:r w:rsidDel="00000000" w:rsidR="00000000" w:rsidRPr="00000000">
        <w:rPr>
          <w:rFonts w:ascii="Open Sans Light" w:cs="Open Sans Light" w:eastAsia="Open Sans Light" w:hAnsi="Open Sans Light"/>
          <w:b w:val="0"/>
          <w:bCs w:val="0"/>
          <w:i w:val="0"/>
          <w:iCs w:val="0"/>
          <w:smallCaps w:val="0"/>
          <w:strike w:val="1"/>
          <w:color w:val="ff0000"/>
          <w:sz w:val="24"/>
          <w:szCs w:val="24"/>
          <w:u w:val="none"/>
          <w:shd w:fill="auto" w:val="clear"/>
          <w:vertAlign w:val="baseline"/>
          <w:rtl w:val="0"/>
          <w:rPrChange w:author="Valeria Tapia" w:id="666" w:date="2026-10-04T18:50:00Z">
            <w:rPr>
              <w:rFonts w:ascii="Open Sans Light" w:cs="Open Sans Light" w:eastAsia="Open Sans Light" w:hAnsi="Open Sans Light"/>
              <w:b w:val="0"/>
              <w:bCs w:val="0"/>
              <w:i w:val="0"/>
              <w:iCs w:val="0"/>
              <w:smallCaps w:val="0"/>
              <w:strike w:val="1"/>
              <w:color w:val="000000"/>
              <w:sz w:val="24"/>
              <w:szCs w:val="24"/>
              <w:u w:val="none"/>
              <w:shd w:fill="auto" w:val="clear"/>
              <w:vertAlign w:val="baseline"/>
            </w:rPr>
          </w:rPrChange>
        </w:rPr>
        <w:t xml:space="preserve">para este fin debe establecer redundancia y balanceo de carga</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66" w:date="2026-10-04T18:5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a efectos de asegurar la continuidad y escalabilidad del servicio.</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del w:author="Valeria Tapia" w:id="667" w:date="2026-10-04T20:29:00Z"/>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666" w:date="2026-10-04T18:5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del w:author="Valeria Tapia" w:id="667" w:date="2026-10-04T20:29:00Z">
        <w:r w:rsidDel="00000000" w:rsidR="00000000" w:rsidRPr="00000000">
          <w:rPr>
            <w:rtl w:val="0"/>
          </w:rPr>
        </w:r>
      </w:del>
    </w:p>
    <w:p w:rsidR="00000000" w:rsidDel="00000000" w:rsidP="00000000" w:rsidRDefault="00000000" w:rsidRPr="00000000" w14:paraId="0000022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ns w:author="Valeria Tapia" w:id="671" w:date="2026-09-24T11:54:00Z"/>
          <w:smallCaps w:val="0"/>
          <w:strike w:val="0"/>
          <w:color w:val="ff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66" w:date="2026-10-04T18:5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Los mecanismos de interoperabilidad entre las EPEs y la VUCE deberán cumplir los lineamientos establecidos por la AN a través </w:t>
      </w:r>
      <w:r w:rsidDel="00000000" w:rsidR="00000000" w:rsidRPr="00000000">
        <w:rPr>
          <w:color w:val="ff0000"/>
          <w:rtl w:val="0"/>
          <w:rPrChange w:author="Valeria Tapia" w:id="666" w:date="2026-10-04T18:50:00Z">
            <w:rPr>
              <w:color w:val="ff0000"/>
            </w:rPr>
          </w:rPrChange>
        </w:rPr>
        <w:t xml:space="preserve">de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66" w:date="2026-10-04T18:50: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la Guía de Aplicación General – Servicios WEB publicada en el Portal de la VUCE</w:t>
      </w:r>
      <w:ins w:author="Valeria Tapia" w:id="668" w:date="2026-10-04T19:03: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yellow"/>
            <w:u w:val="none"/>
            <w:vertAlign w:val="baseline"/>
            <w:rtl w:val="0"/>
            <w:rPrChange w:author="Valeria Tapia " w:id="669" w:date="2026-10-04T23:35: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este no es el modelo de negocio de la VUCE</w:t>
        </w:r>
      </w:ins>
      <w:del w:author="Valeria Tapia" w:id="668" w:date="2026-10-04T19:03: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670"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w:delText>
        </w:r>
      </w:del>
      <w:ins w:author="Valeria Tapia" w:id="671" w:date="2026-09-24T11:54:00Z">
        <w:r w:rsidDel="00000000" w:rsidR="00000000" w:rsidRPr="00000000">
          <w:rPr>
            <w:rtl w:val="0"/>
          </w:rPr>
        </w:r>
      </w:ins>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ns w:author="Valeria Tapia" w:id="671" w:date="2026-09-24T11:54:00Z"/>
          <w:rFonts w:ascii="Liberation Serif" w:cs="Liberation Serif" w:eastAsia="Liberation Serif" w:hAnsi="Liberation Serif"/>
          <w:b w:val="0"/>
          <w:bCs w:val="0"/>
          <w:i w:val="0"/>
          <w:iCs w:val="0"/>
          <w:smallCaps w:val="0"/>
          <w:strike w:val="0"/>
          <w:color w:val="000000"/>
          <w:sz w:val="24"/>
          <w:szCs w:val="24"/>
          <w:u w:val="none"/>
          <w:shd w:fill="auto" w:val="clear"/>
          <w:vertAlign w:val="baseline"/>
          <w:rPrChange w:author="Valeria Tapia" w:id="672" w:date="2026-09-24T11:54:00Z">
            <w:rPr>
              <w:smallCaps w:val="0"/>
              <w:strike w:val="0"/>
              <w:color w:val="ff0000"/>
              <w:sz w:val="24"/>
              <w:szCs w:val="24"/>
              <w:u w:val="none"/>
              <w:shd w:fill="auto" w:val="clear"/>
              <w:vertAlign w:val="baseline"/>
            </w:rPr>
          </w:rPrChange>
        </w:rPr>
        <w:pPrChange w:author="Valeria Tapia" w:id="0" w:date="2026-09-24T11:54:00Z">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pPr>
        </w:pPrChange>
      </w:pPr>
      <w:ins w:author="Valeria Tapia" w:id="671" w:date="2026-09-24T11:54:00Z">
        <w:r w:rsidDel="00000000" w:rsidR="00000000" w:rsidRPr="00000000">
          <w:rPr>
            <w:rtl w:val="0"/>
          </w:rPr>
        </w:r>
      </w:ins>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Liberation Serif" w:cs="Liberation Serif" w:eastAsia="Liberation Serif" w:hAnsi="Liberation Serif"/>
          <w:b w:val="0"/>
          <w:bCs w:val="0"/>
          <w:i w:val="0"/>
          <w:iCs w:val="0"/>
          <w:smallCaps w:val="0"/>
          <w:strike w:val="0"/>
          <w:color w:val="ff0000"/>
          <w:sz w:val="24"/>
          <w:szCs w:val="24"/>
          <w:u w:val="none"/>
          <w:shd w:fill="auto" w:val="clear"/>
          <w:vertAlign w:val="baseline"/>
          <w:rPrChange w:author="Valeria Tapia" w:id="678" w:date="2026-09-24T11:54:00Z">
            <w:rPr>
              <w:smallCaps w:val="0"/>
              <w:strike w:val="0"/>
              <w:color w:val="000000"/>
              <w:sz w:val="24"/>
              <w:szCs w:val="24"/>
              <w:u w:val="none"/>
              <w:shd w:fill="auto" w:val="clear"/>
              <w:vertAlign w:val="baseline"/>
            </w:rPr>
          </w:rPrChange>
        </w:rPr>
        <w:pPrChange w:author="Valeria Tapia" w:id="0" w:date="2026-09-24T11:54:00Z">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pPr>
        </w:pPrChange>
      </w:pPr>
      <w:ins w:author="Valeria Tapia" w:id="671" w:date="2026-09-24T11:54: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673" w:date="2026-10-04T23:35: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La interoperabilidad de la EPE con la VUCE, no exime a esta última de constituirse en el único punto de acceso del Usuario VUCE. La EPE </w:t>
        </w:r>
        <w:del w:author="Valeria Tapia" w:id="674" w:date="2026-10-04T19:20: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673" w:date="2026-10-04T23:35: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delText xml:space="preserve">podrá</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673" w:date="2026-10-04T23:35: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deberá procesar el trámite en su propio sistema conforme a sus compe</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673" w:date="2026-10-04T23:35:00Z">
              <w:rPr>
                <w:rFonts w:ascii="Open Sans Light" w:cs="Open Sans Light" w:eastAsia="Open Sans Light" w:hAnsi="Open Sans Light"/>
                <w:b w:val="0"/>
                <w:bCs w:val="0"/>
                <w:i w:val="0"/>
                <w:iCs w:val="0"/>
                <w:smallCaps w:val="0"/>
                <w:strike w:val="0"/>
                <w:color w:val="ff0000"/>
                <w:sz w:val="24"/>
                <w:szCs w:val="24"/>
                <w:highlight w:val="yellow"/>
                <w:u w:val="none"/>
                <w:vertAlign w:val="baseline"/>
              </w:rPr>
            </w:rPrChange>
          </w:rPr>
          <w:t xml:space="preserve">t</w:t>
        </w:r>
        <w:del w:author="Valeria Tapia" w:id="675" w:date="2026-10-04T19:18: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673" w:date="2026-10-04T23:35:00Z">
                <w:rPr>
                  <w:rFonts w:ascii="Open Sans Light" w:cs="Open Sans Light" w:eastAsia="Open Sans Light" w:hAnsi="Open Sans Light"/>
                  <w:b w:val="0"/>
                  <w:bCs w:val="0"/>
                  <w:i w:val="0"/>
                  <w:iCs w:val="0"/>
                  <w:smallCaps w:val="0"/>
                  <w:strike w:val="0"/>
                  <w:color w:val="ff0000"/>
                  <w:sz w:val="24"/>
                  <w:szCs w:val="24"/>
                  <w:highlight w:val="yellow"/>
                  <w:u w:val="none"/>
                  <w:vertAlign w:val="baseline"/>
                </w:rPr>
              </w:rPrChange>
            </w:rPr>
            <w:tab/>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 w:id="673" w:date="2026-10-04T23:35: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encias, pero la captura de la solicitud, la comunicación de su estado y la entrega del documento final al Usuario VUCE se realizarán exclusivamente a través de la VUCE</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yellow"/>
            <w:u w:val="none"/>
            <w:vertAlign w:val="baseline"/>
            <w:rtl w:val="0"/>
            <w:rPrChange w:author="Valeria Tapia " w:id="676" w:date="2026-10-04T23:35: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Esto no debería ponerse como los lineamientos del modelo de negocio VUCE</w:t>
        </w:r>
      </w:ins>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76"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677"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tl w:val="0"/>
        </w:rPr>
      </w:r>
    </w:p>
    <w:p w:rsidR="00000000" w:rsidDel="00000000" w:rsidP="00000000" w:rsidRDefault="00000000" w:rsidRPr="00000000" w14:paraId="0000022A">
      <w:pPr>
        <w:pStyle w:val="Heading5"/>
        <w:numPr>
          <w:ilvl w:val="0"/>
          <w:numId w:val="45"/>
        </w:numPr>
        <w:ind w:left="0" w:firstLine="0"/>
        <w:rPr>
          <w:ins w:author="Valeria Tapia " w:id="679" w:date="2026-10-05T01:13:00Z"/>
          <w:rPrChange w:author="Valeria Tapia " w:id="682" w:date="2026-10-05T01:14:00Z">
            <w:rPr>
              <w:highlight w:val="cyan"/>
            </w:rPr>
          </w:rPrChange>
        </w:rPr>
        <w:pPrChange w:author="Valeria Tapia " w:id="0" w:date="2026-10-05T01:14:00Z">
          <w:pPr/>
        </w:pPrChange>
      </w:pPr>
      <w:ins w:author="Valeria Tapia " w:id="679" w:date="2026-10-05T01:13:00Z">
        <w:r w:rsidDel="00000000" w:rsidR="00000000" w:rsidRPr="00000000">
          <w:rPr>
            <w:b w:val="1"/>
            <w:bCs w:val="1"/>
            <w:color w:val="ff0000"/>
            <w:highlight w:val="cyan"/>
            <w:rtl w:val="0"/>
            <w:rPrChange w:author="Valeria Tapia " w:id="680" w:date="2026-10-05T01:14:00Z">
              <w:rPr>
                <w:b w:val="1"/>
                <w:bCs w:val="1"/>
                <w:color w:val="ff0000"/>
              </w:rPr>
            </w:rPrChange>
          </w:rPr>
          <w:t xml:space="preserve">(MODELO DE NEGOCIO DE LA VUCE). </w:t>
        </w:r>
        <w:r w:rsidDel="00000000" w:rsidR="00000000" w:rsidRPr="00000000">
          <w:rPr>
            <w:highlight w:val="cyan"/>
            <w:rtl w:val="0"/>
          </w:rPr>
          <w:t xml:space="preserve">I. El </w:t>
        </w:r>
        <w:r w:rsidDel="00000000" w:rsidR="00000000" w:rsidRPr="00000000">
          <w:rPr>
            <w:highlight w:val="cyan"/>
            <w:rtl w:val="0"/>
            <w:rPrChange w:author="Valeria Tapia " w:id="681" w:date="2026-10-05T01:22:00Z">
              <w:rPr/>
            </w:rPrChange>
          </w:rPr>
          <w:t xml:space="preserve">modelo de operación y prestación de servicios de la VUCE se sustenta en los principios de simplificación, interoperabilidad, estandarización, trazabilidad, transparencia, seguridad, disponibilidad, continuidad y orientación al usuario</w:t>
        </w:r>
        <w:r w:rsidDel="00000000" w:rsidR="00000000" w:rsidRPr="00000000">
          <w:rPr>
            <w:highlight w:val="cyan"/>
            <w:rtl w:val="0"/>
            <w:rPrChange w:author="Valeria Tapia " w:id="681" w:date="2026-10-05T01:22:00Z">
              <w:rPr>
                <w:highlight w:val="yellow"/>
              </w:rPr>
            </w:rPrChange>
          </w:rPr>
          <w:t xml:space="preserve">.</w:t>
        </w:r>
        <w:r w:rsidDel="00000000" w:rsidR="00000000" w:rsidRPr="00000000">
          <w:rPr>
            <w:rtl w:val="0"/>
          </w:rPr>
        </w:r>
      </w:ins>
    </w:p>
    <w:p w:rsidR="00000000" w:rsidDel="00000000" w:rsidP="00000000" w:rsidRDefault="00000000" w:rsidRPr="00000000" w14:paraId="0000022B">
      <w:pPr>
        <w:spacing w:after="280" w:before="280" w:lineRule="auto"/>
        <w:rPr>
          <w:ins w:author="Valeria Tapia " w:id="679" w:date="2026-10-05T01:13:00Z"/>
          <w:highlight w:val="cyan"/>
          <w:rPrChange w:author="Valeria Tapia " w:id="684" w:date="2026-10-05T02:12:00Z">
            <w:rPr>
              <w:rFonts w:ascii="Times New Roman" w:cs="Times New Roman" w:eastAsia="Times New Roman" w:hAnsi="Times New Roman"/>
            </w:rPr>
          </w:rPrChange>
        </w:rPr>
        <w:pPrChange w:author="Valeria Tapia " w:id="0" w:date="2026-10-05T02:12:00Z">
          <w:pPr>
            <w:spacing w:after="280" w:before="280" w:lineRule="auto"/>
            <w:jc w:val="left"/>
          </w:pPr>
        </w:pPrChange>
      </w:pPr>
      <w:ins w:author="Valeria Tapia " w:id="679" w:date="2026-10-05T01:13:00Z">
        <w:r w:rsidDel="00000000" w:rsidR="00000000" w:rsidRPr="00000000">
          <w:rPr>
            <w:highlight w:val="cyan"/>
            <w:rtl w:val="0"/>
            <w:rPrChange w:author="Valeria Tapia " w:id="683" w:date="2026-10-05T02:12:00Z">
              <w:rPr>
                <w:rFonts w:ascii="Times New Roman" w:cs="Times New Roman" w:eastAsia="Times New Roman" w:hAnsi="Times New Roman"/>
              </w:rPr>
            </w:rPrChange>
          </w:rPr>
          <w:t xml:space="preserve">II. La EPE mantendrá la administración de los sistemas institucionales y de la información sustantiva correspondiente a los trámites y servicios de su competencia, conforme a la normativa vigente.</w:t>
        </w:r>
      </w:ins>
    </w:p>
    <w:p w:rsidR="00000000" w:rsidDel="00000000" w:rsidP="00000000" w:rsidRDefault="00000000" w:rsidRPr="00000000" w14:paraId="0000022C">
      <w:pPr>
        <w:spacing w:after="280" w:before="280" w:lineRule="auto"/>
        <w:rPr>
          <w:ins w:author="Valeria Tapia " w:id="679" w:date="2026-10-05T01:13:00Z"/>
          <w:highlight w:val="cyan"/>
          <w:rPrChange w:author="Valeria Tapia " w:id="686" w:date="2026-10-05T02:12:00Z">
            <w:rPr>
              <w:rFonts w:ascii="Times New Roman" w:cs="Times New Roman" w:eastAsia="Times New Roman" w:hAnsi="Times New Roman"/>
            </w:rPr>
          </w:rPrChange>
        </w:rPr>
        <w:pPrChange w:author="Valeria Tapia " w:id="0" w:date="2026-10-05T02:12:00Z">
          <w:pPr>
            <w:spacing w:after="280" w:before="280" w:lineRule="auto"/>
            <w:jc w:val="left"/>
          </w:pPr>
        </w:pPrChange>
      </w:pPr>
      <w:ins w:author="Valeria Tapia " w:id="679" w:date="2026-10-05T01:13:00Z">
        <w:r w:rsidDel="00000000" w:rsidR="00000000" w:rsidRPr="00000000">
          <w:rPr>
            <w:highlight w:val="cyan"/>
            <w:rtl w:val="0"/>
            <w:rPrChange w:author="Valeria Tapia " w:id="683" w:date="2026-10-05T02:12:00Z">
              <w:rPr>
                <w:rFonts w:ascii="Times New Roman" w:cs="Times New Roman" w:eastAsia="Times New Roman" w:hAnsi="Times New Roman"/>
              </w:rPr>
            </w:rPrChange>
          </w:rPr>
          <w:t xml:space="preserve">II</w:t>
        </w:r>
        <w:r w:rsidDel="00000000" w:rsidR="00000000" w:rsidRPr="00000000">
          <w:rPr>
            <w:highlight w:val="cyan"/>
            <w:rtl w:val="0"/>
          </w:rPr>
          <w:t xml:space="preserve">I</w:t>
        </w:r>
        <w:r w:rsidDel="00000000" w:rsidR="00000000" w:rsidRPr="00000000">
          <w:rPr>
            <w:highlight w:val="cyan"/>
            <w:rtl w:val="0"/>
            <w:rPrChange w:author="Valeria Tapia " w:id="685" w:date="2026-10-05T02:12:00Z">
              <w:rPr>
                <w:rFonts w:ascii="Times New Roman" w:cs="Times New Roman" w:eastAsia="Times New Roman" w:hAnsi="Times New Roman"/>
              </w:rPr>
            </w:rPrChange>
          </w:rPr>
          <w:t xml:space="preserve">. La VUCE constituirá el punto de acceso, presentación, comunicación y seguimiento para el Usuario VUCE, permitiendo el intercambio de información y documentos con los sistemas de las Entidades Públicas Emisoras mediante mecanismos de interoperabilidad.</w:t>
        </w:r>
      </w:ins>
    </w:p>
    <w:p w:rsidR="00000000" w:rsidDel="00000000" w:rsidP="00000000" w:rsidRDefault="00000000" w:rsidRPr="00000000" w14:paraId="0000022D">
      <w:pPr>
        <w:spacing w:after="280" w:before="280" w:lineRule="auto"/>
        <w:rPr>
          <w:ins w:author="Valeria Tapia " w:id="679" w:date="2026-10-05T01:13:00Z"/>
          <w:highlight w:val="cyan"/>
          <w:rPrChange w:author="Valeria Tapia " w:id="688" w:date="2026-10-05T02:12:00Z">
            <w:rPr>
              <w:rFonts w:ascii="Times New Roman" w:cs="Times New Roman" w:eastAsia="Times New Roman" w:hAnsi="Times New Roman"/>
            </w:rPr>
          </w:rPrChange>
        </w:rPr>
        <w:pPrChange w:author="Valeria Tapia " w:id="0" w:date="2026-10-05T02:12:00Z">
          <w:pPr>
            <w:spacing w:after="280" w:before="280" w:lineRule="auto"/>
            <w:jc w:val="left"/>
          </w:pPr>
        </w:pPrChange>
      </w:pPr>
      <w:ins w:author="Valeria Tapia " w:id="679" w:date="2026-10-05T01:13:00Z">
        <w:r w:rsidDel="00000000" w:rsidR="00000000" w:rsidRPr="00000000">
          <w:rPr>
            <w:highlight w:val="cyan"/>
            <w:rtl w:val="0"/>
          </w:rPr>
          <w:t xml:space="preserve">IV</w:t>
        </w:r>
        <w:r w:rsidDel="00000000" w:rsidR="00000000" w:rsidRPr="00000000">
          <w:rPr>
            <w:highlight w:val="cyan"/>
            <w:rtl w:val="0"/>
            <w:rPrChange w:author="Valeria Tapia " w:id="687" w:date="2026-10-05T02:12:00Z">
              <w:rPr>
                <w:rFonts w:ascii="Times New Roman" w:cs="Times New Roman" w:eastAsia="Times New Roman" w:hAnsi="Times New Roman"/>
              </w:rPr>
            </w:rPrChange>
          </w:rPr>
          <w:t xml:space="preserve">. La interoperabilidad no implicará la transferencia de las competencias de la Entidad Pública Emisora ni la sustitución de sus sistemas institucionales, salvo las funcionalidades que sean expresamente incorporadas a la VUCE conforme al modelo operativo establecido.</w:t>
        </w:r>
      </w:ins>
    </w:p>
    <w:p w:rsidR="00000000" w:rsidDel="00000000" w:rsidP="00000000" w:rsidRDefault="00000000" w:rsidRPr="00000000" w14:paraId="0000022E">
      <w:pPr>
        <w:rPr>
          <w:ins w:author="Valeria Tapia " w:id="692" w:date="2026-10-05T01:14:00Z"/>
          <w:highlight w:val="yellow"/>
        </w:rPr>
      </w:pPr>
      <w:ins w:author="Valeria Tapia " w:id="679" w:date="2026-10-05T01:13:00Z">
        <w:r w:rsidDel="00000000" w:rsidR="00000000" w:rsidRPr="00000000">
          <w:rPr>
            <w:highlight w:val="cyan"/>
            <w:rtl w:val="0"/>
          </w:rPr>
          <w:t xml:space="preserve">V. </w:t>
        </w:r>
        <w:r w:rsidDel="00000000" w:rsidR="00000000" w:rsidRPr="00000000">
          <w:rPr>
            <w:highlight w:val="cyan"/>
            <w:rtl w:val="0"/>
            <w:rPrChange w:author="Valeria Tapia " w:id="689" w:date="2026-10-05T01:14:00Z">
              <w:rPr>
                <w:highlight w:val="yellow"/>
              </w:rPr>
            </w:rPrChange>
          </w:rPr>
          <w:t xml:space="preserve">Las EPEs establecerán los requisitos sustantivos, técnicos y administrativos propios de los trámites cuya emisión sea de su competencia, los cuales deberán adecuarse al modelo operativo y tecnológico de la VUCE.</w:t>
        </w:r>
        <w:r w:rsidDel="00000000" w:rsidR="00000000" w:rsidRPr="00000000">
          <w:rPr>
            <w:highlight w:val="cyan"/>
            <w:rtl w:val="0"/>
          </w:rPr>
          <w:t xml:space="preserve"> </w:t>
        </w:r>
        <w:r w:rsidDel="00000000" w:rsidR="00000000" w:rsidRPr="00000000">
          <w:rPr>
            <w:highlight w:val="yellow"/>
            <w:rtl w:val="0"/>
            <w:rPrChange w:author="Valeria Tapia " w:id="690" w:date="2026-10-05T01:15:00Z">
              <w:rPr>
                <w:highlight w:val="cyan"/>
              </w:rPr>
            </w:rPrChange>
          </w:rPr>
          <w:t xml:space="preserve">debería desglosarse a mayor detalle el modelo de negocio de la VUCE</w:t>
        </w:r>
      </w:ins>
      <w:ins w:author="Valeria Tapia" w:id="691" w:date="2026-10-05T08:44:00Z">
        <w:r w:rsidDel="00000000" w:rsidR="00000000" w:rsidRPr="00000000">
          <w:rPr>
            <w:highlight w:val="yellow"/>
            <w:rtl w:val="0"/>
          </w:rPr>
          <w:t xml:space="preserve">.</w:t>
        </w:r>
      </w:ins>
      <w:ins w:author="Valeria Tapia " w:id="692" w:date="2026-10-05T01:14:00Z">
        <w:r w:rsidDel="00000000" w:rsidR="00000000" w:rsidRPr="00000000">
          <w:rPr>
            <w:rtl w:val="0"/>
          </w:rPr>
        </w:r>
      </w:ins>
    </w:p>
    <w:p w:rsidR="00000000" w:rsidDel="00000000" w:rsidP="00000000" w:rsidRDefault="00000000" w:rsidRPr="00000000" w14:paraId="0000022F">
      <w:pPr>
        <w:pStyle w:val="Heading5"/>
        <w:tabs>
          <w:tab w:val="left" w:leader="none" w:pos="1701"/>
        </w:tabs>
        <w:rPr>
          <w:ins w:author="Valeria Tapia " w:id="694" w:date="2026-10-05T01:13:00Z"/>
          <w:rPrChange w:author="Valeria Tapia " w:id="696" w:date="2026-10-05T01:13:00Z">
            <w:rPr>
              <w:color w:val="ff0000"/>
            </w:rPr>
          </w:rPrChange>
        </w:rPr>
        <w:pPrChange w:author="Valeria Tapia " w:id="0" w:date="2026-10-05T01:13:00Z">
          <w:pPr>
            <w:pStyle w:val="Heading5"/>
            <w:numPr>
              <w:ilvl w:val="0"/>
              <w:numId w:val="45"/>
            </w:numPr>
            <w:tabs>
              <w:tab w:val="left" w:leader="none" w:pos="1701"/>
            </w:tabs>
            <w:ind w:left="6067" w:hanging="1813.9999999999998"/>
          </w:pPr>
        </w:pPrChange>
      </w:pPr>
      <w:r w:rsidDel="00000000" w:rsidR="00000000" w:rsidRPr="00000000">
        <w:rPr>
          <w:b w:val="1"/>
          <w:bCs w:val="1"/>
          <w:color w:val="ff0000"/>
          <w:rtl w:val="0"/>
          <w:rPrChange w:author="Valeria Tapia" w:id="693" w:date="2026-09-18T17:14:00Z">
            <w:rPr>
              <w:b w:val="1"/>
              <w:bCs w:val="1"/>
            </w:rPr>
          </w:rPrChange>
        </w:rPr>
        <w:t xml:space="preserve"> </w:t>
      </w:r>
      <w:ins w:author="Valeria Tapia " w:id="694" w:date="2026-10-05T01:13:00Z">
        <w:r w:rsidDel="00000000" w:rsidR="00000000" w:rsidRPr="00000000">
          <w:rPr>
            <w:rtl w:val="0"/>
          </w:rPr>
        </w:r>
      </w:ins>
    </w:p>
    <w:p w:rsidR="00000000" w:rsidDel="00000000" w:rsidP="00000000" w:rsidRDefault="00000000" w:rsidRPr="00000000" w14:paraId="00000230">
      <w:pPr>
        <w:pStyle w:val="Heading5"/>
        <w:numPr>
          <w:ilvl w:val="0"/>
          <w:numId w:val="45"/>
        </w:numPr>
        <w:tabs>
          <w:tab w:val="left" w:leader="none" w:pos="1701"/>
        </w:tabs>
        <w:ind w:left="0" w:firstLine="0"/>
        <w:rPr/>
      </w:pPr>
      <w:r w:rsidDel="00000000" w:rsidR="00000000" w:rsidRPr="00000000">
        <w:rPr>
          <w:b w:val="1"/>
          <w:bCs w:val="1"/>
          <w:color w:val="ff0000"/>
          <w:rtl w:val="0"/>
          <w:rPrChange w:author="Valeria Tapia" w:id="697" w:date="2026-09-18T17:14:00Z">
            <w:rPr>
              <w:b w:val="1"/>
              <w:bCs w:val="1"/>
            </w:rPr>
          </w:rPrChange>
        </w:rPr>
        <w:t xml:space="preserve">(ENTIDADES SIN SISTEMA PARA LA EMISIÓN DE TRÁMITES APCO).</w:t>
      </w:r>
      <w:r w:rsidDel="00000000" w:rsidR="00000000" w:rsidRPr="00000000">
        <w:rPr>
          <w:color w:val="ff0000"/>
          <w:rtl w:val="0"/>
          <w:rPrChange w:author="Valeria Tapia" w:id="697" w:date="2026-09-18T17:14:00Z">
            <w:rPr/>
          </w:rPrChange>
        </w:rPr>
        <w:t xml:space="preserve"> La AN proporcionará </w:t>
      </w:r>
      <w:ins w:author="Valeria Tapia" w:id="698" w:date="2026-09-18T17:49:00Z">
        <w:r w:rsidDel="00000000" w:rsidR="00000000" w:rsidRPr="00000000">
          <w:rPr>
            <w:color w:val="ff0000"/>
            <w:rtl w:val="0"/>
          </w:rPr>
          <w:t xml:space="preserve">a las EPEs que no cuenten con un sistema informático, </w:t>
        </w:r>
      </w:ins>
      <w:r w:rsidDel="00000000" w:rsidR="00000000" w:rsidRPr="00000000">
        <w:rPr>
          <w:color w:val="ff0000"/>
          <w:rtl w:val="0"/>
          <w:rPrChange w:author="Valeria Tapia" w:id="699" w:date="2026-09-18T17:14:00Z">
            <w:rPr/>
          </w:rPrChange>
        </w:rPr>
        <w:t xml:space="preserve">el Módulo Informático Estándar que interoperará con la VUCE</w:t>
      </w:r>
      <w:ins w:author="Valeria Tapia" w:id="700" w:date="2026-09-18T17:49:00Z">
        <w:r w:rsidDel="00000000" w:rsidR="00000000" w:rsidRPr="00000000">
          <w:rPr>
            <w:color w:val="ff0000"/>
            <w:rtl w:val="0"/>
          </w:rPr>
          <w:t xml:space="preserve">,</w:t>
        </w:r>
      </w:ins>
      <w:del w:author="Valeria Tapia" w:id="700" w:date="2026-09-18T17:49:00Z">
        <w:r w:rsidDel="00000000" w:rsidR="00000000" w:rsidRPr="00000000">
          <w:rPr>
            <w:color w:val="ff0000"/>
            <w:rtl w:val="0"/>
            <w:rPrChange w:author="Valeria Tapia" w:id="701" w:date="2026-09-18T17:14:00Z">
              <w:rPr/>
            </w:rPrChange>
          </w:rPr>
          <w:delText xml:space="preserve"> y las EPEs que no cuenten con un sistema informático para la emisión de documentos requeridos,</w:delText>
        </w:r>
      </w:del>
      <w:r w:rsidDel="00000000" w:rsidR="00000000" w:rsidRPr="00000000">
        <w:rPr>
          <w:color w:val="ff0000"/>
          <w:rtl w:val="0"/>
          <w:rPrChange w:author="Valeria Tapia" w:id="701" w:date="2026-09-18T17:14:00Z">
            <w:rPr/>
          </w:rPrChange>
        </w:rPr>
        <w:t xml:space="preserve"> previo cumplimiento de lo siguiente</w:t>
      </w:r>
      <w:ins w:author="Valeria Tapia" w:id="702" w:date="2026-10-05T08:44:00Z">
        <w:r w:rsidDel="00000000" w:rsidR="00000000" w:rsidRPr="00000000">
          <w:rPr>
            <w:color w:val="ff0000"/>
            <w:rtl w:val="0"/>
          </w:rPr>
          <w:t xml:space="preserve"> </w:t>
        </w:r>
      </w:ins>
      <w:r w:rsidDel="00000000" w:rsidR="00000000" w:rsidRPr="00000000">
        <w:rPr>
          <w:color w:val="ff0000"/>
          <w:rtl w:val="0"/>
          <w:rPrChange w:author="Valeria Tapia" w:id="703" w:date="2026-09-18T17:14:00Z">
            <w:rPr/>
          </w:rPrChange>
        </w:rPr>
        <w:t xml:space="preserve">:</w:t>
      </w:r>
      <w:ins w:author="Valeria Tapia" w:id="704" w:date="2026-10-05T08:44:00Z">
        <w:r w:rsidDel="00000000" w:rsidR="00000000" w:rsidRPr="00000000">
          <w:rPr>
            <w:color w:val="ff0000"/>
            <w:rtl w:val="0"/>
          </w:rPr>
          <w:t xml:space="preserve"> </w:t>
        </w:r>
      </w:ins>
      <w:r w:rsidDel="00000000" w:rsidR="00000000" w:rsidRPr="00000000">
        <w:rPr>
          <w:color w:val="ff0000"/>
          <w:rtl w:val="0"/>
          <w:rPrChange w:author="Valeria Tapia" w:id="705" w:date="2026-09-18T17:14:00Z">
            <w:rPr/>
          </w:rPrChange>
        </w:rPr>
        <w:t xml:space="preserve"> </w:t>
      </w:r>
      <w:ins w:author="Valeria Tapia" w:id="706" w:date="2026-10-05T08:44:00Z">
        <w:r w:rsidDel="00000000" w:rsidR="00000000" w:rsidRPr="00000000">
          <w:rPr>
            <w:color w:val="ff0000"/>
            <w:highlight w:val="yellow"/>
            <w:rtl w:val="0"/>
            <w:rPrChange w:author="Valeria Tapia" w:id="707" w:date="2026-10-05T08:45:00Z">
              <w:rPr>
                <w:color w:val="ff0000"/>
              </w:rPr>
            </w:rPrChange>
          </w:rPr>
          <w:t xml:space="preserve">debería definirse el tratamiento específico para este artículo.</w:t>
        </w:r>
      </w:ins>
      <w:r w:rsidDel="00000000" w:rsidR="00000000" w:rsidRPr="00000000">
        <w:rPr>
          <w:rtl w:val="0"/>
        </w:rPr>
      </w:r>
    </w:p>
    <w:p w:rsidR="00000000" w:rsidDel="00000000" w:rsidP="00000000" w:rsidRDefault="00000000" w:rsidRPr="00000000" w14:paraId="00000231">
      <w:pPr>
        <w:rPr>
          <w:color w:val="ff0000"/>
          <w:rPrChange w:author="Valeria Tapia" w:id="709" w:date="2026-09-18T17:14:00Z">
            <w:rPr/>
          </w:rPrChang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709"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Las EPEs deberán: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709"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del w:author="Valeria Tapia" w:id="710" w:date="2026-09-18T17:50: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del w:author="Valeria Tapia" w:id="710" w:date="2026-09-18T17:50: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709"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Presentar el Informe técnico de justificación, remitido por su Máxima Autoridad Ejecutiva, que explique los motivos por los que la entidad no cuenta con procesos sistematizados en la emisión de documentos, el cual será evaluado y aprobado mediante Informe por la AN.</w:delText>
        </w:r>
      </w:del>
    </w:p>
    <w:p w:rsidR="00000000" w:rsidDel="00000000" w:rsidP="00000000" w:rsidRDefault="00000000" w:rsidRPr="00000000" w14:paraId="0000023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709"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Solicitar la implementación del Módulo Informático Estándar desarrollado por la AN mediante nota emitida por su Máxima Autoridad Ejecutiva.</w:t>
      </w:r>
    </w:p>
    <w:p w:rsidR="00000000" w:rsidDel="00000000" w:rsidP="00000000" w:rsidRDefault="00000000" w:rsidRPr="00000000" w14:paraId="0000023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del w:author="Valeria Tapia" w:id="711" w:date="2026-09-18T16:48: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del w:author="Valeria Tapia" w:id="711" w:date="2026-09-18T16:48: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709"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Contar con sistema informático e infraestructura de manera obligatoria en un periodo máximo de dos (2) años computables a partir de su implementación en la VUCE y asumir plenamente su operación y mantenimiento. </w:delText>
        </w:r>
      </w:del>
    </w:p>
    <w:p w:rsidR="00000000" w:rsidDel="00000000" w:rsidP="00000000" w:rsidRDefault="00000000" w:rsidRPr="00000000" w14:paraId="0000023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709"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Gestionar los trámites administrativos para acceder a la pasarela de pagos y aprobador de documentos con AGETIC, u otros dentro los plazos establecidos en el Cronograma de Implementación Gradual de la VUCE</w:t>
      </w:r>
      <w:ins w:author="Valeria Tapia" w:id="712" w:date="2026-09-18T17:53: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t xml:space="preserve"> y Plan de Trabajo</w:t>
        </w:r>
      </w:ins>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713"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713"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713"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La AN deberá:</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713" w:date="2026-09-18T17: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ins w:author="Valeria Tapia" w:id="714" w:date="2026-09-24T11:58:00Z"/>
          <w:del w:author="Valeria Tapia " w:id="715" w:date="2026-10-05T02:13:00Z"/>
          <w:rFonts w:ascii="Open Sans Light" w:cs="Open Sans Light" w:eastAsia="Open Sans Light" w:hAnsi="Open Sans Light"/>
          <w:b w:val="0"/>
          <w:bCs w:val="0"/>
          <w:i w:val="0"/>
          <w:iCs w:val="0"/>
          <w:smallCaps w:val="0"/>
          <w:strike w:val="0"/>
          <w:color w:val="ff0000"/>
          <w:sz w:val="24"/>
          <w:szCs w:val="24"/>
          <w:u w:val="none"/>
          <w:shd w:fill="auto" w:val="clear"/>
          <w:vertAlign w:val="baseline"/>
        </w:rPr>
      </w:pPr>
      <w:r w:rsidDel="00000000" w:rsidR="00000000" w:rsidRPr="00000000">
        <w:rPr>
          <w:color w:val="ff0000"/>
          <w:highlight w:val="green"/>
          <w:rtl w:val="0"/>
        </w:rPr>
        <w:t xml:space="preserve">Administrar y alojar en su infraestructura el módulo estándar por un periodo EA de dos (2) años computables a partir de la implementación del trámite APCO A) en la VUCE, al cual puede ser ampliado cada dos años a solicitud de la entidad previo informe técnico de justificación remitido por su MAE. </w:t>
      </w:r>
      <w:ins w:author="Valeria Tapia" w:id="714" w:date="2026-09-24T11:58:00Z">
        <w:del w:author="Valeria Tapia " w:id="715" w:date="2026-10-05T02:13:00Z">
          <w:r w:rsidDel="00000000" w:rsidR="00000000" w:rsidRPr="00000000">
            <w:rPr>
              <w:rtl w:val="0"/>
            </w:rPr>
          </w:r>
        </w:del>
      </w:ins>
    </w:p>
    <w:p w:rsidR="00000000" w:rsidDel="00000000" w:rsidP="00000000" w:rsidRDefault="00000000" w:rsidRPr="00000000" w14:paraId="0000023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ins w:author="Valeria Tapia" w:id="714" w:date="2026-09-24T11:58:00Z"/>
          <w:del w:author="Valeria Tapia " w:id="715" w:date="2026-10-05T02:13: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w:id="714" w:date="2026-09-24T11:58:00Z">
        <w:del w:author="Valeria Tapia " w:id="715" w:date="2026-10-05T02:13:00Z">
          <w:r w:rsidDel="00000000" w:rsidR="00000000" w:rsidRPr="00000000">
            <w:rPr>
              <w:rtl w:val="0"/>
            </w:rPr>
          </w:r>
        </w:del>
      </w:ins>
    </w:p>
    <w:p w:rsidR="00000000" w:rsidDel="00000000" w:rsidP="00000000" w:rsidRDefault="00000000" w:rsidRPr="00000000" w14:paraId="0000023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ins w:author="Valeria Tapia " w:id="719" w:date="2026-10-05T02:14:00Z"/>
          <w:rFonts w:ascii="Open Sans Light" w:cs="Open Sans Light" w:eastAsia="Open Sans Light" w:hAnsi="Open Sans Light"/>
          <w:b w:val="0"/>
          <w:bCs w:val="0"/>
          <w:i w:val="0"/>
          <w:iCs w:val="0"/>
          <w:smallCaps w:val="0"/>
          <w:strike w:val="0"/>
          <w:color w:val="000000"/>
          <w:sz w:val="24"/>
          <w:szCs w:val="24"/>
          <w:highlight w:val="green"/>
          <w:u w:val="none"/>
          <w:vertAlign w:val="baseline"/>
          <w:rPrChange w:author="Valeria Tapia " w:id="721" w:date="2026-10-05T02:14:00Z">
            <w:rPr>
              <w:rFonts w:ascii="Open Sans Light" w:cs="Open Sans Light" w:eastAsia="Open Sans Light" w:hAnsi="Open Sans Light"/>
              <w:b w:val="0"/>
              <w:bCs w:val="0"/>
              <w:i w:val="0"/>
              <w:iCs w:val="0"/>
              <w:smallCaps w:val="0"/>
              <w:strike w:val="0"/>
              <w:color w:val="000000"/>
              <w:sz w:val="24"/>
              <w:szCs w:val="24"/>
              <w:highlight w:val="yellow"/>
              <w:u w:val="none"/>
              <w:vertAlign w:val="baseline"/>
            </w:rPr>
          </w:rPrChange>
        </w:rPr>
        <w:pPrChange w:author="Valeria Tapia " w:id="0" w:date="2026-10-05T02:14:00Z">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pPr>
        </w:pPrChange>
      </w:pPr>
      <w:ins w:author="Valeria Tapia" w:id="714" w:date="2026-09-24T11:58:00Z">
        <w:del w:author="Valeria Tapia " w:id="715" w:date="2026-10-05T02:13: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18" w:date="2026-10-05T02:16: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delText xml:space="preserve">II. La AN administrará y alojará la infraestructura tecnológica del Módulo Informático Estándar y del Expediente Electrónico VUCE,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18" w:date="2026-10-05T02:16: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t xml:space="preserve">de acuerdo con las políticas institucionales de seguridad, conservación, respaldo, disponibilidad y continuidad del servicio.</w:t>
        </w:r>
      </w:ins>
      <w:ins w:author="Valeria Tapia " w:id="719" w:date="2026-10-05T02:14:00Z">
        <w:r w:rsidDel="00000000" w:rsidR="00000000" w:rsidRPr="00000000">
          <w:rPr>
            <w:rtl w:val="0"/>
          </w:rPr>
        </w:r>
      </w:ins>
    </w:p>
    <w:p w:rsidR="00000000" w:rsidDel="00000000" w:rsidP="00000000" w:rsidRDefault="00000000" w:rsidRPr="00000000" w14:paraId="0000023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rPr>
          <w:ins w:author="Valeria Tapia " w:id="722" w:date="2026-10-05T02:14:00Z"/>
          <w:rFonts w:ascii="Open Sans Light" w:cs="Open Sans Light" w:eastAsia="Open Sans Light" w:hAnsi="Open Sans Light"/>
          <w:b w:val="0"/>
          <w:bCs w:val="0"/>
          <w:i w:val="0"/>
          <w:iCs w:val="0"/>
          <w:smallCaps w:val="0"/>
          <w:strike w:val="0"/>
          <w:color w:val="000000"/>
          <w:sz w:val="24"/>
          <w:szCs w:val="24"/>
          <w:highlight w:val="green"/>
          <w:u w:val="none"/>
          <w:vertAlign w:val="baseline"/>
          <w:rPrChange w:author="Valeria Tapia " w:id="725" w:date="2026-10-05T02:14: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Change w:author="Valeria Tapia " w:id="0" w:date="2026-10-05T02:14:00Z">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pPr>
        </w:pPrChange>
      </w:pPr>
      <w:ins w:author="Valeria Tapia " w:id="722" w:date="2026-10-05T02:14: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 w:id="723" w:date="2026-10-05T02:16:00Z">
              <w:rPr>
                <w:rFonts w:ascii="Open Sans Light" w:cs="Open Sans Light" w:eastAsia="Open Sans Light" w:hAnsi="Open Sans Light"/>
                <w:b w:val="0"/>
                <w:bCs w:val="0"/>
                <w:i w:val="0"/>
                <w:iCs w:val="0"/>
                <w:smallCaps w:val="0"/>
                <w:strike w:val="0"/>
                <w:color w:val="000000"/>
                <w:sz w:val="24"/>
                <w:szCs w:val="24"/>
                <w:highlight w:val="yellow"/>
                <w:u w:val="none"/>
                <w:vertAlign w:val="baseline"/>
              </w:rPr>
            </w:rPrChange>
          </w:rPr>
          <w:t xml:space="preserve">La EPE contará con acceso a la información que corresponda al ejercicio de sus competencias y podrá mantener registros institucionales propios.</w:t>
        </w:r>
        <w:r w:rsidDel="00000000" w:rsidR="00000000" w:rsidRPr="00000000">
          <w:rPr>
            <w:rtl w:val="0"/>
          </w:rPr>
        </w:r>
      </w:ins>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ins w:author="Valeria Tapia" w:id="726" w:date="2026-09-24T11:59:00Z"/>
          <w:rFonts w:ascii="Open Sans Light" w:cs="Open Sans Light" w:eastAsia="Open Sans Light" w:hAnsi="Open Sans Light"/>
          <w:b w:val="0"/>
          <w:bCs w:val="0"/>
          <w:i w:val="0"/>
          <w:iCs w:val="0"/>
          <w:smallCaps w:val="0"/>
          <w:strike w:val="0"/>
          <w:color w:val="000000"/>
          <w:sz w:val="24"/>
          <w:szCs w:val="24"/>
          <w:u w:val="none"/>
          <w:shd w:fill="auto" w:val="clear"/>
          <w:vertAlign w:val="baseline"/>
          <w:rPrChange w:author="Valeria Tapia " w:id="728" w:date="2026-10-05T02:14:00Z">
            <w:rPr>
              <w:color w:val="ff0000"/>
            </w:rPr>
          </w:rPrChange>
        </w:rPr>
        <w:pPrChange w:author="Valeria Tapia " w:id="0" w:date="2026-10-05T02:14:00Z">
          <w:pPr/>
        </w:pPrChange>
      </w:pPr>
      <w:ins w:author="Valeria Tapia" w:id="726" w:date="2026-09-24T11:59:00Z">
        <w:r w:rsidDel="00000000" w:rsidR="00000000" w:rsidRPr="00000000">
          <w:rPr>
            <w:rtl w:val="0"/>
          </w:rPr>
        </w:r>
      </w:ins>
    </w:p>
    <w:p w:rsidR="00000000" w:rsidDel="00000000" w:rsidP="00000000" w:rsidRDefault="00000000" w:rsidRPr="00000000" w14:paraId="00000240">
      <w:pPr>
        <w:rPr>
          <w:ins w:author="Valeria Tapia" w:id="726" w:date="2026-09-24T11:59:00Z"/>
          <w:del w:author="Valeria Tapia " w:id="729" w:date="2026-10-05T02:15:00Z"/>
          <w:color w:val="ff0000"/>
          <w:highlight w:val="yellow"/>
          <w:rPrChange w:author="Valeria Tapia" w:id="730" w:date="2026-09-24T11:59:00Z">
            <w:rPr>
              <w:color w:val="ff0000"/>
            </w:rPr>
          </w:rPrChange>
        </w:rPr>
      </w:pPr>
      <w:ins w:author="Valeria Tapia" w:id="726" w:date="2026-09-24T11:59:00Z">
        <w:del w:author="Valeria Tapia " w:id="729" w:date="2026-10-05T02:15:00Z">
          <w:r w:rsidDel="00000000" w:rsidR="00000000" w:rsidRPr="00000000">
            <w:rPr>
              <w:color w:val="ff0000"/>
              <w:highlight w:val="yellow"/>
              <w:rtl w:val="0"/>
              <w:rPrChange w:author="Valeria Tapia" w:id="730" w:date="2026-09-24T11:59:00Z">
                <w:rPr>
                  <w:color w:val="ff0000"/>
                </w:rPr>
              </w:rPrChange>
            </w:rPr>
            <w:delText xml:space="preserve">La información generada o registrada mediante el Módulo Informático Estándar formará parte del Expediente Electrónico VUCE correspondiente.</w:delText>
          </w:r>
        </w:del>
      </w:ins>
    </w:p>
    <w:p w:rsidR="00000000" w:rsidDel="00000000" w:rsidP="00000000" w:rsidRDefault="00000000" w:rsidRPr="00000000" w14:paraId="00000241">
      <w:pPr>
        <w:rPr>
          <w:del w:author="Valeria Tapia " w:id="722" w:date="2026-10-05T02:14:00Z"/>
          <w:rPrChange w:author="Valeria Tapia " w:id="732" w:date="2026-10-05T02:1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Change w:author="Valeria Tapia " w:id="0" w:date="2026-10-05T02:15:00Z">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pPr>
        </w:pPrChange>
      </w:pPr>
      <w:ins w:author="Valeria Tapia" w:id="726" w:date="2026-09-24T11:59:00Z">
        <w:del w:author="Valeria Tapia " w:id="722" w:date="2026-10-05T02:14: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yellow"/>
              <w:u w:val="none"/>
              <w:vertAlign w:val="baseline"/>
              <w:rtl w:val="0"/>
              <w:rPrChange w:author="Valeria Tapia" w:id="730" w:date="2026-09-24T11:59:00Z">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
              </w:rPrChange>
            </w:rPr>
            <w:delText xml:space="preserve">La EPE contará con acceso a la información que corresponda al ejercicio de sus competencias y podrá mantener registros institucionales propios.</w:delText>
          </w:r>
        </w:del>
      </w:ins>
      <w:del w:author="Valeria Tapia " w:id="722" w:date="2026-10-05T02:14:00Z">
        <w:r w:rsidDel="00000000" w:rsidR="00000000" w:rsidRPr="00000000">
          <w:rPr>
            <w:rtl w:val="0"/>
          </w:rPr>
        </w:r>
      </w:del>
    </w:p>
    <w:p w:rsidR="00000000" w:rsidDel="00000000" w:rsidP="00000000" w:rsidRDefault="00000000" w:rsidRPr="00000000" w14:paraId="00000242">
      <w:pPr>
        <w:rPr>
          <w:del w:author="Valeria Tapia" w:id="733" w:date="2026-09-18T17:54:00Z"/>
          <w:rPrChange w:author="Valeria Tapia " w:id="734" w:date="2026-10-05T02:1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Change w:author="Valeria Tapia " w:id="0" w:date="2026-10-05T02:15:00Z">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1134" w:right="0" w:hanging="283"/>
            <w:jc w:val="both"/>
          </w:pPr>
        </w:pPrChange>
      </w:pPr>
      <w:del w:author="Valeria Tapia" w:id="733" w:date="2026-09-18T17:54: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731" w:date="2026-09-24T11: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Compartir a las EPEs la información almacenada del módulo estándar culminado el plazo de dos (2) años.</w:delText>
        </w:r>
      </w:del>
    </w:p>
    <w:p w:rsidR="00000000" w:rsidDel="00000000" w:rsidP="00000000" w:rsidRDefault="00000000" w:rsidRPr="00000000" w14:paraId="00000243">
      <w:pPr>
        <w:rPr>
          <w:del w:author="Valeria Tapia " w:id="735" w:date="2026-10-05T02:15:00Z"/>
          <w:rPrChange w:author="Valeria Tapia " w:id="736" w:date="2026-10-05T02:1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Change w:author="Valeria Tapia " w:id="0" w:date="2026-10-05T02:15:00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pPr>
        </w:pPrChange>
      </w:pPr>
      <w:del w:author="Valeria Tapia " w:id="735" w:date="2026-10-05T02:15:00Z">
        <w:r w:rsidDel="00000000" w:rsidR="00000000" w:rsidRPr="00000000">
          <w:rPr>
            <w:rtl w:val="0"/>
          </w:rPr>
        </w:r>
      </w:del>
    </w:p>
    <w:p w:rsidR="00000000" w:rsidDel="00000000" w:rsidP="00000000" w:rsidRDefault="00000000" w:rsidRPr="00000000" w14:paraId="00000244">
      <w:pPr>
        <w:pStyle w:val="Heading5"/>
        <w:numPr>
          <w:ilvl w:val="0"/>
          <w:numId w:val="45"/>
        </w:numPr>
        <w:tabs>
          <w:tab w:val="left" w:leader="none" w:pos="1701"/>
        </w:tabs>
        <w:ind w:left="0" w:firstLine="0"/>
        <w:rPr/>
      </w:pPr>
      <w:r w:rsidDel="00000000" w:rsidR="00000000" w:rsidRPr="00000000">
        <w:rPr>
          <w:b w:val="1"/>
          <w:bCs w:val="1"/>
          <w:color w:val="ff0000"/>
          <w:rtl w:val="0"/>
          <w:rPrChange w:author="Valeria Tapia" w:id="731" w:date="2026-09-24T11:59:00Z">
            <w:rPr>
              <w:b w:val="1"/>
              <w:bCs w:val="1"/>
            </w:rPr>
          </w:rPrChange>
        </w:rPr>
        <w:t xml:space="preserve"> (INTEROPERABILIDAD DE LA VUCE). </w:t>
      </w:r>
      <w:r w:rsidDel="00000000" w:rsidR="00000000" w:rsidRPr="00000000">
        <w:rPr>
          <w:color w:val="ff0000"/>
          <w:u w:val="single"/>
          <w:rtl w:val="0"/>
          <w:rPrChange w:author="Valeria Tapia" w:id="731" w:date="2026-09-24T11:59:00Z">
            <w:rPr>
              <w:u w:val="single"/>
            </w:rPr>
          </w:rPrChange>
        </w:rPr>
        <w:t xml:space="preserve">I. La VUCE a través de la interoperabilidad con las EPEs transmitirá la información necesaria de los trámites APCO. </w:t>
      </w:r>
    </w:p>
    <w:p w:rsidR="00000000" w:rsidDel="00000000" w:rsidP="00000000" w:rsidRDefault="00000000" w:rsidRPr="00000000" w14:paraId="00000245">
      <w:pPr>
        <w:rPr>
          <w:color w:val="ff0000"/>
          <w:u w:val="single"/>
          <w:rPrChange w:author="Valeria Tapia" w:id="731" w:date="2026-09-24T11:59:00Z">
            <w:rPr>
              <w:u w:val="single"/>
            </w:rPr>
          </w:rPrChange>
        </w:rPr>
      </w:pPr>
      <w:r w:rsidDel="00000000" w:rsidR="00000000" w:rsidRPr="00000000">
        <w:rPr>
          <w:rtl w:val="0"/>
        </w:rPr>
      </w:r>
    </w:p>
    <w:p w:rsidR="00000000" w:rsidDel="00000000" w:rsidP="00000000" w:rsidRDefault="00000000" w:rsidRPr="00000000" w14:paraId="00000246">
      <w:pPr>
        <w:rPr>
          <w:color w:val="ff0000"/>
          <w:u w:val="single"/>
          <w:rPrChange w:author="Valeria Tapia" w:id="731" w:date="2026-09-24T11:59:00Z">
            <w:rPr>
              <w:u w:val="single"/>
            </w:rPr>
          </w:rPrChange>
        </w:rPr>
      </w:pPr>
      <w:r w:rsidDel="00000000" w:rsidR="00000000" w:rsidRPr="00000000">
        <w:rPr>
          <w:color w:val="ff0000"/>
          <w:u w:val="single"/>
          <w:rtl w:val="0"/>
          <w:rPrChange w:author="Valeria Tapia" w:id="731" w:date="2026-09-24T11:59:00Z">
            <w:rPr>
              <w:u w:val="single"/>
            </w:rPr>
          </w:rPrChange>
        </w:rPr>
        <w:t xml:space="preserve">II.</w:t>
      </w:r>
      <w:r w:rsidDel="00000000" w:rsidR="00000000" w:rsidRPr="00000000">
        <w:rPr>
          <w:b w:val="1"/>
          <w:bCs w:val="1"/>
          <w:color w:val="ff0000"/>
          <w:u w:val="single"/>
          <w:rtl w:val="0"/>
          <w:rPrChange w:author="Valeria Tapia" w:id="731" w:date="2026-09-24T11:59:00Z">
            <w:rPr>
              <w:b w:val="1"/>
              <w:bCs w:val="1"/>
              <w:u w:val="single"/>
            </w:rPr>
          </w:rPrChange>
        </w:rPr>
        <w:t xml:space="preserve"> </w:t>
      </w:r>
      <w:r w:rsidDel="00000000" w:rsidR="00000000" w:rsidRPr="00000000">
        <w:rPr>
          <w:color w:val="ff0000"/>
          <w:u w:val="single"/>
          <w:rtl w:val="0"/>
          <w:rPrChange w:author="Valeria Tapia" w:id="731" w:date="2026-09-24T11:59:00Z">
            <w:rPr>
              <w:u w:val="single"/>
            </w:rPr>
          </w:rPrChange>
        </w:rPr>
        <w:t xml:space="preserve">La VUCE será interoperable únicamente para el procesamiento de documentos relacionados con operaciones de comercio exterior con el SUMA; asimismo, ambos sistemas se notificar</w:t>
      </w:r>
      <w:ins w:author="Valeria Tapia" w:id="737" w:date="2026-10-04T19:16:00Z">
        <w:r w:rsidDel="00000000" w:rsidR="00000000" w:rsidRPr="00000000">
          <w:rPr>
            <w:color w:val="ff0000"/>
            <w:u w:val="single"/>
            <w:rtl w:val="0"/>
            <w:rPrChange w:author="Valeria Tapia" w:id="731" w:date="2026-09-24T11:59:00Z">
              <w:rPr>
                <w:u w:val="single"/>
              </w:rPr>
            </w:rPrChange>
          </w:rPr>
          <w:t xml:space="preserve">á</w:t>
        </w:r>
      </w:ins>
      <w:del w:author="Valeria Tapia" w:id="737" w:date="2026-10-04T19:16:00Z">
        <w:r w:rsidDel="00000000" w:rsidR="00000000" w:rsidRPr="00000000">
          <w:rPr>
            <w:color w:val="ff0000"/>
            <w:u w:val="single"/>
            <w:rtl w:val="0"/>
            <w:rPrChange w:author="Valeria Tapia" w:id="731" w:date="2026-09-24T11:59:00Z">
              <w:rPr>
                <w:u w:val="single"/>
              </w:rPr>
            </w:rPrChange>
          </w:rPr>
          <w:delText xml:space="preserve">a</w:delText>
        </w:r>
      </w:del>
      <w:r w:rsidDel="00000000" w:rsidR="00000000" w:rsidRPr="00000000">
        <w:rPr>
          <w:color w:val="ff0000"/>
          <w:u w:val="single"/>
          <w:rtl w:val="0"/>
          <w:rPrChange w:author="Valeria Tapia" w:id="731" w:date="2026-09-24T11:59:00Z">
            <w:rPr>
              <w:u w:val="single"/>
            </w:rPr>
          </w:rPrChange>
        </w:rPr>
        <w:t xml:space="preserve">n respecto a cualquier operación que modifique el estado de los trámites APCO.</w:t>
      </w:r>
    </w:p>
    <w:p w:rsidR="00000000" w:rsidDel="00000000" w:rsidP="00000000" w:rsidRDefault="00000000" w:rsidRPr="00000000" w14:paraId="00000247">
      <w:pPr>
        <w:rPr>
          <w:color w:val="ff0000"/>
          <w:rPrChange w:author="Valeria Tapia" w:id="740" w:date="2026-09-29T17:35:00Z">
            <w:rPr>
              <w:u w:val="single"/>
            </w:rPr>
          </w:rPrChange>
        </w:rPr>
        <w:pPrChange w:author="Valeria Tapia" w:id="0" w:date="2026-09-29T17:35:00Z">
          <w:pPr/>
        </w:pPrChange>
      </w:pPr>
      <w:ins w:author="Valeria Tapia" w:id="738" w:date="2026-09-29T17:35:00Z">
        <w:r w:rsidDel="00000000" w:rsidR="00000000" w:rsidRPr="00000000">
          <w:rPr>
            <w:color w:val="ff0000"/>
            <w:u w:val="single"/>
            <w:rtl w:val="0"/>
          </w:rPr>
          <w:tab/>
        </w:r>
      </w:ins>
      <w:r w:rsidDel="00000000" w:rsidR="00000000" w:rsidRPr="00000000">
        <w:rPr>
          <w:rtl w:val="0"/>
        </w:rPr>
      </w:r>
    </w:p>
    <w:p w:rsidR="00000000" w:rsidDel="00000000" w:rsidP="00000000" w:rsidRDefault="00000000" w:rsidRPr="00000000" w14:paraId="00000248">
      <w:pPr>
        <w:rPr>
          <w:ins w:author="Valeria Tapia" w:id="746" w:date="2026-09-24T11:59:00Z"/>
          <w:color w:val="ff0000"/>
          <w:u w:val="single"/>
        </w:rPr>
      </w:pPr>
      <w:r w:rsidDel="00000000" w:rsidR="00000000" w:rsidRPr="00000000">
        <w:rPr>
          <w:color w:val="ff0000"/>
          <w:u w:val="single"/>
          <w:rtl w:val="0"/>
          <w:rPrChange w:author="Valeria Tapia" w:id="739" w:date="2026-10-04T19:16:00Z">
            <w:rPr>
              <w:u w:val="single"/>
            </w:rPr>
          </w:rPrChange>
        </w:rPr>
        <w:t xml:space="preserve">III. La Interoperabilidad con las VUCEs de otros países, se realizará a través de acuerdos o mecanismos de integración, que consideren el reconocimiento mutuo de firmas, privacidad y seguridad de los datos, abarcando los aspectos tecnológicos, lineamientos estratégicos y normativos, la adopción de estándares y buenas prácticas internacionales para la cooperación entre las partes y la facilitación del comercio</w:t>
      </w:r>
      <w:ins w:author="Valeria Tapia" w:id="741" w:date="2026-10-04T19:12:00Z">
        <w:r w:rsidDel="00000000" w:rsidR="00000000" w:rsidRPr="00000000">
          <w:rPr>
            <w:color w:val="ff0000"/>
            <w:u w:val="single"/>
            <w:rtl w:val="0"/>
            <w:rPrChange w:author="Valeria Tapia" w:id="742" w:date="2026-10-04T19:16:00Z">
              <w:rPr>
                <w:color w:val="ff0000"/>
                <w:highlight w:val="cyan"/>
                <w:u w:val="single"/>
              </w:rPr>
            </w:rPrChange>
          </w:rPr>
          <w:t xml:space="preserve">.</w:t>
        </w:r>
      </w:ins>
      <w:del w:author="Valeria Tapia" w:id="741" w:date="2026-10-04T19:12:00Z">
        <w:r w:rsidDel="00000000" w:rsidR="00000000" w:rsidRPr="00000000">
          <w:rPr>
            <w:color w:val="ff0000"/>
            <w:u w:val="single"/>
            <w:rtl w:val="0"/>
            <w:rPrChange w:author="Valeria Tapia" w:id="743" w:date="2026-10-04T19:16:00Z">
              <w:rPr>
                <w:u w:val="single"/>
              </w:rPr>
            </w:rPrChange>
          </w:rPr>
          <w:delText xml:space="preserve">.</w:delText>
        </w:r>
      </w:del>
      <w:ins w:author="Valeria Tapia" w:id="744" w:date="2026-09-29T17:36:00Z">
        <w:del w:author="Valeria Tapia" w:id="741" w:date="2026-10-04T19:12:00Z">
          <w:r w:rsidDel="00000000" w:rsidR="00000000" w:rsidRPr="00000000">
            <w:rPr>
              <w:color w:val="ff0000"/>
              <w:u w:val="single"/>
              <w:rtl w:val="0"/>
            </w:rPr>
            <w:delText xml:space="preserve"> OJO MARCELO ZAMB</w:delText>
          </w:r>
        </w:del>
      </w:ins>
      <w:r w:rsidDel="00000000" w:rsidR="00000000" w:rsidRPr="00000000">
        <w:rPr>
          <w:color w:val="ff0000"/>
          <w:u w:val="single"/>
          <w:rtl w:val="0"/>
          <w:rPrChange w:author="Valeria Tapia" w:id="745" w:date="2026-10-04T19:16:00Z">
            <w:rPr>
              <w:u w:val="single"/>
            </w:rPr>
          </w:rPrChange>
        </w:rPr>
        <w:t xml:space="preserve"> </w:t>
      </w:r>
      <w:ins w:author="Valeria Tapia" w:id="746" w:date="2026-09-24T11:59:00Z">
        <w:r w:rsidDel="00000000" w:rsidR="00000000" w:rsidRPr="00000000">
          <w:rPr>
            <w:rtl w:val="0"/>
          </w:rPr>
        </w:r>
      </w:ins>
    </w:p>
    <w:p w:rsidR="00000000" w:rsidDel="00000000" w:rsidP="00000000" w:rsidRDefault="00000000" w:rsidRPr="00000000" w14:paraId="00000249">
      <w:pPr>
        <w:rPr>
          <w:ins w:author="Valeria Tapia" w:id="746" w:date="2026-09-24T11:59:00Z"/>
          <w:color w:val="ff0000"/>
          <w:u w:val="single"/>
        </w:rPr>
      </w:pPr>
      <w:ins w:author="Valeria Tapia" w:id="746" w:date="2026-09-24T11:59:00Z">
        <w:r w:rsidDel="00000000" w:rsidR="00000000" w:rsidRPr="00000000">
          <w:rPr>
            <w:rtl w:val="0"/>
          </w:rPr>
        </w:r>
      </w:ins>
    </w:p>
    <w:p w:rsidR="00000000" w:rsidDel="00000000" w:rsidP="00000000" w:rsidRDefault="00000000" w:rsidRPr="00000000" w14:paraId="0000024A">
      <w:pPr>
        <w:rPr/>
      </w:pPr>
      <w:ins w:author="Valeria Tapia" w:id="746" w:date="2026-09-24T11:59:00Z">
        <w:r w:rsidDel="00000000" w:rsidR="00000000" w:rsidRPr="00000000">
          <w:rPr>
            <w:color w:val="ff0000"/>
            <w:u w:val="single"/>
            <w:rtl w:val="0"/>
          </w:rPr>
          <w:t xml:space="preserve">V. </w:t>
        </w:r>
        <w:r w:rsidDel="00000000" w:rsidR="00000000" w:rsidRPr="00000000">
          <w:rPr>
            <w:color w:val="ff0000"/>
            <w:highlight w:val="cyan"/>
            <w:u w:val="single"/>
            <w:rtl w:val="0"/>
            <w:rPrChange w:author="Valeria Tapia " w:id="747" w:date="2026-10-04T23:40:00Z">
              <w:rPr>
                <w:u w:val="single"/>
              </w:rPr>
            </w:rPrChange>
          </w:rPr>
          <w:t xml:space="preserve">La VUCE almacenará y conservará la información necesaria para garantizar la trazabilidad, consulta y continuidad del Expediente Electrónico, aun cuando la información sustantiva y/o los datos que conforman el trámite se encuentren gestionados o sean generados en el sistema propio de la EPE. En caso de indisponibilidad de dicho sistema, la VUCE deberá garantizar al Usuario VUCE la disponibilidad de la información y documentación que corresponda, conforme a los mecanismos de interoperabilidad, respaldo y contingencia establecidos</w:t>
        </w:r>
        <w:r w:rsidDel="00000000" w:rsidR="00000000" w:rsidRPr="00000000">
          <w:rPr>
            <w:color w:val="ff0000"/>
            <w:highlight w:val="cyan"/>
            <w:rtl w:val="0"/>
            <w:rPrChange w:author="Valeria Tapia " w:id="747" w:date="2026-10-04T23:40:00Z">
              <w:rPr/>
            </w:rPrChange>
          </w:rPr>
          <w:t xml:space="preserve">.</w:t>
        </w:r>
      </w:ins>
      <w:r w:rsidDel="00000000" w:rsidR="00000000" w:rsidRPr="00000000">
        <w:rPr>
          <w:rtl w:val="0"/>
        </w:rPr>
      </w:r>
    </w:p>
    <w:p w:rsidR="00000000" w:rsidDel="00000000" w:rsidP="00000000" w:rsidRDefault="00000000" w:rsidRPr="00000000" w14:paraId="0000024B">
      <w:pPr>
        <w:rPr>
          <w:color w:val="ff0000"/>
          <w:highlight w:val="cyan"/>
        </w:rPr>
      </w:pPr>
      <w:r w:rsidDel="00000000" w:rsidR="00000000" w:rsidRPr="00000000">
        <w:rPr>
          <w:rtl w:val="0"/>
        </w:rPr>
      </w:r>
    </w:p>
    <w:p w:rsidR="00000000" w:rsidDel="00000000" w:rsidP="00000000" w:rsidRDefault="00000000" w:rsidRPr="00000000" w14:paraId="0000024C">
      <w:pPr>
        <w:rPr>
          <w:color w:val="ff0000"/>
          <w:shd w:fill="ff9900" w:val="clear"/>
        </w:rPr>
      </w:pPr>
      <w:r w:rsidDel="00000000" w:rsidR="00000000" w:rsidRPr="00000000">
        <w:rPr>
          <w:color w:val="ff0000"/>
          <w:shd w:fill="ff9900" w:val="clear"/>
          <w:rtl w:val="0"/>
        </w:rPr>
        <w:t xml:space="preserve">I. La VUCE, mediante mecanismos de interoperabilidad con las EPEs, realizará el intercambio seguro de información, datos, documentos, estados, observaciones, resultados y demás elementos necesarios para la gestión de los trámites APCO incorporados a la VUCE, garantizando su integridad, inmutabilidad y trazabilidad, de conformidad con la normativa vigente aplicable.</w:t>
      </w:r>
    </w:p>
    <w:p w:rsidR="00000000" w:rsidDel="00000000" w:rsidP="00000000" w:rsidRDefault="00000000" w:rsidRPr="00000000" w14:paraId="0000024D">
      <w:pPr>
        <w:rPr>
          <w:color w:val="ff0000"/>
          <w:shd w:fill="ff9900" w:val="clear"/>
        </w:rPr>
      </w:pPr>
      <w:r w:rsidDel="00000000" w:rsidR="00000000" w:rsidRPr="00000000">
        <w:rPr>
          <w:rtl w:val="0"/>
        </w:rPr>
      </w:r>
    </w:p>
    <w:p w:rsidR="00000000" w:rsidDel="00000000" w:rsidP="00000000" w:rsidRDefault="00000000" w:rsidRPr="00000000" w14:paraId="0000024E">
      <w:pPr>
        <w:rPr>
          <w:color w:val="ff0000"/>
          <w:shd w:fill="ff9900" w:val="clear"/>
        </w:rPr>
      </w:pPr>
      <w:r w:rsidDel="00000000" w:rsidR="00000000" w:rsidRPr="00000000">
        <w:rPr>
          <w:color w:val="ff0000"/>
          <w:shd w:fill="ff9900" w:val="clear"/>
          <w:rtl w:val="0"/>
        </w:rPr>
        <w:t xml:space="preserve">II. La VUCE será interoperable con el SUMA para el intercambio de información y procesamiento de documentos relacionados con operaciones de comercio exterior. Asimismo, ambos sistemas intercambiarán las notificaciones correspondientes respecto de las operaciones que modifiquen el estado de los trámites APCO.</w:t>
      </w:r>
    </w:p>
    <w:p w:rsidR="00000000" w:rsidDel="00000000" w:rsidP="00000000" w:rsidRDefault="00000000" w:rsidRPr="00000000" w14:paraId="0000024F">
      <w:pPr>
        <w:rPr>
          <w:color w:val="ff0000"/>
          <w:shd w:fill="ff9900" w:val="clear"/>
        </w:rPr>
      </w:pPr>
      <w:r w:rsidDel="00000000" w:rsidR="00000000" w:rsidRPr="00000000">
        <w:rPr>
          <w:rtl w:val="0"/>
        </w:rPr>
      </w:r>
    </w:p>
    <w:p w:rsidR="00000000" w:rsidDel="00000000" w:rsidP="00000000" w:rsidRDefault="00000000" w:rsidRPr="00000000" w14:paraId="00000250">
      <w:pPr>
        <w:rPr>
          <w:color w:val="ff0000"/>
          <w:shd w:fill="ff9900" w:val="clear"/>
        </w:rPr>
      </w:pPr>
      <w:r w:rsidDel="00000000" w:rsidR="00000000" w:rsidRPr="00000000">
        <w:rPr>
          <w:color w:val="ff0000"/>
          <w:shd w:fill="ff9900" w:val="clear"/>
          <w:rtl w:val="0"/>
        </w:rPr>
        <w:t xml:space="preserve">III. La interoperabilidad con las VUCEs de otros países se realizará mediante acuerdos o mecanismos de integración que contemplen, según corresponda, el reconocimiento mutuo de firmas, la privacidad y seguridad de los datos, los aspectos tecnológicos, lineamientos estratégicos y normativos, así como la adopción de estándares y buenas prácticas internacionales orientadas a la cooperación entre las partes y la facilitación del comercio.</w:t>
      </w:r>
    </w:p>
    <w:p w:rsidR="00000000" w:rsidDel="00000000" w:rsidP="00000000" w:rsidRDefault="00000000" w:rsidRPr="00000000" w14:paraId="00000251">
      <w:pPr>
        <w:rPr>
          <w:color w:val="ff0000"/>
          <w:shd w:fill="ff9900" w:val="clear"/>
        </w:rPr>
      </w:pPr>
      <w:r w:rsidDel="00000000" w:rsidR="00000000" w:rsidRPr="00000000">
        <w:rPr>
          <w:rtl w:val="0"/>
        </w:rPr>
      </w:r>
    </w:p>
    <w:p w:rsidR="00000000" w:rsidDel="00000000" w:rsidP="00000000" w:rsidRDefault="00000000" w:rsidRPr="00000000" w14:paraId="00000252">
      <w:pPr>
        <w:rPr>
          <w:color w:val="ff0000"/>
          <w:shd w:fill="ff9900" w:val="clear"/>
        </w:rPr>
      </w:pPr>
      <w:r w:rsidDel="00000000" w:rsidR="00000000" w:rsidRPr="00000000">
        <w:rPr>
          <w:color w:val="ff0000"/>
          <w:shd w:fill="ff9900" w:val="clear"/>
          <w:rtl w:val="0"/>
        </w:rPr>
        <w:t xml:space="preserve">IV. La información, datos y documentación que correspondan a las actuaciones realizadas durante la tramitación a través de la VUCE y que sean intercambiados mediante mecanismos de interoperabilidad formarán parte del Expediente Electrónico VUCE correspondiente, garantizando su integridad, inmutabilidad, trazabilidad, disponibilidad y consulta, de conformidad con la normativa vigente aplicable.</w:t>
      </w:r>
    </w:p>
    <w:p w:rsidR="00000000" w:rsidDel="00000000" w:rsidP="00000000" w:rsidRDefault="00000000" w:rsidRPr="00000000" w14:paraId="00000253">
      <w:pPr>
        <w:rPr>
          <w:color w:val="ff0000"/>
          <w:shd w:fill="ff9900" w:val="clear"/>
        </w:rPr>
      </w:pPr>
      <w:r w:rsidDel="00000000" w:rsidR="00000000" w:rsidRPr="00000000">
        <w:rPr>
          <w:rtl w:val="0"/>
        </w:rPr>
      </w:r>
    </w:p>
    <w:p w:rsidR="00000000" w:rsidDel="00000000" w:rsidP="00000000" w:rsidRDefault="00000000" w:rsidRPr="00000000" w14:paraId="00000254">
      <w:pPr>
        <w:rPr>
          <w:color w:val="ff0000"/>
          <w:shd w:fill="ff9900" w:val="clear"/>
          <w:rPrChange w:author="Valeria Tapia" w:id="748" w:date="2026-09-29T17:44:00Z">
            <w:rPr>
              <w:color w:val="ff0000"/>
              <w:shd w:fill="ff9900" w:val="clear"/>
            </w:rPr>
          </w:rPrChange>
        </w:rPr>
      </w:pPr>
      <w:r w:rsidDel="00000000" w:rsidR="00000000" w:rsidRPr="00000000">
        <w:rPr>
          <w:color w:val="ff0000"/>
          <w:shd w:fill="ff9900" w:val="clear"/>
          <w:rtl w:val="0"/>
        </w:rPr>
        <w:t xml:space="preserve">V. La VUCE registrará y conservará la información, datos, documentos y demás registros que se generen, presenten, intercambien o incorporen durante la tramitación realizada a través de la plataforma, aun cuando determinadas actuaciones, procesos o registros institucionales sean gestionados o generados en los sistemas propios de las EPEs, de conformidad con la normativa vigente aplicable.</w:t>
      </w:r>
      <w:r w:rsidDel="00000000" w:rsidR="00000000" w:rsidRPr="00000000">
        <w:rPr>
          <w:rtl w:val="0"/>
        </w:rPr>
      </w:r>
    </w:p>
    <w:p w:rsidR="00000000" w:rsidDel="00000000" w:rsidP="00000000" w:rsidRDefault="00000000" w:rsidRPr="00000000" w14:paraId="00000255">
      <w:pPr>
        <w:rPr>
          <w:color w:val="ff0000"/>
          <w:rPrChange w:author="Valeria Tapia" w:id="748" w:date="2026-09-29T17:44:00Z">
            <w:rPr/>
          </w:rPrChange>
        </w:rPr>
      </w:pPr>
      <w:r w:rsidDel="00000000" w:rsidR="00000000" w:rsidRPr="00000000">
        <w:rPr>
          <w:rtl w:val="0"/>
        </w:rPr>
      </w:r>
    </w:p>
    <w:p w:rsidR="00000000" w:rsidDel="00000000" w:rsidP="00000000" w:rsidRDefault="00000000" w:rsidRPr="00000000" w14:paraId="00000256">
      <w:pPr>
        <w:pStyle w:val="Heading5"/>
        <w:numPr>
          <w:ilvl w:val="0"/>
          <w:numId w:val="45"/>
        </w:numPr>
        <w:tabs>
          <w:tab w:val="left" w:leader="none" w:pos="1701"/>
        </w:tabs>
        <w:ind w:left="0" w:firstLine="0"/>
        <w:rPr/>
      </w:pPr>
      <w:r w:rsidDel="00000000" w:rsidR="00000000" w:rsidRPr="00000000">
        <w:rPr>
          <w:color w:val="ff0000"/>
          <w:rtl w:val="0"/>
          <w:rPrChange w:author="Valeria Tapia" w:id="748" w:date="2026-09-29T17:44:00Z">
            <w:rPr/>
          </w:rPrChange>
        </w:rPr>
        <w:t xml:space="preserve"> </w:t>
      </w:r>
      <w:r w:rsidDel="00000000" w:rsidR="00000000" w:rsidRPr="00000000">
        <w:rPr>
          <w:b w:val="1"/>
          <w:bCs w:val="1"/>
          <w:color w:val="ff0000"/>
          <w:rtl w:val="0"/>
          <w:rPrChange w:author="Valeria Tapia" w:id="748" w:date="2026-09-29T17:44:00Z">
            <w:rPr>
              <w:b w:val="1"/>
              <w:bCs w:val="1"/>
            </w:rPr>
          </w:rPrChange>
        </w:rPr>
        <w:t xml:space="preserve">(SEGURIDAD DE LA INFORMACIÓN).</w:t>
      </w:r>
      <w:r w:rsidDel="00000000" w:rsidR="00000000" w:rsidRPr="00000000">
        <w:rPr>
          <w:color w:val="ff0000"/>
          <w:rtl w:val="0"/>
          <w:rPrChange w:author="Valeria Tapia" w:id="748" w:date="2026-09-29T17:44:00Z">
            <w:rPr/>
          </w:rPrChange>
        </w:rPr>
        <w:t xml:space="preserve"> </w:t>
      </w:r>
      <w:ins w:author="Valeria Tapia " w:id="749" w:date="2026-10-04T23:42:00Z">
        <w:r w:rsidDel="00000000" w:rsidR="00000000" w:rsidRPr="00000000">
          <w:rPr>
            <w:color w:val="ff0000"/>
            <w:rtl w:val="0"/>
          </w:rPr>
          <w:t xml:space="preserve">I. </w:t>
        </w:r>
      </w:ins>
      <w:r w:rsidDel="00000000" w:rsidR="00000000" w:rsidRPr="00000000">
        <w:rPr>
          <w:color w:val="ff0000"/>
          <w:rtl w:val="0"/>
          <w:rPrChange w:author="Valeria Tapia" w:id="750" w:date="2026-09-18T17:14:00Z">
            <w:rPr/>
          </w:rPrChange>
        </w:rPr>
        <w:t xml:space="preserve">Las EPEs deberán cumplir con los Lineamientos para la Elaboración e Implementación de los Planes Institucionales de Seguridad de la Información </w:t>
      </w:r>
      <w:del w:author="Valeria Tapia" w:id="751" w:date="2026-10-04T20:16:00Z">
        <w:r w:rsidDel="00000000" w:rsidR="00000000" w:rsidRPr="00000000">
          <w:rPr>
            <w:color w:val="ff0000"/>
            <w:rtl w:val="0"/>
            <w:rPrChange w:author="Valeria Tapia" w:id="750" w:date="2026-09-18T17:14:00Z">
              <w:rPr/>
            </w:rPrChange>
          </w:rPr>
          <w:delText xml:space="preserve"> </w:delText>
        </w:r>
      </w:del>
      <w:r w:rsidDel="00000000" w:rsidR="00000000" w:rsidRPr="00000000">
        <w:rPr>
          <w:color w:val="ff0000"/>
          <w:rtl w:val="0"/>
          <w:rPrChange w:author="Valeria Tapia" w:id="750" w:date="2026-09-18T17:14:00Z">
            <w:rPr/>
          </w:rPrChange>
        </w:rPr>
        <w:t xml:space="preserve">de las Entidades del Sector Público emitidos por el Consejo para las Tecnologías de Información y Comunicación, aplicando mínimamente el control de accesos, seguridad de las comunicaciones, desarrollo, mantenimiento, adquisición de sistemas y plan de contingencias tecnológicas. </w:t>
      </w:r>
    </w:p>
    <w:p w:rsidR="00000000" w:rsidDel="00000000" w:rsidP="00000000" w:rsidRDefault="00000000" w:rsidRPr="00000000" w14:paraId="00000257">
      <w:pPr>
        <w:rPr>
          <w:ins w:author="Valeria Tapia " w:id="752" w:date="2026-10-04T23:41:00Z"/>
          <w:b w:val="1"/>
          <w:bCs w:val="1"/>
          <w:color w:val="ff0000"/>
        </w:rPr>
      </w:pPr>
      <w:ins w:author="Valeria Tapia " w:id="752" w:date="2026-10-04T23:41:00Z">
        <w:r w:rsidDel="00000000" w:rsidR="00000000" w:rsidRPr="00000000">
          <w:rPr>
            <w:rtl w:val="0"/>
          </w:rPr>
        </w:r>
      </w:ins>
    </w:p>
    <w:p w:rsidR="00000000" w:rsidDel="00000000" w:rsidP="00000000" w:rsidRDefault="00000000" w:rsidRPr="00000000" w14:paraId="00000258">
      <w:pPr>
        <w:rPr>
          <w:ins w:author="Valeria Tapia " w:id="759" w:date="2026-10-04T23:42:00Z"/>
          <w:color w:val="ff0000"/>
          <w:highlight w:val="cyan"/>
        </w:rPr>
      </w:pPr>
      <w:ins w:author="Valeria Tapia " w:id="752" w:date="2026-10-04T23:41:00Z">
        <w:r w:rsidDel="00000000" w:rsidR="00000000" w:rsidRPr="00000000">
          <w:rPr>
            <w:color w:val="ff0000"/>
            <w:highlight w:val="cyan"/>
            <w:rtl w:val="0"/>
            <w:rPrChange w:author="Valeria Tapia " w:id="753" w:date="2026-10-05T02:16:00Z">
              <w:rPr>
                <w:highlight w:val="yellow"/>
              </w:rPr>
            </w:rPrChange>
          </w:rPr>
          <w:t xml:space="preserve">II. </w:t>
        </w:r>
      </w:ins>
      <w:ins w:author="Valeria Tapia " w:id="754" w:date="2026-10-04T23:42:00Z">
        <w:r w:rsidDel="00000000" w:rsidR="00000000" w:rsidRPr="00000000">
          <w:rPr>
            <w:color w:val="ff0000"/>
            <w:highlight w:val="cyan"/>
            <w:rtl w:val="0"/>
            <w:rPrChange w:author="Valeria Tapia " w:id="753" w:date="2026-10-05T02:16:00Z">
              <w:rPr>
                <w:highlight w:val="yellow"/>
              </w:rPr>
            </w:rPrChange>
          </w:rPr>
          <w:t xml:space="preserve">La información administrada </w:t>
        </w:r>
      </w:ins>
      <w:ins w:author="Valeria Tapia " w:id="755" w:date="2026-10-04T23:42:00Z">
        <w:r w:rsidDel="00000000" w:rsidR="00000000" w:rsidRPr="00000000">
          <w:rPr>
            <w:color w:val="ff0000"/>
            <w:highlight w:val="cyan"/>
            <w:rtl w:val="0"/>
          </w:rPr>
          <w:t xml:space="preserve">y</w:t>
        </w:r>
      </w:ins>
      <w:ins w:author="Valeria Tapia " w:id="754" w:date="2026-10-04T23:42:00Z">
        <w:del w:author="Valeria Tapia " w:id="755" w:date="2026-10-04T23:42:00Z">
          <w:r w:rsidDel="00000000" w:rsidR="00000000" w:rsidRPr="00000000">
            <w:rPr>
              <w:color w:val="ff0000"/>
              <w:highlight w:val="cyan"/>
              <w:rtl w:val="0"/>
              <w:rPrChange w:author="Valeria Tapia " w:id="756" w:date="2026-10-04T23:42:00Z">
                <w:rPr>
                  <w:highlight w:val="yellow"/>
                </w:rPr>
              </w:rPrChange>
            </w:rPr>
            <w:delText xml:space="preserve">o</w:delText>
          </w:r>
        </w:del>
        <w:r w:rsidDel="00000000" w:rsidR="00000000" w:rsidRPr="00000000">
          <w:rPr>
            <w:color w:val="ff0000"/>
            <w:highlight w:val="cyan"/>
            <w:rtl w:val="0"/>
            <w:rPrChange w:author="Valeria Tapia " w:id="756" w:date="2026-10-04T23:42:00Z">
              <w:rPr>
                <w:highlight w:val="yellow"/>
              </w:rPr>
            </w:rPrChange>
          </w:rPr>
          <w:t xml:space="preserve"> almacenada por la VUCE será protegida mediante controles de seguridad, acceso, integridad, confidencialidad, disponibilidad, autenticidad y trazabilidad, conforme a la normativa aplicable</w:t>
        </w:r>
      </w:ins>
      <w:ins w:author="Valeria Tapia " w:id="757" w:date="2026-10-04T23:42:00Z">
        <w:r w:rsidDel="00000000" w:rsidR="00000000" w:rsidRPr="00000000">
          <w:rPr>
            <w:color w:val="ff0000"/>
            <w:highlight w:val="cyan"/>
            <w:rtl w:val="0"/>
          </w:rPr>
          <w:t xml:space="preserve"> de la AN</w:t>
        </w:r>
      </w:ins>
      <w:ins w:author="Valeria Tapia " w:id="754" w:date="2026-10-04T23:42:00Z">
        <w:r w:rsidDel="00000000" w:rsidR="00000000" w:rsidRPr="00000000">
          <w:rPr>
            <w:color w:val="ff0000"/>
            <w:highlight w:val="cyan"/>
            <w:rtl w:val="0"/>
            <w:rPrChange w:author="Valeria Tapia " w:id="758" w:date="2026-10-04T23:42:00Z">
              <w:rPr>
                <w:highlight w:val="yellow"/>
              </w:rPr>
            </w:rPrChange>
          </w:rPr>
          <w:t xml:space="preserve">.</w:t>
        </w:r>
      </w:ins>
      <w:ins w:author="Valeria Tapia " w:id="759" w:date="2026-10-04T23:42:00Z">
        <w:r w:rsidDel="00000000" w:rsidR="00000000" w:rsidRPr="00000000">
          <w:rPr>
            <w:rtl w:val="0"/>
          </w:rPr>
        </w:r>
      </w:ins>
    </w:p>
    <w:p w:rsidR="00000000" w:rsidDel="00000000" w:rsidP="00000000" w:rsidRDefault="00000000" w:rsidRPr="00000000" w14:paraId="00000259">
      <w:pPr>
        <w:rPr>
          <w:ins w:author="Valeria Tapia " w:id="754" w:date="2026-10-04T23:42:00Z"/>
          <w:color w:val="ff0000"/>
          <w:highlight w:val="cyan"/>
          <w:rPrChange w:author="Valeria Tapia " w:id="760" w:date="2026-10-04T23:42:00Z">
            <w:rPr>
              <w:highlight w:val="yellow"/>
            </w:rPr>
          </w:rPrChange>
        </w:rPr>
      </w:pPr>
      <w:ins w:author="Valeria Tapia " w:id="754" w:date="2026-10-04T23:42:00Z">
        <w:r w:rsidDel="00000000" w:rsidR="00000000" w:rsidRPr="00000000">
          <w:rPr>
            <w:rtl w:val="0"/>
          </w:rPr>
        </w:r>
      </w:ins>
    </w:p>
    <w:p w:rsidR="00000000" w:rsidDel="00000000" w:rsidP="00000000" w:rsidRDefault="00000000" w:rsidRPr="00000000" w14:paraId="0000025A">
      <w:pPr>
        <w:rPr>
          <w:ins w:author="Valeria Tapia " w:id="765" w:date="2026-10-04T23:41:00Z"/>
          <w:b w:val="1"/>
          <w:bCs w:val="1"/>
          <w:color w:val="ff0000"/>
        </w:rPr>
      </w:pPr>
      <w:ins w:author="Valeria Tapia " w:id="761" w:date="2026-10-05T02:16:00Z">
        <w:r w:rsidDel="00000000" w:rsidR="00000000" w:rsidRPr="00000000">
          <w:rPr>
            <w:color w:val="ff0000"/>
            <w:highlight w:val="cyan"/>
            <w:rtl w:val="0"/>
          </w:rPr>
          <w:t xml:space="preserve">III. </w:t>
        </w:r>
      </w:ins>
      <w:ins w:author="Valeria Tapia " w:id="754" w:date="2026-10-04T23:42:00Z">
        <w:r w:rsidDel="00000000" w:rsidR="00000000" w:rsidRPr="00000000">
          <w:rPr>
            <w:color w:val="ff0000"/>
            <w:highlight w:val="cyan"/>
            <w:rtl w:val="0"/>
            <w:rPrChange w:author="Valeria Tapia " w:id="762" w:date="2026-10-04T23:42:00Z">
              <w:rPr>
                <w:highlight w:val="yellow"/>
              </w:rPr>
            </w:rPrChange>
          </w:rPr>
          <w:t xml:space="preserve">El almacenamiento de información en la VUCE no modifica las competencias de las EPEs respecto de la información, documentos y actos administrativos que </w:t>
        </w:r>
      </w:ins>
      <w:ins w:author="Valeria Tapia " w:id="763" w:date="2026-10-04T23:43:00Z">
        <w:r w:rsidDel="00000000" w:rsidR="00000000" w:rsidRPr="00000000">
          <w:rPr>
            <w:color w:val="ff0000"/>
            <w:highlight w:val="cyan"/>
            <w:rtl w:val="0"/>
          </w:rPr>
          <w:t xml:space="preserve">efectúen.</w:t>
        </w:r>
      </w:ins>
      <w:ins w:author="Valeria Tapia " w:id="754" w:date="2026-10-04T23:42:00Z">
        <w:del w:author="Valeria Tapia " w:id="763" w:date="2026-10-04T23:43:00Z">
          <w:r w:rsidDel="00000000" w:rsidR="00000000" w:rsidRPr="00000000">
            <w:rPr>
              <w:color w:val="ff0000"/>
              <w:highlight w:val="cyan"/>
              <w:rtl w:val="0"/>
              <w:rPrChange w:author="Valeria Tapia " w:id="764" w:date="2026-10-04T23:42:00Z">
                <w:rPr>
                  <w:highlight w:val="yellow"/>
                </w:rPr>
              </w:rPrChange>
            </w:rPr>
            <w:delText xml:space="preserve">generen o emitan.</w:delText>
          </w:r>
        </w:del>
      </w:ins>
      <w:ins w:author="Valeria Tapia " w:id="765" w:date="2026-10-04T23:41:00Z">
        <w:r w:rsidDel="00000000" w:rsidR="00000000" w:rsidRPr="00000000">
          <w:rPr>
            <w:rtl w:val="0"/>
          </w:rPr>
        </w:r>
      </w:ins>
    </w:p>
    <w:p w:rsidR="00000000" w:rsidDel="00000000" w:rsidP="00000000" w:rsidRDefault="00000000" w:rsidRPr="00000000" w14:paraId="0000025B">
      <w:pPr>
        <w:rPr>
          <w:b w:val="1"/>
          <w:bCs w:val="1"/>
          <w:color w:val="ff0000"/>
          <w:rPrChange w:author="Valeria Tapia" w:id="766" w:date="2026-09-18T17:14:00Z">
            <w:rPr>
              <w:b w:val="1"/>
              <w:bCs w:val="1"/>
            </w:rPr>
          </w:rPrChange>
        </w:rPr>
      </w:pPr>
      <w:r w:rsidDel="00000000" w:rsidR="00000000" w:rsidRPr="00000000">
        <w:rPr>
          <w:rtl w:val="0"/>
        </w:rPr>
      </w:r>
    </w:p>
    <w:p w:rsidR="00000000" w:rsidDel="00000000" w:rsidP="00000000" w:rsidRDefault="00000000" w:rsidRPr="00000000" w14:paraId="0000025C">
      <w:pPr>
        <w:pStyle w:val="Heading5"/>
        <w:numPr>
          <w:ilvl w:val="0"/>
          <w:numId w:val="45"/>
        </w:numPr>
        <w:tabs>
          <w:tab w:val="left" w:leader="none" w:pos="1701"/>
        </w:tabs>
        <w:ind w:left="0" w:firstLine="0"/>
        <w:rPr/>
      </w:pPr>
      <w:r w:rsidDel="00000000" w:rsidR="00000000" w:rsidRPr="00000000">
        <w:rPr>
          <w:b w:val="1"/>
          <w:bCs w:val="1"/>
          <w:rtl w:val="0"/>
        </w:rPr>
        <w:t xml:space="preserve"> (CONFIDENCIALIDAD DE LA INFORMACIÓN). </w:t>
      </w:r>
      <w:r w:rsidDel="00000000" w:rsidR="00000000" w:rsidRPr="00000000">
        <w:rPr>
          <w:rtl w:val="0"/>
        </w:rPr>
        <w:t xml:space="preserve">I.</w:t>
      </w:r>
      <w:r w:rsidDel="00000000" w:rsidR="00000000" w:rsidRPr="00000000">
        <w:rPr>
          <w:b w:val="1"/>
          <w:bCs w:val="1"/>
          <w:rtl w:val="0"/>
        </w:rPr>
        <w:t xml:space="preserve"> </w:t>
      </w:r>
      <w:r w:rsidDel="00000000" w:rsidR="00000000" w:rsidRPr="00000000">
        <w:rPr>
          <w:rtl w:val="0"/>
        </w:rPr>
        <w:t xml:space="preserve">Toda la información que se genere, procese, transmita y almacene mediante la interoperabilidad de la VUCE, es considerada de carácter confidencial, por lo que queda prohibida su difusión no autorizada y su uso fuera de los fines establecidos en el presente Reglamento</w:t>
      </w:r>
      <w:ins w:author="Valeria Tapia" w:id="767" w:date="2026-09-18T18:09:00Z">
        <w:r w:rsidDel="00000000" w:rsidR="00000000" w:rsidRPr="00000000">
          <w:rPr>
            <w:rtl w:val="0"/>
            <w:rPrChange w:author="Valeria Tapia" w:id="768" w:date="2026-09-24T10:23:00Z">
              <w:rPr>
                <w:color w:val="ff0000"/>
              </w:rPr>
            </w:rPrChange>
          </w:rPr>
          <w:t xml:space="preserve">, </w:t>
        </w:r>
        <w:r w:rsidDel="00000000" w:rsidR="00000000" w:rsidRPr="00000000">
          <w:rPr>
            <w:highlight w:val="cyan"/>
            <w:rtl w:val="0"/>
            <w:rPrChange w:author="Valeria Tapia " w:id="769" w:date="2026-10-04T23:41:00Z">
              <w:rPr>
                <w:color w:val="ff0000"/>
              </w:rPr>
            </w:rPrChange>
          </w:rPr>
          <w:t xml:space="preserve">conforme a lo establecido en el artículo 237 de la Constitución Política del Estado y artículo 67 de la Ley Nº 2492 de 02/08/2003, Código Tributario Boliviano, no pudiendo ponerse a conocimiento de terceros</w:t>
        </w:r>
        <w:r w:rsidDel="00000000" w:rsidR="00000000" w:rsidRPr="00000000">
          <w:rPr>
            <w:rtl w:val="0"/>
            <w:rPrChange w:author="Valeria Tapia" w:id="770" w:date="2026-09-24T10:23:00Z">
              <w:rPr>
                <w:color w:val="ff0000"/>
              </w:rPr>
            </w:rPrChange>
          </w:rPr>
          <w:t xml:space="preserve">.</w:t>
        </w:r>
      </w:ins>
      <w:del w:author="Valeria Tapia" w:id="767" w:date="2026-09-18T18:09:00Z">
        <w:r w:rsidDel="00000000" w:rsidR="00000000" w:rsidRPr="00000000">
          <w:rPr>
            <w:rtl w:val="0"/>
          </w:rPr>
          <w:delText xml:space="preserve">.</w:delText>
        </w:r>
      </w:del>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ins w:author="Valeria Tapia" w:id="774" w:date="2026-09-24T12:06:00Z"/>
        </w:rPr>
      </w:pPr>
      <w:r w:rsidDel="00000000" w:rsidR="00000000" w:rsidRPr="00000000">
        <w:rPr>
          <w:rtl w:val="0"/>
        </w:rPr>
        <w:t xml:space="preserve">II. El uso indebido de la información será sancionado conforme</w:t>
      </w:r>
      <w:ins w:author="Valeria Tapia" w:id="771" w:date="2026-09-24T10:21:00Z">
        <w:r w:rsidDel="00000000" w:rsidR="00000000" w:rsidRPr="00000000">
          <w:rPr>
            <w:rtl w:val="0"/>
            <w:rPrChange w:author="Valeria Tapia" w:id="772" w:date="2026-09-24T10:23:00Z">
              <w:rPr>
                <w:color w:val="ff0000"/>
              </w:rPr>
            </w:rPrChange>
          </w:rPr>
          <w:t xml:space="preserve"> </w:t>
        </w:r>
        <w:r w:rsidDel="00000000" w:rsidR="00000000" w:rsidRPr="00000000">
          <w:rPr>
            <w:highlight w:val="cyan"/>
            <w:rtl w:val="0"/>
            <w:rPrChange w:author="Valeria Tapia " w:id="773" w:date="2026-10-04T23:41:00Z">
              <w:rPr>
                <w:color w:val="ff0000"/>
              </w:rPr>
            </w:rPrChange>
          </w:rPr>
          <w:t xml:space="preserve">la Ley 1178 de 20/07/201190, Ley de Administración y control gubernamental y la Ley 2341 de 23/04/2002, Ley de Procedimiento Administrativo y otras</w:t>
        </w:r>
      </w:ins>
      <w:r w:rsidDel="00000000" w:rsidR="00000000" w:rsidRPr="00000000">
        <w:rPr>
          <w:rtl w:val="0"/>
        </w:rPr>
        <w:t xml:space="preserve"> disposiciones legales vigentes. </w:t>
      </w:r>
      <w:ins w:author="Valeria Tapia" w:id="774" w:date="2026-09-24T12:06:00Z">
        <w:r w:rsidDel="00000000" w:rsidR="00000000" w:rsidRPr="00000000">
          <w:rPr>
            <w:rtl w:val="0"/>
          </w:rPr>
        </w:r>
      </w:ins>
    </w:p>
    <w:p w:rsidR="00000000" w:rsidDel="00000000" w:rsidP="00000000" w:rsidRDefault="00000000" w:rsidRPr="00000000" w14:paraId="0000025F">
      <w:pPr>
        <w:rPr>
          <w:ins w:author="Valeria Tapia" w:id="774" w:date="2026-09-24T12:06:00Z"/>
        </w:rPr>
      </w:pPr>
      <w:ins w:author="Valeria Tapia" w:id="774" w:date="2026-09-24T12:06:00Z">
        <w:r w:rsidDel="00000000" w:rsidR="00000000" w:rsidRPr="00000000">
          <w:rPr>
            <w:rtl w:val="0"/>
          </w:rPr>
        </w:r>
      </w:ins>
    </w:p>
    <w:p w:rsidR="00000000" w:rsidDel="00000000" w:rsidP="00000000" w:rsidRDefault="00000000" w:rsidRPr="00000000" w14:paraId="00000260">
      <w:pPr>
        <w:rPr>
          <w:ins w:author="Valeria Tapia" w:id="774" w:date="2026-09-24T12:06:00Z"/>
          <w:del w:author="Valeria Tapia " w:id="754" w:date="2026-10-04T23:42:00Z"/>
          <w:highlight w:val="yellow"/>
          <w:rPrChange w:author="Valeria Tapia" w:id="775" w:date="2026-09-24T12:06:00Z">
            <w:rPr/>
          </w:rPrChange>
        </w:rPr>
      </w:pPr>
      <w:ins w:author="Valeria Tapia" w:id="774" w:date="2026-09-24T12:06:00Z">
        <w:del w:author="Valeria Tapia " w:id="754" w:date="2026-10-04T23:42:00Z">
          <w:r w:rsidDel="00000000" w:rsidR="00000000" w:rsidRPr="00000000">
            <w:rPr>
              <w:highlight w:val="yellow"/>
              <w:rtl w:val="0"/>
              <w:rPrChange w:author="Valeria Tapia" w:id="775" w:date="2026-09-24T12:06:00Z">
                <w:rPr/>
              </w:rPrChange>
            </w:rPr>
            <w:delText xml:space="preserve">La información administrada o almacenada por la VUCE será protegida mediante controles de seguridad, acceso, integridad, confidencialidad, disponibilidad, autenticidad y trazabilidad, conforme a la normativa aplicable.</w:delText>
          </w:r>
        </w:del>
      </w:ins>
    </w:p>
    <w:p w:rsidR="00000000" w:rsidDel="00000000" w:rsidP="00000000" w:rsidRDefault="00000000" w:rsidRPr="00000000" w14:paraId="00000261">
      <w:pPr>
        <w:rPr>
          <w:ins w:author="Valeria Tapia" w:id="774" w:date="2026-09-24T12:06:00Z"/>
          <w:del w:author="Valeria Tapia " w:id="776" w:date="2026-10-05T02:17:00Z"/>
        </w:rPr>
      </w:pPr>
      <w:ins w:author="Valeria Tapia" w:id="774" w:date="2026-09-24T12:06:00Z">
        <w:del w:author="Valeria Tapia " w:id="754" w:date="2026-10-04T23:42:00Z">
          <w:r w:rsidDel="00000000" w:rsidR="00000000" w:rsidRPr="00000000">
            <w:rPr>
              <w:highlight w:val="yellow"/>
              <w:rtl w:val="0"/>
              <w:rPrChange w:author="Valeria Tapia" w:id="775" w:date="2026-09-24T12:06:00Z">
                <w:rPr/>
              </w:rPrChange>
            </w:rPr>
            <w:delText xml:space="preserve">El almacenamiento de información en la VUCE no modifica las competencias de las EPEs respecto de la información, documentos y actos administrativos que generen o emitan.</w:delText>
          </w:r>
        </w:del>
        <w:del w:author="Valeria Tapia " w:id="776" w:date="2026-10-05T02:17:00Z">
          <w:r w:rsidDel="00000000" w:rsidR="00000000" w:rsidRPr="00000000">
            <w:rPr>
              <w:rtl w:val="0"/>
            </w:rPr>
          </w:r>
        </w:del>
      </w:ins>
    </w:p>
    <w:p w:rsidR="00000000" w:rsidDel="00000000" w:rsidP="00000000" w:rsidRDefault="00000000" w:rsidRPr="00000000" w14:paraId="00000262">
      <w:pPr>
        <w:rPr>
          <w:ins w:author="Valeria Tapia" w:id="774" w:date="2026-09-24T12:06:00Z"/>
          <w:del w:author="Valeria Tapia " w:id="776" w:date="2026-10-05T02:17:00Z"/>
        </w:rPr>
      </w:pPr>
      <w:ins w:author="Valeria Tapia" w:id="774" w:date="2026-09-24T12:06:00Z">
        <w:del w:author="Valeria Tapia " w:id="776" w:date="2026-10-05T02:17:00Z">
          <w:r w:rsidDel="00000000" w:rsidR="00000000" w:rsidRPr="00000000">
            <w:rPr>
              <w:rtl w:val="0"/>
            </w:rPr>
          </w:r>
        </w:del>
      </w:ins>
    </w:p>
    <w:p w:rsidR="00000000" w:rsidDel="00000000" w:rsidP="00000000" w:rsidRDefault="00000000" w:rsidRPr="00000000" w14:paraId="00000263">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ARTÍCULO X.- (EXPEDIENTE ELECTRÓNICO Y PERSISTENCIA DE LA INFORMACIÓN)</w:delText>
          </w:r>
        </w:del>
      </w:ins>
    </w:p>
    <w:p w:rsidR="00000000" w:rsidDel="00000000" w:rsidP="00000000" w:rsidRDefault="00000000" w:rsidRPr="00000000" w14:paraId="00000264">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I. Toda solicitud presentada a través de la VUCE generará un Expediente Electrónico VUCE, desde el momento de su registro, independientemente de la modalidad tecnológica mediante la cual se realice la interoperabilidad con la Entidad Pública Emisora.</w:delText>
          </w:r>
        </w:del>
      </w:ins>
    </w:p>
    <w:p w:rsidR="00000000" w:rsidDel="00000000" w:rsidP="00000000" w:rsidRDefault="00000000" w:rsidRPr="00000000" w14:paraId="00000265">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rtl w:val="0"/>
            </w:rPr>
          </w:r>
        </w:del>
      </w:ins>
    </w:p>
    <w:p w:rsidR="00000000" w:rsidDel="00000000" w:rsidP="00000000" w:rsidRDefault="00000000" w:rsidRPr="00000000" w14:paraId="00000266">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II. La VUCE almacenará y conservará la información y documentación necesaria para acreditar la presentación, tramitación, seguimiento, comunicación, modificación, subsanación y conclusión de la solicitud realizada a través de la plataforma.</w:delText>
          </w:r>
        </w:del>
      </w:ins>
    </w:p>
    <w:p w:rsidR="00000000" w:rsidDel="00000000" w:rsidP="00000000" w:rsidRDefault="00000000" w:rsidRPr="00000000" w14:paraId="00000267">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rtl w:val="0"/>
            </w:rPr>
          </w:r>
        </w:del>
      </w:ins>
    </w:p>
    <w:p w:rsidR="00000000" w:rsidDel="00000000" w:rsidP="00000000" w:rsidRDefault="00000000" w:rsidRPr="00000000" w14:paraId="00000268">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III. La persistencia de la información en la VUCE comprenderá, según corresponda:</w:delText>
          </w:r>
        </w:del>
      </w:ins>
    </w:p>
    <w:p w:rsidR="00000000" w:rsidDel="00000000" w:rsidP="00000000" w:rsidRDefault="00000000" w:rsidRPr="00000000" w14:paraId="00000269">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a) datos de la solicitud;</w:delText>
          </w:r>
        </w:del>
      </w:ins>
    </w:p>
    <w:p w:rsidR="00000000" w:rsidDel="00000000" w:rsidP="00000000" w:rsidRDefault="00000000" w:rsidRPr="00000000" w14:paraId="0000026A">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b) información declarada por el Usuario VUCE;</w:delText>
          </w:r>
        </w:del>
      </w:ins>
    </w:p>
    <w:p w:rsidR="00000000" w:rsidDel="00000000" w:rsidP="00000000" w:rsidRDefault="00000000" w:rsidRPr="00000000" w14:paraId="0000026B">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c) documentos adjuntos;</w:delText>
          </w:r>
        </w:del>
      </w:ins>
    </w:p>
    <w:p w:rsidR="00000000" w:rsidDel="00000000" w:rsidP="00000000" w:rsidRDefault="00000000" w:rsidRPr="00000000" w14:paraId="0000026C">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d) documentos emitidos;</w:delText>
          </w:r>
        </w:del>
      </w:ins>
    </w:p>
    <w:p w:rsidR="00000000" w:rsidDel="00000000" w:rsidP="00000000" w:rsidRDefault="00000000" w:rsidRPr="00000000" w14:paraId="0000026D">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e) estados y transiciones del trámite;</w:delText>
          </w:r>
        </w:del>
      </w:ins>
    </w:p>
    <w:p w:rsidR="00000000" w:rsidDel="00000000" w:rsidP="00000000" w:rsidRDefault="00000000" w:rsidRPr="00000000" w14:paraId="0000026E">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f) observaciones y subsanaciones;</w:delText>
          </w:r>
        </w:del>
      </w:ins>
    </w:p>
    <w:p w:rsidR="00000000" w:rsidDel="00000000" w:rsidP="00000000" w:rsidRDefault="00000000" w:rsidRPr="00000000" w14:paraId="0000026F">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g) comunicaciones y notificaciones;</w:delText>
          </w:r>
        </w:del>
      </w:ins>
    </w:p>
    <w:p w:rsidR="00000000" w:rsidDel="00000000" w:rsidP="00000000" w:rsidRDefault="00000000" w:rsidRPr="00000000" w14:paraId="00000270">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h) información de pagos;</w:delText>
          </w:r>
        </w:del>
      </w:ins>
    </w:p>
    <w:p w:rsidR="00000000" w:rsidDel="00000000" w:rsidP="00000000" w:rsidRDefault="00000000" w:rsidRPr="00000000" w14:paraId="00000271">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i) firmas y mecanismos de validación;</w:delText>
          </w:r>
        </w:del>
      </w:ins>
    </w:p>
    <w:p w:rsidR="00000000" w:rsidDel="00000000" w:rsidP="00000000" w:rsidRDefault="00000000" w:rsidRPr="00000000" w14:paraId="00000272">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j) registros de interoperabilidad;</w:delText>
          </w:r>
        </w:del>
      </w:ins>
    </w:p>
    <w:p w:rsidR="00000000" w:rsidDel="00000000" w:rsidP="00000000" w:rsidRDefault="00000000" w:rsidRPr="00000000" w14:paraId="00000273">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k) fecha y hora de las actuaciones;</w:delText>
          </w:r>
        </w:del>
      </w:ins>
    </w:p>
    <w:p w:rsidR="00000000" w:rsidDel="00000000" w:rsidP="00000000" w:rsidRDefault="00000000" w:rsidRPr="00000000" w14:paraId="00000274">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l) registros de auditoría y trazabilidad;</w:delText>
          </w:r>
        </w:del>
      </w:ins>
    </w:p>
    <w:p w:rsidR="00000000" w:rsidDel="00000000" w:rsidP="00000000" w:rsidRDefault="00000000" w:rsidRPr="00000000" w14:paraId="00000275">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m) demás información necesaria para acreditar la gestión del trámite.</w:delText>
          </w:r>
        </w:del>
      </w:ins>
    </w:p>
    <w:p w:rsidR="00000000" w:rsidDel="00000000" w:rsidP="00000000" w:rsidRDefault="00000000" w:rsidRPr="00000000" w14:paraId="00000276">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rtl w:val="0"/>
            </w:rPr>
          </w:r>
        </w:del>
      </w:ins>
    </w:p>
    <w:p w:rsidR="00000000" w:rsidDel="00000000" w:rsidP="00000000" w:rsidRDefault="00000000" w:rsidRPr="00000000" w14:paraId="00000277">
      <w:pPr>
        <w:rPr>
          <w:ins w:author="Valeria Tapia" w:id="774" w:date="2026-09-24T12:06:00Z"/>
          <w:del w:author="Valeria Tapia " w:id="776" w:date="2026-10-05T02:17:00Z"/>
          <w:highlight w:val="yellow"/>
          <w:rPrChange w:author="Valeria Tapia" w:id="777" w:date="2026-09-24T12:08:00Z">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IV. La persistencia de información en la VUCE no implica transferencia de las competencias, atribuciones o responsabilidades de la Entidad Pública Emisora respecto de la evaluación, decisión y emisión del documento correspondiente.</w:delText>
          </w:r>
        </w:del>
      </w:ins>
    </w:p>
    <w:p w:rsidR="00000000" w:rsidDel="00000000" w:rsidP="00000000" w:rsidRDefault="00000000" w:rsidRPr="00000000" w14:paraId="00000278">
      <w:pPr>
        <w:rPr>
          <w:ins w:author="Valeria Tapia" w:id="774" w:date="2026-09-24T12:06:00Z"/>
          <w:del w:author="Valeria Tapia " w:id="776" w:date="2026-10-05T02:17:00Z"/>
          <w:rPrChange w:author="Valeria Tapia" w:id="778" w:date="2026-09-24T10:23:00Z">
            <w:rPr>
              <w:color w:val="ff0000"/>
            </w:rPr>
          </w:rPrChange>
        </w:rPr>
      </w:pPr>
      <w:ins w:author="Valeria Tapia" w:id="774" w:date="2026-09-24T12:06:00Z">
        <w:del w:author="Valeria Tapia " w:id="776" w:date="2026-10-05T02:17:00Z">
          <w:r w:rsidDel="00000000" w:rsidR="00000000" w:rsidRPr="00000000">
            <w:rPr>
              <w:highlight w:val="yellow"/>
              <w:rtl w:val="0"/>
              <w:rPrChange w:author="Valeria Tapia" w:id="777" w:date="2026-09-24T12:08:00Z">
                <w:rPr/>
              </w:rPrChange>
            </w:rPr>
            <w:delText xml:space="preserve">V. La conservación de información en la VUCE no limita ni sustituye la obligación de las Entidades Públicas Emisoras de mantener sus propios registros, sistemas de información y bases de datos institucionales, cuando corresponda conforme a su normativa.</w:delText>
          </w:r>
          <w:r w:rsidDel="00000000" w:rsidR="00000000" w:rsidRPr="00000000">
            <w:rPr>
              <w:rtl w:val="0"/>
            </w:rPr>
          </w:r>
        </w:del>
      </w:ins>
    </w:p>
    <w:p w:rsidR="00000000" w:rsidDel="00000000" w:rsidP="00000000" w:rsidRDefault="00000000" w:rsidRPr="00000000" w14:paraId="00000279">
      <w:pPr>
        <w:rPr>
          <w:ins w:author="Valeria Tapia" w:id="774" w:date="2026-09-24T12:06:00Z"/>
          <w:del w:author="Valeria Tapia " w:id="776" w:date="2026-10-05T02:17:00Z"/>
          <w:color w:val="ff0000"/>
        </w:rPr>
      </w:pPr>
      <w:ins w:author="Valeria Tapia" w:id="774" w:date="2026-09-24T12:06:00Z">
        <w:del w:author="Valeria Tapia " w:id="776" w:date="2026-10-05T02:17:00Z">
          <w:r w:rsidDel="00000000" w:rsidR="00000000" w:rsidRPr="00000000">
            <w:rPr>
              <w:rtl w:val="0"/>
            </w:rPr>
          </w:r>
        </w:del>
      </w:ins>
    </w:p>
    <w:p w:rsidR="00000000" w:rsidDel="00000000" w:rsidP="00000000" w:rsidRDefault="00000000" w:rsidRPr="00000000" w14:paraId="0000027A">
      <w:pPr>
        <w:rPr>
          <w:ins w:author="Valeria Tapia" w:id="774" w:date="2026-09-24T12:06:00Z"/>
          <w:del w:author="Valeria Tapia " w:id="776" w:date="2026-10-05T02:17:00Z"/>
          <w:highlight w:val="yellow"/>
          <w:rPrChange w:author="Valeria Tapia" w:id="779" w:date="2026-09-24T12:11:00Z">
            <w:rPr>
              <w:color w:val="ff0000"/>
            </w:rPr>
          </w:rPrChange>
        </w:rPr>
      </w:pPr>
      <w:ins w:author="Valeria Tapia" w:id="774" w:date="2026-09-24T12:06:00Z">
        <w:del w:author="Valeria Tapia " w:id="776" w:date="2026-10-05T02:17:00Z">
          <w:r w:rsidDel="00000000" w:rsidR="00000000" w:rsidRPr="00000000">
            <w:rPr>
              <w:highlight w:val="yellow"/>
              <w:rtl w:val="0"/>
              <w:rPrChange w:author="Valeria Tapia" w:id="779" w:date="2026-09-24T12:11:00Z">
                <w:rPr>
                  <w:color w:val="ff0000"/>
                </w:rPr>
              </w:rPrChange>
            </w:rPr>
            <w:delText xml:space="preserve">ARTÍCULO X.- (INDEPENDENCIA OPERATIVA DE LAS EPEs)</w:delText>
            <w:tab/>
            <w:tab/>
            <w:tab/>
            <w:tab/>
            <w:tab/>
          </w:r>
        </w:del>
      </w:ins>
    </w:p>
    <w:p w:rsidR="00000000" w:rsidDel="00000000" w:rsidP="00000000" w:rsidRDefault="00000000" w:rsidRPr="00000000" w14:paraId="0000027B">
      <w:pPr>
        <w:rPr>
          <w:ins w:author="Valeria Tapia" w:id="774" w:date="2026-09-24T12:06:00Z"/>
          <w:del w:author="Valeria Tapia " w:id="776" w:date="2026-10-05T02:17:00Z"/>
          <w:highlight w:val="yellow"/>
          <w:rPrChange w:author="Valeria Tapia" w:id="779" w:date="2026-09-24T12:11:00Z">
            <w:rPr>
              <w:color w:val="ff0000"/>
            </w:rPr>
          </w:rPrChange>
        </w:rPr>
      </w:pPr>
      <w:ins w:author="Valeria Tapia" w:id="774" w:date="2026-09-24T12:06:00Z">
        <w:del w:author="Valeria Tapia " w:id="776" w:date="2026-10-05T02:17:00Z">
          <w:r w:rsidDel="00000000" w:rsidR="00000000" w:rsidRPr="00000000">
            <w:rPr>
              <w:highlight w:val="yellow"/>
              <w:rtl w:val="0"/>
              <w:rPrChange w:author="Valeria Tapia" w:id="779" w:date="2026-09-24T12:11:00Z">
                <w:rPr>
                  <w:color w:val="ff0000"/>
                </w:rPr>
              </w:rPrChange>
            </w:rPr>
            <w:delText xml:space="preserve">NUEVO ARTICULO</w:delText>
            <w:tab/>
            <w:tab/>
            <w:tab/>
            <w:tab/>
            <w:tab/>
          </w:r>
        </w:del>
      </w:ins>
    </w:p>
    <w:p w:rsidR="00000000" w:rsidDel="00000000" w:rsidP="00000000" w:rsidRDefault="00000000" w:rsidRPr="00000000" w14:paraId="0000027C">
      <w:pPr>
        <w:rPr>
          <w:ins w:author="Valeria Tapia" w:id="774" w:date="2026-09-24T12:06:00Z"/>
          <w:del w:author="Valeria Tapia " w:id="776" w:date="2026-10-05T02:17:00Z"/>
          <w:highlight w:val="yellow"/>
          <w:rPrChange w:author="Valeria Tapia" w:id="779" w:date="2026-09-24T12:11:00Z">
            <w:rPr>
              <w:color w:val="ff0000"/>
            </w:rPr>
          </w:rPrChange>
        </w:rPr>
      </w:pPr>
      <w:ins w:author="Valeria Tapia" w:id="774" w:date="2026-09-24T12:06:00Z">
        <w:del w:author="Valeria Tapia " w:id="776" w:date="2026-10-05T02:17:00Z">
          <w:r w:rsidDel="00000000" w:rsidR="00000000" w:rsidRPr="00000000">
            <w:rPr>
              <w:highlight w:val="yellow"/>
              <w:rtl w:val="0"/>
              <w:rPrChange w:author="Valeria Tapia" w:id="779" w:date="2026-09-24T12:11:00Z">
                <w:rPr>
                  <w:color w:val="ff0000"/>
                </w:rPr>
              </w:rPrChange>
            </w:rPr>
            <w:delText xml:space="preserve">"Las Entidades Públicas Emisoras mantendrán su independencia operativa, normativa, funcional y administrativa en el ejercicio de las competencias que les corresponden, así como el uso de sus sistemas y bases de datos institucionales, cuando corresponda.</w:delText>
          </w:r>
        </w:del>
      </w:ins>
    </w:p>
    <w:p w:rsidR="00000000" w:rsidDel="00000000" w:rsidP="00000000" w:rsidRDefault="00000000" w:rsidRPr="00000000" w14:paraId="0000027D">
      <w:pPr>
        <w:rPr>
          <w:ins w:author="Valeria Tapia" w:id="774" w:date="2026-09-24T12:06:00Z"/>
          <w:del w:author="Valeria Tapia " w:id="776" w:date="2026-10-05T02:17:00Z"/>
          <w:highlight w:val="yellow"/>
          <w:rPrChange w:author="Valeria Tapia" w:id="779" w:date="2026-09-24T12:11:00Z">
            <w:rPr>
              <w:color w:val="ff0000"/>
            </w:rPr>
          </w:rPrChange>
        </w:rPr>
      </w:pPr>
      <w:ins w:author="Valeria Tapia" w:id="774" w:date="2026-09-24T12:06:00Z">
        <w:del w:author="Valeria Tapia " w:id="776" w:date="2026-10-05T02:17:00Z">
          <w:r w:rsidDel="00000000" w:rsidR="00000000" w:rsidRPr="00000000">
            <w:rPr>
              <w:highlight w:val="yellow"/>
              <w:rtl w:val="0"/>
              <w:rPrChange w:author="Valeria Tapia" w:id="779" w:date="2026-09-24T12:11:00Z">
                <w:rPr>
                  <w:color w:val="ff0000"/>
                </w:rPr>
              </w:rPrChange>
            </w:rPr>
            <w:delText xml:space="preserve">La independencia operativa de las EPEs no impedirá la presentación, gestión, seguimiento, interoperabilidad, persistencia y trazabilidad de las solicitudes y actuaciones realizadas a través de la VUCE, conforme al modelo operativo establecido por la Aduana Nacional.</w:delText>
          </w:r>
        </w:del>
      </w:ins>
    </w:p>
    <w:p w:rsidR="00000000" w:rsidDel="00000000" w:rsidP="00000000" w:rsidRDefault="00000000" w:rsidRPr="00000000" w14:paraId="0000027E">
      <w:pPr>
        <w:rPr>
          <w:ins w:author="Valeria Tapia" w:id="774" w:date="2026-09-24T12:06:00Z"/>
          <w:del w:author="Valeria Tapia " w:id="776" w:date="2026-10-05T02:17:00Z"/>
          <w:rPrChange w:author="Valeria Tapia" w:id="780" w:date="2026-09-24T12:11:00Z">
            <w:rPr>
              <w:color w:val="ff0000"/>
            </w:rPr>
          </w:rPrChange>
        </w:rPr>
      </w:pPr>
      <w:ins w:author="Valeria Tapia" w:id="774" w:date="2026-09-24T12:06:00Z">
        <w:del w:author="Valeria Tapia " w:id="776" w:date="2026-10-05T02:17:00Z">
          <w:r w:rsidDel="00000000" w:rsidR="00000000" w:rsidRPr="00000000">
            <w:rPr>
              <w:highlight w:val="yellow"/>
              <w:rtl w:val="0"/>
              <w:rPrChange w:author="Valeria Tapia" w:id="779" w:date="2026-09-24T12:11:00Z">
                <w:rPr>
                  <w:color w:val="ff0000"/>
                </w:rPr>
              </w:rPrChange>
            </w:rPr>
            <w:delText xml:space="preserve">La VUCE no asumirá las competencias de las EPEs respecto de la evaluación técnica o administrativa, fiscalización, aprobación, rechazo, certificación, autorización o emisión de documentos cuya competencia corresponda a dichas entidades.</w:delText>
          </w:r>
          <w:r w:rsidDel="00000000" w:rsidR="00000000" w:rsidRPr="00000000">
            <w:rPr>
              <w:rtl w:val="0"/>
            </w:rPr>
          </w:r>
        </w:del>
      </w:ins>
    </w:p>
    <w:p w:rsidR="00000000" w:rsidDel="00000000" w:rsidP="00000000" w:rsidRDefault="00000000" w:rsidRPr="00000000" w14:paraId="0000027F">
      <w:pPr>
        <w:rPr>
          <w:del w:author="Valeria Tapia " w:id="776" w:date="2026-10-05T02:17:00Z"/>
          <w:color w:val="ff0000"/>
        </w:rPr>
      </w:pPr>
      <w:del w:author="Valeria Tapia " w:id="776" w:date="2026-10-05T02:17:00Z">
        <w:r w:rsidDel="00000000" w:rsidR="00000000" w:rsidRPr="00000000">
          <w:rPr>
            <w:rtl w:val="0"/>
          </w:rPr>
        </w:r>
      </w:del>
    </w:p>
    <w:p w:rsidR="00000000" w:rsidDel="00000000" w:rsidP="00000000" w:rsidRDefault="00000000" w:rsidRPr="00000000" w14:paraId="00000280">
      <w:pPr>
        <w:rPr>
          <w:ins w:author="Valeria Tapia" w:id="781" w:date="2026-09-24T12:18:00Z"/>
          <w:del w:author="Valeria Tapia " w:id="776" w:date="2026-10-05T02:17:00Z"/>
          <w:color w:val="ff0000"/>
        </w:rPr>
      </w:pPr>
      <w:ins w:author="Valeria Tapia" w:id="781" w:date="2026-09-24T12:18:00Z">
        <w:del w:author="Valeria Tapia " w:id="776" w:date="2026-10-05T02:17:00Z">
          <w:r w:rsidDel="00000000" w:rsidR="00000000" w:rsidRPr="00000000">
            <w:rPr>
              <w:rtl w:val="0"/>
            </w:rPr>
          </w:r>
        </w:del>
      </w:ins>
    </w:p>
    <w:p w:rsidR="00000000" w:rsidDel="00000000" w:rsidP="00000000" w:rsidRDefault="00000000" w:rsidRPr="00000000" w14:paraId="00000281">
      <w:pPr>
        <w:rPr>
          <w:ins w:author="Valeria Tapia" w:id="781" w:date="2026-09-24T12:18:00Z"/>
          <w:del w:author="Valeria Tapia " w:id="776" w:date="2026-10-05T02:17:00Z"/>
          <w:highlight w:val="yellow"/>
          <w:rPrChange w:author="Valeria Tapia" w:id="782" w:date="2026-09-24T12:20:00Z">
            <w:rPr>
              <w:color w:val="ff0000"/>
            </w:rPr>
          </w:rPrChange>
        </w:rPr>
      </w:pPr>
      <w:ins w:author="Valeria Tapia" w:id="781" w:date="2026-09-24T12:18:00Z">
        <w:del w:author="Valeria Tapia " w:id="776" w:date="2026-10-05T02:17:00Z">
          <w:r w:rsidDel="00000000" w:rsidR="00000000" w:rsidRPr="00000000">
            <w:rPr>
              <w:highlight w:val="yellow"/>
              <w:rtl w:val="0"/>
              <w:rPrChange w:author="Valeria Tapia" w:id="782" w:date="2026-09-24T12:20:00Z">
                <w:rPr>
                  <w:color w:val="ff0000"/>
                </w:rPr>
              </w:rPrChange>
            </w:rPr>
            <w:delText xml:space="preserve">ARTÍCULO X.- (SISTEMAS INSTITUCIONALES Y FUENTES DE INFORMACIÓN).- Las EPEs podrán mantener sistemas institucionales destinados al registro, procesamiento, administración y conservación de la información correspondiente al ejercicio de sus competencias.</w:delText>
          </w:r>
        </w:del>
      </w:ins>
    </w:p>
    <w:p w:rsidR="00000000" w:rsidDel="00000000" w:rsidP="00000000" w:rsidRDefault="00000000" w:rsidRPr="00000000" w14:paraId="00000282">
      <w:pPr>
        <w:rPr>
          <w:ins w:author="Valeria Tapia" w:id="781" w:date="2026-09-24T12:18:00Z"/>
          <w:del w:author="Valeria Tapia " w:id="776" w:date="2026-10-05T02:17:00Z"/>
          <w:highlight w:val="yellow"/>
          <w:rPrChange w:author="Valeria Tapia" w:id="782" w:date="2026-09-24T12:20:00Z">
            <w:rPr>
              <w:color w:val="ff0000"/>
            </w:rPr>
          </w:rPrChange>
        </w:rPr>
      </w:pPr>
      <w:ins w:author="Valeria Tapia" w:id="781" w:date="2026-09-24T12:18:00Z">
        <w:del w:author="Valeria Tapia " w:id="776" w:date="2026-10-05T02:17:00Z">
          <w:r w:rsidDel="00000000" w:rsidR="00000000" w:rsidRPr="00000000">
            <w:rPr>
              <w:highlight w:val="yellow"/>
              <w:rtl w:val="0"/>
              <w:rPrChange w:author="Valeria Tapia" w:id="782" w:date="2026-09-24T12:20:00Z">
                <w:rPr>
                  <w:color w:val="ff0000"/>
                </w:rPr>
              </w:rPrChange>
            </w:rPr>
            <w:delText xml:space="preserve">Cuando una EPE cuente con un sistema institucional, éste podrá constituirse en fuente institucional para los datos, actos o documentos cuya generación o emisión corresponda a dicha entidad.</w:delText>
          </w:r>
        </w:del>
      </w:ins>
    </w:p>
    <w:p w:rsidR="00000000" w:rsidDel="00000000" w:rsidP="00000000" w:rsidRDefault="00000000" w:rsidRPr="00000000" w14:paraId="00000283">
      <w:pPr>
        <w:rPr>
          <w:ins w:author="Valeria Tapia" w:id="781" w:date="2026-09-24T12:18:00Z"/>
          <w:del w:author="Valeria Tapia " w:id="776" w:date="2026-10-05T02:17:00Z"/>
          <w:highlight w:val="yellow"/>
          <w:rPrChange w:author="Valeria Tapia" w:id="782" w:date="2026-09-24T12:20:00Z">
            <w:rPr>
              <w:color w:val="ff0000"/>
            </w:rPr>
          </w:rPrChange>
        </w:rPr>
      </w:pPr>
      <w:ins w:author="Valeria Tapia" w:id="781" w:date="2026-09-24T12:18:00Z">
        <w:del w:author="Valeria Tapia " w:id="776" w:date="2026-10-05T02:17:00Z">
          <w:r w:rsidDel="00000000" w:rsidR="00000000" w:rsidRPr="00000000">
            <w:rPr>
              <w:rtl w:val="0"/>
            </w:rPr>
          </w:r>
        </w:del>
      </w:ins>
    </w:p>
    <w:p w:rsidR="00000000" w:rsidDel="00000000" w:rsidP="00000000" w:rsidRDefault="00000000" w:rsidRPr="00000000" w14:paraId="00000284">
      <w:pPr>
        <w:rPr>
          <w:ins w:author="Valeria Tapia" w:id="781" w:date="2026-09-24T12:18:00Z"/>
          <w:del w:author="Valeria Tapia " w:id="776" w:date="2026-10-05T02:17:00Z"/>
          <w:highlight w:val="yellow"/>
          <w:rPrChange w:author="Valeria Tapia" w:id="782" w:date="2026-09-24T12:20:00Z">
            <w:rPr>
              <w:color w:val="ff0000"/>
            </w:rPr>
          </w:rPrChange>
        </w:rPr>
      </w:pPr>
      <w:ins w:author="Valeria Tapia" w:id="781" w:date="2026-09-24T12:18:00Z">
        <w:del w:author="Valeria Tapia " w:id="776" w:date="2026-10-05T02:17:00Z">
          <w:r w:rsidDel="00000000" w:rsidR="00000000" w:rsidRPr="00000000">
            <w:rPr>
              <w:highlight w:val="yellow"/>
              <w:rtl w:val="0"/>
              <w:rPrChange w:author="Valeria Tapia" w:id="782" w:date="2026-09-24T12:20:00Z">
                <w:rPr>
                  <w:color w:val="ff0000"/>
                </w:rPr>
              </w:rPrChange>
            </w:rPr>
            <w:delText xml:space="preserve">ARTÍCULO X.- (MODELO FUNCIONAL Y TECNOLÓGICO DE LA VUCE).- La Aduana Nacional establecerá y administrará el modelo funcional, tecnológico, de interoperabilidad, seguridad, trazabilidad y operación de la VUCE, en el marco de la normativa vigente.</w:delText>
          </w:r>
        </w:del>
      </w:ins>
    </w:p>
    <w:p w:rsidR="00000000" w:rsidDel="00000000" w:rsidP="00000000" w:rsidRDefault="00000000" w:rsidRPr="00000000" w14:paraId="00000285">
      <w:pPr>
        <w:rPr>
          <w:ins w:author="Valeria Tapia" w:id="781" w:date="2026-09-24T12:18:00Z"/>
          <w:del w:author="Valeria Tapia " w:id="776" w:date="2026-10-05T02:17:00Z"/>
          <w:highlight w:val="yellow"/>
          <w:rPrChange w:author="Valeria Tapia" w:id="782" w:date="2026-09-24T12:20:00Z">
            <w:rPr>
              <w:color w:val="ff0000"/>
            </w:rPr>
          </w:rPrChange>
        </w:rPr>
      </w:pPr>
      <w:ins w:author="Valeria Tapia" w:id="781" w:date="2026-09-24T12:18:00Z">
        <w:del w:author="Valeria Tapia " w:id="776" w:date="2026-10-05T02:17:00Z">
          <w:r w:rsidDel="00000000" w:rsidR="00000000" w:rsidRPr="00000000">
            <w:rPr>
              <w:highlight w:val="yellow"/>
              <w:rtl w:val="0"/>
              <w:rPrChange w:author="Valeria Tapia" w:id="782" w:date="2026-09-24T12:20:00Z">
                <w:rPr>
                  <w:color w:val="ff0000"/>
                </w:rPr>
              </w:rPrChange>
            </w:rPr>
            <w:delText xml:space="preserve">Las EPEs establecerán los requisitos sustantivos, técnicos y administrativos propios de los trámites cuya emisión sea de su competencia, los cuales deberán adecuarse al modelo operativo y tecnológico de la VUCE.</w:delText>
          </w:r>
        </w:del>
      </w:ins>
    </w:p>
    <w:p w:rsidR="00000000" w:rsidDel="00000000" w:rsidP="00000000" w:rsidRDefault="00000000" w:rsidRPr="00000000" w14:paraId="00000286">
      <w:pPr>
        <w:rPr>
          <w:ins w:author="Valeria Tapia" w:id="781" w:date="2026-09-24T12:18:00Z"/>
          <w:del w:author="Valeria Tapia " w:id="776" w:date="2026-10-05T02:17:00Z"/>
          <w:highlight w:val="yellow"/>
          <w:rPrChange w:author="Valeria Tapia" w:id="782" w:date="2026-09-24T12:20:00Z">
            <w:rPr>
              <w:color w:val="ff0000"/>
            </w:rPr>
          </w:rPrChange>
        </w:rPr>
      </w:pPr>
      <w:ins w:author="Valeria Tapia" w:id="781" w:date="2026-09-24T12:18:00Z">
        <w:del w:author="Valeria Tapia " w:id="776" w:date="2026-10-05T02:17:00Z">
          <w:r w:rsidDel="00000000" w:rsidR="00000000" w:rsidRPr="00000000">
            <w:rPr>
              <w:rtl w:val="0"/>
            </w:rPr>
          </w:r>
        </w:del>
      </w:ins>
    </w:p>
    <w:p w:rsidR="00000000" w:rsidDel="00000000" w:rsidP="00000000" w:rsidRDefault="00000000" w:rsidRPr="00000000" w14:paraId="00000287">
      <w:pPr>
        <w:rPr>
          <w:ins w:author="Valeria Tapia" w:id="781" w:date="2026-09-24T12:18:00Z"/>
          <w:del w:author="Valeria Tapia " w:id="776" w:date="2026-10-05T02:17:00Z"/>
          <w:highlight w:val="yellow"/>
          <w:rPrChange w:author="Valeria Tapia" w:id="782" w:date="2026-09-24T12:20:00Z">
            <w:rPr>
              <w:color w:val="ff0000"/>
            </w:rPr>
          </w:rPrChange>
        </w:rPr>
      </w:pPr>
      <w:ins w:author="Valeria Tapia" w:id="781" w:date="2026-09-24T12:18:00Z">
        <w:del w:author="Valeria Tapia " w:id="776" w:date="2026-10-05T02:17:00Z">
          <w:r w:rsidDel="00000000" w:rsidR="00000000" w:rsidRPr="00000000">
            <w:rPr>
              <w:highlight w:val="yellow"/>
              <w:rtl w:val="0"/>
              <w:rPrChange w:author="Valeria Tapia" w:id="782" w:date="2026-09-24T12:20:00Z">
                <w:rPr>
                  <w:color w:val="ff0000"/>
                </w:rPr>
              </w:rPrChange>
            </w:rPr>
            <w:delText xml:space="preserve">ARTÍCULO X.- (ACCESO Y CONSULTA DEL EXPEDIENTE ELECTRÓNICO).- El Usuario VUCE podrá consultar, mediante los mecanismos habilitados por la VUCE, el estado y la información correspondiente a las solicitudes realizadas a través de la plataforma, de acuerdo con los niveles de acceso y restricciones establecidos por la normativa aplicable.</w:delText>
          </w:r>
        </w:del>
      </w:ins>
    </w:p>
    <w:p w:rsidR="00000000" w:rsidDel="00000000" w:rsidP="00000000" w:rsidRDefault="00000000" w:rsidRPr="00000000" w14:paraId="00000288">
      <w:pPr>
        <w:rPr>
          <w:ins w:author="Valeria Tapia" w:id="781" w:date="2026-09-24T12:18:00Z"/>
          <w:del w:author="Valeria Tapia " w:id="776" w:date="2026-10-05T02:17:00Z"/>
          <w:highlight w:val="yellow"/>
          <w:rPrChange w:author="Valeria Tapia" w:id="782" w:date="2026-09-24T12:20:00Z">
            <w:rPr>
              <w:color w:val="ff0000"/>
            </w:rPr>
          </w:rPrChange>
        </w:rPr>
      </w:pPr>
      <w:ins w:author="Valeria Tapia" w:id="781" w:date="2026-09-24T12:18:00Z">
        <w:del w:author="Valeria Tapia " w:id="776" w:date="2026-10-05T02:17:00Z">
          <w:r w:rsidDel="00000000" w:rsidR="00000000" w:rsidRPr="00000000">
            <w:rPr>
              <w:highlight w:val="yellow"/>
              <w:rtl w:val="0"/>
              <w:rPrChange w:author="Valeria Tapia" w:id="782" w:date="2026-09-24T12:20:00Z">
                <w:rPr>
                  <w:color w:val="ff0000"/>
                </w:rPr>
              </w:rPrChange>
            </w:rPr>
            <w:delText xml:space="preserve">La AN proporcionará mecanismos de consulta, seguimiento y trazabilidad respecto de los trámites realizados mediante la VUCE.</w:delText>
          </w:r>
        </w:del>
      </w:ins>
    </w:p>
    <w:p w:rsidR="00000000" w:rsidDel="00000000" w:rsidP="00000000" w:rsidRDefault="00000000" w:rsidRPr="00000000" w14:paraId="00000289">
      <w:pPr>
        <w:rPr>
          <w:ins w:author="Valeria Tapia" w:id="781" w:date="2026-09-24T12:18:00Z"/>
          <w:del w:author="Valeria Tapia " w:id="776" w:date="2026-10-05T02:17:00Z"/>
          <w:highlight w:val="yellow"/>
          <w:rPrChange w:author="Valeria Tapia" w:id="782" w:date="2026-09-24T12:20:00Z">
            <w:rPr>
              <w:color w:val="ff0000"/>
            </w:rPr>
          </w:rPrChange>
        </w:rPr>
      </w:pPr>
      <w:ins w:author="Valeria Tapia" w:id="781" w:date="2026-09-24T12:18:00Z">
        <w:del w:author="Valeria Tapia " w:id="776" w:date="2026-10-05T02:17:00Z">
          <w:r w:rsidDel="00000000" w:rsidR="00000000" w:rsidRPr="00000000">
            <w:rPr>
              <w:rtl w:val="0"/>
            </w:rPr>
          </w:r>
        </w:del>
      </w:ins>
    </w:p>
    <w:p w:rsidR="00000000" w:rsidDel="00000000" w:rsidP="00000000" w:rsidRDefault="00000000" w:rsidRPr="00000000" w14:paraId="0000028A">
      <w:pPr>
        <w:rPr>
          <w:ins w:author="Valeria Tapia" w:id="781" w:date="2026-09-24T12:18:00Z"/>
          <w:del w:author="Valeria Tapia " w:id="776" w:date="2026-10-05T02:17:00Z"/>
          <w:highlight w:val="yellow"/>
          <w:rPrChange w:author="Valeria Tapia" w:id="782" w:date="2026-09-24T12:20:00Z">
            <w:rPr>
              <w:color w:val="ff0000"/>
            </w:rPr>
          </w:rPrChange>
        </w:rPr>
      </w:pPr>
      <w:ins w:author="Valeria Tapia" w:id="781" w:date="2026-09-24T12:18:00Z">
        <w:del w:author="Valeria Tapia " w:id="776" w:date="2026-10-05T02:17:00Z">
          <w:r w:rsidDel="00000000" w:rsidR="00000000" w:rsidRPr="00000000">
            <w:rPr>
              <w:highlight w:val="yellow"/>
              <w:rtl w:val="0"/>
              <w:rPrChange w:author="Valeria Tapia" w:id="782" w:date="2026-09-24T12:20:00Z">
                <w:rPr>
                  <w:color w:val="ff0000"/>
                </w:rPr>
              </w:rPrChange>
            </w:rPr>
            <w:delText xml:space="preserve">ARTÍCULO X.- (INTEGRIDAD HISTÓRICA DEL EXPEDIENTE).- Las modificaciones posteriores de requisitos, formularios, reglas de negocio, normativa o funcionalidades de la VUCE no deberán alterar los registros correspondientes a actuaciones realizadas con anterioridad.</w:delText>
          </w:r>
        </w:del>
      </w:ins>
    </w:p>
    <w:p w:rsidR="00000000" w:rsidDel="00000000" w:rsidP="00000000" w:rsidRDefault="00000000" w:rsidRPr="00000000" w14:paraId="0000028B">
      <w:pPr>
        <w:rPr>
          <w:ins w:author="Valeria Tapia" w:id="781" w:date="2026-09-24T12:18:00Z"/>
          <w:del w:author="Valeria Tapia " w:id="776" w:date="2026-10-05T02:17:00Z"/>
        </w:rPr>
      </w:pPr>
      <w:ins w:author="Valeria Tapia" w:id="781" w:date="2026-09-24T12:18:00Z">
        <w:del w:author="Valeria Tapia " w:id="776" w:date="2026-10-05T02:17:00Z">
          <w:r w:rsidDel="00000000" w:rsidR="00000000" w:rsidRPr="00000000">
            <w:rPr>
              <w:highlight w:val="yellow"/>
              <w:rtl w:val="0"/>
              <w:rPrChange w:author="Valeria Tapia" w:id="782" w:date="2026-09-24T12:20:00Z">
                <w:rPr>
                  <w:color w:val="ff0000"/>
                </w:rPr>
              </w:rPrChange>
            </w:rPr>
            <w:delText xml:space="preserve">La VUCE deberá conservar la información necesaria para identificar la versión de los formularios, requisitos y reglas aplicables al momento de presentación y procesamiento de cada solicitud.</w:delText>
          </w:r>
          <w:r w:rsidDel="00000000" w:rsidR="00000000" w:rsidRPr="00000000">
            <w:rPr>
              <w:rtl w:val="0"/>
            </w:rPr>
          </w:r>
        </w:del>
      </w:ins>
    </w:p>
    <w:p w:rsidR="00000000" w:rsidDel="00000000" w:rsidP="00000000" w:rsidRDefault="00000000" w:rsidRPr="00000000" w14:paraId="0000028C">
      <w:pPr>
        <w:rPr>
          <w:del w:author="Valeria Tapia " w:id="776" w:date="2026-10-05T02:17:00Z"/>
        </w:rPr>
      </w:pPr>
      <w:del w:author="Valeria Tapia " w:id="776" w:date="2026-10-05T02:17:00Z">
        <w:r w:rsidDel="00000000" w:rsidR="00000000" w:rsidRPr="00000000">
          <w:rPr>
            <w:rtl w:val="0"/>
          </w:rPr>
        </w:r>
      </w:del>
    </w:p>
    <w:p w:rsidR="00000000" w:rsidDel="00000000" w:rsidP="00000000" w:rsidRDefault="00000000" w:rsidRPr="00000000" w14:paraId="0000028D">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pPr>
      <w:bookmarkStart w:colFirst="0" w:colLast="0" w:name="_yqu3dzjmpm80" w:id="18"/>
      <w:bookmarkEnd w:id="18"/>
      <w:r w:rsidDel="00000000" w:rsidR="00000000" w:rsidRPr="00000000">
        <w:rPr>
          <w:rtl w:val="0"/>
        </w:rPr>
        <w:t xml:space="preserve">TÍTULO III</w:t>
      </w:r>
    </w:p>
    <w:p w:rsidR="00000000" w:rsidDel="00000000" w:rsidP="00000000" w:rsidRDefault="00000000" w:rsidRPr="00000000" w14:paraId="0000028E">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pPr>
      <w:bookmarkStart w:colFirst="0" w:colLast="0" w:name="_6atrjwskk30f" w:id="19"/>
      <w:bookmarkEnd w:id="19"/>
      <w:r w:rsidDel="00000000" w:rsidR="00000000" w:rsidRPr="00000000">
        <w:rPr>
          <w:rtl w:val="0"/>
        </w:rPr>
        <w:t xml:space="preserve">IMPLEMENTACIÓN DE TRÁMITES EN LA VUCE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pPr>
      <w:bookmarkStart w:colFirst="0" w:colLast="0" w:name="_ixa3atf28rj0" w:id="20"/>
      <w:bookmarkEnd w:id="20"/>
      <w:r w:rsidDel="00000000" w:rsidR="00000000" w:rsidRPr="00000000">
        <w:rPr>
          <w:rtl w:val="0"/>
        </w:rPr>
        <w:t xml:space="preserve">CAPÍTULO I</w:t>
      </w:r>
    </w:p>
    <w:p w:rsidR="00000000" w:rsidDel="00000000" w:rsidP="00000000" w:rsidRDefault="00000000" w:rsidRPr="00000000" w14:paraId="00000291">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b w:val="0"/>
          <w:bCs w:val="0"/>
        </w:rPr>
      </w:pPr>
      <w:bookmarkStart w:colFirst="0" w:colLast="0" w:name="_xo89z6mw9wxn" w:id="21"/>
      <w:bookmarkEnd w:id="21"/>
      <w:r w:rsidDel="00000000" w:rsidR="00000000" w:rsidRPr="00000000">
        <w:rPr>
          <w:rtl w:val="0"/>
        </w:rPr>
        <w:t xml:space="preserve">PROCESO PARA IMPLEMENTAR TRÁMITES APCO EN LA VUCE</w:t>
      </w:r>
      <w:r w:rsidDel="00000000" w:rsidR="00000000" w:rsidRPr="00000000">
        <w:rPr>
          <w:rtl w:val="0"/>
        </w:rPr>
      </w:r>
    </w:p>
    <w:p w:rsidR="00000000" w:rsidDel="00000000" w:rsidP="00000000" w:rsidRDefault="00000000" w:rsidRPr="00000000" w14:paraId="00000292">
      <w:pPr>
        <w:jc w:val="center"/>
        <w:rPr>
          <w:b w:val="1"/>
          <w:bCs w:val="1"/>
        </w:rPr>
      </w:pPr>
      <w:r w:rsidDel="00000000" w:rsidR="00000000" w:rsidRPr="00000000">
        <w:rPr>
          <w:rtl w:val="0"/>
        </w:rPr>
      </w:r>
    </w:p>
    <w:p w:rsidR="00000000" w:rsidDel="00000000" w:rsidP="00000000" w:rsidRDefault="00000000" w:rsidRPr="00000000" w14:paraId="00000293">
      <w:pPr>
        <w:pStyle w:val="Heading5"/>
        <w:numPr>
          <w:ilvl w:val="0"/>
          <w:numId w:val="45"/>
        </w:numPr>
        <w:tabs>
          <w:tab w:val="left" w:leader="none" w:pos="1701"/>
        </w:tabs>
        <w:ind w:left="6067" w:hanging="1813.9999999999998"/>
        <w:jc w:val="left"/>
        <w:rPr>
          <w:del w:author="Valeria Tapia" w:id="786" w:date="2026-09-18T18:24:00Z"/>
        </w:rPr>
      </w:pPr>
      <w:r w:rsidDel="00000000" w:rsidR="00000000" w:rsidRPr="00000000">
        <w:rPr>
          <w:b w:val="1"/>
          <w:bCs w:val="1"/>
          <w:rtl w:val="0"/>
        </w:rPr>
        <w:t xml:space="preserve"> </w:t>
      </w:r>
      <w:r w:rsidDel="00000000" w:rsidR="00000000" w:rsidRPr="00000000">
        <w:rPr>
          <w:b w:val="1"/>
          <w:bCs w:val="1"/>
          <w:highlight w:val="green"/>
          <w:rtl w:val="0"/>
          <w:rPrChange w:author="Valeria Tapia " w:id="783" w:date="2026-10-05T02:18:00Z">
            <w:rPr>
              <w:b w:val="1"/>
              <w:bCs w:val="1"/>
            </w:rPr>
          </w:rPrChange>
        </w:rPr>
        <w:t xml:space="preserve">(PROCESO PARA LA IMPLEMENTACIÓN DE TRÁMITES). </w:t>
      </w:r>
      <w:ins w:author="Valeria Tapia" w:id="784" w:date="2026-09-18T18:24:00Z">
        <w:r w:rsidDel="00000000" w:rsidR="00000000" w:rsidRPr="00000000">
          <w:rPr>
            <w:highlight w:val="green"/>
            <w:rtl w:val="0"/>
            <w:rPrChange w:author="Valeria Tapia " w:id="783" w:date="2026-10-05T02:18:00Z">
              <w:rPr/>
            </w:rPrChange>
          </w:rPr>
          <w:t xml:space="preserve">El proceso de implementación estará comprendido por las siguientes etapas,</w:t>
        </w:r>
      </w:ins>
      <w:ins w:author="Valeria Tapia " w:id="785" w:date="2026-10-05T02:29:00Z">
        <w:r w:rsidDel="00000000" w:rsidR="00000000" w:rsidRPr="00000000">
          <w:rPr>
            <w:highlight w:val="green"/>
            <w:rtl w:val="0"/>
          </w:rPr>
          <w:t xml:space="preserve"> aplicables de forma secuencial</w:t>
        </w:r>
      </w:ins>
      <w:ins w:author="Valeria Tapia" w:id="786" w:date="2026-09-18T18:24:00Z">
        <w:r w:rsidDel="00000000" w:rsidR="00000000" w:rsidRPr="00000000">
          <w:rPr>
            <w:highlight w:val="green"/>
            <w:rtl w:val="0"/>
            <w:rPrChange w:author="Valeria Tapia " w:id="787" w:date="2026-10-05T02:18:00Z">
              <w:rPr/>
            </w:rPrChange>
          </w:rPr>
          <w:t xml:space="preserve"> cuyo flujo se describe en el Anexo 1 (Flujo de implementación del trámite APCO en la VUCE) del presente Reglamento:</w:t>
        </w:r>
      </w:ins>
      <w:del w:author="Valeria Tapia" w:id="786" w:date="2026-09-18T18:24:00Z">
        <w:r w:rsidDel="00000000" w:rsidR="00000000" w:rsidRPr="00000000">
          <w:rPr>
            <w:highlight w:val="green"/>
            <w:rtl w:val="0"/>
            <w:rPrChange w:author="Valeria Tapia " w:id="787" w:date="2026-10-05T02:18:00Z">
              <w:rPr/>
            </w:rPrChange>
          </w:rPr>
          <w:delText xml:space="preserve">I. Para el inicio del proceso de implementación de trámites en la VUCE se considerará lo siguiente: </w:delText>
        </w:r>
      </w:del>
    </w:p>
    <w:p w:rsidR="00000000" w:rsidDel="00000000" w:rsidP="00000000" w:rsidRDefault="00000000" w:rsidRPr="00000000" w14:paraId="00000294">
      <w:pPr>
        <w:pStyle w:val="Heading5"/>
        <w:numPr>
          <w:ilvl w:val="0"/>
          <w:numId w:val="45"/>
        </w:numPr>
        <w:ind w:left="0" w:firstLine="0"/>
        <w:rPr>
          <w:del w:author="Valeria Tapia" w:id="786" w:date="2026-09-18T18:24:00Z"/>
          <w:rFonts w:ascii="Arial" w:cs="Arial" w:eastAsia="Arial" w:hAnsi="Arial"/>
          <w:b w:val="0"/>
          <w:bCs w:val="0"/>
          <w:i w:val="0"/>
          <w:iCs w:val="0"/>
          <w:smallCaps w:val="0"/>
          <w:strike w:val="0"/>
          <w:color w:val="000000"/>
          <w:sz w:val="22"/>
          <w:szCs w:val="22"/>
          <w:u w:val="none"/>
          <w:shd w:fill="auto" w:val="clear"/>
          <w:vertAlign w:val="baseline"/>
          <w:rPrChange w:author="Valeria Tapia" w:id="788" w:date="2026-09-18T18:23:00Z">
            <w:rPr/>
          </w:rPrChange>
        </w:rPr>
        <w:pPrChange w:author="Valeria Tapia" w:id="0" w:date="2026-09-18T18:23:00Z">
          <w:pPr/>
        </w:pPrChange>
      </w:pPr>
      <w:del w:author="Valeria Tapia" w:id="786" w:date="2026-09-18T18:24:00Z">
        <w:r w:rsidDel="00000000" w:rsidR="00000000" w:rsidRPr="00000000">
          <w:rPr>
            <w:rtl w:val="0"/>
          </w:rPr>
        </w:r>
      </w:del>
    </w:p>
    <w:p w:rsidR="00000000" w:rsidDel="00000000" w:rsidP="00000000" w:rsidRDefault="00000000" w:rsidRPr="00000000" w14:paraId="00000295">
      <w:pPr>
        <w:pStyle w:val="Heading5"/>
        <w:numPr>
          <w:ilvl w:val="0"/>
          <w:numId w:val="45"/>
        </w:numPr>
        <w:ind w:left="0" w:firstLine="0"/>
        <w:rPr>
          <w:del w:author="Valeria Tapia" w:id="786" w:date="2026-09-18T18:24:00Z"/>
          <w:rPrChange w:author="Valeria Tapia" w:id="789" w:date="2026-09-18T18:2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Change w:author="Valeria Tapia" w:id="0" w:date="2026-09-18T18:23:00Z">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pPrChange>
      </w:pPr>
      <w:del w:author="Valeria Tapia" w:id="786" w:date="2026-09-18T18:24: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Identificación y mapeo del trámite APCO a implementarse. </w:delText>
        </w:r>
      </w:del>
    </w:p>
    <w:p w:rsidR="00000000" w:rsidDel="00000000" w:rsidP="00000000" w:rsidRDefault="00000000" w:rsidRPr="00000000" w14:paraId="00000296">
      <w:pPr>
        <w:pStyle w:val="Heading5"/>
        <w:numPr>
          <w:ilvl w:val="0"/>
          <w:numId w:val="45"/>
        </w:numPr>
        <w:ind w:left="0" w:firstLine="0"/>
        <w:rPr>
          <w:del w:author="Valeria Tapia" w:id="786" w:date="2026-09-18T18:24:00Z"/>
          <w:rPrChange w:author="Valeria Tapia" w:id="790" w:date="2026-09-18T18:2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Change w:author="Valeria Tapia" w:id="0" w:date="2026-09-18T18:23:00Z">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pPrChange>
      </w:pPr>
      <w:del w:author="Valeria Tapia" w:id="786" w:date="2026-09-18T18:24: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Revisión y análisis del trámite a implementar.</w:delText>
        </w:r>
      </w:del>
    </w:p>
    <w:p w:rsidR="00000000" w:rsidDel="00000000" w:rsidP="00000000" w:rsidRDefault="00000000" w:rsidRPr="00000000" w14:paraId="00000297">
      <w:pPr>
        <w:pStyle w:val="Heading5"/>
        <w:numPr>
          <w:ilvl w:val="0"/>
          <w:numId w:val="45"/>
        </w:numPr>
        <w:ind w:left="0" w:firstLine="0"/>
        <w:rPr>
          <w:ins w:author="Valeria Tapia" w:id="791" w:date="2026-09-18T18:20:00Z"/>
          <w:rFonts w:ascii="Arial" w:cs="Arial" w:eastAsia="Arial" w:hAnsi="Arial"/>
          <w:b w:val="0"/>
          <w:bCs w:val="0"/>
          <w:i w:val="0"/>
          <w:iCs w:val="0"/>
          <w:smallCaps w:val="0"/>
          <w:strike w:val="0"/>
          <w:color w:val="000000"/>
          <w:sz w:val="22"/>
          <w:szCs w:val="22"/>
          <w:u w:val="none"/>
          <w:shd w:fill="auto" w:val="clear"/>
          <w:vertAlign w:val="baseline"/>
          <w:rPrChange w:author="Valeria Tapia" w:id="792" w:date="2026-09-18T18:23:00Z">
            <w:rPr/>
          </w:rPrChange>
        </w:rPr>
        <w:pPrChange w:author="Valeria Tapia" w:id="0" w:date="2026-09-18T18:23:00Z">
          <w:pPr>
            <w:ind w:left="360" w:firstLine="0"/>
          </w:pPr>
        </w:pPrChange>
      </w:pPr>
      <w:ins w:author="Valeria Tapia" w:id="791" w:date="2026-09-18T18:20:00Z">
        <w:r w:rsidDel="00000000" w:rsidR="00000000" w:rsidRPr="00000000">
          <w:rPr>
            <w:rtl w:val="0"/>
          </w:rPr>
        </w:r>
      </w:ins>
    </w:p>
    <w:p w:rsidR="00000000" w:rsidDel="00000000" w:rsidP="00000000" w:rsidRDefault="00000000" w:rsidRPr="00000000" w14:paraId="00000298">
      <w:pPr>
        <w:ind w:left="360" w:firstLine="0"/>
        <w:rPr>
          <w:del w:author="Valeria Tapia" w:id="791" w:date="2026-09-18T18:20:00Z"/>
          <w:highlight w:val="green"/>
          <w:rPrChange w:author="Valeria Tapia " w:id="787" w:date="2026-10-05T02:18:00Z">
            <w:rPr/>
          </w:rPrChange>
        </w:rPr>
      </w:pPr>
      <w:del w:author="Valeria Tapia" w:id="791" w:date="2026-09-18T18:20:00Z">
        <w:r w:rsidDel="00000000" w:rsidR="00000000" w:rsidRPr="00000000">
          <w:rPr>
            <w:rtl w:val="0"/>
          </w:rPr>
        </w:r>
      </w:del>
    </w:p>
    <w:p w:rsidR="00000000" w:rsidDel="00000000" w:rsidP="00000000" w:rsidRDefault="00000000" w:rsidRPr="00000000" w14:paraId="00000299">
      <w:pPr>
        <w:rPr>
          <w:del w:author="Valeria Tapia" w:id="791" w:date="2026-09-18T18:20:00Z"/>
          <w:highlight w:val="green"/>
          <w:rPrChange w:author="Valeria Tapia " w:id="787" w:date="2026-10-05T02:18:00Z">
            <w:rPr/>
          </w:rPrChange>
        </w:rPr>
      </w:pPr>
      <w:del w:author="Valeria Tapia" w:id="791" w:date="2026-09-18T18:20:00Z">
        <w:r w:rsidDel="00000000" w:rsidR="00000000" w:rsidRPr="00000000">
          <w:rPr>
            <w:highlight w:val="green"/>
            <w:rtl w:val="0"/>
            <w:rPrChange w:author="Valeria Tapia " w:id="787" w:date="2026-10-05T02:18:00Z">
              <w:rPr/>
            </w:rPrChange>
          </w:rPr>
          <w:delText xml:space="preserve">II. El proceso de implementación estará comprendido por las siguientes etapas, cuyo flujo se describe en el Anexo 1 (Flujo de implementación del trámite APCO en la VUCE) del presente Reglamento:</w:delText>
        </w:r>
      </w:del>
    </w:p>
    <w:p w:rsidR="00000000" w:rsidDel="00000000" w:rsidP="00000000" w:rsidRDefault="00000000" w:rsidRPr="00000000" w14:paraId="0000029A">
      <w:pPr>
        <w:tabs>
          <w:tab w:val="left" w:leader="none" w:pos="3249"/>
        </w:tabs>
        <w:rPr>
          <w:highlight w:val="green"/>
          <w:rPrChange w:author="Valeria Tapia " w:id="787" w:date="2026-10-05T02:18:00Z">
            <w:rPr/>
          </w:rPrChange>
        </w:rPr>
      </w:pPr>
      <w:r w:rsidDel="00000000" w:rsidR="00000000" w:rsidRPr="00000000">
        <w:rPr>
          <w:highlight w:val="green"/>
          <w:rtl w:val="0"/>
          <w:rPrChange w:author="Valeria Tapia " w:id="787" w:date="2026-10-05T02:18:00Z">
            <w:rPr/>
          </w:rPrChange>
        </w:rPr>
        <w:tab/>
      </w:r>
    </w:p>
    <w:p w:rsidR="00000000" w:rsidDel="00000000" w:rsidP="00000000" w:rsidRDefault="00000000" w:rsidRPr="00000000" w14:paraId="0000029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793" w:date="2026-09-18T18:23:00Z"/>
          <w:rFonts w:ascii="Open Sans Light" w:cs="Open Sans Light" w:eastAsia="Open Sans Light" w:hAnsi="Open Sans Light"/>
          <w:b w:val="0"/>
          <w:bCs w:val="0"/>
          <w:i w:val="0"/>
          <w:iCs w:val="0"/>
          <w:smallCaps w:val="0"/>
          <w:strike w:val="0"/>
          <w:sz w:val="24"/>
          <w:szCs w:val="24"/>
          <w:u w:val="none"/>
          <w:shd w:fill="auto" w:val="clear"/>
          <w:vertAlign w:val="baseline"/>
        </w:rPr>
      </w:pPr>
      <w:ins w:author="Valeria Tapia" w:id="793" w:date="2026-09-18T18:23: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Identificación del trámite APCO, remisión del R-424 y puntos focales. </w:t>
        </w:r>
      </w:ins>
    </w:p>
    <w:p w:rsidR="00000000" w:rsidDel="00000000" w:rsidP="00000000" w:rsidRDefault="00000000" w:rsidRPr="00000000" w14:paraId="0000029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793" w:date="2026-09-18T18:23:00Z"/>
          <w:rFonts w:ascii="Open Sans Light" w:cs="Open Sans Light" w:eastAsia="Open Sans Light" w:hAnsi="Open Sans Light"/>
          <w:b w:val="0"/>
          <w:bCs w:val="0"/>
          <w:i w:val="0"/>
          <w:iCs w:val="0"/>
          <w:smallCaps w:val="0"/>
          <w:strike w:val="0"/>
          <w:sz w:val="24"/>
          <w:szCs w:val="24"/>
          <w:u w:val="none"/>
          <w:shd w:fill="auto" w:val="clear"/>
          <w:vertAlign w:val="baseline"/>
        </w:rPr>
      </w:pPr>
      <w:ins w:author="Valeria Tapia" w:id="793" w:date="2026-09-18T18:23: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Revisión y análisis del trámite APCO </w:t>
        </w:r>
      </w:ins>
    </w:p>
    <w:p w:rsidR="00000000" w:rsidDel="00000000" w:rsidP="00000000" w:rsidRDefault="00000000" w:rsidRPr="00000000" w14:paraId="0000029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Elaboración del Plan de Trabajo del trámite APCO</w:t>
      </w:r>
      <w:ins w:author="Valeria Tapia" w:id="794" w:date="2026-09-18T18:44: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(R-710)</w:t>
        </w:r>
      </w:ins>
      <w:del w:author="Valeria Tapia" w:id="794" w:date="2026-09-18T18:44: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a implementarse</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p>
    <w:p w:rsidR="00000000" w:rsidDel="00000000" w:rsidP="00000000" w:rsidRDefault="00000000" w:rsidRPr="00000000" w14:paraId="0000029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Optimización del trámite APCO;</w:t>
      </w:r>
    </w:p>
    <w:p w:rsidR="00000000" w:rsidDel="00000000" w:rsidP="00000000" w:rsidRDefault="00000000" w:rsidRPr="00000000" w14:paraId="0000029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Verificación de las subpartidas arancelarias cuando corresponda;</w:t>
      </w:r>
    </w:p>
    <w:p w:rsidR="00000000" w:rsidDel="00000000" w:rsidP="00000000" w:rsidRDefault="00000000" w:rsidRPr="00000000" w14:paraId="000002A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Elaboración</w:t>
      </w:r>
      <w:ins w:author="Valeria Tapia" w:id="795" w:date="2026-09-18T18:4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ins>
      <w:del w:author="Valeria Tapia" w:id="795" w:date="2026-09-18T18:4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w:delText>
        </w:r>
      </w:del>
      <w:ins w:author="Valeria Tapia" w:id="796" w:date="2026-09-18T18:4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validación y remisión </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del requerimiento funcional</w:t>
      </w:r>
      <w:ins w:author="Valeria Tapia" w:id="797" w:date="2026-09-18T18:4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(R-425).</w:t>
        </w:r>
      </w:ins>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798" w:date="2026-09-18T18:41:00Z"/>
          <w:rFonts w:ascii="Open Sans Light" w:cs="Open Sans Light" w:eastAsia="Open Sans Light" w:hAnsi="Open Sans Light"/>
          <w:b w:val="0"/>
          <w:bCs w:val="0"/>
          <w:i w:val="0"/>
          <w:iCs w:val="0"/>
          <w:smallCaps w:val="0"/>
          <w:strike w:val="0"/>
          <w:sz w:val="24"/>
          <w:szCs w:val="24"/>
          <w:u w:val="none"/>
          <w:shd w:fill="auto" w:val="clear"/>
          <w:vertAlign w:val="baseline"/>
        </w:rPr>
      </w:pPr>
      <w:ins w:author="Valeria Tapia" w:id="798" w:date="2026-09-18T18:41: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Elaboración del diseño informático </w:t>
        </w:r>
      </w:ins>
    </w:p>
    <w:p w:rsidR="00000000" w:rsidDel="00000000" w:rsidP="00000000" w:rsidRDefault="00000000" w:rsidRPr="00000000" w14:paraId="000002A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787" w:date="2026-10-05T02:1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Desarrollo de funcionalidades informáticas y pruebas de conectividad;</w:t>
      </w:r>
    </w:p>
    <w:p w:rsidR="00000000" w:rsidDel="00000000" w:rsidP="00000000" w:rsidRDefault="00000000" w:rsidRPr="00000000" w14:paraId="000002A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799" w:date="2026-09-24T10:09:00Z"/>
          <w:rFonts w:ascii="Open Sans Light" w:cs="Open Sans Light" w:eastAsia="Open Sans Light" w:hAnsi="Open Sans Light"/>
          <w:b w:val="0"/>
          <w:bCs w:val="0"/>
          <w:i w:val="0"/>
          <w:iCs w:val="0"/>
          <w:smallCaps w:val="0"/>
          <w:strike w:val="0"/>
          <w:sz w:val="24"/>
          <w:szCs w:val="24"/>
          <w:u w:val="none"/>
          <w:shd w:fill="auto" w:val="clear"/>
          <w:vertAlign w:val="baseline"/>
        </w:rPr>
      </w:pPr>
      <w:ins w:author="Valeria Tapia" w:id="799" w:date="2026-09-24T10:09: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Adecuaciones en el Sistema de la Aduana Nacional</w:t>
        </w:r>
      </w:ins>
    </w:p>
    <w:p w:rsidR="00000000" w:rsidDel="00000000" w:rsidP="00000000" w:rsidRDefault="00000000" w:rsidRPr="00000000" w14:paraId="000002A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Controles de calidad y funcional;</w:t>
      </w:r>
    </w:p>
    <w:p w:rsidR="00000000" w:rsidDel="00000000" w:rsidP="00000000" w:rsidRDefault="00000000" w:rsidRPr="00000000" w14:paraId="000002A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Gestión</w:t>
      </w:r>
      <w:ins w:author="Valeria Tapia" w:id="800" w:date="2026-09-18T18:42: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ins>
      <w:del w:author="Valeria Tapia" w:id="800" w:date="2026-09-18T18:42: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y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emisión</w:t>
      </w:r>
      <w:ins w:author="Valeria Tapia" w:id="801" w:date="2026-09-18T18:42: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y publicación </w:t>
        </w:r>
      </w:ins>
      <w:del w:author="Valeria Tapia" w:id="801" w:date="2026-09-18T18:42: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de la normativa;</w:t>
      </w:r>
    </w:p>
    <w:p w:rsidR="00000000" w:rsidDel="00000000" w:rsidP="00000000" w:rsidRDefault="00000000" w:rsidRPr="00000000" w14:paraId="000002A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Establecer un plan de contingencias; </w:t>
      </w:r>
    </w:p>
    <w:p w:rsidR="00000000" w:rsidDel="00000000" w:rsidP="00000000" w:rsidRDefault="00000000" w:rsidRPr="00000000" w14:paraId="000002A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Capacitación;</w:t>
      </w:r>
    </w:p>
    <w:p w:rsidR="00000000" w:rsidDel="00000000" w:rsidP="00000000" w:rsidRDefault="00000000" w:rsidRPr="00000000" w14:paraId="000002A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802" w:date="2026-09-18T18:43:00Z"/>
          <w:rFonts w:ascii="Open Sans Light" w:cs="Open Sans Light" w:eastAsia="Open Sans Light" w:hAnsi="Open Sans Light"/>
          <w:b w:val="0"/>
          <w:bCs w:val="0"/>
          <w:i w:val="0"/>
          <w:iCs w:val="0"/>
          <w:smallCaps w:val="0"/>
          <w:strike w:val="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Implementación del trámite (prueba piloto o puesta en vigencia).  </w:t>
      </w:r>
      <w:ins w:author="Valeria Tapia" w:id="802" w:date="2026-09-18T18:43:00Z">
        <w:r w:rsidDel="00000000" w:rsidR="00000000" w:rsidRPr="00000000">
          <w:rPr>
            <w:rtl w:val="0"/>
          </w:rPr>
        </w:r>
      </w:ins>
    </w:p>
    <w:p w:rsidR="00000000" w:rsidDel="00000000" w:rsidP="00000000" w:rsidRDefault="00000000" w:rsidRPr="00000000" w14:paraId="000002A9">
      <w:pPr>
        <w:rPr>
          <w:ins w:author="Valeria Tapia" w:id="805" w:date="2026-09-18T18:43:00Z"/>
          <w:rPrChange w:author="Valeria Tapia" w:id="806" w:date="2026-09-18T18:43:00Z">
            <w:rPr>
              <w:rFonts w:ascii="Open Sans Light" w:cs="Open Sans Light" w:eastAsia="Open Sans Light" w:hAnsi="Open Sans Light"/>
              <w:b w:val="0"/>
              <w:bCs w:val="0"/>
              <w:i w:val="0"/>
              <w:iCs w:val="0"/>
              <w:smallCaps w:val="0"/>
              <w:strike w:val="0"/>
              <w:sz w:val="24"/>
              <w:szCs w:val="24"/>
              <w:u w:val="none"/>
              <w:shd w:fill="auto" w:val="clear"/>
              <w:vertAlign w:val="baseline"/>
            </w:rPr>
          </w:rPrChange>
        </w:rPr>
        <w:pPrChange w:author="Valeria Tapia" w:id="0" w:date="2026-09-18T18:43:00Z">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pPrChange>
      </w:pPr>
      <w:ins w:author="Valeria Tapia " w:id="804" w:date="2026-10-05T02:27: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
          <w:t xml:space="preserve">II. La AN en coordinación con la EPE, podrán ejecutar las actividades cuando así lo requieran, considerando el plazo previsto para la implementación del trámite APCO en la VUCE.</w:t>
        </w:r>
      </w:ins>
      <w:ins w:author="Valeria Tapia" w:id="805" w:date="2026-09-18T18:43:00Z">
        <w:r w:rsidDel="00000000" w:rsidR="00000000" w:rsidRPr="00000000">
          <w:rPr>
            <w:rtl w:val="0"/>
          </w:rPr>
        </w:r>
      </w:ins>
    </w:p>
    <w:p w:rsidR="00000000" w:rsidDel="00000000" w:rsidP="00000000" w:rsidRDefault="00000000" w:rsidRPr="00000000" w14:paraId="000002AA">
      <w:pPr>
        <w:rPr>
          <w:del w:author="Valeria Tapia" w:id="805" w:date="2026-09-18T18:43:00Z"/>
          <w:color w:val="ff0000"/>
          <w:rPrChange w:author="Valeria Tapia" w:id="808" w:date="2026-09-18T18:43:00Z">
            <w:rPr>
              <w:rFonts w:ascii="Open Sans Light" w:cs="Open Sans Light" w:eastAsia="Open Sans Light" w:hAnsi="Open Sans Light"/>
              <w:b w:val="0"/>
              <w:bCs w:val="0"/>
              <w:i w:val="0"/>
              <w:iCs w:val="0"/>
              <w:smallCaps w:val="0"/>
              <w:strike w:val="0"/>
              <w:sz w:val="24"/>
              <w:szCs w:val="24"/>
              <w:u w:val="none"/>
              <w:shd w:fill="auto" w:val="clear"/>
              <w:vertAlign w:val="baseline"/>
            </w:rPr>
          </w:rPrChange>
        </w:rPr>
        <w:pPrChange w:author="Valeria Tapia" w:id="0" w:date="2026-09-18T18:43:00Z">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pPrChange>
      </w:pPr>
      <w:del w:author="Valeria Tapia" w:id="805" w:date="2026-09-18T18:43:00Z">
        <w:r w:rsidDel="00000000" w:rsidR="00000000" w:rsidRPr="00000000">
          <w:rPr>
            <w:rtl w:val="0"/>
          </w:rPr>
        </w:r>
      </w:del>
    </w:p>
    <w:p w:rsidR="00000000" w:rsidDel="00000000" w:rsidP="00000000" w:rsidRDefault="00000000" w:rsidRPr="00000000" w14:paraId="000002AB">
      <w:pPr>
        <w:rPr>
          <w:del w:author="Valeria Tapia" w:id="805" w:date="2026-09-18T18:43:00Z"/>
        </w:rPr>
      </w:pPr>
      <w:del w:author="Valeria Tapia" w:id="805" w:date="2026-09-18T18:43:00Z">
        <w:r w:rsidDel="00000000" w:rsidR="00000000" w:rsidRPr="00000000">
          <w:rPr>
            <w:rtl w:val="0"/>
          </w:rPr>
        </w:r>
      </w:del>
    </w:p>
    <w:p w:rsidR="00000000" w:rsidDel="00000000" w:rsidP="00000000" w:rsidRDefault="00000000" w:rsidRPr="00000000" w14:paraId="000002AC">
      <w:pPr>
        <w:pStyle w:val="Heading5"/>
        <w:numPr>
          <w:ilvl w:val="0"/>
          <w:numId w:val="45"/>
        </w:numPr>
        <w:tabs>
          <w:tab w:val="left" w:leader="none" w:pos="1701"/>
        </w:tabs>
        <w:ind w:left="0" w:firstLine="0"/>
        <w:rPr/>
      </w:pPr>
      <w:r w:rsidDel="00000000" w:rsidR="00000000" w:rsidRPr="00000000">
        <w:rPr>
          <w:b w:val="1"/>
          <w:bCs w:val="1"/>
          <w:highlight w:val="green"/>
          <w:rtl w:val="0"/>
          <w:rPrChange w:author="Valeria Tapia " w:id="809" w:date="2026-10-05T02:19:00Z">
            <w:rPr>
              <w:b w:val="1"/>
              <w:bCs w:val="1"/>
            </w:rPr>
          </w:rPrChange>
        </w:rPr>
        <w:t xml:space="preserve">(IDENTIFICACIÓN </w:t>
      </w:r>
      <w:del w:author="Valeria Tapia" w:id="810" w:date="2026-09-25T09:12:00Z">
        <w:r w:rsidDel="00000000" w:rsidR="00000000" w:rsidRPr="00000000">
          <w:rPr>
            <w:b w:val="1"/>
            <w:bCs w:val="1"/>
            <w:highlight w:val="green"/>
            <w:rtl w:val="0"/>
            <w:rPrChange w:author="Valeria Tapia " w:id="809" w:date="2026-10-05T02:19:00Z">
              <w:rPr>
                <w:b w:val="1"/>
                <w:bCs w:val="1"/>
              </w:rPr>
            </w:rPrChange>
          </w:rPr>
          <w:delText xml:space="preserve">Y MAPEO </w:delText>
        </w:r>
      </w:del>
      <w:r w:rsidDel="00000000" w:rsidR="00000000" w:rsidRPr="00000000">
        <w:rPr>
          <w:b w:val="1"/>
          <w:bCs w:val="1"/>
          <w:highlight w:val="green"/>
          <w:rtl w:val="0"/>
          <w:rPrChange w:author="Valeria Tapia " w:id="809" w:date="2026-10-05T02:19:00Z">
            <w:rPr>
              <w:b w:val="1"/>
              <w:bCs w:val="1"/>
            </w:rPr>
          </w:rPrChange>
        </w:rPr>
        <w:t xml:space="preserve">DEL TRÁMITE APCO</w:t>
      </w:r>
      <w:ins w:author="Valeria Tapia" w:id="811" w:date="2026-09-25T09:12:00Z">
        <w:r w:rsidDel="00000000" w:rsidR="00000000" w:rsidRPr="00000000">
          <w:rPr>
            <w:b w:val="1"/>
            <w:bCs w:val="1"/>
            <w:highlight w:val="green"/>
            <w:rtl w:val="0"/>
            <w:rPrChange w:author="Valeria Tapia " w:id="809" w:date="2026-10-05T02:19:00Z">
              <w:rPr>
                <w:b w:val="1"/>
                <w:bCs w:val="1"/>
              </w:rPr>
            </w:rPrChange>
          </w:rPr>
          <w:t xml:space="preserve">, REMISIÓN DEL R-424 Y PUNTOS FOCALES</w:t>
        </w:r>
      </w:ins>
      <w:r w:rsidDel="00000000" w:rsidR="00000000" w:rsidRPr="00000000">
        <w:rPr>
          <w:b w:val="1"/>
          <w:bCs w:val="1"/>
          <w:highlight w:val="green"/>
          <w:rtl w:val="0"/>
          <w:rPrChange w:author="Valeria Tapia " w:id="809" w:date="2026-10-05T02:19:00Z">
            <w:rPr>
              <w:b w:val="1"/>
              <w:bCs w:val="1"/>
            </w:rPr>
          </w:rPrChange>
        </w:rPr>
        <w:t xml:space="preserve">). </w:t>
      </w:r>
      <w:r w:rsidDel="00000000" w:rsidR="00000000" w:rsidRPr="00000000">
        <w:rPr>
          <w:highlight w:val="green"/>
          <w:rtl w:val="0"/>
          <w:rPrChange w:author="Valeria Tapia " w:id="809" w:date="2026-10-05T02:19:00Z">
            <w:rPr/>
          </w:rPrChange>
        </w:rPr>
        <w:t xml:space="preserve">I. </w:t>
      </w:r>
      <w:del w:author="Valeria Tapia" w:id="812" w:date="2026-09-25T09:15:00Z">
        <w:r w:rsidDel="00000000" w:rsidR="00000000" w:rsidRPr="00000000">
          <w:rPr>
            <w:highlight w:val="green"/>
            <w:rtl w:val="0"/>
            <w:rPrChange w:author="Valeria Tapia " w:id="809" w:date="2026-10-05T02:19:00Z">
              <w:rPr/>
            </w:rPrChange>
          </w:rPr>
          <w:delText xml:space="preserve">Previo al inicio del trámite APCO establecido en el Cronograma de Implementación Gradual de la VUCE l</w:delText>
        </w:r>
      </w:del>
      <w:ins w:author="Valeria Tapia" w:id="812" w:date="2026-09-25T09:15:00Z">
        <w:r w:rsidDel="00000000" w:rsidR="00000000" w:rsidRPr="00000000">
          <w:rPr>
            <w:highlight w:val="green"/>
            <w:rtl w:val="0"/>
            <w:rPrChange w:author="Valeria Tapia " w:id="809" w:date="2026-10-05T02:19:00Z">
              <w:rPr/>
            </w:rPrChange>
          </w:rPr>
          <w:t xml:space="preserve">L</w:t>
        </w:r>
      </w:ins>
      <w:r w:rsidDel="00000000" w:rsidR="00000000" w:rsidRPr="00000000">
        <w:rPr>
          <w:highlight w:val="green"/>
          <w:rtl w:val="0"/>
          <w:rPrChange w:author="Valeria Tapia " w:id="809" w:date="2026-10-05T02:19:00Z">
            <w:rPr/>
          </w:rPrChange>
        </w:rPr>
        <w:t xml:space="preserve">as EPEs deberán</w:t>
      </w:r>
      <w:ins w:author="Valeria Tapia" w:id="813" w:date="2026-09-25T09:15:00Z">
        <w:r w:rsidDel="00000000" w:rsidR="00000000" w:rsidRPr="00000000">
          <w:rPr>
            <w:highlight w:val="green"/>
            <w:rtl w:val="0"/>
            <w:rPrChange w:author="Valeria Tapia " w:id="809" w:date="2026-10-05T02:19:00Z">
              <w:rPr/>
            </w:rPrChange>
          </w:rPr>
          <w:t xml:space="preserve"> remitir el R-424 del trámite a incorporar en la VUCE, en el plazo de hasta diez (10) días hábiles antes del inicio de actividades establecido en el Cronograma de Implementación Gradual de la VUCE, considerando lo siguiente</w:t>
        </w:r>
      </w:ins>
      <w:r w:rsidDel="00000000" w:rsidR="00000000" w:rsidRPr="00000000">
        <w:rPr>
          <w:highlight w:val="green"/>
          <w:rtl w:val="0"/>
          <w:rPrChange w:author="Valeria Tapia " w:id="809" w:date="2026-10-05T02:19:00Z">
            <w:rPr/>
          </w:rPrChange>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Identificar el trámite APCO a implementar en la VUCE, considerando entre otros:</w:t>
      </w:r>
    </w:p>
    <w:p w:rsidR="00000000" w:rsidDel="00000000" w:rsidP="00000000" w:rsidRDefault="00000000" w:rsidRPr="00000000" w14:paraId="000002AF">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ins w:author="Valeria Tapia" w:id="814" w:date="2026-09-25T09:21:00Z"/>
          <w:b w:val="0"/>
          <w:bCs w:val="0"/>
          <w:i w:val="0"/>
          <w:iCs w:val="0"/>
          <w:smallCaps w:val="0"/>
          <w:strike w:val="0"/>
          <w:color w:val="000000"/>
          <w:sz w:val="24"/>
          <w:szCs w:val="24"/>
          <w:u w:val="none"/>
          <w:shd w:fill="auto" w:val="clear"/>
          <w:vertAlign w:val="baseline"/>
        </w:rPr>
      </w:pPr>
      <w:ins w:author="Valeria Tapia" w:id="814" w:date="2026-09-25T09:2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Representatividad en las operaciones de comercio exterior.</w:t>
        </w:r>
      </w:ins>
    </w:p>
    <w:p w:rsidR="00000000" w:rsidDel="00000000" w:rsidP="00000000" w:rsidRDefault="00000000" w:rsidRPr="00000000" w14:paraId="000002B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El grado de madurez tecnológica.</w:t>
      </w:r>
    </w:p>
    <w:p w:rsidR="00000000" w:rsidDel="00000000" w:rsidP="00000000" w:rsidRDefault="00000000" w:rsidRPr="00000000" w14:paraId="000002B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Modificación de la normativa que regula el trámite APCO (Ley o Decreto Supremo).</w:t>
      </w:r>
    </w:p>
    <w:p w:rsidR="00000000" w:rsidDel="00000000" w:rsidP="00000000" w:rsidRDefault="00000000" w:rsidRPr="00000000" w14:paraId="000002B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del w:author="Valeria Tapia" w:id="814" w:date="2026-09-25T09:21:00Z"/>
          <w:b w:val="0"/>
          <w:bCs w:val="0"/>
          <w:i w:val="0"/>
          <w:iCs w:val="0"/>
          <w:smallCaps w:val="0"/>
          <w:strike w:val="0"/>
          <w:color w:val="000000"/>
          <w:sz w:val="24"/>
          <w:szCs w:val="24"/>
          <w:u w:val="none"/>
          <w:shd w:fill="auto" w:val="clear"/>
          <w:vertAlign w:val="baseline"/>
        </w:rPr>
      </w:pPr>
      <w:del w:author="Valeria Tapia" w:id="814" w:date="2026-09-25T09:2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Representatividad en las operaciones de comercio exterior.</w:delText>
        </w:r>
      </w:del>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Elaborar el Registro de Relevamiento de Información Normativa y Tecnológica (R-424) Anexo 2, especificando:</w:t>
      </w:r>
    </w:p>
    <w:p w:rsidR="00000000" w:rsidDel="00000000" w:rsidP="00000000" w:rsidRDefault="00000000" w:rsidRPr="00000000" w14:paraId="000002B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La denominación del documento a ser implementado en la VUCE.</w:t>
      </w:r>
    </w:p>
    <w:p w:rsidR="00000000" w:rsidDel="00000000" w:rsidP="00000000" w:rsidRDefault="00000000" w:rsidRPr="00000000" w14:paraId="000002B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El tipo del trámite actual (presencial, virtual u otro).</w:t>
      </w:r>
    </w:p>
    <w:p w:rsidR="00000000" w:rsidDel="00000000" w:rsidP="00000000" w:rsidRDefault="00000000" w:rsidRPr="00000000" w14:paraId="000002B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El costo y la modalidad de pago del trámite (cuando corresponda). </w:t>
      </w:r>
    </w:p>
    <w:p w:rsidR="00000000" w:rsidDel="00000000" w:rsidP="00000000" w:rsidRDefault="00000000" w:rsidRPr="00000000" w14:paraId="000002B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Si cuenta con firma digital, ciudadanía digital con aprobación de documentos u otro.</w:t>
      </w:r>
    </w:p>
    <w:p w:rsidR="00000000" w:rsidDel="00000000" w:rsidP="00000000" w:rsidRDefault="00000000" w:rsidRPr="00000000" w14:paraId="000002B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El tiempo de vigencia del documento emitido.</w:t>
      </w:r>
    </w:p>
    <w:p w:rsidR="00000000" w:rsidDel="00000000" w:rsidP="00000000" w:rsidRDefault="00000000" w:rsidRPr="00000000" w14:paraId="000002B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La (s) subpartida (s) arancelaria (s) correspondiente (s).</w:t>
      </w:r>
    </w:p>
    <w:p w:rsidR="00000000" w:rsidDel="00000000" w:rsidP="00000000" w:rsidRDefault="00000000" w:rsidRPr="00000000" w14:paraId="000002B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El mapeo del trámite actual, considerando los requisitos para la obtención del documento, paso a paso, desde la presentación de la solicitud hasta su obtención. </w:t>
      </w:r>
      <w:del w:author="Valeria Tapia" w:id="815" w:date="2026-09-25T09:22: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Cuando corresponda i</w:delText>
        </w:r>
      </w:del>
      <w:ins w:author="Valeria Tapia" w:id="815" w:date="2026-09-25T09:22: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ncluir la identificación de otros procesos, </w:t>
      </w:r>
      <w:ins w:author="Valeria Tapia" w:id="816" w:date="2026-09-25T09:23: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ampliación, </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anulación, modificación, reemplazo, revalidación entre otros.</w:t>
      </w:r>
    </w:p>
    <w:p w:rsidR="00000000" w:rsidDel="00000000" w:rsidP="00000000" w:rsidRDefault="00000000" w:rsidRPr="00000000" w14:paraId="000002B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211"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Elaborar la propuesta del trámite APCO optimizado, considerando lo siguiente:</w:t>
      </w:r>
    </w:p>
    <w:p w:rsidR="00000000" w:rsidDel="00000000" w:rsidP="00000000" w:rsidRDefault="00000000" w:rsidRPr="00000000" w14:paraId="000002B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931"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Simplificación de requisitos</w:t>
      </w:r>
    </w:p>
    <w:p w:rsidR="00000000" w:rsidDel="00000000" w:rsidP="00000000" w:rsidRDefault="00000000" w:rsidRPr="00000000" w14:paraId="000002B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931"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Optimización del proceso (reducción de pasos, eliminación del uso de papel y trámites presenciales, implementación de la pasarela de pagos y facturación electrónica de corresponder, firma digital, ciudadanía digital con aprobación de documentos, entre otros.</w:t>
      </w:r>
    </w:p>
    <w:p w:rsidR="00000000" w:rsidDel="00000000" w:rsidP="00000000" w:rsidRDefault="00000000" w:rsidRPr="00000000" w14:paraId="000002B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931"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Interoperabilidad de la información y/o documentos.</w:t>
      </w:r>
    </w:p>
    <w:p w:rsidR="00000000" w:rsidDel="00000000" w:rsidP="00000000" w:rsidRDefault="00000000" w:rsidRPr="00000000" w14:paraId="000002C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931"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Trazabilidad del trámite</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31"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142"/>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Remitir </w:t>
      </w:r>
      <w:ins w:author="Valeria Tapia" w:id="817" w:date="2026-09-25T09:35: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en el plazo previsto, </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el Registro R-424 a la AN mediante correo electrónico </w:t>
      </w:r>
      <w:hyperlink r:id="rId18">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contacto.entidades@vuce.gob.bo</w:t>
        </w:r>
      </w:hyperlink>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y a través de una nota dirigida a Máxima Autoridad Ejecutiva de la AN</w:t>
      </w:r>
      <w:del w:author="Valeria Tapia" w:id="818" w:date="2026-09-25T09:35: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en el plazo de quince (15) días hábiles antes del inicio del trámite APCO previsto en el Cronograma citado</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142"/>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142"/>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Cuando corresponda, </w:t>
      </w:r>
      <w:ins w:author="Valeria Tapia" w:id="819" w:date="2026-09-25T09:39: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20" w:date="2026-10-05T02:21: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gestionar e implementar la firma digital, la facturación electrónica, pasarela de pagos entre otros que se consideren necesarios para la implementación del trámite APCO.</w:t>
        </w:r>
      </w:ins>
      <w:del w:author="Valeria Tapia" w:id="819" w:date="2026-09-25T09:39: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realizar las gestiones de la modificación de normativa para la implementación del trámite APCO (Ley o Decreto Supremo) que permitan implementar el trámite en la VUCE.</w:delText>
        </w:r>
      </w:del>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pStyle w:val="Heading5"/>
        <w:numPr>
          <w:ilvl w:val="0"/>
          <w:numId w:val="45"/>
        </w:numPr>
        <w:tabs>
          <w:tab w:val="left" w:leader="none" w:pos="1701"/>
        </w:tabs>
        <w:ind w:left="0" w:firstLine="0"/>
        <w:rPr/>
      </w:pPr>
      <w:r w:rsidDel="00000000" w:rsidR="00000000" w:rsidRPr="00000000">
        <w:rPr>
          <w:b w:val="1"/>
          <w:bCs w:val="1"/>
          <w:rtl w:val="0"/>
        </w:rPr>
        <w:t xml:space="preserve"> (REVISIÓN Y ANÁLISIS DEL TRÁMITE A IMPLEMENTAR). </w:t>
      </w:r>
      <w:r w:rsidDel="00000000" w:rsidR="00000000" w:rsidRPr="00000000">
        <w:rPr>
          <w:rtl w:val="0"/>
        </w:rPr>
        <w:t xml:space="preserve">I. La AN en coordinación con las EPEs</w:t>
      </w:r>
      <w:r w:rsidDel="00000000" w:rsidR="00000000" w:rsidRPr="00000000">
        <w:rPr>
          <w:highlight w:val="green"/>
          <w:rtl w:val="0"/>
          <w:rPrChange w:author="Valeria Tapia " w:id="821" w:date="2026-10-05T02:21:00Z">
            <w:rPr/>
          </w:rPrChange>
        </w:rPr>
        <w:t xml:space="preserve">, en el plazo máximo de </w:t>
      </w:r>
      <w:del w:author="Valeria Tapia" w:id="822" w:date="2026-09-25T09:46:00Z">
        <w:r w:rsidDel="00000000" w:rsidR="00000000" w:rsidRPr="00000000">
          <w:rPr>
            <w:highlight w:val="green"/>
            <w:rtl w:val="0"/>
            <w:rPrChange w:author="Valeria Tapia " w:id="821" w:date="2026-10-05T02:21:00Z">
              <w:rPr/>
            </w:rPrChange>
          </w:rPr>
          <w:delText xml:space="preserve">siete </w:delText>
        </w:r>
      </w:del>
      <w:ins w:author="Valeria Tapia" w:id="822" w:date="2026-09-25T09:46:00Z">
        <w:r w:rsidDel="00000000" w:rsidR="00000000" w:rsidRPr="00000000">
          <w:rPr>
            <w:highlight w:val="green"/>
            <w:rtl w:val="0"/>
            <w:rPrChange w:author="Valeria Tapia " w:id="821" w:date="2026-10-05T02:21:00Z">
              <w:rPr/>
            </w:rPrChange>
          </w:rPr>
          <w:t xml:space="preserve">cinco </w:t>
        </w:r>
      </w:ins>
      <w:r w:rsidDel="00000000" w:rsidR="00000000" w:rsidRPr="00000000">
        <w:rPr>
          <w:highlight w:val="green"/>
          <w:rtl w:val="0"/>
          <w:rPrChange w:author="Valeria Tapia " w:id="821" w:date="2026-10-05T02:21:00Z">
            <w:rPr/>
          </w:rPrChange>
        </w:rPr>
        <w:t xml:space="preserve">(</w:t>
      </w:r>
      <w:del w:author="Valeria Tapia" w:id="823" w:date="2026-09-25T09:46:00Z">
        <w:r w:rsidDel="00000000" w:rsidR="00000000" w:rsidRPr="00000000">
          <w:rPr>
            <w:highlight w:val="green"/>
            <w:rtl w:val="0"/>
            <w:rPrChange w:author="Valeria Tapia " w:id="821" w:date="2026-10-05T02:21:00Z">
              <w:rPr/>
            </w:rPrChange>
          </w:rPr>
          <w:delText xml:space="preserve">7</w:delText>
        </w:r>
      </w:del>
      <w:ins w:author="Valeria Tapia" w:id="823" w:date="2026-09-25T09:46:00Z">
        <w:r w:rsidDel="00000000" w:rsidR="00000000" w:rsidRPr="00000000">
          <w:rPr>
            <w:highlight w:val="green"/>
            <w:rtl w:val="0"/>
            <w:rPrChange w:author="Valeria Tapia " w:id="821" w:date="2026-10-05T02:21:00Z">
              <w:rPr/>
            </w:rPrChange>
          </w:rPr>
          <w:t xml:space="preserve">5</w:t>
        </w:r>
      </w:ins>
      <w:r w:rsidDel="00000000" w:rsidR="00000000" w:rsidRPr="00000000">
        <w:rPr>
          <w:highlight w:val="green"/>
          <w:rtl w:val="0"/>
          <w:rPrChange w:author="Valeria Tapia " w:id="821" w:date="2026-10-05T02:21:00Z">
            <w:rPr/>
          </w:rPrChange>
        </w:rPr>
        <w:t xml:space="preserve">) días hábiles de recepcionado el </w:t>
      </w:r>
      <w:del w:author="Valeria Tapia" w:id="824" w:date="2026-09-25T18:24:00Z">
        <w:r w:rsidDel="00000000" w:rsidR="00000000" w:rsidRPr="00000000">
          <w:rPr>
            <w:highlight w:val="green"/>
            <w:rtl w:val="0"/>
            <w:rPrChange w:author="Valeria Tapia " w:id="821" w:date="2026-10-05T02:21:00Z">
              <w:rPr/>
            </w:rPrChange>
          </w:rPr>
          <w:delText xml:space="preserve">Registro </w:delText>
        </w:r>
      </w:del>
      <w:r w:rsidDel="00000000" w:rsidR="00000000" w:rsidRPr="00000000">
        <w:rPr>
          <w:highlight w:val="green"/>
          <w:rtl w:val="0"/>
          <w:rPrChange w:author="Valeria Tapia " w:id="821" w:date="2026-10-05T02:21:00Z">
            <w:rPr/>
          </w:rPrChange>
        </w:rPr>
        <w:t xml:space="preserve">R-424,</w:t>
      </w:r>
      <w:ins w:author="Valeria Tapia" w:id="825" w:date="2026-09-25T09:56:00Z">
        <w:r w:rsidDel="00000000" w:rsidR="00000000" w:rsidRPr="00000000">
          <w:rPr>
            <w:highlight w:val="green"/>
            <w:rtl w:val="0"/>
            <w:rPrChange w:author="Valeria Tapia " w:id="821" w:date="2026-10-05T02:21:00Z">
              <w:rPr/>
            </w:rPrChange>
          </w:rPr>
          <w:t xml:space="preserve"> antes del inicio de actividades establecido en el Cronograma de Implementación Gradual de la VUCE,</w:t>
        </w:r>
      </w:ins>
      <w:r w:rsidDel="00000000" w:rsidR="00000000" w:rsidRPr="00000000">
        <w:rPr>
          <w:highlight w:val="green"/>
          <w:rtl w:val="0"/>
          <w:rPrChange w:author="Valeria Tapia " w:id="821" w:date="2026-10-05T02:21:00Z">
            <w:rPr/>
          </w:rPrChange>
        </w:rPr>
        <w:t xml:space="preserve"> realizará la revisión</w:t>
      </w:r>
      <w:ins w:author="Valeria Tapia" w:id="826" w:date="2026-09-25T17:03:00Z">
        <w:r w:rsidDel="00000000" w:rsidR="00000000" w:rsidRPr="00000000">
          <w:rPr>
            <w:highlight w:val="green"/>
            <w:rtl w:val="0"/>
            <w:rPrChange w:author="Valeria Tapia " w:id="821" w:date="2026-10-05T02:21:00Z">
              <w:rPr/>
            </w:rPrChange>
          </w:rPr>
          <w:t xml:space="preserve">, </w:t>
        </w:r>
      </w:ins>
      <w:del w:author="Valeria Tapia" w:id="826" w:date="2026-09-25T17:03:00Z">
        <w:r w:rsidDel="00000000" w:rsidR="00000000" w:rsidRPr="00000000">
          <w:rPr>
            <w:highlight w:val="green"/>
            <w:rtl w:val="0"/>
            <w:rPrChange w:author="Valeria Tapia " w:id="821" w:date="2026-10-05T02:21:00Z">
              <w:rPr/>
            </w:rPrChange>
          </w:rPr>
          <w:delText xml:space="preserve"> y </w:delText>
        </w:r>
      </w:del>
      <w:r w:rsidDel="00000000" w:rsidR="00000000" w:rsidRPr="00000000">
        <w:rPr>
          <w:highlight w:val="green"/>
          <w:rtl w:val="0"/>
          <w:rPrChange w:author="Valeria Tapia " w:id="821" w:date="2026-10-05T02:21:00Z">
            <w:rPr/>
          </w:rPrChange>
        </w:rPr>
        <w:t xml:space="preserve">análisis</w:t>
      </w:r>
      <w:ins w:author="Valeria Tapia" w:id="827" w:date="2026-09-25T17:03:00Z">
        <w:r w:rsidDel="00000000" w:rsidR="00000000" w:rsidRPr="00000000">
          <w:rPr>
            <w:highlight w:val="green"/>
            <w:rtl w:val="0"/>
            <w:rPrChange w:author="Valeria Tapia " w:id="821" w:date="2026-10-05T02:21:00Z">
              <w:rPr/>
            </w:rPrChange>
          </w:rPr>
          <w:t xml:space="preserve"> y evaluación </w:t>
        </w:r>
      </w:ins>
      <w:r w:rsidDel="00000000" w:rsidR="00000000" w:rsidRPr="00000000">
        <w:rPr>
          <w:highlight w:val="green"/>
          <w:rtl w:val="0"/>
          <w:rPrChange w:author="Valeria Tapia " w:id="821" w:date="2026-10-05T02:21:00Z">
            <w:rPr/>
          </w:rPrChange>
        </w:rPr>
        <w:t xml:space="preserve"> del mismo, debiendo considerar</w:t>
      </w:r>
      <w:ins w:author="Valeria Tapia" w:id="828" w:date="2026-09-25T17:06:00Z">
        <w:r w:rsidDel="00000000" w:rsidR="00000000" w:rsidRPr="00000000">
          <w:rPr>
            <w:highlight w:val="green"/>
            <w:rtl w:val="0"/>
            <w:rPrChange w:author="Valeria Tapia " w:id="821" w:date="2026-10-05T02:21:00Z">
              <w:rPr/>
            </w:rPrChange>
          </w:rPr>
          <w:t xml:space="preserve"> además </w:t>
        </w:r>
      </w:ins>
      <w:del w:author="Valeria Tapia" w:id="828" w:date="2026-09-25T17:06:00Z">
        <w:r w:rsidDel="00000000" w:rsidR="00000000" w:rsidRPr="00000000">
          <w:rPr>
            <w:highlight w:val="green"/>
            <w:rtl w:val="0"/>
            <w:rPrChange w:author="Valeria Tapia " w:id="821" w:date="2026-10-05T02:21:00Z">
              <w:rPr/>
            </w:rPrChange>
          </w:rPr>
          <w:delText xml:space="preserve"> </w:delText>
        </w:r>
      </w:del>
      <w:ins w:author="Valeria Tapia" w:id="829" w:date="2026-09-25T17:03:00Z">
        <w:r w:rsidDel="00000000" w:rsidR="00000000" w:rsidRPr="00000000">
          <w:rPr>
            <w:highlight w:val="green"/>
            <w:rtl w:val="0"/>
            <w:rPrChange w:author="Valeria Tapia " w:id="821" w:date="2026-10-05T02:21:00Z">
              <w:rPr/>
            </w:rPrChange>
          </w:rPr>
          <w:t xml:space="preserve">que la propuesta de optimización del trámite contenga</w:t>
        </w:r>
        <w:r w:rsidDel="00000000" w:rsidR="00000000" w:rsidRPr="00000000">
          <w:rPr>
            <w:rtl w:val="0"/>
          </w:rPr>
          <w:t xml:space="preserve"> </w:t>
        </w:r>
      </w:ins>
      <w:r w:rsidDel="00000000" w:rsidR="00000000" w:rsidRPr="00000000">
        <w:rPr>
          <w:rtl w:val="0"/>
        </w:rPr>
        <w:t xml:space="preserve">lo siguiente:  </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11"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09" w:right="0" w:hanging="425"/>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Simplificación de requisitos</w:t>
      </w:r>
    </w:p>
    <w:p w:rsidR="00000000" w:rsidDel="00000000" w:rsidP="00000000" w:rsidRDefault="00000000" w:rsidRPr="00000000" w14:paraId="000002C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09" w:right="0" w:hanging="425"/>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Optimización del proceso (reducción de pasos, eliminación del uso de papel y trámites presenciales, implementación de la pasarela de pagos y facturación electrónica, firma digital, ciudadanía digital con aprobación de documentos entre otros).</w:t>
      </w:r>
    </w:p>
    <w:p w:rsidR="00000000" w:rsidDel="00000000" w:rsidP="00000000" w:rsidRDefault="00000000" w:rsidRPr="00000000" w14:paraId="000002C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09" w:right="0" w:hanging="425"/>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Interoperabilidad de la información y/o documentos.</w:t>
      </w:r>
    </w:p>
    <w:p w:rsidR="00000000" w:rsidDel="00000000" w:rsidP="00000000" w:rsidRDefault="00000000" w:rsidRPr="00000000" w14:paraId="000002C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09" w:right="0" w:hanging="425"/>
        <w:jc w:val="both"/>
        <w:rPr>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Trazabilidad del trámite</w:t>
      </w:r>
      <w:r w:rsidDel="00000000" w:rsidR="00000000" w:rsidRPr="00000000">
        <w:rPr>
          <w:rFonts w:ascii="Open Sans Light" w:cs="Open Sans Light" w:eastAsia="Open Sans Light" w:hAnsi="Open Sans Light"/>
          <w:b w:val="0"/>
          <w:bCs w:val="0"/>
          <w:i w:val="0"/>
          <w:iCs w:val="0"/>
          <w:smallCaps w:val="0"/>
          <w:strike w:val="0"/>
          <w:color w:val="4f81b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II. Cuando el Registro R-424 no este correctamente llenado, la AN solicitará mediante correo electrónico </w:t>
      </w:r>
      <w:hyperlink r:id="rId19">
        <w:r w:rsidDel="00000000" w:rsidR="00000000" w:rsidRPr="00000000">
          <w:rPr>
            <w:color w:val="0000ff"/>
            <w:u w:val="single"/>
            <w:rtl w:val="0"/>
          </w:rPr>
          <w:t xml:space="preserve">contacto.entidades@vuce.gob.bo</w:t>
        </w:r>
      </w:hyperlink>
      <w:r w:rsidDel="00000000" w:rsidR="00000000" w:rsidRPr="00000000">
        <w:rPr>
          <w:rtl w:val="0"/>
        </w:rPr>
        <w:t xml:space="preserve">, la corrección y/o complementación correspondiente, estableciendo el plazo máximo </w:t>
      </w:r>
      <w:ins w:author="Valeria Tapia" w:id="830" w:date="2026-09-25T09:48:00Z">
        <w:r w:rsidDel="00000000" w:rsidR="00000000" w:rsidRPr="00000000">
          <w:rPr>
            <w:highlight w:val="cyan"/>
            <w:rtl w:val="0"/>
            <w:rPrChange w:author="Valeria Tapia " w:id="831" w:date="2026-10-05T02:21:00Z">
              <w:rPr/>
            </w:rPrChange>
          </w:rPr>
          <w:t xml:space="preserve">de dos (2) hábiles</w:t>
        </w:r>
        <w:r w:rsidDel="00000000" w:rsidR="00000000" w:rsidRPr="00000000">
          <w:rPr>
            <w:rtl w:val="0"/>
          </w:rPr>
          <w:t xml:space="preserve"> </w:t>
        </w:r>
      </w:ins>
      <w:r w:rsidDel="00000000" w:rsidR="00000000" w:rsidRPr="00000000">
        <w:rPr>
          <w:rtl w:val="0"/>
        </w:rPr>
        <w:t xml:space="preserve">para su remisión.      </w:t>
      </w:r>
    </w:p>
    <w:p w:rsidR="00000000" w:rsidDel="00000000" w:rsidP="00000000" w:rsidRDefault="00000000" w:rsidRPr="00000000" w14:paraId="000002CE">
      <w:pPr>
        <w:rPr>
          <w:i w:val="1"/>
          <w:iCs w:val="1"/>
        </w:rPr>
      </w:pPr>
      <w:r w:rsidDel="00000000" w:rsidR="00000000" w:rsidRPr="00000000">
        <w:rPr>
          <w:rtl w:val="0"/>
        </w:rPr>
      </w:r>
    </w:p>
    <w:p w:rsidR="00000000" w:rsidDel="00000000" w:rsidP="00000000" w:rsidRDefault="00000000" w:rsidRPr="00000000" w14:paraId="000002CF">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pPr>
      <w:bookmarkStart w:colFirst="0" w:colLast="0" w:name="_ur0vhmfbmd5q" w:id="22"/>
      <w:bookmarkEnd w:id="22"/>
      <w:r w:rsidDel="00000000" w:rsidR="00000000" w:rsidRPr="00000000">
        <w:rPr>
          <w:rtl w:val="0"/>
        </w:rPr>
        <w:t xml:space="preserve">CAPÍTULO II</w:t>
      </w:r>
    </w:p>
    <w:p w:rsidR="00000000" w:rsidDel="00000000" w:rsidP="00000000" w:rsidRDefault="00000000" w:rsidRPr="00000000" w14:paraId="000002D0">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b w:val="0"/>
          <w:bCs w:val="0"/>
        </w:rPr>
      </w:pPr>
      <w:bookmarkStart w:colFirst="0" w:colLast="0" w:name="_wy6ebf2h0873" w:id="23"/>
      <w:bookmarkEnd w:id="23"/>
      <w:r w:rsidDel="00000000" w:rsidR="00000000" w:rsidRPr="00000000">
        <w:rPr>
          <w:rtl w:val="0"/>
        </w:rPr>
        <w:t xml:space="preserve">PLAN DE TRABAJO DEL TRÁMITE APCO A IMPLEMENTAR</w:t>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pStyle w:val="Heading5"/>
        <w:numPr>
          <w:ilvl w:val="0"/>
          <w:numId w:val="45"/>
        </w:numPr>
        <w:tabs>
          <w:tab w:val="left" w:leader="none" w:pos="1701"/>
        </w:tabs>
        <w:ind w:left="0" w:firstLine="0"/>
        <w:rPr/>
      </w:pPr>
      <w:r w:rsidDel="00000000" w:rsidR="00000000" w:rsidRPr="00000000">
        <w:rPr>
          <w:b w:val="1"/>
          <w:bCs w:val="1"/>
          <w:rtl w:val="0"/>
        </w:rPr>
        <w:t xml:space="preserve"> (PLAN DE TRABAJO). </w:t>
      </w:r>
      <w:r w:rsidDel="00000000" w:rsidR="00000000" w:rsidRPr="00000000">
        <w:rPr>
          <w:rtl w:val="0"/>
        </w:rPr>
        <w:t xml:space="preserve">I. La AN en coordinación con los puntos focales designados por las EPEs, elaborarán y suscribirán el </w:t>
      </w:r>
      <w:del w:author="Valeria Tapia" w:id="832" w:date="2026-09-25T16:50:00Z">
        <w:r w:rsidDel="00000000" w:rsidR="00000000" w:rsidRPr="00000000">
          <w:rPr>
            <w:rtl w:val="0"/>
          </w:rPr>
          <w:delText xml:space="preserve">plan de trabajo del trámite APCO a implementarse en la VUCE</w:delText>
        </w:r>
      </w:del>
      <w:ins w:author="Valeria Tapia" w:id="832" w:date="2026-09-25T16:50:00Z">
        <w:r w:rsidDel="00000000" w:rsidR="00000000" w:rsidRPr="00000000">
          <w:rPr>
            <w:rtl w:val="0"/>
          </w:rPr>
          <w:t xml:space="preserve">R-710</w:t>
        </w:r>
      </w:ins>
      <w:r w:rsidDel="00000000" w:rsidR="00000000" w:rsidRPr="00000000">
        <w:rPr>
          <w:rtl w:val="0"/>
        </w:rPr>
        <w:t xml:space="preserve">, considerando para tal efecto, las actividades señaladas en el parágrafo II del Artículo 28</w:t>
      </w:r>
      <w:r w:rsidDel="00000000" w:rsidR="00000000" w:rsidRPr="00000000">
        <w:rPr>
          <w:b w:val="1"/>
          <w:bCs w:val="1"/>
          <w:rtl w:val="0"/>
        </w:rPr>
        <w:t xml:space="preserve"> </w:t>
      </w:r>
      <w:r w:rsidDel="00000000" w:rsidR="00000000" w:rsidRPr="00000000">
        <w:rPr>
          <w:rtl w:val="0"/>
        </w:rPr>
        <w:t xml:space="preserve">del presente Reglamento y el Anexo 3.</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II. Las actividades establecidas en el Plan de Trabajo deberán considerar el plazo máximo de ciento veinte (120) días calendario, para implementar el trámite APCO en la VUCE.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5"/>
        <w:numPr>
          <w:ilvl w:val="0"/>
          <w:numId w:val="45"/>
        </w:numPr>
        <w:tabs>
          <w:tab w:val="left" w:leader="none" w:pos="1701"/>
        </w:tabs>
        <w:ind w:left="0" w:firstLine="0"/>
        <w:rPr/>
      </w:pPr>
      <w:r w:rsidDel="00000000" w:rsidR="00000000" w:rsidRPr="00000000">
        <w:rPr>
          <w:b w:val="1"/>
          <w:bCs w:val="1"/>
          <w:rtl w:val="0"/>
        </w:rPr>
        <w:t xml:space="preserve">(MODIFICACIÓN AL PLAN DE TRABAJO). </w:t>
      </w:r>
      <w:r w:rsidDel="00000000" w:rsidR="00000000" w:rsidRPr="00000000">
        <w:rPr>
          <w:rtl w:val="0"/>
        </w:rPr>
        <w:t xml:space="preserve"> Los plazos establecidos en el </w:t>
      </w:r>
      <w:ins w:author="Valeria Tapia" w:id="833" w:date="2026-09-25T16:53:00Z">
        <w:r w:rsidDel="00000000" w:rsidR="00000000" w:rsidRPr="00000000">
          <w:rPr>
            <w:rtl w:val="0"/>
          </w:rPr>
          <w:t xml:space="preserve">R-710</w:t>
        </w:r>
      </w:ins>
      <w:del w:author="Valeria Tapia" w:id="833" w:date="2026-09-25T16:53:00Z">
        <w:r w:rsidDel="00000000" w:rsidR="00000000" w:rsidRPr="00000000">
          <w:rPr>
            <w:rtl w:val="0"/>
          </w:rPr>
          <w:delText xml:space="preserve">Plan de Trabajo</w:delText>
        </w:r>
      </w:del>
      <w:r w:rsidDel="00000000" w:rsidR="00000000" w:rsidRPr="00000000">
        <w:rPr>
          <w:rtl w:val="0"/>
        </w:rPr>
        <w:t xml:space="preserve"> podrán ser modificados</w:t>
      </w:r>
      <w:del w:author="Valeria Tapia" w:id="834" w:date="2026-09-25T16:57:00Z">
        <w:r w:rsidDel="00000000" w:rsidR="00000000" w:rsidRPr="00000000">
          <w:rPr>
            <w:rtl w:val="0"/>
          </w:rPr>
          <w:delText xml:space="preserve">,</w:delText>
        </w:r>
      </w:del>
      <w:r w:rsidDel="00000000" w:rsidR="00000000" w:rsidRPr="00000000">
        <w:rPr>
          <w:rtl w:val="0"/>
        </w:rPr>
        <w:t xml:space="preserve"> a requerimiento de la</w:t>
      </w:r>
      <w:del w:author="Valeria Tapia" w:id="835" w:date="2026-09-25T17:01:00Z">
        <w:r w:rsidDel="00000000" w:rsidR="00000000" w:rsidRPr="00000000">
          <w:rPr>
            <w:rtl w:val="0"/>
          </w:rPr>
          <w:delText xml:space="preserve">s</w:delText>
        </w:r>
      </w:del>
      <w:r w:rsidDel="00000000" w:rsidR="00000000" w:rsidRPr="00000000">
        <w:rPr>
          <w:rtl w:val="0"/>
        </w:rPr>
        <w:t xml:space="preserve"> EPE</w:t>
      </w:r>
      <w:del w:author="Valeria Tapia" w:id="836" w:date="2026-09-25T17:01:00Z">
        <w:r w:rsidDel="00000000" w:rsidR="00000000" w:rsidRPr="00000000">
          <w:rPr>
            <w:rtl w:val="0"/>
          </w:rPr>
          <w:delText xml:space="preserve">s</w:delText>
        </w:r>
      </w:del>
      <w:r w:rsidDel="00000000" w:rsidR="00000000" w:rsidRPr="00000000">
        <w:rPr>
          <w:rtl w:val="0"/>
        </w:rPr>
        <w:t xml:space="preserve">, </w:t>
      </w:r>
      <w:del w:author="Valeria Tapia" w:id="837" w:date="2026-09-25T11:38:00Z">
        <w:r w:rsidDel="00000000" w:rsidR="00000000" w:rsidRPr="00000000">
          <w:rPr>
            <w:rtl w:val="0"/>
          </w:rPr>
          <w:delText xml:space="preserve">bajo su responsabilidad y </w:delText>
        </w:r>
      </w:del>
      <w:r w:rsidDel="00000000" w:rsidR="00000000" w:rsidRPr="00000000">
        <w:rPr>
          <w:rtl w:val="0"/>
        </w:rPr>
        <w:t xml:space="preserve">con la debida justificación</w:t>
      </w:r>
      <w:ins w:author="Valeria Tapia" w:id="838" w:date="2026-09-25T11:39:00Z">
        <w:r w:rsidDel="00000000" w:rsidR="00000000" w:rsidRPr="00000000">
          <w:rPr>
            <w:rtl w:val="0"/>
          </w:rPr>
          <w:t xml:space="preserve"> </w:t>
        </w:r>
        <w:r w:rsidDel="00000000" w:rsidR="00000000" w:rsidRPr="00000000">
          <w:rPr>
            <w:highlight w:val="cyan"/>
            <w:rtl w:val="0"/>
            <w:rPrChange w:author="Valeria Tapia " w:id="839" w:date="2026-10-05T02:21:00Z">
              <w:rPr/>
            </w:rPrChange>
          </w:rPr>
          <w:t xml:space="preserve">establecidos en </w:t>
        </w:r>
      </w:ins>
      <w:del w:author="Valeria Tapia" w:id="838" w:date="2026-09-25T11:39:00Z">
        <w:r w:rsidDel="00000000" w:rsidR="00000000" w:rsidRPr="00000000">
          <w:rPr>
            <w:highlight w:val="cyan"/>
            <w:rtl w:val="0"/>
            <w:rPrChange w:author="Valeria Tapia " w:id="839" w:date="2026-10-05T02:21:00Z">
              <w:rPr/>
            </w:rPrChange>
          </w:rPr>
          <w:delText xml:space="preserve"> mediante </w:delText>
        </w:r>
      </w:del>
      <w:r w:rsidDel="00000000" w:rsidR="00000000" w:rsidRPr="00000000">
        <w:rPr>
          <w:highlight w:val="cyan"/>
          <w:rtl w:val="0"/>
          <w:rPrChange w:author="Valeria Tapia " w:id="839" w:date="2026-10-05T02:21:00Z">
            <w:rPr/>
          </w:rPrChange>
        </w:rPr>
        <w:t xml:space="preserve">no</w:t>
      </w:r>
      <w:ins w:author="Valeria Tapia" w:id="840" w:date="2026-09-25T11:38:00Z">
        <w:r w:rsidDel="00000000" w:rsidR="00000000" w:rsidRPr="00000000">
          <w:rPr>
            <w:highlight w:val="cyan"/>
            <w:rtl w:val="0"/>
            <w:rPrChange w:author="Valeria Tapia " w:id="839" w:date="2026-10-05T02:21:00Z">
              <w:rPr/>
            </w:rPrChange>
          </w:rPr>
          <w:t xml:space="preserve">ta y/o Acta de Reunión. El nuevo R-710 deberá contener los ajustes en los plazos</w:t>
        </w:r>
      </w:ins>
      <w:del w:author="Valeria Tapia" w:id="840" w:date="2026-09-25T11:38:00Z">
        <w:r w:rsidDel="00000000" w:rsidR="00000000" w:rsidRPr="00000000">
          <w:rPr>
            <w:highlight w:val="cyan"/>
            <w:rtl w:val="0"/>
            <w:rPrChange w:author="Valeria Tapia " w:id="839" w:date="2026-10-05T02:21:00Z">
              <w:rPr/>
            </w:rPrChange>
          </w:rPr>
          <w:delText xml:space="preserve">ta a la AN</w:delText>
        </w:r>
      </w:del>
      <w:r w:rsidDel="00000000" w:rsidR="00000000" w:rsidRPr="00000000">
        <w:rPr>
          <w:highlight w:val="cyan"/>
          <w:rtl w:val="0"/>
          <w:rPrChange w:author="Valeria Tapia " w:id="839" w:date="2026-10-05T02:21:00Z">
            <w:rPr/>
          </w:rPrChange>
        </w:rPr>
        <w:t xml:space="preserve">.</w:t>
      </w: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pPr>
      <w:bookmarkStart w:colFirst="0" w:colLast="0" w:name="_ujekqr3pfyzm" w:id="24"/>
      <w:bookmarkEnd w:id="24"/>
      <w:r w:rsidDel="00000000" w:rsidR="00000000" w:rsidRPr="00000000">
        <w:rPr>
          <w:rtl w:val="0"/>
        </w:rPr>
        <w:t xml:space="preserve">CAPÍTULO III</w:t>
      </w:r>
    </w:p>
    <w:p w:rsidR="00000000" w:rsidDel="00000000" w:rsidP="00000000" w:rsidRDefault="00000000" w:rsidRPr="00000000" w14:paraId="000002D9">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b w:val="0"/>
          <w:bCs w:val="0"/>
        </w:rPr>
      </w:pPr>
      <w:bookmarkStart w:colFirst="0" w:colLast="0" w:name="_suumbega4gbn" w:id="25"/>
      <w:bookmarkEnd w:id="25"/>
      <w:r w:rsidDel="00000000" w:rsidR="00000000" w:rsidRPr="00000000">
        <w:rPr>
          <w:rtl w:val="0"/>
        </w:rPr>
        <w:t xml:space="preserve">OPTIMIZACIÓN DEL TRÁMITE APCO</w:t>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pStyle w:val="Heading5"/>
        <w:numPr>
          <w:ilvl w:val="0"/>
          <w:numId w:val="45"/>
        </w:numPr>
        <w:tabs>
          <w:tab w:val="left" w:leader="none" w:pos="1701"/>
        </w:tabs>
        <w:ind w:left="0" w:firstLine="0"/>
        <w:rPr/>
      </w:pPr>
      <w:r w:rsidDel="00000000" w:rsidR="00000000" w:rsidRPr="00000000">
        <w:rPr>
          <w:rtl w:val="0"/>
        </w:rPr>
        <w:t xml:space="preserve"> </w:t>
      </w:r>
      <w:r w:rsidDel="00000000" w:rsidR="00000000" w:rsidRPr="00000000">
        <w:rPr>
          <w:b w:val="1"/>
          <w:bCs w:val="1"/>
          <w:rtl w:val="0"/>
        </w:rPr>
        <w:t xml:space="preserve">(OPTIMIZACIÓN DEL TRÁMITE APCO)</w:t>
      </w:r>
      <w:r w:rsidDel="00000000" w:rsidR="00000000" w:rsidRPr="00000000">
        <w:rPr>
          <w:rtl w:val="0"/>
        </w:rPr>
        <w:t xml:space="preserve">. Las EPEs en coordinación con la AN optimizarán el trámite APCO, conforme lo siguiente: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09" w:right="0" w:hanging="426"/>
        <w:jc w:val="both"/>
        <w:rPr>
          <w:ins w:author="Valeria Tapia" w:id="841" w:date="2026-09-25T15:43: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Change w:author="Valeria Tapia" w:id="0" w:date="2026-09-25T12:41:00Z">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pPr>
        </w:pPrChange>
      </w:pPr>
      <w:ins w:author="Valeria Tapia" w:id="841" w:date="2026-09-25T15:43: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Emisión del APCO Digital</w:t>
        </w:r>
      </w:ins>
    </w:p>
    <w:p w:rsidR="00000000" w:rsidDel="00000000" w:rsidP="00000000" w:rsidRDefault="00000000" w:rsidRPr="00000000" w14:paraId="000002D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09" w:right="0" w:hanging="426"/>
        <w:jc w:val="both"/>
        <w:rPr>
          <w:ins w:author="Valeria Tapia" w:id="846" w:date="2026-09-25T12:31: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Change w:author="Valeria Tapia" w:id="0" w:date="2026-09-25T12:41:00Z">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pPr>
        </w:pPrChange>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Simplificación </w:t>
      </w:r>
      <w:del w:author="Valeria Tapia" w:id="844" w:date="2026-09-25T15:3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y automatización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del proceso</w:t>
      </w:r>
      <w:del w:author="Valeria Tapia" w:id="845" w:date="2026-09-25T12:35: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para el trámite APCO</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w:t>
      </w:r>
      <w:ins w:author="Valeria Tapia" w:id="846" w:date="2026-09-25T12:31: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considerando la eliminación de trámites presenciales, reducción de requisitos, pasos y tiempos de emisión, eliminación del uso de papel, implementación de la pasarela de pagos, firma digital, ciudadanía digital y facturación electrónica, interoperabilidad de información y/o documentos, trazabilidad del trámite, entre otros.  </w:t>
        </w:r>
      </w:ins>
    </w:p>
    <w:p w:rsidR="00000000" w:rsidDel="00000000" w:rsidP="00000000" w:rsidRDefault="00000000" w:rsidRPr="00000000" w14:paraId="000002D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09" w:right="0" w:hanging="426"/>
        <w:jc w:val="both"/>
        <w:rPr>
          <w:ins w:author="Valeria Tapia" w:id="848" w:date="2026-09-25T15:30: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Change w:author="Valeria Tapia" w:id="0" w:date="2026-09-25T12:41:00Z">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pPr>
        </w:pPrChange>
      </w:pPr>
      <w:ins w:author="Valeria Tapia" w:id="846" w:date="2026-09-25T12:31: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Automatización</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ins w:author="Valeria Tapia" w:id="848" w:date="2026-09-25T15:3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del proceso, en caso de que las EPEs no cuenten con un sistema para procesar el trámite, la AN proporcionará un Módulo Informático Estándar</w:t>
        </w:r>
      </w:ins>
    </w:p>
    <w:p w:rsidR="00000000" w:rsidDel="00000000" w:rsidP="00000000" w:rsidRDefault="00000000" w:rsidRPr="00000000" w14:paraId="000002E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09" w:right="0" w:hanging="426"/>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del w:author="Valeria Tapia" w:id="848" w:date="2026-09-25T15:3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en caso de que las EPEs no cuenten con un sistema para procesar el trámite, la AN proporcionará un Módulo Informático Estándar para su implementación en la VUCE, teniendo en cuenta </w:delText>
        </w:r>
      </w:del>
      <w:ins w:author="Valeria Tapia" w:id="850" w:date="2026-09-25T15:34: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Identificación de las actividades y todos los procesos para la obtención del trámite  además de su modificación ampliación, anulación, reemplazo, revalidación entre otros, considerando </w:t>
        </w:r>
      </w:ins>
      <w:del w:author="Valeria Tapia" w:id="850" w:date="2026-09-25T15:34: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las etapas detalladas en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el Anexo 4 (Flujo Referencial </w:t>
      </w:r>
      <w:del w:author="Valeria Tapia" w:id="851" w:date="2026-09-25T15:35: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Etapas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del trámite APCO) del presente Reglamento, que incluye</w:t>
      </w:r>
      <w:ins w:author="Valeria Tapia" w:id="852" w:date="2026-09-25T15:35: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entre otros</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42" w:date="2026-10-05T02:22: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lo siguiente:</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w:id="853" w:date="2026-09-25T15:36: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Formulario </w:t>
        </w:r>
      </w:ins>
      <w:del w:author="Valeria Tapia" w:id="853" w:date="2026-09-25T15:36: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Registro de la</w:delText>
        </w:r>
      </w:del>
      <w:ins w:author="Valeria Tapia" w:id="854" w:date="2026-09-25T15:36: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de</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solicitud y documentos requeridos </w:t>
      </w:r>
      <w:ins w:author="Valeria Tapia" w:id="855" w:date="2026-09-25T15:39: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por la EPE</w:t>
        </w:r>
      </w:ins>
      <w:del w:author="Valeria Tapia" w:id="855" w:date="2026-09-25T15:39: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por las EPEs</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Procesamiento de la solicitud: Verificación de la consistencia de la información, documentos, inspección y/o toma de muestras cuando corresponda u otro proceso de</w:t>
      </w:r>
      <w:ins w:author="Valeria Tapia" w:id="856" w:date="2026-09-25T15:39: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terminado por</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la</w:t>
      </w:r>
      <w:del w:author="Valeria Tapia" w:id="857" w:date="2026-09-25T15:39: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s</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EPE</w:t>
      </w:r>
      <w:del w:author="Valeria Tapia" w:id="858" w:date="2026-09-25T15:39: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s</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Aceptación, rechazo u observaciones a la solicitud.</w:t>
      </w:r>
    </w:p>
    <w:p w:rsidR="00000000" w:rsidDel="00000000" w:rsidP="00000000" w:rsidRDefault="00000000" w:rsidRPr="00000000" w14:paraId="000002E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Subsanación de observaciones.</w:t>
      </w:r>
    </w:p>
    <w:p w:rsidR="00000000" w:rsidDel="00000000" w:rsidP="00000000" w:rsidRDefault="00000000" w:rsidRPr="00000000" w14:paraId="000002E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Pagos a través de la pasarela de pagos, cuando corresponda.</w:t>
      </w:r>
    </w:p>
    <w:p w:rsidR="00000000" w:rsidDel="00000000" w:rsidP="00000000" w:rsidRDefault="00000000" w:rsidRPr="00000000" w14:paraId="000002E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ins w:author="Valeria Tapia" w:id="864" w:date="2026-09-25T15:43: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Emisión del documento </w:t>
      </w:r>
      <w:del w:author="Valeria Tapia" w:id="859" w:date="2026-09-25T15:43: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en forma digital o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físic</w:t>
      </w:r>
      <w:del w:author="Valeria Tapia" w:id="860" w:date="2026-09-25T15:43: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a</w:delText>
        </w:r>
      </w:del>
      <w:ins w:author="Valeria Tapia" w:id="860" w:date="2026-09-25T15:43: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o</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ins w:author="Valeria Tapia" w:id="861" w:date="2026-09-25T15:43: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únicamente </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cuando sea requerido por una instancia de control</w:t>
      </w:r>
      <w:ins w:author="Valeria Tapia" w:id="862" w:date="2026-09-25T15:44: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863" w:date="2026-10-05T02:2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debidamente </w:t>
        </w:r>
      </w:ins>
      <w:del w:author="Valeria Tapia" w:id="862" w:date="2026-09-25T15:44: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863" w:date="2026-10-05T02:2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w:delText>
        </w:r>
      </w:del>
      <w:ins w:author="Valeria Tapia" w:id="864" w:date="2026-09-25T15:43: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 w:id="863" w:date="2026-10-05T02:2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fundamentado con base en normativa o a  requerimiento de una autoridad competente.</w:t>
        </w:r>
        <w:r w:rsidDel="00000000" w:rsidR="00000000" w:rsidRPr="00000000">
          <w:rPr>
            <w:rtl w:val="0"/>
          </w:rPr>
        </w:r>
      </w:ins>
    </w:p>
    <w:p w:rsidR="00000000" w:rsidDel="00000000" w:rsidP="00000000" w:rsidRDefault="00000000" w:rsidRPr="00000000" w14:paraId="000002E8">
      <w:pPr>
        <w:rPr>
          <w:del w:author="Valeria Tapia" w:id="864" w:date="2026-09-25T15:43:00Z"/>
          <w:rPrChange w:author="Valeria Tapia" w:id="865" w:date="2026-09-25T15:4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Change w:author="Valeria Tapia" w:id="0" w:date="2026-09-25T15:43:00Z">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pPr>
        </w:pPrChange>
      </w:pPr>
      <w:del w:author="Valeria Tapia" w:id="864" w:date="2026-09-25T15:43:00Z">
        <w:r w:rsidDel="00000000" w:rsidR="00000000" w:rsidRPr="00000000">
          <w:rPr>
            <w:rtl w:val="0"/>
          </w:rPr>
        </w:r>
      </w:del>
    </w:p>
    <w:p w:rsidR="00000000" w:rsidDel="00000000" w:rsidP="00000000" w:rsidRDefault="00000000" w:rsidRPr="00000000" w14:paraId="000002E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09" w:right="0" w:hanging="426"/>
        <w:jc w:val="both"/>
        <w:rPr>
          <w:del w:author="Valeria Tapia" w:id="864" w:date="2026-09-25T15:43: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del w:author="Valeria Tapia" w:id="864" w:date="2026-09-25T15:43: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Firma digital, Ciudadanía digital con aprobación de documentos u otros.</w:delText>
        </w:r>
      </w:del>
    </w:p>
    <w:p w:rsidR="00000000" w:rsidDel="00000000" w:rsidP="00000000" w:rsidRDefault="00000000" w:rsidRPr="00000000" w14:paraId="000002E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09" w:right="0" w:hanging="426"/>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Adecuación, modificación y/o actualización de la normativa de la</w:t>
      </w:r>
      <w:del w:author="Valeria Tapia" w:id="866" w:date="2026-09-25T15:45: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s</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EPE</w:t>
      </w:r>
      <w:del w:author="Valeria Tapia" w:id="867" w:date="2026-09-25T15:45: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s</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09" w:right="0" w:hanging="426"/>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Interoperabilidad de la información</w:t>
      </w:r>
      <w:del w:author="Valeria Tapia" w:id="868" w:date="2026-09-25T15:45: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en el ámbito de la VUCE.</w:delText>
        </w:r>
      </w:del>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pStyle w:val="Heading5"/>
        <w:numPr>
          <w:ilvl w:val="0"/>
          <w:numId w:val="45"/>
        </w:numPr>
        <w:tabs>
          <w:tab w:val="left" w:leader="none" w:pos="1701"/>
        </w:tabs>
        <w:ind w:left="0" w:firstLine="0"/>
        <w:rPr>
          <w:ins w:author="Valeria Tapia" w:id="869" w:date="2026-09-25T17:32:00Z"/>
        </w:rPr>
      </w:pPr>
      <w:r w:rsidDel="00000000" w:rsidR="00000000" w:rsidRPr="00000000">
        <w:rPr>
          <w:b w:val="1"/>
          <w:bCs w:val="1"/>
          <w:rtl w:val="0"/>
        </w:rPr>
        <w:t xml:space="preserve"> </w:t>
      </w:r>
      <w:ins w:author="Valeria Tapia" w:id="869" w:date="2026-09-25T17:32:00Z">
        <w:r w:rsidDel="00000000" w:rsidR="00000000" w:rsidRPr="00000000">
          <w:rPr>
            <w:b w:val="1"/>
            <w:bCs w:val="1"/>
            <w:rtl w:val="0"/>
          </w:rPr>
          <w:t xml:space="preserve">(PARTICIPACIÓN DEL SECTOR PRIVADO). </w:t>
        </w:r>
        <w:r w:rsidDel="00000000" w:rsidR="00000000" w:rsidRPr="00000000">
          <w:rPr>
            <w:rtl w:val="0"/>
          </w:rPr>
          <w:t xml:space="preserve">La participación del Sector Privado será a través de organizaciones e instituciones representativas de los Operadores de Comercio Exterior a requerimiento de la AN, </w:t>
        </w:r>
        <w:r w:rsidDel="00000000" w:rsidR="00000000" w:rsidRPr="00000000">
          <w:rPr>
            <w:highlight w:val="cyan"/>
            <w:rtl w:val="0"/>
            <w:rPrChange w:author="Valeria Tapia " w:id="870" w:date="2026-10-05T02:24:00Z">
              <w:rPr/>
            </w:rPrChange>
          </w:rPr>
          <w:t xml:space="preserve">a objeto de aportar con sugerencias en la optimización del trámite APCO u en otra etapa de la implementación del trámite y/o servicio en la VUCE.</w:t>
        </w:r>
        <w:r w:rsidDel="00000000" w:rsidR="00000000" w:rsidRPr="00000000">
          <w:rPr>
            <w:rtl w:val="0"/>
          </w:rPr>
        </w:r>
      </w:ins>
    </w:p>
    <w:p w:rsidR="00000000" w:rsidDel="00000000" w:rsidP="00000000" w:rsidRDefault="00000000" w:rsidRPr="00000000" w14:paraId="000002EE">
      <w:pPr>
        <w:pStyle w:val="Heading5"/>
        <w:tabs>
          <w:tab w:val="left" w:leader="none" w:pos="1701"/>
        </w:tabs>
        <w:rPr>
          <w:ins w:author="Valeria Tapia" w:id="869" w:date="2026-09-25T17:32:00Z"/>
          <w:rPrChange w:author="Valeria Tapia" w:id="872" w:date="2026-09-25T17:32:00Z">
            <w:rPr/>
          </w:rPrChange>
        </w:rPr>
        <w:pPrChange w:author="Valeria Tapia" w:id="0" w:date="2026-09-25T17:32:00Z">
          <w:pPr>
            <w:pStyle w:val="Heading5"/>
            <w:numPr>
              <w:ilvl w:val="0"/>
              <w:numId w:val="45"/>
            </w:numPr>
            <w:tabs>
              <w:tab w:val="left" w:leader="none" w:pos="1701"/>
            </w:tabs>
            <w:ind w:left="6067" w:hanging="1813.9999999999998"/>
          </w:pPr>
        </w:pPrChange>
      </w:pPr>
      <w:ins w:author="Valeria Tapia" w:id="869" w:date="2026-09-25T17:32:00Z">
        <w:r w:rsidDel="00000000" w:rsidR="00000000" w:rsidRPr="00000000">
          <w:rPr>
            <w:rtl w:val="0"/>
          </w:rPr>
        </w:r>
      </w:ins>
    </w:p>
    <w:p w:rsidR="00000000" w:rsidDel="00000000" w:rsidP="00000000" w:rsidRDefault="00000000" w:rsidRPr="00000000" w14:paraId="000002EF">
      <w:pPr>
        <w:pStyle w:val="Heading5"/>
        <w:numPr>
          <w:ilvl w:val="0"/>
          <w:numId w:val="45"/>
        </w:numPr>
        <w:tabs>
          <w:tab w:val="left" w:leader="none" w:pos="1701"/>
        </w:tabs>
        <w:ind w:left="0" w:firstLine="0"/>
        <w:rPr>
          <w:ins w:author="Valeria Tapia" w:id="869" w:date="2026-09-25T17:32:00Z"/>
        </w:rPr>
      </w:pPr>
      <w:ins w:author="Valeria Tapia" w:id="869" w:date="2026-09-25T17:32:00Z">
        <w:r w:rsidDel="00000000" w:rsidR="00000000" w:rsidRPr="00000000">
          <w:rPr>
            <w:b w:val="1"/>
            <w:bCs w:val="1"/>
            <w:highlight w:val="cyan"/>
            <w:rtl w:val="0"/>
            <w:rPrChange w:author="Valeria Tapia " w:id="873" w:date="2026-10-05T02:24:00Z">
              <w:rPr>
                <w:b w:val="1"/>
                <w:bCs w:val="1"/>
              </w:rPr>
            </w:rPrChange>
          </w:rPr>
          <w:t xml:space="preserve">(VALIDACIÓN DE LA OPTIMIZACIÓN DEL TRÁMITE).- </w:t>
        </w:r>
        <w:r w:rsidDel="00000000" w:rsidR="00000000" w:rsidRPr="00000000">
          <w:rPr>
            <w:highlight w:val="cyan"/>
            <w:rtl w:val="0"/>
            <w:rPrChange w:author="Valeria Tapia " w:id="873" w:date="2026-10-05T02:24:00Z">
              <w:rPr/>
            </w:rPrChange>
          </w:rPr>
          <w:t xml:space="preserve">I. La AN con base a la optimización del trámite APCO acordado con la EPE, elaborará los Diagramas de Actividades y Estado.</w:t>
        </w:r>
      </w:ins>
    </w:p>
    <w:p w:rsidR="00000000" w:rsidDel="00000000" w:rsidP="00000000" w:rsidRDefault="00000000" w:rsidRPr="00000000" w14:paraId="000002F0">
      <w:pPr>
        <w:tabs>
          <w:tab w:val="left" w:leader="none" w:pos="1701"/>
        </w:tabs>
        <w:rPr>
          <w:ins w:author="Valeria Tapia" w:id="869" w:date="2026-09-25T17:32:00Z"/>
          <w:rPrChange w:author="Valeria Tapia" w:id="874" w:date="2026-09-25T17:17:00Z">
            <w:rPr/>
          </w:rPrChange>
        </w:rPr>
        <w:pPrChange w:author="Valeria Tapia" w:id="0" w:date="2026-09-25T17:17:00Z">
          <w:pPr>
            <w:pStyle w:val="Heading5"/>
            <w:numPr>
              <w:ilvl w:val="0"/>
              <w:numId w:val="45"/>
            </w:numPr>
            <w:tabs>
              <w:tab w:val="left" w:leader="none" w:pos="1701"/>
            </w:tabs>
            <w:ind w:left="6067" w:hanging="1813.9999999999998"/>
          </w:pPr>
        </w:pPrChange>
      </w:pPr>
      <w:ins w:author="Valeria Tapia" w:id="869" w:date="2026-09-25T17:32:00Z">
        <w:r w:rsidDel="00000000" w:rsidR="00000000" w:rsidRPr="00000000">
          <w:rPr>
            <w:rtl w:val="0"/>
          </w:rPr>
        </w:r>
      </w:ins>
    </w:p>
    <w:p w:rsidR="00000000" w:rsidDel="00000000" w:rsidP="00000000" w:rsidRDefault="00000000" w:rsidRPr="00000000" w14:paraId="000002F1">
      <w:pPr>
        <w:tabs>
          <w:tab w:val="left" w:leader="none" w:pos="1701"/>
        </w:tabs>
        <w:rPr>
          <w:ins w:author="Valeria Tapia" w:id="876" w:date="2026-09-25T17:29:00Z"/>
          <w:rPrChange w:author="Valeria Tapia" w:id="878" w:date="2026-09-25T17:17:00Z">
            <w:rPr/>
          </w:rPrChange>
        </w:rPr>
        <w:pPrChange w:author="Valeria Tapia" w:id="0" w:date="2026-09-25T17:17:00Z">
          <w:pPr>
            <w:pStyle w:val="Heading5"/>
            <w:numPr>
              <w:ilvl w:val="0"/>
              <w:numId w:val="45"/>
            </w:numPr>
            <w:tabs>
              <w:tab w:val="left" w:leader="none" w:pos="1701"/>
            </w:tabs>
            <w:ind w:left="6067" w:hanging="1813.9999999999998"/>
          </w:pPr>
        </w:pPrChange>
      </w:pPr>
      <w:ins w:author="Valeria Tapia" w:id="869" w:date="2026-09-25T17:32:00Z">
        <w:r w:rsidDel="00000000" w:rsidR="00000000" w:rsidRPr="00000000">
          <w:rPr>
            <w:highlight w:val="cyan"/>
            <w:rtl w:val="0"/>
            <w:rPrChange w:author="Valeria Tapia " w:id="873" w:date="2026-10-05T02:24:00Z">
              <w:rPr/>
            </w:rPrChange>
          </w:rPr>
          <w:t xml:space="preserve">II. La AN y la EPE revisarán y validar</w:t>
        </w:r>
      </w:ins>
      <w:ins w:author="Valeria Tapia " w:id="875" w:date="2026-10-05T02:24:00Z">
        <w:r w:rsidDel="00000000" w:rsidR="00000000" w:rsidRPr="00000000">
          <w:rPr>
            <w:highlight w:val="cyan"/>
            <w:rtl w:val="0"/>
            <w:rPrChange w:author="Valeria Tapia " w:id="873" w:date="2026-10-05T02:24:00Z">
              <w:rPr/>
            </w:rPrChange>
          </w:rPr>
          <w:t xml:space="preserve">á</w:t>
        </w:r>
      </w:ins>
      <w:ins w:author="Valeria Tapia" w:id="876" w:date="2026-09-25T17:29:00Z">
        <w:del w:author="Valeria Tapia " w:id="877" w:date="2026-10-05T02:24:00Z">
          <w:r w:rsidDel="00000000" w:rsidR="00000000" w:rsidRPr="00000000">
            <w:rPr>
              <w:highlight w:val="cyan"/>
              <w:rtl w:val="0"/>
              <w:rPrChange w:author="Valeria Tapia " w:id="873" w:date="2026-10-05T02:24:00Z">
                <w:rPr/>
              </w:rPrChange>
            </w:rPr>
            <w:delText xml:space="preserve">a</w:delText>
          </w:r>
        </w:del>
        <w:r w:rsidDel="00000000" w:rsidR="00000000" w:rsidRPr="00000000">
          <w:rPr>
            <w:highlight w:val="cyan"/>
            <w:rtl w:val="0"/>
            <w:rPrChange w:author="Valeria Tapia " w:id="873" w:date="2026-10-05T02:24:00Z">
              <w:rPr/>
            </w:rPrChange>
          </w:rPr>
          <w:t xml:space="preserve">n los Diagramas de Actividades y Estado, para que de forma posterior la EPE remita la propuesta del R-425. En caso de que identifiquen ajustes se realizará las modificaciones necesarias para su posterior validación</w:t>
        </w:r>
        <w:r w:rsidDel="00000000" w:rsidR="00000000" w:rsidRPr="00000000">
          <w:rPr>
            <w:rtl w:val="0"/>
          </w:rPr>
          <w:t xml:space="preserve">. </w:t>
        </w:r>
      </w:ins>
    </w:p>
    <w:p w:rsidR="00000000" w:rsidDel="00000000" w:rsidP="00000000" w:rsidRDefault="00000000" w:rsidRPr="00000000" w14:paraId="000002F2">
      <w:pPr>
        <w:tabs>
          <w:tab w:val="left" w:leader="none" w:pos="1701"/>
        </w:tabs>
        <w:rPr>
          <w:ins w:author="Valeria Tapia" w:id="876" w:date="2026-09-25T17:29:00Z"/>
          <w:rPrChange w:author="Valeria Tapia" w:id="880" w:date="2026-09-25T17:15:00Z">
            <w:rPr/>
          </w:rPrChange>
        </w:rPr>
        <w:pPrChange w:author="Valeria Tapia" w:id="0" w:date="2026-09-25T17:15:00Z">
          <w:pPr>
            <w:pStyle w:val="Heading5"/>
            <w:numPr>
              <w:ilvl w:val="0"/>
              <w:numId w:val="45"/>
            </w:numPr>
            <w:tabs>
              <w:tab w:val="left" w:leader="none" w:pos="1701"/>
            </w:tabs>
            <w:ind w:left="6067" w:hanging="1813.9999999999998"/>
          </w:pPr>
        </w:pPrChange>
      </w:pPr>
      <w:ins w:author="Valeria Tapia" w:id="876" w:date="2026-09-25T17:29:00Z">
        <w:r w:rsidDel="00000000" w:rsidR="00000000" w:rsidRPr="00000000">
          <w:rPr>
            <w:rtl w:val="0"/>
          </w:rPr>
        </w:r>
      </w:ins>
    </w:p>
    <w:p w:rsidR="00000000" w:rsidDel="00000000" w:rsidP="00000000" w:rsidRDefault="00000000" w:rsidRPr="00000000" w14:paraId="000002F3">
      <w:pPr>
        <w:pStyle w:val="Heading5"/>
        <w:numPr>
          <w:ilvl w:val="0"/>
          <w:numId w:val="45"/>
        </w:numPr>
        <w:tabs>
          <w:tab w:val="left" w:leader="none" w:pos="1701"/>
        </w:tabs>
        <w:ind w:left="0" w:firstLine="0"/>
        <w:rPr/>
      </w:pPr>
      <w:r w:rsidDel="00000000" w:rsidR="00000000" w:rsidRPr="00000000">
        <w:rPr>
          <w:b w:val="1"/>
          <w:bCs w:val="1"/>
          <w:rtl w:val="0"/>
        </w:rPr>
        <w:t xml:space="preserve">(VERIFICACIÓN DE LAS SUBPARTIDAS ARANCELARIAS) </w:t>
      </w:r>
      <w:r w:rsidDel="00000000" w:rsidR="00000000" w:rsidRPr="00000000">
        <w:rPr>
          <w:rtl w:val="0"/>
        </w:rPr>
        <w:t xml:space="preserve">I. La AN y las EPEs, realizarán la verificación de las subpartidas arancelarias relacionadas con el documento a ser emitido a través de la VUCE, de acuerdo al Arancel Aduanero</w:t>
      </w:r>
      <w:ins w:author="Valeria Tapia" w:id="881" w:date="2026-09-25T15:58:00Z">
        <w:r w:rsidDel="00000000" w:rsidR="00000000" w:rsidRPr="00000000">
          <w:rPr>
            <w:rtl w:val="0"/>
          </w:rPr>
          <w:t xml:space="preserve"> </w:t>
        </w:r>
        <w:r w:rsidDel="00000000" w:rsidR="00000000" w:rsidRPr="00000000">
          <w:rPr>
            <w:highlight w:val="cyan"/>
            <w:rtl w:val="0"/>
            <w:rPrChange w:author="Valeria Tapia " w:id="882" w:date="2026-10-05T02:25:00Z">
              <w:rPr/>
            </w:rPrChange>
          </w:rPr>
          <w:t xml:space="preserve">de Importaciones, la </w:t>
        </w:r>
      </w:ins>
      <w:del w:author="Valeria Tapia" w:id="881" w:date="2026-09-25T15:58:00Z">
        <w:r w:rsidDel="00000000" w:rsidR="00000000" w:rsidRPr="00000000">
          <w:rPr>
            <w:highlight w:val="cyan"/>
            <w:rtl w:val="0"/>
            <w:rPrChange w:author="Valeria Tapia " w:id="882" w:date="2026-10-05T02:25:00Z">
              <w:rPr/>
            </w:rPrChange>
          </w:rPr>
          <w:delText xml:space="preserve"> y a </w:delText>
        </w:r>
      </w:del>
      <w:ins w:author="Valeria Tapia" w:id="883" w:date="2026-09-25T15:58:00Z">
        <w:r w:rsidDel="00000000" w:rsidR="00000000" w:rsidRPr="00000000">
          <w:rPr>
            <w:highlight w:val="cyan"/>
            <w:rtl w:val="0"/>
            <w:rPrChange w:author="Valeria Tapia " w:id="882" w:date="2026-10-05T02:25:00Z">
              <w:rPr/>
            </w:rPrChange>
          </w:rPr>
          <w:t xml:space="preserve">Nómina de Mercancías para Exportaciones</w:t>
        </w:r>
        <w:r w:rsidDel="00000000" w:rsidR="00000000" w:rsidRPr="00000000">
          <w:rPr>
            <w:rtl w:val="0"/>
          </w:rPr>
          <w:t xml:space="preserve"> y a </w:t>
        </w:r>
      </w:ins>
      <w:r w:rsidDel="00000000" w:rsidR="00000000" w:rsidRPr="00000000">
        <w:rPr>
          <w:rtl w:val="0"/>
        </w:rPr>
        <w:t xml:space="preserve">la normativa vigente aplicable</w:t>
      </w:r>
      <w:ins w:author="Valeria Tapia" w:id="884" w:date="2026-09-25T15:59:00Z">
        <w:r w:rsidDel="00000000" w:rsidR="00000000" w:rsidRPr="00000000">
          <w:rPr>
            <w:rtl w:val="0"/>
          </w:rPr>
          <w:t xml:space="preserve"> según corresponda</w:t>
        </w:r>
      </w:ins>
      <w:r w:rsidDel="00000000" w:rsidR="00000000" w:rsidRPr="00000000">
        <w:rPr>
          <w:rtl w:val="0"/>
        </w:rPr>
        <w:t xml:space="preserve">, para considerar dicho aspecto en el trámite a ser </w:t>
      </w:r>
      <w:ins w:author="Valeria Tapia" w:id="885" w:date="2026-09-25T15:59:00Z">
        <w:r w:rsidDel="00000000" w:rsidR="00000000" w:rsidRPr="00000000">
          <w:rPr>
            <w:rtl w:val="0"/>
          </w:rPr>
          <w:t xml:space="preserve">implementado </w:t>
        </w:r>
      </w:ins>
      <w:del w:author="Valeria Tapia" w:id="885" w:date="2026-09-25T15:59:00Z">
        <w:r w:rsidDel="00000000" w:rsidR="00000000" w:rsidRPr="00000000">
          <w:rPr>
            <w:rtl w:val="0"/>
          </w:rPr>
          <w:delText xml:space="preserve">procesado </w:delText>
        </w:r>
      </w:del>
      <w:r w:rsidDel="00000000" w:rsidR="00000000" w:rsidRPr="00000000">
        <w:rPr>
          <w:rtl w:val="0"/>
        </w:rPr>
        <w:t xml:space="preserve">en la VUCE</w:t>
      </w:r>
      <w:del w:author="Valeria Tapia" w:id="886" w:date="2026-09-25T16:00:00Z">
        <w:r w:rsidDel="00000000" w:rsidR="00000000" w:rsidRPr="00000000">
          <w:rPr>
            <w:rtl w:val="0"/>
          </w:rPr>
          <w:delText xml:space="preserve"> cuando corresponda</w:delText>
        </w:r>
      </w:del>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del w:author="Valeria Tapia" w:id="887" w:date="2026-09-25T16:01:00Z"/>
          <w:b w:val="0"/>
          <w:bCs w:val="0"/>
          <w:smallCaps w:val="0"/>
          <w:strike w:val="0"/>
          <w:color w:val="000000"/>
          <w:sz w:val="24"/>
          <w:szCs w:val="24"/>
          <w:u w:val="none"/>
          <w:shd w:fill="auto" w:val="clear"/>
          <w:vertAlign w:val="baseline"/>
        </w:rPr>
      </w:pPr>
      <w:del w:author="Valeria Tapia" w:id="887" w:date="2026-09-25T16:0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En caso de que las EPEs requieran incluir</w:delText>
        </w:r>
        <w:r w:rsidDel="00000000" w:rsidR="00000000" w:rsidRPr="00000000">
          <w:rPr>
            <w:rFonts w:ascii="Comic Sans MS" w:cs="Comic Sans MS" w:eastAsia="Comic Sans MS" w:hAnsi="Comic Sans MS"/>
            <w:b w:val="0"/>
            <w:bCs w:val="0"/>
            <w:i w:val="1"/>
            <w:iCs w:val="1"/>
            <w:smallCaps w:val="0"/>
            <w:strike w:val="0"/>
            <w:color w:val="000000"/>
            <w:sz w:val="24"/>
            <w:szCs w:val="24"/>
            <w:u w:val="none"/>
            <w:shd w:fill="auto" w:val="clear"/>
            <w:vertAlign w:val="baseline"/>
            <w:rtl w:val="0"/>
          </w:rPr>
          <w:delText xml:space="preserve">, excluir o modificar la nómina de mercancías sujetas a Autorización Previa y/o Certificación u otros documentos, deberán realizar las gestiones correspondientes con su Ministerio cabeza de Sector ante el Ministerio de Economía y Finanzas Públicas.</w:delText>
        </w:r>
        <w:r w:rsidDel="00000000" w:rsidR="00000000" w:rsidRPr="00000000">
          <w:rPr>
            <w:rtl w:val="0"/>
          </w:rPr>
        </w:r>
      </w:del>
    </w:p>
    <w:p w:rsidR="00000000" w:rsidDel="00000000" w:rsidP="00000000" w:rsidRDefault="00000000" w:rsidRPr="00000000" w14:paraId="000002F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del w:author="Valeria Tapia" w:id="887" w:date="2026-09-25T16:01:00Z"/>
          <w:rPrChange w:author="Valeria Tapia" w:id="888" w:date="2026-09-25T16:01: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Change w:author="Valeria Tapia" w:id="0" w:date="2026-09-25T16:01:00Z">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pPr>
        </w:pPrChange>
      </w:pPr>
      <w:del w:author="Valeria Tapia" w:id="887" w:date="2026-09-25T16:01:00Z">
        <w:r w:rsidDel="00000000" w:rsidR="00000000" w:rsidRPr="00000000">
          <w:rPr>
            <w:rtl w:val="0"/>
          </w:rPr>
        </w:r>
      </w:del>
    </w:p>
    <w:p w:rsidR="00000000" w:rsidDel="00000000" w:rsidP="00000000" w:rsidRDefault="00000000" w:rsidRPr="00000000" w14:paraId="000002F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ns w:author="Valeria Tapia" w:id="892" w:date="2026-09-25T16:06:00Z"/>
          <w:b w:val="0"/>
          <w:b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La actualización del Arancel Aduanero</w:t>
      </w:r>
      <w:ins w:author="Valeria Tapia" w:id="889" w:date="2026-09-25T16:0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de Importación </w:t>
        </w:r>
      </w:ins>
      <w:del w:author="Valeria Tapia" w:id="889" w:date="2026-09-25T16:0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por normativa específica, así como por otras normas legales que se establezcan de forma posterior a su </w:t>
      </w:r>
      <w:del w:author="Valeria Tapia" w:id="890" w:date="2026-09-25T16:05: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aprobación</w:delText>
        </w:r>
      </w:del>
      <w:ins w:author="Valeria Tapia" w:id="890" w:date="2026-09-25T16:05: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implementación</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serán considerados</w:t>
      </w:r>
      <w:ins w:author="Valeria Tapia" w:id="891" w:date="2026-09-25T16:06: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en la VUCE.</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w:t>
      </w:r>
      <w:ins w:author="Valeria Tapia" w:id="892" w:date="2026-09-25T16:06:00Z">
        <w:r w:rsidDel="00000000" w:rsidR="00000000" w:rsidRPr="00000000">
          <w:rPr>
            <w:rtl w:val="0"/>
          </w:rPr>
        </w:r>
      </w:ins>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ns w:author="Valeria Tapia" w:id="892" w:date="2026-09-25T16:06:00Z"/>
          <w:rFonts w:ascii="Comic Sans MS" w:cs="Comic Sans MS" w:eastAsia="Comic Sans MS" w:hAnsi="Comic Sans MS"/>
          <w:b w:val="0"/>
          <w:bCs w:val="0"/>
          <w:i w:val="1"/>
          <w:iCs w:val="1"/>
          <w:smallCaps w:val="0"/>
          <w:strike w:val="0"/>
          <w:color w:val="000000"/>
          <w:sz w:val="24"/>
          <w:szCs w:val="24"/>
          <w:u w:val="none"/>
          <w:shd w:fill="auto" w:val="clear"/>
          <w:vertAlign w:val="baseline"/>
          <w:rPrChange w:author="Valeria Tapia" w:id="894" w:date="2026-09-25T16:06:00Z">
            <w:rPr>
              <w:b w:val="0"/>
              <w:bCs w:val="0"/>
              <w:smallCaps w:val="0"/>
              <w:strike w:val="0"/>
              <w:color w:val="000000"/>
              <w:sz w:val="24"/>
              <w:szCs w:val="24"/>
              <w:u w:val="none"/>
              <w:shd w:fill="auto" w:val="clear"/>
              <w:vertAlign w:val="baseline"/>
            </w:rPr>
          </w:rPrChange>
        </w:rPr>
        <w:pPrChange w:author="Valeria Tapia" w:id="0" w:date="2026-09-25T16:06:00Z">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4548" w:right="0" w:hanging="720"/>
            <w:jc w:val="both"/>
          </w:pPr>
        </w:pPrChange>
      </w:pPr>
      <w:ins w:author="Valeria Tapia" w:id="892" w:date="2026-09-25T16:06:00Z">
        <w:r w:rsidDel="00000000" w:rsidR="00000000" w:rsidRPr="00000000">
          <w:rPr>
            <w:rtl w:val="0"/>
          </w:rPr>
        </w:r>
      </w:ins>
    </w:p>
    <w:p w:rsidR="00000000" w:rsidDel="00000000" w:rsidP="00000000" w:rsidRDefault="00000000" w:rsidRPr="00000000" w14:paraId="000002F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ns w:author="Valeria Tapia" w:id="900" w:date="2026-09-25T16:13:00Z"/>
          <w:b w:val="0"/>
          <w:bCs w:val="0"/>
          <w:smallCaps w:val="0"/>
          <w:strike w:val="0"/>
          <w:color w:val="000000"/>
          <w:sz w:val="24"/>
          <w:szCs w:val="24"/>
          <w:u w:val="none"/>
          <w:shd w:fill="auto" w:val="clear"/>
          <w:vertAlign w:val="baseline"/>
        </w:rPr>
      </w:pPr>
      <w:del w:author="Valeria Tapia" w:id="892" w:date="2026-09-25T16:06: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95" w:date="2026-10-05T02: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en los procesos a ser realizados en la VUCE.</w:delText>
        </w:r>
      </w:del>
      <w:ins w:author="Valeria Tapia" w:id="896" w:date="2026-09-25T16:01: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95" w:date="2026-10-05T02: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En caso de que la</w:t>
        </w:r>
        <w:del w:author="Valeria Tapia " w:id="897" w:date="2026-10-05T02:32: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95" w:date="2026-10-05T02: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s</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95" w:date="2026-10-05T02: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EPE</w:t>
        </w:r>
        <w:del w:author="Valeria Tapia " w:id="898" w:date="2026-10-05T02:32: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95" w:date="2026-10-05T02: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s</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95" w:date="2026-10-05T02: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ins>
      <w:ins w:author="Valeria Tapia " w:id="899" w:date="2026-10-05T02:26: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895" w:date="2026-10-05T02: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de forma</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
          <w:t xml:space="preserve"> </w:t>
        </w:r>
      </w:ins>
      <w:ins w:author="Valeria Tapia" w:id="900" w:date="2026-09-25T16:13:00Z">
        <w:del w:author="Valeria Tapia " w:id="901" w:date="2026-10-05T02:26: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902" w:date="2026-10-05T02: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durante o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902" w:date="2026-10-05T02: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posterior a la implementación del trámite en la VUCE, requiera</w:t>
        </w:r>
        <w:del w:author="Valeria Tapia " w:id="903" w:date="2026-10-05T02:33: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902" w:date="2026-10-05T02: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n</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902" w:date="2026-10-05T02: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del w:author="Valeria Tapia " w:id="904" w:date="2026-10-05T02:33: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902" w:date="2026-10-05T02: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incluir, excluir o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 w:id="902" w:date="2026-10-05T02:26: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modificar la nómina de mercancías sujetas a Autorización Previa, Certificación, Permisos, Licencias, Declaración Jurada y/o u otros documentos requeridos en operaciones de comercio exterior, deberán realizar las gestiones correspondientes con su Ministerio cabeza de Sector ante el Ministerio de Economía y Finanzas Públicas y comunicar de forma oportuna a la AN a efectos de realizar las adecuaciones necesarias en la VUCE.</w:t>
        </w:r>
        <w:r w:rsidDel="00000000" w:rsidR="00000000" w:rsidRPr="00000000">
          <w:rPr>
            <w:rtl w:val="0"/>
          </w:rPr>
        </w:r>
      </w:ins>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omic Sans MS" w:cs="Comic Sans MS" w:eastAsia="Comic Sans MS" w:hAnsi="Comic Sans MS"/>
          <w:b w:val="0"/>
          <w:bCs w:val="0"/>
          <w:i w:val="1"/>
          <w:iCs w:val="1"/>
          <w:smallCaps w:val="0"/>
          <w:strike w:val="0"/>
          <w:color w:val="000000"/>
          <w:sz w:val="24"/>
          <w:szCs w:val="24"/>
          <w:u w:val="none"/>
          <w:shd w:fill="auto" w:val="clear"/>
          <w:vertAlign w:val="baseline"/>
          <w:rPrChange w:author="Valeria Tapia" w:id="906" w:date="2026-09-25T17:37:00Z">
            <w:rPr>
              <w:b w:val="0"/>
              <w:bCs w:val="0"/>
              <w:smallCaps w:val="0"/>
              <w:strike w:val="0"/>
              <w:color w:val="000000"/>
              <w:sz w:val="24"/>
              <w:szCs w:val="24"/>
              <w:u w:val="none"/>
              <w:shd w:fill="auto" w:val="clear"/>
              <w:vertAlign w:val="baseline"/>
            </w:rPr>
          </w:rPrChange>
        </w:rPr>
        <w:pPrChange w:author="Valeria Tapia" w:id="0" w:date="2026-09-25T17:37:00Z">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4548" w:right="0" w:hanging="720"/>
            <w:jc w:val="both"/>
          </w:pPr>
        </w:pPrChange>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del w:author="Valeria Tapia" w:id="907" w:date="2026-09-25T17:37:00Z"/>
          <w:rFonts w:ascii="Comic Sans MS" w:cs="Comic Sans MS" w:eastAsia="Comic Sans MS" w:hAnsi="Comic Sans MS"/>
          <w:b w:val="0"/>
          <w:bCs w:val="0"/>
          <w:i w:val="1"/>
          <w:iCs w:val="1"/>
          <w:smallCaps w:val="0"/>
          <w:strike w:val="0"/>
          <w:color w:val="ff0000"/>
          <w:sz w:val="24"/>
          <w:szCs w:val="24"/>
          <w:u w:val="none"/>
          <w:shd w:fill="auto" w:val="clear"/>
          <w:vertAlign w:val="baseline"/>
          <w:rPrChange w:author="Valeria Tapia" w:id="908" w:date="2026-10-05T12:53:00Z">
            <w:rPr>
              <w:rFonts w:ascii="Comic Sans MS" w:cs="Comic Sans MS" w:eastAsia="Comic Sans MS" w:hAnsi="Comic Sans MS"/>
              <w:b w:val="0"/>
              <w:bCs w:val="0"/>
              <w:i w:val="1"/>
              <w:iCs w:val="1"/>
              <w:smallCaps w:val="0"/>
              <w:strike w:val="0"/>
              <w:color w:val="000000"/>
              <w:sz w:val="24"/>
              <w:szCs w:val="24"/>
              <w:u w:val="none"/>
              <w:shd w:fill="auto" w:val="clear"/>
              <w:vertAlign w:val="baseline"/>
            </w:rPr>
          </w:rPrChange>
        </w:rPr>
      </w:pPr>
      <w:del w:author="Valeria Tapia" w:id="907" w:date="2026-09-25T17:37:00Z">
        <w:r w:rsidDel="00000000" w:rsidR="00000000" w:rsidRPr="00000000">
          <w:rPr>
            <w:rtl w:val="0"/>
          </w:rPr>
        </w:r>
      </w:del>
    </w:p>
    <w:p w:rsidR="00000000" w:rsidDel="00000000" w:rsidP="00000000" w:rsidRDefault="00000000" w:rsidRPr="00000000" w14:paraId="000002FC">
      <w:pPr>
        <w:pStyle w:val="Heading5"/>
        <w:numPr>
          <w:ilvl w:val="0"/>
          <w:numId w:val="45"/>
        </w:numPr>
        <w:tabs>
          <w:tab w:val="left" w:leader="none" w:pos="1701"/>
        </w:tabs>
        <w:ind w:left="0" w:firstLine="0"/>
        <w:rPr>
          <w:del w:author="Valeria Tapia" w:id="907" w:date="2026-09-25T17:37:00Z"/>
        </w:rPr>
      </w:pPr>
      <w:del w:author="Valeria Tapia" w:id="907" w:date="2026-09-25T17:37:00Z">
        <w:r w:rsidDel="00000000" w:rsidR="00000000" w:rsidRPr="00000000">
          <w:rPr>
            <w:b w:val="1"/>
            <w:bCs w:val="1"/>
            <w:color w:val="ff0000"/>
            <w:highlight w:val="green"/>
            <w:rtl w:val="0"/>
            <w:rPrChange w:author="Valeria Tapia" w:id="909" w:date="2026-10-05T12:53:00Z">
              <w:rPr>
                <w:rFonts w:ascii="Comic Sans MS" w:cs="Comic Sans MS" w:eastAsia="Comic Sans MS" w:hAnsi="Comic Sans MS"/>
                <w:b w:val="1"/>
                <w:bCs w:val="1"/>
                <w:i w:val="1"/>
                <w:iCs w:val="1"/>
              </w:rPr>
            </w:rPrChange>
          </w:rPr>
          <w:delText xml:space="preserve">(PARTICIPACIÓN DEL SECTOR PRIVADO). </w:delText>
        </w:r>
        <w:r w:rsidDel="00000000" w:rsidR="00000000" w:rsidRPr="00000000">
          <w:rPr>
            <w:color w:val="ff0000"/>
            <w:highlight w:val="green"/>
            <w:rtl w:val="0"/>
            <w:rPrChange w:author="Valeria Tapia" w:id="909" w:date="2026-10-05T12:53:00Z">
              <w:rPr>
                <w:rFonts w:ascii="Comic Sans MS" w:cs="Comic Sans MS" w:eastAsia="Comic Sans MS" w:hAnsi="Comic Sans MS"/>
                <w:i w:val="1"/>
                <w:iCs w:val="1"/>
              </w:rPr>
            </w:rPrChange>
          </w:rPr>
          <w:delText xml:space="preserve">La participación del Sector Privado será a través de organizaciones e instituciones representativas de los Operadores de Comercio Exterior a requerimiento de la AN, a objeto de aportar las sugerencias para la simplificación del trámite.</w:delText>
        </w:r>
        <w:r w:rsidDel="00000000" w:rsidR="00000000" w:rsidRPr="00000000">
          <w:rPr>
            <w:rtl w:val="0"/>
          </w:rPr>
        </w:r>
      </w:del>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del w:author="Valeria Tapia" w:id="907" w:date="2026-09-25T17:37:00Z"/>
          <w:rFonts w:ascii="Open Sans Light" w:cs="Open Sans Light" w:eastAsia="Open Sans Light" w:hAnsi="Open Sans Light"/>
          <w:b w:val="0"/>
          <w:bCs w:val="0"/>
          <w:i w:val="0"/>
          <w:iCs w:val="0"/>
          <w:smallCaps w:val="0"/>
          <w:strike w:val="0"/>
          <w:color w:val="ff0000"/>
          <w:sz w:val="24"/>
          <w:szCs w:val="24"/>
          <w:highlight w:val="green"/>
          <w:u w:val="none"/>
          <w:vertAlign w:val="baseline"/>
          <w:rPrChange w:author="Valeria Tapia" w:id="910"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del w:author="Valeria Tapia" w:id="907" w:date="2026-09-25T17:37:00Z">
        <w:r w:rsidDel="00000000" w:rsidR="00000000" w:rsidRPr="00000000">
          <w:rPr>
            <w:rtl w:val="0"/>
          </w:rPr>
        </w:r>
      </w:del>
    </w:p>
    <w:p w:rsidR="00000000" w:rsidDel="00000000" w:rsidP="00000000" w:rsidRDefault="00000000" w:rsidRPr="00000000" w14:paraId="000002FE">
      <w:pPr>
        <w:pStyle w:val="Heading5"/>
        <w:numPr>
          <w:ilvl w:val="0"/>
          <w:numId w:val="45"/>
        </w:numPr>
        <w:tabs>
          <w:tab w:val="left" w:leader="none" w:pos="1701"/>
        </w:tabs>
        <w:ind w:left="0" w:firstLine="0"/>
        <w:rPr/>
      </w:pPr>
      <w:del w:author="Valeria Tapia" w:id="907" w:date="2026-09-25T17:37:00Z">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delText xml:space="preserve"> </w:delText>
        </w:r>
      </w:del>
      <w:r w:rsidDel="00000000" w:rsidR="00000000" w:rsidRPr="00000000">
        <w:rPr>
          <w:b w:val="1"/>
          <w:bCs w:val="1"/>
          <w:color w:val="ff0000"/>
          <w:highlight w:val="green"/>
          <w:rtl w:val="0"/>
          <w:rPrChange w:author="Valeria Tapia" w:id="911" w:date="2026-10-05T12:53:00Z">
            <w:rPr>
              <w:rFonts w:ascii="Comic Sans MS" w:cs="Comic Sans MS" w:eastAsia="Comic Sans MS" w:hAnsi="Comic Sans MS"/>
              <w:b w:val="1"/>
              <w:bCs w:val="1"/>
              <w:i w:val="1"/>
              <w:iCs w:val="1"/>
            </w:rPr>
          </w:rPrChange>
        </w:rPr>
        <w:t xml:space="preserve">(REQUERIMIENTOS FUNCIONALES). </w:t>
      </w:r>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t xml:space="preserve">I. La</w:t>
      </w:r>
      <w:del w:author="Valeria Tapia " w:id="912" w:date="2026-10-05T02:33:00Z">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delText xml:space="preserve">s</w:delText>
        </w:r>
      </w:del>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t xml:space="preserve"> EPE</w:t>
      </w:r>
      <w:del w:author="Valeria Tapia " w:id="913" w:date="2026-10-05T02:33:00Z">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delText xml:space="preserve">s</w:delText>
        </w:r>
      </w:del>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t xml:space="preserve"> elaborará</w:t>
      </w:r>
      <w:del w:author="Valeria Tapia " w:id="914" w:date="2026-10-05T02:33:00Z">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delText xml:space="preserve">n</w:delText>
        </w:r>
      </w:del>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t xml:space="preserve"> la propuesta del </w:t>
      </w:r>
      <w:del w:author="Valeria Tapia" w:id="915" w:date="2026-09-25T17:43:00Z">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delText xml:space="preserve">Registro del Requerimiento Funcional VUCE (</w:delText>
        </w:r>
      </w:del>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t xml:space="preserve">R-425</w:t>
      </w:r>
      <w:ins w:author="Valeria Tapia" w:id="916" w:date="2026-09-25T17:54:00Z">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t xml:space="preserve"> con base al Diagrama de Actividades y Estados validado</w:t>
        </w:r>
      </w:ins>
      <w:del w:author="Valeria Tapia" w:id="916" w:date="2026-09-25T17:54:00Z">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delText xml:space="preserve">)</w:delText>
        </w:r>
      </w:del>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t xml:space="preserve"> </w:t>
      </w:r>
      <w:ins w:author="Valeria Tapia" w:id="917" w:date="2026-09-25T17:42:00Z">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t xml:space="preserve">y el Registro Diccionario de Datos R-428  conforme establecen </w:t>
        </w:r>
      </w:ins>
      <w:del w:author="Valeria Tapia" w:id="917" w:date="2026-09-25T17:42:00Z">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delText xml:space="preserve">establecido</w:delText>
        </w:r>
      </w:del>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t xml:space="preserve"> </w:t>
      </w:r>
      <w:del w:author="Valeria Tapia" w:id="918" w:date="2026-09-25T17:44:00Z">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delText xml:space="preserve">en e</w:delText>
        </w:r>
      </w:del>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t xml:space="preserve">l</w:t>
      </w:r>
      <w:ins w:author="Valeria Tapia" w:id="919" w:date="2026-09-25T17:44:00Z">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t xml:space="preserve">os</w:t>
        </w:r>
      </w:ins>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t xml:space="preserve"> Anexo 5</w:t>
      </w:r>
      <w:ins w:author="Valeria Tapia" w:id="920" w:date="2026-09-25T17:44:00Z">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t xml:space="preserve"> y 6</w:t>
        </w:r>
      </w:ins>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t xml:space="preserve"> del presente Reglamento</w:t>
      </w:r>
      <w:del w:author="Valeria Tapia" w:id="921" w:date="2026-09-25T17:38:00Z">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delText xml:space="preserve"> que incluye</w:delText>
        </w:r>
      </w:del>
      <w:r w:rsidDel="00000000" w:rsidR="00000000" w:rsidRPr="00000000">
        <w:rPr>
          <w:color w:val="ff0000"/>
          <w:highlight w:val="green"/>
          <w:rtl w:val="0"/>
          <w:rPrChange w:author="Valeria Tapia" w:id="911" w:date="2026-10-05T12:53:00Z">
            <w:rPr>
              <w:rFonts w:ascii="Comic Sans MS" w:cs="Comic Sans MS" w:eastAsia="Comic Sans MS" w:hAnsi="Comic Sans MS"/>
              <w:i w:val="1"/>
              <w:iCs w:val="1"/>
            </w:rPr>
          </w:rPrChange>
        </w:rPr>
        <w:t xml:space="preserve">:</w:t>
      </w:r>
      <w:r w:rsidDel="00000000" w:rsidR="00000000" w:rsidRPr="00000000">
        <w:rPr>
          <w:rtl w:val="0"/>
        </w:rPr>
      </w:r>
    </w:p>
    <w:p w:rsidR="00000000" w:rsidDel="00000000" w:rsidP="00000000" w:rsidRDefault="00000000" w:rsidRPr="00000000" w14:paraId="000002FF">
      <w:pPr>
        <w:rPr>
          <w:ins w:author="Valeria Tapia" w:id="923" w:date="2026-09-25T17:45:00Z"/>
          <w:color w:val="ff0000"/>
          <w:highlight w:val="green"/>
          <w:rPrChange w:author="Valeria Tapia" w:id="922" w:date="2026-10-05T12:53:00Z">
            <w:rPr/>
          </w:rPrChange>
        </w:rPr>
      </w:pPr>
      <w:ins w:author="Valeria Tapia" w:id="923" w:date="2026-09-25T17:45:00Z">
        <w:r w:rsidDel="00000000" w:rsidR="00000000" w:rsidRPr="00000000">
          <w:rPr>
            <w:rtl w:val="0"/>
          </w:rPr>
        </w:r>
      </w:ins>
    </w:p>
    <w:p w:rsidR="00000000" w:rsidDel="00000000" w:rsidP="00000000" w:rsidRDefault="00000000" w:rsidRPr="00000000" w14:paraId="00000300">
      <w:pPr>
        <w:rPr>
          <w:ins w:author="Valeria Tapia" w:id="923" w:date="2026-09-25T17:45:00Z"/>
          <w:color w:val="ff0000"/>
          <w:highlight w:val="green"/>
          <w:rPrChange w:author="Valeria Tapia" w:id="925" w:date="2026-10-05T12:53:00Z">
            <w:rPr/>
          </w:rPrChange>
        </w:rPr>
      </w:pPr>
      <w:ins w:author="Valeria Tapia" w:id="923" w:date="2026-09-25T17:45:00Z">
        <w:r w:rsidDel="00000000" w:rsidR="00000000" w:rsidRPr="00000000">
          <w:rPr>
            <w:color w:val="ff0000"/>
            <w:highlight w:val="green"/>
            <w:rtl w:val="0"/>
            <w:rPrChange w:author="Valeria Tapia" w:id="924" w:date="2026-10-05T12:53:00Z">
              <w:rPr>
                <w:rFonts w:ascii="Comic Sans MS" w:cs="Comic Sans MS" w:eastAsia="Comic Sans MS" w:hAnsi="Comic Sans MS"/>
                <w:i w:val="1"/>
                <w:iCs w:val="1"/>
              </w:rPr>
            </w:rPrChange>
          </w:rPr>
          <w:t xml:space="preserve">II. Las EPEs remitirán el R-425 a la AN, que contendrá</w:t>
        </w:r>
        <w:r w:rsidDel="00000000" w:rsidR="00000000" w:rsidRPr="00000000">
          <w:rPr>
            <w:rtl w:val="0"/>
          </w:rPr>
        </w:r>
      </w:ins>
    </w:p>
    <w:p w:rsidR="00000000" w:rsidDel="00000000" w:rsidP="00000000" w:rsidRDefault="00000000" w:rsidRPr="00000000" w14:paraId="00000301">
      <w:pPr>
        <w:rPr>
          <w:color w:val="ff0000"/>
          <w:highlight w:val="green"/>
          <w:rPrChange w:author="Valeria Tapia" w:id="925" w:date="2026-10-05T12:53:00Z">
            <w:rPr/>
          </w:rPrChange>
        </w:rPr>
      </w:pP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567" w:right="0" w:hanging="283"/>
        <w:jc w:val="both"/>
        <w:rPr>
          <w:ins w:author="Valeria Tapia" w:id="926" w:date="2026-09-25T18:41: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w:id="926" w:date="2026-09-25T18:41: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927" w:date="2026-10-05T12:53:00Z">
              <w:rPr>
                <w:rFonts w:ascii="Comic Sans MS" w:cs="Comic Sans MS" w:eastAsia="Comic Sans MS" w:hAnsi="Comic Sans MS"/>
                <w:b w:val="0"/>
                <w:bCs w:val="0"/>
                <w:i w:val="1"/>
                <w:iCs w:val="1"/>
                <w:smallCaps w:val="0"/>
                <w:strike w:val="0"/>
                <w:color w:val="000000"/>
                <w:sz w:val="24"/>
                <w:szCs w:val="24"/>
                <w:u w:val="none"/>
                <w:shd w:fill="auto" w:val="clear"/>
                <w:vertAlign w:val="baseline"/>
              </w:rPr>
            </w:rPrChange>
          </w:rPr>
          <w:t xml:space="preserve">Listado de las subpartidas arancelarias arancelarias</w:t>
        </w:r>
        <w:r w:rsidDel="00000000" w:rsidR="00000000" w:rsidRPr="00000000">
          <w:rPr>
            <w:rtl w:val="0"/>
          </w:rPr>
        </w:r>
      </w:ins>
    </w:p>
    <w:p w:rsidR="00000000" w:rsidDel="00000000" w:rsidP="00000000" w:rsidRDefault="00000000" w:rsidRPr="00000000" w14:paraId="00000303">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567" w:right="0" w:hanging="283"/>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929" w:date="2026-10-05T12:53:00Z">
            <w:rPr>
              <w:rFonts w:ascii="Comic Sans MS" w:cs="Comic Sans MS" w:eastAsia="Comic Sans MS" w:hAnsi="Comic Sans MS"/>
              <w:b w:val="0"/>
              <w:bCs w:val="0"/>
              <w:i w:val="1"/>
              <w:iCs w:val="1"/>
              <w:smallCaps w:val="0"/>
              <w:strike w:val="0"/>
              <w:color w:val="000000"/>
              <w:sz w:val="24"/>
              <w:szCs w:val="24"/>
              <w:u w:val="none"/>
              <w:shd w:fill="auto" w:val="clear"/>
              <w:vertAlign w:val="baseline"/>
            </w:rPr>
          </w:rPrChange>
        </w:rPr>
        <w:t xml:space="preserve">Diagrama de Actividades</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567" w:right="0" w:hanging="283"/>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930" w:date="2026-10-05T12:53:00Z">
            <w:rPr>
              <w:rFonts w:ascii="Comic Sans MS" w:cs="Comic Sans MS" w:eastAsia="Comic Sans MS" w:hAnsi="Comic Sans MS"/>
              <w:b w:val="0"/>
              <w:bCs w:val="0"/>
              <w:i w:val="1"/>
              <w:iCs w:val="1"/>
              <w:smallCaps w:val="0"/>
              <w:strike w:val="0"/>
              <w:color w:val="000000"/>
              <w:sz w:val="24"/>
              <w:szCs w:val="24"/>
              <w:u w:val="none"/>
              <w:shd w:fill="auto" w:val="clear"/>
              <w:vertAlign w:val="baseline"/>
            </w:rPr>
          </w:rPrChange>
        </w:rPr>
        <w:t xml:space="preserve">Diagrama de Estados</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567" w:right="0" w:hanging="283"/>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932" w:date="2026-10-05T12:53:00Z">
            <w:rPr>
              <w:rFonts w:ascii="Comic Sans MS" w:cs="Comic Sans MS" w:eastAsia="Comic Sans MS" w:hAnsi="Comic Sans MS"/>
              <w:b w:val="0"/>
              <w:bCs w:val="0"/>
              <w:i w:val="1"/>
              <w:iCs w:val="1"/>
              <w:smallCaps w:val="0"/>
              <w:strike w:val="0"/>
              <w:color w:val="000000"/>
              <w:sz w:val="24"/>
              <w:szCs w:val="24"/>
              <w:u w:val="none"/>
              <w:shd w:fill="auto" w:val="clear"/>
              <w:vertAlign w:val="baseline"/>
            </w:rPr>
          </w:rPrChange>
        </w:rPr>
        <w:t xml:space="preserve">Diccionario de datos de la solicitud</w:t>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934"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tl w:val="0"/>
        </w:rPr>
      </w:r>
    </w:p>
    <w:p w:rsidR="00000000" w:rsidDel="00000000" w:rsidP="00000000" w:rsidRDefault="00000000" w:rsidRPr="00000000" w14:paraId="00000307">
      <w:pPr>
        <w:rPr>
          <w:color w:val="ff0000"/>
          <w:rPrChange w:author="Valeria Tapia" w:id="942" w:date="2026-10-05T12:53:00Z">
            <w:rPr/>
          </w:rPrChange>
        </w:rPr>
      </w:pPr>
      <w:r w:rsidDel="00000000" w:rsidR="00000000" w:rsidRPr="00000000">
        <w:rPr>
          <w:color w:val="ff0000"/>
          <w:rtl w:val="0"/>
          <w:rPrChange w:author="Valeria Tapia" w:id="935" w:date="2026-10-05T12:53:00Z">
            <w:rPr>
              <w:rFonts w:ascii="Comic Sans MS" w:cs="Comic Sans MS" w:eastAsia="Comic Sans MS" w:hAnsi="Comic Sans MS"/>
              <w:i w:val="1"/>
              <w:iCs w:val="1"/>
            </w:rPr>
          </w:rPrChange>
        </w:rPr>
        <w:t xml:space="preserve">II. </w:t>
      </w:r>
      <w:r w:rsidDel="00000000" w:rsidR="00000000" w:rsidRPr="00000000">
        <w:rPr>
          <w:color w:val="ff0000"/>
          <w:highlight w:val="green"/>
          <w:rtl w:val="0"/>
          <w:rPrChange w:author="Valeria Tapia" w:id="936" w:date="2026-10-05T12:53:00Z">
            <w:rPr>
              <w:rFonts w:ascii="Comic Sans MS" w:cs="Comic Sans MS" w:eastAsia="Comic Sans MS" w:hAnsi="Comic Sans MS"/>
              <w:i w:val="1"/>
              <w:iCs w:val="1"/>
            </w:rPr>
          </w:rPrChange>
        </w:rPr>
        <w:t xml:space="preserve">El Registro R-425 será revisado </w:t>
      </w:r>
      <w:del w:author="Valeria Tapia" w:id="937" w:date="2026-09-25T16:47:00Z">
        <w:r w:rsidDel="00000000" w:rsidR="00000000" w:rsidRPr="00000000">
          <w:rPr>
            <w:color w:val="ff0000"/>
            <w:highlight w:val="green"/>
            <w:rtl w:val="0"/>
            <w:rPrChange w:author="Valeria Tapia" w:id="936" w:date="2026-10-05T12:53:00Z">
              <w:rPr>
                <w:rFonts w:ascii="Comic Sans MS" w:cs="Comic Sans MS" w:eastAsia="Comic Sans MS" w:hAnsi="Comic Sans MS"/>
                <w:i w:val="1"/>
                <w:iCs w:val="1"/>
              </w:rPr>
            </w:rPrChange>
          </w:rPr>
          <w:delText xml:space="preserve">con </w:delText>
        </w:r>
      </w:del>
      <w:ins w:author="Valeria Tapia" w:id="937" w:date="2026-09-25T16:47:00Z">
        <w:r w:rsidDel="00000000" w:rsidR="00000000" w:rsidRPr="00000000">
          <w:rPr>
            <w:color w:val="ff0000"/>
            <w:highlight w:val="green"/>
            <w:rtl w:val="0"/>
            <w:rPrChange w:author="Valeria Tapia" w:id="936" w:date="2026-10-05T12:53:00Z">
              <w:rPr>
                <w:rFonts w:ascii="Comic Sans MS" w:cs="Comic Sans MS" w:eastAsia="Comic Sans MS" w:hAnsi="Comic Sans MS"/>
                <w:i w:val="1"/>
                <w:iCs w:val="1"/>
              </w:rPr>
            </w:rPrChange>
          </w:rPr>
          <w:t xml:space="preserve">por </w:t>
        </w:r>
      </w:ins>
      <w:r w:rsidDel="00000000" w:rsidR="00000000" w:rsidRPr="00000000">
        <w:rPr>
          <w:color w:val="ff0000"/>
          <w:highlight w:val="green"/>
          <w:rtl w:val="0"/>
          <w:rPrChange w:author="Valeria Tapia" w:id="936" w:date="2026-10-05T12:53:00Z">
            <w:rPr>
              <w:rFonts w:ascii="Comic Sans MS" w:cs="Comic Sans MS" w:eastAsia="Comic Sans MS" w:hAnsi="Comic Sans MS"/>
              <w:i w:val="1"/>
              <w:iCs w:val="1"/>
            </w:rPr>
          </w:rPrChange>
        </w:rPr>
        <w:t xml:space="preserve">la AN</w:t>
      </w:r>
      <w:ins w:author="Valeria Tapia" w:id="938" w:date="2026-09-25T16:47:00Z">
        <w:r w:rsidDel="00000000" w:rsidR="00000000" w:rsidRPr="00000000">
          <w:rPr>
            <w:color w:val="ff0000"/>
            <w:highlight w:val="green"/>
            <w:rtl w:val="0"/>
            <w:rPrChange w:author="Valeria Tapia" w:id="936" w:date="2026-10-05T12:53:00Z">
              <w:rPr>
                <w:rFonts w:ascii="Comic Sans MS" w:cs="Comic Sans MS" w:eastAsia="Comic Sans MS" w:hAnsi="Comic Sans MS"/>
                <w:i w:val="1"/>
                <w:iCs w:val="1"/>
              </w:rPr>
            </w:rPrChange>
          </w:rPr>
          <w:t xml:space="preserve"> y la EPE</w:t>
        </w:r>
      </w:ins>
      <w:del w:author="Valeria Tapia" w:id="938" w:date="2026-09-25T16:47:00Z">
        <w:r w:rsidDel="00000000" w:rsidR="00000000" w:rsidRPr="00000000">
          <w:rPr>
            <w:color w:val="ff0000"/>
            <w:highlight w:val="green"/>
            <w:rtl w:val="0"/>
            <w:rPrChange w:author="Valeria Tapia" w:id="936" w:date="2026-10-05T12:53:00Z">
              <w:rPr>
                <w:rFonts w:ascii="Comic Sans MS" w:cs="Comic Sans MS" w:eastAsia="Comic Sans MS" w:hAnsi="Comic Sans MS"/>
                <w:i w:val="1"/>
                <w:iCs w:val="1"/>
              </w:rPr>
            </w:rPrChange>
          </w:rPr>
          <w:delText xml:space="preserve"> en su 1er, 2do, 3er borrador</w:delText>
        </w:r>
      </w:del>
      <w:ins w:author="Valeria Tapia" w:id="939" w:date="2026-09-25T17:58:00Z">
        <w:r w:rsidDel="00000000" w:rsidR="00000000" w:rsidRPr="00000000">
          <w:rPr>
            <w:color w:val="ff0000"/>
            <w:highlight w:val="green"/>
            <w:rtl w:val="0"/>
            <w:rPrChange w:author="Valeria Tapia" w:id="936" w:date="2026-10-05T12:53:00Z">
              <w:rPr>
                <w:rFonts w:ascii="Comic Sans MS" w:cs="Comic Sans MS" w:eastAsia="Comic Sans MS" w:hAnsi="Comic Sans MS"/>
                <w:i w:val="1"/>
                <w:iCs w:val="1"/>
              </w:rPr>
            </w:rPrChange>
          </w:rPr>
          <w:t xml:space="preserve">, </w:t>
        </w:r>
      </w:ins>
      <w:del w:author="Valeria Tapia" w:id="939" w:date="2026-09-25T17:58:00Z">
        <w:r w:rsidDel="00000000" w:rsidR="00000000" w:rsidRPr="00000000">
          <w:rPr>
            <w:color w:val="ff0000"/>
            <w:highlight w:val="green"/>
            <w:rtl w:val="0"/>
            <w:rPrChange w:author="Valeria Tapia" w:id="936" w:date="2026-10-05T12:53:00Z">
              <w:rPr>
                <w:rFonts w:ascii="Comic Sans MS" w:cs="Comic Sans MS" w:eastAsia="Comic Sans MS" w:hAnsi="Comic Sans MS"/>
                <w:i w:val="1"/>
                <w:iCs w:val="1"/>
              </w:rPr>
            </w:rPrChange>
          </w:rPr>
          <w:delText xml:space="preserve">.</w:delText>
        </w:r>
      </w:del>
      <w:ins w:author="Valeria Tapia" w:id="940" w:date="2026-09-25T17:58:00Z">
        <w:r w:rsidDel="00000000" w:rsidR="00000000" w:rsidRPr="00000000">
          <w:rPr>
            <w:color w:val="ff0000"/>
            <w:highlight w:val="green"/>
            <w:rtl w:val="0"/>
            <w:rPrChange w:author="Valeria Tapia" w:id="936" w:date="2026-10-05T12:53:00Z">
              <w:rPr>
                <w:rFonts w:ascii="Comic Sans MS" w:cs="Comic Sans MS" w:eastAsia="Comic Sans MS" w:hAnsi="Comic Sans MS"/>
                <w:i w:val="1"/>
                <w:iCs w:val="1"/>
              </w:rPr>
            </w:rPrChange>
          </w:rPr>
          <w:t xml:space="preserve">c</w:t>
        </w:r>
        <w:r w:rsidDel="00000000" w:rsidR="00000000" w:rsidRPr="00000000">
          <w:rPr>
            <w:color w:val="ff0000"/>
            <w:highlight w:val="green"/>
            <w:rtl w:val="0"/>
            <w:rPrChange w:author="Valeria Tapia" w:id="936" w:date="2026-10-05T12:53:00Z">
              <w:rPr>
                <w:rFonts w:ascii="Comic Sans MS" w:cs="Comic Sans MS" w:eastAsia="Comic Sans MS" w:hAnsi="Comic Sans MS"/>
                <w:i w:val="1"/>
                <w:iCs w:val="1"/>
                <w:highlight w:val="yellow"/>
              </w:rPr>
            </w:rPrChange>
          </w:rPr>
          <w:t xml:space="preserve">uando la información resulte insuficiente, ambigua o inconsistente, la EPE </w:t>
        </w:r>
        <w:r w:rsidDel="00000000" w:rsidR="00000000" w:rsidRPr="00000000">
          <w:rPr>
            <w:color w:val="ff0000"/>
            <w:highlight w:val="green"/>
            <w:rtl w:val="0"/>
            <w:rPrChange w:author="Valeria Tapia" w:id="936" w:date="2026-10-05T12:53:00Z">
              <w:rPr>
                <w:rFonts w:ascii="Comic Sans MS" w:cs="Comic Sans MS" w:eastAsia="Comic Sans MS" w:hAnsi="Comic Sans MS"/>
                <w:i w:val="1"/>
                <w:iCs w:val="1"/>
              </w:rPr>
            </w:rPrChange>
          </w:rPr>
          <w:t xml:space="preserve">deberá realizar los ajustes</w:t>
        </w:r>
        <w:r w:rsidDel="00000000" w:rsidR="00000000" w:rsidRPr="00000000">
          <w:rPr>
            <w:color w:val="ff0000"/>
            <w:highlight w:val="green"/>
            <w:rtl w:val="0"/>
            <w:rPrChange w:author="Valeria Tapia" w:id="936" w:date="2026-10-05T12:53:00Z">
              <w:rPr>
                <w:rFonts w:ascii="Comic Sans MS" w:cs="Comic Sans MS" w:eastAsia="Comic Sans MS" w:hAnsi="Comic Sans MS"/>
                <w:i w:val="1"/>
                <w:iCs w:val="1"/>
                <w:highlight w:val="yellow"/>
              </w:rPr>
            </w:rPrChange>
          </w:rPr>
          <w:t xml:space="preserve"> </w:t>
        </w:r>
        <w:r w:rsidDel="00000000" w:rsidR="00000000" w:rsidRPr="00000000">
          <w:rPr>
            <w:color w:val="ff0000"/>
            <w:highlight w:val="green"/>
            <w:rtl w:val="0"/>
            <w:rPrChange w:author="Valeria Tapia" w:id="936" w:date="2026-10-05T12:53:00Z">
              <w:rPr>
                <w:rFonts w:ascii="Comic Sans MS" w:cs="Comic Sans MS" w:eastAsia="Comic Sans MS" w:hAnsi="Comic Sans MS"/>
                <w:i w:val="1"/>
                <w:iCs w:val="1"/>
              </w:rPr>
            </w:rPrChange>
          </w:rPr>
          <w:t xml:space="preserve">que sean necesarios</w:t>
        </w:r>
        <w:r w:rsidDel="00000000" w:rsidR="00000000" w:rsidRPr="00000000">
          <w:rPr>
            <w:color w:val="ff0000"/>
            <w:rtl w:val="0"/>
            <w:rPrChange w:author="Valeria Tapia" w:id="941" w:date="2026-10-05T12:53:00Z">
              <w:rPr>
                <w:rFonts w:ascii="Comic Sans MS" w:cs="Comic Sans MS" w:eastAsia="Comic Sans MS" w:hAnsi="Comic Sans MS"/>
                <w:i w:val="1"/>
                <w:iCs w:val="1"/>
              </w:rPr>
            </w:rPrChange>
          </w:rPr>
          <w:t xml:space="preserve">.</w:t>
        </w:r>
      </w:ins>
      <w:r w:rsidDel="00000000" w:rsidR="00000000" w:rsidRPr="00000000">
        <w:rPr>
          <w:rtl w:val="0"/>
        </w:rPr>
      </w:r>
    </w:p>
    <w:p w:rsidR="00000000" w:rsidDel="00000000" w:rsidP="00000000" w:rsidRDefault="00000000" w:rsidRPr="00000000" w14:paraId="00000308">
      <w:pPr>
        <w:rPr>
          <w:color w:val="ff0000"/>
          <w:rPrChange w:author="Valeria Tapia" w:id="942" w:date="2026-10-05T12:53:00Z">
            <w:rPr/>
          </w:rPrChang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943" w:date="2026-10-05T12:53:00Z">
            <w:rPr>
              <w:rFonts w:ascii="Comic Sans MS" w:cs="Comic Sans MS" w:eastAsia="Comic Sans MS" w:hAnsi="Comic Sans MS"/>
              <w:b w:val="0"/>
              <w:bCs w:val="0"/>
              <w:i w:val="1"/>
              <w:iCs w:val="1"/>
              <w:smallCaps w:val="0"/>
              <w:strike w:val="0"/>
              <w:color w:val="000000"/>
              <w:sz w:val="24"/>
              <w:szCs w:val="24"/>
              <w:u w:val="none"/>
              <w:shd w:fill="auto" w:val="clear"/>
              <w:vertAlign w:val="baseline"/>
            </w:rPr>
          </w:rPrChange>
        </w:rPr>
        <w:t xml:space="preserve">Una vez concluida la revisión </w:t>
      </w:r>
      <w:ins w:author="Valeria Tapia" w:id="944" w:date="2026-09-25T16:48: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943" w:date="2026-10-05T12:53:00Z">
              <w:rPr>
                <w:rFonts w:ascii="Comic Sans MS" w:cs="Comic Sans MS" w:eastAsia="Comic Sans MS" w:hAnsi="Comic Sans MS"/>
                <w:b w:val="0"/>
                <w:bCs w:val="0"/>
                <w:i w:val="1"/>
                <w:iCs w:val="1"/>
                <w:smallCaps w:val="0"/>
                <w:strike w:val="0"/>
                <w:color w:val="000000"/>
                <w:sz w:val="24"/>
                <w:szCs w:val="24"/>
                <w:u w:val="none"/>
                <w:shd w:fill="auto" w:val="clear"/>
                <w:vertAlign w:val="baseline"/>
              </w:rPr>
            </w:rPrChange>
          </w:rPr>
          <w:t xml:space="preserve">y aprobación </w:t>
        </w:r>
      </w:ins>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943" w:date="2026-10-05T12:53:00Z">
            <w:rPr>
              <w:rFonts w:ascii="Comic Sans MS" w:cs="Comic Sans MS" w:eastAsia="Comic Sans MS" w:hAnsi="Comic Sans MS"/>
              <w:b w:val="0"/>
              <w:bCs w:val="0"/>
              <w:i w:val="1"/>
              <w:iCs w:val="1"/>
              <w:smallCaps w:val="0"/>
              <w:strike w:val="0"/>
              <w:color w:val="000000"/>
              <w:sz w:val="24"/>
              <w:szCs w:val="24"/>
              <w:u w:val="none"/>
              <w:shd w:fill="auto" w:val="clear"/>
              <w:vertAlign w:val="baseline"/>
            </w:rPr>
          </w:rPrChange>
        </w:rPr>
        <w:t xml:space="preserve">del Registro R-425, éste deberá ser suscrito por </w:t>
      </w:r>
      <w:ins w:author="Valeria Tapia" w:id="945" w:date="2026-09-25T17:48: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943" w:date="2026-10-05T12:53:00Z">
              <w:rPr>
                <w:rFonts w:ascii="Comic Sans MS" w:cs="Comic Sans MS" w:eastAsia="Comic Sans MS" w:hAnsi="Comic Sans MS"/>
                <w:b w:val="0"/>
                <w:bCs w:val="0"/>
                <w:i w:val="1"/>
                <w:iCs w:val="1"/>
                <w:smallCaps w:val="0"/>
                <w:strike w:val="0"/>
                <w:color w:val="000000"/>
                <w:sz w:val="24"/>
                <w:szCs w:val="24"/>
                <w:u w:val="none"/>
                <w:shd w:fill="auto" w:val="clear"/>
                <w:vertAlign w:val="baseline"/>
              </w:rPr>
            </w:rPrChange>
          </w:rPr>
          <w:t xml:space="preserve">los puntos focales</w:t>
        </w:r>
      </w:ins>
      <w:del w:author="Valeria Tapia" w:id="945" w:date="2026-09-25T17:48: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943" w:date="2026-10-05T12:53:00Z">
              <w:rPr>
                <w:rFonts w:ascii="Comic Sans MS" w:cs="Comic Sans MS" w:eastAsia="Comic Sans MS" w:hAnsi="Comic Sans MS"/>
                <w:b w:val="0"/>
                <w:bCs w:val="0"/>
                <w:i w:val="1"/>
                <w:iCs w:val="1"/>
                <w:smallCaps w:val="0"/>
                <w:strike w:val="0"/>
                <w:color w:val="000000"/>
                <w:sz w:val="24"/>
                <w:szCs w:val="24"/>
                <w:u w:val="none"/>
                <w:shd w:fill="auto" w:val="clear"/>
                <w:vertAlign w:val="baseline"/>
              </w:rPr>
            </w:rPrChange>
          </w:rPr>
          <w:delText xml:space="preserve">el servidor público responsable</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943" w:date="2026-10-05T12:53:00Z">
            <w:rPr>
              <w:rFonts w:ascii="Comic Sans MS" w:cs="Comic Sans MS" w:eastAsia="Comic Sans MS" w:hAnsi="Comic Sans MS"/>
              <w:b w:val="0"/>
              <w:bCs w:val="0"/>
              <w:i w:val="1"/>
              <w:iCs w:val="1"/>
              <w:smallCaps w:val="0"/>
              <w:strike w:val="0"/>
              <w:color w:val="000000"/>
              <w:sz w:val="24"/>
              <w:szCs w:val="24"/>
              <w:u w:val="none"/>
              <w:shd w:fill="auto" w:val="clear"/>
              <w:vertAlign w:val="baseline"/>
            </w:rPr>
          </w:rPrChange>
        </w:rPr>
        <w:t xml:space="preserve"> y personal jerárquico de la</w:t>
      </w:r>
      <w:del w:author="Valeria Tapia" w:id="946" w:date="2026-09-25T17:59: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943" w:date="2026-10-05T12:53:00Z">
              <w:rPr>
                <w:rFonts w:ascii="Comic Sans MS" w:cs="Comic Sans MS" w:eastAsia="Comic Sans MS" w:hAnsi="Comic Sans MS"/>
                <w:b w:val="0"/>
                <w:bCs w:val="0"/>
                <w:i w:val="1"/>
                <w:iCs w:val="1"/>
                <w:smallCaps w:val="0"/>
                <w:strike w:val="0"/>
                <w:color w:val="000000"/>
                <w:sz w:val="24"/>
                <w:szCs w:val="24"/>
                <w:u w:val="none"/>
                <w:shd w:fill="auto" w:val="clear"/>
                <w:vertAlign w:val="baseline"/>
              </w:rPr>
            </w:rPrChange>
          </w:rPr>
          <w:delText xml:space="preserve">s</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943" w:date="2026-10-05T12:53:00Z">
            <w:rPr>
              <w:rFonts w:ascii="Comic Sans MS" w:cs="Comic Sans MS" w:eastAsia="Comic Sans MS" w:hAnsi="Comic Sans MS"/>
              <w:b w:val="0"/>
              <w:bCs w:val="0"/>
              <w:i w:val="1"/>
              <w:iCs w:val="1"/>
              <w:smallCaps w:val="0"/>
              <w:strike w:val="0"/>
              <w:color w:val="000000"/>
              <w:sz w:val="24"/>
              <w:szCs w:val="24"/>
              <w:u w:val="none"/>
              <w:shd w:fill="auto" w:val="clear"/>
              <w:vertAlign w:val="baseline"/>
            </w:rPr>
          </w:rPrChange>
        </w:rPr>
        <w:t xml:space="preserve"> EPE</w:t>
      </w:r>
      <w:del w:author="Valeria Tapia" w:id="947" w:date="2026-09-25T17:59: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943" w:date="2026-10-05T12:53:00Z">
              <w:rPr>
                <w:rFonts w:ascii="Comic Sans MS" w:cs="Comic Sans MS" w:eastAsia="Comic Sans MS" w:hAnsi="Comic Sans MS"/>
                <w:b w:val="0"/>
                <w:bCs w:val="0"/>
                <w:i w:val="1"/>
                <w:iCs w:val="1"/>
                <w:smallCaps w:val="0"/>
                <w:strike w:val="0"/>
                <w:color w:val="000000"/>
                <w:sz w:val="24"/>
                <w:szCs w:val="24"/>
                <w:u w:val="none"/>
                <w:shd w:fill="auto" w:val="clear"/>
                <w:vertAlign w:val="baseline"/>
              </w:rPr>
            </w:rPrChange>
          </w:rPr>
          <w:delText xml:space="preserve">s,</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943" w:date="2026-10-05T12:53:00Z">
            <w:rPr>
              <w:rFonts w:ascii="Comic Sans MS" w:cs="Comic Sans MS" w:eastAsia="Comic Sans MS" w:hAnsi="Comic Sans MS"/>
              <w:b w:val="0"/>
              <w:bCs w:val="0"/>
              <w:i w:val="1"/>
              <w:iCs w:val="1"/>
              <w:smallCaps w:val="0"/>
              <w:strike w:val="0"/>
              <w:color w:val="000000"/>
              <w:sz w:val="24"/>
              <w:szCs w:val="24"/>
              <w:u w:val="none"/>
              <w:shd w:fill="auto" w:val="clear"/>
              <w:vertAlign w:val="baseline"/>
            </w:rPr>
          </w:rPrChange>
        </w:rPr>
        <w:t xml:space="preserve"> y remitido mediante nota a la AN y al correo electrónico </w:t>
      </w:r>
      <w:hyperlink r:id="rId20">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single"/>
            <w:vertAlign w:val="baseline"/>
            <w:rtl w:val="0"/>
            <w:rPrChange w:author="Valeria Tapia" w:id="948" w:date="2026-10-05T12:53:00Z">
              <w:rPr>
                <w:rFonts w:ascii="Comic Sans MS" w:cs="Comic Sans MS" w:eastAsia="Comic Sans MS" w:hAnsi="Comic Sans MS"/>
                <w:b w:val="0"/>
                <w:bCs w:val="0"/>
                <w:i w:val="1"/>
                <w:iCs w:val="1"/>
                <w:smallCaps w:val="0"/>
                <w:strike w:val="0"/>
                <w:color w:val="000000"/>
                <w:sz w:val="24"/>
                <w:szCs w:val="24"/>
                <w:u w:val="none"/>
                <w:shd w:fill="auto" w:val="clear"/>
                <w:vertAlign w:val="baseline"/>
              </w:rPr>
            </w:rPrChange>
          </w:rPr>
          <w:t xml:space="preserve">contacto.entidades@vuce.gob.bo</w:t>
        </w:r>
      </w:hyperlink>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949" w:date="2026-10-05T12:53:00Z">
            <w:rPr>
              <w:rFonts w:ascii="Comic Sans MS" w:cs="Comic Sans MS" w:eastAsia="Comic Sans MS" w:hAnsi="Comic Sans MS"/>
              <w:b w:val="0"/>
              <w:bCs w:val="0"/>
              <w:i w:val="1"/>
              <w:iCs w:val="1"/>
              <w:smallCaps w:val="0"/>
              <w:strike w:val="0"/>
              <w:color w:val="000000"/>
              <w:sz w:val="24"/>
              <w:szCs w:val="24"/>
              <w:u w:val="none"/>
              <w:shd w:fill="auto" w:val="clear"/>
              <w:vertAlign w:val="baseline"/>
            </w:rPr>
          </w:rPrChange>
        </w:rPr>
        <w:t xml:space="preserve">.</w:t>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951"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tl w:val="0"/>
        </w:rPr>
      </w:r>
    </w:p>
    <w:p w:rsidR="00000000" w:rsidDel="00000000" w:rsidP="00000000" w:rsidRDefault="00000000" w:rsidRPr="00000000" w14:paraId="0000030B">
      <w:pPr>
        <w:rPr>
          <w:color w:val="ff0000"/>
          <w:rPrChange w:author="Valeria Tapia" w:id="958" w:date="2026-10-05T12:53:00Z">
            <w:rPr/>
          </w:rPrChange>
        </w:rPr>
      </w:pPr>
      <w:r w:rsidDel="00000000" w:rsidR="00000000" w:rsidRPr="00000000">
        <w:rPr>
          <w:color w:val="ff0000"/>
          <w:highlight w:val="green"/>
          <w:rtl w:val="0"/>
          <w:rPrChange w:author="Valeria Tapia" w:id="952" w:date="2026-10-05T12:53:00Z">
            <w:rPr>
              <w:rFonts w:ascii="Comic Sans MS" w:cs="Comic Sans MS" w:eastAsia="Comic Sans MS" w:hAnsi="Comic Sans MS"/>
              <w:i w:val="1"/>
              <w:iCs w:val="1"/>
            </w:rPr>
          </w:rPrChange>
        </w:rPr>
        <w:t xml:space="preserve">IV. La AN recepcionará el </w:t>
      </w:r>
      <w:del w:author="Valeria Tapia" w:id="953" w:date="2026-09-25T17:50:00Z">
        <w:r w:rsidDel="00000000" w:rsidR="00000000" w:rsidRPr="00000000">
          <w:rPr>
            <w:color w:val="ff0000"/>
            <w:highlight w:val="green"/>
            <w:rtl w:val="0"/>
            <w:rPrChange w:author="Valeria Tapia" w:id="952" w:date="2026-10-05T12:53:00Z">
              <w:rPr>
                <w:rFonts w:ascii="Comic Sans MS" w:cs="Comic Sans MS" w:eastAsia="Comic Sans MS" w:hAnsi="Comic Sans MS"/>
                <w:i w:val="1"/>
                <w:iCs w:val="1"/>
              </w:rPr>
            </w:rPrChange>
          </w:rPr>
          <w:delText xml:space="preserve">Registro </w:delText>
        </w:r>
      </w:del>
      <w:r w:rsidDel="00000000" w:rsidR="00000000" w:rsidRPr="00000000">
        <w:rPr>
          <w:color w:val="ff0000"/>
          <w:highlight w:val="green"/>
          <w:rtl w:val="0"/>
          <w:rPrChange w:author="Valeria Tapia" w:id="952" w:date="2026-10-05T12:53:00Z">
            <w:rPr>
              <w:rFonts w:ascii="Comic Sans MS" w:cs="Comic Sans MS" w:eastAsia="Comic Sans MS" w:hAnsi="Comic Sans MS"/>
              <w:i w:val="1"/>
              <w:iCs w:val="1"/>
            </w:rPr>
          </w:rPrChange>
        </w:rPr>
        <w:t xml:space="preserve">R-425</w:t>
      </w:r>
      <w:ins w:author="Valeria Tapia" w:id="954" w:date="2026-09-25T17:50:00Z">
        <w:r w:rsidDel="00000000" w:rsidR="00000000" w:rsidRPr="00000000">
          <w:rPr>
            <w:color w:val="ff0000"/>
            <w:highlight w:val="green"/>
            <w:rtl w:val="0"/>
            <w:rPrChange w:author="Valeria Tapia" w:id="952" w:date="2026-10-05T12:53:00Z">
              <w:rPr>
                <w:rFonts w:ascii="Comic Sans MS" w:cs="Comic Sans MS" w:eastAsia="Comic Sans MS" w:hAnsi="Comic Sans MS"/>
                <w:i w:val="1"/>
                <w:iCs w:val="1"/>
              </w:rPr>
            </w:rPrChange>
          </w:rPr>
          <w:t xml:space="preserve"> validado y</w:t>
        </w:r>
      </w:ins>
      <w:del w:author="Valeria Tapia" w:id="954" w:date="2026-09-25T17:50:00Z">
        <w:r w:rsidDel="00000000" w:rsidR="00000000" w:rsidRPr="00000000">
          <w:rPr>
            <w:color w:val="ff0000"/>
            <w:highlight w:val="green"/>
            <w:rtl w:val="0"/>
            <w:rPrChange w:author="Valeria Tapia" w:id="952" w:date="2026-10-05T12:53:00Z">
              <w:rPr>
                <w:rFonts w:ascii="Comic Sans MS" w:cs="Comic Sans MS" w:eastAsia="Comic Sans MS" w:hAnsi="Comic Sans MS"/>
                <w:i w:val="1"/>
                <w:iCs w:val="1"/>
              </w:rPr>
            </w:rPrChange>
          </w:rPr>
          <w:delText xml:space="preserve">,</w:delText>
        </w:r>
      </w:del>
      <w:r w:rsidDel="00000000" w:rsidR="00000000" w:rsidRPr="00000000">
        <w:rPr>
          <w:color w:val="ff0000"/>
          <w:highlight w:val="green"/>
          <w:rtl w:val="0"/>
          <w:rPrChange w:author="Valeria Tapia" w:id="952" w:date="2026-10-05T12:53:00Z">
            <w:rPr>
              <w:rFonts w:ascii="Comic Sans MS" w:cs="Comic Sans MS" w:eastAsia="Comic Sans MS" w:hAnsi="Comic Sans MS"/>
              <w:i w:val="1"/>
              <w:iCs w:val="1"/>
            </w:rPr>
          </w:rPrChange>
        </w:rPr>
        <w:t xml:space="preserve"> </w:t>
      </w:r>
      <w:del w:author="Valeria Tapia" w:id="955" w:date="2026-09-25T17:50:00Z">
        <w:r w:rsidDel="00000000" w:rsidR="00000000" w:rsidRPr="00000000">
          <w:rPr>
            <w:color w:val="ff0000"/>
            <w:highlight w:val="green"/>
            <w:rtl w:val="0"/>
            <w:rPrChange w:author="Valeria Tapia" w:id="952" w:date="2026-10-05T12:53:00Z">
              <w:rPr>
                <w:rFonts w:ascii="Comic Sans MS" w:cs="Comic Sans MS" w:eastAsia="Comic Sans MS" w:hAnsi="Comic Sans MS"/>
                <w:i w:val="1"/>
                <w:iCs w:val="1"/>
              </w:rPr>
            </w:rPrChange>
          </w:rPr>
          <w:delText xml:space="preserve">en caso de no tener observaciones </w:delText>
        </w:r>
      </w:del>
      <w:r w:rsidDel="00000000" w:rsidR="00000000" w:rsidRPr="00000000">
        <w:rPr>
          <w:color w:val="ff0000"/>
          <w:highlight w:val="green"/>
          <w:rtl w:val="0"/>
          <w:rPrChange w:author="Valeria Tapia" w:id="952" w:date="2026-10-05T12:53:00Z">
            <w:rPr>
              <w:rFonts w:ascii="Comic Sans MS" w:cs="Comic Sans MS" w:eastAsia="Comic Sans MS" w:hAnsi="Comic Sans MS"/>
              <w:i w:val="1"/>
              <w:iCs w:val="1"/>
            </w:rPr>
          </w:rPrChange>
        </w:rPr>
        <w:t xml:space="preserve">procederá a realizar el diseño informático para su posterior registro en el sistema de la AN</w:t>
      </w:r>
      <w:del w:author="Valeria Tapia" w:id="956" w:date="2026-09-25T17:50:00Z">
        <w:r w:rsidDel="00000000" w:rsidR="00000000" w:rsidRPr="00000000">
          <w:rPr>
            <w:color w:val="ff0000"/>
            <w:highlight w:val="green"/>
            <w:rtl w:val="0"/>
            <w:rPrChange w:author="Valeria Tapia" w:id="952" w:date="2026-10-05T12:53:00Z">
              <w:rPr>
                <w:rFonts w:ascii="Comic Sans MS" w:cs="Comic Sans MS" w:eastAsia="Comic Sans MS" w:hAnsi="Comic Sans MS"/>
                <w:i w:val="1"/>
                <w:iCs w:val="1"/>
              </w:rPr>
            </w:rPrChange>
          </w:rPr>
          <w:delText xml:space="preserve">;</w:delText>
        </w:r>
      </w:del>
      <w:ins w:author="Valeria Tapia" w:id="956" w:date="2026-09-25T17:50:00Z">
        <w:r w:rsidDel="00000000" w:rsidR="00000000" w:rsidRPr="00000000">
          <w:rPr>
            <w:color w:val="ff0000"/>
            <w:highlight w:val="green"/>
            <w:rtl w:val="0"/>
            <w:rPrChange w:author="Valeria Tapia" w:id="952" w:date="2026-10-05T12:53:00Z">
              <w:rPr>
                <w:rFonts w:ascii="Comic Sans MS" w:cs="Comic Sans MS" w:eastAsia="Comic Sans MS" w:hAnsi="Comic Sans MS"/>
                <w:i w:val="1"/>
                <w:iCs w:val="1"/>
              </w:rPr>
            </w:rPrChange>
          </w:rPr>
          <w:t xml:space="preserve">.</w:t>
        </w:r>
      </w:ins>
      <w:r w:rsidDel="00000000" w:rsidR="00000000" w:rsidRPr="00000000">
        <w:rPr>
          <w:color w:val="ff0000"/>
          <w:highlight w:val="green"/>
          <w:rtl w:val="0"/>
          <w:rPrChange w:author="Valeria Tapia" w:id="952" w:date="2026-10-05T12:53:00Z">
            <w:rPr>
              <w:rFonts w:ascii="Comic Sans MS" w:cs="Comic Sans MS" w:eastAsia="Comic Sans MS" w:hAnsi="Comic Sans MS"/>
              <w:i w:val="1"/>
              <w:iCs w:val="1"/>
            </w:rPr>
          </w:rPrChange>
        </w:rPr>
        <w:t xml:space="preserve"> </w:t>
      </w:r>
      <w:del w:author="Valeria Tapia" w:id="957" w:date="2026-09-25T17:50:00Z">
        <w:r w:rsidDel="00000000" w:rsidR="00000000" w:rsidRPr="00000000">
          <w:rPr>
            <w:color w:val="ff0000"/>
            <w:highlight w:val="green"/>
            <w:rtl w:val="0"/>
            <w:rPrChange w:author="Valeria Tapia" w:id="952" w:date="2026-10-05T12:53:00Z">
              <w:rPr>
                <w:rFonts w:ascii="Comic Sans MS" w:cs="Comic Sans MS" w:eastAsia="Comic Sans MS" w:hAnsi="Comic Sans MS"/>
                <w:i w:val="1"/>
                <w:iCs w:val="1"/>
              </w:rPr>
            </w:rPrChange>
          </w:rPr>
          <w:delText xml:space="preserve">caso contrario, solicitará la complementación del mismo a las EPEs, otorgando un plazo máximo de dos (2) días hábiles para su remisión.</w:delText>
        </w:r>
      </w:del>
      <w:r w:rsidDel="00000000" w:rsidR="00000000" w:rsidRPr="00000000">
        <w:rPr>
          <w:rtl w:val="0"/>
        </w:rPr>
      </w:r>
    </w:p>
    <w:p w:rsidR="00000000" w:rsidDel="00000000" w:rsidP="00000000" w:rsidRDefault="00000000" w:rsidRPr="00000000" w14:paraId="0000030C">
      <w:pPr>
        <w:rPr>
          <w:color w:val="ff0000"/>
          <w:rPrChange w:author="Valeria Tapia" w:id="958" w:date="2026-10-05T12:53:00Z">
            <w:rPr/>
          </w:rPrChange>
        </w:rPr>
      </w:pPr>
      <w:r w:rsidDel="00000000" w:rsidR="00000000" w:rsidRPr="00000000">
        <w:rPr>
          <w:rtl w:val="0"/>
        </w:rPr>
      </w:r>
    </w:p>
    <w:p w:rsidR="00000000" w:rsidDel="00000000" w:rsidP="00000000" w:rsidRDefault="00000000" w:rsidRPr="00000000" w14:paraId="0000030D">
      <w:pPr>
        <w:rPr>
          <w:ins w:author="Valeria Tapia" w:id="960" w:date="2026-09-25T18:14:00Z"/>
          <w:color w:val="ff0000"/>
          <w:rPrChange w:author="Valeria Tapia" w:id="961" w:date="2026-10-05T12:53:00Z">
            <w:rPr/>
          </w:rPrChange>
        </w:rPr>
      </w:pPr>
      <w:r w:rsidDel="00000000" w:rsidR="00000000" w:rsidRPr="00000000">
        <w:rPr>
          <w:color w:val="ff0000"/>
          <w:highlight w:val="cyan"/>
          <w:rtl w:val="0"/>
          <w:rPrChange w:author="Valeria Tapia" w:id="959" w:date="2026-10-05T12:53:00Z">
            <w:rPr>
              <w:rFonts w:ascii="Comic Sans MS" w:cs="Comic Sans MS" w:eastAsia="Comic Sans MS" w:hAnsi="Comic Sans MS"/>
              <w:i w:val="1"/>
              <w:iCs w:val="1"/>
            </w:rPr>
          </w:rPrChange>
        </w:rPr>
        <w:t xml:space="preserve">V.</w:t>
      </w:r>
      <w:ins w:author="Valeria Tapia" w:id="960" w:date="2026-09-25T18:14:00Z">
        <w:r w:rsidDel="00000000" w:rsidR="00000000" w:rsidRPr="00000000">
          <w:rPr>
            <w:color w:val="ff0000"/>
            <w:highlight w:val="cyan"/>
            <w:rtl w:val="0"/>
            <w:rPrChange w:author="Valeria Tapia" w:id="959" w:date="2026-10-05T12:53:00Z">
              <w:rPr>
                <w:rFonts w:ascii="Comic Sans MS" w:cs="Comic Sans MS" w:eastAsia="Comic Sans MS" w:hAnsi="Comic Sans MS"/>
                <w:i w:val="1"/>
                <w:iCs w:val="1"/>
              </w:rPr>
            </w:rPrChange>
          </w:rPr>
          <w:t xml:space="preserve"> La Aduana Nacional (AN) y la Entidad Pública Emisora (EPE) deberán identificar oportunamente los sistemas, servicios, información, interfaces, accesos y demás componentes técnicos y funcionales necesarios para la implementación e integración del trámite en la VUCE. Cuando alguno de estos componentes deba ser proporcionado, habilitado o desarrollado por otra entidad pública o tercero, la AN y la EPE deberán gestionar y coordinar oportunamente su disponibilidad, considerando los plazos, establecidos en el R-710.</w:t>
        </w:r>
        <w:r w:rsidDel="00000000" w:rsidR="00000000" w:rsidRPr="00000000">
          <w:rPr>
            <w:rtl w:val="0"/>
          </w:rPr>
        </w:r>
      </w:ins>
    </w:p>
    <w:p w:rsidR="00000000" w:rsidDel="00000000" w:rsidP="00000000" w:rsidRDefault="00000000" w:rsidRPr="00000000" w14:paraId="0000030E">
      <w:pPr>
        <w:rPr>
          <w:ins w:author="Valeria Tapia" w:id="963" w:date="2026-09-25T18:07:00Z"/>
          <w:color w:val="ff0000"/>
          <w:rPrChange w:author="Valeria Tapia" w:id="964" w:date="2026-10-05T12:53:00Z">
            <w:rPr/>
          </w:rPrChange>
        </w:rPr>
      </w:pPr>
      <w:r w:rsidDel="00000000" w:rsidR="00000000" w:rsidRPr="00000000">
        <w:rPr>
          <w:color w:val="ff0000"/>
          <w:rtl w:val="0"/>
          <w:rPrChange w:author="Valeria Tapia" w:id="962" w:date="2026-10-05T12:53:00Z">
            <w:rPr>
              <w:rFonts w:ascii="Comic Sans MS" w:cs="Comic Sans MS" w:eastAsia="Comic Sans MS" w:hAnsi="Comic Sans MS"/>
              <w:i w:val="1"/>
              <w:iCs w:val="1"/>
            </w:rPr>
          </w:rPrChange>
        </w:rPr>
        <w:t xml:space="preserve"> </w:t>
      </w:r>
      <w:ins w:author="Valeria Tapia" w:id="963" w:date="2026-09-25T18:07:00Z">
        <w:r w:rsidDel="00000000" w:rsidR="00000000" w:rsidRPr="00000000">
          <w:rPr>
            <w:rtl w:val="0"/>
          </w:rPr>
        </w:r>
      </w:ins>
    </w:p>
    <w:p w:rsidR="00000000" w:rsidDel="00000000" w:rsidP="00000000" w:rsidRDefault="00000000" w:rsidRPr="00000000" w14:paraId="0000030F">
      <w:pPr>
        <w:rPr>
          <w:ins w:author="Valeria Tapia" w:id="987" w:date="2026-09-24T11:08:00Z"/>
          <w:color w:val="ff0000"/>
          <w:rPrChange w:author="Valeria Tapia" w:id="988" w:date="2026-10-05T12:53:00Z">
            <w:rPr/>
          </w:rPrChange>
        </w:rPr>
      </w:pPr>
      <w:ins w:author="Valeria Tapia" w:id="963" w:date="2026-09-25T18:07:00Z">
        <w:r w:rsidDel="00000000" w:rsidR="00000000" w:rsidRPr="00000000">
          <w:rPr>
            <w:color w:val="ff0000"/>
            <w:highlight w:val="green"/>
            <w:rtl w:val="0"/>
            <w:rPrChange w:author="Valeria Tapia" w:id="965" w:date="2026-10-05T12:53:00Z">
              <w:rPr>
                <w:rFonts w:ascii="Comic Sans MS" w:cs="Comic Sans MS" w:eastAsia="Comic Sans MS" w:hAnsi="Comic Sans MS"/>
                <w:i w:val="1"/>
                <w:iCs w:val="1"/>
              </w:rPr>
            </w:rPrChange>
          </w:rPr>
          <w:t xml:space="preserve">VI. </w:t>
        </w:r>
      </w:ins>
      <w:r w:rsidDel="00000000" w:rsidR="00000000" w:rsidRPr="00000000">
        <w:rPr>
          <w:color w:val="ff0000"/>
          <w:highlight w:val="green"/>
          <w:rtl w:val="0"/>
          <w:rPrChange w:author="Valeria Tapia" w:id="965" w:date="2026-10-05T12:53:00Z">
            <w:rPr>
              <w:rFonts w:ascii="Comic Sans MS" w:cs="Comic Sans MS" w:eastAsia="Comic Sans MS" w:hAnsi="Comic Sans MS"/>
              <w:i w:val="1"/>
              <w:iCs w:val="1"/>
            </w:rPr>
          </w:rPrChange>
        </w:rPr>
        <w:t xml:space="preserve">De forma excepcional, cuando las EPEs consideren necesaria la complementación y/o modificación del Registro R-425 remitido, previa a la implementación del trámite APCO, deberán realizar la coordinación con la AN</w:t>
      </w:r>
      <w:ins w:author="Valeria Tapia " w:id="966" w:date="2026-10-05T02:37:00Z">
        <w:r w:rsidDel="00000000" w:rsidR="00000000" w:rsidRPr="00000000">
          <w:rPr>
            <w:color w:val="ff0000"/>
            <w:highlight w:val="green"/>
            <w:rtl w:val="0"/>
            <w:rPrChange w:author="Valeria Tapia" w:id="965" w:date="2026-10-05T12:53:00Z">
              <w:rPr>
                <w:rFonts w:ascii="Comic Sans MS" w:cs="Comic Sans MS" w:eastAsia="Comic Sans MS" w:hAnsi="Comic Sans MS"/>
                <w:i w:val="1"/>
                <w:iCs w:val="1"/>
              </w:rPr>
            </w:rPrChange>
          </w:rPr>
          <w:t xml:space="preserve"> para realizar los ajustes que se requiera. Una vez, validadas las adecuaciones complementarias entre la AN y la EPE, esta última deberá</w:t>
        </w:r>
      </w:ins>
      <w:r w:rsidDel="00000000" w:rsidR="00000000" w:rsidRPr="00000000">
        <w:rPr>
          <w:color w:val="ff0000"/>
          <w:highlight w:val="green"/>
          <w:rtl w:val="0"/>
          <w:rPrChange w:author="Valeria Tapia" w:id="965" w:date="2026-10-05T12:53:00Z">
            <w:rPr>
              <w:rFonts w:ascii="Comic Sans MS" w:cs="Comic Sans MS" w:eastAsia="Comic Sans MS" w:hAnsi="Comic Sans MS"/>
              <w:i w:val="1"/>
              <w:iCs w:val="1"/>
            </w:rPr>
          </w:rPrChange>
        </w:rPr>
        <w:t xml:space="preserve"> </w:t>
      </w:r>
      <w:del w:author="Valeria Tapia " w:id="967" w:date="2026-10-05T02:38:00Z">
        <w:r w:rsidDel="00000000" w:rsidR="00000000" w:rsidRPr="00000000">
          <w:rPr>
            <w:color w:val="ff0000"/>
            <w:highlight w:val="green"/>
            <w:rtl w:val="0"/>
            <w:rPrChange w:author="Valeria Tapia" w:id="965" w:date="2026-10-05T12:53:00Z">
              <w:rPr>
                <w:rFonts w:ascii="Comic Sans MS" w:cs="Comic Sans MS" w:eastAsia="Comic Sans MS" w:hAnsi="Comic Sans MS"/>
                <w:i w:val="1"/>
                <w:iCs w:val="1"/>
              </w:rPr>
            </w:rPrChange>
          </w:rPr>
          <w:delText xml:space="preserve">y</w:delText>
        </w:r>
      </w:del>
      <w:r w:rsidDel="00000000" w:rsidR="00000000" w:rsidRPr="00000000">
        <w:rPr>
          <w:color w:val="ff0000"/>
          <w:highlight w:val="green"/>
          <w:rtl w:val="0"/>
          <w:rPrChange w:author="Valeria Tapia" w:id="965" w:date="2026-10-05T12:53:00Z">
            <w:rPr>
              <w:rFonts w:ascii="Comic Sans MS" w:cs="Comic Sans MS" w:eastAsia="Comic Sans MS" w:hAnsi="Comic Sans MS"/>
              <w:i w:val="1"/>
              <w:iCs w:val="1"/>
            </w:rPr>
          </w:rPrChange>
        </w:rPr>
        <w:t xml:space="preserve"> </w:t>
      </w:r>
      <w:del w:author="Valeria Tapia " w:id="968" w:date="2026-10-05T02:40:00Z">
        <w:r w:rsidDel="00000000" w:rsidR="00000000" w:rsidRPr="00000000">
          <w:rPr>
            <w:color w:val="ff0000"/>
            <w:highlight w:val="green"/>
            <w:rtl w:val="0"/>
            <w:rPrChange w:author="Valeria Tapia" w:id="965" w:date="2026-10-05T12:53:00Z">
              <w:rPr>
                <w:rFonts w:ascii="Comic Sans MS" w:cs="Comic Sans MS" w:eastAsia="Comic Sans MS" w:hAnsi="Comic Sans MS"/>
                <w:i w:val="1"/>
                <w:iCs w:val="1"/>
              </w:rPr>
            </w:rPrChange>
          </w:rPr>
          <w:delText xml:space="preserve">enviar su solicitud debidamente justificada mediante</w:delText>
        </w:r>
      </w:del>
      <w:ins w:author="Valeria Tapia" w:id="969" w:date="2026-09-25T16:43:00Z">
        <w:del w:author="Valeria Tapia " w:id="968" w:date="2026-10-05T02:40:00Z">
          <w:r w:rsidDel="00000000" w:rsidR="00000000" w:rsidRPr="00000000">
            <w:rPr>
              <w:color w:val="ff0000"/>
              <w:highlight w:val="green"/>
              <w:rtl w:val="0"/>
              <w:rPrChange w:author="Valeria Tapia" w:id="965" w:date="2026-10-05T12:53:00Z">
                <w:rPr>
                  <w:rFonts w:ascii="Comic Sans MS" w:cs="Comic Sans MS" w:eastAsia="Comic Sans MS" w:hAnsi="Comic Sans MS"/>
                  <w:i w:val="1"/>
                  <w:iCs w:val="1"/>
                </w:rPr>
              </w:rPrChange>
            </w:rPr>
            <w:delText xml:space="preserve"> al correo electrónic</w:delText>
          </w:r>
        </w:del>
      </w:ins>
      <w:ins w:author="Valeria Tapia " w:id="970" w:date="2026-10-05T02:40:00Z">
        <w:r w:rsidDel="00000000" w:rsidR="00000000" w:rsidRPr="00000000">
          <w:rPr>
            <w:color w:val="ff0000"/>
            <w:highlight w:val="green"/>
            <w:rtl w:val="0"/>
            <w:rPrChange w:author="Valeria Tapia" w:id="971" w:date="2026-10-05T12:53:00Z">
              <w:rPr>
                <w:rFonts w:ascii="Comic Sans MS" w:cs="Comic Sans MS" w:eastAsia="Comic Sans MS" w:hAnsi="Comic Sans MS"/>
                <w:i w:val="1"/>
                <w:iCs w:val="1"/>
                <w:highlight w:val="green"/>
              </w:rPr>
            </w:rPrChange>
          </w:rPr>
          <w:t xml:space="preserve">el R-425 complementario o modificatorio según corresponda, </w:t>
        </w:r>
      </w:ins>
      <w:ins w:author="Valeria Tapia" w:id="972" w:date="2026-09-25T16:44:00Z">
        <w:del w:author="Valeria Tapia " w:id="973" w:date="2026-10-05T02:40:00Z">
          <w:r w:rsidDel="00000000" w:rsidR="00000000" w:rsidRPr="00000000">
            <w:rPr>
              <w:color w:val="ff0000"/>
              <w:highlight w:val="green"/>
              <w:rtl w:val="0"/>
              <w:rPrChange w:author="Valeria Tapia" w:id="974" w:date="2026-10-05T12:53:00Z">
                <w:rPr>
                  <w:rFonts w:ascii="Comic Sans MS" w:cs="Comic Sans MS" w:eastAsia="Comic Sans MS" w:hAnsi="Comic Sans MS"/>
                  <w:i w:val="1"/>
                  <w:iCs w:val="1"/>
                </w:rPr>
              </w:rPrChange>
            </w:rPr>
            <w:delText xml:space="preserve">o</w:delText>
          </w:r>
        </w:del>
      </w:ins>
      <w:ins w:author="Valeria Tapia " w:id="973" w:date="2026-10-05T02:40:00Z">
        <w:r w:rsidDel="00000000" w:rsidR="00000000" w:rsidRPr="00000000">
          <w:rPr>
            <w:color w:val="ff0000"/>
            <w:highlight w:val="green"/>
            <w:rtl w:val="0"/>
            <w:rPrChange w:author="Valeria Tapia" w:id="975" w:date="2026-10-05T12:53:00Z">
              <w:rPr>
                <w:rFonts w:ascii="Comic Sans MS" w:cs="Comic Sans MS" w:eastAsia="Comic Sans MS" w:hAnsi="Comic Sans MS"/>
                <w:i w:val="1"/>
                <w:iCs w:val="1"/>
                <w:highlight w:val="green"/>
              </w:rPr>
            </w:rPrChange>
          </w:rPr>
          <w:t xml:space="preserve">al correo</w:t>
        </w:r>
      </w:ins>
      <w:ins w:author="Valeria Tapia" w:id="976" w:date="2026-09-25T16:44:00Z">
        <w:r w:rsidDel="00000000" w:rsidR="00000000" w:rsidRPr="00000000">
          <w:rPr>
            <w:color w:val="ff0000"/>
            <w:highlight w:val="green"/>
            <w:rtl w:val="0"/>
            <w:rPrChange w:author="Valeria Tapia" w:id="977" w:date="2026-10-05T12:53:00Z">
              <w:rPr>
                <w:rFonts w:ascii="Comic Sans MS" w:cs="Comic Sans MS" w:eastAsia="Comic Sans MS" w:hAnsi="Comic Sans MS"/>
                <w:i w:val="1"/>
                <w:iCs w:val="1"/>
              </w:rPr>
            </w:rPrChange>
          </w:rPr>
          <w:t xml:space="preserve"> </w:t>
        </w:r>
        <w:r w:rsidDel="00000000" w:rsidR="00000000" w:rsidRPr="00000000">
          <w:fldChar w:fldCharType="begin"/>
        </w:r>
        <w:r w:rsidDel="00000000" w:rsidR="00000000" w:rsidRPr="00000000">
          <w:instrText xml:space="preserve">HYPERLINK "mailto:contacto.entidades@vuce.gob.bo"</w:instrText>
        </w:r>
        <w:r w:rsidDel="00000000" w:rsidR="00000000" w:rsidRPr="00000000">
          <w:fldChar w:fldCharType="separate"/>
        </w:r>
        <w:r w:rsidDel="00000000" w:rsidR="00000000" w:rsidRPr="00000000">
          <w:rPr>
            <w:color w:val="ff0000"/>
            <w:highlight w:val="green"/>
            <w:u w:val="single"/>
            <w:rtl w:val="0"/>
            <w:rPrChange w:author="Valeria Tapia" w:id="978" w:date="2026-10-05T12:53:00Z">
              <w:rPr>
                <w:rFonts w:ascii="Comic Sans MS" w:cs="Comic Sans MS" w:eastAsia="Comic Sans MS" w:hAnsi="Comic Sans MS"/>
                <w:i w:val="1"/>
                <w:iCs w:val="1"/>
              </w:rPr>
            </w:rPrChange>
          </w:rPr>
          <w:t xml:space="preserve">contacto.entidades@vuce.gob.bo</w:t>
        </w:r>
        <w:r w:rsidDel="00000000" w:rsidR="00000000" w:rsidRPr="00000000">
          <w:fldChar w:fldCharType="end"/>
        </w:r>
      </w:ins>
      <w:r w:rsidDel="00000000" w:rsidR="00000000" w:rsidRPr="00000000">
        <w:rPr>
          <w:color w:val="ff0000"/>
          <w:highlight w:val="green"/>
          <w:rtl w:val="0"/>
          <w:rPrChange w:author="Valeria Tapia" w:id="979" w:date="2026-10-05T12:53:00Z">
            <w:rPr>
              <w:rFonts w:ascii="Comic Sans MS" w:cs="Comic Sans MS" w:eastAsia="Comic Sans MS" w:hAnsi="Comic Sans MS"/>
              <w:i w:val="1"/>
              <w:iCs w:val="1"/>
            </w:rPr>
          </w:rPrChange>
        </w:rPr>
        <w:t xml:space="preserve"> </w:t>
      </w:r>
      <w:ins w:author="Valeria Tapia" w:id="980" w:date="2026-09-25T16:44:00Z">
        <w:r w:rsidDel="00000000" w:rsidR="00000000" w:rsidRPr="00000000">
          <w:rPr>
            <w:color w:val="ff0000"/>
            <w:highlight w:val="green"/>
            <w:rtl w:val="0"/>
            <w:rPrChange w:author="Valeria Tapia" w:id="979" w:date="2026-10-05T12:53:00Z">
              <w:rPr>
                <w:rFonts w:ascii="Comic Sans MS" w:cs="Comic Sans MS" w:eastAsia="Comic Sans MS" w:hAnsi="Comic Sans MS"/>
                <w:i w:val="1"/>
                <w:iCs w:val="1"/>
              </w:rPr>
            </w:rPrChange>
          </w:rPr>
          <w:t xml:space="preserve">y </w:t>
        </w:r>
      </w:ins>
      <w:ins w:author="Valeria Tapia " w:id="981" w:date="2026-10-05T02:40:00Z">
        <w:r w:rsidDel="00000000" w:rsidR="00000000" w:rsidRPr="00000000">
          <w:rPr>
            <w:color w:val="ff0000"/>
            <w:highlight w:val="green"/>
            <w:rtl w:val="0"/>
            <w:rPrChange w:author="Valeria Tapia" w:id="982" w:date="2026-10-05T12:53:00Z">
              <w:rPr>
                <w:rFonts w:ascii="Comic Sans MS" w:cs="Comic Sans MS" w:eastAsia="Comic Sans MS" w:hAnsi="Comic Sans MS"/>
                <w:i w:val="1"/>
                <w:iCs w:val="1"/>
                <w:highlight w:val="green"/>
              </w:rPr>
            </w:rPrChange>
          </w:rPr>
          <w:t xml:space="preserve">mediante </w:t>
        </w:r>
      </w:ins>
      <w:r w:rsidDel="00000000" w:rsidR="00000000" w:rsidRPr="00000000">
        <w:rPr>
          <w:color w:val="ff0000"/>
          <w:highlight w:val="green"/>
          <w:rtl w:val="0"/>
          <w:rPrChange w:author="Valeria Tapia" w:id="983" w:date="2026-10-05T12:53:00Z">
            <w:rPr>
              <w:rFonts w:ascii="Comic Sans MS" w:cs="Comic Sans MS" w:eastAsia="Comic Sans MS" w:hAnsi="Comic Sans MS"/>
              <w:i w:val="1"/>
              <w:iCs w:val="1"/>
            </w:rPr>
          </w:rPrChange>
        </w:rPr>
        <w:t xml:space="preserve">nota </w:t>
      </w:r>
      <w:del w:author="Valeria Tapia " w:id="984" w:date="2026-10-05T02:40:00Z">
        <w:r w:rsidDel="00000000" w:rsidR="00000000" w:rsidRPr="00000000">
          <w:rPr>
            <w:color w:val="ff0000"/>
            <w:highlight w:val="green"/>
            <w:rtl w:val="0"/>
            <w:rPrChange w:author="Valeria Tapia" w:id="983" w:date="2026-10-05T12:53:00Z">
              <w:rPr>
                <w:rFonts w:ascii="Comic Sans MS" w:cs="Comic Sans MS" w:eastAsia="Comic Sans MS" w:hAnsi="Comic Sans MS"/>
                <w:i w:val="1"/>
                <w:iCs w:val="1"/>
              </w:rPr>
            </w:rPrChange>
          </w:rPr>
          <w:delText xml:space="preserve">adjuntando el Registro R-425 </w:delText>
        </w:r>
      </w:del>
      <w:r w:rsidDel="00000000" w:rsidR="00000000" w:rsidRPr="00000000">
        <w:rPr>
          <w:color w:val="ff0000"/>
          <w:highlight w:val="green"/>
          <w:rtl w:val="0"/>
          <w:rPrChange w:author="Valeria Tapia" w:id="983" w:date="2026-10-05T12:53:00Z">
            <w:rPr>
              <w:rFonts w:ascii="Comic Sans MS" w:cs="Comic Sans MS" w:eastAsia="Comic Sans MS" w:hAnsi="Comic Sans MS"/>
              <w:i w:val="1"/>
              <w:iCs w:val="1"/>
            </w:rPr>
          </w:rPrChange>
        </w:rPr>
        <w:t xml:space="preserve">complementario</w:t>
      </w:r>
      <w:del w:author="Valeria Tapia " w:id="985" w:date="2026-10-05T02:39:00Z">
        <w:r w:rsidDel="00000000" w:rsidR="00000000" w:rsidRPr="00000000">
          <w:rPr>
            <w:color w:val="ff0000"/>
            <w:highlight w:val="green"/>
            <w:rtl w:val="0"/>
            <w:rPrChange w:author="Valeria Tapia" w:id="983" w:date="2026-10-05T12:53:00Z">
              <w:rPr>
                <w:rFonts w:ascii="Comic Sans MS" w:cs="Comic Sans MS" w:eastAsia="Comic Sans MS" w:hAnsi="Comic Sans MS"/>
                <w:i w:val="1"/>
                <w:iCs w:val="1"/>
              </w:rPr>
            </w:rPrChange>
          </w:rPr>
          <w:delText xml:space="preserve"> o modificatorio según corresponda</w:delText>
        </w:r>
      </w:del>
      <w:r w:rsidDel="00000000" w:rsidR="00000000" w:rsidRPr="00000000">
        <w:rPr>
          <w:color w:val="ff0000"/>
          <w:highlight w:val="green"/>
          <w:rtl w:val="0"/>
          <w:rPrChange w:author="Valeria Tapia" w:id="983" w:date="2026-10-05T12:53:00Z">
            <w:rPr>
              <w:rFonts w:ascii="Comic Sans MS" w:cs="Comic Sans MS" w:eastAsia="Comic Sans MS" w:hAnsi="Comic Sans MS"/>
              <w:i w:val="1"/>
              <w:iCs w:val="1"/>
            </w:rPr>
          </w:rPrChange>
        </w:rPr>
        <w:t xml:space="preserve">, aspecto que podrá derivar en la modificación de los plazos </w:t>
      </w:r>
      <w:del w:author="Valeria Tapia" w:id="986" w:date="2026-09-25T17:52:00Z">
        <w:r w:rsidDel="00000000" w:rsidR="00000000" w:rsidRPr="00000000">
          <w:rPr>
            <w:color w:val="ff0000"/>
            <w:highlight w:val="green"/>
            <w:rtl w:val="0"/>
            <w:rPrChange w:author="Valeria Tapia" w:id="983" w:date="2026-10-05T12:53:00Z">
              <w:rPr>
                <w:rFonts w:ascii="Comic Sans MS" w:cs="Comic Sans MS" w:eastAsia="Comic Sans MS" w:hAnsi="Comic Sans MS"/>
                <w:i w:val="1"/>
                <w:iCs w:val="1"/>
              </w:rPr>
            </w:rPrChange>
          </w:rPr>
          <w:delText xml:space="preserve">del Plan de Trabajo</w:delText>
        </w:r>
      </w:del>
      <w:ins w:author="Valeria Tapia" w:id="986" w:date="2026-09-25T17:52:00Z">
        <w:r w:rsidDel="00000000" w:rsidR="00000000" w:rsidRPr="00000000">
          <w:rPr>
            <w:color w:val="ff0000"/>
            <w:highlight w:val="green"/>
            <w:rtl w:val="0"/>
            <w:rPrChange w:author="Valeria Tapia" w:id="983" w:date="2026-10-05T12:53:00Z">
              <w:rPr>
                <w:rFonts w:ascii="Comic Sans MS" w:cs="Comic Sans MS" w:eastAsia="Comic Sans MS" w:hAnsi="Comic Sans MS"/>
                <w:i w:val="1"/>
                <w:iCs w:val="1"/>
              </w:rPr>
            </w:rPrChange>
          </w:rPr>
          <w:t xml:space="preserve">R-710</w:t>
        </w:r>
      </w:ins>
      <w:r w:rsidDel="00000000" w:rsidR="00000000" w:rsidRPr="00000000">
        <w:rPr>
          <w:color w:val="ff0000"/>
          <w:highlight w:val="green"/>
          <w:rtl w:val="0"/>
          <w:rPrChange w:author="Valeria Tapia" w:id="983" w:date="2026-10-05T12:53:00Z">
            <w:rPr>
              <w:rFonts w:ascii="Comic Sans MS" w:cs="Comic Sans MS" w:eastAsia="Comic Sans MS" w:hAnsi="Comic Sans MS"/>
              <w:i w:val="1"/>
              <w:iCs w:val="1"/>
            </w:rPr>
          </w:rPrChange>
        </w:rPr>
        <w:t xml:space="preserve">.</w:t>
      </w:r>
      <w:ins w:author="Valeria Tapia" w:id="987" w:date="2026-09-24T11:08:00Z">
        <w:r w:rsidDel="00000000" w:rsidR="00000000" w:rsidRPr="00000000">
          <w:rPr>
            <w:rtl w:val="0"/>
          </w:rPr>
        </w:r>
      </w:ins>
    </w:p>
    <w:p w:rsidR="00000000" w:rsidDel="00000000" w:rsidP="00000000" w:rsidRDefault="00000000" w:rsidRPr="00000000" w14:paraId="00000310">
      <w:pPr>
        <w:rPr>
          <w:ins w:author="Valeria Tapia" w:id="987" w:date="2026-09-24T11:08:00Z"/>
        </w:rPr>
      </w:pPr>
      <w:ins w:author="Valeria Tapia" w:id="987" w:date="2026-09-24T11:08:00Z">
        <w:r w:rsidDel="00000000" w:rsidR="00000000" w:rsidRPr="00000000">
          <w:rPr>
            <w:rtl w:val="0"/>
          </w:rPr>
        </w:r>
      </w:ins>
    </w:p>
    <w:p w:rsidR="00000000" w:rsidDel="00000000" w:rsidP="00000000" w:rsidRDefault="00000000" w:rsidRPr="00000000" w14:paraId="00000311">
      <w:pPr>
        <w:pStyle w:val="Heading5"/>
        <w:numPr>
          <w:ilvl w:val="0"/>
          <w:numId w:val="45"/>
        </w:numPr>
        <w:tabs>
          <w:tab w:val="left" w:leader="none" w:pos="1701"/>
        </w:tabs>
        <w:ind w:left="0" w:firstLine="0"/>
        <w:rPr>
          <w:ins w:author="Valeria Tapia" w:id="994" w:date="2026-09-28T12:34:00Z"/>
          <w:del w:author="Valeria Tapia " w:id="995" w:date="2026-10-05T02:43:00Z"/>
        </w:rPr>
        <w:pPrChange w:author="Valeria Tapia " w:id="0" w:date="2026-10-05T02:43:00Z">
          <w:pPr>
            <w:pStyle w:val="Heading5"/>
            <w:numPr>
              <w:ilvl w:val="0"/>
              <w:numId w:val="45"/>
            </w:numPr>
            <w:tabs>
              <w:tab w:val="left" w:leader="none" w:pos="1701"/>
            </w:tabs>
            <w:ind w:left="6067" w:hanging="1813.9999999999998"/>
          </w:pPr>
        </w:pPrChange>
      </w:pPr>
      <w:ins w:author="Valeria Tapia" w:id="987" w:date="2026-09-24T11:08:00Z">
        <w:r w:rsidDel="00000000" w:rsidR="00000000" w:rsidRPr="00000000">
          <w:rPr>
            <w:b w:val="1"/>
            <w:bCs w:val="1"/>
            <w:color w:val="ff0000"/>
            <w:highlight w:val="cyan"/>
            <w:rtl w:val="0"/>
            <w:rPrChange w:author="Valeria Tapia" w:id="989" w:date="2026-10-05T12:53:00Z">
              <w:rPr>
                <w:b w:val="1"/>
                <w:bCs w:val="1"/>
              </w:rPr>
            </w:rPrChange>
          </w:rPr>
          <w:t xml:space="preserve">(DISEÑO INFORMÁTICO). </w:t>
        </w:r>
        <w:r w:rsidDel="00000000" w:rsidR="00000000" w:rsidRPr="00000000">
          <w:rPr>
            <w:color w:val="ff0000"/>
            <w:highlight w:val="cyan"/>
            <w:rtl w:val="0"/>
            <w:rPrChange w:author="Valeria Tapia" w:id="990" w:date="2026-10-05T12:53:00Z">
              <w:rPr>
                <w:b w:val="1"/>
                <w:bCs w:val="1"/>
              </w:rPr>
            </w:rPrChange>
          </w:rPr>
          <w:t xml:space="preserve">I.</w:t>
        </w:r>
        <w:r w:rsidDel="00000000" w:rsidR="00000000" w:rsidRPr="00000000">
          <w:rPr>
            <w:b w:val="1"/>
            <w:bCs w:val="1"/>
            <w:color w:val="ff0000"/>
            <w:highlight w:val="cyan"/>
            <w:rtl w:val="0"/>
            <w:rPrChange w:author="Valeria Tapia" w:id="991" w:date="2026-10-05T12:53:00Z">
              <w:rPr>
                <w:b w:val="1"/>
                <w:bCs w:val="1"/>
              </w:rPr>
            </w:rPrChange>
          </w:rPr>
          <w:t xml:space="preserve"> </w:t>
        </w:r>
        <w:r w:rsidDel="00000000" w:rsidR="00000000" w:rsidRPr="00000000">
          <w:rPr>
            <w:color w:val="ff0000"/>
            <w:highlight w:val="cyan"/>
            <w:rtl w:val="0"/>
            <w:rPrChange w:author="Valeria Tapia" w:id="991" w:date="2026-10-05T12:53:00Z">
              <w:rPr/>
            </w:rPrChange>
          </w:rPr>
          <w:t xml:space="preserve">La AN con base al R-425 aprobado elabora el diseño informático</w:t>
        </w:r>
      </w:ins>
      <w:ins w:author="Valeria Tapia " w:id="992" w:date="2026-10-05T02:43:00Z">
        <w:r w:rsidDel="00000000" w:rsidR="00000000" w:rsidRPr="00000000">
          <w:rPr>
            <w:color w:val="ff0000"/>
            <w:highlight w:val="cyan"/>
            <w:rtl w:val="0"/>
            <w:rPrChange w:author="Valeria Tapia" w:id="993" w:date="2026-10-05T12:53:00Z">
              <w:rPr>
                <w:highlight w:val="cyan"/>
              </w:rPr>
            </w:rPrChange>
          </w:rPr>
          <w:t xml:space="preserve"> de interfaces y solicita la creación </w:t>
        </w:r>
      </w:ins>
      <w:ins w:author="Valeria Tapia" w:id="994" w:date="2026-09-28T12:34:00Z">
        <w:del w:author="Valeria Tapia " w:id="995" w:date="2026-10-05T02:43:00Z">
          <w:r w:rsidDel="00000000" w:rsidR="00000000" w:rsidRPr="00000000">
            <w:rPr>
              <w:color w:val="ff0000"/>
              <w:highlight w:val="cyan"/>
              <w:rtl w:val="0"/>
              <w:rPrChange w:author="Valeria Tapia" w:id="996" w:date="2026-10-05T12:53:00Z">
                <w:rPr/>
              </w:rPrChange>
            </w:rPr>
            <w:delText xml:space="preserve">, el cual deberá estar dentro del R-212 considerando:</w:delText>
          </w:r>
        </w:del>
      </w:ins>
    </w:p>
    <w:p w:rsidR="00000000" w:rsidDel="00000000" w:rsidP="00000000" w:rsidRDefault="00000000" w:rsidRPr="00000000" w14:paraId="00000312">
      <w:pPr>
        <w:pStyle w:val="Heading5"/>
        <w:numPr>
          <w:ilvl w:val="0"/>
          <w:numId w:val="45"/>
        </w:numPr>
        <w:tabs>
          <w:tab w:val="left" w:leader="none" w:pos="1701"/>
        </w:tabs>
        <w:ind w:left="0" w:firstLine="0"/>
        <w:rPr>
          <w:ins w:author="Valeria Tapia" w:id="994" w:date="2026-09-28T12:34:00Z"/>
          <w:del w:author="Valeria Tapia " w:id="995" w:date="2026-10-05T02:43:00Z"/>
        </w:rPr>
        <w:pPrChange w:author="Valeria Tapia " w:id="0" w:date="2026-10-05T02:43:00Z">
          <w:pPr>
            <w:pStyle w:val="Heading5"/>
            <w:numPr>
              <w:ilvl w:val="0"/>
              <w:numId w:val="45"/>
            </w:numPr>
            <w:tabs>
              <w:tab w:val="left" w:leader="none" w:pos="1701"/>
            </w:tabs>
            <w:ind w:left="6067" w:hanging="1813.9999999999998"/>
          </w:pPr>
        </w:pPrChange>
      </w:pPr>
      <w:ins w:author="Valeria Tapia" w:id="994" w:date="2026-09-28T12:34:00Z">
        <w:del w:author="Valeria Tapia " w:id="995" w:date="2026-10-05T02:43:00Z">
          <w:r w:rsidDel="00000000" w:rsidR="00000000" w:rsidRPr="00000000">
            <w:rPr>
              <w:rtl w:val="0"/>
            </w:rPr>
          </w:r>
        </w:del>
      </w:ins>
    </w:p>
    <w:p w:rsidR="00000000" w:rsidDel="00000000" w:rsidP="00000000" w:rsidRDefault="00000000" w:rsidRPr="00000000" w14:paraId="00000313">
      <w:pPr>
        <w:pStyle w:val="Heading5"/>
        <w:numPr>
          <w:ilvl w:val="0"/>
          <w:numId w:val="45"/>
        </w:numPr>
        <w:tabs>
          <w:tab w:val="left" w:leader="none" w:pos="1701"/>
        </w:tabs>
        <w:ind w:left="0" w:firstLine="0"/>
        <w:rPr>
          <w:ins w:author="Valeria Tapia" w:id="994" w:date="2026-09-28T12:34:00Z"/>
          <w:del w:author="Valeria Tapia " w:id="995" w:date="2026-10-05T02:43:00Z"/>
        </w:rPr>
        <w:pPrChange w:author="Valeria Tapia " w:id="0" w:date="2026-10-05T02:43:00Z">
          <w:pPr>
            <w:pStyle w:val="Heading5"/>
            <w:numPr>
              <w:ilvl w:val="0"/>
              <w:numId w:val="45"/>
            </w:numPr>
            <w:tabs>
              <w:tab w:val="left" w:leader="none" w:pos="1701"/>
            </w:tabs>
            <w:ind w:left="6067" w:hanging="1813.9999999999998"/>
          </w:pPr>
        </w:pPrChange>
      </w:pPr>
      <w:ins w:author="Valeria Tapia" w:id="994" w:date="2026-09-28T12:34:00Z">
        <w:del w:author="Valeria Tapia " w:id="995" w:date="2026-10-05T02:43:00Z">
          <w:r w:rsidDel="00000000" w:rsidR="00000000" w:rsidRPr="00000000">
            <w:rPr>
              <w:color w:val="ff0000"/>
              <w:highlight w:val="cyan"/>
              <w:rtl w:val="0"/>
              <w:rPrChange w:author="Valeria Tapia" w:id="999" w:date="2026-10-05T12:53:00Z">
                <w:rPr>
                  <w:b w:val="1"/>
                  <w:bCs w:val="1"/>
                </w:rPr>
              </w:rPrChange>
            </w:rPr>
            <w:delText xml:space="preserve">Añadir el diseño de interfaces</w:delText>
          </w:r>
        </w:del>
      </w:ins>
    </w:p>
    <w:p w:rsidR="00000000" w:rsidDel="00000000" w:rsidP="00000000" w:rsidRDefault="00000000" w:rsidRPr="00000000" w14:paraId="00000314">
      <w:pPr>
        <w:pStyle w:val="Heading5"/>
        <w:numPr>
          <w:ilvl w:val="0"/>
          <w:numId w:val="45"/>
        </w:numPr>
        <w:tabs>
          <w:tab w:val="left" w:leader="none" w:pos="1701"/>
        </w:tabs>
        <w:ind w:left="0" w:firstLine="0"/>
        <w:rPr>
          <w:ins w:author="Valeria Tapia" w:id="994" w:date="2026-09-28T12:34:00Z"/>
        </w:rPr>
        <w:pPrChange w:author="Valeria Tapia " w:id="0" w:date="2026-10-05T02:43:00Z">
          <w:pPr>
            <w:pStyle w:val="Heading5"/>
            <w:numPr>
              <w:ilvl w:val="0"/>
              <w:numId w:val="45"/>
            </w:numPr>
            <w:tabs>
              <w:tab w:val="left" w:leader="none" w:pos="1701"/>
            </w:tabs>
            <w:ind w:left="6067" w:hanging="1813.9999999999998"/>
          </w:pPr>
        </w:pPrChange>
      </w:pPr>
      <w:ins w:author="Valeria Tapia" w:id="994" w:date="2026-09-28T12:34:00Z">
        <w:del w:author="Valeria Tapia " w:id="995" w:date="2026-10-05T02:43:00Z">
          <w:r w:rsidDel="00000000" w:rsidR="00000000" w:rsidRPr="00000000">
            <w:rPr>
              <w:color w:val="ff0000"/>
              <w:highlight w:val="cyan"/>
              <w:rtl w:val="0"/>
              <w:rPrChange w:author="Valeria Tapia" w:id="1001" w:date="2026-10-05T12:53:00Z">
                <w:rPr/>
              </w:rPrChange>
            </w:rPr>
            <w:delText xml:space="preserve">Solicitar la creación </w:delText>
          </w:r>
        </w:del>
        <w:r w:rsidDel="00000000" w:rsidR="00000000" w:rsidRPr="00000000">
          <w:rPr>
            <w:color w:val="ff0000"/>
            <w:highlight w:val="cyan"/>
            <w:rtl w:val="0"/>
            <w:rPrChange w:author="Valeria Tapia" w:id="1001" w:date="2026-10-05T12:53:00Z">
              <w:rPr/>
            </w:rPrChange>
          </w:rPr>
          <w:t xml:space="preserve">de código del trámite APCO en el Sistema de la Aduana Nacional cuando corresponda.</w:t>
        </w:r>
      </w:ins>
    </w:p>
    <w:p w:rsidR="00000000" w:rsidDel="00000000" w:rsidP="00000000" w:rsidRDefault="00000000" w:rsidRPr="00000000" w14:paraId="00000315">
      <w:pPr>
        <w:rPr>
          <w:del w:author="Valeria Tapia" w:id="1004" w:date="2026-09-25T18:06:00Z"/>
          <w:color w:val="ff0000"/>
          <w:rPrChange w:author="Valeria Tapia" w:id="1003" w:date="2026-10-05T12:53:00Z">
            <w:rPr/>
          </w:rPrChange>
        </w:rPr>
      </w:pPr>
      <w:ins w:author="Valeria Tapia" w:id="994" w:date="2026-09-28T12:34:00Z">
        <w:r w:rsidDel="00000000" w:rsidR="00000000" w:rsidRPr="00000000">
          <w:rPr>
            <w:color w:val="ff0000"/>
            <w:rtl w:val="0"/>
            <w:rPrChange w:author="Valeria Tapia" w:id="1003" w:date="2026-10-05T12:53:00Z">
              <w:rPr/>
            </w:rPrChange>
          </w:rPr>
          <w:t xml:space="preserve"> </w:t>
        </w:r>
        <w:r w:rsidDel="00000000" w:rsidR="00000000" w:rsidRPr="00000000">
          <w:rPr>
            <w:b w:val="1"/>
            <w:bCs w:val="1"/>
            <w:color w:val="ff0000"/>
            <w:rtl w:val="0"/>
            <w:rPrChange w:author="Valeria Tapia" w:id="1003" w:date="2026-10-05T12:53:00Z">
              <w:rPr>
                <w:b w:val="1"/>
                <w:bCs w:val="1"/>
              </w:rPr>
            </w:rPrChange>
          </w:rPr>
          <w:t xml:space="preserve"> </w:t>
        </w:r>
      </w:ins>
      <w:del w:author="Valeria Tapia" w:id="1004" w:date="2026-09-25T18:06:00Z">
        <w:r w:rsidDel="00000000" w:rsidR="00000000" w:rsidRPr="00000000">
          <w:rPr>
            <w:rtl w:val="0"/>
          </w:rPr>
        </w:r>
      </w:del>
    </w:p>
    <w:p w:rsidR="00000000" w:rsidDel="00000000" w:rsidP="00000000" w:rsidRDefault="00000000" w:rsidRPr="00000000" w14:paraId="00000316">
      <w:pPr>
        <w:rPr>
          <w:del w:author="Valeria Tapia" w:id="1004" w:date="2026-09-25T18:06:00Z"/>
          <w:color w:val="ff0000"/>
          <w:rPrChange w:author="Valeria Tapia" w:id="1005" w:date="2026-09-25T19:00:00Z">
            <w:rPr>
              <w:rFonts w:ascii="Comic Sans MS" w:cs="Comic Sans MS" w:eastAsia="Comic Sans MS" w:hAnsi="Comic Sans MS"/>
              <w:b w:val="1"/>
              <w:bCs w:val="1"/>
              <w:i w:val="1"/>
              <w:iCs w:val="1"/>
              <w:smallCaps w:val="0"/>
              <w:strike w:val="0"/>
              <w:color w:val="000000"/>
              <w:sz w:val="24"/>
              <w:szCs w:val="24"/>
              <w:u w:val="none"/>
              <w:shd w:fill="auto" w:val="clear"/>
              <w:vertAlign w:val="baseline"/>
            </w:rPr>
          </w:rPrChange>
        </w:rPr>
        <w:pPrChange w:author="Valeria Tapia" w:id="0" w:date="2026-09-25T19:00:00Z">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pPr>
        </w:pPrChange>
      </w:pPr>
      <w:del w:author="Valeria Tapia" w:id="1004" w:date="2026-09-25T18:06:00Z">
        <w:r w:rsidDel="00000000" w:rsidR="00000000" w:rsidRPr="00000000">
          <w:rPr>
            <w:rtl w:val="0"/>
          </w:rPr>
        </w:r>
      </w:del>
    </w:p>
    <w:p w:rsidR="00000000" w:rsidDel="00000000" w:rsidP="00000000" w:rsidRDefault="00000000" w:rsidRPr="00000000" w14:paraId="00000317">
      <w:pPr>
        <w:tabs>
          <w:tab w:val="left" w:leader="none" w:pos="1701"/>
        </w:tabs>
        <w:rPr>
          <w:ins w:author="Valeria Tapia" w:id="1006" w:date="2026-09-28T12:33:00Z"/>
          <w:color w:val="ff0000"/>
          <w:rPrChange w:author="Valeria Tapia" w:id="1007" w:date="2026-09-25T19:00:00Z">
            <w:rPr/>
          </w:rPrChange>
        </w:rPr>
        <w:pPrChange w:author="Valeria Tapia" w:id="0" w:date="2026-09-25T19:00:00Z">
          <w:pPr>
            <w:pStyle w:val="Heading5"/>
            <w:numPr>
              <w:ilvl w:val="0"/>
              <w:numId w:val="45"/>
            </w:numPr>
            <w:tabs>
              <w:tab w:val="left" w:leader="none" w:pos="1701"/>
            </w:tabs>
            <w:ind w:left="6067" w:hanging="1813.9999999999998"/>
          </w:pPr>
        </w:pPrChange>
      </w:pPr>
      <w:r w:rsidDel="00000000" w:rsidR="00000000" w:rsidRPr="00000000">
        <w:rPr>
          <w:color w:val="ff0000"/>
          <w:rtl w:val="0"/>
          <w:rPrChange w:author="Valeria Tapia" w:id="1003" w:date="2026-10-05T12:53:00Z">
            <w:rPr/>
          </w:rPrChange>
        </w:rPr>
        <w:t xml:space="preserve"> </w:t>
      </w:r>
      <w:ins w:author="Valeria Tapia" w:id="1006" w:date="2026-09-28T12:33:00Z">
        <w:r w:rsidDel="00000000" w:rsidR="00000000" w:rsidRPr="00000000">
          <w:rPr>
            <w:rtl w:val="0"/>
          </w:rPr>
        </w:r>
      </w:ins>
    </w:p>
    <w:p w:rsidR="00000000" w:rsidDel="00000000" w:rsidP="00000000" w:rsidRDefault="00000000" w:rsidRPr="00000000" w14:paraId="00000318">
      <w:pPr>
        <w:rPr>
          <w:ins w:author="Valeria Tapia" w:id="1010" w:date="2026-09-28T12:34:00Z"/>
          <w:color w:val="ff0000"/>
          <w:rPrChange w:author="Valeria Tapia" w:id="1011" w:date="2026-10-05T12:53:00Z">
            <w:rPr/>
          </w:rPrChange>
        </w:rPr>
      </w:pPr>
      <w:ins w:author="Valeria Tapia" w:id="1006" w:date="2026-09-28T12:33:00Z">
        <w:r w:rsidDel="00000000" w:rsidR="00000000" w:rsidRPr="00000000">
          <w:rPr>
            <w:color w:val="ff0000"/>
            <w:highlight w:val="cyan"/>
            <w:rtl w:val="0"/>
            <w:rPrChange w:author="Valeria Tapia" w:id="1008" w:date="2026-10-05T12:53:00Z">
              <w:rPr/>
            </w:rPrChange>
          </w:rPr>
          <w:t xml:space="preserve">II. La AN y las EPEs deberán revisar y aprobar </w:t>
        </w:r>
        <w:del w:author="Valeria Tapia " w:id="1009" w:date="2026-10-05T02:44:00Z">
          <w:r w:rsidDel="00000000" w:rsidR="00000000" w:rsidRPr="00000000">
            <w:rPr>
              <w:color w:val="ff0000"/>
              <w:highlight w:val="cyan"/>
              <w:rtl w:val="0"/>
              <w:rPrChange w:author="Valeria Tapia" w:id="1008" w:date="2026-10-05T12:53:00Z">
                <w:rPr/>
              </w:rPrChange>
            </w:rPr>
            <w:delText xml:space="preserve">el R-212</w:delText>
          </w:r>
        </w:del>
      </w:ins>
      <w:ins w:author="Valeria Tapia " w:id="1009" w:date="2026-10-05T02:44:00Z">
        <w:r w:rsidDel="00000000" w:rsidR="00000000" w:rsidRPr="00000000">
          <w:rPr>
            <w:color w:val="ff0000"/>
            <w:highlight w:val="cyan"/>
            <w:rtl w:val="0"/>
            <w:rPrChange w:author="Valeria Tapia" w:id="1008" w:date="2026-10-05T12:53:00Z">
              <w:rPr/>
            </w:rPrChange>
          </w:rPr>
          <w:t xml:space="preserve">el diseño de interfaces</w:t>
        </w:r>
      </w:ins>
      <w:ins w:author="Valeria Tapia" w:id="1010" w:date="2026-09-28T12:34:00Z">
        <w:r w:rsidDel="00000000" w:rsidR="00000000" w:rsidRPr="00000000">
          <w:rPr>
            <w:color w:val="ff0000"/>
            <w:highlight w:val="cyan"/>
            <w:rtl w:val="0"/>
            <w:rPrChange w:author="Valeria Tapia" w:id="1008" w:date="2026-10-05T12:53:00Z">
              <w:rPr/>
            </w:rPrChange>
          </w:rPr>
          <w:t xml:space="preserve">, cuando existan observaciones, la AN deberá realizar los ajustes que sean necesarios considerando los plazos en el R-710.</w:t>
        </w:r>
        <w:r w:rsidDel="00000000" w:rsidR="00000000" w:rsidRPr="00000000">
          <w:rPr>
            <w:rtl w:val="0"/>
          </w:rPr>
        </w:r>
      </w:ins>
    </w:p>
    <w:p w:rsidR="00000000" w:rsidDel="00000000" w:rsidP="00000000" w:rsidRDefault="00000000" w:rsidRPr="00000000" w14:paraId="00000319">
      <w:pPr>
        <w:tabs>
          <w:tab w:val="left" w:leader="none" w:pos="1701"/>
        </w:tabs>
        <w:rPr>
          <w:ins w:author="Valeria Tapia" w:id="1010" w:date="2026-09-28T12:34:00Z"/>
          <w:rPrChange w:author="Valeria Tapia" w:id="1012" w:date="2026-09-25T19:00:00Z">
            <w:rPr/>
          </w:rPrChange>
        </w:rPr>
        <w:pPrChange w:author="Valeria Tapia" w:id="0" w:date="2026-09-25T19:00:00Z">
          <w:pPr>
            <w:pStyle w:val="Heading5"/>
            <w:numPr>
              <w:ilvl w:val="0"/>
              <w:numId w:val="45"/>
            </w:numPr>
            <w:tabs>
              <w:tab w:val="left" w:leader="none" w:pos="1701"/>
            </w:tabs>
            <w:ind w:left="6067" w:hanging="1813.9999999999998"/>
          </w:pPr>
        </w:pPrChange>
      </w:pPr>
      <w:ins w:author="Valeria Tapia" w:id="1010" w:date="2026-09-28T12:34:00Z">
        <w:r w:rsidDel="00000000" w:rsidR="00000000" w:rsidRPr="00000000">
          <w:rPr>
            <w:rtl w:val="0"/>
          </w:rPr>
        </w:r>
      </w:ins>
    </w:p>
    <w:p w:rsidR="00000000" w:rsidDel="00000000" w:rsidP="00000000" w:rsidRDefault="00000000" w:rsidRPr="00000000" w14:paraId="0000031A">
      <w:pPr>
        <w:pStyle w:val="Heading5"/>
        <w:numPr>
          <w:ilvl w:val="0"/>
          <w:numId w:val="45"/>
        </w:numPr>
        <w:tabs>
          <w:tab w:val="left" w:leader="none" w:pos="1701"/>
        </w:tabs>
        <w:ind w:left="0" w:firstLine="0"/>
        <w:rPr/>
      </w:pPr>
      <w:r w:rsidDel="00000000" w:rsidR="00000000" w:rsidRPr="00000000">
        <w:rPr>
          <w:b w:val="1"/>
          <w:bCs w:val="1"/>
          <w:color w:val="ff0000"/>
          <w:rtl w:val="0"/>
          <w:rPrChange w:author="Valeria Tapia" w:id="1013" w:date="2026-10-05T12:53:00Z">
            <w:rPr>
              <w:b w:val="1"/>
              <w:bCs w:val="1"/>
            </w:rPr>
          </w:rPrChange>
        </w:rPr>
        <w:t xml:space="preserve">(DESARROLLO DE FUNCIONALIDADES</w:t>
      </w:r>
      <w:del w:author="Valeria Tapia" w:id="1014" w:date="2026-09-25T18:20:00Z">
        <w:r w:rsidDel="00000000" w:rsidR="00000000" w:rsidRPr="00000000">
          <w:rPr>
            <w:b w:val="1"/>
            <w:bCs w:val="1"/>
            <w:color w:val="ff0000"/>
            <w:rtl w:val="0"/>
            <w:rPrChange w:author="Valeria Tapia" w:id="1013" w:date="2026-10-05T12:53:00Z">
              <w:rPr>
                <w:b w:val="1"/>
                <w:bCs w:val="1"/>
              </w:rPr>
            </w:rPrChange>
          </w:rPr>
          <w:delText xml:space="preserve"> Y CONTROL DE CALIDAD</w:delText>
        </w:r>
      </w:del>
      <w:r w:rsidDel="00000000" w:rsidR="00000000" w:rsidRPr="00000000">
        <w:rPr>
          <w:b w:val="1"/>
          <w:bCs w:val="1"/>
          <w:color w:val="ff0000"/>
          <w:rtl w:val="0"/>
          <w:rPrChange w:author="Valeria Tapia" w:id="1013" w:date="2026-10-05T12:53:00Z">
            <w:rPr>
              <w:b w:val="1"/>
              <w:bCs w:val="1"/>
            </w:rPr>
          </w:rPrChange>
        </w:rPr>
        <w:t xml:space="preserve">).</w:t>
      </w:r>
      <w:r w:rsidDel="00000000" w:rsidR="00000000" w:rsidRPr="00000000">
        <w:rPr>
          <w:color w:val="ff0000"/>
          <w:rtl w:val="0"/>
          <w:rPrChange w:author="Valeria Tapia" w:id="1013" w:date="2026-10-05T12:53:00Z">
            <w:rPr/>
          </w:rPrChange>
        </w:rPr>
        <w:t xml:space="preserve"> I. El desarrollo de las </w:t>
      </w:r>
      <w:r w:rsidDel="00000000" w:rsidR="00000000" w:rsidRPr="00000000">
        <w:rPr>
          <w:color w:val="ff0000"/>
          <w:highlight w:val="green"/>
          <w:rtl w:val="0"/>
          <w:rPrChange w:author="Valeria Tapia" w:id="1015" w:date="2026-10-05T12:53:00Z">
            <w:rPr/>
          </w:rPrChange>
        </w:rPr>
        <w:t xml:space="preserve">funcionalidades serán efectuadas por la</w:t>
      </w:r>
      <w:ins w:author="Valeria Tapia" w:id="1016" w:date="2026-09-28T12:37:00Z">
        <w:r w:rsidDel="00000000" w:rsidR="00000000" w:rsidRPr="00000000">
          <w:rPr>
            <w:color w:val="ff0000"/>
            <w:highlight w:val="green"/>
            <w:rtl w:val="0"/>
            <w:rPrChange w:author="Valeria Tapia" w:id="1015" w:date="2026-10-05T12:53:00Z">
              <w:rPr/>
            </w:rPrChange>
          </w:rPr>
          <w:t xml:space="preserve">s áreas tecnológicas de la </w:t>
        </w:r>
      </w:ins>
      <w:del w:author="Valeria Tapia" w:id="1016" w:date="2026-09-28T12:37:00Z">
        <w:r w:rsidDel="00000000" w:rsidR="00000000" w:rsidRPr="00000000">
          <w:rPr>
            <w:color w:val="ff0000"/>
            <w:highlight w:val="green"/>
            <w:rtl w:val="0"/>
            <w:rPrChange w:author="Valeria Tapia" w:id="1015" w:date="2026-10-05T12:53:00Z">
              <w:rPr/>
            </w:rPrChange>
          </w:rPr>
          <w:delText xml:space="preserve"> </w:delText>
        </w:r>
      </w:del>
      <w:r w:rsidDel="00000000" w:rsidR="00000000" w:rsidRPr="00000000">
        <w:rPr>
          <w:color w:val="ff0000"/>
          <w:highlight w:val="green"/>
          <w:rtl w:val="0"/>
          <w:rPrChange w:author="Valeria Tapia" w:id="1015" w:date="2026-10-05T12:53:00Z">
            <w:rPr/>
          </w:rPrChange>
        </w:rPr>
        <w:t xml:space="preserve">AN y las EPEs</w:t>
      </w:r>
      <w:ins w:author="Valeria Tapia" w:id="1017" w:date="2026-09-25T18:34:00Z">
        <w:r w:rsidDel="00000000" w:rsidR="00000000" w:rsidRPr="00000000">
          <w:rPr>
            <w:color w:val="ff0000"/>
            <w:highlight w:val="green"/>
            <w:rtl w:val="0"/>
            <w:rPrChange w:author="Valeria Tapia" w:id="1015" w:date="2026-10-05T12:53:00Z">
              <w:rPr/>
            </w:rPrChange>
          </w:rPr>
          <w:t xml:space="preserve"> conforme</w:t>
        </w:r>
      </w:ins>
      <w:del w:author="Valeria Tapia" w:id="1017" w:date="2026-09-25T18:34:00Z">
        <w:r w:rsidDel="00000000" w:rsidR="00000000" w:rsidRPr="00000000">
          <w:rPr>
            <w:color w:val="ff0000"/>
            <w:highlight w:val="green"/>
            <w:rtl w:val="0"/>
            <w:rPrChange w:author="Valeria Tapia" w:id="1015" w:date="2026-10-05T12:53:00Z">
              <w:rPr/>
            </w:rPrChange>
          </w:rPr>
          <w:delText xml:space="preserve"> según</w:delText>
        </w:r>
      </w:del>
      <w:ins w:author="Valeria Tapia" w:id="1018" w:date="2026-09-25T18:34:00Z">
        <w:r w:rsidDel="00000000" w:rsidR="00000000" w:rsidRPr="00000000">
          <w:rPr>
            <w:color w:val="ff0000"/>
            <w:highlight w:val="green"/>
            <w:rtl w:val="0"/>
            <w:rPrChange w:author="Valeria Tapia" w:id="1015" w:date="2026-10-05T12:53:00Z">
              <w:rPr/>
            </w:rPrChange>
          </w:rPr>
          <w:t xml:space="preserve"> R-711</w:t>
        </w:r>
      </w:ins>
      <w:del w:author="Valeria Tapia" w:id="1018" w:date="2026-09-25T18:34:00Z">
        <w:r w:rsidDel="00000000" w:rsidR="00000000" w:rsidRPr="00000000">
          <w:rPr>
            <w:color w:val="ff0000"/>
            <w:highlight w:val="green"/>
            <w:rtl w:val="0"/>
            <w:rPrChange w:author="Valeria Tapia" w:id="1015" w:date="2026-10-05T12:53:00Z">
              <w:rPr/>
            </w:rPrChange>
          </w:rPr>
          <w:delText xml:space="preserve"> Plan de Trabajo</w:delText>
        </w:r>
      </w:del>
      <w:r w:rsidDel="00000000" w:rsidR="00000000" w:rsidRPr="00000000">
        <w:rPr>
          <w:color w:val="ff0000"/>
          <w:highlight w:val="green"/>
          <w:rtl w:val="0"/>
          <w:rPrChange w:author="Valeria Tapia" w:id="1015" w:date="2026-10-05T12:53:00Z">
            <w:rPr/>
          </w:rPrChange>
        </w:rPr>
        <w:t xml:space="preserve">,</w:t>
      </w:r>
      <w:ins w:author="Valeria Tapia" w:id="1019" w:date="2026-09-28T12:37:00Z">
        <w:r w:rsidDel="00000000" w:rsidR="00000000" w:rsidRPr="00000000">
          <w:rPr>
            <w:color w:val="ff0000"/>
            <w:highlight w:val="green"/>
            <w:rtl w:val="0"/>
            <w:rPrChange w:author="Valeria Tapia" w:id="1015" w:date="2026-10-05T12:53:00Z">
              <w:rPr/>
            </w:rPrChange>
          </w:rPr>
          <w:t xml:space="preserve"> en aquellos casos en los que las EPEs cuenten con un sistema</w:t>
        </w:r>
      </w:ins>
      <w:r w:rsidDel="00000000" w:rsidR="00000000" w:rsidRPr="00000000">
        <w:rPr>
          <w:color w:val="ff0000"/>
          <w:highlight w:val="green"/>
          <w:rtl w:val="0"/>
          <w:rPrChange w:author="Valeria Tapia" w:id="1015" w:date="2026-10-05T12:53:00Z">
            <w:rPr/>
          </w:rPrChange>
        </w:rPr>
        <w:t xml:space="preserve"> una vez concluidas las actividades previstas en el Artículo 36 del presente Reglamento.</w:t>
      </w:r>
      <w:ins w:author="Valeria Tapia" w:id="1020" w:date="2026-09-28T12:38:00Z">
        <w:r w:rsidDel="00000000" w:rsidR="00000000" w:rsidRPr="00000000">
          <w:rPr>
            <w:color w:val="ff0000"/>
            <w:rtl w:val="0"/>
            <w:rPrChange w:author="Valeria Tapia" w:id="1021" w:date="2026-10-05T12:53:00Z">
              <w:rPr/>
            </w:rPrChange>
          </w:rPr>
          <w:t xml:space="preserve"> </w:t>
        </w:r>
      </w:ins>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1021"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1021"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La AN y las EPEs realizarán las presentaciones parciales de las funcionalidades desarrolladas en sus sistemas, de acuerdo a los plazos establecidos</w:t>
      </w:r>
      <w:del w:author="Valeria Tapia" w:id="1022" w:date="2026-09-25T18:26: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1021"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en el Registro de Programación de Actividades para el Desarrollo Funcional</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1021"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por sus áreas tecnológicas </w:t>
      </w:r>
      <w:ins w:author="Valeria Tapia" w:id="1023" w:date="2026-09-25T18:27: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1021"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en el R-711, </w:t>
        </w:r>
      </w:ins>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1021"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conforme el Anexo 6 del presente Reglamento. </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ff9900" w:val="clear"/>
          <w:vertAlign w:val="baseline"/>
          <w:rtl w:val="0"/>
          <w:rPrChange w:author="Valeria Tapia" w:id="1021" w:date="2026-10-05T12:53:00Z">
            <w:rPr>
              <w:rFonts w:ascii="Open Sans Light" w:cs="Open Sans Light" w:eastAsia="Open Sans Light" w:hAnsi="Open Sans Light"/>
              <w:b w:val="0"/>
              <w:bCs w:val="0"/>
              <w:i w:val="0"/>
              <w:iCs w:val="0"/>
              <w:smallCaps w:val="0"/>
              <w:strike w:val="0"/>
              <w:color w:val="000000"/>
              <w:sz w:val="24"/>
              <w:szCs w:val="24"/>
              <w:u w:val="none"/>
              <w:shd w:fill="ff9900" w:val="clear"/>
              <w:vertAlign w:val="baseline"/>
            </w:rPr>
          </w:rPrChange>
        </w:rPr>
        <w:t xml:space="preserve">(</w:t>
      </w:r>
      <w:r w:rsidDel="00000000" w:rsidR="00000000" w:rsidRPr="00000000">
        <w:rPr>
          <w:color w:val="ff0000"/>
          <w:shd w:fill="ff9900" w:val="clear"/>
          <w:rtl w:val="0"/>
          <w:rPrChange w:author="Valeria Tapia" w:id="1021" w:date="2026-10-05T12:53:00Z">
            <w:rPr>
              <w:color w:val="ff0000"/>
              <w:shd w:fill="ff9900" w:val="clear"/>
            </w:rPr>
          </w:rPrChange>
        </w:rPr>
        <w:t xml:space="preserve">S</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ff9900" w:val="clear"/>
          <w:vertAlign w:val="baseline"/>
          <w:rtl w:val="0"/>
          <w:rPrChange w:author="Valeria Tapia" w:id="1021" w:date="2026-10-05T12:53:00Z">
            <w:rPr>
              <w:rFonts w:ascii="Open Sans Light" w:cs="Open Sans Light" w:eastAsia="Open Sans Light" w:hAnsi="Open Sans Light"/>
              <w:b w:val="0"/>
              <w:bCs w:val="0"/>
              <w:i w:val="0"/>
              <w:iCs w:val="0"/>
              <w:smallCaps w:val="0"/>
              <w:strike w:val="0"/>
              <w:color w:val="000000"/>
              <w:sz w:val="24"/>
              <w:szCs w:val="24"/>
              <w:u w:val="none"/>
              <w:shd w:fill="ff9900" w:val="clear"/>
              <w:vertAlign w:val="baseline"/>
            </w:rPr>
          </w:rPrChange>
        </w:rPr>
        <w:t xml:space="preserve">u</w:t>
      </w:r>
      <w:r w:rsidDel="00000000" w:rsidR="00000000" w:rsidRPr="00000000">
        <w:rPr>
          <w:color w:val="ff0000"/>
          <w:shd w:fill="ff9900" w:val="clear"/>
          <w:rtl w:val="0"/>
          <w:rPrChange w:author="Valeria Tapia" w:id="1021" w:date="2026-10-05T12:53:00Z">
            <w:rPr>
              <w:color w:val="ff0000"/>
              <w:shd w:fill="ff9900" w:val="clear"/>
            </w:rPr>
          </w:rPrChange>
        </w:rPr>
        <w:t xml:space="preserve">j</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ff9900" w:val="clear"/>
          <w:vertAlign w:val="baseline"/>
          <w:rtl w:val="0"/>
          <w:rPrChange w:author="Valeria Tapia" w:id="1021" w:date="2026-10-05T12:53:00Z">
            <w:rPr>
              <w:rFonts w:ascii="Open Sans Light" w:cs="Open Sans Light" w:eastAsia="Open Sans Light" w:hAnsi="Open Sans Light"/>
              <w:b w:val="0"/>
              <w:bCs w:val="0"/>
              <w:i w:val="0"/>
              <w:iCs w:val="0"/>
              <w:smallCaps w:val="0"/>
              <w:strike w:val="0"/>
              <w:color w:val="000000"/>
              <w:sz w:val="24"/>
              <w:szCs w:val="24"/>
              <w:u w:val="none"/>
              <w:shd w:fill="ff9900" w:val="clear"/>
              <w:vertAlign w:val="baseline"/>
            </w:rPr>
          </w:rPrChange>
        </w:rPr>
        <w:t xml:space="preserve">eto a sanción de no cumplir con los tiempo</w:t>
      </w:r>
      <w:r w:rsidDel="00000000" w:rsidR="00000000" w:rsidRPr="00000000">
        <w:rPr>
          <w:color w:val="ff0000"/>
          <w:shd w:fill="ff9900" w:val="clear"/>
          <w:rtl w:val="0"/>
          <w:rPrChange w:author="Valeria Tapia" w:id="1021" w:date="2026-10-05T12:53:00Z">
            <w:rPr>
              <w:color w:val="ff0000"/>
              <w:shd w:fill="ff9900" w:val="clear"/>
            </w:rPr>
          </w:rPrChange>
        </w:rPr>
        <w:t xml:space="preserve">s establecidos</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ff9900" w:val="clear"/>
          <w:vertAlign w:val="baseline"/>
          <w:rtl w:val="0"/>
          <w:rPrChange w:author="Valeria Tapia" w:id="1021" w:date="2026-10-05T12:53:00Z">
            <w:rPr>
              <w:rFonts w:ascii="Open Sans Light" w:cs="Open Sans Light" w:eastAsia="Open Sans Light" w:hAnsi="Open Sans Light"/>
              <w:b w:val="0"/>
              <w:bCs w:val="0"/>
              <w:i w:val="0"/>
              <w:iCs w:val="0"/>
              <w:smallCaps w:val="0"/>
              <w:strike w:val="0"/>
              <w:color w:val="000000"/>
              <w:sz w:val="24"/>
              <w:szCs w:val="24"/>
              <w:u w:val="none"/>
              <w:shd w:fill="ff9900" w:val="clear"/>
              <w:vertAlign w:val="baseline"/>
            </w:rPr>
          </w:rPrChange>
        </w:rPr>
        <w:t xml:space="preserve">)</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1021"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del w:author="Valeria Tapia" w:id="1028" w:date="2026-09-25T18:56:00Z"/>
          <w:color w:val="ff0000"/>
          <w:rPrChange w:author="Valeria Tapia" w:id="1030" w:date="2026-09-28T12:3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Change w:author="Valeria Tapia" w:id="0" w:date="2026-09-28T12:39:00Z">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pPr>
        </w:pPrChange>
      </w:pPr>
      <w:del w:author="Valeria Tapia" w:id="1024" w:date="2026-09-28T12:38: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1021"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La</w:delText>
        </w:r>
      </w:del>
      <w:ins w:author="Valeria Tapia" w:id="1024" w:date="2026-09-28T12:38: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1021"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1025"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La</w:t>
        </w:r>
      </w:ins>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1025"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s EPEs deben implementar la firma digital,</w:t>
      </w:r>
      <w:ins w:author="Valeria Tapia" w:id="1026" w:date="2026-09-24T11:21: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1025"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para realizar todo intercambio de información en la VUCE,</w:t>
        </w:r>
      </w:ins>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1025"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w:t>
      </w:r>
      <w:del w:author="Valeria Tapia" w:id="1027" w:date="2026-09-24T11:27: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1025"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el aprobador de documentos de ciudadanía digital, </w:delText>
        </w:r>
      </w:del>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1025"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la facturación electrónica y pasarela de pagos</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1025" w:date="2026-10-05T12:53:00Z">
            <w:rPr>
              <w:rFonts w:ascii="Open Sans Light" w:cs="Open Sans Light" w:eastAsia="Open Sans Light" w:hAnsi="Open Sans Light"/>
              <w:b w:val="0"/>
              <w:bCs w:val="0"/>
              <w:i w:val="0"/>
              <w:iCs w:val="0"/>
              <w:smallCaps w:val="0"/>
              <w:strike w:val="0"/>
              <w:color w:val="0070c0"/>
              <w:sz w:val="24"/>
              <w:szCs w:val="24"/>
              <w:u w:val="none"/>
              <w:shd w:fill="auto" w:val="clear"/>
              <w:vertAlign w:val="baseline"/>
            </w:rPr>
          </w:rPrChange>
        </w:rPr>
        <w:t xml:space="preserve">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Change w:author="Valeria Tapia" w:id="1025"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entre otros que consideren necesarios para la implementación del trámite APCO en la VUCE.</w:t>
      </w:r>
      <w:del w:author="Valeria Tapia" w:id="1028" w:date="2026-09-25T18:56:00Z">
        <w:r w:rsidDel="00000000" w:rsidR="00000000" w:rsidRPr="00000000">
          <w:rPr>
            <w:rtl w:val="0"/>
          </w:rPr>
        </w:r>
      </w:del>
    </w:p>
    <w:p w:rsidR="00000000" w:rsidDel="00000000" w:rsidP="00000000" w:rsidRDefault="00000000" w:rsidRPr="00000000" w14:paraId="000003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ns w:author="Valeria Tapia" w:id="1028" w:date="2026-09-25T18:56:00Z"/>
          <w:i w:val="0"/>
          <w:iCs w:val="0"/>
          <w:smallCaps w:val="0"/>
          <w:strike w:val="0"/>
          <w:color w:val="000000"/>
          <w:u w:val="none"/>
          <w:shd w:fill="auto" w:val="clear"/>
          <w:vertAlign w:val="baseline"/>
        </w:rPr>
      </w:pPr>
      <w:ins w:author="Valeria Tapia" w:id="1028" w:date="2026-09-25T18:56:00Z">
        <w:r w:rsidDel="00000000" w:rsidR="00000000" w:rsidRPr="00000000">
          <w:rPr>
            <w:rtl w:val="0"/>
          </w:rPr>
        </w:r>
      </w:ins>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ns w:author="Valeria Tapia" w:id="1028" w:date="2026-09-25T18:56:00Z"/>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1029"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ins w:author="Valeria Tapia" w:id="1028" w:date="2026-09-25T18:56:00Z">
        <w:r w:rsidDel="00000000" w:rsidR="00000000" w:rsidRPr="00000000">
          <w:rPr>
            <w:rtl w:val="0"/>
          </w:rPr>
        </w:r>
      </w:ins>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ns w:author="Valeria Tapia" w:id="1028" w:date="2026-09-25T18:56:00Z"/>
          <w:color w:val="ff0000"/>
          <w:shd w:fill="ff9900" w:val="clear"/>
          <w:rPrChange w:author="Valeria Tapia" w:id="1031" w:date="2026-10-05T12:53:00Z">
            <w:rPr>
              <w:color w:val="ff0000"/>
              <w:shd w:fill="ff9900" w:val="clear"/>
            </w:rPr>
          </w:rPrChange>
        </w:rPr>
      </w:pPr>
      <w:ins w:author="Valeria Tapia" w:id="1028" w:date="2026-09-25T18:56: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ff9900" w:val="clear"/>
            <w:vertAlign w:val="baseline"/>
            <w:rtl w:val="0"/>
            <w:rPrChange w:author="Valeria Tapia" w:id="1031" w:date="2026-10-05T12:53:00Z">
              <w:rPr>
                <w:rFonts w:ascii="Open Sans Light" w:cs="Open Sans Light" w:eastAsia="Open Sans Light" w:hAnsi="Open Sans Light"/>
                <w:b w:val="0"/>
                <w:bCs w:val="0"/>
                <w:i w:val="0"/>
                <w:iCs w:val="0"/>
                <w:smallCaps w:val="0"/>
                <w:strike w:val="0"/>
                <w:color w:val="000000"/>
                <w:sz w:val="24"/>
                <w:szCs w:val="24"/>
                <w:u w:val="none"/>
                <w:shd w:fill="ff9900" w:val="clear"/>
                <w:vertAlign w:val="baseline"/>
              </w:rPr>
            </w:rPrChange>
          </w:rPr>
          <w:t xml:space="preserve">IV. Cuando se concluya con el desarrollo del </w:t>
        </w:r>
        <w:r w:rsidDel="00000000" w:rsidR="00000000" w:rsidRPr="00000000">
          <w:rPr>
            <w:color w:val="ff0000"/>
            <w:shd w:fill="ff9900" w:val="clear"/>
            <w:rtl w:val="0"/>
            <w:rPrChange w:author="Valeria Tapia" w:id="1031" w:date="2026-10-05T12:53:00Z">
              <w:rPr>
                <w:color w:val="ff0000"/>
                <w:shd w:fill="ff9900" w:val="clear"/>
              </w:rPr>
            </w:rPrChange>
          </w:rPr>
          <w:t xml:space="preserve">módulo</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ff9900" w:val="clear"/>
            <w:vertAlign w:val="baseline"/>
            <w:rtl w:val="0"/>
            <w:rPrChange w:author="Valeria Tapia" w:id="1031" w:date="2026-10-05T12:53:00Z">
              <w:rPr>
                <w:rFonts w:ascii="Open Sans Light" w:cs="Open Sans Light" w:eastAsia="Open Sans Light" w:hAnsi="Open Sans Light"/>
                <w:b w:val="0"/>
                <w:bCs w:val="0"/>
                <w:i w:val="0"/>
                <w:iCs w:val="0"/>
                <w:smallCaps w:val="0"/>
                <w:strike w:val="0"/>
                <w:color w:val="000000"/>
                <w:sz w:val="24"/>
                <w:szCs w:val="24"/>
                <w:u w:val="none"/>
                <w:shd w:fill="ff9900" w:val="clear"/>
                <w:vertAlign w:val="baseline"/>
              </w:rPr>
            </w:rPrChange>
          </w:rPr>
          <w:t xml:space="preserve"> informático estandar, el área operativa de la entidad correspondiente, </w:t>
        </w:r>
        <w:r w:rsidDel="00000000" w:rsidR="00000000" w:rsidRPr="00000000">
          <w:rPr>
            <w:color w:val="ff0000"/>
            <w:shd w:fill="ff9900" w:val="clear"/>
            <w:rtl w:val="0"/>
            <w:rPrChange w:author="Valeria Tapia" w:id="1031" w:date="2026-10-05T12:53:00Z">
              <w:rPr>
                <w:color w:val="ff0000"/>
                <w:shd w:fill="ff9900" w:val="clear"/>
              </w:rPr>
            </w:rPrChange>
          </w:rPr>
          <w:t xml:space="preserve">hará pruebas</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ff9900" w:val="clear"/>
            <w:vertAlign w:val="baseline"/>
            <w:rtl w:val="0"/>
            <w:rPrChange w:author="Valeria Tapia" w:id="1031" w:date="2026-10-05T12:53:00Z">
              <w:rPr>
                <w:rFonts w:ascii="Open Sans Light" w:cs="Open Sans Light" w:eastAsia="Open Sans Light" w:hAnsi="Open Sans Light"/>
                <w:b w:val="0"/>
                <w:bCs w:val="0"/>
                <w:i w:val="0"/>
                <w:iCs w:val="0"/>
                <w:smallCaps w:val="0"/>
                <w:strike w:val="0"/>
                <w:color w:val="000000"/>
                <w:sz w:val="24"/>
                <w:szCs w:val="24"/>
                <w:u w:val="none"/>
                <w:shd w:fill="ff9900" w:val="clear"/>
                <w:vertAlign w:val="baseline"/>
              </w:rPr>
            </w:rPrChange>
          </w:rPr>
          <w:t xml:space="preserve"> </w:t>
        </w:r>
        <w:r w:rsidDel="00000000" w:rsidR="00000000" w:rsidRPr="00000000">
          <w:rPr>
            <w:color w:val="ff0000"/>
            <w:shd w:fill="ff9900" w:val="clear"/>
            <w:rtl w:val="0"/>
            <w:rPrChange w:author="Valeria Tapia" w:id="1031" w:date="2026-10-05T12:53:00Z">
              <w:rPr>
                <w:color w:val="ff0000"/>
                <w:shd w:fill="ff9900" w:val="clear"/>
              </w:rPr>
            </w:rPrChange>
          </w:rPr>
          <w:t xml:space="preserve">generales</w:t>
        </w:r>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ff9900" w:val="clear"/>
            <w:vertAlign w:val="baseline"/>
            <w:rtl w:val="0"/>
            <w:rPrChange w:author="Valeria Tapia" w:id="1031" w:date="2026-10-05T12:53:00Z">
              <w:rPr>
                <w:rFonts w:ascii="Open Sans Light" w:cs="Open Sans Light" w:eastAsia="Open Sans Light" w:hAnsi="Open Sans Light"/>
                <w:b w:val="0"/>
                <w:bCs w:val="0"/>
                <w:i w:val="0"/>
                <w:iCs w:val="0"/>
                <w:smallCaps w:val="0"/>
                <w:strike w:val="0"/>
                <w:color w:val="000000"/>
                <w:sz w:val="24"/>
                <w:szCs w:val="24"/>
                <w:u w:val="none"/>
                <w:shd w:fill="ff9900" w:val="clear"/>
                <w:vertAlign w:val="baseline"/>
              </w:rPr>
            </w:rPrChange>
          </w:rPr>
          <w:t xml:space="preserve"> para ver si el flujo VUCE -módulo Informático estandar, está  funcionando de la manera correcta o no, de manera tal que se pueda </w:t>
        </w:r>
        <w:r w:rsidDel="00000000" w:rsidR="00000000" w:rsidRPr="00000000">
          <w:rPr>
            <w:color w:val="ff0000"/>
            <w:shd w:fill="ff9900" w:val="clear"/>
            <w:rtl w:val="0"/>
            <w:rPrChange w:author="Valeria Tapia" w:id="1031" w:date="2026-10-05T12:53:00Z">
              <w:rPr>
                <w:color w:val="ff0000"/>
                <w:shd w:fill="ff9900" w:val="clear"/>
              </w:rPr>
            </w:rPrChange>
          </w:rPr>
          <w:t xml:space="preserve">corregir las observaciones que hubiese.</w:t>
        </w:r>
      </w:ins>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ns w:author="Valeria Tapia" w:id="1028" w:date="2026-09-25T18:56:00Z"/>
          <w:color w:val="ff0000"/>
          <w:highlight w:val="cyan"/>
          <w:rPrChange w:author="Valeria Tapia" w:id="1031" w:date="2026-10-05T12:53:00Z">
            <w:rPr>
              <w:color w:val="ff0000"/>
              <w:highlight w:val="cyan"/>
            </w:rPr>
          </w:rPrChange>
        </w:rPr>
      </w:pPr>
      <w:ins w:author="Valeria Tapia" w:id="1028" w:date="2026-09-25T18:56:00Z">
        <w:r w:rsidDel="00000000" w:rsidR="00000000" w:rsidRPr="00000000">
          <w:rPr>
            <w:rtl w:val="0"/>
          </w:rPr>
        </w:r>
      </w:ins>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ns w:author="Valeria Tapia" w:id="1028" w:date="2026-09-25T18:56:00Z"/>
          <w:del w:author="Valeria Tapia " w:id="1032" w:date="2026-10-05T02:32:00Z"/>
          <w:rFonts w:ascii="Open Sans Light" w:cs="Open Sans Light" w:eastAsia="Open Sans Light" w:hAnsi="Open Sans Light"/>
          <w:b w:val="0"/>
          <w:bCs w:val="0"/>
          <w:i w:val="0"/>
          <w:iCs w:val="0"/>
          <w:smallCaps w:val="0"/>
          <w:strike w:val="0"/>
          <w:color w:val="ff0000"/>
          <w:sz w:val="24"/>
          <w:szCs w:val="24"/>
          <w:highlight w:val="cyan"/>
          <w:u w:val="none"/>
          <w:vertAlign w:val="baseline"/>
          <w:rPrChange w:author="Valeria Tapia" w:id="1033" w:date="2026-09-28T12:38:00Z">
            <w:rPr>
              <w:i w:val="0"/>
              <w:iCs w:val="0"/>
              <w:smallCaps w:val="0"/>
              <w:strike w:val="0"/>
              <w:color w:val="000000"/>
              <w:u w:val="none"/>
              <w:shd w:fill="auto" w:val="clear"/>
              <w:vertAlign w:val="baseline"/>
            </w:rPr>
          </w:rPrChange>
        </w:rPr>
        <w:pPrChange w:author="Valeria Tapia" w:id="0" w:date="2026-09-28T12:38:00Z">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pPr>
        </w:pPrChange>
      </w:pPr>
      <w:ins w:author="Valeria Tapia" w:id="1028" w:date="2026-09-25T18:56:00Z">
        <w:r w:rsidDel="00000000" w:rsidR="00000000" w:rsidRPr="00000000">
          <w:rPr>
            <w:color w:val="ff0000"/>
            <w:highlight w:val="cyan"/>
            <w:rtl w:val="0"/>
            <w:rPrChange w:author="Valeria Tapia" w:id="1031" w:date="2026-10-05T12:53:00Z">
              <w:rPr>
                <w:color w:val="ff0000"/>
                <w:highlight w:val="cyan"/>
              </w:rPr>
            </w:rPrChange>
          </w:rPr>
          <w:t xml:space="preserve">V.  </w:t>
        </w:r>
        <w:del w:author="Valeria Tapia " w:id="1032" w:date="2026-10-05T02:32:00Z">
          <w:r w:rsidDel="00000000" w:rsidR="00000000" w:rsidRPr="00000000">
            <w:rPr>
              <w:rtl w:val="0"/>
            </w:rPr>
          </w:r>
        </w:del>
      </w:ins>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w:id="1028" w:date="2026-09-25T18:56: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031"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Cuando las EPEs utilicen el Módulo Informático Estándar, el área tecnológica de la AN elaborará el R-712, en el que se establecerán presentaciones parciales de las funcionalidades desarrolladas en ambos sistemas VUCE y Módulo Informático Estándar. Las EPES deberán realizar las gestiones para la implementación la facturación electrónica y pasarela de pagos entre otros que se requiera para la implementación del trámite.</w:t>
        </w:r>
      </w:ins>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color w:val="ff0000"/>
          <w:highlight w:val="cyan"/>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color w:val="ff0000"/>
          <w:highlight w:val="cyan"/>
        </w:rPr>
      </w:pPr>
      <w:r w:rsidDel="00000000" w:rsidR="00000000" w:rsidRPr="00000000">
        <w:rPr>
          <w:color w:val="ff0000"/>
          <w:highlight w:val="cyan"/>
          <w:rtl w:val="0"/>
        </w:rPr>
        <w:t xml:space="preserve">V.  </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del w:author="Valeria Tapia" w:id="1034" w:date="2026-09-25T18:56:00Z"/>
          <w:color w:val="ff0000"/>
          <w:highlight w:val="cyan"/>
          <w:rPrChange w:author="Valeria Tapia" w:id="1035" w:date="2026-10-05T12:53:00Z">
            <w:rPr>
              <w:color w:val="ff0000"/>
              <w:highlight w:val="cyan"/>
            </w:rPr>
          </w:rPrChange>
        </w:rPr>
      </w:pPr>
      <w:del w:author="Valeria Tapia" w:id="1034" w:date="2026-09-25T18:56:00Z">
        <w:r w:rsidDel="00000000" w:rsidR="00000000" w:rsidRPr="00000000">
          <w:rPr>
            <w:rtl w:val="0"/>
          </w:rPr>
        </w:r>
      </w:del>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ns w:author="Valeria Tapia" w:id="1034" w:date="2026-09-25T18:56:00Z"/>
          <w:color w:val="ff0000"/>
          <w:rPrChange w:author="Valeria Tapia" w:id="1036" w:date="2026-09-28T12:3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Change w:author="Valeria Tapia" w:id="0" w:date="2026-09-28T12:39:00Z">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pPr>
        </w:pPrChange>
      </w:pPr>
      <w:ins w:author="Valeria Tapia" w:id="1034" w:date="2026-09-25T18:56:00Z">
        <w:r w:rsidDel="00000000" w:rsidR="00000000" w:rsidRPr="00000000">
          <w:rPr>
            <w:rtl w:val="0"/>
          </w:rPr>
        </w:r>
      </w:ins>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ns w:author="Valeria Tapia" w:id="1034" w:date="2026-09-25T18:56:00Z"/>
          <w:color w:val="ff0000"/>
          <w:rPrChange w:author="Valeria Tapia" w:id="1037" w:date="2026-09-28T12:3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Change w:author="Valeria Tapia" w:id="0" w:date="2026-09-28T12:39:00Z">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pPr>
        </w:pPrChange>
      </w:pPr>
      <w:ins w:author="Valeria Tapia" w:id="1034" w:date="2026-09-25T18:56:00Z">
        <w:r w:rsidDel="00000000" w:rsidR="00000000" w:rsidRPr="00000000">
          <w:rPr>
            <w:rtl w:val="0"/>
          </w:rPr>
        </w:r>
      </w:ins>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1035"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pPr>
      <w:del w:author="Valeria Tapia" w:id="1038" w:date="2026-09-25T18:37:00Z">
        <w:r w:rsidDel="00000000" w:rsidR="00000000" w:rsidRPr="00000000">
          <w:rPr>
            <w:rFonts w:ascii="Open Sans Light" w:cs="Open Sans Light" w:eastAsia="Open Sans Light" w:hAnsi="Open Sans Light"/>
            <w:b w:val="0"/>
            <w:bCs w:val="0"/>
            <w:i w:val="0"/>
            <w:iCs w:val="0"/>
            <w:smallCaps w:val="0"/>
            <w:strike w:val="0"/>
            <w:color w:val="ff0000"/>
            <w:sz w:val="24"/>
            <w:szCs w:val="24"/>
            <w:u w:val="none"/>
            <w:shd w:fill="auto" w:val="clear"/>
            <w:vertAlign w:val="baseline"/>
            <w:rtl w:val="0"/>
            <w:rPrChange w:author="Valeria Tapia" w:id="1035" w:date="2026-10-05T12:5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IV. La AN y las EPEs llevarán a cabo de manera conjunta el control de calidad, a fin de verificar la correcta aplicación de la funcionalidad y su rendimiento en el sistema de la VUCE.</w:delText>
        </w:r>
      </w:del>
      <w:r w:rsidDel="00000000" w:rsidR="00000000" w:rsidRPr="00000000">
        <w:rPr>
          <w:rtl w:val="0"/>
        </w:rPr>
      </w:r>
    </w:p>
    <w:p w:rsidR="00000000" w:rsidDel="00000000" w:rsidP="00000000" w:rsidRDefault="00000000" w:rsidRPr="00000000" w14:paraId="0000032B">
      <w:pPr>
        <w:pStyle w:val="Heading5"/>
        <w:numPr>
          <w:ilvl w:val="0"/>
          <w:numId w:val="45"/>
        </w:numPr>
        <w:tabs>
          <w:tab w:val="left" w:leader="none" w:pos="1701"/>
        </w:tabs>
        <w:spacing w:before="240" w:lineRule="auto"/>
        <w:ind w:left="0" w:firstLine="0"/>
        <w:rPr/>
      </w:pPr>
      <w:r w:rsidDel="00000000" w:rsidR="00000000" w:rsidRPr="00000000">
        <w:rPr>
          <w:rtl w:val="0"/>
        </w:rPr>
      </w:r>
    </w:p>
    <w:p w:rsidR="00000000" w:rsidDel="00000000" w:rsidP="00000000" w:rsidRDefault="00000000" w:rsidRPr="00000000" w14:paraId="0000032C">
      <w:pPr>
        <w:pStyle w:val="Heading5"/>
        <w:numPr>
          <w:ilvl w:val="0"/>
          <w:numId w:val="45"/>
        </w:numPr>
        <w:tabs>
          <w:tab w:val="left" w:leader="none" w:pos="1701"/>
        </w:tabs>
        <w:spacing w:before="240" w:lineRule="auto"/>
        <w:ind w:left="0" w:firstLine="0"/>
        <w:rPr>
          <w:ins w:author="Valeria Tapia" w:id="1039" w:date="2026-09-28T12:44:00Z"/>
        </w:rPr>
      </w:pPr>
      <w:ins w:author="Valeria Tapia" w:id="1039" w:date="2026-09-28T12:44:00Z">
        <w:r w:rsidDel="00000000" w:rsidR="00000000" w:rsidRPr="00000000">
          <w:rPr>
            <w:rtl w:val="0"/>
          </w:rPr>
        </w:r>
      </w:ins>
    </w:p>
    <w:p w:rsidR="00000000" w:rsidDel="00000000" w:rsidP="00000000" w:rsidRDefault="00000000" w:rsidRPr="00000000" w14:paraId="0000032D">
      <w:pPr>
        <w:tabs>
          <w:tab w:val="left" w:leader="none" w:pos="1701"/>
        </w:tabs>
        <w:rPr>
          <w:ins w:author="Valeria Tapia" w:id="1039" w:date="2026-09-28T12:44:00Z"/>
          <w:rPrChange w:author="Valeria Tapia" w:id="1035" w:date="2026-10-05T12:53:00Z">
            <w:rPr/>
          </w:rPrChange>
        </w:rPr>
      </w:pPr>
      <w:ins w:author="Valeria Tapia" w:id="1039" w:date="2026-09-28T12:44:00Z">
        <w:r w:rsidDel="00000000" w:rsidR="00000000" w:rsidRPr="00000000">
          <w:rPr>
            <w:rtl w:val="0"/>
          </w:rPr>
        </w:r>
      </w:ins>
    </w:p>
    <w:p w:rsidR="00000000" w:rsidDel="00000000" w:rsidP="00000000" w:rsidRDefault="00000000" w:rsidRPr="00000000" w14:paraId="0000032E">
      <w:pPr>
        <w:pStyle w:val="Heading5"/>
        <w:numPr>
          <w:ilvl w:val="0"/>
          <w:numId w:val="45"/>
        </w:numPr>
        <w:tabs>
          <w:tab w:val="left" w:leader="none" w:pos="1701"/>
        </w:tabs>
        <w:spacing w:before="240" w:lineRule="auto"/>
        <w:ind w:left="0" w:firstLine="0"/>
        <w:rPr>
          <w:ins w:author="Valeria Tapia" w:id="1043" w:date="2026-09-26T17:51:00Z"/>
        </w:rPr>
      </w:pPr>
      <w:ins w:author="Valeria Tapia" w:id="1039" w:date="2026-09-28T12:44:00Z">
        <w:r w:rsidDel="00000000" w:rsidR="00000000" w:rsidRPr="00000000">
          <w:rPr>
            <w:b w:val="1"/>
            <w:bCs w:val="1"/>
            <w:color w:val="ff0000"/>
            <w:highlight w:val="green"/>
            <w:rtl w:val="0"/>
            <w:rPrChange w:author="Valeria Tapia" w:id="1040" w:date="2026-10-05T12:53:00Z">
              <w:rPr>
                <w:b w:val="1"/>
                <w:bCs w:val="1"/>
              </w:rPr>
            </w:rPrChange>
          </w:rPr>
          <w:t xml:space="preserve">(CONTROL DE CALIDAD). </w:t>
        </w:r>
        <w:r w:rsidDel="00000000" w:rsidR="00000000" w:rsidRPr="00000000">
          <w:rPr>
            <w:color w:val="ff0000"/>
            <w:highlight w:val="green"/>
            <w:rtl w:val="0"/>
            <w:rPrChange w:author="Valeria Tapia" w:id="1041" w:date="2026-10-05T12:53:00Z">
              <w:rPr>
                <w:b w:val="1"/>
                <w:bCs w:val="1"/>
              </w:rPr>
            </w:rPrChange>
          </w:rPr>
          <w:t xml:space="preserve">I. </w:t>
        </w:r>
        <w:r w:rsidDel="00000000" w:rsidR="00000000" w:rsidRPr="00000000">
          <w:rPr>
            <w:color w:val="ff0000"/>
            <w:highlight w:val="green"/>
            <w:rtl w:val="0"/>
            <w:rPrChange w:author="Valeria Tapia" w:id="1042" w:date="2026-10-05T12:53:00Z">
              <w:rPr/>
            </w:rPrChange>
          </w:rPr>
          <w:t xml:space="preserve">La AN y las EPEs llevarán a cabo de manera conjunta el control de calidad, a fin de verificar la correcta aplicación de la funcionalidad y su rendimiento en el sistema de la VUCE, debiendo prever la interoperabilidad, los ambientes y usuarios de prueba, entre otros.</w:t>
        </w:r>
      </w:ins>
      <w:r w:rsidDel="00000000" w:rsidR="00000000" w:rsidRPr="00000000">
        <w:rPr>
          <w:b w:val="1"/>
          <w:bCs w:val="1"/>
          <w:color w:val="ff0000"/>
          <w:highlight w:val="green"/>
          <w:rtl w:val="0"/>
          <w:rPrChange w:author="Valeria Tapia" w:id="1042" w:date="2026-10-05T12:53:00Z">
            <w:rPr>
              <w:b w:val="1"/>
              <w:bCs w:val="1"/>
            </w:rPr>
          </w:rPrChange>
        </w:rPr>
        <w:t xml:space="preserve"> </w:t>
      </w:r>
      <w:ins w:author="Valeria Tapia" w:id="1043" w:date="2026-09-26T17:51:00Z">
        <w:r w:rsidDel="00000000" w:rsidR="00000000" w:rsidRPr="00000000">
          <w:rPr>
            <w:rtl w:val="0"/>
          </w:rPr>
        </w:r>
      </w:ins>
    </w:p>
    <w:p w:rsidR="00000000" w:rsidDel="00000000" w:rsidP="00000000" w:rsidRDefault="00000000" w:rsidRPr="00000000" w14:paraId="0000032F">
      <w:pPr>
        <w:rPr>
          <w:ins w:author="Valeria Tapia" w:id="1043" w:date="2026-09-26T17:51:00Z"/>
          <w:color w:val="ff0000"/>
          <w:rPrChange w:author="Valeria Tapia" w:id="1044" w:date="2026-10-05T12:53:00Z">
            <w:rPr/>
          </w:rPrChange>
        </w:rPr>
      </w:pPr>
      <w:ins w:author="Valeria Tapia" w:id="1043" w:date="2026-09-26T17:51:00Z">
        <w:r w:rsidDel="00000000" w:rsidR="00000000" w:rsidRPr="00000000">
          <w:rPr>
            <w:rtl w:val="0"/>
          </w:rPr>
        </w:r>
      </w:ins>
    </w:p>
    <w:p w:rsidR="00000000" w:rsidDel="00000000" w:rsidP="00000000" w:rsidRDefault="00000000" w:rsidRPr="00000000" w14:paraId="00000330">
      <w:pPr>
        <w:rPr>
          <w:ins w:author="Valeria Tapia" w:id="1043" w:date="2026-09-26T17:51:00Z"/>
          <w:color w:val="ff0000"/>
          <w:rPrChange w:author="Valeria Tapia" w:id="1046" w:date="2026-10-05T12:53:00Z">
            <w:rPr/>
          </w:rPrChange>
        </w:rPr>
      </w:pPr>
      <w:ins w:author="Valeria Tapia" w:id="1043" w:date="2026-09-26T17:51:00Z">
        <w:r w:rsidDel="00000000" w:rsidR="00000000" w:rsidRPr="00000000">
          <w:rPr>
            <w:color w:val="ff0000"/>
            <w:rtl w:val="0"/>
            <w:rPrChange w:author="Valeria Tapia" w:id="1044" w:date="2026-10-05T12:53:00Z">
              <w:rPr/>
            </w:rPrChange>
          </w:rPr>
          <w:t xml:space="preserve">II. </w:t>
        </w:r>
        <w:r w:rsidDel="00000000" w:rsidR="00000000" w:rsidRPr="00000000">
          <w:rPr>
            <w:color w:val="ff0000"/>
            <w:highlight w:val="cyan"/>
            <w:rtl w:val="0"/>
            <w:rPrChange w:author="Valeria Tapia" w:id="1045" w:date="2026-10-05T12:53:00Z">
              <w:rPr/>
            </w:rPrChange>
          </w:rPr>
          <w:t xml:space="preserve">Las EPEs deberán solicitar a la AGETIC de forma oportuna otorgue el ambiente de prueba debidamente configurado, para realizar el control funcional.</w:t>
        </w:r>
        <w:r w:rsidDel="00000000" w:rsidR="00000000" w:rsidRPr="00000000">
          <w:rPr>
            <w:rtl w:val="0"/>
          </w:rPr>
        </w:r>
      </w:ins>
    </w:p>
    <w:p w:rsidR="00000000" w:rsidDel="00000000" w:rsidP="00000000" w:rsidRDefault="00000000" w:rsidRPr="00000000" w14:paraId="00000331">
      <w:pPr>
        <w:rPr>
          <w:ins w:author="Valeria Tapia" w:id="1043" w:date="2026-09-26T17:51:00Z"/>
          <w:color w:val="ff0000"/>
          <w:rPrChange w:author="Valeria Tapia" w:id="1046" w:date="2026-10-05T12:53:00Z">
            <w:rPr/>
          </w:rPrChange>
        </w:rPr>
      </w:pPr>
      <w:ins w:author="Valeria Tapia" w:id="1043" w:date="2026-09-26T17:51:00Z">
        <w:r w:rsidDel="00000000" w:rsidR="00000000" w:rsidRPr="00000000">
          <w:rPr>
            <w:rtl w:val="0"/>
          </w:rPr>
        </w:r>
      </w:ins>
    </w:p>
    <w:p w:rsidR="00000000" w:rsidDel="00000000" w:rsidP="00000000" w:rsidRDefault="00000000" w:rsidRPr="00000000" w14:paraId="00000332">
      <w:pPr>
        <w:rPr>
          <w:ins w:author="Valeria Tapia" w:id="1043" w:date="2026-09-26T17:51:00Z"/>
          <w:color w:val="ff0000"/>
          <w:rPrChange w:author="Valeria Tapia" w:id="1067" w:date="2026-10-05T12:53:00Z">
            <w:rPr/>
          </w:rPrChange>
        </w:rPr>
      </w:pPr>
      <w:ins w:author="Valeria Tapia" w:id="1043" w:date="2026-09-26T17:51:00Z">
        <w:r w:rsidDel="00000000" w:rsidR="00000000" w:rsidRPr="00000000">
          <w:rPr>
            <w:color w:val="ff0000"/>
            <w:highlight w:val="cyan"/>
            <w:rtl w:val="0"/>
            <w:rPrChange w:author="Valeria Tapia" w:id="1047" w:date="2026-10-05T12:53:00Z">
              <w:rPr/>
            </w:rPrChange>
          </w:rPr>
          <w:t xml:space="preserve">III. Las </w:t>
        </w:r>
        <w:r w:rsidDel="00000000" w:rsidR="00000000" w:rsidRPr="00000000">
          <w:rPr>
            <w:color w:val="ff0000"/>
            <w:highlight w:val="cyan"/>
            <w:rtl w:val="0"/>
            <w:rPrChange w:author="Valeria Tapia" w:id="1048" w:date="2026-10-05T12:53:00Z">
              <w:rPr>
                <w:rFonts w:ascii="Arial" w:cs="Arial" w:eastAsia="Arial" w:hAnsi="Arial"/>
                <w:sz w:val="22"/>
                <w:szCs w:val="22"/>
              </w:rPr>
            </w:rPrChange>
          </w:rPr>
          <w:t xml:space="preserve">EPEs deberán garantizar la participación oportuna de</w:t>
        </w:r>
        <w:r w:rsidDel="00000000" w:rsidR="00000000" w:rsidRPr="00000000">
          <w:rPr>
            <w:color w:val="ff0000"/>
            <w:highlight w:val="cyan"/>
            <w:rtl w:val="0"/>
            <w:rPrChange w:author="Valeria Tapia" w:id="1049" w:date="2026-10-05T12:53:00Z">
              <w:rPr>
                <w:highlight w:val="cyan"/>
              </w:rPr>
            </w:rPrChange>
          </w:rPr>
          <w:t xml:space="preserve">l personal técnico que se prevea en esta etapa</w:t>
        </w:r>
        <w:r w:rsidDel="00000000" w:rsidR="00000000" w:rsidRPr="00000000">
          <w:rPr>
            <w:color w:val="ff0000"/>
            <w:highlight w:val="cyan"/>
            <w:rtl w:val="0"/>
            <w:rPrChange w:author="Valeria Tapia" w:id="1050" w:date="2026-10-05T12:53:00Z">
              <w:rPr>
                <w:rFonts w:ascii="Arial" w:cs="Arial" w:eastAsia="Arial" w:hAnsi="Arial"/>
                <w:sz w:val="22"/>
                <w:szCs w:val="22"/>
              </w:rPr>
            </w:rPrChange>
          </w:rPr>
          <w:t xml:space="preserve">, </w:t>
        </w:r>
        <w:r w:rsidDel="00000000" w:rsidR="00000000" w:rsidRPr="00000000">
          <w:rPr>
            <w:color w:val="ff0000"/>
            <w:highlight w:val="cyan"/>
            <w:rtl w:val="0"/>
            <w:rPrChange w:author="Valeria Tapia" w:id="1051" w:date="2026-10-05T12:53:00Z">
              <w:rPr/>
            </w:rPrChange>
          </w:rPr>
          <w:t xml:space="preserve">para la validación, </w:t>
        </w:r>
        <w:r w:rsidDel="00000000" w:rsidR="00000000" w:rsidRPr="00000000">
          <w:rPr>
            <w:color w:val="ff0000"/>
            <w:highlight w:val="cyan"/>
            <w:rtl w:val="0"/>
            <w:rPrChange w:author="Valeria Tapia" w:id="1052" w:date="2026-10-05T12:53:00Z">
              <w:rPr>
                <w:rFonts w:ascii="Arial" w:cs="Arial" w:eastAsia="Arial" w:hAnsi="Arial"/>
                <w:sz w:val="22"/>
                <w:szCs w:val="22"/>
              </w:rPr>
            </w:rPrChange>
          </w:rPr>
          <w:t xml:space="preserve">atención de observaciones, consultas y demás actividades requeridas para la ejecución del control de calidad</w:t>
        </w:r>
        <w:r w:rsidDel="00000000" w:rsidR="00000000" w:rsidRPr="00000000">
          <w:rPr>
            <w:color w:val="ff0000"/>
            <w:highlight w:val="cyan"/>
            <w:rtl w:val="0"/>
            <w:rPrChange w:author="Valeria Tapia" w:id="1053" w:date="2026-10-05T12:53:00Z">
              <w:rPr>
                <w:highlight w:val="cyan"/>
              </w:rPr>
            </w:rPrChange>
          </w:rPr>
          <w:t xml:space="preserve">,</w:t>
        </w:r>
        <w:r w:rsidDel="00000000" w:rsidR="00000000" w:rsidRPr="00000000">
          <w:rPr>
            <w:color w:val="ff0000"/>
            <w:highlight w:val="cyan"/>
            <w:rtl w:val="0"/>
            <w:rPrChange w:author="Valeria Tapia" w:id="1054" w:date="2026-10-05T12:53:00Z">
              <w:rPr>
                <w:rFonts w:ascii="Arial" w:cs="Arial" w:eastAsia="Arial" w:hAnsi="Arial"/>
                <w:sz w:val="22"/>
                <w:szCs w:val="22"/>
              </w:rPr>
            </w:rPrChange>
          </w:rPr>
          <w:t xml:space="preserve"> dentro de los plazos establecidos</w:t>
        </w:r>
        <w:r w:rsidDel="00000000" w:rsidR="00000000" w:rsidRPr="00000000">
          <w:rPr>
            <w:color w:val="ff0000"/>
            <w:highlight w:val="cyan"/>
            <w:rtl w:val="0"/>
            <w:rPrChange w:author="Valeria Tapia" w:id="1055" w:date="2026-10-05T12:53:00Z">
              <w:rPr/>
            </w:rPrChange>
          </w:rPr>
          <w:t xml:space="preserve"> en el R-71</w:t>
        </w:r>
        <w:r w:rsidDel="00000000" w:rsidR="00000000" w:rsidRPr="00000000">
          <w:rPr>
            <w:color w:val="ff0000"/>
            <w:highlight w:val="cyan"/>
            <w:rtl w:val="0"/>
          </w:rPr>
          <w:t xml:space="preserve">0</w:t>
        </w:r>
        <w:r w:rsidDel="00000000" w:rsidR="00000000" w:rsidRPr="00000000">
          <w:rPr>
            <w:color w:val="ff0000"/>
            <w:highlight w:val="cyan"/>
            <w:rtl w:val="0"/>
            <w:rPrChange w:author="Valeria Tapia" w:id="1056" w:date="2026-10-05T12:53:00Z">
              <w:rPr>
                <w:rFonts w:ascii="Arial" w:cs="Arial" w:eastAsia="Arial" w:hAnsi="Arial"/>
                <w:sz w:val="22"/>
                <w:szCs w:val="22"/>
              </w:rPr>
            </w:rPrChange>
          </w:rPr>
          <w:t xml:space="preserve">.  </w:t>
        </w:r>
        <w:r w:rsidDel="00000000" w:rsidR="00000000" w:rsidRPr="00000000">
          <w:rPr>
            <w:color w:val="ff0000"/>
            <w:highlight w:val="cyan"/>
            <w:rtl w:val="0"/>
            <w:rPrChange w:author="Valeria Tapia" w:id="1057" w:date="2026-10-05T12:53:00Z">
              <w:rPr/>
            </w:rPrChange>
          </w:rPr>
          <w:t xml:space="preserve">C</w:t>
        </w:r>
        <w:r w:rsidDel="00000000" w:rsidR="00000000" w:rsidRPr="00000000">
          <w:rPr>
            <w:color w:val="ff0000"/>
            <w:highlight w:val="cyan"/>
            <w:rtl w:val="0"/>
            <w:rPrChange w:author="Valeria Tapia" w:id="1058" w:date="2026-10-05T12:53:00Z">
              <w:rPr>
                <w:rFonts w:ascii="Arial" w:cs="Arial" w:eastAsia="Arial" w:hAnsi="Arial"/>
                <w:sz w:val="22"/>
                <w:szCs w:val="22"/>
              </w:rPr>
            </w:rPrChange>
          </w:rPr>
          <w:t xml:space="preserve">uando </w:t>
        </w:r>
        <w:r w:rsidDel="00000000" w:rsidR="00000000" w:rsidRPr="00000000">
          <w:rPr>
            <w:color w:val="ff0000"/>
            <w:highlight w:val="cyan"/>
            <w:rtl w:val="0"/>
            <w:rPrChange w:author="Valeria Tapia" w:id="1059" w:date="2026-10-05T12:53:00Z">
              <w:rPr/>
            </w:rPrChange>
          </w:rPr>
          <w:t xml:space="preserve">exista </w:t>
        </w:r>
        <w:r w:rsidDel="00000000" w:rsidR="00000000" w:rsidRPr="00000000">
          <w:rPr>
            <w:color w:val="ff0000"/>
            <w:highlight w:val="cyan"/>
            <w:rtl w:val="0"/>
            <w:rPrChange w:author="Valeria Tapia" w:id="1060" w:date="2026-10-05T12:53:00Z">
              <w:rPr>
                <w:rFonts w:ascii="Arial" w:cs="Arial" w:eastAsia="Arial" w:hAnsi="Arial"/>
                <w:sz w:val="22"/>
                <w:szCs w:val="22"/>
              </w:rPr>
            </w:rPrChange>
          </w:rPr>
          <w:t xml:space="preserve">la falta de respuesta</w:t>
        </w:r>
        <w:r w:rsidDel="00000000" w:rsidR="00000000" w:rsidRPr="00000000">
          <w:rPr>
            <w:color w:val="ff0000"/>
            <w:highlight w:val="cyan"/>
            <w:rtl w:val="0"/>
            <w:rPrChange w:author="Valeria Tapia" w:id="1061" w:date="2026-10-05T12:53:00Z">
              <w:rPr/>
            </w:rPrChange>
          </w:rPr>
          <w:t xml:space="preserve"> oportuna por las EPEs, que </w:t>
        </w:r>
        <w:r w:rsidDel="00000000" w:rsidR="00000000" w:rsidRPr="00000000">
          <w:rPr>
            <w:color w:val="ff0000"/>
            <w:highlight w:val="cyan"/>
            <w:rtl w:val="0"/>
            <w:rPrChange w:author="Valeria Tapia" w:id="1062" w:date="2026-10-05T12:53:00Z">
              <w:rPr>
                <w:rFonts w:ascii="Arial" w:cs="Arial" w:eastAsia="Arial" w:hAnsi="Arial"/>
                <w:sz w:val="22"/>
                <w:szCs w:val="22"/>
              </w:rPr>
            </w:rPrChange>
          </w:rPr>
          <w:t xml:space="preserve">impida o retrase la </w:t>
        </w:r>
        <w:r w:rsidDel="00000000" w:rsidR="00000000" w:rsidRPr="00000000">
          <w:rPr>
            <w:color w:val="ff0000"/>
            <w:highlight w:val="cyan"/>
            <w:rtl w:val="0"/>
            <w:rPrChange w:author="Valeria Tapia" w:id="1063" w:date="2026-10-05T12:53:00Z">
              <w:rPr>
                <w:highlight w:val="cyan"/>
              </w:rPr>
            </w:rPrChange>
          </w:rPr>
          <w:t xml:space="preserve">conclusión del c</w:t>
        </w:r>
        <w:r w:rsidDel="00000000" w:rsidR="00000000" w:rsidRPr="00000000">
          <w:rPr>
            <w:color w:val="ff0000"/>
            <w:highlight w:val="cyan"/>
            <w:rtl w:val="0"/>
            <w:rPrChange w:author="Valeria Tapia" w:id="1064" w:date="2026-10-05T12:53:00Z">
              <w:rPr>
                <w:rFonts w:ascii="Arial" w:cs="Arial" w:eastAsia="Arial" w:hAnsi="Arial"/>
                <w:sz w:val="22"/>
                <w:szCs w:val="22"/>
              </w:rPr>
            </w:rPrChange>
          </w:rPr>
          <w:t xml:space="preserve">ontrol de calidad, dicho periodo será registrado en la bitácora del proyecto como "Tiempo de Espera Atribuible a la EPE", </w:t>
        </w:r>
        <w:r w:rsidDel="00000000" w:rsidR="00000000" w:rsidRPr="00000000">
          <w:rPr>
            <w:color w:val="ff0000"/>
            <w:highlight w:val="cyan"/>
            <w:rtl w:val="0"/>
            <w:rPrChange w:author="Valeria Tapia" w:id="1065" w:date="2026-10-05T12:53:00Z">
              <w:rPr/>
            </w:rPrChange>
          </w:rPr>
          <w:t xml:space="preserve">derivando en la modificación del R-710 cuando corresponda</w:t>
        </w:r>
        <w:r w:rsidDel="00000000" w:rsidR="00000000" w:rsidRPr="00000000">
          <w:rPr>
            <w:color w:val="ff0000"/>
            <w:highlight w:val="cyan"/>
            <w:rtl w:val="0"/>
            <w:rPrChange w:author="Valeria Tapia" w:id="1066" w:date="2026-10-05T12:53:00Z">
              <w:rPr>
                <w:rFonts w:ascii="Arial" w:cs="Arial" w:eastAsia="Arial" w:hAnsi="Arial"/>
                <w:sz w:val="22"/>
                <w:szCs w:val="22"/>
              </w:rPr>
            </w:rPrChange>
          </w:rPr>
          <w:t xml:space="preserve">.</w:t>
        </w:r>
        <w:r w:rsidDel="00000000" w:rsidR="00000000" w:rsidRPr="00000000">
          <w:rPr>
            <w:color w:val="ff0000"/>
            <w:rtl w:val="0"/>
            <w:rPrChange w:author="Valeria Tapia" w:id="1067" w:date="2026-10-05T12:53:00Z">
              <w:rPr/>
            </w:rPrChange>
          </w:rPr>
          <w:t xml:space="preserve"> </w:t>
        </w:r>
      </w:ins>
    </w:p>
    <w:p w:rsidR="00000000" w:rsidDel="00000000" w:rsidP="00000000" w:rsidRDefault="00000000" w:rsidRPr="00000000" w14:paraId="00000333">
      <w:pPr>
        <w:rPr>
          <w:ins w:author="Valeria Tapia" w:id="1043" w:date="2026-09-26T17:51:00Z"/>
        </w:rPr>
      </w:pPr>
      <w:ins w:author="Valeria Tapia" w:id="1043" w:date="2026-09-26T17:51:00Z">
        <w:r w:rsidDel="00000000" w:rsidR="00000000" w:rsidRPr="00000000">
          <w:rPr>
            <w:rtl w:val="0"/>
          </w:rPr>
        </w:r>
      </w:ins>
    </w:p>
    <w:p w:rsidR="00000000" w:rsidDel="00000000" w:rsidP="00000000" w:rsidRDefault="00000000" w:rsidRPr="00000000" w14:paraId="00000334">
      <w:pPr>
        <w:tabs>
          <w:tab w:val="left" w:leader="none" w:pos="1701"/>
        </w:tabs>
        <w:rPr>
          <w:ins w:author="Valeria Tapia" w:id="1043" w:date="2026-09-26T17:51:00Z"/>
          <w:del w:author="Valeria Tapia" w:id="1068" w:date="2026-09-26T17:50:00Z"/>
          <w:color w:val="ff0000"/>
          <w:rPrChange w:author="Valeria Tapia" w:id="1070" w:date="2026-09-26T17:41:00Z">
            <w:rPr/>
          </w:rPrChange>
        </w:rPr>
        <w:pPrChange w:author="Valeria Tapia" w:id="0" w:date="2026-09-26T17:41:00Z">
          <w:pPr>
            <w:pStyle w:val="Heading5"/>
            <w:numPr>
              <w:ilvl w:val="0"/>
              <w:numId w:val="45"/>
            </w:numPr>
            <w:tabs>
              <w:tab w:val="left" w:leader="none" w:pos="1701"/>
            </w:tabs>
            <w:spacing w:before="240" w:lineRule="auto"/>
            <w:ind w:left="6067" w:hanging="1813.9999999999998"/>
          </w:pPr>
        </w:pPrChange>
      </w:pPr>
      <w:ins w:author="Valeria Tapia" w:id="1043" w:date="2026-09-26T17:51:00Z">
        <w:del w:author="Valeria Tapia" w:id="1068" w:date="2026-09-26T17:50:00Z">
          <w:r w:rsidDel="00000000" w:rsidR="00000000" w:rsidRPr="00000000">
            <w:rPr>
              <w:rtl w:val="0"/>
            </w:rPr>
          </w:r>
        </w:del>
      </w:ins>
    </w:p>
    <w:p w:rsidR="00000000" w:rsidDel="00000000" w:rsidP="00000000" w:rsidRDefault="00000000" w:rsidRPr="00000000" w14:paraId="00000335">
      <w:pPr>
        <w:pStyle w:val="Heading5"/>
        <w:numPr>
          <w:ilvl w:val="0"/>
          <w:numId w:val="45"/>
        </w:numPr>
        <w:tabs>
          <w:tab w:val="left" w:leader="none" w:pos="1701"/>
        </w:tabs>
        <w:spacing w:before="240" w:lineRule="auto"/>
        <w:ind w:left="0" w:firstLine="0"/>
        <w:rPr/>
      </w:pPr>
      <w:r w:rsidDel="00000000" w:rsidR="00000000" w:rsidRPr="00000000">
        <w:rPr>
          <w:b w:val="1"/>
          <w:bCs w:val="1"/>
          <w:color w:val="ff0000"/>
          <w:rtl w:val="0"/>
          <w:rPrChange w:author="Valeria Tapia" w:id="1071" w:date="2026-10-05T12:53:00Z">
            <w:rPr>
              <w:b w:val="1"/>
              <w:bCs w:val="1"/>
            </w:rPr>
          </w:rPrChange>
        </w:rPr>
        <w:t xml:space="preserve">(CONTROL FUNCIONAL). </w:t>
      </w:r>
      <w:r w:rsidDel="00000000" w:rsidR="00000000" w:rsidRPr="00000000">
        <w:rPr>
          <w:color w:val="ff0000"/>
          <w:rtl w:val="0"/>
          <w:rPrChange w:author="Valeria Tapia" w:id="1071" w:date="2026-10-05T12:53:00Z">
            <w:rPr/>
          </w:rPrChange>
        </w:rPr>
        <w:t xml:space="preserve">I. Una vez concluido el desarrollo</w:t>
      </w:r>
      <w:ins w:author="Valeria Tapia" w:id="1072" w:date="2026-09-26T18:47:00Z">
        <w:r w:rsidDel="00000000" w:rsidR="00000000" w:rsidRPr="00000000">
          <w:rPr>
            <w:color w:val="ff0000"/>
            <w:rtl w:val="0"/>
            <w:rPrChange w:author="Valeria Tapia" w:id="1071" w:date="2026-10-05T12:53:00Z">
              <w:rPr/>
            </w:rPrChange>
          </w:rPr>
          <w:t xml:space="preserve"> y el control de calidad</w:t>
        </w:r>
      </w:ins>
      <w:r w:rsidDel="00000000" w:rsidR="00000000" w:rsidRPr="00000000">
        <w:rPr>
          <w:color w:val="ff0000"/>
          <w:rtl w:val="0"/>
          <w:rPrChange w:author="Valeria Tapia" w:id="1071" w:date="2026-10-05T12:53:00Z">
            <w:rPr/>
          </w:rPrChange>
        </w:rPr>
        <w:t xml:space="preserve">, las EPEs en coordinación con la AN realizarán las pruebas de funcionalidad</w:t>
      </w:r>
      <w:ins w:author="Valeria Tapia" w:id="1073" w:date="2026-09-26T17:56:00Z">
        <w:r w:rsidDel="00000000" w:rsidR="00000000" w:rsidRPr="00000000">
          <w:rPr>
            <w:color w:val="ff0000"/>
            <w:rtl w:val="0"/>
            <w:rPrChange w:author="Valeria Tapia" w:id="1071" w:date="2026-10-05T12:53:00Z">
              <w:rPr/>
            </w:rPrChange>
          </w:rPr>
          <w:t xml:space="preserve"> de forma conjunta</w:t>
        </w:r>
      </w:ins>
      <w:r w:rsidDel="00000000" w:rsidR="00000000" w:rsidRPr="00000000">
        <w:rPr>
          <w:color w:val="ff0000"/>
          <w:rtl w:val="0"/>
          <w:rPrChange w:author="Valeria Tapia" w:id="1071" w:date="2026-10-05T12:53:00Z">
            <w:rPr/>
          </w:rPrChange>
        </w:rPr>
        <w:t xml:space="preserve">, para emitir su conformidad, debiendo prever la interoperabilidad, los ambientes y usuarios de prueba</w:t>
      </w:r>
      <w:r w:rsidDel="00000000" w:rsidR="00000000" w:rsidRPr="00000000">
        <w:rPr>
          <w:color w:val="ff0000"/>
          <w:rtl w:val="0"/>
          <w:rPrChange w:author="Valeria Tapia" w:id="1071" w:date="2026-10-05T12:53:00Z">
            <w:rPr>
              <w:color w:val="0070c0"/>
            </w:rPr>
          </w:rPrChange>
        </w:rPr>
        <w:t xml:space="preserve">, </w:t>
      </w:r>
      <w:r w:rsidDel="00000000" w:rsidR="00000000" w:rsidRPr="00000000">
        <w:rPr>
          <w:color w:val="ff0000"/>
          <w:rtl w:val="0"/>
          <w:rPrChange w:author="Valeria Tapia" w:id="1071" w:date="2026-10-05T12:53:00Z">
            <w:rPr/>
          </w:rPrChange>
        </w:rPr>
        <w:t xml:space="preserve">entre otros. </w:t>
      </w:r>
    </w:p>
    <w:p w:rsidR="00000000" w:rsidDel="00000000" w:rsidP="00000000" w:rsidRDefault="00000000" w:rsidRPr="00000000" w14:paraId="00000336">
      <w:pPr>
        <w:rPr>
          <w:color w:val="ff0000"/>
          <w:rPrChange w:author="Valeria Tapia" w:id="1071" w:date="2026-10-05T12:53:00Z">
            <w:rPr/>
          </w:rPrChange>
        </w:rPr>
      </w:pPr>
      <w:r w:rsidDel="00000000" w:rsidR="00000000" w:rsidRPr="00000000">
        <w:rPr>
          <w:rtl w:val="0"/>
        </w:rPr>
      </w:r>
    </w:p>
    <w:p w:rsidR="00000000" w:rsidDel="00000000" w:rsidP="00000000" w:rsidRDefault="00000000" w:rsidRPr="00000000" w14:paraId="00000337">
      <w:pPr>
        <w:rPr>
          <w:color w:val="ff0000"/>
          <w:rPrChange w:author="Valeria Tapia" w:id="1071" w:date="2026-10-05T12:53:00Z">
            <w:rPr/>
          </w:rPrChange>
        </w:rPr>
      </w:pPr>
      <w:bookmarkStart w:colFirst="0" w:colLast="0" w:name="_bg88pq14s1b8" w:id="26"/>
      <w:bookmarkEnd w:id="26"/>
      <w:r w:rsidDel="00000000" w:rsidR="00000000" w:rsidRPr="00000000">
        <w:rPr>
          <w:color w:val="ff0000"/>
          <w:rtl w:val="0"/>
          <w:rPrChange w:author="Valeria Tapia" w:id="1071" w:date="2026-10-05T12:53:00Z">
            <w:rPr/>
          </w:rPrChange>
        </w:rPr>
        <w:t xml:space="preserve">II. Las EPEs deberán solicitar a la AGETIC</w:t>
      </w:r>
      <w:ins w:author="Valeria Tapia" w:id="1074" w:date="2026-09-25T18:58:00Z">
        <w:r w:rsidDel="00000000" w:rsidR="00000000" w:rsidRPr="00000000">
          <w:rPr>
            <w:color w:val="ff0000"/>
            <w:rtl w:val="0"/>
            <w:rPrChange w:author="Valeria Tapia" w:id="1071" w:date="2026-10-05T12:53:00Z">
              <w:rPr/>
            </w:rPrChange>
          </w:rPr>
          <w:t xml:space="preserve"> de forma oportuna</w:t>
        </w:r>
      </w:ins>
      <w:r w:rsidDel="00000000" w:rsidR="00000000" w:rsidRPr="00000000">
        <w:rPr>
          <w:color w:val="ff0000"/>
          <w:rtl w:val="0"/>
          <w:rPrChange w:author="Valeria Tapia" w:id="1071" w:date="2026-10-05T12:53:00Z">
            <w:rPr/>
          </w:rPrChange>
        </w:rPr>
        <w:t xml:space="preserve"> otorgue el ambiente de prueba debidamente configurado, para realizar el control funcional. </w:t>
      </w:r>
    </w:p>
    <w:p w:rsidR="00000000" w:rsidDel="00000000" w:rsidP="00000000" w:rsidRDefault="00000000" w:rsidRPr="00000000" w14:paraId="00000338">
      <w:pPr>
        <w:rPr>
          <w:color w:val="ff0000"/>
          <w:rPrChange w:author="Valeria Tapia" w:id="1071" w:date="2026-10-05T12:53:00Z">
            <w:rPr/>
          </w:rPrChange>
        </w:rPr>
      </w:pPr>
      <w:r w:rsidDel="00000000" w:rsidR="00000000" w:rsidRPr="00000000">
        <w:rPr>
          <w:rtl w:val="0"/>
        </w:rPr>
      </w:r>
    </w:p>
    <w:p w:rsidR="00000000" w:rsidDel="00000000" w:rsidP="00000000" w:rsidRDefault="00000000" w:rsidRPr="00000000" w14:paraId="00000339">
      <w:pPr>
        <w:rPr>
          <w:ins w:author="Valeria Tapia" w:id="1083" w:date="2026-09-26T18:57:00Z"/>
          <w:color w:val="ff0000"/>
          <w:rPrChange w:author="Valeria Tapia" w:id="1079" w:date="2026-10-05T12:53:00Z">
            <w:rPr/>
          </w:rPrChange>
        </w:rPr>
      </w:pPr>
      <w:r w:rsidDel="00000000" w:rsidR="00000000" w:rsidRPr="00000000">
        <w:rPr>
          <w:color w:val="ff0000"/>
          <w:rtl w:val="0"/>
          <w:rPrChange w:author="Valeria Tapia" w:id="1071" w:date="2026-10-05T12:53:00Z">
            <w:rPr/>
          </w:rPrChange>
        </w:rPr>
        <w:t xml:space="preserve">III. Una vez concluido el control funcional, de no tener observaciones las EPEs deberán registrar</w:t>
      </w:r>
      <w:ins w:author="Valeria Tapia" w:id="1075" w:date="2026-09-26T19:07:00Z">
        <w:r w:rsidDel="00000000" w:rsidR="00000000" w:rsidRPr="00000000">
          <w:rPr>
            <w:color w:val="ff0000"/>
            <w:rtl w:val="0"/>
            <w:rPrChange w:author="Valeria Tapia" w:id="1071" w:date="2026-10-05T12:53:00Z">
              <w:rPr/>
            </w:rPrChange>
          </w:rPr>
          <w:t xml:space="preserve"> y </w:t>
        </w:r>
      </w:ins>
      <w:del w:author="Valeria Tapia" w:id="1075" w:date="2026-09-26T19:07:00Z">
        <w:r w:rsidDel="00000000" w:rsidR="00000000" w:rsidRPr="00000000">
          <w:rPr>
            <w:color w:val="ff0000"/>
            <w:rtl w:val="0"/>
            <w:rPrChange w:author="Valeria Tapia" w:id="1071" w:date="2026-10-05T12:53:00Z">
              <w:rPr/>
            </w:rPrChange>
          </w:rPr>
          <w:delText xml:space="preserve"> y </w:delText>
        </w:r>
      </w:del>
      <w:r w:rsidDel="00000000" w:rsidR="00000000" w:rsidRPr="00000000">
        <w:rPr>
          <w:color w:val="ff0000"/>
          <w:rtl w:val="0"/>
          <w:rPrChange w:author="Valeria Tapia" w:id="1071" w:date="2026-10-05T12:53:00Z">
            <w:rPr/>
          </w:rPrChange>
        </w:rPr>
        <w:t xml:space="preserve">remitir el </w:t>
      </w:r>
      <w:del w:author="Valeria Tapia" w:id="1076" w:date="2026-09-26T17:51:00Z">
        <w:r w:rsidDel="00000000" w:rsidR="00000000" w:rsidRPr="00000000">
          <w:rPr>
            <w:color w:val="ff0000"/>
            <w:rtl w:val="0"/>
            <w:rPrChange w:author="Valeria Tapia" w:id="1071" w:date="2026-10-05T12:53:00Z">
              <w:rPr/>
            </w:rPrChange>
          </w:rPr>
          <w:delText xml:space="preserve">Registro de Control Funcional VUCE (</w:delText>
        </w:r>
      </w:del>
      <w:r w:rsidDel="00000000" w:rsidR="00000000" w:rsidRPr="00000000">
        <w:rPr>
          <w:color w:val="ff0000"/>
          <w:rtl w:val="0"/>
          <w:rPrChange w:author="Valeria Tapia" w:id="1071" w:date="2026-10-05T12:53:00Z">
            <w:rPr/>
          </w:rPrChange>
        </w:rPr>
        <w:t xml:space="preserve">R-426</w:t>
      </w:r>
      <w:ins w:author="Valeria Tapia" w:id="1077" w:date="2026-09-26T19:00:00Z">
        <w:r w:rsidDel="00000000" w:rsidR="00000000" w:rsidRPr="00000000">
          <w:rPr>
            <w:color w:val="ff0000"/>
            <w:rtl w:val="0"/>
            <w:rPrChange w:author="Valeria Tapia" w:id="1071" w:date="2026-10-05T12:53:00Z">
              <w:rPr/>
            </w:rPrChange>
          </w:rPr>
          <w:t xml:space="preserve"> y</w:t>
        </w:r>
      </w:ins>
      <w:del w:author="Valeria Tapia" w:id="1077" w:date="2026-09-26T19:00:00Z">
        <w:r w:rsidDel="00000000" w:rsidR="00000000" w:rsidRPr="00000000">
          <w:rPr>
            <w:color w:val="ff0000"/>
            <w:rtl w:val="0"/>
            <w:rPrChange w:author="Valeria Tapia" w:id="1071" w:date="2026-10-05T12:53:00Z">
              <w:rPr/>
            </w:rPrChange>
          </w:rPr>
          <w:delText xml:space="preserve">)</w:delText>
        </w:r>
      </w:del>
      <w:r w:rsidDel="00000000" w:rsidR="00000000" w:rsidRPr="00000000">
        <w:rPr>
          <w:color w:val="ff0000"/>
          <w:rtl w:val="0"/>
          <w:rPrChange w:author="Valeria Tapia" w:id="1071" w:date="2026-10-05T12:53:00Z">
            <w:rPr/>
          </w:rPrChange>
        </w:rPr>
        <w:t xml:space="preserve">, conforme Anexo 7 (Registro Control Funcional VUCE) del presente Reglamento al correo electrónico dirigido a </w:t>
      </w:r>
      <w:hyperlink r:id="rId21">
        <w:r w:rsidDel="00000000" w:rsidR="00000000" w:rsidRPr="00000000">
          <w:rPr>
            <w:color w:val="ff0000"/>
            <w:u w:val="single"/>
            <w:rtl w:val="0"/>
            <w:rPrChange w:author="Valeria Tapia" w:id="1078" w:date="2026-10-05T12:53:00Z">
              <w:rPr/>
            </w:rPrChange>
          </w:rPr>
          <w:t xml:space="preserve">contacto.entidades@vuce.gob.bo</w:t>
        </w:r>
      </w:hyperlink>
      <w:r w:rsidDel="00000000" w:rsidR="00000000" w:rsidRPr="00000000">
        <w:rPr>
          <w:color w:val="ff0000"/>
          <w:rtl w:val="0"/>
          <w:rPrChange w:author="Valeria Tapia" w:id="1079" w:date="2026-10-05T12:53:00Z">
            <w:rPr/>
          </w:rPrChange>
        </w:rPr>
        <w:t xml:space="preserve"> y </w:t>
      </w:r>
      <w:ins w:author="Valeria Tapia" w:id="1080" w:date="2026-09-26T17:52:00Z">
        <w:r w:rsidDel="00000000" w:rsidR="00000000" w:rsidRPr="00000000">
          <w:rPr>
            <w:color w:val="ff0000"/>
            <w:rtl w:val="0"/>
            <w:rPrChange w:author="Valeria Tapia" w:id="1079" w:date="2026-10-05T12:53:00Z">
              <w:rPr/>
            </w:rPrChange>
          </w:rPr>
          <w:t xml:space="preserve">mediante </w:t>
        </w:r>
      </w:ins>
      <w:r w:rsidDel="00000000" w:rsidR="00000000" w:rsidRPr="00000000">
        <w:rPr>
          <w:color w:val="ff0000"/>
          <w:rtl w:val="0"/>
          <w:rPrChange w:author="Valeria Tapia" w:id="1079" w:date="2026-10-05T12:53:00Z">
            <w:rPr/>
          </w:rPrChange>
        </w:rPr>
        <w:t xml:space="preserve">nota formal dirigida a la AN, incluidas las complementaciones y/o modificaciones que fueron solicitadas de forma excepcional</w:t>
      </w:r>
      <w:ins w:author="Valeria Tapia" w:id="1081" w:date="2026-09-26T17:59:00Z">
        <w:r w:rsidDel="00000000" w:rsidR="00000000" w:rsidRPr="00000000">
          <w:rPr>
            <w:color w:val="ff0000"/>
            <w:rtl w:val="0"/>
            <w:rPrChange w:author="Valeria Tapia" w:id="1079" w:date="2026-10-05T12:53:00Z">
              <w:rPr/>
            </w:rPrChange>
          </w:rPr>
          <w:t xml:space="preserve"> mediante un R-425 complementario</w:t>
        </w:r>
      </w:ins>
      <w:r w:rsidDel="00000000" w:rsidR="00000000" w:rsidRPr="00000000">
        <w:rPr>
          <w:color w:val="ff0000"/>
          <w:rtl w:val="0"/>
          <w:rPrChange w:author="Valeria Tapia" w:id="1079" w:date="2026-10-05T12:53:00Z">
            <w:rPr/>
          </w:rPrChange>
        </w:rPr>
        <w:t xml:space="preserve">. En caso de observaciones estas deberán </w:t>
      </w:r>
      <w:del w:author="Valeria Tapia" w:id="1082" w:date="2026-09-26T18:59:00Z">
        <w:r w:rsidDel="00000000" w:rsidR="00000000" w:rsidRPr="00000000">
          <w:rPr>
            <w:color w:val="ff0000"/>
            <w:rtl w:val="0"/>
            <w:rPrChange w:author="Valeria Tapia" w:id="1079" w:date="2026-10-05T12:53:00Z">
              <w:rPr/>
            </w:rPrChange>
          </w:rPr>
          <w:delText xml:space="preserve"> </w:delText>
        </w:r>
      </w:del>
      <w:r w:rsidDel="00000000" w:rsidR="00000000" w:rsidRPr="00000000">
        <w:rPr>
          <w:color w:val="ff0000"/>
          <w:rtl w:val="0"/>
          <w:rPrChange w:author="Valeria Tapia" w:id="1079" w:date="2026-10-05T12:53:00Z">
            <w:rPr/>
          </w:rPrChange>
        </w:rPr>
        <w:t xml:space="preserve">formularse con base al requerimiento funcional suscrito y remitido a la AN. </w:t>
      </w:r>
      <w:ins w:author="Valeria Tapia" w:id="1083" w:date="2026-09-26T18:57:00Z">
        <w:r w:rsidDel="00000000" w:rsidR="00000000" w:rsidRPr="00000000">
          <w:rPr>
            <w:rtl w:val="0"/>
          </w:rPr>
        </w:r>
      </w:ins>
    </w:p>
    <w:p w:rsidR="00000000" w:rsidDel="00000000" w:rsidP="00000000" w:rsidRDefault="00000000" w:rsidRPr="00000000" w14:paraId="0000033A">
      <w:pPr>
        <w:rPr>
          <w:color w:val="ff0000"/>
          <w:rPrChange w:author="Valeria Tapia" w:id="1079" w:date="2026-10-05T12:53:00Z">
            <w:rPr/>
          </w:rPrChange>
        </w:rPr>
      </w:pPr>
      <w:r w:rsidDel="00000000" w:rsidR="00000000" w:rsidRPr="00000000">
        <w:rPr>
          <w:rtl w:val="0"/>
        </w:rPr>
      </w:r>
    </w:p>
    <w:p w:rsidR="00000000" w:rsidDel="00000000" w:rsidP="00000000" w:rsidRDefault="00000000" w:rsidRPr="00000000" w14:paraId="0000033B">
      <w:pPr>
        <w:rPr>
          <w:del w:author="Valeria Tapia" w:id="1084" w:date="2026-09-26T18:57:00Z"/>
          <w:color w:val="ff0000"/>
          <w:rPrChange w:author="Valeria Tapia" w:id="1079" w:date="2026-10-05T12:53:00Z">
            <w:rPr/>
          </w:rPrChange>
        </w:rPr>
      </w:pPr>
      <w:del w:author="Valeria Tapia" w:id="1084" w:date="2026-09-26T18:57:00Z">
        <w:r w:rsidDel="00000000" w:rsidR="00000000" w:rsidRPr="00000000">
          <w:rPr>
            <w:rtl w:val="0"/>
          </w:rPr>
        </w:r>
      </w:del>
    </w:p>
    <w:p w:rsidR="00000000" w:rsidDel="00000000" w:rsidP="00000000" w:rsidRDefault="00000000" w:rsidRPr="00000000" w14:paraId="0000033C">
      <w:pPr>
        <w:rPr>
          <w:ins w:author="Valeria Tapia" w:id="1085" w:date="2026-09-26T18:57:00Z"/>
        </w:rPr>
      </w:pPr>
      <w:ins w:author="Valeria Tapia" w:id="1084" w:date="2026-09-26T18:57:00Z">
        <w:r w:rsidDel="00000000" w:rsidR="00000000" w:rsidRPr="00000000">
          <w:rPr>
            <w:rtl w:val="0"/>
          </w:rPr>
          <w:t xml:space="preserve">IV. </w:t>
        </w:r>
      </w:ins>
      <w:del w:author="Valeria Tapia" w:id="1085" w:date="2026-09-26T18:57:00Z">
        <w:r w:rsidDel="00000000" w:rsidR="00000000" w:rsidRPr="00000000">
          <w:rPr>
            <w:rtl w:val="0"/>
          </w:rPr>
          <w:delText xml:space="preserve">IV. </w:delText>
        </w:r>
      </w:del>
      <w:ins w:author="Valeria Tapia" w:id="1085" w:date="2026-09-26T18:57:00Z">
        <w:r w:rsidDel="00000000" w:rsidR="00000000" w:rsidRPr="00000000">
          <w:rPr>
            <w:rtl w:val="0"/>
          </w:rPr>
          <w:t xml:space="preserve">La AN una vez ha recepcionado el R-426 emitido por las EPEs, revisa que el mismo sea concordante con el R-425, de no tener observaciones elabora el R-214 y registra ambos documentos en la Plataforma de Seguimiento de la Aduana Nacional, solicitando su implementación en la fecha establecida en el R-426.</w:t>
        </w:r>
      </w:ins>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ins w:author="Valeria Tapia" w:id="1085" w:date="2026-09-26T18:57:00Z"/>
          <w:rFonts w:ascii="Open Sans Light" w:cs="Open Sans Light" w:eastAsia="Open Sans Light" w:hAnsi="Open Sans Light"/>
          <w:b w:val="0"/>
          <w:bCs w:val="0"/>
          <w:i w:val="0"/>
          <w:iCs w:val="0"/>
          <w:smallCaps w:val="0"/>
          <w:strike w:val="0"/>
          <w:color w:val="ff0000"/>
          <w:sz w:val="24"/>
          <w:szCs w:val="24"/>
          <w:u w:val="none"/>
          <w:shd w:fill="auto" w:val="clear"/>
          <w:vertAlign w:val="baseline"/>
          <w:rPrChange w:author="Valeria Tapia" w:id="1086" w:date="2026-09-26T18:57:00Z">
            <w:rPr/>
          </w:rPrChange>
        </w:rPr>
        <w:pPrChange w:author="Valeria Tapia" w:id="0" w:date="2026-09-26T18:57:00Z">
          <w:pPr/>
        </w:pPrChange>
      </w:pPr>
      <w:ins w:author="Valeria Tapia" w:id="1085" w:date="2026-09-26T18:57:00Z">
        <w:r w:rsidDel="00000000" w:rsidR="00000000" w:rsidRPr="00000000">
          <w:rPr>
            <w:rtl w:val="0"/>
          </w:rPr>
          <w:t xml:space="preserve">  </w:t>
        </w:r>
      </w:ins>
    </w:p>
    <w:p w:rsidR="00000000" w:rsidDel="00000000" w:rsidP="00000000" w:rsidRDefault="00000000" w:rsidRPr="00000000" w14:paraId="0000033E">
      <w:pPr>
        <w:rPr>
          <w:ins w:author="Valeria Tapia" w:id="1085" w:date="2026-09-26T18:57:00Z"/>
        </w:rPr>
      </w:pPr>
      <w:ins w:author="Valeria Tapia" w:id="1085" w:date="2026-09-26T18:57:00Z">
        <w:r w:rsidDel="00000000" w:rsidR="00000000" w:rsidRPr="00000000">
          <w:rPr>
            <w:rtl w:val="0"/>
          </w:rPr>
        </w:r>
      </w:ins>
    </w:p>
    <w:p w:rsidR="00000000" w:rsidDel="00000000" w:rsidP="00000000" w:rsidRDefault="00000000" w:rsidRPr="00000000" w14:paraId="0000033F">
      <w:pPr>
        <w:rPr>
          <w:ins w:author="Valeria Tapia" w:id="1085" w:date="2026-09-26T18:57:00Z"/>
          <w:color w:val="ff0000"/>
        </w:rPr>
      </w:pPr>
      <w:ins w:author="Valeria Tapia" w:id="1085" w:date="2026-09-26T18:57:00Z">
        <w:r w:rsidDel="00000000" w:rsidR="00000000" w:rsidRPr="00000000">
          <w:rPr>
            <w:color w:val="ff0000"/>
            <w:rtl w:val="0"/>
          </w:rPr>
          <w:t xml:space="preserve">IV. Los resultados del control de calidad deberán ser registrados en los instrumentos o mecanismos establecidos para este efecto, consignando las pruebas realizadas, resultados obtenidos, observaciones identificadas y, cuando corresponda, las acciones de corrección y su validación. El control de calidad se considerará concluido una vez verificadas las condiciones establecidas para el inicio del control funcional. </w:t>
        </w:r>
      </w:ins>
    </w:p>
    <w:p w:rsidR="00000000" w:rsidDel="00000000" w:rsidP="00000000" w:rsidRDefault="00000000" w:rsidRPr="00000000" w14:paraId="00000340">
      <w:pPr>
        <w:rPr>
          <w:ins w:author="Valeria Tapia" w:id="1085" w:date="2026-09-26T18:57:00Z"/>
          <w:color w:val="ff0000"/>
        </w:rPr>
      </w:pPr>
      <w:ins w:author="Valeria Tapia" w:id="1085" w:date="2026-09-26T18:57:00Z">
        <w:r w:rsidDel="00000000" w:rsidR="00000000" w:rsidRPr="00000000">
          <w:rPr>
            <w:rtl w:val="0"/>
          </w:rPr>
        </w:r>
      </w:ins>
    </w:p>
    <w:p w:rsidR="00000000" w:rsidDel="00000000" w:rsidP="00000000" w:rsidRDefault="00000000" w:rsidRPr="00000000" w14:paraId="00000341">
      <w:pPr>
        <w:rPr>
          <w:ins w:author="Valeria Tapia" w:id="1091" w:date="2026-09-26T19:32:00Z"/>
          <w:color w:val="ff0000"/>
          <w:rPrChange w:author="Valeria Tapia" w:id="1090" w:date="2026-10-05T12:53:00Z">
            <w:rPr/>
          </w:rPrChange>
        </w:rPr>
      </w:pPr>
      <w:ins w:author="Valeria Tapia" w:id="1085" w:date="2026-09-26T18:57:00Z">
        <w:r w:rsidDel="00000000" w:rsidR="00000000" w:rsidRPr="00000000">
          <w:rPr>
            <w:rtl w:val="0"/>
          </w:rPr>
          <w:t xml:space="preserve">V.</w:t>
        </w:r>
      </w:ins>
      <w:r w:rsidDel="00000000" w:rsidR="00000000" w:rsidRPr="00000000">
        <w:rPr>
          <w:rtl w:val="0"/>
        </w:rPr>
        <w:t xml:space="preserve">De requerirse funcionalidades adicionales para la implementación del trámite,</w:t>
      </w:r>
      <w:ins w:author="Valeria Tapia" w:id="1087" w:date="2026-09-26T18:49:00Z">
        <w:r w:rsidDel="00000000" w:rsidR="00000000" w:rsidRPr="00000000">
          <w:rPr>
            <w:rtl w:val="0"/>
          </w:rPr>
          <w:t xml:space="preserve"> en esta etapa,</w:t>
        </w:r>
      </w:ins>
      <w:r w:rsidDel="00000000" w:rsidR="00000000" w:rsidRPr="00000000">
        <w:rPr>
          <w:rtl w:val="0"/>
        </w:rPr>
        <w:t xml:space="preserve"> la EPE deberá realizar un Registro R-425 complementario conforme establece el parágrafo V. del Artículo 3</w:t>
      </w:r>
      <w:ins w:author="Valeria Tapia" w:id="1088" w:date="2026-09-26T18:50:00Z">
        <w:r w:rsidDel="00000000" w:rsidR="00000000" w:rsidRPr="00000000">
          <w:rPr>
            <w:color w:val="ff0000"/>
            <w:rtl w:val="0"/>
            <w:rPrChange w:author="Valeria Tapia" w:id="1089" w:date="2026-10-05T12:53:00Z">
              <w:rPr>
                <w:highlight w:val="green"/>
              </w:rPr>
            </w:rPrChange>
          </w:rPr>
          <w:t xml:space="preserve">7</w:t>
        </w:r>
      </w:ins>
      <w:del w:author="Valeria Tapia" w:id="1088" w:date="2026-09-26T18:50:00Z">
        <w:r w:rsidDel="00000000" w:rsidR="00000000" w:rsidRPr="00000000">
          <w:rPr>
            <w:color w:val="ff0000"/>
            <w:rtl w:val="0"/>
            <w:rPrChange w:author="Valeria Tapia" w:id="1090" w:date="2026-10-05T12:53:00Z">
              <w:rPr/>
            </w:rPrChange>
          </w:rPr>
          <w:delText xml:space="preserve">6</w:delText>
        </w:r>
      </w:del>
      <w:r w:rsidDel="00000000" w:rsidR="00000000" w:rsidRPr="00000000">
        <w:rPr>
          <w:color w:val="ff0000"/>
          <w:rtl w:val="0"/>
          <w:rPrChange w:author="Valeria Tapia" w:id="1090" w:date="2026-10-05T12:53:00Z">
            <w:rPr/>
          </w:rPrChange>
        </w:rPr>
        <w:t xml:space="preserve"> del presente Reglamento.  </w:t>
      </w:r>
      <w:ins w:author="Valeria Tapia" w:id="1091" w:date="2026-09-26T19:32:00Z">
        <w:r w:rsidDel="00000000" w:rsidR="00000000" w:rsidRPr="00000000">
          <w:rPr>
            <w:rtl w:val="0"/>
          </w:rPr>
        </w:r>
      </w:ins>
    </w:p>
    <w:p w:rsidR="00000000" w:rsidDel="00000000" w:rsidP="00000000" w:rsidRDefault="00000000" w:rsidRPr="00000000" w14:paraId="00000342">
      <w:pPr>
        <w:rPr>
          <w:ins w:author="Valeria Tapia" w:id="1091" w:date="2026-09-26T19:32:00Z"/>
          <w:color w:val="ff0000"/>
          <w:rPrChange w:author="Valeria Tapia" w:id="1090" w:date="2026-10-05T12:53:00Z">
            <w:rPr/>
          </w:rPrChange>
        </w:rPr>
      </w:pPr>
      <w:ins w:author="Valeria Tapia" w:id="1091" w:date="2026-09-26T19:32:00Z">
        <w:r w:rsidDel="00000000" w:rsidR="00000000" w:rsidRPr="00000000">
          <w:rPr>
            <w:rtl w:val="0"/>
          </w:rPr>
        </w:r>
      </w:ins>
    </w:p>
    <w:p w:rsidR="00000000" w:rsidDel="00000000" w:rsidP="00000000" w:rsidRDefault="00000000" w:rsidRPr="00000000" w14:paraId="00000343">
      <w:pPr>
        <w:rPr>
          <w:color w:val="ff0000"/>
          <w:rPrChange w:author="Valeria Tapia" w:id="1093" w:date="2026-10-05T12:53:00Z">
            <w:rPr/>
          </w:rPrChange>
        </w:rPr>
      </w:pPr>
      <w:ins w:author="Valeria Tapia" w:id="1091" w:date="2026-09-26T19:32:00Z">
        <w:r w:rsidDel="00000000" w:rsidR="00000000" w:rsidRPr="00000000">
          <w:rPr>
            <w:color w:val="ff0000"/>
            <w:highlight w:val="cyan"/>
            <w:rtl w:val="0"/>
            <w:rPrChange w:author="Valeria Tapia" w:id="1092" w:date="2026-10-05T12:53:00Z">
              <w:rPr/>
            </w:rPrChange>
          </w:rPr>
          <w:t xml:space="preserve">VI. De forma paralela al control funcional, las EPEs deberán elaborar una Guía de Usuario para la obtención del APCO en la VUCE y remitirla a la AN para su revisión hasta antes del inicio de la capacitación, a efectos de que la misma sea publicada en el Portal de la VUCE en el plazo máximo de un día hábil anterior a la fecha de implementación del trámite.</w:t>
        </w:r>
        <w:r w:rsidDel="00000000" w:rsidR="00000000" w:rsidRPr="00000000">
          <w:rPr>
            <w:color w:val="ff0000"/>
            <w:rtl w:val="0"/>
            <w:rPrChange w:author="Valeria Tapia" w:id="1093" w:date="2026-10-05T12:53:00Z">
              <w:rPr/>
            </w:rPrChange>
          </w:rPr>
          <w:t xml:space="preserve"> </w:t>
        </w:r>
      </w:ins>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pStyle w:val="Heading5"/>
        <w:numPr>
          <w:ilvl w:val="0"/>
          <w:numId w:val="45"/>
        </w:numPr>
        <w:tabs>
          <w:tab w:val="left" w:leader="none" w:pos="1701"/>
        </w:tabs>
        <w:ind w:left="0" w:firstLine="0"/>
        <w:rPr/>
      </w:pPr>
      <w:r w:rsidDel="00000000" w:rsidR="00000000" w:rsidRPr="00000000">
        <w:rPr>
          <w:b w:val="1"/>
          <w:bCs w:val="1"/>
          <w:rtl w:val="0"/>
        </w:rPr>
        <w:t xml:space="preserve"> (GESTIÓN Y EMISIÓN DE NORMATIVA). </w:t>
      </w:r>
      <w:r w:rsidDel="00000000" w:rsidR="00000000" w:rsidRPr="00000000">
        <w:rPr>
          <w:rtl w:val="0"/>
        </w:rPr>
        <w:t xml:space="preserve">I. Las EPEs serán responsables de gestionar y emitir su normativa específica </w:t>
      </w:r>
      <w:del w:author="Valeria Tapia" w:id="1094" w:date="2026-09-26T19:17:00Z">
        <w:r w:rsidDel="00000000" w:rsidR="00000000" w:rsidRPr="00000000">
          <w:rPr>
            <w:rtl w:val="0"/>
          </w:rPr>
          <w:delText xml:space="preserve"> </w:delText>
        </w:r>
      </w:del>
      <w:r w:rsidDel="00000000" w:rsidR="00000000" w:rsidRPr="00000000">
        <w:rPr>
          <w:rtl w:val="0"/>
        </w:rPr>
        <w:t xml:space="preserve">para la implementación del trámite APCO en la VUCE de forma paralela al desarrollo de las funcionalidades, considerando los plazos establecidos en el Plan de Trabajo, debiendo remitir a la AN el proyecto de la normativa de forma previa a su aprobación</w:t>
      </w:r>
      <w:ins w:author="Valeria Tapia" w:id="1095" w:date="2026-09-26T19:16:00Z">
        <w:r w:rsidDel="00000000" w:rsidR="00000000" w:rsidRPr="00000000">
          <w:rPr>
            <w:rtl w:val="0"/>
          </w:rPr>
          <w:t xml:space="preserve"> </w:t>
        </w:r>
        <w:r w:rsidDel="00000000" w:rsidR="00000000" w:rsidRPr="00000000">
          <w:rPr>
            <w:highlight w:val="cyan"/>
            <w:rtl w:val="0"/>
            <w:rPrChange w:author="Valeria Tapia" w:id="1096" w:date="2026-10-05T11:59:00Z">
              <w:rPr/>
            </w:rPrChange>
          </w:rPr>
          <w:t xml:space="preserve">en un plazo máximo de diez (10) días hábiles de iniciado el desarrollo funcional,  para la revisión conjunta con la AN, a efectos de que se valide o se realicen los ajustes de corresponder.</w:t>
        </w:r>
      </w:ins>
      <w:del w:author="Valeria Tapia" w:id="1095" w:date="2026-09-26T19:16:00Z">
        <w:r w:rsidDel="00000000" w:rsidR="00000000" w:rsidRPr="00000000">
          <w:rPr>
            <w:highlight w:val="cyan"/>
            <w:rtl w:val="0"/>
            <w:rPrChange w:author="Valeria Tapia" w:id="1096" w:date="2026-10-05T11:59:00Z">
              <w:rPr/>
            </w:rPrChange>
          </w:rPr>
          <w:delText xml:space="preserve">.</w:delText>
        </w:r>
      </w:del>
      <w:r w:rsidDel="00000000" w:rsidR="00000000" w:rsidRPr="00000000">
        <w:rPr>
          <w:rtl w:val="0"/>
        </w:rPr>
      </w:r>
    </w:p>
    <w:p w:rsidR="00000000" w:rsidDel="00000000" w:rsidP="00000000" w:rsidRDefault="00000000" w:rsidRPr="00000000" w14:paraId="00000346">
      <w:pPr>
        <w:rPr>
          <w:ins w:author="Valeria Tapia" w:id="1097" w:date="2026-09-26T19:21:00Z"/>
        </w:rPr>
      </w:pPr>
      <w:ins w:author="Valeria Tapia" w:id="1097" w:date="2026-09-26T19:21:00Z">
        <w:r w:rsidDel="00000000" w:rsidR="00000000" w:rsidRPr="00000000">
          <w:rPr>
            <w:rtl w:val="0"/>
          </w:rPr>
        </w:r>
      </w:ins>
    </w:p>
    <w:p w:rsidR="00000000" w:rsidDel="00000000" w:rsidP="00000000" w:rsidRDefault="00000000" w:rsidRPr="00000000" w14:paraId="00000347">
      <w:pPr>
        <w:rPr>
          <w:ins w:author="Valeria Tapia" w:id="1097" w:date="2026-09-26T19:21:00Z"/>
          <w:highlight w:val="cyan"/>
          <w:rPrChange w:author="Valeria Tapia" w:id="1098" w:date="2026-10-05T11:59:00Z">
            <w:rPr/>
          </w:rPrChange>
        </w:rPr>
      </w:pPr>
      <w:ins w:author="Valeria Tapia" w:id="1097" w:date="2026-09-26T19:21:00Z">
        <w:r w:rsidDel="00000000" w:rsidR="00000000" w:rsidRPr="00000000">
          <w:rPr>
            <w:rtl w:val="0"/>
          </w:rPr>
          <w:t xml:space="preserve">II</w:t>
        </w:r>
        <w:r w:rsidDel="00000000" w:rsidR="00000000" w:rsidRPr="00000000">
          <w:rPr>
            <w:highlight w:val="cyan"/>
            <w:rtl w:val="0"/>
            <w:rPrChange w:author="Valeria Tapia" w:id="1098" w:date="2026-10-05T11:59:00Z">
              <w:rPr/>
            </w:rPrChange>
          </w:rPr>
          <w:t xml:space="preserve">. Las EPEs deben considerar en el proyecto de la normativa todos los elementos tomados en la optimización del trámite: el proceso de obtención y emisión de la APCO, los documentos requisitos, incorporación de herramientas electrónicas tales de como firma digital, pasarela de pagos, además de los procesos adicionales, modificación, anulación, ampliación, entre otros. </w:t>
        </w:r>
      </w:ins>
    </w:p>
    <w:p w:rsidR="00000000" w:rsidDel="00000000" w:rsidP="00000000" w:rsidRDefault="00000000" w:rsidRPr="00000000" w14:paraId="00000348">
      <w:pPr>
        <w:rPr>
          <w:ins w:author="Valeria Tapia" w:id="1097" w:date="2026-09-26T19:21:00Z"/>
          <w:highlight w:val="cyan"/>
          <w:rPrChange w:author="Valeria Tapia" w:id="1098" w:date="2026-10-05T11:59:00Z">
            <w:rPr/>
          </w:rPrChange>
        </w:rPr>
      </w:pPr>
      <w:ins w:author="Valeria Tapia" w:id="1097" w:date="2026-09-26T19:21:00Z">
        <w:r w:rsidDel="00000000" w:rsidR="00000000" w:rsidRPr="00000000">
          <w:rPr>
            <w:rtl w:val="0"/>
          </w:rPr>
        </w:r>
      </w:ins>
    </w:p>
    <w:p w:rsidR="00000000" w:rsidDel="00000000" w:rsidP="00000000" w:rsidRDefault="00000000" w:rsidRPr="00000000" w14:paraId="00000349">
      <w:pPr>
        <w:rPr>
          <w:ins w:author="Valeria Tapia" w:id="1097" w:date="2026-09-26T19:21:00Z"/>
        </w:rPr>
      </w:pPr>
      <w:ins w:author="Valeria Tapia" w:id="1097" w:date="2026-09-26T19:21:00Z">
        <w:r w:rsidDel="00000000" w:rsidR="00000000" w:rsidRPr="00000000">
          <w:rPr>
            <w:highlight w:val="cyan"/>
            <w:rtl w:val="0"/>
            <w:rPrChange w:author="Valeria Tapia" w:id="1098" w:date="2026-10-05T11:59:00Z">
              <w:rPr/>
            </w:rPrChange>
          </w:rPr>
          <w:t xml:space="preserve">III. Las EPEs deben preveer los plazos que se requieren para la aprobación de la Normativa (Ley, Decreto Supremo, Resolución Administrativa, u otro) considerando los plazos previstos en el R-710 para la implementación del trámite APCO en la VUCE.</w:t>
        </w:r>
        <w:r w:rsidDel="00000000" w:rsidR="00000000" w:rsidRPr="00000000">
          <w:rPr>
            <w:rtl w:val="0"/>
          </w:rPr>
          <w:t xml:space="preserve">    </w:t>
        </w:r>
      </w:ins>
    </w:p>
    <w:p w:rsidR="00000000" w:rsidDel="00000000" w:rsidP="00000000" w:rsidRDefault="00000000" w:rsidRPr="00000000" w14:paraId="0000034A">
      <w:pPr>
        <w:rPr>
          <w:del w:author="Valeria Tapia" w:id="1097" w:date="2026-09-26T19:21:00Z"/>
        </w:rPr>
      </w:pPr>
      <w:del w:author="Valeria Tapia" w:id="1097" w:date="2026-09-26T19:21:00Z">
        <w:r w:rsidDel="00000000" w:rsidR="00000000" w:rsidRPr="00000000">
          <w:rPr>
            <w:rtl w:val="0"/>
          </w:rPr>
        </w:r>
      </w:del>
    </w:p>
    <w:p w:rsidR="00000000" w:rsidDel="00000000" w:rsidP="00000000" w:rsidRDefault="00000000" w:rsidRPr="00000000" w14:paraId="0000034B">
      <w:pPr>
        <w:rPr>
          <w:ins w:author="Valeria Tapia" w:id="1099" w:date="2026-09-26T19:42:00Z"/>
        </w:rPr>
      </w:pPr>
      <w:ins w:author="Valeria Tapia" w:id="1099" w:date="2026-09-26T19:42:00Z">
        <w:r w:rsidDel="00000000" w:rsidR="00000000" w:rsidRPr="00000000">
          <w:rPr>
            <w:rtl w:val="0"/>
          </w:rPr>
        </w:r>
      </w:ins>
    </w:p>
    <w:p w:rsidR="00000000" w:rsidDel="00000000" w:rsidP="00000000" w:rsidRDefault="00000000" w:rsidRPr="00000000" w14:paraId="0000034C">
      <w:pPr>
        <w:rPr/>
      </w:pPr>
      <w:r w:rsidDel="00000000" w:rsidR="00000000" w:rsidRPr="00000000">
        <w:rPr>
          <w:rtl w:val="0"/>
        </w:rPr>
        <w:t xml:space="preserve">I</w:t>
      </w:r>
      <w:ins w:author="Valeria Tapia" w:id="1100" w:date="2026-09-26T19:30:00Z">
        <w:r w:rsidDel="00000000" w:rsidR="00000000" w:rsidRPr="00000000">
          <w:rPr>
            <w:rtl w:val="0"/>
          </w:rPr>
          <w:t xml:space="preserve">V</w:t>
        </w:r>
      </w:ins>
      <w:del w:author="Valeria Tapia" w:id="1100" w:date="2026-09-26T19:30:00Z">
        <w:r w:rsidDel="00000000" w:rsidR="00000000" w:rsidRPr="00000000">
          <w:rPr>
            <w:rtl w:val="0"/>
          </w:rPr>
          <w:delText xml:space="preserve">I</w:delText>
        </w:r>
      </w:del>
      <w:r w:rsidDel="00000000" w:rsidR="00000000" w:rsidRPr="00000000">
        <w:rPr>
          <w:rtl w:val="0"/>
        </w:rPr>
        <w:t xml:space="preserve">. Las EPEs deberán remitir la normativa aprobada a la AN al correo electrónico </w:t>
      </w:r>
      <w:hyperlink r:id="rId22">
        <w:r w:rsidDel="00000000" w:rsidR="00000000" w:rsidRPr="00000000">
          <w:rPr>
            <w:color w:val="0000ff"/>
            <w:u w:val="single"/>
            <w:rtl w:val="0"/>
          </w:rPr>
          <w:t xml:space="preserve">contacto.entidades@vuce.gob.bo</w:t>
        </w:r>
      </w:hyperlink>
      <w:r w:rsidDel="00000000" w:rsidR="00000000" w:rsidRPr="00000000">
        <w:rPr>
          <w:rtl w:val="0"/>
        </w:rPr>
        <w:t xml:space="preserve"> y mediante nota, en un plazo máximo de </w:t>
      </w:r>
      <w:del w:author="Valeria Tapia" w:id="1101" w:date="2026-09-26T19:18:00Z">
        <w:r w:rsidDel="00000000" w:rsidR="00000000" w:rsidRPr="00000000">
          <w:rPr>
            <w:rtl w:val="0"/>
          </w:rPr>
          <w:delText xml:space="preserve">cinco </w:delText>
        </w:r>
      </w:del>
      <w:ins w:author="Valeria Tapia" w:id="1101" w:date="2026-09-26T19:18:00Z">
        <w:r w:rsidDel="00000000" w:rsidR="00000000" w:rsidRPr="00000000">
          <w:rPr>
            <w:rtl w:val="0"/>
          </w:rPr>
          <w:t xml:space="preserve">dos </w:t>
        </w:r>
      </w:ins>
      <w:r w:rsidDel="00000000" w:rsidR="00000000" w:rsidRPr="00000000">
        <w:rPr>
          <w:rtl w:val="0"/>
        </w:rPr>
        <w:t xml:space="preserve">(</w:t>
      </w:r>
      <w:ins w:author="Valeria Tapia" w:id="1102" w:date="2026-09-26T19:41:00Z">
        <w:r w:rsidDel="00000000" w:rsidR="00000000" w:rsidRPr="00000000">
          <w:rPr>
            <w:rtl w:val="0"/>
          </w:rPr>
          <w:t xml:space="preserve">2</w:t>
        </w:r>
      </w:ins>
      <w:del w:author="Valeria Tapia" w:id="1102" w:date="2026-09-26T19:41:00Z">
        <w:r w:rsidDel="00000000" w:rsidR="00000000" w:rsidRPr="00000000">
          <w:rPr>
            <w:rtl w:val="0"/>
          </w:rPr>
          <w:delText xml:space="preserve">5</w:delText>
        </w:r>
      </w:del>
      <w:r w:rsidDel="00000000" w:rsidR="00000000" w:rsidRPr="00000000">
        <w:rPr>
          <w:rtl w:val="0"/>
        </w:rPr>
        <w:t xml:space="preserve">) días hábiles de concluido el control funcional sin observaciones, para su publicación en el portal de la VUCE</w:t>
      </w:r>
      <w:ins w:author="Valeria Tapia" w:id="1103" w:date="2026-09-26T19:49:00Z">
        <w:r w:rsidDel="00000000" w:rsidR="00000000" w:rsidRPr="00000000">
          <w:rPr>
            <w:rtl w:val="0"/>
          </w:rPr>
          <w:t xml:space="preserve"> </w:t>
        </w:r>
        <w:r w:rsidDel="00000000" w:rsidR="00000000" w:rsidRPr="00000000">
          <w:rPr>
            <w:highlight w:val="cyan"/>
            <w:rtl w:val="0"/>
            <w:rPrChange w:author="Valeria Tapia" w:id="1104" w:date="2026-10-05T11:59:00Z">
              <w:rPr/>
            </w:rPrChange>
          </w:rPr>
          <w:t xml:space="preserve">en un plazo máximo de en el plazo máximo de un día hábil anterior a la fecha de implementación del trámite.</w:t>
        </w:r>
      </w:ins>
      <w:del w:author="Valeria Tapia" w:id="1103" w:date="2026-09-26T19:49:00Z">
        <w:r w:rsidDel="00000000" w:rsidR="00000000" w:rsidRPr="00000000">
          <w:rPr>
            <w:highlight w:val="cyan"/>
            <w:rtl w:val="0"/>
            <w:rPrChange w:author="Valeria Tapia" w:id="1104" w:date="2026-10-05T11:59:00Z">
              <w:rPr/>
            </w:rPrChange>
          </w:rPr>
          <w:delText xml:space="preserve">.</w:delText>
        </w:r>
      </w:del>
      <w:r w:rsidDel="00000000" w:rsidR="00000000" w:rsidRPr="00000000">
        <w:rPr>
          <w:rtl w:val="0"/>
        </w:rPr>
      </w:r>
    </w:p>
    <w:p w:rsidR="00000000" w:rsidDel="00000000" w:rsidP="00000000" w:rsidRDefault="00000000" w:rsidRPr="00000000" w14:paraId="0000034D">
      <w:pPr>
        <w:rPr>
          <w:ins w:author="Valeria Tapia" w:id="1105" w:date="2026-09-26T19:15:00Z"/>
        </w:rPr>
      </w:pPr>
      <w:ins w:author="Valeria Tapia" w:id="1105" w:date="2026-09-26T19:15:00Z">
        <w:r w:rsidDel="00000000" w:rsidR="00000000" w:rsidRPr="00000000">
          <w:rPr>
            <w:rtl w:val="0"/>
          </w:rPr>
        </w:r>
      </w:ins>
    </w:p>
    <w:p w:rsidR="00000000" w:rsidDel="00000000" w:rsidP="00000000" w:rsidRDefault="00000000" w:rsidRPr="00000000" w14:paraId="0000034E">
      <w:pPr>
        <w:rPr>
          <w:del w:author="Valeria Tapia" w:id="1105" w:date="2026-09-26T19:15:00Z"/>
        </w:rPr>
      </w:pPr>
      <w:del w:author="Valeria Tapia" w:id="1105" w:date="2026-09-26T19:15:00Z">
        <w:r w:rsidDel="00000000" w:rsidR="00000000" w:rsidRPr="00000000">
          <w:rPr>
            <w:rtl w:val="0"/>
          </w:rPr>
        </w:r>
      </w:del>
    </w:p>
    <w:p w:rsidR="00000000" w:rsidDel="00000000" w:rsidP="00000000" w:rsidRDefault="00000000" w:rsidRPr="00000000" w14:paraId="0000034F">
      <w:pPr>
        <w:pStyle w:val="Heading5"/>
        <w:numPr>
          <w:ilvl w:val="0"/>
          <w:numId w:val="45"/>
        </w:numPr>
        <w:tabs>
          <w:tab w:val="left" w:leader="none" w:pos="1701"/>
        </w:tabs>
        <w:ind w:left="0" w:firstLine="0"/>
        <w:rPr/>
      </w:pPr>
      <w:r w:rsidDel="00000000" w:rsidR="00000000" w:rsidRPr="00000000">
        <w:rPr>
          <w:b w:val="1"/>
          <w:bCs w:val="1"/>
          <w:rtl w:val="0"/>
        </w:rPr>
        <w:t xml:space="preserve"> (TRANSITORIEDAD) </w:t>
      </w:r>
      <w:r w:rsidDel="00000000" w:rsidR="00000000" w:rsidRPr="00000000">
        <w:rPr>
          <w:rtl w:val="0"/>
        </w:rPr>
        <w:t xml:space="preserve">I. Para la implementación del trámite APCO en la VUCE, las EPEs en el ámbito de sus competencias y atribuciones, deberán prever la emisión de disposiciones transitorias que permitan el procesamiento de trámites presentados con anterioridad a la fecha de implementación del trámite APCO en la VUCE, a fin de garantizar su conclusión conforme a la normativa vigente al momento de su inicio.</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II. La AN aceptará los documentos emitidos a través de la VUCE, así como aquellos que hayan sido solicitados y obtenidos con anterioridad a la fecha de puesta en vigencia del trámite APCO en la VUCE.</w:t>
      </w:r>
    </w:p>
    <w:p w:rsidR="00000000" w:rsidDel="00000000" w:rsidP="00000000" w:rsidRDefault="00000000" w:rsidRPr="00000000" w14:paraId="00000352">
      <w:pPr>
        <w:rPr/>
      </w:pPr>
      <w:bookmarkStart w:colFirst="0" w:colLast="0" w:name="_8dw118lvqc29" w:id="27"/>
      <w:bookmarkEnd w:id="27"/>
      <w:r w:rsidDel="00000000" w:rsidR="00000000" w:rsidRPr="00000000">
        <w:rPr>
          <w:rtl w:val="0"/>
        </w:rPr>
      </w:r>
    </w:p>
    <w:p w:rsidR="00000000" w:rsidDel="00000000" w:rsidP="00000000" w:rsidRDefault="00000000" w:rsidRPr="00000000" w14:paraId="00000353">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pPr>
      <w:bookmarkStart w:colFirst="0" w:colLast="0" w:name="_2gundgko1aso" w:id="28"/>
      <w:bookmarkEnd w:id="28"/>
      <w:r w:rsidDel="00000000" w:rsidR="00000000" w:rsidRPr="00000000">
        <w:rPr>
          <w:rtl w:val="0"/>
        </w:rPr>
        <w:t xml:space="preserve">CAPÍTULO IV</w:t>
      </w:r>
    </w:p>
    <w:p w:rsidR="00000000" w:rsidDel="00000000" w:rsidP="00000000" w:rsidRDefault="00000000" w:rsidRPr="00000000" w14:paraId="00000354">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 w:val="left" w:leader="none" w:pos="709"/>
          <w:tab w:val="left" w:leader="none" w:pos="993"/>
        </w:tabs>
        <w:rPr/>
      </w:pPr>
      <w:bookmarkStart w:colFirst="0" w:colLast="0" w:name="_8qvnt1tkca46" w:id="29"/>
      <w:bookmarkEnd w:id="29"/>
      <w:r w:rsidDel="00000000" w:rsidR="00000000" w:rsidRPr="00000000">
        <w:rPr>
          <w:rtl w:val="0"/>
        </w:rPr>
        <w:t xml:space="preserve">IMPLEMENTACIÓN DEL TRÁMITE APCO EN LA VUCE</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pStyle w:val="Heading5"/>
        <w:numPr>
          <w:ilvl w:val="0"/>
          <w:numId w:val="45"/>
        </w:numPr>
        <w:tabs>
          <w:tab w:val="left" w:leader="none" w:pos="1701"/>
        </w:tabs>
        <w:ind w:left="0" w:firstLine="0"/>
        <w:rPr/>
      </w:pPr>
      <w:r w:rsidDel="00000000" w:rsidR="00000000" w:rsidRPr="00000000">
        <w:rPr>
          <w:rtl w:val="0"/>
        </w:rPr>
        <w:t xml:space="preserve"> </w:t>
      </w:r>
      <w:r w:rsidDel="00000000" w:rsidR="00000000" w:rsidRPr="00000000">
        <w:rPr>
          <w:b w:val="1"/>
          <w:bCs w:val="1"/>
          <w:rtl w:val="0"/>
        </w:rPr>
        <w:t xml:space="preserve">(IMPLEMENTACIÓN DEL TRÁMITE). </w:t>
      </w:r>
      <w:r w:rsidDel="00000000" w:rsidR="00000000" w:rsidRPr="00000000">
        <w:rPr>
          <w:rtl w:val="0"/>
        </w:rPr>
        <w:t xml:space="preserve">Las EPEs en coordinación con la AN implementarán el trámite APCO mediante Prueba piloto o Puesta en vigencia, con base al </w:t>
      </w:r>
      <w:del w:author="Valeria Tapia" w:id="1106" w:date="2026-09-26T19:57:00Z">
        <w:r w:rsidDel="00000000" w:rsidR="00000000" w:rsidRPr="00000000">
          <w:rPr>
            <w:rtl w:val="0"/>
          </w:rPr>
          <w:delText xml:space="preserve">Registro de Control Funcional VUCE (</w:delText>
        </w:r>
      </w:del>
      <w:r w:rsidDel="00000000" w:rsidR="00000000" w:rsidRPr="00000000">
        <w:rPr>
          <w:rtl w:val="0"/>
        </w:rPr>
        <w:t xml:space="preserve">R-426</w:t>
      </w:r>
      <w:del w:author="Valeria Tapia" w:id="1107" w:date="2026-09-26T19:57:00Z">
        <w:r w:rsidDel="00000000" w:rsidR="00000000" w:rsidRPr="00000000">
          <w:rPr>
            <w:rtl w:val="0"/>
          </w:rPr>
          <w:delText xml:space="preserve">)</w:delText>
        </w:r>
      </w:del>
      <w:ins w:author="Valeria Tapia" w:id="1107" w:date="2026-09-26T19:57:00Z">
        <w:r w:rsidDel="00000000" w:rsidR="00000000" w:rsidRPr="00000000">
          <w:rPr>
            <w:rtl w:val="0"/>
          </w:rPr>
          <w:t xml:space="preserve">,</w:t>
        </w:r>
      </w:ins>
      <w:r w:rsidDel="00000000" w:rsidR="00000000" w:rsidRPr="00000000">
        <w:rPr>
          <w:rtl w:val="0"/>
        </w:rPr>
        <w:t xml:space="preserve"> conforme establece el Anexo 7 del presente Reglamento.</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5"/>
        <w:numPr>
          <w:ilvl w:val="0"/>
          <w:numId w:val="45"/>
        </w:numPr>
        <w:tabs>
          <w:tab w:val="left" w:leader="none" w:pos="1701"/>
        </w:tabs>
        <w:ind w:left="0" w:firstLine="0"/>
        <w:rPr/>
      </w:pPr>
      <w:r w:rsidDel="00000000" w:rsidR="00000000" w:rsidRPr="00000000">
        <w:rPr>
          <w:b w:val="1"/>
          <w:bCs w:val="1"/>
          <w:rtl w:val="0"/>
        </w:rPr>
        <w:t xml:space="preserve">(PRUEBA PILOTO). </w:t>
      </w:r>
      <w:r w:rsidDel="00000000" w:rsidR="00000000" w:rsidRPr="00000000">
        <w:rPr>
          <w:rtl w:val="0"/>
        </w:rPr>
        <w:t xml:space="preserve">I.</w:t>
      </w:r>
      <w:r w:rsidDel="00000000" w:rsidR="00000000" w:rsidRPr="00000000">
        <w:rPr>
          <w:b w:val="1"/>
          <w:bCs w:val="1"/>
          <w:rtl w:val="0"/>
        </w:rPr>
        <w:t xml:space="preserve"> </w:t>
      </w:r>
      <w:r w:rsidDel="00000000" w:rsidR="00000000" w:rsidRPr="00000000">
        <w:rPr>
          <w:rtl w:val="0"/>
        </w:rPr>
        <w:t xml:space="preserve">Las EPEs y la AN podrán establecer la pertinencia de implementar el trámite APCO en la VUCE con prueba piloto, que permitirá evaluar el funcionamiento del sistema, para reducir el impacto ante situaciones imprevistas. En caso de no requerirse una Prueba Piloto, se aplicará lo establecido en el Artículo 4</w:t>
      </w:r>
      <w:ins w:author="Valeria Tapia" w:id="1108" w:date="2026-09-26T20:00:00Z">
        <w:r w:rsidDel="00000000" w:rsidR="00000000" w:rsidRPr="00000000">
          <w:rPr>
            <w:rtl w:val="0"/>
          </w:rPr>
          <w:t xml:space="preserve">6</w:t>
        </w:r>
      </w:ins>
      <w:del w:author="Valeria Tapia" w:id="1108" w:date="2026-09-26T20:00:00Z">
        <w:r w:rsidDel="00000000" w:rsidR="00000000" w:rsidRPr="00000000">
          <w:rPr>
            <w:rtl w:val="0"/>
          </w:rPr>
          <w:delText xml:space="preserve">3</w:delText>
        </w:r>
      </w:del>
      <w:r w:rsidDel="00000000" w:rsidR="00000000" w:rsidRPr="00000000">
        <w:rPr>
          <w:rtl w:val="0"/>
        </w:rPr>
        <w:t xml:space="preserve"> del presente Reglamento.</w:t>
      </w:r>
    </w:p>
    <w:p w:rsidR="00000000" w:rsidDel="00000000" w:rsidP="00000000" w:rsidRDefault="00000000" w:rsidRPr="00000000" w14:paraId="00000359">
      <w:pPr>
        <w:rPr>
          <w:b w:val="1"/>
          <w:bCs w:val="1"/>
        </w:rPr>
      </w:pP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ns w:author="Valeria Tapia" w:id="1113" w:date="2026-09-26T20:03:00Z"/>
          <w:rFonts w:ascii="Open Sans Light" w:cs="Open Sans Light" w:eastAsia="Open Sans Light" w:hAnsi="Open Sans Light"/>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w:id="1109" w:date="2026-10-05T11: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La prueba piloto tendrá una duración de máximo un (1) mes y de forma excepcional </w:t>
      </w:r>
      <w:ins w:author="Valeria Tapia" w:id="1110" w:date="2026-09-26T20:08: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w:id="1109" w:date="2026-10-05T11: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se ampliará por un periodo similar a solicitud de </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w:id="1109" w:date="2026-10-05T11: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las EPEs</w:t>
      </w:r>
      <w:del w:author="Valeria Tapia" w:id="1111" w:date="2026-09-26T20:09: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w:id="1109" w:date="2026-10-05T11: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 podrán solicitar</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w:id="1109" w:date="2026-10-05T11: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 mediante nota, </w:t>
      </w:r>
      <w:del w:author="Valeria Tapia" w:id="1112" w:date="2026-09-26T20:1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w:id="1109" w:date="2026-10-05T11: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delText xml:space="preserve">la ampliación por un periodo similar, </w:delText>
        </w:r>
      </w:del>
      <w:ins w:author="Valeria Tapia" w:id="1112" w:date="2026-09-26T20:10:00Z">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w:id="1109" w:date="2026-10-05T11: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con la debida justificación que imposibilita la entrada en vigencia del trámite, siempre y cuando dicha solicitud se realice </w:t>
        </w:r>
      </w:ins>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green"/>
          <w:u w:val="none"/>
          <w:vertAlign w:val="baseline"/>
          <w:rtl w:val="0"/>
          <w:rPrChange w:author="Valeria Tapia" w:id="1109" w:date="2026-10-05T11:59: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hasta cinco (5) días hábiles antes de su conclusión.</w:t>
      </w:r>
      <w:ins w:author="Valeria Tapia" w:id="1113" w:date="2026-09-26T20:03:00Z">
        <w:r w:rsidDel="00000000" w:rsidR="00000000" w:rsidRPr="00000000">
          <w:rPr>
            <w:rtl w:val="0"/>
          </w:rPr>
        </w:r>
      </w:ins>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ns w:author="Valeria Tapia" w:id="1113" w:date="2026-09-26T20:03:00Z"/>
          <w:rFonts w:ascii="Open Sans Light" w:cs="Open Sans Light" w:eastAsia="Open Sans Light" w:hAnsi="Open Sans Light"/>
          <w:b w:val="0"/>
          <w:bCs w:val="0"/>
          <w:i w:val="0"/>
          <w:iCs w:val="0"/>
          <w:smallCaps w:val="0"/>
          <w:strike w:val="0"/>
          <w:color w:val="000000"/>
          <w:sz w:val="24"/>
          <w:szCs w:val="24"/>
          <w:u w:val="none"/>
          <w:shd w:fill="auto" w:val="clear"/>
          <w:vertAlign w:val="baseline"/>
          <w:rPrChange w:author="Valeria Tapia" w:id="1114" w:date="2026-09-26T20:03:00Z">
            <w:rPr>
              <w:rFonts w:ascii="Open Sans Light" w:cs="Open Sans Light" w:eastAsia="Open Sans Light" w:hAnsi="Open Sans Light"/>
              <w:i w:val="0"/>
              <w:iCs w:val="0"/>
              <w:smallCaps w:val="0"/>
              <w:strike w:val="0"/>
              <w:color w:val="000000"/>
              <w:sz w:val="24"/>
              <w:szCs w:val="24"/>
              <w:u w:val="none"/>
              <w:shd w:fill="auto" w:val="clear"/>
              <w:vertAlign w:val="baseline"/>
            </w:rPr>
          </w:rPrChange>
        </w:rPr>
        <w:pPrChange w:author="Valeria Tapia" w:id="0" w:date="2026-09-26T20:03:00Z">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hanging="720"/>
            <w:jc w:val="both"/>
          </w:pPr>
        </w:pPrChange>
      </w:pPr>
      <w:ins w:author="Valeria Tapia" w:id="1113" w:date="2026-09-26T20:03:00Z">
        <w:r w:rsidDel="00000000" w:rsidR="00000000" w:rsidRPr="00000000">
          <w:rPr>
            <w:rtl w:val="0"/>
          </w:rPr>
        </w:r>
      </w:ins>
    </w:p>
    <w:p w:rsidR="00000000" w:rsidDel="00000000" w:rsidP="00000000" w:rsidRDefault="00000000" w:rsidRPr="00000000" w14:paraId="0000035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del w:author="Valeria Tapia" w:id="1113" w:date="2026-09-26T20:03:00Z"/>
          <w:rFonts w:ascii="Open Sans Light" w:cs="Open Sans Light" w:eastAsia="Open Sans Light" w:hAnsi="Open Sans Light"/>
          <w:i w:val="0"/>
          <w:iCs w:val="0"/>
          <w:smallCaps w:val="0"/>
          <w:strike w:val="0"/>
          <w:color w:val="000000"/>
          <w:sz w:val="24"/>
          <w:szCs w:val="24"/>
          <w:u w:val="none"/>
          <w:shd w:fill="auto" w:val="clear"/>
          <w:vertAlign w:val="baseline"/>
        </w:rPr>
      </w:pPr>
      <w:del w:author="Valeria Tapia" w:id="1113" w:date="2026-09-26T20:03: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  </w:delText>
        </w:r>
      </w:del>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del w:author="Valeria Tapia" w:id="1113" w:date="2026-09-26T20:03: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del w:author="Valeria Tapia" w:id="1113" w:date="2026-09-26T20:03:00Z">
        <w:r w:rsidDel="00000000" w:rsidR="00000000" w:rsidRPr="00000000">
          <w:rPr>
            <w:rtl w:val="0"/>
          </w:rPr>
        </w:r>
      </w:del>
    </w:p>
    <w:p w:rsidR="00000000" w:rsidDel="00000000" w:rsidP="00000000" w:rsidRDefault="00000000" w:rsidRPr="00000000" w14:paraId="0000035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Open Sans Light" w:cs="Open Sans Light" w:eastAsia="Open Sans Light" w:hAnsi="Open Sans Light"/>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Las EPEs y la AN deberán comunicar la fecha de la implementación del trámite APCO en la VUCE, a través de sus Portales Institucionales u otro medio de comunicación oficial, debiendo establecer que los trámites iniciados con anterioridad a la vigencia del trámite APCO implementado continuarán con su procesamiento hasta su conclusión, conforme a la normativa vigente al momento del inicio de la Prueba Piloto.</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Open Sans Light" w:cs="Open Sans Light" w:eastAsia="Open Sans Light" w:hAnsi="Open Sans Light"/>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La AN publicará en el Portal VUCE, la normativa que establece la implementación del trámite APCO emitida por las EPEs.</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Open Sans Light" w:cs="Open Sans Light" w:eastAsia="Open Sans Light" w:hAnsi="Open Sans Light"/>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De identificarse observaciones en el funcionamiento de los sistemas durante la prueba piloto, la AN y las EPEs realizarán las adecuaciones respectivas, para la puesta en vigencia del trámite. En caso de que las EPEs requieran adecuaciones en la VUCE deberán solicitarlas a través del R-427 (Registro de Solicitud de Funcionalidades y Adecuaciones – VUCE) Anexo 8.  </w:t>
      </w:r>
    </w:p>
    <w:p w:rsidR="00000000" w:rsidDel="00000000" w:rsidP="00000000" w:rsidRDefault="00000000" w:rsidRPr="00000000" w14:paraId="00000363">
      <w:pPr>
        <w:rPr>
          <w:b w:val="1"/>
          <w:bCs w:val="1"/>
        </w:rPr>
      </w:pPr>
      <w:r w:rsidDel="00000000" w:rsidR="00000000" w:rsidRPr="00000000">
        <w:rPr>
          <w:rtl w:val="0"/>
        </w:rPr>
        <w:tab/>
        <w:tab/>
        <w:tab/>
        <w:tab/>
        <w:tab/>
      </w:r>
      <w:r w:rsidDel="00000000" w:rsidR="00000000" w:rsidRPr="00000000">
        <w:rPr>
          <w:rtl w:val="0"/>
        </w:rPr>
      </w:r>
    </w:p>
    <w:p w:rsidR="00000000" w:rsidDel="00000000" w:rsidP="00000000" w:rsidRDefault="00000000" w:rsidRPr="00000000" w14:paraId="00000364">
      <w:pPr>
        <w:tabs>
          <w:tab w:val="left" w:leader="none" w:pos="2160"/>
        </w:tabs>
        <w:rPr>
          <w:sz w:val="8"/>
          <w:szCs w:val="8"/>
        </w:rPr>
      </w:pPr>
      <w:r w:rsidDel="00000000" w:rsidR="00000000" w:rsidRPr="00000000">
        <w:rPr>
          <w:rtl w:val="0"/>
        </w:rPr>
        <w:tab/>
      </w:r>
      <w:r w:rsidDel="00000000" w:rsidR="00000000" w:rsidRPr="00000000">
        <w:rPr>
          <w:rtl w:val="0"/>
        </w:rPr>
      </w:r>
    </w:p>
    <w:p w:rsidR="00000000" w:rsidDel="00000000" w:rsidP="00000000" w:rsidRDefault="00000000" w:rsidRPr="00000000" w14:paraId="00000365">
      <w:pPr>
        <w:tabs>
          <w:tab w:val="left" w:leader="none" w:pos="2403"/>
        </w:tabs>
        <w:rPr>
          <w:sz w:val="4"/>
          <w:szCs w:val="4"/>
        </w:rPr>
      </w:pPr>
      <w:r w:rsidDel="00000000" w:rsidR="00000000" w:rsidRPr="00000000">
        <w:rPr>
          <w:rtl w:val="0"/>
        </w:rPr>
        <w:tab/>
      </w:r>
      <w:r w:rsidDel="00000000" w:rsidR="00000000" w:rsidRPr="00000000">
        <w:rPr>
          <w:rtl w:val="0"/>
        </w:rPr>
      </w:r>
    </w:p>
    <w:p w:rsidR="00000000" w:rsidDel="00000000" w:rsidP="00000000" w:rsidRDefault="00000000" w:rsidRPr="00000000" w14:paraId="00000366">
      <w:pPr>
        <w:pStyle w:val="Heading5"/>
        <w:numPr>
          <w:ilvl w:val="0"/>
          <w:numId w:val="45"/>
        </w:numPr>
        <w:tabs>
          <w:tab w:val="left" w:leader="none" w:pos="1701"/>
        </w:tabs>
        <w:ind w:left="0" w:firstLine="0"/>
        <w:rPr/>
      </w:pPr>
      <w:r w:rsidDel="00000000" w:rsidR="00000000" w:rsidRPr="00000000">
        <w:rPr>
          <w:rtl w:val="0"/>
        </w:rPr>
        <w:t xml:space="preserve"> </w:t>
      </w:r>
      <w:r w:rsidDel="00000000" w:rsidR="00000000" w:rsidRPr="00000000">
        <w:rPr>
          <w:b w:val="1"/>
          <w:bCs w:val="1"/>
          <w:rtl w:val="0"/>
        </w:rPr>
        <w:t xml:space="preserve">(PUESTA EN VIGENCIA DEL TRÁMITE EN LA VUCE). </w:t>
      </w:r>
      <w:r w:rsidDel="00000000" w:rsidR="00000000" w:rsidRPr="00000000">
        <w:rPr>
          <w:rtl w:val="0"/>
        </w:rPr>
        <w:t xml:space="preserve">I. Las EPEs en coordinación con la AN, comunicarán la fecha de</w:t>
      </w:r>
      <w:ins w:author="Valeria Tapia" w:id="1115" w:date="2026-09-29T17:56:00Z">
        <w:r w:rsidDel="00000000" w:rsidR="00000000" w:rsidRPr="00000000">
          <w:rPr>
            <w:rtl w:val="0"/>
          </w:rPr>
          <w:t xml:space="preserve"> puesta en vigencia </w:t>
        </w:r>
      </w:ins>
      <w:del w:author="Valeria Tapia" w:id="1115" w:date="2026-09-29T17:56:00Z">
        <w:r w:rsidDel="00000000" w:rsidR="00000000" w:rsidRPr="00000000">
          <w:rPr>
            <w:rtl w:val="0"/>
          </w:rPr>
          <w:delText xml:space="preserve"> implementación </w:delText>
        </w:r>
      </w:del>
      <w:r w:rsidDel="00000000" w:rsidR="00000000" w:rsidRPr="00000000">
        <w:rPr>
          <w:rtl w:val="0"/>
        </w:rPr>
        <w:t xml:space="preserve">del trámite APCO en la VUCE</w:t>
      </w:r>
      <w:del w:author="Valeria Tapia" w:id="1116" w:date="2026-09-29T17:56:00Z">
        <w:r w:rsidDel="00000000" w:rsidR="00000000" w:rsidRPr="00000000">
          <w:rPr>
            <w:rtl w:val="0"/>
          </w:rPr>
          <w:delText xml:space="preserve"> (puesta en vigencia)</w:delText>
        </w:r>
      </w:del>
      <w:r w:rsidDel="00000000" w:rsidR="00000000" w:rsidRPr="00000000">
        <w:rPr>
          <w:rtl w:val="0"/>
        </w:rPr>
        <w:t xml:space="preserve">, a través de sus portales </w:t>
      </w:r>
      <w:r w:rsidDel="00000000" w:rsidR="00000000" w:rsidRPr="00000000">
        <w:rPr>
          <w:color w:val="0070c0"/>
          <w:rtl w:val="0"/>
        </w:rPr>
        <w:t xml:space="preserve">i</w:t>
      </w:r>
      <w:r w:rsidDel="00000000" w:rsidR="00000000" w:rsidRPr="00000000">
        <w:rPr>
          <w:rtl w:val="0"/>
        </w:rPr>
        <w:t xml:space="preserve">nstitucionales u otro medio de comunicación oficial, debiendo establecer que los trámites iniciados con anterioridad a la vigencia del trámite APCO</w:t>
      </w:r>
      <w:del w:author="Valeria Tapia" w:id="1117" w:date="2026-09-29T17:57:00Z">
        <w:r w:rsidDel="00000000" w:rsidR="00000000" w:rsidRPr="00000000">
          <w:rPr>
            <w:rtl w:val="0"/>
          </w:rPr>
          <w:delText xml:space="preserve"> implementado</w:delText>
        </w:r>
      </w:del>
      <w:r w:rsidDel="00000000" w:rsidR="00000000" w:rsidRPr="00000000">
        <w:rPr>
          <w:rtl w:val="0"/>
        </w:rPr>
        <w:t xml:space="preserve">, continuarán su procesamiento hasta su conclusión, conforme a la normativa vigente al momento de su inicio. </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Open Sans Light" w:cs="Open Sans Light" w:eastAsia="Open Sans Light" w:hAnsi="Open Sans Light"/>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La AN publicará en el Portal VUCE, la normativa que establece la </w:t>
      </w:r>
      <w:del w:author="Valeria Tapia" w:id="1118" w:date="2026-09-29T18:03: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implementación </w:delText>
        </w:r>
      </w:del>
      <w:ins w:author="Valeria Tapia" w:id="1118" w:date="2026-09-29T18:03: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puesta en vigencia </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del trámite APCO emitida por las EPEs.</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Open Sans Light" w:cs="Open Sans Light" w:eastAsia="Open Sans Light" w:hAnsi="Open Sans Light"/>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A partir de la puesta en vigencia, el trámite APCO implementado, será solicitado y obtenido únicamente a través de la VUCE.</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ns w:author="Valeria Tapia" w:id="1121" w:date="2026-09-28T12:48:00Z"/>
          <w:rFonts w:ascii="Open Sans Light" w:cs="Open Sans Light" w:eastAsia="Open Sans Light" w:hAnsi="Open Sans Light"/>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Cuando </w:t>
      </w:r>
      <w:ins w:author="Valeria Tapia" w:id="1119" w:date="2026-09-29T17:48: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la APCO </w:t>
        </w:r>
      </w:ins>
      <w:del w:author="Valeria Tapia" w:id="1119" w:date="2026-09-29T17:48: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un documento </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deje de ser requerid</w:t>
      </w:r>
      <w:ins w:author="Valeria Tapia" w:id="1120" w:date="2026-09-29T17:48: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w:t>
        </w:r>
      </w:ins>
      <w:del w:author="Valeria Tapia" w:id="1120" w:date="2026-09-29T17:48: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o</w:delText>
        </w:r>
      </w:del>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para operaciones de comercio exterior como resultado de cambios normativos, las EPEs deberán comunicar a la AN la fecha en la cual dejará de estar vigente, con un plazo de al menos diez (10) días hábiles de anticipación, salvo otro plazo establecido en normativa específica, a objeto de actualizar los cambios en el Portal y el Sistema VUCE</w:t>
      </w:r>
      <w:r w:rsidDel="00000000" w:rsidR="00000000" w:rsidRPr="00000000">
        <w:rPr>
          <w:rFonts w:ascii="Open Sans Light" w:cs="Open Sans Light" w:eastAsia="Open Sans Light" w:hAnsi="Open Sans Light"/>
          <w:b w:val="0"/>
          <w:bCs w:val="0"/>
          <w:i w:val="0"/>
          <w:iCs w:val="0"/>
          <w:smallCaps w:val="0"/>
          <w:strike w:val="0"/>
          <w:color w:val="0070c0"/>
          <w:sz w:val="24"/>
          <w:szCs w:val="24"/>
          <w:u w:val="none"/>
          <w:shd w:fill="auto" w:val="clear"/>
          <w:vertAlign w:val="baseline"/>
          <w:rtl w:val="0"/>
        </w:rPr>
        <w:t xml:space="preserve">,</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y remitir el R-427 (Registro de Solicitud de Funcionalidades y Adecuaciones – VUCE) conforme establece el Artículo 44 del presente Reglamento.  </w:t>
      </w:r>
      <w:ins w:author="Valeria Tapia" w:id="1121" w:date="2026-09-28T12:48:00Z">
        <w:r w:rsidDel="00000000" w:rsidR="00000000" w:rsidRPr="00000000">
          <w:rPr>
            <w:rtl w:val="0"/>
          </w:rPr>
        </w:r>
      </w:ins>
    </w:p>
    <w:p w:rsidR="00000000" w:rsidDel="00000000" w:rsidP="00000000" w:rsidRDefault="00000000" w:rsidRPr="00000000" w14:paraId="0000036D">
      <w:pPr>
        <w:tabs>
          <w:tab w:val="left" w:leader="none" w:pos="284"/>
        </w:tabs>
        <w:rPr>
          <w:ins w:author="Valeria Tapia" w:id="1121" w:date="2026-09-28T12:48:00Z"/>
          <w:rPrChange w:author="Valeria Tapia" w:id="1122" w:date="2026-09-28T12:48:00Z">
            <w:rPr>
              <w:rFonts w:ascii="Open Sans Light" w:cs="Open Sans Light" w:eastAsia="Open Sans Light" w:hAnsi="Open Sans Light"/>
              <w:i w:val="0"/>
              <w:iCs w:val="0"/>
              <w:smallCaps w:val="0"/>
              <w:strike w:val="0"/>
              <w:color w:val="000000"/>
              <w:sz w:val="24"/>
              <w:szCs w:val="24"/>
              <w:u w:val="none"/>
              <w:shd w:fill="auto" w:val="clear"/>
              <w:vertAlign w:val="baseline"/>
            </w:rPr>
          </w:rPrChange>
        </w:rPr>
        <w:pPrChange w:author="Valeria Tapia" w:id="0" w:date="2026-09-28T12:48:00Z">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hanging="720"/>
            <w:jc w:val="both"/>
          </w:pPr>
        </w:pPrChange>
      </w:pPr>
      <w:ins w:author="Valeria Tapia" w:id="1121" w:date="2026-09-28T12:48:00Z">
        <w:r w:rsidDel="00000000" w:rsidR="00000000" w:rsidRPr="00000000">
          <w:rPr>
            <w:rtl w:val="0"/>
          </w:rPr>
        </w:r>
      </w:ins>
    </w:p>
    <w:p w:rsidR="00000000" w:rsidDel="00000000" w:rsidP="00000000" w:rsidRDefault="00000000" w:rsidRPr="00000000" w14:paraId="0000036E">
      <w:pPr>
        <w:pStyle w:val="Heading5"/>
        <w:numPr>
          <w:ilvl w:val="0"/>
          <w:numId w:val="45"/>
        </w:numPr>
        <w:tabs>
          <w:tab w:val="left" w:leader="none" w:pos="1701"/>
        </w:tabs>
        <w:ind w:left="0" w:firstLine="0"/>
        <w:rPr>
          <w:ins w:author="Valeria Tapia" w:id="1121" w:date="2026-09-28T12:48:00Z"/>
        </w:rPr>
      </w:pPr>
      <w:ins w:author="Valeria Tapia" w:id="1121" w:date="2026-09-28T12:48:00Z">
        <w:r w:rsidDel="00000000" w:rsidR="00000000" w:rsidRPr="00000000">
          <w:rPr>
            <w:b w:val="1"/>
            <w:bCs w:val="1"/>
            <w:highlight w:val="cyan"/>
            <w:rtl w:val="0"/>
            <w:rPrChange w:author="Valeria Tapia" w:id="1123" w:date="2026-10-05T11:57:00Z">
              <w:rPr>
                <w:b w:val="1"/>
                <w:bCs w:val="1"/>
              </w:rPr>
            </w:rPrChange>
          </w:rPr>
          <w:t xml:space="preserve">(FACILIDADES DEL OEA). </w:t>
        </w:r>
        <w:r w:rsidDel="00000000" w:rsidR="00000000" w:rsidRPr="00000000">
          <w:rPr>
            <w:highlight w:val="cyan"/>
            <w:rtl w:val="0"/>
            <w:rPrChange w:author="Valeria Tapia" w:id="1123" w:date="2026-10-05T11:57:00Z">
              <w:rPr/>
            </w:rPrChange>
          </w:rPr>
          <w:t xml:space="preserve">Cuando las EPEs determinen otorgar un tratamiento especial al Operador de Comercio Exterior que haya sido certificado como Operador Económico Autorizado para la emisión de la APCO, la AN a efectos de facilitar su identificación, gestionará mecanismos de interoperabilidad entre el Sistema de la VUCE, el Sistema de la EPE o el Módulo Estándar, según corresponda</w:t>
        </w:r>
        <w:r w:rsidDel="00000000" w:rsidR="00000000" w:rsidRPr="00000000">
          <w:rPr>
            <w:rtl w:val="0"/>
          </w:rPr>
          <w:t xml:space="preserve">. </w:t>
        </w:r>
        <w:r w:rsidDel="00000000" w:rsidR="00000000" w:rsidRPr="00000000">
          <w:rPr>
            <w:b w:val="1"/>
            <w:bCs w:val="1"/>
            <w:rtl w:val="0"/>
          </w:rPr>
          <w:t xml:space="preserve"> </w:t>
        </w:r>
      </w:ins>
    </w:p>
    <w:p w:rsidR="00000000" w:rsidDel="00000000" w:rsidP="00000000" w:rsidRDefault="00000000" w:rsidRPr="00000000" w14:paraId="0000036F">
      <w:pPr>
        <w:tabs>
          <w:tab w:val="left" w:leader="none" w:pos="1701"/>
        </w:tabs>
        <w:rPr>
          <w:ins w:author="Valeria Tapia" w:id="1121" w:date="2026-09-28T12:48:00Z"/>
          <w:rPrChange w:author="Valeria Tapia" w:id="1125" w:date="2026-09-28T15:00:00Z">
            <w:rPr/>
          </w:rPrChange>
        </w:rPr>
        <w:pPrChange w:author="Valeria Tapia" w:id="0" w:date="2026-09-28T15:00:00Z">
          <w:pPr>
            <w:pStyle w:val="Heading5"/>
            <w:numPr>
              <w:ilvl w:val="0"/>
              <w:numId w:val="45"/>
            </w:numPr>
            <w:tabs>
              <w:tab w:val="left" w:leader="none" w:pos="1701"/>
            </w:tabs>
            <w:ind w:left="6067" w:hanging="1813.9999999999998"/>
          </w:pPr>
        </w:pPrChange>
      </w:pPr>
      <w:ins w:author="Valeria Tapia" w:id="1121" w:date="2026-09-28T12:48:00Z">
        <w:r w:rsidDel="00000000" w:rsidR="00000000" w:rsidRPr="00000000">
          <w:rPr>
            <w:rtl w:val="0"/>
          </w:rPr>
        </w:r>
      </w:ins>
    </w:p>
    <w:p w:rsidR="00000000" w:rsidDel="00000000" w:rsidP="00000000" w:rsidRDefault="00000000" w:rsidRPr="00000000" w14:paraId="00000370">
      <w:pPr>
        <w:pStyle w:val="Heading5"/>
        <w:numPr>
          <w:ilvl w:val="0"/>
          <w:numId w:val="45"/>
        </w:numPr>
        <w:tabs>
          <w:tab w:val="left" w:leader="none" w:pos="284"/>
        </w:tabs>
        <w:ind w:left="0" w:firstLine="0"/>
        <w:rPr>
          <w:highlight w:val="cyan"/>
          <w:rPrChange w:author="Valeria Tapia" w:id="1127" w:date="2026-09-28T12:48:00Z">
            <w:rPr>
              <w:rFonts w:ascii="Open Sans Light" w:cs="Open Sans Light" w:eastAsia="Open Sans Light" w:hAnsi="Open Sans Light"/>
              <w:i w:val="0"/>
              <w:iCs w:val="0"/>
              <w:smallCaps w:val="0"/>
              <w:strike w:val="0"/>
              <w:color w:val="000000"/>
              <w:sz w:val="24"/>
              <w:szCs w:val="24"/>
              <w:u w:val="none"/>
              <w:shd w:fill="auto" w:val="clear"/>
              <w:vertAlign w:val="baseline"/>
            </w:rPr>
          </w:rPrChange>
        </w:rPr>
        <w:pPrChange w:author="Valeria Tapia" w:id="0" w:date="2026-09-28T12:48:00Z">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hanging="720"/>
            <w:jc w:val="both"/>
          </w:pPr>
        </w:pPrChange>
      </w:pPr>
      <w:ins w:author="Valeria Tapia" w:id="1121" w:date="2026-09-28T12:48:00Z">
        <w:r w:rsidDel="00000000" w:rsidR="00000000" w:rsidRPr="00000000">
          <w:rPr>
            <w:rFonts w:ascii="Open Sans Light" w:cs="Open Sans Light" w:eastAsia="Open Sans Light" w:hAnsi="Open Sans Light"/>
            <w:b w:val="1"/>
            <w:bCs w:val="1"/>
            <w:i w:val="0"/>
            <w:iCs w:val="0"/>
            <w:smallCaps w:val="0"/>
            <w:strike w:val="0"/>
            <w:color w:val="000000"/>
            <w:sz w:val="24"/>
            <w:szCs w:val="24"/>
            <w:highlight w:val="cyan"/>
            <w:u w:val="none"/>
            <w:vertAlign w:val="baseline"/>
            <w:rtl w:val="0"/>
            <w:rPrChange w:author="Valeria Tapia" w:id="1126" w:date="2026-10-05T11:58: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(SEGUIMIENTO AL TRÁMITE APCO). </w:t>
        </w:r>
        <w:r w:rsidDel="00000000" w:rsidR="00000000" w:rsidRPr="00000000">
          <w:rPr>
            <w:rFonts w:ascii="Open Sans Light" w:cs="Open Sans Light" w:eastAsia="Open Sans Light" w:hAnsi="Open Sans Light"/>
            <w:b w:val="0"/>
            <w:bCs w:val="0"/>
            <w:i w:val="0"/>
            <w:iCs w:val="0"/>
            <w:smallCaps w:val="0"/>
            <w:strike w:val="0"/>
            <w:color w:val="000000"/>
            <w:sz w:val="24"/>
            <w:szCs w:val="24"/>
            <w:highlight w:val="cyan"/>
            <w:u w:val="none"/>
            <w:vertAlign w:val="baseline"/>
            <w:rtl w:val="0"/>
            <w:rPrChange w:author="Valeria Tapia" w:id="1126" w:date="2026-10-05T11:58: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I. La AN y las EPEs deberán realizar el seguimiento al trámite APCO implementado en la VUCE, de identificar oportunidades de mejora efectuarán las coordinaciones y evaluación correspondiente para ajustar el sistema y/o la normativa, considerando, la elaboración del R-427 y los pasos a seguir hasta su adecuación. </w:t>
        </w:r>
      </w:ins>
      <w:r w:rsidDel="00000000" w:rsidR="00000000" w:rsidRPr="00000000">
        <w:rPr>
          <w:rtl w:val="0"/>
        </w:rPr>
      </w:r>
    </w:p>
    <w:p w:rsidR="00000000" w:rsidDel="00000000" w:rsidP="00000000" w:rsidRDefault="00000000" w:rsidRPr="00000000" w14:paraId="00000371">
      <w:pPr>
        <w:pStyle w:val="Heading5"/>
        <w:tabs>
          <w:tab w:val="left" w:leader="none" w:pos="1701"/>
        </w:tabs>
        <w:rPr/>
      </w:pPr>
      <w:r w:rsidDel="00000000" w:rsidR="00000000" w:rsidRPr="00000000">
        <w:rPr>
          <w:rtl w:val="0"/>
        </w:rPr>
      </w:r>
    </w:p>
    <w:p w:rsidR="00000000" w:rsidDel="00000000" w:rsidP="00000000" w:rsidRDefault="00000000" w:rsidRPr="00000000" w14:paraId="0000037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bookmarkStart w:colFirst="0" w:colLast="0" w:name="_fcjsp2fhoyzr" w:id="30"/>
      <w:bookmarkEnd w:id="30"/>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TÍTULO IV</w:t>
      </w:r>
    </w:p>
    <w:p w:rsidR="00000000" w:rsidDel="00000000" w:rsidP="00000000" w:rsidRDefault="00000000" w:rsidRPr="00000000" w14:paraId="0000037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bookmarkStart w:colFirst="0" w:colLast="0" w:name="_1aaxbyih9tbm" w:id="31"/>
      <w:bookmarkEnd w:id="31"/>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OPERACIÓN DE LA VUCE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bookmarkStart w:colFirst="0" w:colLast="0" w:name="_v9durnj7adze" w:id="32"/>
      <w:bookmarkEnd w:id="32"/>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CAPÍTULO I </w:t>
      </w:r>
    </w:p>
    <w:p w:rsidR="00000000" w:rsidDel="00000000" w:rsidP="00000000" w:rsidRDefault="00000000" w:rsidRPr="00000000" w14:paraId="0000037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bookmarkStart w:colFirst="0" w:colLast="0" w:name="_xfg3e8o54xet" w:id="33"/>
      <w:bookmarkEnd w:id="33"/>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MODIFICACIÓN DE NORMATIVA RELACIONADA A LOS TRÁMITES APCO</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Style w:val="Heading5"/>
        <w:numPr>
          <w:ilvl w:val="0"/>
          <w:numId w:val="45"/>
        </w:numPr>
        <w:tabs>
          <w:tab w:val="left" w:leader="none" w:pos="1701"/>
        </w:tabs>
        <w:ind w:left="0" w:firstLine="0"/>
        <w:rPr>
          <w:ins w:author="Valeria Tapia" w:id="1128" w:date="2026-09-28T11:27:00Z"/>
        </w:rPr>
      </w:pPr>
      <w:r w:rsidDel="00000000" w:rsidR="00000000" w:rsidRPr="00000000">
        <w:rPr>
          <w:b w:val="1"/>
          <w:bCs w:val="1"/>
          <w:rtl w:val="0"/>
        </w:rPr>
        <w:t xml:space="preserve">(COMUNICACIÓN A LA AN) </w:t>
      </w:r>
      <w:r w:rsidDel="00000000" w:rsidR="00000000" w:rsidRPr="00000000">
        <w:rPr>
          <w:rtl w:val="0"/>
        </w:rPr>
        <w:t xml:space="preserve">I</w:t>
      </w:r>
      <w:r w:rsidDel="00000000" w:rsidR="00000000" w:rsidRPr="00000000">
        <w:rPr>
          <w:b w:val="1"/>
          <w:bCs w:val="1"/>
          <w:rtl w:val="0"/>
        </w:rPr>
        <w:t xml:space="preserve">. </w:t>
      </w:r>
      <w:r w:rsidDel="00000000" w:rsidR="00000000" w:rsidRPr="00000000">
        <w:rPr>
          <w:rtl w:val="0"/>
        </w:rPr>
        <w:t xml:space="preserve">Una vez implementado el trámite APCO en la VUCE, las EPEs deberán comunicar y remitir a la AN cualquier modificación </w:t>
      </w:r>
      <w:r w:rsidDel="00000000" w:rsidR="00000000" w:rsidRPr="00000000">
        <w:rPr>
          <w:color w:val="0070c0"/>
          <w:rtl w:val="0"/>
        </w:rPr>
        <w:t xml:space="preserve">y </w:t>
      </w:r>
      <w:r w:rsidDel="00000000" w:rsidR="00000000" w:rsidRPr="00000000">
        <w:rPr>
          <w:rtl w:val="0"/>
        </w:rPr>
        <w:t xml:space="preserve">supresión de normativa (normativa específica) que afecten o estén relacionados con dicho trámite, en el plazo de hasta tres (3) días hábiles antes de la puesta en vigencia para su publicación en el Portal de la VUCE, siempre y cuando no impliquen adecuaciones informáticas en la VUCE.</w:t>
      </w:r>
      <w:ins w:author="Valeria Tapia" w:id="1128" w:date="2026-09-28T11:27:00Z">
        <w:r w:rsidDel="00000000" w:rsidR="00000000" w:rsidRPr="00000000">
          <w:rPr>
            <w:rtl w:val="0"/>
          </w:rPr>
        </w:r>
      </w:ins>
    </w:p>
    <w:p w:rsidR="00000000" w:rsidDel="00000000" w:rsidP="00000000" w:rsidRDefault="00000000" w:rsidRPr="00000000" w14:paraId="00000379">
      <w:pPr>
        <w:tabs>
          <w:tab w:val="left" w:leader="none" w:pos="1701"/>
        </w:tabs>
        <w:rPr>
          <w:ins w:author="Valeria Tapia" w:id="1128" w:date="2026-09-28T11:27:00Z"/>
          <w:rPrChange w:author="Valeria Tapia" w:id="1129" w:date="2026-09-28T11:27:00Z">
            <w:rPr/>
          </w:rPrChange>
        </w:rPr>
        <w:pPrChange w:author="Valeria Tapia" w:id="0" w:date="2026-09-28T11:27:00Z">
          <w:pPr>
            <w:pStyle w:val="Heading5"/>
            <w:numPr>
              <w:ilvl w:val="0"/>
              <w:numId w:val="45"/>
            </w:numPr>
            <w:tabs>
              <w:tab w:val="left" w:leader="none" w:pos="1701"/>
            </w:tabs>
            <w:ind w:left="6067" w:hanging="1813.9999999999998"/>
          </w:pPr>
        </w:pPrChange>
      </w:pPr>
      <w:ins w:author="Valeria Tapia" w:id="1128" w:date="2026-09-28T11:27:00Z">
        <w:r w:rsidDel="00000000" w:rsidR="00000000" w:rsidRPr="00000000">
          <w:rPr>
            <w:rtl w:val="0"/>
          </w:rPr>
        </w:r>
      </w:ins>
    </w:p>
    <w:p w:rsidR="00000000" w:rsidDel="00000000" w:rsidP="00000000" w:rsidRDefault="00000000" w:rsidRPr="00000000" w14:paraId="0000037A">
      <w:pPr>
        <w:tabs>
          <w:tab w:val="left" w:leader="none" w:pos="1701"/>
        </w:tabs>
        <w:rPr>
          <w:del w:author="Valeria Tapia" w:id="1128" w:date="2026-09-28T11:27:00Z"/>
          <w:rPrChange w:author="Valeria Tapia" w:id="1130" w:date="2026-09-28T11:27:00Z">
            <w:rPr/>
          </w:rPrChange>
        </w:rPr>
        <w:pPrChange w:author="Valeria Tapia" w:id="0" w:date="2026-09-28T11:27:00Z">
          <w:pPr>
            <w:pStyle w:val="Heading5"/>
            <w:numPr>
              <w:ilvl w:val="0"/>
              <w:numId w:val="45"/>
            </w:numPr>
            <w:tabs>
              <w:tab w:val="left" w:leader="none" w:pos="1701"/>
            </w:tabs>
            <w:ind w:left="6067" w:hanging="1813.9999999999998"/>
          </w:pPr>
        </w:pPrChange>
      </w:pPr>
      <w:del w:author="Valeria Tapia" w:id="1128" w:date="2026-09-28T11:27:00Z">
        <w:r w:rsidDel="00000000" w:rsidR="00000000" w:rsidRPr="00000000">
          <w:rPr>
            <w:rtl w:val="0"/>
          </w:rPr>
        </w:r>
      </w:del>
    </w:p>
    <w:p w:rsidR="00000000" w:rsidDel="00000000" w:rsidP="00000000" w:rsidRDefault="00000000" w:rsidRPr="00000000" w14:paraId="0000037B">
      <w:pPr>
        <w:rPr>
          <w:del w:author="Valeria Tapia" w:id="1128" w:date="2026-09-28T11:27:00Z"/>
        </w:rPr>
      </w:pPr>
      <w:del w:author="Valeria Tapia" w:id="1128" w:date="2026-09-28T11:27:00Z">
        <w:r w:rsidDel="00000000" w:rsidR="00000000" w:rsidRPr="00000000">
          <w:rPr>
            <w:rtl w:val="0"/>
          </w:rPr>
        </w:r>
      </w:del>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t xml:space="preserve">jklhjkl</w:t>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III. La AN y las EPEs deberán coordinar la publicación de las actualizaciones, incorporaciones y/o supresión de normativa relacionada al procesamiento de trámites en la VUCE.</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0">
      <w:pPr>
        <w:pStyle w:val="Heading5"/>
        <w:numPr>
          <w:ilvl w:val="0"/>
          <w:numId w:val="45"/>
        </w:numPr>
        <w:tabs>
          <w:tab w:val="left" w:leader="none" w:pos="1701"/>
        </w:tabs>
        <w:ind w:left="0" w:firstLine="0"/>
        <w:rPr>
          <w:ins w:author="Valeria Tapia" w:id="1135" w:date="2026-10-02T15:04:00Z"/>
          <w:highlight w:val="green"/>
          <w:rPrChange w:author="Valeria Tapia" w:id="1136" w:date="2026-09-29T18:10:00Z">
            <w:rPr/>
          </w:rPrChange>
        </w:rPr>
        <w:pPrChange w:author="Valeria Tapia" w:id="0" w:date="2026-09-29T18:10:00Z">
          <w:pPr>
            <w:pStyle w:val="Heading5"/>
            <w:numPr>
              <w:ilvl w:val="0"/>
              <w:numId w:val="45"/>
            </w:numPr>
            <w:tabs>
              <w:tab w:val="left" w:leader="none" w:pos="1701"/>
            </w:tabs>
            <w:ind w:left="6067" w:hanging="1813.9999999999998"/>
          </w:pPr>
        </w:pPrChange>
      </w:pPr>
      <w:r w:rsidDel="00000000" w:rsidR="00000000" w:rsidRPr="00000000">
        <w:rPr>
          <w:rtl w:val="0"/>
        </w:rPr>
        <w:t xml:space="preserve"> </w:t>
      </w:r>
      <w:r w:rsidDel="00000000" w:rsidR="00000000" w:rsidRPr="00000000">
        <w:rPr>
          <w:b w:val="1"/>
          <w:bCs w:val="1"/>
          <w:highlight w:val="green"/>
          <w:rtl w:val="0"/>
          <w:rPrChange w:author="Valeria Tapia" w:id="1131" w:date="2026-10-05T11:58:00Z">
            <w:rPr>
              <w:b w:val="1"/>
              <w:bCs w:val="1"/>
            </w:rPr>
          </w:rPrChange>
        </w:rPr>
        <w:t xml:space="preserve">(</w:t>
      </w:r>
      <w:del w:author="Valeria Tapia" w:id="1132" w:date="2026-09-29T18:12:00Z">
        <w:r w:rsidDel="00000000" w:rsidR="00000000" w:rsidRPr="00000000">
          <w:rPr>
            <w:b w:val="1"/>
            <w:bCs w:val="1"/>
            <w:highlight w:val="green"/>
            <w:rtl w:val="0"/>
            <w:rPrChange w:author="Valeria Tapia" w:id="1131" w:date="2026-10-05T11:58:00Z">
              <w:rPr>
                <w:b w:val="1"/>
                <w:bCs w:val="1"/>
              </w:rPr>
            </w:rPrChange>
          </w:rPr>
          <w:delText xml:space="preserve">ADECUACIONES </w:delText>
        </w:r>
      </w:del>
      <w:ins w:author="Valeria Tapia" w:id="1132" w:date="2026-09-29T18:12:00Z">
        <w:r w:rsidDel="00000000" w:rsidR="00000000" w:rsidRPr="00000000">
          <w:rPr>
            <w:b w:val="1"/>
            <w:bCs w:val="1"/>
            <w:highlight w:val="green"/>
            <w:rtl w:val="0"/>
            <w:rPrChange w:author="Valeria Tapia" w:id="1131" w:date="2026-10-05T11:58:00Z">
              <w:rPr>
                <w:b w:val="1"/>
                <w:bCs w:val="1"/>
              </w:rPr>
            </w:rPrChange>
          </w:rPr>
          <w:t xml:space="preserve">MEJORAS O ADECUACIONES AL TRÁMITE APCO </w:t>
        </w:r>
      </w:ins>
      <w:r w:rsidDel="00000000" w:rsidR="00000000" w:rsidRPr="00000000">
        <w:rPr>
          <w:b w:val="1"/>
          <w:bCs w:val="1"/>
          <w:highlight w:val="green"/>
          <w:rtl w:val="0"/>
          <w:rPrChange w:author="Valeria Tapia" w:id="1131" w:date="2026-10-05T11:58:00Z">
            <w:rPr>
              <w:b w:val="1"/>
              <w:bCs w:val="1"/>
            </w:rPr>
          </w:rPrChange>
        </w:rPr>
        <w:t xml:space="preserve">EN EL SISTEMA DE LA VUCE). </w:t>
      </w:r>
      <w:r w:rsidDel="00000000" w:rsidR="00000000" w:rsidRPr="00000000">
        <w:rPr>
          <w:highlight w:val="green"/>
          <w:rtl w:val="0"/>
          <w:rPrChange w:author="Valeria Tapia" w:id="1131" w:date="2026-10-05T11:58:00Z">
            <w:rPr/>
          </w:rPrChange>
        </w:rPr>
        <w:t xml:space="preserve">I.</w:t>
      </w:r>
      <w:r w:rsidDel="00000000" w:rsidR="00000000" w:rsidRPr="00000000">
        <w:rPr>
          <w:b w:val="1"/>
          <w:bCs w:val="1"/>
          <w:highlight w:val="green"/>
          <w:rtl w:val="0"/>
          <w:rPrChange w:author="Valeria Tapia" w:id="1131" w:date="2026-10-05T11:58:00Z">
            <w:rPr>
              <w:b w:val="1"/>
              <w:bCs w:val="1"/>
            </w:rPr>
          </w:rPrChange>
        </w:rPr>
        <w:t xml:space="preserve"> </w:t>
      </w:r>
      <w:r w:rsidDel="00000000" w:rsidR="00000000" w:rsidRPr="00000000">
        <w:rPr>
          <w:highlight w:val="green"/>
          <w:rtl w:val="0"/>
          <w:rPrChange w:author="Valeria Tapia" w:id="1131" w:date="2026-10-05T11:58:00Z">
            <w:rPr/>
          </w:rPrChange>
        </w:rPr>
        <w:t xml:space="preserve">Las EPEs que requieran realizar </w:t>
      </w:r>
      <w:del w:author="Valeria Tapia" w:id="1133" w:date="2026-09-29T18:11:00Z">
        <w:r w:rsidDel="00000000" w:rsidR="00000000" w:rsidRPr="00000000">
          <w:rPr>
            <w:highlight w:val="green"/>
            <w:rtl w:val="0"/>
            <w:rPrChange w:author="Valeria Tapia" w:id="1131" w:date="2026-10-05T11:58:00Z">
              <w:rPr/>
            </w:rPrChange>
          </w:rPr>
          <w:delText xml:space="preserve">adecuaciones</w:delText>
        </w:r>
      </w:del>
      <w:ins w:author="Valeria Tapia" w:id="1133" w:date="2026-09-29T18:11:00Z">
        <w:r w:rsidDel="00000000" w:rsidR="00000000" w:rsidRPr="00000000">
          <w:rPr>
            <w:highlight w:val="green"/>
            <w:rtl w:val="0"/>
            <w:rPrChange w:author="Valeria Tapia" w:id="1131" w:date="2026-10-05T11:58:00Z">
              <w:rPr/>
            </w:rPrChange>
          </w:rPr>
          <w:t xml:space="preserve">mejoras</w:t>
        </w:r>
      </w:ins>
      <w:r w:rsidDel="00000000" w:rsidR="00000000" w:rsidRPr="00000000">
        <w:rPr>
          <w:highlight w:val="green"/>
          <w:rtl w:val="0"/>
          <w:rPrChange w:author="Valeria Tapia" w:id="1131" w:date="2026-10-05T11:58:00Z">
            <w:rPr/>
          </w:rPrChange>
        </w:rPr>
        <w:t xml:space="preserve"> </w:t>
      </w:r>
      <w:ins w:author="Valeria Tapia" w:id="1134" w:date="2026-09-28T11:55:00Z">
        <w:r w:rsidDel="00000000" w:rsidR="00000000" w:rsidRPr="00000000">
          <w:rPr>
            <w:highlight w:val="green"/>
            <w:rtl w:val="0"/>
            <w:rPrChange w:author="Valeria Tapia" w:id="1131" w:date="2026-10-05T11:58:00Z">
              <w:rPr/>
            </w:rPrChange>
          </w:rPr>
          <w:t xml:space="preserve">informáticas </w:t>
        </w:r>
      </w:ins>
      <w:r w:rsidDel="00000000" w:rsidR="00000000" w:rsidRPr="00000000">
        <w:rPr>
          <w:highlight w:val="green"/>
          <w:rtl w:val="0"/>
          <w:rPrChange w:author="Valeria Tapia" w:id="1131" w:date="2026-10-05T11:58:00Z">
            <w:rPr/>
          </w:rPrChange>
        </w:rPr>
        <w:t xml:space="preserve">para los trámites implementados en la VUCE, deberán</w:t>
      </w:r>
      <w:ins w:author="Valeria Tapia" w:id="1135" w:date="2026-10-02T15:04:00Z">
        <w:r w:rsidDel="00000000" w:rsidR="00000000" w:rsidRPr="00000000">
          <w:rPr>
            <w:highlight w:val="green"/>
            <w:rtl w:val="0"/>
            <w:rPrChange w:author="Valeria Tapia" w:id="1131" w:date="2026-10-05T11:58:00Z">
              <w:rPr/>
            </w:rPrChange>
          </w:rPr>
          <w:t xml:space="preserve">:</w:t>
        </w:r>
      </w:ins>
    </w:p>
    <w:p w:rsidR="00000000" w:rsidDel="00000000" w:rsidP="00000000" w:rsidRDefault="00000000" w:rsidRPr="00000000" w14:paraId="00000381">
      <w:pPr>
        <w:pStyle w:val="Heading5"/>
        <w:tabs>
          <w:tab w:val="left" w:leader="none" w:pos="1701"/>
        </w:tabs>
        <w:rPr>
          <w:ins w:author="Valeria Tapia" w:id="1135" w:date="2026-10-02T15:04:00Z"/>
          <w:highlight w:val="green"/>
          <w:rPrChange w:author="Valeria Tapia" w:id="1137" w:date="2026-10-02T15:04:00Z">
            <w:rPr/>
          </w:rPrChange>
        </w:rPr>
        <w:pPrChange w:author="Valeria Tapia" w:id="0" w:date="2026-10-02T15:04:00Z">
          <w:pPr>
            <w:pStyle w:val="Heading5"/>
            <w:numPr>
              <w:ilvl w:val="0"/>
              <w:numId w:val="45"/>
            </w:numPr>
            <w:tabs>
              <w:tab w:val="left" w:leader="none" w:pos="1701"/>
            </w:tabs>
            <w:ind w:left="6067" w:hanging="1813.9999999999998"/>
          </w:pPr>
        </w:pPrChange>
      </w:pPr>
      <w:ins w:author="Valeria Tapia" w:id="1135" w:date="2026-10-02T15:04:00Z">
        <w:r w:rsidDel="00000000" w:rsidR="00000000" w:rsidRPr="00000000">
          <w:rPr>
            <w:rtl w:val="0"/>
          </w:rPr>
        </w:r>
      </w:ins>
    </w:p>
    <w:p w:rsidR="00000000" w:rsidDel="00000000" w:rsidP="00000000" w:rsidRDefault="00000000" w:rsidRPr="00000000" w14:paraId="00000382">
      <w:pPr>
        <w:pStyle w:val="Heading5"/>
        <w:numPr>
          <w:ilvl w:val="0"/>
          <w:numId w:val="21"/>
        </w:numPr>
        <w:tabs>
          <w:tab w:val="left" w:leader="none" w:pos="1701"/>
        </w:tabs>
        <w:ind w:left="720" w:hanging="360"/>
        <w:rPr>
          <w:ins w:author="Valeria Tapia" w:id="1135" w:date="2026-10-02T15:04:00Z"/>
          <w:highlight w:val="green"/>
          <w:rPrChange w:author="Valeria Tapia" w:id="1138" w:date="2026-10-02T15:29:00Z">
            <w:rPr/>
          </w:rPrChange>
        </w:rPr>
        <w:pPrChange w:author="Valeria Tapia" w:id="0" w:date="2026-10-02T15:29:00Z">
          <w:pPr>
            <w:pStyle w:val="Heading5"/>
            <w:numPr>
              <w:ilvl w:val="0"/>
              <w:numId w:val="45"/>
            </w:numPr>
            <w:tabs>
              <w:tab w:val="left" w:leader="none" w:pos="1701"/>
            </w:tabs>
            <w:ind w:left="6067" w:hanging="1813.9999999999998"/>
          </w:pPr>
        </w:pPrChange>
      </w:pPr>
      <w:ins w:author="Valeria Tapia" w:id="1135" w:date="2026-10-02T15:04:00Z">
        <w:r w:rsidDel="00000000" w:rsidR="00000000" w:rsidRPr="00000000">
          <w:rPr>
            <w:highlight w:val="green"/>
            <w:rtl w:val="0"/>
            <w:rPrChange w:author="Valeria Tapia" w:id="1131" w:date="2026-10-05T11:58:00Z">
              <w:rPr/>
            </w:rPrChange>
          </w:rPr>
          <w:t xml:space="preserve">Dar a conocer a la AN, las mejoras identificadas en el proceso de obtención y emisión de APCO mediante los medios de comunicación y coordinación señalados en el inciso b) del Artículo 19 del presente Reglamento.</w:t>
        </w:r>
      </w:ins>
    </w:p>
    <w:p w:rsidR="00000000" w:rsidDel="00000000" w:rsidP="00000000" w:rsidRDefault="00000000" w:rsidRPr="00000000" w14:paraId="0000038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720" w:right="0" w:hanging="360"/>
        <w:jc w:val="both"/>
        <w:rPr>
          <w:ins w:author="Valeria Tapia" w:id="1135" w:date="2026-10-02T15:04:00Z"/>
          <w:rFonts w:ascii="Open Sans Light" w:cs="Open Sans Light" w:eastAsia="Open Sans Light" w:hAnsi="Open Sans Light"/>
          <w:b w:val="0"/>
          <w:bCs w:val="0"/>
          <w:i w:val="0"/>
          <w:iCs w:val="0"/>
          <w:smallCaps w:val="0"/>
          <w:strike w:val="0"/>
          <w:color w:val="000000"/>
          <w:sz w:val="24"/>
          <w:szCs w:val="24"/>
          <w:highlight w:val="green"/>
          <w:u w:val="none"/>
          <w:vertAlign w:val="baseline"/>
          <w:rPrChange w:author="Valeria Tapia" w:id="1139" w:date="2026-10-02T15:29:00Z">
            <w:rPr/>
          </w:rPrChange>
        </w:rPr>
        <w:pPrChange w:author="Valeria Tapia" w:id="0" w:date="2026-10-02T15:29:00Z">
          <w:pPr>
            <w:pStyle w:val="Heading5"/>
            <w:numPr>
              <w:ilvl w:val="0"/>
              <w:numId w:val="45"/>
            </w:numPr>
            <w:tabs>
              <w:tab w:val="left" w:leader="none" w:pos="1701"/>
            </w:tabs>
            <w:ind w:left="6067" w:hanging="1813.9999999999998"/>
          </w:pPr>
        </w:pPrChange>
      </w:pPr>
      <w:ins w:author="Valeria Tapia" w:id="1135" w:date="2026-10-02T15:04:00Z">
        <w:r w:rsidDel="00000000" w:rsidR="00000000" w:rsidRPr="00000000">
          <w:rPr>
            <w:highlight w:val="green"/>
            <w:rtl w:val="0"/>
            <w:rPrChange w:author="Valeria Tapia" w:id="1131" w:date="2026-10-05T11:58:00Z">
              <w:rPr/>
            </w:rPrChange>
          </w:rPr>
          <w:t xml:space="preserve">Coordinar con la AN, la evaluación y validación de las adecuaciones que se realizarán en el Sistema VUCE y el sistema de la EPE de corresponder.</w:t>
        </w:r>
      </w:ins>
    </w:p>
    <w:p w:rsidR="00000000" w:rsidDel="00000000" w:rsidP="00000000" w:rsidRDefault="00000000" w:rsidRPr="00000000" w14:paraId="0000038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720" w:right="0" w:hanging="360"/>
        <w:jc w:val="both"/>
        <w:rPr>
          <w:ins w:author="Valeria Tapia" w:id="1144" w:date="2026-09-28T12:28:00Z"/>
          <w:rFonts w:ascii="Open Sans Light" w:cs="Open Sans Light" w:eastAsia="Open Sans Light" w:hAnsi="Open Sans Light"/>
          <w:b w:val="0"/>
          <w:bCs w:val="0"/>
          <w:i w:val="0"/>
          <w:iCs w:val="0"/>
          <w:smallCaps w:val="0"/>
          <w:strike w:val="0"/>
          <w:color w:val="000000"/>
          <w:sz w:val="24"/>
          <w:szCs w:val="24"/>
          <w:highlight w:val="green"/>
          <w:u w:val="none"/>
          <w:vertAlign w:val="baseline"/>
          <w:rPrChange w:author="Valeria Tapia" w:id="1145" w:date="2026-10-02T15:33:00Z">
            <w:rPr/>
          </w:rPrChange>
        </w:rPr>
        <w:pPrChange w:author="Valeria Tapia" w:id="0" w:date="2026-10-02T15:33:00Z">
          <w:pPr>
            <w:pStyle w:val="Heading5"/>
            <w:numPr>
              <w:ilvl w:val="0"/>
              <w:numId w:val="45"/>
            </w:numPr>
            <w:tabs>
              <w:tab w:val="left" w:leader="none" w:pos="1701"/>
            </w:tabs>
            <w:ind w:left="6067" w:hanging="1813.9999999999998"/>
          </w:pPr>
        </w:pPrChange>
      </w:pPr>
      <w:ins w:author="Valeria Tapia" w:id="1135" w:date="2026-10-02T15:04:00Z">
        <w:r w:rsidDel="00000000" w:rsidR="00000000" w:rsidRPr="00000000">
          <w:rPr>
            <w:highlight w:val="green"/>
            <w:rtl w:val="0"/>
            <w:rPrChange w:author="Valeria Tapia" w:id="1131" w:date="2026-10-05T11:58:00Z">
              <w:rPr/>
            </w:rPrChange>
          </w:rPr>
          <w:t xml:space="preserve">Elaborar y remitir el R-427 a la AN, </w:t>
        </w:r>
      </w:ins>
      <w:del w:author="Valeria Tapia" w:id="1135" w:date="2026-10-02T15:04:00Z">
        <w:r w:rsidDel="00000000" w:rsidR="00000000" w:rsidRPr="00000000">
          <w:rPr>
            <w:highlight w:val="green"/>
            <w:rtl w:val="0"/>
            <w:rPrChange w:author="Valeria Tapia" w:id="1131" w:date="2026-10-05T11:58:00Z">
              <w:rPr/>
            </w:rPrChange>
          </w:rPr>
          <w:delText xml:space="preserve"> solicitar los mismos a la AN a través del Registro R-427 del presente Reglamento, remitiendo el mismo </w:delText>
        </w:r>
      </w:del>
      <w:r w:rsidDel="00000000" w:rsidR="00000000" w:rsidRPr="00000000">
        <w:rPr>
          <w:highlight w:val="green"/>
          <w:rtl w:val="0"/>
          <w:rPrChange w:author="Valeria Tapia" w:id="1131" w:date="2026-10-05T11:58:00Z">
            <w:rPr/>
          </w:rPrChange>
        </w:rPr>
        <w:t xml:space="preserve">por correo electrónico </w:t>
      </w:r>
      <w:hyperlink r:id="rId23">
        <w:r w:rsidDel="00000000" w:rsidR="00000000" w:rsidRPr="00000000">
          <w:rPr>
            <w:color w:val="0000ff"/>
            <w:highlight w:val="green"/>
            <w:u w:val="single"/>
            <w:rtl w:val="0"/>
            <w:rPrChange w:author="Valeria Tapia" w:id="1140" w:date="2026-10-05T11:58:00Z">
              <w:rPr/>
            </w:rPrChange>
          </w:rPr>
          <w:t xml:space="preserve">contacto.entidades@vuce.gob.bo</w:t>
        </w:r>
      </w:hyperlink>
      <w:r w:rsidDel="00000000" w:rsidR="00000000" w:rsidRPr="00000000">
        <w:rPr>
          <w:highlight w:val="green"/>
          <w:rtl w:val="0"/>
          <w:rPrChange w:author="Valeria Tapia" w:id="1141" w:date="2026-10-05T11:58:00Z">
            <w:rPr/>
          </w:rPrChange>
        </w:rPr>
        <w:t xml:space="preserve"> y nota, considerando </w:t>
      </w:r>
      <w:ins w:author="Valeria Tapia" w:id="1142" w:date="2026-10-02T15:34:00Z">
        <w:r w:rsidDel="00000000" w:rsidR="00000000" w:rsidRPr="00000000">
          <w:rPr>
            <w:highlight w:val="green"/>
            <w:rtl w:val="0"/>
            <w:rPrChange w:author="Valeria Tapia" w:id="1141" w:date="2026-10-05T11:58:00Z">
              <w:rPr/>
            </w:rPrChange>
          </w:rPr>
          <w:t xml:space="preserve">todos</w:t>
        </w:r>
      </w:ins>
      <w:r w:rsidDel="00000000" w:rsidR="00000000" w:rsidRPr="00000000">
        <w:rPr>
          <w:highlight w:val="green"/>
          <w:rtl w:val="0"/>
          <w:rPrChange w:author="Valeria Tapia" w:id="1141" w:date="2026-10-05T11:58:00Z">
            <w:rPr/>
          </w:rPrChange>
        </w:rPr>
        <w:t xml:space="preserve"> los aspectos</w:t>
      </w:r>
      <w:ins w:author="Valeria Tapia" w:id="1143" w:date="2026-10-02T15:34:00Z">
        <w:r w:rsidDel="00000000" w:rsidR="00000000" w:rsidRPr="00000000">
          <w:rPr>
            <w:highlight w:val="green"/>
            <w:rtl w:val="0"/>
            <w:rPrChange w:author="Valeria Tapia" w:id="1141" w:date="2026-10-05T11:58:00Z">
              <w:rPr/>
            </w:rPrChange>
          </w:rPr>
          <w:t xml:space="preserve"> acordados de forma</w:t>
        </w:r>
      </w:ins>
      <w:del w:author="Valeria Tapia" w:id="1143" w:date="2026-10-02T15:34:00Z">
        <w:r w:rsidDel="00000000" w:rsidR="00000000" w:rsidRPr="00000000">
          <w:rPr>
            <w:highlight w:val="green"/>
            <w:rtl w:val="0"/>
            <w:rPrChange w:author="Valeria Tapia" w:id="1141" w:date="2026-10-05T11:58:00Z">
              <w:rPr/>
            </w:rPrChange>
          </w:rPr>
          <w:delText xml:space="preserve"> previstos en el Artículo 28 del presente Reglamento</w:delText>
        </w:r>
      </w:del>
      <w:r w:rsidDel="00000000" w:rsidR="00000000" w:rsidRPr="00000000">
        <w:rPr>
          <w:highlight w:val="green"/>
          <w:rtl w:val="0"/>
          <w:rPrChange w:author="Valeria Tapia" w:id="1141" w:date="2026-10-05T11:58:00Z">
            <w:rPr/>
          </w:rPrChange>
        </w:rPr>
        <w:t xml:space="preserve">. </w:t>
      </w:r>
      <w:ins w:author="Valeria Tapia" w:id="1144" w:date="2026-09-28T12:28:00Z">
        <w:r w:rsidDel="00000000" w:rsidR="00000000" w:rsidRPr="00000000">
          <w:rPr>
            <w:rtl w:val="0"/>
          </w:rPr>
        </w:r>
      </w:ins>
    </w:p>
    <w:p w:rsidR="00000000" w:rsidDel="00000000" w:rsidP="00000000" w:rsidRDefault="00000000" w:rsidRPr="00000000" w14:paraId="00000385">
      <w:pPr>
        <w:tabs>
          <w:tab w:val="left" w:leader="none" w:pos="1701"/>
        </w:tabs>
        <w:rPr>
          <w:shd w:fill="ff9900" w:val="clear"/>
        </w:rPr>
      </w:pPr>
      <w:r w:rsidDel="00000000" w:rsidR="00000000" w:rsidRPr="00000000">
        <w:rPr>
          <w:shd w:fill="ff9900" w:val="clear"/>
          <w:rtl w:val="0"/>
        </w:rPr>
        <w:t xml:space="preserve">La AN, en coordinación con la EPE, realizará las adecuaciones necesarias en el Sistema VUCE para la implementación, actualización, modificación o mejora de los trámites APCO, de acuerdo con los requerimientos funcionales y técnicos validados, el modelo de operación de la VUCE y el marco establecido en el presente Reglamento.</w:t>
      </w:r>
    </w:p>
    <w:p w:rsidR="00000000" w:rsidDel="00000000" w:rsidP="00000000" w:rsidRDefault="00000000" w:rsidRPr="00000000" w14:paraId="00000386">
      <w:pPr>
        <w:tabs>
          <w:tab w:val="left" w:leader="none" w:pos="1701"/>
        </w:tabs>
        <w:rPr>
          <w:shd w:fill="ff9900" w:val="clear"/>
        </w:rPr>
      </w:pPr>
      <w:r w:rsidDel="00000000" w:rsidR="00000000" w:rsidRPr="00000000">
        <w:rPr>
          <w:rtl w:val="0"/>
        </w:rPr>
      </w:r>
    </w:p>
    <w:p w:rsidR="00000000" w:rsidDel="00000000" w:rsidP="00000000" w:rsidRDefault="00000000" w:rsidRPr="00000000" w14:paraId="00000387">
      <w:pPr>
        <w:tabs>
          <w:tab w:val="left" w:leader="none" w:pos="1701"/>
        </w:tabs>
        <w:rPr>
          <w:shd w:fill="ff9900" w:val="clear"/>
        </w:rPr>
      </w:pPr>
      <w:r w:rsidDel="00000000" w:rsidR="00000000" w:rsidRPr="00000000">
        <w:rPr>
          <w:shd w:fill="ff9900" w:val="clear"/>
          <w:rtl w:val="0"/>
        </w:rPr>
        <w:t xml:space="preserve">Las adecuaciones comprenden el conjunto de actividades de análisis, diseño, desarrollo, configuración, integración, pruebas y puesta en operación requeridas para adaptar el Sistema VUCE a los requerimientos definidos para cada trámite APCO.</w:t>
      </w:r>
    </w:p>
    <w:p w:rsidR="00000000" w:rsidDel="00000000" w:rsidP="00000000" w:rsidRDefault="00000000" w:rsidRPr="00000000" w14:paraId="00000388">
      <w:pPr>
        <w:tabs>
          <w:tab w:val="left" w:leader="none" w:pos="1701"/>
        </w:tabs>
        <w:rPr>
          <w:shd w:fill="ff9900" w:val="clear"/>
        </w:rPr>
      </w:pPr>
      <w:r w:rsidDel="00000000" w:rsidR="00000000" w:rsidRPr="00000000">
        <w:rPr>
          <w:rtl w:val="0"/>
        </w:rPr>
      </w:r>
    </w:p>
    <w:p w:rsidR="00000000" w:rsidDel="00000000" w:rsidP="00000000" w:rsidRDefault="00000000" w:rsidRPr="00000000" w14:paraId="00000389">
      <w:pPr>
        <w:tabs>
          <w:tab w:val="left" w:leader="none" w:pos="1701"/>
        </w:tabs>
        <w:rPr>
          <w:shd w:fill="ff9900" w:val="clear"/>
        </w:rPr>
      </w:pPr>
      <w:r w:rsidDel="00000000" w:rsidR="00000000" w:rsidRPr="00000000">
        <w:rPr>
          <w:shd w:fill="ff9900" w:val="clear"/>
          <w:rtl w:val="0"/>
        </w:rPr>
        <w:t xml:space="preserve">Estas adecuaciones podrán comprender, según corresponda, componentes de frontend y backend, servicios y APIs, reglas de negocio, formularios, flujos y estados del trámite, validaciones, consultas, seguimiento, notificaciones, gestión documental, expediente electrónico, trazabilidad, interoperabilidad con los sistemas institucionales de las EPEs e integración con servicios transversales de gobierno electrónico.</w:t>
      </w:r>
    </w:p>
    <w:p w:rsidR="00000000" w:rsidDel="00000000" w:rsidP="00000000" w:rsidRDefault="00000000" w:rsidRPr="00000000" w14:paraId="0000038A">
      <w:pPr>
        <w:tabs>
          <w:tab w:val="left" w:leader="none" w:pos="1701"/>
        </w:tabs>
        <w:rPr>
          <w:shd w:fill="ff9900" w:val="clear"/>
        </w:rPr>
      </w:pPr>
      <w:r w:rsidDel="00000000" w:rsidR="00000000" w:rsidRPr="00000000">
        <w:rPr>
          <w:rtl w:val="0"/>
        </w:rPr>
      </w:r>
    </w:p>
    <w:p w:rsidR="00000000" w:rsidDel="00000000" w:rsidP="00000000" w:rsidRDefault="00000000" w:rsidRPr="00000000" w14:paraId="0000038B">
      <w:pPr>
        <w:tabs>
          <w:tab w:val="left" w:leader="none" w:pos="1701"/>
        </w:tabs>
        <w:rPr>
          <w:shd w:fill="ff9900" w:val="clear"/>
        </w:rPr>
      </w:pPr>
      <w:r w:rsidDel="00000000" w:rsidR="00000000" w:rsidRPr="00000000">
        <w:rPr>
          <w:shd w:fill="ff9900" w:val="clear"/>
          <w:rtl w:val="0"/>
        </w:rPr>
        <w:t xml:space="preserve">Las adecuaciones serán ejecutadas por la AN de acuerdo con los requerimientos funcionales validados, el diseño informático y el Plan de Trabajo correspondiente, y estarán sujetas a los procedimientos establecidos para el desarrollo, pruebas técnicas y de conectividad, control de calidad y control funcional, previo a su puesta en operación.</w:t>
      </w:r>
    </w:p>
    <w:p w:rsidR="00000000" w:rsidDel="00000000" w:rsidP="00000000" w:rsidRDefault="00000000" w:rsidRPr="00000000" w14:paraId="0000038C">
      <w:pPr>
        <w:tabs>
          <w:tab w:val="left" w:leader="none" w:pos="1701"/>
        </w:tabs>
        <w:rPr>
          <w:shd w:fill="ff9900" w:val="clear"/>
        </w:rPr>
      </w:pPr>
      <w:r w:rsidDel="00000000" w:rsidR="00000000" w:rsidRPr="00000000">
        <w:rPr>
          <w:rtl w:val="0"/>
        </w:rPr>
      </w:r>
    </w:p>
    <w:p w:rsidR="00000000" w:rsidDel="00000000" w:rsidP="00000000" w:rsidRDefault="00000000" w:rsidRPr="00000000" w14:paraId="0000038D">
      <w:pPr>
        <w:tabs>
          <w:tab w:val="left" w:leader="none" w:pos="1701"/>
        </w:tabs>
        <w:rPr>
          <w:shd w:fill="ff9900" w:val="clear"/>
        </w:rPr>
      </w:pPr>
      <w:r w:rsidDel="00000000" w:rsidR="00000000" w:rsidRPr="00000000">
        <w:rPr>
          <w:shd w:fill="ff9900" w:val="clear"/>
          <w:rtl w:val="0"/>
        </w:rPr>
        <w:t xml:space="preserve">Cuando la implementación, actualización, modificación o mejora de un trámite APCO requiera modificaciones en los sistemas institucionales de una EPE, dichas adecuaciones serán responsabilidad de la respectiva EPE. En estos casos, la AN realizará las modificaciones necesarias en el Sistema VUCE y en los mecanismos de interoperabilidad que correspondan, a efectos de garantizar la integración, interoperabilidad y funcionamiento integral del trámite.</w:t>
      </w:r>
    </w:p>
    <w:p w:rsidR="00000000" w:rsidDel="00000000" w:rsidP="00000000" w:rsidRDefault="00000000" w:rsidRPr="00000000" w14:paraId="0000038E">
      <w:pPr>
        <w:tabs>
          <w:tab w:val="left" w:leader="none" w:pos="1701"/>
        </w:tabs>
        <w:rPr/>
      </w:pPr>
      <w:r w:rsidDel="00000000" w:rsidR="00000000" w:rsidRPr="00000000">
        <w:rPr>
          <w:rtl w:val="0"/>
        </w:rPr>
      </w:r>
    </w:p>
    <w:p w:rsidR="00000000" w:rsidDel="00000000" w:rsidP="00000000" w:rsidRDefault="00000000" w:rsidRPr="00000000" w14:paraId="0000038F">
      <w:pPr>
        <w:tabs>
          <w:tab w:val="left" w:leader="none" w:pos="1701"/>
        </w:tabs>
        <w:rPr>
          <w:rPrChange w:author="Valeria Tapia" w:id="1147" w:date="2026-09-28T12:28:00Z">
            <w:rPr/>
          </w:rPrChange>
        </w:rPr>
        <w:pPrChange w:author="Valeria Tapia" w:id="0" w:date="2026-09-28T12:28:00Z">
          <w:pPr>
            <w:pStyle w:val="Heading5"/>
            <w:numPr>
              <w:ilvl w:val="0"/>
              <w:numId w:val="45"/>
            </w:numPr>
            <w:tabs>
              <w:tab w:val="left" w:leader="none" w:pos="1701"/>
            </w:tabs>
            <w:ind w:left="6067" w:hanging="1813.9999999999998"/>
          </w:pPr>
        </w:pPrChange>
      </w:pPr>
      <w:r w:rsidDel="00000000" w:rsidR="00000000" w:rsidRPr="00000000">
        <w:rPr>
          <w:rtl w:val="0"/>
        </w:rPr>
        <w:t xml:space="preserve">Las solicitudes de adecuación, modificación o mejora que se presenten con posterioridad a la implementación del trámite deberán ser evaluadas y validadas conjuntamente por la AN y la EPE, considerando su alcance funcional y técnico, impacto en el Sistema VUCE, interoperabilidad, recursos requeridos y afectación al trámite, previo a su desarrollo e implementación.</w:t>
      </w: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II. A efectos de evaluar y validar las solicitudes de adecuaciones en el sistema de la VUCE se realizarán reuniones de coordinación entre las EPEs y la AN.</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III. El requerimiento y control funcional de las adecuaciones solicitadas deberán ser realizados conforme establecen los Artículos </w:t>
      </w:r>
      <w:del w:author="Valeria Tapia" w:id="1148" w:date="2026-09-28T12:29: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36 </w:delText>
        </w:r>
      </w:del>
      <w:ins w:author="Valeria Tapia" w:id="1148" w:date="2026-09-28T12:29: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37 </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y 3</w:t>
      </w:r>
      <w:del w:author="Valeria Tapia" w:id="1149" w:date="2026-09-28T12:29: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8</w:delText>
        </w:r>
      </w:del>
      <w:ins w:author="Valeria Tapia" w:id="1149" w:date="2026-09-28T12:29: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9</w:t>
        </w:r>
      </w:ins>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 del presente Reglamento.  </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ff0000"/>
          <w:sz w:val="24"/>
          <w:szCs w:val="24"/>
          <w:u w:val="none"/>
          <w:shd w:fill="auto" w:val="clear"/>
          <w:vertAlign w:val="baseline"/>
          <w:rPrChange w:author="Valeria Tapia" w:id="1151" w:date="2026-09-28T14:43: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pPr>
      <w:bookmarkStart w:colFirst="0" w:colLast="0" w:name="_vq1dwjkwlpud" w:id="34"/>
      <w:bookmarkEnd w:id="34"/>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Valeria Tapia" w:id="1150" w:date="2026-09-28T14:4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CAPÍTULO II</w:t>
      </w:r>
      <w:r w:rsidDel="00000000" w:rsidR="00000000" w:rsidRPr="00000000">
        <w:rPr>
          <w:rtl w:val="0"/>
        </w:rPr>
      </w:r>
    </w:p>
    <w:p w:rsidR="00000000" w:rsidDel="00000000" w:rsidP="00000000" w:rsidRDefault="00000000" w:rsidRPr="00000000" w14:paraId="0000039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ff0000"/>
          <w:sz w:val="24"/>
          <w:szCs w:val="24"/>
          <w:u w:val="none"/>
          <w:shd w:fill="auto" w:val="clear"/>
          <w:vertAlign w:val="baseline"/>
          <w:rPrChange w:author="Valeria Tapia" w:id="1153" w:date="2026-09-28T14:43: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pPr>
      <w:bookmarkStart w:colFirst="0" w:colLast="0" w:name="_ex9iiex2h518" w:id="35"/>
      <w:bookmarkEnd w:id="35"/>
      <w:r w:rsidDel="00000000" w:rsidR="00000000" w:rsidRPr="00000000">
        <w:rPr>
          <w:rFonts w:ascii="Open Sans Light" w:cs="Open Sans Light" w:eastAsia="Open Sans Light" w:hAnsi="Open Sans Light"/>
          <w:b w:val="1"/>
          <w:bCs w:val="1"/>
          <w:i w:val="0"/>
          <w:iCs w:val="0"/>
          <w:smallCaps w:val="0"/>
          <w:strike w:val="0"/>
          <w:color w:val="ff0000"/>
          <w:sz w:val="24"/>
          <w:szCs w:val="24"/>
          <w:u w:val="none"/>
          <w:shd w:fill="auto" w:val="clear"/>
          <w:vertAlign w:val="baseline"/>
          <w:rtl w:val="0"/>
          <w:rPrChange w:author="Valeria Tapia" w:id="1152" w:date="2026-09-28T14:43: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CONTINGENCIAS </w:t>
      </w:r>
      <w:r w:rsidDel="00000000" w:rsidR="00000000" w:rsidRPr="00000000">
        <w:rPr>
          <w:rtl w:val="0"/>
        </w:rPr>
      </w:r>
    </w:p>
    <w:p w:rsidR="00000000" w:rsidDel="00000000" w:rsidP="00000000" w:rsidRDefault="00000000" w:rsidRPr="00000000" w14:paraId="00000396">
      <w:pPr>
        <w:rPr>
          <w:color w:val="ff0000"/>
          <w:rPrChange w:author="Valeria Tapia" w:id="1153" w:date="2026-09-28T14:43:00Z">
            <w:rPr/>
          </w:rPrChange>
        </w:rPr>
      </w:pPr>
      <w:r w:rsidDel="00000000" w:rsidR="00000000" w:rsidRPr="00000000">
        <w:rPr>
          <w:rtl w:val="0"/>
        </w:rPr>
      </w:r>
    </w:p>
    <w:p w:rsidR="00000000" w:rsidDel="00000000" w:rsidP="00000000" w:rsidRDefault="00000000" w:rsidRPr="00000000" w14:paraId="00000397">
      <w:pPr>
        <w:pStyle w:val="Heading5"/>
        <w:numPr>
          <w:ilvl w:val="0"/>
          <w:numId w:val="45"/>
        </w:numPr>
        <w:tabs>
          <w:tab w:val="left" w:leader="none" w:pos="1701"/>
        </w:tabs>
        <w:ind w:left="0" w:firstLine="0"/>
        <w:rPr>
          <w:ins w:author="Valeria Tapia" w:id="1165" w:date="2026-10-05T12:07:00Z"/>
          <w:color w:val="ff0000"/>
          <w:highlight w:val="green"/>
        </w:rPr>
      </w:pPr>
      <w:r w:rsidDel="00000000" w:rsidR="00000000" w:rsidRPr="00000000">
        <w:rPr>
          <w:b w:val="1"/>
          <w:bCs w:val="1"/>
          <w:color w:val="ff0000"/>
          <w:rtl w:val="0"/>
          <w:rPrChange w:author="Valeria Tapia" w:id="1153" w:date="2026-09-28T14:43:00Z">
            <w:rPr>
              <w:b w:val="1"/>
              <w:bCs w:val="1"/>
            </w:rPr>
          </w:rPrChange>
        </w:rPr>
        <w:t xml:space="preserve"> </w:t>
      </w:r>
      <w:r w:rsidDel="00000000" w:rsidR="00000000" w:rsidRPr="00000000">
        <w:rPr>
          <w:b w:val="1"/>
          <w:bCs w:val="1"/>
          <w:color w:val="ff0000"/>
          <w:highlight w:val="green"/>
          <w:rtl w:val="0"/>
          <w:rPrChange w:author="Valeria Tapia" w:id="1154" w:date="2026-10-05T12:07:00Z">
            <w:rPr>
              <w:b w:val="1"/>
              <w:bCs w:val="1"/>
            </w:rPr>
          </w:rPrChange>
        </w:rPr>
        <w:t xml:space="preserve">(CONTINGENCIAS EN LA VUCE).</w:t>
      </w:r>
      <w:r w:rsidDel="00000000" w:rsidR="00000000" w:rsidRPr="00000000">
        <w:rPr>
          <w:color w:val="ff0000"/>
          <w:highlight w:val="green"/>
          <w:rtl w:val="0"/>
          <w:rPrChange w:author="Valeria Tapia" w:id="1154" w:date="2026-10-05T12:07:00Z">
            <w:rPr/>
          </w:rPrChange>
        </w:rPr>
        <w:t xml:space="preserve"> I. En caso de cortes</w:t>
      </w:r>
      <w:ins w:author="Valeria Tapia" w:id="1155" w:date="2026-10-05T12:03:00Z">
        <w:r w:rsidDel="00000000" w:rsidR="00000000" w:rsidRPr="00000000">
          <w:rPr>
            <w:color w:val="ff0000"/>
            <w:highlight w:val="green"/>
            <w:rtl w:val="0"/>
            <w:rPrChange w:author="Valeria Tapia" w:id="1156" w:date="2026-10-05T12:03:00Z">
              <w:rPr>
                <w:color w:val="ff0000"/>
              </w:rPr>
            </w:rPrChange>
          </w:rPr>
          <w:t xml:space="preserve"> o fallas</w:t>
        </w:r>
      </w:ins>
      <w:r w:rsidDel="00000000" w:rsidR="00000000" w:rsidRPr="00000000">
        <w:rPr>
          <w:color w:val="ff0000"/>
          <w:highlight w:val="green"/>
          <w:rtl w:val="0"/>
          <w:rPrChange w:author="Valeria Tapia" w:id="1157" w:date="2026-10-05T12:03:00Z">
            <w:rPr/>
          </w:rPrChange>
        </w:rPr>
        <w:t xml:space="preserve"> en el sistema informático de la VUCE, que no permitan la atención de trámites de comercio exterior en un lapso de sesenta (60) minutos</w:t>
      </w:r>
      <w:ins w:author="Valeria Tapia" w:id="1158" w:date="2026-10-02T15:52:00Z">
        <w:r w:rsidDel="00000000" w:rsidR="00000000" w:rsidRPr="00000000">
          <w:rPr>
            <w:color w:val="ff0000"/>
            <w:highlight w:val="green"/>
            <w:rtl w:val="0"/>
            <w:rPrChange w:author="Valeria Tapia" w:id="1159" w:date="2026-10-05T12:03:00Z">
              <w:rPr>
                <w:color w:val="ff0000"/>
              </w:rPr>
            </w:rPrChange>
          </w:rPr>
          <w:t xml:space="preserve">, computables a partir de xxxx, la xxxx</w:t>
        </w:r>
        <w:r w:rsidDel="00000000" w:rsidR="00000000" w:rsidRPr="00000000">
          <w:rPr>
            <w:color w:val="ff0000"/>
            <w:highlight w:val="green"/>
            <w:rtl w:val="0"/>
          </w:rPr>
          <w:t xml:space="preserve">, la AN </w:t>
        </w:r>
      </w:ins>
      <w:del w:author="Valeria Tapia" w:id="1158" w:date="2026-10-02T15:52:00Z">
        <w:r w:rsidDel="00000000" w:rsidR="00000000" w:rsidRPr="00000000">
          <w:rPr>
            <w:color w:val="ff0000"/>
            <w:highlight w:val="green"/>
            <w:rtl w:val="0"/>
            <w:rPrChange w:author="Valeria Tapia" w:id="1160" w:date="2026-10-05T12:03:00Z">
              <w:rPr/>
            </w:rPrChange>
          </w:rPr>
          <w:delText xml:space="preserve"> se </w:delText>
        </w:r>
      </w:del>
      <w:r w:rsidDel="00000000" w:rsidR="00000000" w:rsidRPr="00000000">
        <w:rPr>
          <w:color w:val="ff0000"/>
          <w:highlight w:val="green"/>
          <w:rtl w:val="0"/>
          <w:rPrChange w:author="Valeria Tapia" w:id="1160" w:date="2026-10-05T12:03:00Z">
            <w:rPr/>
          </w:rPrChange>
        </w:rPr>
        <w:t xml:space="preserve">comunicará mediante correo electrónico u otro medio habilitado a las EPEs,</w:t>
      </w:r>
      <w:ins w:author="Valeria Tapia" w:id="1161" w:date="2026-10-05T12:04:00Z">
        <w:r w:rsidDel="00000000" w:rsidR="00000000" w:rsidRPr="00000000">
          <w:rPr>
            <w:color w:val="ff0000"/>
            <w:highlight w:val="green"/>
            <w:rtl w:val="0"/>
          </w:rPr>
          <w:t xml:space="preserve"> y a los Usuarios VUCE,</w:t>
        </w:r>
      </w:ins>
      <w:r w:rsidDel="00000000" w:rsidR="00000000" w:rsidRPr="00000000">
        <w:rPr>
          <w:color w:val="ff0000"/>
          <w:highlight w:val="green"/>
          <w:rtl w:val="0"/>
          <w:rPrChange w:author="Valeria Tapia" w:id="1162" w:date="2026-10-05T12:03:00Z">
            <w:rPr/>
          </w:rPrChange>
        </w:rPr>
        <w:t xml:space="preserve"> la </w:t>
      </w:r>
      <w:del w:author="Valeria Tapia" w:id="1163" w:date="2026-10-05T12:04:00Z">
        <w:r w:rsidDel="00000000" w:rsidR="00000000" w:rsidRPr="00000000">
          <w:rPr>
            <w:color w:val="ff0000"/>
            <w:highlight w:val="green"/>
            <w:rtl w:val="0"/>
            <w:rPrChange w:author="Valeria Tapia" w:id="1162" w:date="2026-10-05T12:03:00Z">
              <w:rPr/>
            </w:rPrChange>
          </w:rPr>
          <w:delText xml:space="preserve">aplicación </w:delText>
        </w:r>
      </w:del>
      <w:ins w:author="Valeria Tapia" w:id="1163" w:date="2026-10-05T12:04:00Z">
        <w:r w:rsidDel="00000000" w:rsidR="00000000" w:rsidRPr="00000000">
          <w:rPr>
            <w:color w:val="ff0000"/>
            <w:highlight w:val="green"/>
            <w:rtl w:val="0"/>
          </w:rPr>
          <w:t xml:space="preserve"> activación </w:t>
        </w:r>
      </w:ins>
      <w:r w:rsidDel="00000000" w:rsidR="00000000" w:rsidRPr="00000000">
        <w:rPr>
          <w:color w:val="ff0000"/>
          <w:highlight w:val="green"/>
          <w:rtl w:val="0"/>
          <w:rPrChange w:author="Valeria Tapia" w:id="1164" w:date="2026-10-05T12:03:00Z">
            <w:rPr/>
          </w:rPrChange>
        </w:rPr>
        <w:t xml:space="preserve">del Plan de Contingencias previsto para el efecto.</w:t>
      </w:r>
      <w:ins w:author="Valeria Tapia" w:id="1165" w:date="2026-10-05T12:07:00Z">
        <w:r w:rsidDel="00000000" w:rsidR="00000000" w:rsidRPr="00000000">
          <w:rPr>
            <w:rtl w:val="0"/>
          </w:rPr>
        </w:r>
      </w:ins>
    </w:p>
    <w:p w:rsidR="00000000" w:rsidDel="00000000" w:rsidP="00000000" w:rsidRDefault="00000000" w:rsidRPr="00000000" w14:paraId="00000398">
      <w:pPr>
        <w:tabs>
          <w:tab w:val="left" w:leader="none" w:pos="1701"/>
        </w:tabs>
        <w:rPr>
          <w:highlight w:val="green"/>
          <w:rPrChange w:author="Valeria Tapia" w:id="1167" w:date="2026-10-05T12:07:00Z">
            <w:rPr/>
          </w:rPrChange>
        </w:rPr>
        <w:pPrChange w:author="Valeria Tapia" w:id="0" w:date="2026-10-05T12:07:00Z">
          <w:pPr>
            <w:pStyle w:val="Heading5"/>
            <w:numPr>
              <w:ilvl w:val="0"/>
              <w:numId w:val="45"/>
            </w:numPr>
            <w:tabs>
              <w:tab w:val="left" w:leader="none" w:pos="1701"/>
            </w:tabs>
            <w:ind w:left="6067" w:hanging="1813.9999999999998"/>
          </w:pPr>
        </w:pPrChange>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del w:author="Valeria Tapia" w:id="1168" w:date="2026-10-02T15:53:00Z"/>
          <w:rFonts w:ascii="Open Sans Light" w:cs="Open Sans Light" w:eastAsia="Open Sans Light" w:hAnsi="Open Sans Light"/>
          <w:b w:val="1"/>
          <w:bCs w:val="1"/>
          <w:i w:val="0"/>
          <w:iCs w:val="0"/>
          <w:smallCaps w:val="0"/>
          <w:strike w:val="0"/>
          <w:color w:val="ff0000"/>
          <w:sz w:val="24"/>
          <w:szCs w:val="24"/>
          <w:u w:val="none"/>
          <w:shd w:fill="auto" w:val="clear"/>
          <w:vertAlign w:val="baseline"/>
        </w:rPr>
      </w:pPr>
      <w:del w:author="Valeria Tapia" w:id="1168" w:date="2026-10-02T15:53:00Z">
        <w:r w:rsidDel="00000000" w:rsidR="00000000" w:rsidRPr="00000000">
          <w:rPr>
            <w:rtl w:val="0"/>
          </w:rPr>
        </w:r>
      </w:del>
    </w:p>
    <w:p w:rsidR="00000000" w:rsidDel="00000000" w:rsidP="00000000" w:rsidRDefault="00000000" w:rsidRPr="00000000" w14:paraId="0000039A">
      <w:pPr>
        <w:rPr>
          <w:color w:val="ff0000"/>
          <w:rPrChange w:author="Valeria Tapia" w:id="1179" w:date="2026-09-28T14:43:00Z">
            <w:rPr/>
          </w:rPrChange>
        </w:rPr>
      </w:pPr>
      <w:r w:rsidDel="00000000" w:rsidR="00000000" w:rsidRPr="00000000">
        <w:rPr>
          <w:color w:val="ff0000"/>
          <w:highlight w:val="green"/>
          <w:rtl w:val="0"/>
          <w:rPrChange w:author="Valeria Tapia" w:id="1169" w:date="2026-10-05T12:06:00Z">
            <w:rPr/>
          </w:rPrChange>
        </w:rPr>
        <w:t xml:space="preserve">II. Cuando el sistema informático de la VUCE se restablezca, la AN comunicará </w:t>
      </w:r>
      <w:ins w:author="Valeria Tapia" w:id="1170" w:date="2026-10-05T12:05:00Z">
        <w:r w:rsidDel="00000000" w:rsidR="00000000" w:rsidRPr="00000000">
          <w:rPr>
            <w:color w:val="ff0000"/>
            <w:highlight w:val="green"/>
            <w:rtl w:val="0"/>
            <w:rPrChange w:author="Valeria Tapia" w:id="1171" w:date="2026-10-05T12:06:00Z">
              <w:rPr>
                <w:color w:val="ff0000"/>
              </w:rPr>
            </w:rPrChange>
          </w:rPr>
          <w:t xml:space="preserve">de forma inmediata la </w:t>
        </w:r>
        <w:r w:rsidDel="00000000" w:rsidR="00000000" w:rsidRPr="00000000">
          <w:rPr>
            <w:color w:val="ff0000"/>
            <w:highlight w:val="green"/>
            <w:rtl w:val="0"/>
            <w:rPrChange w:author="Valeria Tapia" w:id="1172" w:date="2026-10-05T12:07:00Z">
              <w:rPr>
                <w:rFonts w:ascii="Arial" w:cs="Arial" w:eastAsia="Arial" w:hAnsi="Arial"/>
                <w:sz w:val="22"/>
                <w:szCs w:val="22"/>
              </w:rPr>
            </w:rPrChange>
          </w:rPr>
          <w:t xml:space="preserve">conclusión de la contingencia</w:t>
        </w:r>
        <w:r w:rsidDel="00000000" w:rsidR="00000000" w:rsidRPr="00000000">
          <w:rPr>
            <w:color w:val="ff0000"/>
            <w:highlight w:val="green"/>
            <w:rtl w:val="0"/>
            <w:rPrChange w:author="Valeria Tapia" w:id="1173" w:date="2026-10-05T12:06:00Z">
              <w:rPr>
                <w:color w:val="ff0000"/>
              </w:rPr>
            </w:rPrChange>
          </w:rPr>
          <w:t xml:space="preserve"> </w:t>
        </w:r>
      </w:ins>
      <w:del w:author="Valeria Tapia" w:id="1170" w:date="2026-10-05T12:05:00Z">
        <w:r w:rsidDel="00000000" w:rsidR="00000000" w:rsidRPr="00000000">
          <w:rPr>
            <w:color w:val="ff0000"/>
            <w:highlight w:val="green"/>
            <w:rtl w:val="0"/>
            <w:rPrChange w:author="Valeria Tapia" w:id="1174" w:date="2026-10-05T12:06:00Z">
              <w:rPr/>
            </w:rPrChange>
          </w:rPr>
          <w:delText xml:space="preserve">este aspecto </w:delText>
        </w:r>
      </w:del>
      <w:ins w:author="Valeria Tapia" w:id="1175" w:date="2026-10-05T12:06:00Z">
        <w:r w:rsidDel="00000000" w:rsidR="00000000" w:rsidRPr="00000000">
          <w:rPr>
            <w:color w:val="ff0000"/>
            <w:highlight w:val="green"/>
            <w:rtl w:val="0"/>
            <w:rPrChange w:author="Valeria Tapia" w:id="1176" w:date="2026-10-05T12:07:00Z">
              <w:rPr>
                <w:rFonts w:ascii="Arial" w:cs="Arial" w:eastAsia="Arial" w:hAnsi="Arial"/>
                <w:sz w:val="22"/>
                <w:szCs w:val="22"/>
              </w:rPr>
            </w:rPrChange>
          </w:rPr>
          <w:t xml:space="preserve">a través del Portal VUCE y los canales habilitados.</w:t>
        </w:r>
        <w:r w:rsidDel="00000000" w:rsidR="00000000" w:rsidRPr="00000000">
          <w:rPr>
            <w:color w:val="ff0000"/>
            <w:highlight w:val="green"/>
            <w:rtl w:val="0"/>
            <w:rPrChange w:author="Valeria Tapia" w:id="1177" w:date="2026-10-05T12:06:00Z">
              <w:rPr>
                <w:color w:val="ff0000"/>
              </w:rPr>
            </w:rPrChange>
          </w:rPr>
          <w:t xml:space="preserve"> </w:t>
        </w:r>
      </w:ins>
      <w:del w:author="Valeria Tapia" w:id="1175" w:date="2026-10-05T12:06:00Z">
        <w:r w:rsidDel="00000000" w:rsidR="00000000" w:rsidRPr="00000000">
          <w:rPr>
            <w:color w:val="ff0000"/>
            <w:highlight w:val="green"/>
            <w:rtl w:val="0"/>
            <w:rPrChange w:author="Valeria Tapia" w:id="1178" w:date="2026-10-05T12:06:00Z">
              <w:rPr/>
            </w:rPrChange>
          </w:rPr>
          <w:delText xml:space="preserve">mediante el Portal de la VUCE </w:delText>
        </w:r>
      </w:del>
      <w:r w:rsidDel="00000000" w:rsidR="00000000" w:rsidRPr="00000000">
        <w:rPr>
          <w:color w:val="ff0000"/>
          <w:highlight w:val="green"/>
          <w:rtl w:val="0"/>
          <w:rPrChange w:author="Valeria Tapia" w:id="1178" w:date="2026-10-05T12:06:00Z">
            <w:rPr/>
          </w:rPrChange>
        </w:rPr>
        <w:t xml:space="preserve">a las EPEs y  al Usuario VUCE.</w:t>
      </w:r>
      <w:r w:rsidDel="00000000" w:rsidR="00000000" w:rsidRPr="00000000">
        <w:rPr>
          <w:rtl w:val="0"/>
        </w:rPr>
      </w:r>
    </w:p>
    <w:p w:rsidR="00000000" w:rsidDel="00000000" w:rsidP="00000000" w:rsidRDefault="00000000" w:rsidRPr="00000000" w14:paraId="0000039B">
      <w:pPr>
        <w:rPr>
          <w:color w:val="ff0000"/>
        </w:rPr>
      </w:pPr>
      <w:r w:rsidDel="00000000" w:rsidR="00000000" w:rsidRPr="00000000">
        <w:rPr>
          <w:rtl w:val="0"/>
        </w:rPr>
      </w:r>
    </w:p>
    <w:p w:rsidR="00000000" w:rsidDel="00000000" w:rsidP="00000000" w:rsidRDefault="00000000" w:rsidRPr="00000000" w14:paraId="0000039C">
      <w:pPr>
        <w:pStyle w:val="Heading5"/>
        <w:numPr>
          <w:ilvl w:val="0"/>
          <w:numId w:val="45"/>
        </w:numPr>
        <w:tabs>
          <w:tab w:val="left" w:leader="none" w:pos="1701"/>
        </w:tabs>
        <w:ind w:left="0" w:firstLine="0"/>
        <w:rPr/>
      </w:pPr>
      <w:r w:rsidDel="00000000" w:rsidR="00000000" w:rsidRPr="00000000">
        <w:rPr>
          <w:b w:val="1"/>
          <w:bCs w:val="1"/>
          <w:color w:val="ff0000"/>
          <w:rtl w:val="0"/>
          <w:rPrChange w:author="Valeria Tapia" w:id="1180" w:date="2026-09-28T14:43:00Z">
            <w:rPr>
              <w:b w:val="1"/>
              <w:bCs w:val="1"/>
            </w:rPr>
          </w:rPrChange>
        </w:rPr>
        <w:t xml:space="preserve"> </w:t>
      </w:r>
      <w:r w:rsidDel="00000000" w:rsidR="00000000" w:rsidRPr="00000000">
        <w:rPr>
          <w:b w:val="1"/>
          <w:bCs w:val="1"/>
          <w:color w:val="ff0000"/>
          <w:highlight w:val="green"/>
          <w:rtl w:val="0"/>
          <w:rPrChange w:author="Valeria Tapia" w:id="1181" w:date="2026-10-05T12:10:00Z">
            <w:rPr>
              <w:b w:val="1"/>
              <w:bCs w:val="1"/>
            </w:rPr>
          </w:rPrChange>
        </w:rPr>
        <w:t xml:space="preserve">(CONTINGENCIA DE LAS EPEs).</w:t>
      </w:r>
      <w:r w:rsidDel="00000000" w:rsidR="00000000" w:rsidRPr="00000000">
        <w:rPr>
          <w:color w:val="ff0000"/>
          <w:highlight w:val="green"/>
          <w:rtl w:val="0"/>
          <w:rPrChange w:author="Valeria Tapia" w:id="1181" w:date="2026-10-05T12:10:00Z">
            <w:rPr/>
          </w:rPrChange>
        </w:rPr>
        <w:t xml:space="preserve"> I. Las EPEs deberán contar con un procedimiento alterno ante situaciones de contingencia que permita la continuidad del trámite, </w:t>
      </w:r>
      <w:ins w:author="Valeria Tapia" w:id="1182" w:date="2026-10-05T12:08:00Z">
        <w:r w:rsidDel="00000000" w:rsidR="00000000" w:rsidRPr="00000000">
          <w:rPr>
            <w:color w:val="ff0000"/>
            <w:highlight w:val="green"/>
            <w:rtl w:val="0"/>
            <w:rPrChange w:author="Valeria Tapia" w:id="1183" w:date="2026-10-05T12:10:00Z">
              <w:rPr>
                <w:rFonts w:ascii="Arial" w:cs="Arial" w:eastAsia="Arial" w:hAnsi="Arial"/>
                <w:sz w:val="22"/>
                <w:szCs w:val="22"/>
              </w:rPr>
            </w:rPrChange>
          </w:rPr>
          <w:t xml:space="preserve">debidamente aprobado y publicado en el Portal VUCE, que garantice la continuidad en la recepción, evaluación y emisión del trámite APCO</w:t>
        </w:r>
        <w:r w:rsidDel="00000000" w:rsidR="00000000" w:rsidRPr="00000000">
          <w:rPr>
            <w:color w:val="ff0000"/>
            <w:sz w:val="22"/>
            <w:szCs w:val="22"/>
            <w:highlight w:val="green"/>
            <w:rtl w:val="0"/>
            <w:rPrChange w:author="Valeria Tapia" w:id="1184" w:date="2026-10-05T12:10:00Z">
              <w:rPr>
                <w:rFonts w:ascii="Arial" w:cs="Arial" w:eastAsia="Arial" w:hAnsi="Arial"/>
                <w:sz w:val="22"/>
                <w:szCs w:val="22"/>
              </w:rPr>
            </w:rPrChange>
          </w:rPr>
          <w:t xml:space="preserve">, </w:t>
        </w:r>
      </w:ins>
      <w:r w:rsidDel="00000000" w:rsidR="00000000" w:rsidRPr="00000000">
        <w:rPr>
          <w:color w:val="ff0000"/>
          <w:highlight w:val="green"/>
          <w:rtl w:val="0"/>
          <w:rPrChange w:author="Valeria Tapia" w:id="1185" w:date="2026-10-05T12:10:00Z">
            <w:rPr/>
          </w:rPrChange>
        </w:rPr>
        <w:t xml:space="preserve">considerando el plazo establecido en el Artículo 14 del presente Reglamento, el cual deberá ser puesto bajo conocimiento de la AN para su publicación en el Portal de la VUCE.</w:t>
      </w:r>
      <w:ins w:author="Valeria Tapia" w:id="1186" w:date="2026-10-05T12:10:00Z">
        <w:r w:rsidDel="00000000" w:rsidR="00000000" w:rsidRPr="00000000">
          <w:rPr>
            <w:color w:val="ff0000"/>
            <w:highlight w:val="yellow"/>
            <w:rtl w:val="0"/>
            <w:rPrChange w:author="Valeria Tapia" w:id="1187" w:date="2026-10-05T12:11:00Z">
              <w:rPr>
                <w:color w:val="ff0000"/>
                <w:highlight w:val="green"/>
              </w:rPr>
            </w:rPrChange>
          </w:rPr>
          <w:t xml:space="preserve">ojo revisar la redacción</w:t>
        </w:r>
      </w:ins>
      <w:r w:rsidDel="00000000" w:rsidR="00000000" w:rsidRPr="00000000">
        <w:rPr>
          <w:rtl w:val="0"/>
        </w:rPr>
      </w:r>
    </w:p>
    <w:p w:rsidR="00000000" w:rsidDel="00000000" w:rsidP="00000000" w:rsidRDefault="00000000" w:rsidRPr="00000000" w14:paraId="0000039D">
      <w:pPr>
        <w:rPr>
          <w:color w:val="ff0000"/>
          <w:rPrChange w:author="Valeria Tapia" w:id="1189" w:date="2026-09-28T14:43:00Z">
            <w:rPr/>
          </w:rPrChange>
        </w:rPr>
      </w:pPr>
      <w:r w:rsidDel="00000000" w:rsidR="00000000" w:rsidRPr="00000000">
        <w:rPr>
          <w:rtl w:val="0"/>
        </w:rPr>
      </w:r>
    </w:p>
    <w:p w:rsidR="00000000" w:rsidDel="00000000" w:rsidP="00000000" w:rsidRDefault="00000000" w:rsidRPr="00000000" w14:paraId="0000039E">
      <w:pPr>
        <w:rPr>
          <w:del w:author="Valeria Tapia" w:id="1190" w:date="2026-10-05T12:12:00Z"/>
          <w:color w:val="ff0000"/>
          <w:highlight w:val="green"/>
          <w:rPrChange w:author="Valeria Tapia" w:id="1191" w:date="2026-10-05T12:13:00Z">
            <w:rPr/>
          </w:rPrChange>
        </w:rPr>
      </w:pPr>
      <w:r w:rsidDel="00000000" w:rsidR="00000000" w:rsidRPr="00000000">
        <w:rPr>
          <w:color w:val="ff0000"/>
          <w:rtl w:val="0"/>
          <w:rPrChange w:author="Valeria Tapia" w:id="1189" w:date="2026-09-28T14:43:00Z">
            <w:rPr/>
          </w:rPrChange>
        </w:rPr>
        <w:t xml:space="preserve">II. </w:t>
      </w:r>
      <w:del w:author="Valeria Tapia" w:id="1190" w:date="2026-10-05T12:12:00Z">
        <w:r w:rsidDel="00000000" w:rsidR="00000000" w:rsidRPr="00000000">
          <w:rPr>
            <w:color w:val="ff0000"/>
            <w:highlight w:val="green"/>
            <w:rtl w:val="0"/>
            <w:rPrChange w:author="Valeria Tapia" w:id="1191" w:date="2026-10-05T12:13:00Z">
              <w:rPr/>
            </w:rPrChange>
          </w:rPr>
          <w:delText xml:space="preserve">Excepcionalmente la AN y las Entidades Públicas Emisoras podrán coordinar la aplicación de un procedimiento alterno ante situaciones de contingencia, cuando la situación así lo amerite aspectos que deberá ser justificado en informe de la Entidad Pública Emisora. </w:delText>
        </w:r>
      </w:del>
    </w:p>
    <w:p w:rsidR="00000000" w:rsidDel="00000000" w:rsidP="00000000" w:rsidRDefault="00000000" w:rsidRPr="00000000" w14:paraId="0000039F">
      <w:pPr>
        <w:rPr>
          <w:del w:author="Valeria Tapia" w:id="1190" w:date="2026-10-05T12:12:00Z"/>
          <w:color w:val="ff0000"/>
          <w:rPrChange w:author="Valeria Tapia" w:id="1192" w:date="2026-09-28T14:43:00Z">
            <w:rPr/>
          </w:rPrChange>
        </w:rPr>
      </w:pPr>
      <w:del w:author="Valeria Tapia" w:id="1190" w:date="2026-10-05T12:12:00Z">
        <w:r w:rsidDel="00000000" w:rsidR="00000000" w:rsidRPr="00000000">
          <w:rPr>
            <w:rtl w:val="0"/>
          </w:rPr>
        </w:r>
      </w:del>
    </w:p>
    <w:p w:rsidR="00000000" w:rsidDel="00000000" w:rsidP="00000000" w:rsidRDefault="00000000" w:rsidRPr="00000000" w14:paraId="000003A0">
      <w:pPr>
        <w:jc w:val="left"/>
        <w:rPr>
          <w:ins w:author="Valeria Tapia" w:id="1190" w:date="2026-10-05T12:12:00Z"/>
          <w:color w:val="ff0000"/>
          <w:sz w:val="28"/>
          <w:szCs w:val="28"/>
          <w:highlight w:val="green"/>
        </w:rPr>
      </w:pPr>
      <w:del w:author="Valeria Tapia" w:id="1190" w:date="2026-10-05T12:12:00Z">
        <w:r w:rsidDel="00000000" w:rsidR="00000000" w:rsidRPr="00000000">
          <w:rPr>
            <w:color w:val="ff0000"/>
            <w:rtl w:val="0"/>
            <w:rPrChange w:author="Valeria Tapia" w:id="1192" w:date="2026-09-28T14:43:00Z">
              <w:rPr/>
            </w:rPrChange>
          </w:rPr>
          <w:delText xml:space="preserve">III. </w:delText>
        </w:r>
      </w:del>
      <w:ins w:author="Valeria Tapia" w:id="1190" w:date="2026-10-05T12:12:00Z">
        <w:r w:rsidDel="00000000" w:rsidR="00000000" w:rsidRPr="00000000">
          <w:rPr>
            <w:color w:val="ff0000"/>
            <w:highlight w:val="green"/>
            <w:rtl w:val="0"/>
          </w:rPr>
          <w:t xml:space="preserve">En caso de cortes no programados o indisponibilidad técnica en el sistema informático de la EPE:</w:t>
        </w:r>
        <w:r w:rsidDel="00000000" w:rsidR="00000000" w:rsidRPr="00000000">
          <w:rPr>
            <w:rtl w:val="0"/>
          </w:rPr>
        </w:r>
      </w:ins>
    </w:p>
    <w:p w:rsidR="00000000" w:rsidDel="00000000" w:rsidP="00000000" w:rsidRDefault="00000000" w:rsidRPr="00000000" w14:paraId="000003A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ns w:author="Valeria Tapia" w:id="1190" w:date="2026-10-05T12:12:00Z"/>
          <w:rFonts w:ascii="Open Sans Light" w:cs="Open Sans Light" w:eastAsia="Open Sans Light" w:hAnsi="Open Sans Light"/>
          <w:b w:val="0"/>
          <w:bCs w:val="0"/>
          <w:i w:val="0"/>
          <w:iCs w:val="0"/>
          <w:smallCaps w:val="0"/>
          <w:strike w:val="0"/>
          <w:color w:val="ff0000"/>
          <w:sz w:val="28"/>
          <w:szCs w:val="28"/>
          <w:highlight w:val="green"/>
          <w:u w:val="none"/>
          <w:vertAlign w:val="baseline"/>
        </w:rPr>
      </w:pPr>
      <w:ins w:author="Valeria Tapia" w:id="1190" w:date="2026-10-05T12:12: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
          <w:t xml:space="preserve">La EPE comunicará de manera inmediata la interrupción a los usuarios y a la AN al correo electrónico soporte@vuce.gob.bo.</w:t>
        </w:r>
        <w:r w:rsidDel="00000000" w:rsidR="00000000" w:rsidRPr="00000000">
          <w:rPr>
            <w:rtl w:val="0"/>
          </w:rPr>
        </w:r>
      </w:ins>
    </w:p>
    <w:p w:rsidR="00000000" w:rsidDel="00000000" w:rsidP="00000000" w:rsidRDefault="00000000" w:rsidRPr="00000000" w14:paraId="000003A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1190" w:date="2026-10-05T12:12:00Z"/>
          <w:rFonts w:ascii="Open Sans Light" w:cs="Open Sans Light" w:eastAsia="Open Sans Light" w:hAnsi="Open Sans Light"/>
          <w:b w:val="0"/>
          <w:bCs w:val="0"/>
          <w:i w:val="0"/>
          <w:iCs w:val="0"/>
          <w:smallCaps w:val="0"/>
          <w:strike w:val="0"/>
          <w:color w:val="ff0000"/>
          <w:sz w:val="28"/>
          <w:szCs w:val="28"/>
          <w:highlight w:val="green"/>
          <w:u w:val="none"/>
          <w:vertAlign w:val="baseline"/>
        </w:rPr>
      </w:pPr>
      <w:ins w:author="Valeria Tapia" w:id="1190" w:date="2026-10-05T12:12: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green"/>
            <w:u w:val="none"/>
            <w:vertAlign w:val="baseline"/>
            <w:rtl w:val="0"/>
          </w:rPr>
          <w:t xml:space="preserve">Si la interrupción del sistema de la EPE alcanza una duración continua de tres (3) horas, o un acumulado de cuatro (4) horas dentro de una misma jornada laboral, la EPE estará obligada a activar de forma automática su Procedimiento Alterno de Contingencia.</w:t>
        </w:r>
        <w:r w:rsidDel="00000000" w:rsidR="00000000" w:rsidRPr="00000000">
          <w:rPr>
            <w:rtl w:val="0"/>
          </w:rPr>
        </w:r>
      </w:ins>
    </w:p>
    <w:p w:rsidR="00000000" w:rsidDel="00000000" w:rsidP="00000000" w:rsidRDefault="00000000" w:rsidRPr="00000000" w14:paraId="000003A3">
      <w:pPr>
        <w:rPr>
          <w:color w:val="ff0000"/>
          <w:rPrChange w:author="Valeria Tapia" w:id="1196" w:date="2026-09-28T14:43:00Z">
            <w:rPr/>
          </w:rPrChange>
        </w:rPr>
      </w:pPr>
      <w:del w:author="Valeria Tapia" w:id="1193" w:date="2026-10-05T12:14:00Z">
        <w:r w:rsidDel="00000000" w:rsidR="00000000" w:rsidRPr="00000000">
          <w:rPr>
            <w:color w:val="ff0000"/>
            <w:rtl w:val="0"/>
            <w:rPrChange w:author="Valeria Tapia" w:id="1194" w:date="2026-09-28T14:43:00Z">
              <w:rPr/>
            </w:rPrChange>
          </w:rPr>
          <w:delText xml:space="preserve">En caso de cortes no programados en el sistema informático de la Entidad Pública Emisora comunicará de manera inmediata este aspecto a los usuarios, y a la AN mediante correo electrónico </w:delText>
        </w:r>
        <w:r w:rsidDel="00000000" w:rsidR="00000000" w:rsidRPr="00000000">
          <w:rPr>
            <w:color w:val="ff0000"/>
            <w:u w:val="single"/>
            <w:rtl w:val="0"/>
            <w:rPrChange w:author="Valeria Tapia" w:id="1195" w:date="2026-09-28T14:43:00Z">
              <w:rPr>
                <w:color w:val="000000"/>
              </w:rPr>
            </w:rPrChange>
          </w:rPr>
          <w:delText xml:space="preserve">soporte</w:delText>
        </w:r>
        <w:r w:rsidDel="00000000" w:rsidR="00000000" w:rsidRPr="00000000">
          <w:fldChar w:fldCharType="begin"/>
        </w:r>
        <w:r w:rsidDel="00000000" w:rsidR="00000000" w:rsidRPr="00000000">
          <w:delInstrText xml:space="preserve">HYPERLINK "mailto:contacto.entidades@vuce.gob.bo"</w:delInstrText>
        </w:r>
        <w:r w:rsidDel="00000000" w:rsidR="00000000" w:rsidRPr="00000000">
          <w:fldChar w:fldCharType="separate"/>
        </w:r>
        <w:r w:rsidDel="00000000" w:rsidR="00000000" w:rsidRPr="00000000">
          <w:rPr>
            <w:color w:val="ff0000"/>
            <w:u w:val="single"/>
            <w:rtl w:val="0"/>
            <w:rPrChange w:author="Valeria Tapia" w:id="1195" w:date="2026-09-28T14:43:00Z">
              <w:rPr>
                <w:color w:val="000000"/>
              </w:rPr>
            </w:rPrChange>
          </w:rPr>
          <w:delText xml:space="preserve">@vuce.gob.bo</w:delText>
        </w:r>
        <w:r w:rsidDel="00000000" w:rsidR="00000000" w:rsidRPr="00000000">
          <w:fldChar w:fldCharType="end"/>
        </w:r>
        <w:r w:rsidDel="00000000" w:rsidR="00000000" w:rsidRPr="00000000">
          <w:rPr>
            <w:color w:val="ff0000"/>
            <w:rtl w:val="0"/>
            <w:rPrChange w:author="Valeria Tapia" w:id="1196" w:date="2026-09-28T14:43:00Z">
              <w:rPr/>
            </w:rPrChange>
          </w:rPr>
          <w:delText xml:space="preserve"> a fin de que la AN comunique a los usuarios a través del portal VUCE.</w:delText>
        </w:r>
      </w:del>
      <w:r w:rsidDel="00000000" w:rsidR="00000000" w:rsidRPr="00000000">
        <w:rPr>
          <w:rtl w:val="0"/>
        </w:rPr>
      </w:r>
    </w:p>
    <w:p w:rsidR="00000000" w:rsidDel="00000000" w:rsidP="00000000" w:rsidRDefault="00000000" w:rsidRPr="00000000" w14:paraId="000003A4">
      <w:pPr>
        <w:rPr>
          <w:ins w:author="Valeria Tapia" w:id="1202" w:date="2026-10-05T12:14:00Z"/>
          <w:color w:val="ff0000"/>
        </w:rPr>
      </w:pPr>
      <w:r w:rsidDel="00000000" w:rsidR="00000000" w:rsidRPr="00000000">
        <w:rPr>
          <w:color w:val="ff0000"/>
          <w:rtl w:val="0"/>
          <w:rPrChange w:author="Valeria Tapia" w:id="1196" w:date="2026-09-28T14:43:00Z">
            <w:rPr/>
          </w:rPrChange>
        </w:rPr>
        <w:t xml:space="preserve">I</w:t>
      </w:r>
      <w:del w:author="Valeria Tapia" w:id="1197" w:date="2026-10-05T12:14:00Z">
        <w:r w:rsidDel="00000000" w:rsidR="00000000" w:rsidRPr="00000000">
          <w:rPr>
            <w:color w:val="ff0000"/>
            <w:rtl w:val="0"/>
            <w:rPrChange w:author="Valeria Tapia" w:id="1196" w:date="2026-09-28T14:43:00Z">
              <w:rPr/>
            </w:rPrChange>
          </w:rPr>
          <w:delText xml:space="preserve">V</w:delText>
        </w:r>
      </w:del>
      <w:ins w:author="Valeria Tapia" w:id="1197" w:date="2026-10-05T12:14:00Z">
        <w:r w:rsidDel="00000000" w:rsidR="00000000" w:rsidRPr="00000000">
          <w:rPr>
            <w:color w:val="ff0000"/>
            <w:rtl w:val="0"/>
          </w:rPr>
          <w:t xml:space="preserve">II</w:t>
        </w:r>
      </w:ins>
      <w:r w:rsidDel="00000000" w:rsidR="00000000" w:rsidRPr="00000000">
        <w:rPr>
          <w:color w:val="ff0000"/>
          <w:rtl w:val="0"/>
          <w:rPrChange w:author="Valeria Tapia" w:id="1198" w:date="2026-09-28T14:43:00Z">
            <w:rPr/>
          </w:rPrChange>
        </w:rPr>
        <w:t xml:space="preserve">. </w:t>
      </w:r>
      <w:ins w:author="Valeria Tapia" w:id="1199" w:date="2026-10-05T12:15:00Z">
        <w:r w:rsidDel="00000000" w:rsidR="00000000" w:rsidRPr="00000000">
          <w:rPr>
            <w:highlight w:val="green"/>
            <w:rtl w:val="0"/>
            <w:rPrChange w:author="Valeria Tapia" w:id="1200" w:date="2026-10-05T12:15:00Z">
              <w:rPr>
                <w:rFonts w:ascii="Arial" w:cs="Arial" w:eastAsia="Arial" w:hAnsi="Arial"/>
                <w:sz w:val="22"/>
                <w:szCs w:val="22"/>
              </w:rPr>
            </w:rPrChange>
          </w:rPr>
          <w:t xml:space="preserve">La EPE deberá ejecutar las acciones técnicas necesarias para restablecer la operatividad de su sistema en un plazo máximo e improrrogable de un (1) día calendario desde la notificación del corte</w:t>
        </w:r>
      </w:ins>
      <w:del w:author="Valeria Tapia" w:id="1199" w:date="2026-10-05T12:15:00Z">
        <w:r w:rsidDel="00000000" w:rsidR="00000000" w:rsidRPr="00000000">
          <w:rPr>
            <w:color w:val="ff0000"/>
            <w:highlight w:val="green"/>
            <w:rtl w:val="0"/>
            <w:rPrChange w:author="Valeria Tapia" w:id="1201" w:date="2026-10-05T12:15:00Z">
              <w:rPr/>
            </w:rPrChange>
          </w:rPr>
          <w:delText xml:space="preserve">Entidad Pública Emisora deberá realizar las acciones necesarias para restablecer el sistema en el plazo máximo de un (1) día</w:delText>
        </w:r>
      </w:del>
      <w:r w:rsidDel="00000000" w:rsidR="00000000" w:rsidRPr="00000000">
        <w:rPr>
          <w:color w:val="ff0000"/>
          <w:highlight w:val="green"/>
          <w:rtl w:val="0"/>
          <w:rPrChange w:author="Valeria Tapia" w:id="1201" w:date="2026-10-05T12:15:00Z">
            <w:rPr/>
          </w:rPrChange>
        </w:rPr>
        <w:t xml:space="preserve">, debiendo comunicar este aspecto a la AN.</w:t>
      </w:r>
      <w:ins w:author="Valeria Tapia" w:id="1202" w:date="2026-10-05T12:14:00Z">
        <w:r w:rsidDel="00000000" w:rsidR="00000000" w:rsidRPr="00000000">
          <w:rPr>
            <w:rtl w:val="0"/>
          </w:rPr>
        </w:r>
      </w:ins>
    </w:p>
    <w:p w:rsidR="00000000" w:rsidDel="00000000" w:rsidP="00000000" w:rsidRDefault="00000000" w:rsidRPr="00000000" w14:paraId="000003A5">
      <w:pPr>
        <w:rPr>
          <w:ins w:author="Valeria Tapia" w:id="1202" w:date="2026-10-05T12:14:00Z"/>
          <w:color w:val="ff0000"/>
        </w:rPr>
      </w:pPr>
      <w:ins w:author="Valeria Tapia" w:id="1202" w:date="2026-10-05T12:14:00Z">
        <w:r w:rsidDel="00000000" w:rsidR="00000000" w:rsidRPr="00000000">
          <w:rPr>
            <w:rtl w:val="0"/>
          </w:rPr>
        </w:r>
      </w:ins>
    </w:p>
    <w:p w:rsidR="00000000" w:rsidDel="00000000" w:rsidP="00000000" w:rsidRDefault="00000000" w:rsidRPr="00000000" w14:paraId="000003A6">
      <w:pPr>
        <w:rPr>
          <w:del w:author="Valeria Tapia" w:id="1202" w:date="2026-10-05T12:14:00Z"/>
          <w:color w:val="ff0000"/>
          <w:rPrChange w:author="Valeria Tapia" w:id="1203" w:date="2026-10-05T12:15:00Z">
            <w:rPr/>
          </w:rPrChange>
        </w:rPr>
      </w:pPr>
      <w:del w:author="Valeria Tapia" w:id="1202" w:date="2026-10-05T12:14:00Z">
        <w:r w:rsidDel="00000000" w:rsidR="00000000" w:rsidRPr="00000000">
          <w:rPr>
            <w:rtl w:val="0"/>
          </w:rPr>
        </w:r>
      </w:del>
    </w:p>
    <w:p w:rsidR="00000000" w:rsidDel="00000000" w:rsidP="00000000" w:rsidRDefault="00000000" w:rsidRPr="00000000" w14:paraId="000003A7">
      <w:pPr>
        <w:rPr>
          <w:ins w:author="Valeria Tapia" w:id="1204" w:date="2026-10-05T12:15:00Z"/>
          <w:color w:val="ff0000"/>
          <w:rPrChange w:author="Valeria Tapia" w:id="1208" w:date="2026-10-05T12:15:00Z">
            <w:rPr/>
          </w:rPrChange>
        </w:rPr>
        <w:pPrChange w:author="Valeria Tapia" w:id="0" w:date="2026-10-05T12:15:00Z">
          <w:pPr>
            <w:jc w:val="left"/>
          </w:pPr>
        </w:pPrChange>
      </w:pPr>
      <w:ins w:author="Valeria Tapia" w:id="1204" w:date="2026-10-05T12:15:00Z">
        <w:r w:rsidDel="00000000" w:rsidR="00000000" w:rsidRPr="00000000">
          <w:rPr>
            <w:color w:val="ff0000"/>
            <w:highlight w:val="cyan"/>
            <w:rtl w:val="0"/>
            <w:rPrChange w:author="Valeria Tapia" w:id="1205" w:date="2026-10-05T12:15:00Z">
              <w:rPr>
                <w:color w:val="ff0000"/>
              </w:rPr>
            </w:rPrChange>
          </w:rPr>
          <w:t xml:space="preserve">IV. </w:t>
        </w:r>
        <w:r w:rsidDel="00000000" w:rsidR="00000000" w:rsidRPr="00000000">
          <w:rPr>
            <w:color w:val="ff0000"/>
            <w:highlight w:val="cyan"/>
            <w:rtl w:val="0"/>
            <w:rPrChange w:author="Valeria Tapia" w:id="1206" w:date="2026-10-05T12:15:00Z">
              <w:rPr>
                <w:rFonts w:ascii="Arial" w:cs="Arial" w:eastAsia="Arial" w:hAnsi="Arial"/>
                <w:sz w:val="22"/>
                <w:szCs w:val="22"/>
              </w:rPr>
            </w:rPrChange>
          </w:rPr>
          <w:t xml:space="preserve">Los trámites procesados durante el periodo de contingencia deberán ser regularizados e ingresados en el sistema VUCE dentro de las veinticuatro (24) horas posteriores al restablecimiento del servicio</w:t>
        </w:r>
        <w:r w:rsidDel="00000000" w:rsidR="00000000" w:rsidRPr="00000000">
          <w:rPr>
            <w:color w:val="ff0000"/>
            <w:rtl w:val="0"/>
          </w:rPr>
          <w:t xml:space="preserve">.</w:t>
        </w:r>
        <w:r w:rsidDel="00000000" w:rsidR="00000000" w:rsidRPr="00000000">
          <w:rPr>
            <w:rtl w:val="0"/>
          </w:rPr>
        </w:r>
      </w:ins>
    </w:p>
    <w:p w:rsidR="00000000" w:rsidDel="00000000" w:rsidP="00000000" w:rsidRDefault="00000000" w:rsidRPr="00000000" w14:paraId="000003A8">
      <w:pPr>
        <w:rPr>
          <w:color w:val="ff0000"/>
          <w:rPrChange w:author="Valeria Tapia" w:id="1207" w:date="2026-10-05T12:15:00Z">
            <w:rPr/>
          </w:rPrChange>
        </w:rPr>
      </w:pPr>
      <w:r w:rsidDel="00000000" w:rsidR="00000000" w:rsidRPr="00000000">
        <w:rPr>
          <w:rtl w:val="0"/>
        </w:rPr>
      </w:r>
    </w:p>
    <w:p w:rsidR="00000000" w:rsidDel="00000000" w:rsidP="00000000" w:rsidRDefault="00000000" w:rsidRPr="00000000" w14:paraId="000003A9">
      <w:pPr>
        <w:pStyle w:val="Heading5"/>
        <w:numPr>
          <w:ilvl w:val="0"/>
          <w:numId w:val="45"/>
        </w:numPr>
        <w:tabs>
          <w:tab w:val="left" w:leader="none" w:pos="1701"/>
        </w:tabs>
        <w:ind w:left="0" w:firstLine="0"/>
        <w:rPr>
          <w:strike w:val="1"/>
        </w:rPr>
      </w:pPr>
      <w:r w:rsidDel="00000000" w:rsidR="00000000" w:rsidRPr="00000000">
        <w:rPr>
          <w:strike w:val="1"/>
          <w:color w:val="ff0000"/>
          <w:rtl w:val="0"/>
          <w:rPrChange w:author="Valeria Tapia" w:id="1207" w:date="2026-10-05T12:15:00Z">
            <w:rPr>
              <w:strike w:val="1"/>
            </w:rPr>
          </w:rPrChange>
        </w:rPr>
        <w:t xml:space="preserve"> </w:t>
      </w:r>
      <w:r w:rsidDel="00000000" w:rsidR="00000000" w:rsidRPr="00000000">
        <w:rPr>
          <w:b w:val="1"/>
          <w:bCs w:val="1"/>
          <w:strike w:val="1"/>
          <w:color w:val="ff0000"/>
          <w:rtl w:val="0"/>
          <w:rPrChange w:author="Valeria Tapia" w:id="1207" w:date="2026-10-05T12:15:00Z">
            <w:rPr>
              <w:b w:val="1"/>
              <w:bCs w:val="1"/>
              <w:strike w:val="1"/>
            </w:rPr>
          </w:rPrChange>
        </w:rPr>
        <w:t xml:space="preserve">(CONTINGENCIAS Y REESTABLECIMIENTO DE LA AGETIC).</w:t>
      </w:r>
      <w:r w:rsidDel="00000000" w:rsidR="00000000" w:rsidRPr="00000000">
        <w:rPr>
          <w:strike w:val="1"/>
          <w:color w:val="ff0000"/>
          <w:rtl w:val="0"/>
          <w:rPrChange w:author="Valeria Tapia" w:id="1207" w:date="2026-10-05T12:15:00Z">
            <w:rPr>
              <w:strike w:val="1"/>
            </w:rPr>
          </w:rPrChange>
        </w:rPr>
        <w:t xml:space="preserve"> I. En caso de cortes no programados en el sistema informático de la AGETIC, dicha instancia comunicará de manera inmediata este aspecto a la AN, mediante correo electrónico </w:t>
      </w:r>
      <w:r w:rsidDel="00000000" w:rsidR="00000000" w:rsidRPr="00000000">
        <w:rPr>
          <w:strike w:val="1"/>
          <w:color w:val="ff0000"/>
          <w:u w:val="single"/>
          <w:rtl w:val="0"/>
          <w:rPrChange w:author="Valeria Tapia" w:id="1209" w:date="2026-09-28T14:43:00Z">
            <w:rPr>
              <w:strike w:val="1"/>
              <w:color w:val="000000"/>
            </w:rPr>
          </w:rPrChange>
        </w:rPr>
        <w:t xml:space="preserve">soporte</w:t>
      </w:r>
      <w:hyperlink r:id="rId24">
        <w:r w:rsidDel="00000000" w:rsidR="00000000" w:rsidRPr="00000000">
          <w:rPr>
            <w:strike w:val="1"/>
            <w:color w:val="ff0000"/>
            <w:u w:val="single"/>
            <w:rtl w:val="0"/>
            <w:rPrChange w:author="Valeria Tapia" w:id="1209" w:date="2026-09-28T14:43:00Z">
              <w:rPr>
                <w:strike w:val="1"/>
                <w:color w:val="000000"/>
              </w:rPr>
            </w:rPrChange>
          </w:rPr>
          <w:t xml:space="preserve">@vuce.gob.bo</w:t>
        </w:r>
      </w:hyperlink>
      <w:r w:rsidDel="00000000" w:rsidR="00000000" w:rsidRPr="00000000">
        <w:rPr>
          <w:strike w:val="1"/>
          <w:color w:val="ff0000"/>
          <w:rtl w:val="0"/>
          <w:rPrChange w:author="Valeria Tapia" w:id="1210" w:date="2026-09-28T14:43:00Z">
            <w:rPr>
              <w:strike w:val="1"/>
            </w:rPr>
          </w:rPrChange>
        </w:rPr>
        <w:t xml:space="preserve"> a fin de que la AN comunique a los usuarios a través del portal VUCE.</w:t>
      </w:r>
      <w:r w:rsidDel="00000000" w:rsidR="00000000" w:rsidRPr="00000000">
        <w:rPr>
          <w:rtl w:val="0"/>
        </w:rPr>
      </w:r>
    </w:p>
    <w:p w:rsidR="00000000" w:rsidDel="00000000" w:rsidP="00000000" w:rsidRDefault="00000000" w:rsidRPr="00000000" w14:paraId="000003AA">
      <w:pPr>
        <w:rPr>
          <w:strike w:val="1"/>
          <w:color w:val="ff0000"/>
          <w:rPrChange w:author="Valeria Tapia" w:id="1210" w:date="2026-09-28T14:43:00Z">
            <w:rPr>
              <w:strike w:val="1"/>
            </w:rPr>
          </w:rPrChange>
        </w:rPr>
      </w:pPr>
      <w:r w:rsidDel="00000000" w:rsidR="00000000" w:rsidRPr="00000000">
        <w:rPr>
          <w:rtl w:val="0"/>
        </w:rPr>
      </w:r>
    </w:p>
    <w:p w:rsidR="00000000" w:rsidDel="00000000" w:rsidP="00000000" w:rsidRDefault="00000000" w:rsidRPr="00000000" w14:paraId="000003AB">
      <w:pPr>
        <w:rPr>
          <w:strike w:val="1"/>
          <w:color w:val="ff0000"/>
          <w:rPrChange w:author="Valeria Tapia" w:id="1210" w:date="2026-09-28T14:43:00Z">
            <w:rPr>
              <w:strike w:val="1"/>
            </w:rPr>
          </w:rPrChange>
        </w:rPr>
      </w:pPr>
      <w:r w:rsidDel="00000000" w:rsidR="00000000" w:rsidRPr="00000000">
        <w:rPr>
          <w:strike w:val="1"/>
          <w:color w:val="ff0000"/>
          <w:rtl w:val="0"/>
          <w:rPrChange w:author="Valeria Tapia" w:id="1210" w:date="2026-09-28T14:43:00Z">
            <w:rPr>
              <w:strike w:val="1"/>
            </w:rPr>
          </w:rPrChange>
        </w:rPr>
        <w:t xml:space="preserve">II. Cuando el sistema informático de la AGETIC se restablezca, se deberá comunicar este aspecto a la AN.</w:t>
      </w:r>
    </w:p>
    <w:p w:rsidR="00000000" w:rsidDel="00000000" w:rsidP="00000000" w:rsidRDefault="00000000" w:rsidRPr="00000000" w14:paraId="000003AC">
      <w:pPr>
        <w:rPr>
          <w:strike w:val="1"/>
          <w:color w:val="ff0000"/>
          <w:rPrChange w:author="Valeria Tapia" w:id="1210" w:date="2026-09-28T14:43:00Z">
            <w:rPr>
              <w:strike w:val="1"/>
            </w:rPr>
          </w:rPrChange>
        </w:rPr>
      </w:pPr>
      <w:r w:rsidDel="00000000" w:rsidR="00000000" w:rsidRPr="00000000">
        <w:rPr>
          <w:rtl w:val="0"/>
        </w:rPr>
      </w:r>
    </w:p>
    <w:p w:rsidR="00000000" w:rsidDel="00000000" w:rsidP="00000000" w:rsidRDefault="00000000" w:rsidRPr="00000000" w14:paraId="000003AD">
      <w:pPr>
        <w:pStyle w:val="Heading5"/>
        <w:numPr>
          <w:ilvl w:val="0"/>
          <w:numId w:val="45"/>
        </w:numPr>
        <w:tabs>
          <w:tab w:val="left" w:leader="none" w:pos="1701"/>
        </w:tabs>
        <w:ind w:left="0" w:firstLine="0"/>
        <w:rPr>
          <w:ins w:author="Valeria Tapia" w:id="1211" w:date="2026-09-28T14:44:00Z"/>
          <w:strike w:val="1"/>
          <w:color w:val="ff0000"/>
        </w:rPr>
      </w:pPr>
      <w:ins w:author="Valeria Tapia" w:id="1211" w:date="2026-09-28T14:44:00Z">
        <w:r w:rsidDel="00000000" w:rsidR="00000000" w:rsidRPr="00000000">
          <w:rPr>
            <w:strike w:val="1"/>
            <w:color w:val="ff0000"/>
            <w:rtl w:val="0"/>
          </w:rPr>
          <w:t xml:space="preserve"> </w:t>
        </w:r>
        <w:r w:rsidDel="00000000" w:rsidR="00000000" w:rsidRPr="00000000">
          <w:rPr>
            <w:b w:val="1"/>
            <w:bCs w:val="1"/>
            <w:strike w:val="1"/>
            <w:color w:val="ff0000"/>
            <w:rtl w:val="0"/>
            <w:rPrChange w:author="Valeria Tapia" w:id="1212" w:date="2026-09-28T14:45:00Z">
              <w:rPr>
                <w:strike w:val="1"/>
                <w:color w:val="ff0000"/>
              </w:rPr>
            </w:rPrChange>
          </w:rPr>
          <w:t xml:space="preserve">(REGISTRO DE INCIDENCIAS Y ACCIONES CORRECTIVAS).</w:t>
        </w:r>
        <w:r w:rsidDel="00000000" w:rsidR="00000000" w:rsidRPr="00000000">
          <w:rPr>
            <w:strike w:val="1"/>
            <w:color w:val="ff0000"/>
            <w:rtl w:val="0"/>
          </w:rPr>
          <w:t xml:space="preserve"> La AN contará con un Registro de Incidencias y Acciones Correctivas, </w:t>
        </w:r>
        <w:r w:rsidDel="00000000" w:rsidR="00000000" w:rsidRPr="00000000">
          <w:rPr>
            <w:strike w:val="1"/>
            <w:color w:val="ff0000"/>
            <w:rtl w:val="0"/>
            <w:rPrChange w:author="Valeria Tapia" w:id="1213" w:date="2026-09-28T14:46:00Z">
              <w:rPr>
                <w:strike w:val="1"/>
              </w:rPr>
            </w:rPrChange>
          </w:rPr>
          <w:t xml:space="preserve">para </w:t>
        </w:r>
        <w:r w:rsidDel="00000000" w:rsidR="00000000" w:rsidRPr="00000000">
          <w:rPr>
            <w:b w:val="0"/>
            <w:bCs w:val="0"/>
            <w:strike w:val="1"/>
            <w:color w:val="ff0000"/>
            <w:rtl w:val="0"/>
            <w:rPrChange w:author="Valeria Tapia" w:id="1214" w:date="2026-09-28T14:46:00Z">
              <w:rPr>
                <w:strike w:val="1"/>
              </w:rPr>
            </w:rPrChange>
          </w:rPr>
          <w:t xml:space="preserve">documentar problemas identificados durante la operación o implementación</w:t>
        </w:r>
        <w:r w:rsidDel="00000000" w:rsidR="00000000" w:rsidRPr="00000000">
          <w:rPr>
            <w:b w:val="0"/>
            <w:bCs w:val="0"/>
            <w:strike w:val="1"/>
            <w:color w:val="ff0000"/>
            <w:rtl w:val="0"/>
          </w:rPr>
          <w:t xml:space="preserve"> del trámite APCO</w:t>
        </w:r>
        <w:r w:rsidDel="00000000" w:rsidR="00000000" w:rsidRPr="00000000">
          <w:rPr>
            <w:b w:val="0"/>
            <w:bCs w:val="0"/>
            <w:strike w:val="1"/>
            <w:color w:val="ff0000"/>
            <w:rtl w:val="0"/>
            <w:rPrChange w:author="Valeria Tapia" w:id="1215" w:date="2026-09-28T14:46:00Z">
              <w:rPr>
                <w:strike w:val="1"/>
              </w:rPr>
            </w:rPrChange>
          </w:rPr>
          <w:t xml:space="preserve">, las causas, las acciones adoptadas para solucionarlos y su seguimiento hasta el cierre</w:t>
        </w:r>
        <w:r w:rsidDel="00000000" w:rsidR="00000000" w:rsidRPr="00000000">
          <w:rPr>
            <w:strike w:val="1"/>
            <w:rtl w:val="0"/>
          </w:rPr>
          <w:t xml:space="preserve">.</w:t>
        </w:r>
        <w:r w:rsidDel="00000000" w:rsidR="00000000" w:rsidRPr="00000000">
          <w:rPr>
            <w:strike w:val="1"/>
            <w:color w:val="ff0000"/>
            <w:rtl w:val="0"/>
          </w:rPr>
          <w:t xml:space="preserve"> </w:t>
        </w:r>
      </w:ins>
    </w:p>
    <w:p w:rsidR="00000000" w:rsidDel="00000000" w:rsidP="00000000" w:rsidRDefault="00000000" w:rsidRPr="00000000" w14:paraId="000003AE">
      <w:pPr>
        <w:pStyle w:val="Heading5"/>
        <w:tabs>
          <w:tab w:val="left" w:leader="none" w:pos="1701"/>
        </w:tabs>
        <w:rPr>
          <w:ins w:author="Valeria Tapia" w:id="1211" w:date="2026-09-28T14:44:00Z"/>
          <w:rPrChange w:author="Valeria Tapia" w:id="1216" w:date="2026-09-28T14:45:00Z">
            <w:rPr>
              <w:color w:val="ff0000"/>
            </w:rPr>
          </w:rPrChange>
        </w:rPr>
        <w:pPrChange w:author="Valeria Tapia" w:id="0" w:date="2026-09-28T14:45:00Z">
          <w:pPr>
            <w:pStyle w:val="Heading5"/>
            <w:numPr>
              <w:ilvl w:val="0"/>
              <w:numId w:val="45"/>
            </w:numPr>
            <w:tabs>
              <w:tab w:val="left" w:leader="none" w:pos="1701"/>
            </w:tabs>
            <w:ind w:left="6067" w:hanging="1813.9999999999998"/>
          </w:pPr>
        </w:pPrChange>
      </w:pPr>
      <w:ins w:author="Valeria Tapia" w:id="1211" w:date="2026-09-28T14:44:00Z">
        <w:r w:rsidDel="00000000" w:rsidR="00000000" w:rsidRPr="00000000">
          <w:rPr>
            <w:rtl w:val="0"/>
          </w:rPr>
        </w:r>
      </w:ins>
    </w:p>
    <w:p w:rsidR="00000000" w:rsidDel="00000000" w:rsidP="00000000" w:rsidRDefault="00000000" w:rsidRPr="00000000" w14:paraId="000003AF">
      <w:pPr>
        <w:pStyle w:val="Heading5"/>
        <w:numPr>
          <w:ilvl w:val="0"/>
          <w:numId w:val="45"/>
        </w:numPr>
        <w:tabs>
          <w:tab w:val="left" w:leader="none" w:pos="1701"/>
        </w:tabs>
        <w:ind w:left="0" w:firstLine="0"/>
        <w:rPr>
          <w:ins w:author="Valeria Tapia" w:id="1218" w:date="2026-09-28T14:43:00Z"/>
          <w:strike w:val="1"/>
          <w:color w:val="ff0000"/>
        </w:rPr>
      </w:pPr>
      <w:r w:rsidDel="00000000" w:rsidR="00000000" w:rsidRPr="00000000">
        <w:rPr>
          <w:strike w:val="1"/>
          <w:color w:val="ff0000"/>
          <w:rtl w:val="0"/>
          <w:rPrChange w:author="Valeria Tapia" w:id="1217" w:date="2026-09-28T14:43:00Z">
            <w:rPr>
              <w:strike w:val="1"/>
            </w:rPr>
          </w:rPrChange>
        </w:rPr>
        <w:t xml:space="preserve"> </w:t>
      </w:r>
      <w:r w:rsidDel="00000000" w:rsidR="00000000" w:rsidRPr="00000000">
        <w:rPr>
          <w:b w:val="1"/>
          <w:bCs w:val="1"/>
          <w:strike w:val="1"/>
          <w:color w:val="ff0000"/>
          <w:rtl w:val="0"/>
          <w:rPrChange w:author="Valeria Tapia" w:id="1217" w:date="2026-09-28T14:43:00Z">
            <w:rPr>
              <w:b w:val="1"/>
              <w:bCs w:val="1"/>
              <w:strike w:val="1"/>
            </w:rPr>
          </w:rPrChange>
        </w:rPr>
        <w:t xml:space="preserve">(DOCUMENTOS REQUERIDOS EMITIDOS POR CONTIGENCIA).</w:t>
      </w:r>
      <w:r w:rsidDel="00000000" w:rsidR="00000000" w:rsidRPr="00000000">
        <w:rPr>
          <w:strike w:val="1"/>
          <w:color w:val="ff0000"/>
          <w:rtl w:val="0"/>
          <w:rPrChange w:author="Valeria Tapia" w:id="1217" w:date="2026-09-28T14:43:00Z">
            <w:rPr>
              <w:strike w:val="1"/>
            </w:rPr>
          </w:rPrChange>
        </w:rPr>
        <w:t xml:space="preserve"> Los documentos requeridos por normativa específica para operaciones de comercio exterior que sean obtenidos en situaciones de contingencia, serán aceptados por la AN y demás entidades, en tanto se solucione la contingencia presentada.</w:t>
      </w:r>
      <w:ins w:author="Valeria Tapia" w:id="1218" w:date="2026-09-28T14:43:00Z">
        <w:r w:rsidDel="00000000" w:rsidR="00000000" w:rsidRPr="00000000">
          <w:rPr>
            <w:rtl w:val="0"/>
          </w:rPr>
        </w:r>
      </w:ins>
    </w:p>
    <w:p w:rsidR="00000000" w:rsidDel="00000000" w:rsidP="00000000" w:rsidRDefault="00000000" w:rsidRPr="00000000" w14:paraId="000003B0">
      <w:pPr>
        <w:tabs>
          <w:tab w:val="left" w:leader="none" w:pos="1701"/>
        </w:tabs>
        <w:rPr>
          <w:ins w:author="Valeria Tapia" w:id="1218" w:date="2026-09-28T14:43:00Z"/>
          <w:rPrChange w:author="Valeria Tapia" w:id="1219" w:date="2026-09-28T14:43:00Z">
            <w:rPr/>
          </w:rPrChange>
        </w:rPr>
        <w:pPrChange w:author="Valeria Tapia" w:id="0" w:date="2026-09-28T14:43:00Z">
          <w:pPr>
            <w:pStyle w:val="Heading5"/>
            <w:numPr>
              <w:ilvl w:val="0"/>
              <w:numId w:val="45"/>
            </w:numPr>
            <w:tabs>
              <w:tab w:val="left" w:leader="none" w:pos="1701"/>
            </w:tabs>
            <w:ind w:left="6067" w:hanging="1813.9999999999998"/>
          </w:pPr>
        </w:pPrChange>
      </w:pPr>
      <w:ins w:author="Valeria Tapia" w:id="1218" w:date="2026-09-28T14:43:00Z">
        <w:r w:rsidDel="00000000" w:rsidR="00000000" w:rsidRPr="00000000">
          <w:rPr>
            <w:rtl w:val="0"/>
          </w:rPr>
        </w:r>
      </w:ins>
    </w:p>
    <w:p w:rsidR="00000000" w:rsidDel="00000000" w:rsidP="00000000" w:rsidRDefault="00000000" w:rsidRPr="00000000" w14:paraId="000003B1">
      <w:pPr>
        <w:tabs>
          <w:tab w:val="left" w:leader="none" w:pos="1701"/>
        </w:tabs>
        <w:rPr>
          <w:rPrChange w:author="Valeria Tapia" w:id="1221" w:date="2026-09-28T14:43:00Z">
            <w:rPr/>
          </w:rPrChange>
        </w:rPr>
        <w:pPrChange w:author="Valeria Tapia" w:id="0" w:date="2026-09-28T14:43:00Z">
          <w:pPr>
            <w:pStyle w:val="Heading5"/>
            <w:numPr>
              <w:ilvl w:val="0"/>
              <w:numId w:val="45"/>
            </w:numPr>
            <w:tabs>
              <w:tab w:val="left" w:leader="none" w:pos="1701"/>
            </w:tabs>
            <w:ind w:left="6067" w:hanging="1813.9999999999998"/>
          </w:pPr>
        </w:pPrChange>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bookmarkStart w:colFirst="0" w:colLast="0" w:name="_hrr720sht8wd" w:id="36"/>
      <w:bookmarkEnd w:id="36"/>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TÍTULO V</w:t>
      </w:r>
    </w:p>
    <w:p w:rsidR="00000000" w:rsidDel="00000000" w:rsidP="00000000" w:rsidRDefault="00000000" w:rsidRPr="00000000" w14:paraId="000003B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bookmarkStart w:colFirst="0" w:colLast="0" w:name="_bb7t59sc5ugc" w:id="37"/>
      <w:bookmarkEnd w:id="37"/>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EJECUCIÓN DEL CRONOGRAMA DE IMPLEMENTACIÓN GRADUAL</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bookmarkStart w:colFirst="0" w:colLast="0" w:name="_ydy1qcvrw0cm" w:id="38"/>
      <w:bookmarkEnd w:id="38"/>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CAPÍTULO I</w:t>
      </w:r>
    </w:p>
    <w:p w:rsidR="00000000" w:rsidDel="00000000" w:rsidP="00000000" w:rsidRDefault="00000000" w:rsidRPr="00000000" w14:paraId="000003B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bookmarkStart w:colFirst="0" w:colLast="0" w:name="_cow4w8xpumin" w:id="39"/>
      <w:bookmarkEnd w:id="39"/>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IMPLEMENTACIÓN DEL CRONOGRAMA</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5"/>
        <w:numPr>
          <w:ilvl w:val="0"/>
          <w:numId w:val="45"/>
        </w:numPr>
        <w:tabs>
          <w:tab w:val="left" w:leader="none" w:pos="1701"/>
        </w:tabs>
        <w:ind w:left="0" w:firstLine="0"/>
        <w:rPr>
          <w:ins w:author="Valeria Tapia" w:id="1225" w:date="2026-10-02T16:01:00Z"/>
        </w:rPr>
      </w:pPr>
      <w:r w:rsidDel="00000000" w:rsidR="00000000" w:rsidRPr="00000000">
        <w:rPr>
          <w:rtl w:val="0"/>
        </w:rPr>
        <w:t xml:space="preserve"> </w:t>
      </w:r>
      <w:r w:rsidDel="00000000" w:rsidR="00000000" w:rsidRPr="00000000">
        <w:rPr>
          <w:b w:val="1"/>
          <w:bCs w:val="1"/>
          <w:rtl w:val="0"/>
        </w:rPr>
        <w:t xml:space="preserve">(PARÁMETROS DEL CRONOGRAMA).</w:t>
      </w:r>
      <w:r w:rsidDel="00000000" w:rsidR="00000000" w:rsidRPr="00000000">
        <w:rPr>
          <w:rtl w:val="0"/>
        </w:rPr>
        <w:t xml:space="preserve"> El Cronograma de Implementación Gradual de la VUCE en aplicación del Decreto Supremo N° 5</w:t>
      </w:r>
      <w:ins w:author="Valeria Tapia" w:id="1222" w:date="2026-10-02T15:59:00Z">
        <w:r w:rsidDel="00000000" w:rsidR="00000000" w:rsidRPr="00000000">
          <w:rPr>
            <w:rtl w:val="0"/>
          </w:rPr>
          <w:t xml:space="preserve">724</w:t>
        </w:r>
      </w:ins>
      <w:del w:author="Valeria Tapia" w:id="1222" w:date="2026-10-02T15:59:00Z">
        <w:r w:rsidDel="00000000" w:rsidR="00000000" w:rsidRPr="00000000">
          <w:rPr>
            <w:rtl w:val="0"/>
          </w:rPr>
          <w:delText xml:space="preserve">211</w:delText>
        </w:r>
      </w:del>
      <w:r w:rsidDel="00000000" w:rsidR="00000000" w:rsidRPr="00000000">
        <w:rPr>
          <w:rtl w:val="0"/>
        </w:rPr>
        <w:t xml:space="preserve"> de 2</w:t>
      </w:r>
      <w:del w:author="Valeria Tapia" w:id="1223" w:date="2026-10-02T16:00:00Z">
        <w:r w:rsidDel="00000000" w:rsidR="00000000" w:rsidRPr="00000000">
          <w:rPr>
            <w:rtl w:val="0"/>
          </w:rPr>
          <w:delText xml:space="preserve">8</w:delText>
        </w:r>
      </w:del>
      <w:ins w:author="Valeria Tapia" w:id="1223" w:date="2026-10-02T16:00:00Z">
        <w:r w:rsidDel="00000000" w:rsidR="00000000" w:rsidRPr="00000000">
          <w:rPr>
            <w:rtl w:val="0"/>
          </w:rPr>
          <w:t xml:space="preserve">4</w:t>
        </w:r>
      </w:ins>
      <w:r w:rsidDel="00000000" w:rsidR="00000000" w:rsidRPr="00000000">
        <w:rPr>
          <w:rtl w:val="0"/>
        </w:rPr>
        <w:t xml:space="preserve">/0</w:t>
      </w:r>
      <w:del w:author="Valeria Tapia" w:id="1224" w:date="2026-10-02T16:00:00Z">
        <w:r w:rsidDel="00000000" w:rsidR="00000000" w:rsidRPr="00000000">
          <w:rPr>
            <w:rtl w:val="0"/>
          </w:rPr>
          <w:delText xml:space="preserve">8</w:delText>
        </w:r>
      </w:del>
      <w:ins w:author="Valeria Tapia" w:id="1224" w:date="2026-10-02T16:00:00Z">
        <w:r w:rsidDel="00000000" w:rsidR="00000000" w:rsidRPr="00000000">
          <w:rPr>
            <w:rtl w:val="0"/>
          </w:rPr>
          <w:t xml:space="preserve">9</w:t>
        </w:r>
      </w:ins>
      <w:r w:rsidDel="00000000" w:rsidR="00000000" w:rsidRPr="00000000">
        <w:rPr>
          <w:rtl w:val="0"/>
        </w:rPr>
        <w:t xml:space="preserve">/2024, se elaborará considerando los siguientes parámetros:</w:t>
      </w:r>
      <w:ins w:author="Valeria Tapia" w:id="1225" w:date="2026-10-02T16:01:00Z">
        <w:r w:rsidDel="00000000" w:rsidR="00000000" w:rsidRPr="00000000">
          <w:rPr>
            <w:rtl w:val="0"/>
          </w:rPr>
        </w:r>
      </w:ins>
    </w:p>
    <w:p w:rsidR="00000000" w:rsidDel="00000000" w:rsidP="00000000" w:rsidRDefault="00000000" w:rsidRPr="00000000" w14:paraId="000003BA">
      <w:pPr>
        <w:tabs>
          <w:tab w:val="left" w:leader="none" w:pos="1701"/>
        </w:tabs>
        <w:rPr>
          <w:rPrChange w:author="Valeria Tapia" w:id="1227" w:date="2026-10-02T16:01:00Z">
            <w:rPr/>
          </w:rPrChange>
        </w:rPr>
        <w:pPrChange w:author="Valeria Tapia" w:id="0" w:date="2026-10-02T16:01:00Z">
          <w:pPr>
            <w:pStyle w:val="Heading5"/>
            <w:numPr>
              <w:ilvl w:val="0"/>
              <w:numId w:val="45"/>
            </w:numPr>
            <w:tabs>
              <w:tab w:val="left" w:leader="none" w:pos="1701"/>
            </w:tabs>
            <w:ind w:left="6067" w:hanging="1813.9999999999998"/>
          </w:pPr>
        </w:pPrChange>
      </w:pP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1228" w:date="2026-10-02T16:01:00Z"/>
          <w:b w:val="0"/>
          <w:bCs w:val="0"/>
          <w:i w:val="0"/>
          <w:iCs w:val="0"/>
          <w:smallCaps w:val="0"/>
          <w:strike w:val="0"/>
          <w:color w:val="000000"/>
          <w:sz w:val="24"/>
          <w:szCs w:val="24"/>
          <w:u w:val="none"/>
          <w:shd w:fill="auto" w:val="clear"/>
          <w:vertAlign w:val="baseline"/>
        </w:rPr>
      </w:pPr>
      <w:ins w:author="Valeria Tapia" w:id="1228" w:date="2026-10-02T16:0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Representatividad de los trámites APCO en las operaciones de comercio exterior.</w:t>
        </w:r>
      </w:ins>
    </w:p>
    <w:p w:rsidR="00000000" w:rsidDel="00000000" w:rsidP="00000000" w:rsidRDefault="00000000" w:rsidRPr="00000000" w14:paraId="000003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1228" w:date="2026-10-02T16:01:00Z"/>
          <w:b w:val="0"/>
          <w:bCs w:val="0"/>
          <w:i w:val="0"/>
          <w:iCs w:val="0"/>
          <w:smallCaps w:val="0"/>
          <w:strike w:val="0"/>
          <w:color w:val="000000"/>
          <w:sz w:val="24"/>
          <w:szCs w:val="24"/>
          <w:u w:val="none"/>
          <w:shd w:fill="auto" w:val="clear"/>
          <w:vertAlign w:val="baseline"/>
        </w:rPr>
      </w:pPr>
      <w:ins w:author="Valeria Tapia" w:id="1228" w:date="2026-10-02T16:0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Grado de madurez tecnológica de los sistemas de las EPEs</w:t>
        </w:r>
      </w:ins>
    </w:p>
    <w:p w:rsidR="00000000" w:rsidDel="00000000" w:rsidP="00000000" w:rsidRDefault="00000000" w:rsidRPr="00000000" w14:paraId="000003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1228" w:date="2026-10-02T16:01:00Z"/>
          <w:b w:val="0"/>
          <w:bCs w:val="0"/>
          <w:i w:val="0"/>
          <w:iCs w:val="0"/>
          <w:smallCaps w:val="0"/>
          <w:strike w:val="0"/>
          <w:color w:val="000000"/>
          <w:sz w:val="24"/>
          <w:szCs w:val="24"/>
          <w:u w:val="none"/>
          <w:shd w:fill="auto" w:val="clear"/>
          <w:vertAlign w:val="baseline"/>
        </w:rPr>
      </w:pPr>
      <w:ins w:author="Valeria Tapia" w:id="1228" w:date="2026-10-02T16:0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Capacidad en recursos humanos del área tecnológica de las EPEs</w:t>
        </w:r>
      </w:ins>
    </w:p>
    <w:p w:rsidR="00000000" w:rsidDel="00000000" w:rsidP="00000000" w:rsidRDefault="00000000" w:rsidRPr="00000000" w14:paraId="000003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1228" w:date="2026-10-02T16:01:00Z"/>
          <w:b w:val="0"/>
          <w:bCs w:val="0"/>
          <w:i w:val="0"/>
          <w:iCs w:val="0"/>
          <w:smallCaps w:val="0"/>
          <w:strike w:val="0"/>
          <w:color w:val="000000"/>
          <w:sz w:val="24"/>
          <w:szCs w:val="24"/>
          <w:u w:val="none"/>
          <w:shd w:fill="auto" w:val="clear"/>
          <w:vertAlign w:val="baseline"/>
        </w:rPr>
      </w:pPr>
      <w:ins w:author="Valeria Tapia" w:id="1228" w:date="2026-10-02T16:0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Adecuación de la normativa de las EPEs.</w:t>
        </w:r>
      </w:ins>
    </w:p>
    <w:p w:rsidR="00000000" w:rsidDel="00000000" w:rsidP="00000000" w:rsidRDefault="00000000" w:rsidRPr="00000000" w14:paraId="000003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1228" w:date="2026-10-02T16:01:00Z"/>
          <w:b w:val="0"/>
          <w:bCs w:val="0"/>
          <w:i w:val="0"/>
          <w:iCs w:val="0"/>
          <w:smallCaps w:val="0"/>
          <w:strike w:val="0"/>
          <w:color w:val="000000"/>
          <w:sz w:val="24"/>
          <w:szCs w:val="24"/>
          <w:u w:val="none"/>
          <w:shd w:fill="auto" w:val="clear"/>
          <w:vertAlign w:val="baseline"/>
        </w:rPr>
      </w:pPr>
      <w:ins w:author="Valeria Tapia" w:id="1228" w:date="2026-10-02T16:01: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Otros factores.</w:t>
        </w:r>
      </w:ins>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1700"/>
          <w:tab w:val="left" w:leader="none" w:pos="3940"/>
        </w:tabs>
        <w:spacing w:after="0" w:before="0" w:line="240" w:lineRule="auto"/>
        <w:ind w:left="720" w:right="0" w:hanging="360"/>
        <w:jc w:val="both"/>
        <w:rPr>
          <w:del w:author="Valeria Tapia" w:id="1229" w:date="2026-10-02T16:00:00Z"/>
          <w:rFonts w:ascii="Open Sans Light" w:cs="Open Sans Light" w:eastAsia="Open Sans Light" w:hAnsi="Open Sans Light"/>
          <w:i w:val="0"/>
          <w:iCs w:val="0"/>
          <w:smallCaps w:val="0"/>
          <w:strike w:val="0"/>
          <w:color w:val="000000"/>
          <w:sz w:val="24"/>
          <w:szCs w:val="24"/>
          <w:u w:val="none"/>
          <w:shd w:fill="auto" w:val="clear"/>
          <w:vertAlign w:val="baseline"/>
        </w:rPr>
      </w:pPr>
      <w:del w:author="Valeria Tapia" w:id="1229" w:date="2026-10-02T16:00: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Cantidad de declaraciones de mercancías de exportación e importación de las tres (3) últimas gestiones, con documentos otorgados por las EPEs, a efectos de establecer su representatividad en las operaciones de comercio exterior. </w:delText>
        </w:r>
        <w:r w:rsidDel="00000000" w:rsidR="00000000" w:rsidRPr="00000000">
          <w:rPr>
            <w:rtl w:val="0"/>
          </w:rPr>
        </w:r>
      </w:del>
    </w:p>
    <w:p w:rsidR="00000000" w:rsidDel="00000000" w:rsidP="00000000" w:rsidRDefault="00000000" w:rsidRPr="00000000" w14:paraId="000003C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1700"/>
          <w:tab w:val="left" w:leader="none" w:pos="3940"/>
        </w:tabs>
        <w:spacing w:after="0" w:before="0" w:line="240" w:lineRule="auto"/>
        <w:ind w:left="720" w:right="0" w:hanging="360"/>
        <w:jc w:val="both"/>
        <w:rPr>
          <w:del w:author="Valeria Tapia" w:id="1229" w:date="2026-10-02T16:00:00Z"/>
          <w:rFonts w:ascii="Open Sans Light" w:cs="Open Sans Light" w:eastAsia="Open Sans Light" w:hAnsi="Open Sans Light"/>
          <w:i w:val="0"/>
          <w:iCs w:val="0"/>
          <w:smallCaps w:val="0"/>
          <w:strike w:val="0"/>
          <w:color w:val="000000"/>
          <w:sz w:val="24"/>
          <w:szCs w:val="24"/>
          <w:u w:val="none"/>
          <w:shd w:fill="auto" w:val="clear"/>
          <w:vertAlign w:val="baseline"/>
        </w:rPr>
      </w:pPr>
      <w:del w:author="Valeria Tapia" w:id="1229" w:date="2026-10-02T16:00: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Valor FOB de las declaraciones de exportación e importación de las tres (3) últimas gestiones con documentos otorgados por las EPEs, para establecer su incidencia en términos de valor en las operaciones de comercio exterior.</w:delText>
        </w:r>
        <w:r w:rsidDel="00000000" w:rsidR="00000000" w:rsidRPr="00000000">
          <w:rPr>
            <w:rtl w:val="0"/>
          </w:rPr>
        </w:r>
      </w:del>
    </w:p>
    <w:p w:rsidR="00000000" w:rsidDel="00000000" w:rsidP="00000000" w:rsidRDefault="00000000" w:rsidRPr="00000000" w14:paraId="000003C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1700"/>
          <w:tab w:val="left" w:leader="none" w:pos="3940"/>
        </w:tabs>
        <w:spacing w:after="0" w:before="0" w:line="240" w:lineRule="auto"/>
        <w:ind w:left="720" w:right="0" w:hanging="360"/>
        <w:jc w:val="both"/>
        <w:rPr>
          <w:del w:author="Valeria Tapia" w:id="1229" w:date="2026-10-02T16:00:00Z"/>
          <w:rFonts w:ascii="Open Sans Light" w:cs="Open Sans Light" w:eastAsia="Open Sans Light" w:hAnsi="Open Sans Light"/>
          <w:i w:val="0"/>
          <w:iCs w:val="0"/>
          <w:smallCaps w:val="0"/>
          <w:strike w:val="0"/>
          <w:color w:val="000000"/>
          <w:sz w:val="24"/>
          <w:szCs w:val="24"/>
          <w:u w:val="none"/>
          <w:shd w:fill="auto" w:val="clear"/>
          <w:vertAlign w:val="baseline"/>
        </w:rPr>
      </w:pPr>
      <w:del w:author="Valeria Tapia" w:id="1229" w:date="2026-10-02T16:00: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Cantidad de Autorizaciones Previas, Certificaciones, Permisos, Declaraciones Juradas, Certificados de Cumplimiento de Reglamento Técnico u otros documentos emitidos por cada Entidad Pública Emisora, considerándose complejas a aquellas entidades con un mayor número de trámites debido a que requieren un mayor tiempo en su implementación, con relación aquellas que cuenten con un menor número de trámites.</w:delText>
        </w:r>
        <w:r w:rsidDel="00000000" w:rsidR="00000000" w:rsidRPr="00000000">
          <w:rPr>
            <w:rtl w:val="0"/>
          </w:rPr>
        </w:r>
      </w:del>
    </w:p>
    <w:p w:rsidR="00000000" w:rsidDel="00000000" w:rsidP="00000000" w:rsidRDefault="00000000" w:rsidRPr="00000000" w14:paraId="000003C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1700"/>
          <w:tab w:val="left" w:leader="none" w:pos="3940"/>
        </w:tabs>
        <w:spacing w:after="0" w:before="0" w:line="240" w:lineRule="auto"/>
        <w:ind w:left="720" w:right="0" w:hanging="360"/>
        <w:jc w:val="both"/>
        <w:rPr>
          <w:del w:author="Valeria Tapia" w:id="1229" w:date="2026-10-02T16:00:00Z"/>
          <w:rFonts w:ascii="Open Sans Light" w:cs="Open Sans Light" w:eastAsia="Open Sans Light" w:hAnsi="Open Sans Light"/>
          <w:i w:val="0"/>
          <w:iCs w:val="0"/>
          <w:smallCaps w:val="0"/>
          <w:strike w:val="0"/>
          <w:color w:val="000000"/>
          <w:sz w:val="24"/>
          <w:szCs w:val="24"/>
          <w:u w:val="none"/>
          <w:shd w:fill="auto" w:val="clear"/>
          <w:vertAlign w:val="baseline"/>
        </w:rPr>
      </w:pPr>
      <w:del w:author="Valeria Tapia" w:id="1229" w:date="2026-10-02T16:00:00Z">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delText xml:space="preserve">Madurez Tecnológica, se considera si las EPEs, cuentan con un área de sistemas, infraestructura propia, interacción con la AGETIC y si tienen desarrollado un sistema informático para la emisión de certificaciones, autorizaciones previas y/o permisos.</w:delText>
        </w:r>
        <w:r w:rsidDel="00000000" w:rsidR="00000000" w:rsidRPr="00000000">
          <w:rPr>
            <w:rtl w:val="0"/>
          </w:rPr>
        </w:r>
      </w:del>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5"/>
        <w:numPr>
          <w:ilvl w:val="0"/>
          <w:numId w:val="45"/>
        </w:numPr>
        <w:tabs>
          <w:tab w:val="left" w:leader="none" w:pos="1701"/>
        </w:tabs>
        <w:ind w:left="0" w:firstLine="0"/>
        <w:rPr/>
      </w:pPr>
      <w:r w:rsidDel="00000000" w:rsidR="00000000" w:rsidRPr="00000000">
        <w:rPr>
          <w:rtl w:val="0"/>
        </w:rPr>
        <w:t xml:space="preserve"> </w:t>
      </w:r>
      <w:r w:rsidDel="00000000" w:rsidR="00000000" w:rsidRPr="00000000">
        <w:rPr>
          <w:b w:val="1"/>
          <w:bCs w:val="1"/>
          <w:rtl w:val="0"/>
        </w:rPr>
        <w:t xml:space="preserve">(PONDERACIÓN DE LOS PARÁMETROS)</w:t>
      </w:r>
      <w:r w:rsidDel="00000000" w:rsidR="00000000" w:rsidRPr="00000000">
        <w:rPr>
          <w:rtl w:val="0"/>
        </w:rPr>
        <w:t xml:space="preserve"> I. Para establecer el orden de la implementación gradual de los trámites de las EPEs en la VUCE, se deberá:</w:t>
      </w: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Otorgar mayor ponderación a los trámites APCO para exportaciones con relación a los de importación.</w:t>
      </w:r>
    </w:p>
    <w:p w:rsidR="00000000" w:rsidDel="00000000" w:rsidP="00000000" w:rsidRDefault="00000000" w:rsidRPr="00000000" w14:paraId="000003C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Considerar la representatividad, incidencia y la cantidad de trámites de las entidades emisoras de documentos requeridos para operaciones de comercio exterior.</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II. El parámetro Cantidad de Declaraciones de Mercancías de exportación e Importación, se empleó la técnica de Normalización Min-Max, asignando la ponderación de cien (100) a las EPEs que cuente con el mayor número de declaraciones, tanto de importación como de exportación con documentos requeridos para operaciones de comercio exterior, para el resto de las EPEs con el mayor número de declaraciones se debe aplicar la siguiente fórmula:</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Parámetro</m:t>
            </m:r>
          </m:e>
          <m:sub>
            <m:r>
              <w:rPr>
                <w:rFonts w:ascii="Cambria Math" w:cs="Cambria Math" w:eastAsia="Cambria Math" w:hAnsi="Cambria Math"/>
              </w:rPr>
              <m:t xml:space="preserve">a</m:t>
            </m:r>
          </m:sub>
        </m:sSub>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CDE*100</m:t>
            </m:r>
          </m:num>
          <m:den>
            <m:r>
              <w:rPr>
                <w:rFonts w:ascii="Cambria Math" w:cs="Cambria Math" w:eastAsia="Cambria Math" w:hAnsi="Cambria Math"/>
              </w:rPr>
              <m:t xml:space="preserve">CDM</m:t>
            </m:r>
          </m:den>
        </m:f>
      </m:oMath>
      <w:r w:rsidDel="00000000" w:rsidR="00000000" w:rsidRPr="00000000">
        <w:rPr>
          <w:rtl w:val="0"/>
        </w:rPr>
      </w:r>
    </w:p>
    <w:p w:rsidR="00000000" w:rsidDel="00000000" w:rsidP="00000000" w:rsidRDefault="00000000" w:rsidRPr="00000000" w14:paraId="000003CE">
      <w:pPr>
        <w:ind w:left="709" w:firstLine="0"/>
        <w:rPr/>
      </w:pPr>
      <w:r w:rsidDel="00000000" w:rsidR="00000000" w:rsidRPr="00000000">
        <w:rPr>
          <w:rtl w:val="0"/>
        </w:rPr>
        <w:t xml:space="preserve">Dónde: </w:t>
      </w:r>
    </w:p>
    <w:p w:rsidR="00000000" w:rsidDel="00000000" w:rsidP="00000000" w:rsidRDefault="00000000" w:rsidRPr="00000000" w14:paraId="000003CF">
      <w:pPr>
        <w:ind w:left="709" w:firstLine="0"/>
        <w:rPr/>
      </w:pPr>
      <w:r w:rsidDel="00000000" w:rsidR="00000000" w:rsidRPr="00000000">
        <w:rPr>
          <w:rtl w:val="0"/>
        </w:rPr>
      </w:r>
    </w:p>
    <w:p w:rsidR="00000000" w:rsidDel="00000000" w:rsidP="00000000" w:rsidRDefault="00000000" w:rsidRPr="00000000" w14:paraId="000003D0">
      <w:pPr>
        <w:ind w:left="709" w:firstLine="0"/>
        <w:rPr/>
      </w:pPr>
      <w:r w:rsidDel="00000000" w:rsidR="00000000" w:rsidRPr="00000000">
        <w:rPr>
          <w:rtl w:val="0"/>
        </w:rPr>
        <w:t xml:space="preserve">CDE= Cantidad de declaraciones de la Entidad Pública Emisora a evaluar.</w:t>
      </w:r>
    </w:p>
    <w:p w:rsidR="00000000" w:rsidDel="00000000" w:rsidP="00000000" w:rsidRDefault="00000000" w:rsidRPr="00000000" w14:paraId="000003D1">
      <w:pPr>
        <w:ind w:left="1560" w:hanging="851"/>
        <w:rPr/>
      </w:pPr>
      <w:r w:rsidDel="00000000" w:rsidR="00000000" w:rsidRPr="00000000">
        <w:rPr>
          <w:rtl w:val="0"/>
        </w:rPr>
        <w:t xml:space="preserve">CDM= Cantidad de Declaraciones de la Entidad Pública Emisora con el máximo número de Declaraciones.</w:t>
      </w:r>
    </w:p>
    <w:p w:rsidR="00000000" w:rsidDel="00000000" w:rsidP="00000000" w:rsidRDefault="00000000" w:rsidRPr="00000000" w14:paraId="000003D2">
      <w:pPr>
        <w:ind w:left="1560" w:hanging="851"/>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III. Para el parámetro Valor FOB de las declaraciones de exportación e importación, se asignó la ponderación de cien (100) a la entidad que cuente con el mayor Valor FOB, tanto de importación como de exportación, para el resto de las EPEs con el mayor Valor FOB se aplicará la siguiente fórmula:</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Parámetro</m:t>
            </m:r>
          </m:e>
          <m:sub>
            <m:r>
              <w:rPr>
                <w:rFonts w:ascii="Cambria Math" w:cs="Cambria Math" w:eastAsia="Cambria Math" w:hAnsi="Cambria Math"/>
              </w:rPr>
              <m:t xml:space="preserve">b</m:t>
            </m:r>
          </m:sub>
        </m:sSub>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VFE*100</m:t>
            </m:r>
          </m:num>
          <m:den>
            <m:r>
              <w:rPr>
                <w:rFonts w:ascii="Cambria Math" w:cs="Cambria Math" w:eastAsia="Cambria Math" w:hAnsi="Cambria Math"/>
              </w:rPr>
              <m:t xml:space="preserve">VFM</m:t>
            </m:r>
          </m:den>
        </m:f>
      </m:oMath>
      <w:r w:rsidDel="00000000" w:rsidR="00000000" w:rsidRPr="00000000">
        <w:rPr>
          <w:rtl w:val="0"/>
        </w:rPr>
      </w:r>
    </w:p>
    <w:p w:rsidR="00000000" w:rsidDel="00000000" w:rsidP="00000000" w:rsidRDefault="00000000" w:rsidRPr="00000000" w14:paraId="000003D6">
      <w:pPr>
        <w:ind w:left="709" w:firstLine="0"/>
        <w:rPr/>
      </w:pPr>
      <w:r w:rsidDel="00000000" w:rsidR="00000000" w:rsidRPr="00000000">
        <w:rPr>
          <w:rtl w:val="0"/>
        </w:rPr>
        <w:t xml:space="preserve">Dónde: </w:t>
      </w:r>
    </w:p>
    <w:p w:rsidR="00000000" w:rsidDel="00000000" w:rsidP="00000000" w:rsidRDefault="00000000" w:rsidRPr="00000000" w14:paraId="000003D7">
      <w:pPr>
        <w:ind w:left="709" w:firstLine="0"/>
        <w:rPr/>
      </w:pPr>
      <w:r w:rsidDel="00000000" w:rsidR="00000000" w:rsidRPr="00000000">
        <w:rPr>
          <w:rtl w:val="0"/>
        </w:rPr>
      </w:r>
    </w:p>
    <w:p w:rsidR="00000000" w:rsidDel="00000000" w:rsidP="00000000" w:rsidRDefault="00000000" w:rsidRPr="00000000" w14:paraId="000003D8">
      <w:pPr>
        <w:ind w:left="709" w:firstLine="0"/>
        <w:rPr/>
      </w:pPr>
      <w:r w:rsidDel="00000000" w:rsidR="00000000" w:rsidRPr="00000000">
        <w:rPr>
          <w:rtl w:val="0"/>
        </w:rPr>
        <w:t xml:space="preserve">VFE= Valor FOB de la Entidad Pública Emisora a evaluar.</w:t>
      </w:r>
    </w:p>
    <w:p w:rsidR="00000000" w:rsidDel="00000000" w:rsidP="00000000" w:rsidRDefault="00000000" w:rsidRPr="00000000" w14:paraId="000003D9">
      <w:pPr>
        <w:ind w:left="709" w:firstLine="0"/>
        <w:rPr/>
      </w:pPr>
      <w:r w:rsidDel="00000000" w:rsidR="00000000" w:rsidRPr="00000000">
        <w:rPr>
          <w:rtl w:val="0"/>
        </w:rPr>
        <w:t xml:space="preserve">VFM= Entidad Pública Emisora con el máximo valor FOB</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IV. Para el parámetro cantidad de documentos emitidos por entidad, se considerará aquellas entidades con un mayor número de trámites como complejas en el entendido de que este aspecto implica mayor tiempo en su implementación; a objeto de que las mismas cuenten con mayor tiempo para realizar el relevamiento de información, evaluación, propuesta y gestiones previas para ajustar su normativa de ser necesario, aplicando la siguiente fórmula:</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D">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Parámetro</m:t>
            </m:r>
          </m:e>
          <m:sub>
            <m:r>
              <w:rPr>
                <w:rFonts w:ascii="Cambria Math" w:cs="Cambria Math" w:eastAsia="Cambria Math" w:hAnsi="Cambria Math"/>
              </w:rPr>
              <m:t xml:space="preserve">c</m:t>
            </m:r>
          </m:sub>
        </m:sSub>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100-(CDE*100)</m:t>
            </m:r>
          </m:num>
          <m:den>
            <m:r>
              <w:rPr>
                <w:rFonts w:ascii="Cambria Math" w:cs="Cambria Math" w:eastAsia="Cambria Math" w:hAnsi="Cambria Math"/>
              </w:rPr>
              <m:t xml:space="preserve">CDM</m:t>
            </m:r>
          </m:den>
        </m:f>
      </m:oMath>
      <w:r w:rsidDel="00000000" w:rsidR="00000000" w:rsidRPr="00000000">
        <w:rPr>
          <w:rtl w:val="0"/>
        </w:rPr>
      </w:r>
    </w:p>
    <w:p w:rsidR="00000000" w:rsidDel="00000000" w:rsidP="00000000" w:rsidRDefault="00000000" w:rsidRPr="00000000" w14:paraId="000003DE">
      <w:pPr>
        <w:ind w:left="709" w:firstLine="0"/>
        <w:rPr/>
      </w:pPr>
      <w:r w:rsidDel="00000000" w:rsidR="00000000" w:rsidRPr="00000000">
        <w:rPr>
          <w:rtl w:val="0"/>
        </w:rPr>
        <w:t xml:space="preserve">Dónde: </w:t>
      </w:r>
    </w:p>
    <w:p w:rsidR="00000000" w:rsidDel="00000000" w:rsidP="00000000" w:rsidRDefault="00000000" w:rsidRPr="00000000" w14:paraId="000003DF">
      <w:pPr>
        <w:ind w:left="709" w:firstLine="0"/>
        <w:rPr/>
      </w:pPr>
      <w:r w:rsidDel="00000000" w:rsidR="00000000" w:rsidRPr="00000000">
        <w:rPr>
          <w:rtl w:val="0"/>
        </w:rPr>
      </w:r>
    </w:p>
    <w:p w:rsidR="00000000" w:rsidDel="00000000" w:rsidP="00000000" w:rsidRDefault="00000000" w:rsidRPr="00000000" w14:paraId="000003E0">
      <w:pPr>
        <w:ind w:left="709" w:firstLine="0"/>
        <w:rPr/>
      </w:pPr>
      <w:r w:rsidDel="00000000" w:rsidR="00000000" w:rsidRPr="00000000">
        <w:rPr>
          <w:rtl w:val="0"/>
        </w:rPr>
        <w:t xml:space="preserve">CDE= Cantidad de documentos emitidos por la entidad evaluada.</w:t>
      </w:r>
    </w:p>
    <w:p w:rsidR="00000000" w:rsidDel="00000000" w:rsidP="00000000" w:rsidRDefault="00000000" w:rsidRPr="00000000" w14:paraId="000003E1">
      <w:pPr>
        <w:ind w:left="709" w:firstLine="0"/>
        <w:rPr/>
      </w:pPr>
      <w:r w:rsidDel="00000000" w:rsidR="00000000" w:rsidRPr="00000000">
        <w:rPr>
          <w:rtl w:val="0"/>
        </w:rPr>
        <w:t xml:space="preserve">CDM= Cantidad de documentos de la entidad con mayor número de trámites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tabs>
          <w:tab w:val="left" w:leader="none" w:pos="709"/>
        </w:tabs>
        <w:rPr/>
      </w:pPr>
      <w:r w:rsidDel="00000000" w:rsidR="00000000" w:rsidRPr="00000000">
        <w:rPr>
          <w:rtl w:val="0"/>
        </w:rPr>
        <w:t xml:space="preserve">V. Para el parámetro de Madurez Tecnológica se debe considerar si la Entidad Pública Emisora cuenta con los factores:</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708"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Sistema para la emisión de los documentos requeridos (Autorizaciones Previas, Certificaciones, Permisos, u otros documentos).</w:t>
      </w:r>
    </w:p>
    <w:p w:rsidR="00000000" w:rsidDel="00000000" w:rsidP="00000000" w:rsidRDefault="00000000" w:rsidRPr="00000000" w14:paraId="000003E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Servicio Web desarrollado.</w:t>
      </w:r>
    </w:p>
    <w:p w:rsidR="00000000" w:rsidDel="00000000" w:rsidP="00000000" w:rsidRDefault="00000000" w:rsidRPr="00000000" w14:paraId="000003E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Área de Sistemas.</w:t>
      </w:r>
    </w:p>
    <w:p w:rsidR="00000000" w:rsidDel="00000000" w:rsidP="00000000" w:rsidRDefault="00000000" w:rsidRPr="00000000" w14:paraId="000003E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Infraestructura Informática Propia.</w:t>
      </w:r>
    </w:p>
    <w:p w:rsidR="00000000" w:rsidDel="00000000" w:rsidP="00000000" w:rsidRDefault="00000000" w:rsidRPr="00000000" w14:paraId="000003E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Interacción con AGETIC.</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VI. A cada factor se le deberá asignar una valoración de veinte (20) si cuenta con este factor y cero (0) caso contrario, sumando la totalidad de la valoración de estos factores para establecer la ponderación del parámetro de madurez tecnológica por cada entidad.</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D">
      <w:pPr>
        <w:tabs>
          <w:tab w:val="left" w:leader="none" w:pos="426"/>
        </w:tabs>
        <w:rPr/>
      </w:pPr>
      <w:r w:rsidDel="00000000" w:rsidR="00000000" w:rsidRPr="00000000">
        <w:rPr>
          <w:rtl w:val="0"/>
        </w:rPr>
        <w:t xml:space="preserve">VII. Los cuatro (4) parámetros identificados, valorados y detallados precedentemente son promediados y ordenados de mayor a menor, para establecer el orden de implementación de los trámites de las EPEs en la VUCE, a efectos de elaborar el Cronograma de Implementación Gradual de la VUCE.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del w:author="Valeria Tapia" w:id="1230" w:date="2026-09-30T12:34:00Z"/>
        </w:rPr>
      </w:pPr>
      <w:del w:author="Valeria Tapia" w:id="1230" w:date="2026-09-30T12:34:00Z">
        <w:r w:rsidDel="00000000" w:rsidR="00000000" w:rsidRPr="00000000">
          <w:rPr>
            <w:rtl w:val="0"/>
          </w:rPr>
        </w:r>
      </w:del>
    </w:p>
    <w:p w:rsidR="00000000" w:rsidDel="00000000" w:rsidP="00000000" w:rsidRDefault="00000000" w:rsidRPr="00000000" w14:paraId="000003F0">
      <w:pPr>
        <w:rPr>
          <w:del w:author="Valeria Tapia" w:id="1230" w:date="2026-09-30T12:34:00Z"/>
        </w:rPr>
      </w:pPr>
      <w:del w:author="Valeria Tapia" w:id="1230" w:date="2026-09-30T12:34:00Z">
        <w:r w:rsidDel="00000000" w:rsidR="00000000" w:rsidRPr="00000000">
          <w:rPr>
            <w:rtl w:val="0"/>
          </w:rPr>
        </w:r>
      </w:del>
    </w:p>
    <w:p w:rsidR="00000000" w:rsidDel="00000000" w:rsidP="00000000" w:rsidRDefault="00000000" w:rsidRPr="00000000" w14:paraId="000003F1">
      <w:pPr>
        <w:rPr>
          <w:del w:author="Valeria Tapia" w:id="1230" w:date="2026-09-30T12:34:00Z"/>
        </w:rPr>
      </w:pPr>
      <w:del w:author="Valeria Tapia" w:id="1230" w:date="2026-09-30T12:34:00Z">
        <w:r w:rsidDel="00000000" w:rsidR="00000000" w:rsidRPr="00000000">
          <w:rPr>
            <w:rtl w:val="0"/>
          </w:rPr>
        </w:r>
      </w:del>
    </w:p>
    <w:p w:rsidR="00000000" w:rsidDel="00000000" w:rsidP="00000000" w:rsidRDefault="00000000" w:rsidRPr="00000000" w14:paraId="000003F2">
      <w:pPr>
        <w:rPr>
          <w:del w:author="Valeria Tapia" w:id="1230" w:date="2026-09-30T12:34:00Z"/>
        </w:rPr>
      </w:pPr>
      <w:del w:author="Valeria Tapia" w:id="1230" w:date="2026-09-30T12:34:00Z">
        <w:r w:rsidDel="00000000" w:rsidR="00000000" w:rsidRPr="00000000">
          <w:rPr>
            <w:rtl w:val="0"/>
          </w:rPr>
        </w:r>
      </w:del>
    </w:p>
    <w:p w:rsidR="00000000" w:rsidDel="00000000" w:rsidP="00000000" w:rsidRDefault="00000000" w:rsidRPr="00000000" w14:paraId="000003F3">
      <w:pPr>
        <w:rPr>
          <w:del w:author="Valeria Tapia" w:id="1230" w:date="2026-09-30T12:34:00Z"/>
        </w:rPr>
      </w:pPr>
      <w:del w:author="Valeria Tapia" w:id="1230" w:date="2026-09-30T12:34:00Z">
        <w:r w:rsidDel="00000000" w:rsidR="00000000" w:rsidRPr="00000000">
          <w:rPr>
            <w:rtl w:val="0"/>
          </w:rPr>
        </w:r>
      </w:del>
    </w:p>
    <w:p w:rsidR="00000000" w:rsidDel="00000000" w:rsidP="00000000" w:rsidRDefault="00000000" w:rsidRPr="00000000" w14:paraId="000003F4">
      <w:pPr>
        <w:rPr>
          <w:del w:author="Valeria Tapia" w:id="1230" w:date="2026-09-30T12:34:00Z"/>
        </w:rPr>
      </w:pPr>
      <w:del w:author="Valeria Tapia" w:id="1230" w:date="2026-09-30T12:34:00Z">
        <w:r w:rsidDel="00000000" w:rsidR="00000000" w:rsidRPr="00000000">
          <w:rPr>
            <w:rtl w:val="0"/>
          </w:rPr>
        </w:r>
      </w:del>
    </w:p>
    <w:p w:rsidR="00000000" w:rsidDel="00000000" w:rsidP="00000000" w:rsidRDefault="00000000" w:rsidRPr="00000000" w14:paraId="000003F5">
      <w:pPr>
        <w:rPr>
          <w:del w:author="Valeria Tapia" w:id="1230" w:date="2026-09-30T12:34:00Z"/>
        </w:rPr>
      </w:pPr>
      <w:del w:author="Valeria Tapia" w:id="1230" w:date="2026-09-30T12:34:00Z">
        <w:r w:rsidDel="00000000" w:rsidR="00000000" w:rsidRPr="00000000">
          <w:rPr>
            <w:rtl w:val="0"/>
          </w:rPr>
        </w:r>
      </w:del>
    </w:p>
    <w:p w:rsidR="00000000" w:rsidDel="00000000" w:rsidP="00000000" w:rsidRDefault="00000000" w:rsidRPr="00000000" w14:paraId="000003F6">
      <w:pPr>
        <w:rPr>
          <w:del w:author="Valeria Tapia" w:id="1230" w:date="2026-09-30T12:34:00Z"/>
        </w:rPr>
      </w:pPr>
      <w:del w:author="Valeria Tapia" w:id="1230" w:date="2026-09-30T12:34:00Z">
        <w:r w:rsidDel="00000000" w:rsidR="00000000" w:rsidRPr="00000000">
          <w:rPr>
            <w:rtl w:val="0"/>
          </w:rPr>
        </w:r>
      </w:del>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bookmarkStart w:colFirst="0" w:colLast="0" w:name="_tu0r84zaoup6" w:id="40"/>
      <w:bookmarkEnd w:id="40"/>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CAPÍTULO II</w:t>
      </w:r>
    </w:p>
    <w:p w:rsidR="00000000" w:rsidDel="00000000" w:rsidP="00000000" w:rsidRDefault="00000000" w:rsidRPr="00000000" w14:paraId="000003F9">
      <w:pPr>
        <w:keepNext w:val="1"/>
        <w:tabs>
          <w:tab w:val="left" w:leader="none" w:pos="700"/>
          <w:tab w:val="left" w:leader="none" w:pos="980"/>
        </w:tabs>
        <w:jc w:val="center"/>
        <w:rPr>
          <w:b w:val="1"/>
          <w:bCs w:val="1"/>
        </w:rPr>
      </w:pPr>
      <w:bookmarkStart w:colFirst="0" w:colLast="0" w:name="_b4mspm2vh867" w:id="41"/>
      <w:bookmarkEnd w:id="41"/>
      <w:r w:rsidDel="00000000" w:rsidR="00000000" w:rsidRPr="00000000">
        <w:rPr>
          <w:b w:val="1"/>
          <w:bCs w:val="1"/>
          <w:rtl w:val="0"/>
        </w:rPr>
        <w:t xml:space="preserve">EJECUCIÓN DEL CRONOGRAMA DE IMPLEMENTACIÓN GRADUAL VUCE </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5"/>
        <w:numPr>
          <w:ilvl w:val="0"/>
          <w:numId w:val="45"/>
        </w:numPr>
        <w:tabs>
          <w:tab w:val="left" w:leader="none" w:pos="1701"/>
        </w:tabs>
        <w:ind w:left="0" w:firstLine="0"/>
        <w:rPr/>
      </w:pPr>
      <w:r w:rsidDel="00000000" w:rsidR="00000000" w:rsidRPr="00000000">
        <w:rPr>
          <w:rtl w:val="0"/>
        </w:rPr>
        <w:t xml:space="preserve"> </w:t>
      </w:r>
      <w:r w:rsidDel="00000000" w:rsidR="00000000" w:rsidRPr="00000000">
        <w:rPr>
          <w:b w:val="1"/>
          <w:bCs w:val="1"/>
          <w:rtl w:val="0"/>
        </w:rPr>
        <w:t xml:space="preserve">(PLAZO PARA LA IMPLEMENTACIÓN DE TRÁMITES APCO)</w:t>
      </w:r>
      <w:r w:rsidDel="00000000" w:rsidR="00000000" w:rsidRPr="00000000">
        <w:rPr>
          <w:rtl w:val="0"/>
        </w:rPr>
        <w:t xml:space="preserve">. I. Las EPEs en coordinación con la AN, en un plazo máximo de ciento veinte (120) días</w:t>
      </w:r>
      <w:ins w:author="Valeria Tapia" w:id="1231" w:date="2026-09-28T12:29:00Z">
        <w:r w:rsidDel="00000000" w:rsidR="00000000" w:rsidRPr="00000000">
          <w:rPr>
            <w:rtl w:val="0"/>
          </w:rPr>
          <w:t xml:space="preserve"> calendario</w:t>
        </w:r>
      </w:ins>
      <w:r w:rsidDel="00000000" w:rsidR="00000000" w:rsidRPr="00000000">
        <w:rPr>
          <w:rtl w:val="0"/>
        </w:rPr>
        <w:t xml:space="preserve"> deberán implementar el trámite APCO en la VUCE, considerando las etapas señaladas en el parágrafo II del Artículo 28 del presente Reglamento.</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II. El inicio de actividades para la implementación del trámite APCO se encuentra establecido en el Anexo 9 Cronograma de Implementación Gradual.</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Heading5"/>
        <w:numPr>
          <w:ilvl w:val="0"/>
          <w:numId w:val="45"/>
        </w:numPr>
        <w:tabs>
          <w:tab w:val="left" w:leader="none" w:pos="1701"/>
        </w:tabs>
        <w:ind w:left="0" w:firstLine="0"/>
        <w:rPr/>
      </w:pPr>
      <w:r w:rsidDel="00000000" w:rsidR="00000000" w:rsidRPr="00000000">
        <w:rPr>
          <w:rtl w:val="0"/>
        </w:rPr>
        <w:t xml:space="preserve"> </w:t>
      </w:r>
      <w:r w:rsidDel="00000000" w:rsidR="00000000" w:rsidRPr="00000000">
        <w:rPr>
          <w:b w:val="1"/>
          <w:bCs w:val="1"/>
          <w:rtl w:val="0"/>
        </w:rPr>
        <w:t xml:space="preserve">(REPROGRAMACIÓN DEL PERIODO DE IMPLEMENTACIÓN DEL TRÁMITE APCO)</w:t>
      </w:r>
      <w:r w:rsidDel="00000000" w:rsidR="00000000" w:rsidRPr="00000000">
        <w:rPr>
          <w:rtl w:val="0"/>
        </w:rPr>
        <w:t xml:space="preserve">. I. Las EPEs que requieran la modificación de Ley o Decreto Supremo para la implementación de sus trámites en la VUCE, podrán solicitar la reprogramación de los trámites programados hasta noviembre de la Gestión 2025.</w:t>
      </w: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II. Las EPEs deberán solicitar la reprogramación mediante nota debidamente justificada,  adjuntando los informes técnico y legal dirigidos a la Máxima Autoridad Ejecutiva de su Entidad y a su Ministerio cabeza de sector que detallen las gestiones realizadas para la modificación de la norma ante la instancia competente. </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ins w:author="Valeria Tapia" w:id="1232" w:date="2026-09-24T12:14:00Z"/>
        </w:rPr>
      </w:pPr>
      <w:r w:rsidDel="00000000" w:rsidR="00000000" w:rsidRPr="00000000">
        <w:rPr>
          <w:rtl w:val="0"/>
        </w:rPr>
        <w:t xml:space="preserve">III. La AN evaluará dicha solicitud y, de corresponder, excepcionalmente reprogramará la implementación del trámite APCO hasta un máximo de tres (3) meses posteriores al mes previsto en el Cronograma de Implementación Gradual.</w:t>
      </w:r>
      <w:ins w:author="Valeria Tapia" w:id="1232" w:date="2026-09-24T12:14:00Z">
        <w:r w:rsidDel="00000000" w:rsidR="00000000" w:rsidRPr="00000000">
          <w:rPr>
            <w:rtl w:val="0"/>
          </w:rPr>
        </w:r>
      </w:ins>
    </w:p>
    <w:p w:rsidR="00000000" w:rsidDel="00000000" w:rsidP="00000000" w:rsidRDefault="00000000" w:rsidRPr="00000000" w14:paraId="00000404">
      <w:pPr>
        <w:rPr>
          <w:ins w:author="Valeria Tapia" w:id="1232" w:date="2026-09-24T12:14:00Z"/>
        </w:rPr>
      </w:pPr>
      <w:ins w:author="Valeria Tapia" w:id="1232" w:date="2026-09-24T12:14:00Z">
        <w:r w:rsidDel="00000000" w:rsidR="00000000" w:rsidRPr="00000000">
          <w:rPr>
            <w:rtl w:val="0"/>
          </w:rPr>
        </w:r>
      </w:ins>
    </w:p>
    <w:p w:rsidR="00000000" w:rsidDel="00000000" w:rsidP="00000000" w:rsidRDefault="00000000" w:rsidRPr="00000000" w14:paraId="00000405">
      <w:pPr>
        <w:rPr>
          <w:del w:author="Valeria Tapia" w:id="1232" w:date="2026-09-24T12:14:00Z"/>
        </w:rPr>
      </w:pPr>
      <w:del w:author="Valeria Tapia" w:id="1232" w:date="2026-09-24T12:14:00Z">
        <w:r w:rsidDel="00000000" w:rsidR="00000000" w:rsidRPr="00000000">
          <w:rPr>
            <w:rtl w:val="0"/>
          </w:rPr>
        </w:r>
      </w:del>
    </w:p>
    <w:p w:rsidR="00000000" w:rsidDel="00000000" w:rsidP="00000000" w:rsidRDefault="00000000" w:rsidRPr="00000000" w14:paraId="00000406">
      <w:pPr>
        <w:rPr>
          <w:del w:author="Valeria Tapia" w:id="1232" w:date="2026-09-24T12:14:00Z"/>
        </w:rPr>
      </w:pPr>
      <w:del w:author="Valeria Tapia" w:id="1232" w:date="2026-09-24T12:14:00Z">
        <w:r w:rsidDel="00000000" w:rsidR="00000000" w:rsidRPr="00000000">
          <w:rPr>
            <w:rtl w:val="0"/>
          </w:rPr>
        </w:r>
      </w:del>
    </w:p>
    <w:p w:rsidR="00000000" w:rsidDel="00000000" w:rsidP="00000000" w:rsidRDefault="00000000" w:rsidRPr="00000000" w14:paraId="00000407">
      <w:pPr>
        <w:pStyle w:val="Heading5"/>
        <w:numPr>
          <w:ilvl w:val="0"/>
          <w:numId w:val="45"/>
        </w:numPr>
        <w:tabs>
          <w:tab w:val="left" w:leader="none" w:pos="1701"/>
        </w:tabs>
        <w:ind w:left="0" w:firstLine="0"/>
        <w:rPr/>
      </w:pPr>
      <w:r w:rsidDel="00000000" w:rsidR="00000000" w:rsidRPr="00000000">
        <w:rPr>
          <w:rtl w:val="0"/>
        </w:rPr>
        <w:t xml:space="preserve"> </w:t>
      </w:r>
      <w:r w:rsidDel="00000000" w:rsidR="00000000" w:rsidRPr="00000000">
        <w:rPr>
          <w:b w:val="1"/>
          <w:bCs w:val="1"/>
          <w:rtl w:val="0"/>
        </w:rPr>
        <w:t xml:space="preserve">(SOLICITUD DE IMPLEMENTACIÓN DE TRÁMITES DE FORMA ANTICIPADA AL CRONOGRAMA)</w:t>
      </w:r>
      <w:r w:rsidDel="00000000" w:rsidR="00000000" w:rsidRPr="00000000">
        <w:rPr>
          <w:rtl w:val="0"/>
        </w:rPr>
        <w:t xml:space="preserve">. I. Si las EPEs requieren anticipar la implementación de su trámite APCO en la VUCE, podrán solicitar a la AN mediante nota dirigida a su Máxima Autoridad Ejecutiva para su evaluación, justificando dicha petición y cumpliendo con los requisitos establecidos en el Artículo 29 del presente Reglamento,  adjuntando el Registro R-424 propuesto.</w:t>
      </w: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II. La AN evaluará dicha solicitud, de corresponder dará a conocer la aceptación de la solicitud, caso contrario, mediante nota se notificará dicho aspecto a la entidad solicitante.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pStyle w:val="Heading5"/>
        <w:numPr>
          <w:ilvl w:val="0"/>
          <w:numId w:val="45"/>
        </w:numPr>
        <w:tabs>
          <w:tab w:val="left" w:leader="none" w:pos="1701"/>
        </w:tabs>
        <w:ind w:left="0" w:firstLine="0"/>
        <w:rPr/>
      </w:pPr>
      <w:r w:rsidDel="00000000" w:rsidR="00000000" w:rsidRPr="00000000">
        <w:rPr>
          <w:rtl w:val="0"/>
        </w:rPr>
        <w:t xml:space="preserve"> </w:t>
      </w:r>
      <w:r w:rsidDel="00000000" w:rsidR="00000000" w:rsidRPr="00000000">
        <w:rPr>
          <w:b w:val="1"/>
          <w:bCs w:val="1"/>
          <w:rtl w:val="0"/>
        </w:rPr>
        <w:t xml:space="preserve">(REPROGRAMACION DEL CRONOGRAMA POR LA AN).- </w:t>
      </w:r>
      <w:r w:rsidDel="00000000" w:rsidR="00000000" w:rsidRPr="00000000">
        <w:rPr>
          <w:rtl w:val="0"/>
        </w:rPr>
        <w:t xml:space="preserve">I. La AN podrá reprogramar la implementación del trámite APCO en la VUCE, de forma previa o posterior al inicio de actividades establecidas en el Cronograma de Implementación Gradual, considerando:</w:t>
      </w: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Representatividad de los trámites APCO en las operaciones de comercio exterior</w:t>
      </w:r>
    </w:p>
    <w:p w:rsidR="00000000" w:rsidDel="00000000" w:rsidP="00000000" w:rsidRDefault="00000000" w:rsidRPr="00000000" w14:paraId="000004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Grado de madurez tecnológica de los sistemas de las EPEs</w:t>
      </w:r>
    </w:p>
    <w:p w:rsidR="00000000" w:rsidDel="00000000" w:rsidP="00000000" w:rsidRDefault="00000000" w:rsidRPr="00000000" w14:paraId="000004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Capacidad en recursos humanos del área tecnológica de las EPEs</w:t>
      </w:r>
    </w:p>
    <w:p w:rsidR="00000000" w:rsidDel="00000000" w:rsidP="00000000" w:rsidRDefault="00000000" w:rsidRPr="00000000" w14:paraId="000004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Adecuación de la normativa de las EPEs.</w:t>
      </w:r>
    </w:p>
    <w:p w:rsidR="00000000" w:rsidDel="00000000" w:rsidP="00000000" w:rsidRDefault="00000000" w:rsidRPr="00000000" w14:paraId="000004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Incumplimiento al Plan de Trabajo de las EPEs</w:t>
      </w:r>
    </w:p>
    <w:p w:rsidR="00000000" w:rsidDel="00000000" w:rsidP="00000000" w:rsidRDefault="00000000" w:rsidRPr="00000000" w14:paraId="000004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Entre otros factores.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II. La reprogramación será comunicada de manera formal a las EPEs.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5"/>
        <w:numPr>
          <w:ilvl w:val="0"/>
          <w:numId w:val="45"/>
        </w:numPr>
        <w:tabs>
          <w:tab w:val="left" w:leader="none" w:pos="1701"/>
        </w:tabs>
        <w:ind w:left="0" w:firstLine="0"/>
        <w:rPr/>
      </w:pPr>
      <w:r w:rsidDel="00000000" w:rsidR="00000000" w:rsidRPr="00000000">
        <w:rPr>
          <w:rtl w:val="0"/>
        </w:rPr>
        <w:t xml:space="preserve"> </w:t>
      </w:r>
      <w:r w:rsidDel="00000000" w:rsidR="00000000" w:rsidRPr="00000000">
        <w:rPr>
          <w:b w:val="1"/>
          <w:bCs w:val="1"/>
          <w:rtl w:val="0"/>
        </w:rPr>
        <w:t xml:space="preserve">(REPORTE DE EJECUCIÓN DEL CRONOGRAMA)  </w:t>
      </w:r>
      <w:r w:rsidDel="00000000" w:rsidR="00000000" w:rsidRPr="00000000">
        <w:rPr>
          <w:rtl w:val="0"/>
        </w:rPr>
        <w:t xml:space="preserve">I.</w:t>
      </w:r>
      <w:r w:rsidDel="00000000" w:rsidR="00000000" w:rsidRPr="00000000">
        <w:rPr>
          <w:b w:val="1"/>
          <w:bCs w:val="1"/>
          <w:rtl w:val="0"/>
        </w:rPr>
        <w:t xml:space="preserve"> </w:t>
      </w:r>
      <w:r w:rsidDel="00000000" w:rsidR="00000000" w:rsidRPr="00000000">
        <w:rPr>
          <w:rtl w:val="0"/>
        </w:rPr>
        <w:t xml:space="preserve">La AN solicitará a los Ministerios cabezas de Sector de las EPEs y al CNFC la designación de puntos focales, para que realicen el seguimiento y acciones que correspondan en el marco de sus competencias para la ejecución del Cronograma de Implementación Gradual conforme el plazo previsto en el Decreto Supremo Nº 5211 de 28/08/2024. </w:t>
      </w: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II. La AN comunicará a los Ministerios cabezas de sector de las EPEs y al CNFC lo siguiente: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Semestralmente el avance de la implementación de los trámites de las EPEs.</w:t>
      </w:r>
    </w:p>
    <w:p w:rsidR="00000000" w:rsidDel="00000000" w:rsidP="00000000" w:rsidRDefault="00000000" w:rsidRPr="00000000" w14:paraId="000004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Al incumplimiento de las EPEs en cualquier etapa del proceso de implementación de los trámites APCO en la VUCE, conforme el Plan de Trabajo.</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5"/>
        <w:numPr>
          <w:ilvl w:val="0"/>
          <w:numId w:val="45"/>
        </w:numPr>
        <w:tabs>
          <w:tab w:val="left" w:leader="none" w:pos="1701"/>
        </w:tabs>
        <w:ind w:left="0" w:firstLine="0"/>
        <w:rPr/>
      </w:pPr>
      <w:r w:rsidDel="00000000" w:rsidR="00000000" w:rsidRPr="00000000">
        <w:rPr>
          <w:rtl w:val="0"/>
        </w:rPr>
        <w:t xml:space="preserve"> </w:t>
      </w:r>
      <w:r w:rsidDel="00000000" w:rsidR="00000000" w:rsidRPr="00000000">
        <w:rPr>
          <w:b w:val="1"/>
          <w:bCs w:val="1"/>
          <w:rtl w:val="0"/>
        </w:rPr>
        <w:t xml:space="preserve">(IMPLEMENTACIÓN DEL CRONOGRAMA). </w:t>
      </w:r>
      <w:r w:rsidDel="00000000" w:rsidR="00000000" w:rsidRPr="00000000">
        <w:rPr>
          <w:rtl w:val="0"/>
        </w:rPr>
        <w:t xml:space="preserve">I. El Cronograma de Implementación Gradual de la VUCE, Anexo 9, será ejecutado en aplicación del presente Reglamento sujeto al plazo establecido en el Decreto Supremo Nº 5211 de 28/08/2024 bajo responsabilidad de las EPEs.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II. Si de manera posterior a la puesta en vigencia del presente Reglamento, por normativa se estableciera la emisión de nuevos documentos para operaciones de comercio exterior, así como aquellos que no se encuentren en el Cronograma de Implementación Gradual de la VUCE, los mismos serán implementados concluido el plazo previsto en el Decreto Supremo Nº 5211 de 28/08/2024. </w:t>
      </w:r>
    </w:p>
    <w:p w:rsidR="00000000" w:rsidDel="00000000" w:rsidP="00000000" w:rsidRDefault="00000000" w:rsidRPr="00000000" w14:paraId="00000420">
      <w:pPr>
        <w:rPr>
          <w:ins w:author="Valeria Tapia" w:id="1233" w:date="2026-09-30T12:34:00Z"/>
          <w:rFonts w:ascii="Open Sans Light" w:cs="Open Sans Light" w:eastAsia="Open Sans Light" w:hAnsi="Open Sans Light"/>
          <w:b w:val="0"/>
          <w:bCs w:val="0"/>
          <w:sz w:val="24"/>
          <w:szCs w:val="24"/>
        </w:rPr>
      </w:pPr>
      <w:r w:rsidDel="00000000" w:rsidR="00000000" w:rsidRPr="00000000">
        <w:rPr>
          <w:rFonts w:ascii="Open Sans Light" w:cs="Open Sans Light" w:eastAsia="Open Sans Light" w:hAnsi="Open Sans Light"/>
          <w:b w:val="0"/>
          <w:bCs w:val="0"/>
          <w:sz w:val="24"/>
          <w:szCs w:val="24"/>
          <w:rtl w:val="0"/>
        </w:rPr>
        <w:tab/>
      </w:r>
      <w:ins w:author="Valeria Tapia" w:id="1233" w:date="2026-09-30T12:34:00Z">
        <w:bookmarkStart w:colFirst="0" w:colLast="0" w:name="_y0fs3yl9zl8t" w:id="42"/>
        <w:bookmarkEnd w:id="42"/>
        <w:r w:rsidDel="00000000" w:rsidR="00000000" w:rsidRPr="00000000">
          <w:rPr>
            <w:rtl w:val="0"/>
          </w:rPr>
        </w:r>
      </w:ins>
    </w:p>
    <w:p w:rsidR="00000000" w:rsidDel="00000000" w:rsidP="00000000" w:rsidRDefault="00000000" w:rsidRPr="00000000" w14:paraId="0000042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ins w:author="Valeria Tapia" w:id="1233" w:date="2026-09-30T12:34:00Z"/>
          <w:rFonts w:ascii="Open Sans Light" w:cs="Open Sans Light" w:eastAsia="Open Sans Light" w:hAnsi="Open Sans Light"/>
          <w:b w:val="1"/>
          <w:bCs w:val="1"/>
          <w:i w:val="0"/>
          <w:iCs w:val="0"/>
          <w:smallCaps w:val="0"/>
          <w:strike w:val="0"/>
          <w:color w:val="ff0000"/>
          <w:sz w:val="24"/>
          <w:szCs w:val="24"/>
          <w:highlight w:val="cyan"/>
          <w:u w:val="none"/>
          <w:vertAlign w:val="baseline"/>
          <w:rPrChange w:author="Valeria Tapia" w:id="1235" w:date="2026-10-05T12:55: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pPr>
      <w:ins w:author="Valeria Tapia" w:id="1233" w:date="2026-09-30T12:34:00Z">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cyan"/>
            <w:u w:val="none"/>
            <w:vertAlign w:val="baseline"/>
            <w:rtl w:val="0"/>
            <w:rPrChange w:author="Valeria Tapia" w:id="1234" w:date="2026-10-05T12:5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TÍTULO VI</w:t>
        </w:r>
        <w:r w:rsidDel="00000000" w:rsidR="00000000" w:rsidRPr="00000000">
          <w:rPr>
            <w:rtl w:val="0"/>
          </w:rPr>
        </w:r>
      </w:ins>
    </w:p>
    <w:p w:rsidR="00000000" w:rsidDel="00000000" w:rsidP="00000000" w:rsidRDefault="00000000" w:rsidRPr="00000000" w14:paraId="000004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Light" w:cs="Open Sans Light" w:eastAsia="Open Sans Light" w:hAnsi="Open Sans Light"/>
          <w:i w:val="0"/>
          <w:iCs w:val="0"/>
          <w:smallCaps w:val="0"/>
          <w:strike w:val="0"/>
          <w:color w:val="ff0000"/>
          <w:sz w:val="24"/>
          <w:szCs w:val="24"/>
          <w:highlight w:val="cyan"/>
          <w:u w:val="none"/>
          <w:vertAlign w:val="baseline"/>
          <w:rPrChange w:author="Valeria Tapia" w:id="1237" w:date="2026-09-30T12:35:00Z">
            <w:rPr>
              <w:b w:val="0"/>
              <w:bCs w:val="0"/>
            </w:rPr>
          </w:rPrChange>
        </w:rPr>
        <w:pPrChange w:author="Valeria Tapia" w:id="0" w:date="2026-09-30T12:35:00Z">
          <w:pPr/>
        </w:pPrChange>
      </w:pPr>
      <w:ins w:author="Valeria Tapia" w:id="1233" w:date="2026-09-30T12:34:00Z">
        <w:r w:rsidDel="00000000" w:rsidR="00000000" w:rsidRPr="00000000">
          <w:rPr>
            <w:color w:val="ff0000"/>
            <w:highlight w:val="cyan"/>
            <w:rtl w:val="0"/>
            <w:rPrChange w:author="Valeria Tapia" w:id="1235" w:date="2026-10-05T12:55:00Z">
              <w:rPr/>
            </w:rPrChange>
          </w:rPr>
          <w:t xml:space="preserve">IMPLEMENTACIÓN DE</w:t>
        </w:r>
        <w:r w:rsidDel="00000000" w:rsidR="00000000" w:rsidRPr="00000000">
          <w:rPr>
            <w:color w:val="ff0000"/>
            <w:highlight w:val="cyan"/>
            <w:rtl w:val="0"/>
            <w:rPrChange w:author="Valeria Tapia" w:id="1236" w:date="2026-10-05T12:55:00Z">
              <w:rPr>
                <w:b w:val="1"/>
                <w:bCs w:val="1"/>
              </w:rPr>
            </w:rPrChange>
          </w:rPr>
          <w:t xml:space="preserve">L SERVICIO EN LA VUCE</w:t>
        </w:r>
      </w:ins>
      <w:r w:rsidDel="00000000" w:rsidR="00000000" w:rsidRPr="00000000">
        <w:rPr>
          <w:rtl w:val="0"/>
        </w:rPr>
      </w:r>
    </w:p>
    <w:p w:rsidR="00000000" w:rsidDel="00000000" w:rsidP="00000000" w:rsidRDefault="00000000" w:rsidRPr="00000000" w14:paraId="00000423">
      <w:pPr>
        <w:rPr>
          <w:ins w:author="Valeria Tapia" w:id="1238" w:date="2026-09-30T12:35:00Z"/>
          <w:rFonts w:ascii="Open Sans Light" w:cs="Open Sans Light" w:eastAsia="Open Sans Light" w:hAnsi="Open Sans Light"/>
          <w:b w:val="0"/>
          <w:bCs w:val="0"/>
          <w:color w:val="ff0000"/>
          <w:sz w:val="24"/>
          <w:szCs w:val="24"/>
          <w:highlight w:val="cyan"/>
          <w:rPrChange w:author="Valeria Tapia" w:id="1239" w:date="2026-10-05T12:55:00Z">
            <w:rPr>
              <w:b w:val="0"/>
              <w:bCs w:val="0"/>
            </w:rPr>
          </w:rPrChange>
        </w:rPr>
      </w:pPr>
      <w:ins w:author="Valeria Tapia" w:id="1238" w:date="2026-09-30T12:35:00Z">
        <w:r w:rsidDel="00000000" w:rsidR="00000000" w:rsidRPr="00000000">
          <w:rPr>
            <w:rtl w:val="0"/>
          </w:rPr>
        </w:r>
      </w:ins>
    </w:p>
    <w:p w:rsidR="00000000" w:rsidDel="00000000" w:rsidP="00000000" w:rsidRDefault="00000000" w:rsidRPr="00000000" w14:paraId="0000042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ins w:author="Valeria Tapia" w:id="1238" w:date="2026-09-30T12:35:00Z"/>
          <w:rFonts w:ascii="Open Sans Light" w:cs="Open Sans Light" w:eastAsia="Open Sans Light" w:hAnsi="Open Sans Light"/>
          <w:b w:val="1"/>
          <w:bCs w:val="1"/>
          <w:i w:val="0"/>
          <w:iCs w:val="0"/>
          <w:smallCaps w:val="0"/>
          <w:strike w:val="0"/>
          <w:color w:val="ff0000"/>
          <w:sz w:val="24"/>
          <w:szCs w:val="24"/>
          <w:highlight w:val="cyan"/>
          <w:u w:val="none"/>
          <w:vertAlign w:val="baseline"/>
          <w:rPrChange w:author="Valeria Tapia" w:id="1240" w:date="2026-10-05T12:55: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pPr>
      <w:ins w:author="Valeria Tapia" w:id="1238" w:date="2026-09-30T12:35:00Z">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cyan"/>
            <w:u w:val="none"/>
            <w:vertAlign w:val="baseline"/>
            <w:rtl w:val="0"/>
            <w:rPrChange w:author="Valeria Tapia" w:id="1240" w:date="2026-10-05T12:55: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t xml:space="preserve">CAPÍTULO I</w:t>
        </w:r>
      </w:ins>
    </w:p>
    <w:p w:rsidR="00000000" w:rsidDel="00000000" w:rsidP="00000000" w:rsidRDefault="00000000" w:rsidRPr="00000000" w14:paraId="00000425">
      <w:pPr>
        <w:keepNext w:val="1"/>
        <w:tabs>
          <w:tab w:val="left" w:leader="none" w:pos="700"/>
          <w:tab w:val="left" w:leader="none" w:pos="980"/>
        </w:tabs>
        <w:jc w:val="center"/>
        <w:rPr>
          <w:ins w:author="Valeria Tapia" w:id="1238" w:date="2026-09-30T12:35:00Z"/>
          <w:b w:val="1"/>
          <w:bCs w:val="1"/>
          <w:color w:val="ff0000"/>
          <w:highlight w:val="cyan"/>
          <w:rPrChange w:author="Valeria Tapia" w:id="1240" w:date="2026-10-05T12:55:00Z">
            <w:rPr>
              <w:b w:val="1"/>
              <w:bCs w:val="1"/>
            </w:rPr>
          </w:rPrChange>
        </w:rPr>
      </w:pPr>
      <w:ins w:author="Valeria Tapia" w:id="1238" w:date="2026-09-30T12:35:00Z">
        <w:r w:rsidDel="00000000" w:rsidR="00000000" w:rsidRPr="00000000">
          <w:rPr>
            <w:b w:val="1"/>
            <w:bCs w:val="1"/>
            <w:color w:val="ff0000"/>
            <w:highlight w:val="cyan"/>
            <w:rtl w:val="0"/>
            <w:rPrChange w:author="Valeria Tapia" w:id="1240" w:date="2026-10-05T12:55:00Z">
              <w:rPr>
                <w:b w:val="1"/>
                <w:bCs w:val="1"/>
              </w:rPr>
            </w:rPrChange>
          </w:rPr>
          <w:t xml:space="preserve">PROCESO PARA IMPLEMENTAR EL SERVICIO EN LA VUCE</w:t>
        </w:r>
      </w:ins>
    </w:p>
    <w:p w:rsidR="00000000" w:rsidDel="00000000" w:rsidP="00000000" w:rsidRDefault="00000000" w:rsidRPr="00000000" w14:paraId="00000426">
      <w:pPr>
        <w:keepNext w:val="1"/>
        <w:jc w:val="center"/>
        <w:rPr>
          <w:ins w:author="Valeria Tapia" w:id="1238" w:date="2026-09-30T12:35:00Z"/>
          <w:color w:val="ff0000"/>
          <w:highlight w:val="cyan"/>
          <w:rPrChange w:author="Valeria Tapia" w:id="1241" w:date="2026-10-02T09:36:00Z">
            <w:rPr/>
          </w:rPrChange>
        </w:rPr>
        <w:pPrChange w:author="Valeria Tapia" w:id="0" w:date="2026-10-02T09:36:00Z">
          <w:pPr/>
        </w:pPrChange>
      </w:pPr>
      <w:ins w:author="Valeria Tapia" w:id="1238" w:date="2026-09-30T12:35:00Z">
        <w:r w:rsidDel="00000000" w:rsidR="00000000" w:rsidRPr="00000000">
          <w:rPr>
            <w:b w:val="1"/>
            <w:bCs w:val="1"/>
            <w:color w:val="ff0000"/>
            <w:highlight w:val="cyan"/>
            <w:rtl w:val="0"/>
            <w:rPrChange w:author="Valeria Tapia" w:id="1240" w:date="2026-10-05T12:55:00Z">
              <w:rPr>
                <w:b w:val="1"/>
                <w:bCs w:val="1"/>
              </w:rPr>
            </w:rPrChange>
          </w:rPr>
          <w:t xml:space="preserve"> </w:t>
        </w:r>
        <w:r w:rsidDel="00000000" w:rsidR="00000000" w:rsidRPr="00000000">
          <w:rPr>
            <w:rtl w:val="0"/>
          </w:rPr>
        </w:r>
      </w:ins>
    </w:p>
    <w:p w:rsidR="00000000" w:rsidDel="00000000" w:rsidP="00000000" w:rsidRDefault="00000000" w:rsidRPr="00000000" w14:paraId="00000427">
      <w:pPr>
        <w:pStyle w:val="Heading5"/>
        <w:numPr>
          <w:ilvl w:val="0"/>
          <w:numId w:val="45"/>
        </w:numPr>
        <w:tabs>
          <w:tab w:val="left" w:leader="none" w:pos="1701"/>
        </w:tabs>
        <w:ind w:left="0" w:firstLine="0"/>
        <w:rPr>
          <w:ins w:author="Valeria Tapia" w:id="1238" w:date="2026-09-30T12:35:00Z"/>
          <w:highlight w:val="cyan"/>
        </w:rPr>
      </w:pPr>
      <w:ins w:author="Valeria Tapia" w:id="1238" w:date="2026-09-30T12:35:00Z">
        <w:r w:rsidDel="00000000" w:rsidR="00000000" w:rsidRPr="00000000">
          <w:rPr>
            <w:b w:val="1"/>
            <w:bCs w:val="1"/>
            <w:color w:val="ff0000"/>
            <w:highlight w:val="cyan"/>
            <w:rtl w:val="0"/>
            <w:rPrChange w:author="Valeria Tapia" w:id="1242" w:date="2026-10-05T12:55:00Z">
              <w:rPr>
                <w:b w:val="1"/>
                <w:bCs w:val="1"/>
                <w:highlight w:val="cyan"/>
              </w:rPr>
            </w:rPrChange>
          </w:rPr>
          <w:t xml:space="preserve">(IMPLEMENTACIÓN DE SERVICIOS EN LA VUCE). </w:t>
        </w:r>
        <w:r w:rsidDel="00000000" w:rsidR="00000000" w:rsidRPr="00000000">
          <w:rPr>
            <w:color w:val="ff0000"/>
            <w:highlight w:val="cyan"/>
            <w:rtl w:val="0"/>
            <w:rPrChange w:author="Valeria Tapia" w:id="1243" w:date="2026-10-05T12:55:00Z">
              <w:rPr>
                <w:b w:val="1"/>
                <w:bCs w:val="1"/>
                <w:highlight w:val="cyan"/>
              </w:rPr>
            </w:rPrChange>
          </w:rPr>
          <w:t xml:space="preserve">I. La AN conforme lo establecido en el Decreto </w:t>
        </w:r>
        <w:r w:rsidDel="00000000" w:rsidR="00000000" w:rsidRPr="00000000">
          <w:rPr>
            <w:color w:val="ff0000"/>
            <w:highlight w:val="cyan"/>
            <w:rtl w:val="0"/>
            <w:rPrChange w:author="Valeria Tapia" w:id="1244" w:date="2026-10-05T12:55:00Z">
              <w:rPr>
                <w:highlight w:val="cyan"/>
              </w:rPr>
            </w:rPrChange>
          </w:rPr>
          <w:t xml:space="preserve">Nº 5724 de 24/09/2026, integrará gradualmente servicios en la VUCE, siendo entre ellos los siguientes:</w:t>
        </w:r>
      </w:ins>
    </w:p>
    <w:p w:rsidR="00000000" w:rsidDel="00000000" w:rsidP="00000000" w:rsidRDefault="00000000" w:rsidRPr="00000000" w14:paraId="0000042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rFonts w:ascii="Arial" w:cs="Arial" w:eastAsia="Arial" w:hAnsi="Arial"/>
          <w:b w:val="0"/>
          <w:bCs w:val="0"/>
          <w:i w:val="0"/>
          <w:iCs w:val="0"/>
          <w:smallCaps w:val="0"/>
          <w:strike w:val="0"/>
          <w:sz w:val="20"/>
          <w:szCs w:val="20"/>
          <w:u w:val="none"/>
          <w:shd w:fill="auto" w:val="clear"/>
          <w:vertAlign w:val="baseline"/>
        </w:rPr>
      </w:pPr>
      <w:ins w:author="Valeria Tapia" w:id="1238" w:date="2026-09-30T12:35: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244" w:date="2026-10-05T12:55:00Z">
              <w:rPr>
                <w:rFonts w:ascii="Open Sans Light" w:cs="Open Sans Light" w:eastAsia="Open Sans Light" w:hAnsi="Open Sans Light"/>
                <w:b w:val="0"/>
                <w:bCs w:val="0"/>
                <w:i w:val="0"/>
                <w:iCs w:val="0"/>
                <w:smallCaps w:val="0"/>
                <w:strike w:val="0"/>
                <w:color w:val="000000"/>
                <w:sz w:val="24"/>
                <w:szCs w:val="24"/>
                <w:highlight w:val="cyan"/>
                <w:u w:val="none"/>
                <w:vertAlign w:val="baseline"/>
              </w:rPr>
            </w:rPrChange>
          </w:rPr>
          <w:t xml:space="preserve">E</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245" w:date="2026-10-05T12:55:00Z">
              <w:rPr>
                <w:rFonts w:ascii="Arial" w:cs="Arial" w:eastAsia="Arial" w:hAnsi="Arial"/>
                <w:b w:val="0"/>
                <w:bCs w:val="0"/>
                <w:i w:val="0"/>
                <w:iCs w:val="0"/>
                <w:smallCaps w:val="0"/>
                <w:strike w:val="0"/>
                <w:color w:val="000000"/>
                <w:sz w:val="20"/>
                <w:szCs w:val="20"/>
                <w:u w:val="none"/>
                <w:shd w:fill="auto" w:val="clear"/>
                <w:vertAlign w:val="baseline"/>
              </w:rPr>
            </w:rPrChange>
          </w:rPr>
          <w:t xml:space="preserve">xpediente electrónico </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246" w:date="2026-10-05T12:55:00Z">
              <w:rPr>
                <w:rFonts w:ascii="Open Sans Light" w:cs="Open Sans Light" w:eastAsia="Open Sans Light" w:hAnsi="Open Sans Light"/>
                <w:b w:val="0"/>
                <w:bCs w:val="0"/>
                <w:i w:val="0"/>
                <w:iCs w:val="0"/>
                <w:smallCaps w:val="0"/>
                <w:strike w:val="0"/>
                <w:color w:val="000000"/>
                <w:sz w:val="24"/>
                <w:szCs w:val="24"/>
                <w:highlight w:val="cyan"/>
                <w:u w:val="none"/>
                <w:vertAlign w:val="baseline"/>
              </w:rPr>
            </w:rPrChange>
          </w:rPr>
          <w:t xml:space="preserve">VUCE;</w:t>
        </w:r>
        <w:r w:rsidDel="00000000" w:rsidR="00000000" w:rsidRPr="00000000">
          <w:rPr>
            <w:rtl w:val="0"/>
          </w:rPr>
        </w:r>
      </w:ins>
    </w:p>
    <w:p w:rsidR="00000000" w:rsidDel="00000000" w:rsidP="00000000" w:rsidRDefault="00000000" w:rsidRPr="00000000" w14:paraId="0000042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rFonts w:ascii="Open Sans Light" w:cs="Open Sans Light" w:eastAsia="Open Sans Light" w:hAnsi="Open Sans Light"/>
          <w:b w:val="0"/>
          <w:bCs w:val="0"/>
          <w:i w:val="0"/>
          <w:iCs w:val="0"/>
          <w:smallCaps w:val="0"/>
          <w:strike w:val="0"/>
          <w:sz w:val="24"/>
          <w:szCs w:val="24"/>
          <w:highlight w:val="cyan"/>
          <w:u w:val="none"/>
          <w:vertAlign w:val="baseline"/>
        </w:rPr>
      </w:pPr>
      <w:ins w:author="Valeria Tapia" w:id="1238" w:date="2026-09-30T12:35: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248" w:date="2026-10-05T12:55:00Z">
              <w:rPr>
                <w:rFonts w:ascii="Arial" w:cs="Arial" w:eastAsia="Arial" w:hAnsi="Arial"/>
                <w:b w:val="0"/>
                <w:bCs w:val="0"/>
                <w:i w:val="0"/>
                <w:iCs w:val="0"/>
                <w:smallCaps w:val="0"/>
                <w:strike w:val="0"/>
                <w:color w:val="000000"/>
                <w:sz w:val="24"/>
                <w:szCs w:val="24"/>
                <w:u w:val="none"/>
                <w:shd w:fill="auto" w:val="clear"/>
                <w:vertAlign w:val="baseline"/>
              </w:rPr>
            </w:rPrChange>
          </w:rPr>
          <w:t xml:space="preserve">Registro Único de Operadores de Comercio Exterior (RUOCE)</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249" w:date="2026-10-05T12:55:00Z">
              <w:rPr>
                <w:rFonts w:ascii="Open Sans Light" w:cs="Open Sans Light" w:eastAsia="Open Sans Light" w:hAnsi="Open Sans Light"/>
                <w:b w:val="0"/>
                <w:bCs w:val="0"/>
                <w:i w:val="0"/>
                <w:iCs w:val="0"/>
                <w:smallCaps w:val="0"/>
                <w:strike w:val="0"/>
                <w:color w:val="000000"/>
                <w:sz w:val="24"/>
                <w:szCs w:val="24"/>
                <w:highlight w:val="cyan"/>
                <w:u w:val="none"/>
                <w:vertAlign w:val="baseline"/>
              </w:rPr>
            </w:rPrChange>
          </w:rPr>
          <w:t xml:space="preserve">;</w:t>
        </w:r>
      </w:ins>
    </w:p>
    <w:p w:rsidR="00000000" w:rsidDel="00000000" w:rsidP="00000000" w:rsidRDefault="00000000" w:rsidRPr="00000000" w14:paraId="0000042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rFonts w:ascii="Open Sans Light" w:cs="Open Sans Light" w:eastAsia="Open Sans Light" w:hAnsi="Open Sans Light"/>
          <w:b w:val="0"/>
          <w:bCs w:val="0"/>
          <w:i w:val="0"/>
          <w:iCs w:val="0"/>
          <w:smallCaps w:val="0"/>
          <w:strike w:val="0"/>
          <w:sz w:val="24"/>
          <w:szCs w:val="24"/>
          <w:highlight w:val="cyan"/>
          <w:u w:val="none"/>
          <w:vertAlign w:val="baseline"/>
        </w:rPr>
      </w:pPr>
      <w:ins w:author="Valeria Tapia" w:id="1238" w:date="2026-09-30T12:35: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250" w:date="2026-10-05T12:55:00Z">
              <w:rPr>
                <w:rFonts w:ascii="Arial" w:cs="Arial" w:eastAsia="Arial" w:hAnsi="Arial"/>
                <w:b w:val="0"/>
                <w:bCs w:val="0"/>
                <w:i w:val="0"/>
                <w:iCs w:val="0"/>
                <w:smallCaps w:val="0"/>
                <w:strike w:val="0"/>
                <w:color w:val="000000"/>
                <w:sz w:val="20"/>
                <w:szCs w:val="20"/>
                <w:u w:val="none"/>
                <w:shd w:fill="auto" w:val="clear"/>
                <w:vertAlign w:val="baseline"/>
              </w:rPr>
            </w:rPrChange>
          </w:rPr>
          <w:t xml:space="preserve">Gestión Portuaria</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251" w:date="2026-10-05T12:55:00Z">
              <w:rPr>
                <w:rFonts w:ascii="Open Sans Light" w:cs="Open Sans Light" w:eastAsia="Open Sans Light" w:hAnsi="Open Sans Light"/>
                <w:b w:val="0"/>
                <w:bCs w:val="0"/>
                <w:i w:val="0"/>
                <w:iCs w:val="0"/>
                <w:smallCaps w:val="0"/>
                <w:strike w:val="0"/>
                <w:color w:val="000000"/>
                <w:sz w:val="24"/>
                <w:szCs w:val="24"/>
                <w:highlight w:val="cyan"/>
                <w:u w:val="none"/>
                <w:vertAlign w:val="baseline"/>
              </w:rPr>
            </w:rPrChange>
          </w:rPr>
          <w:t xml:space="preserve">;</w:t>
        </w:r>
      </w:ins>
    </w:p>
    <w:p w:rsidR="00000000" w:rsidDel="00000000" w:rsidP="00000000" w:rsidRDefault="00000000" w:rsidRPr="00000000" w14:paraId="0000042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rFonts w:ascii="Arial" w:cs="Arial" w:eastAsia="Arial" w:hAnsi="Arial"/>
          <w:b w:val="0"/>
          <w:bCs w:val="0"/>
          <w:i w:val="0"/>
          <w:iCs w:val="0"/>
          <w:smallCaps w:val="0"/>
          <w:strike w:val="0"/>
          <w:sz w:val="20"/>
          <w:szCs w:val="20"/>
          <w:u w:val="none"/>
          <w:shd w:fill="auto" w:val="clear"/>
          <w:vertAlign w:val="baseline"/>
        </w:rPr>
      </w:pPr>
      <w:ins w:author="Valeria Tapia" w:id="1238" w:date="2026-09-30T12:35: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252" w:date="2026-10-05T12:55:00Z">
              <w:rPr>
                <w:rFonts w:ascii="Arial" w:cs="Arial" w:eastAsia="Arial" w:hAnsi="Arial"/>
                <w:b w:val="0"/>
                <w:bCs w:val="0"/>
                <w:i w:val="0"/>
                <w:iCs w:val="0"/>
                <w:smallCaps w:val="0"/>
                <w:strike w:val="0"/>
                <w:color w:val="000000"/>
                <w:sz w:val="20"/>
                <w:szCs w:val="20"/>
                <w:u w:val="none"/>
                <w:shd w:fill="auto" w:val="clear"/>
                <w:vertAlign w:val="baseline"/>
              </w:rPr>
            </w:rPrChange>
          </w:rPr>
          <w:t xml:space="preserve">Información estadística de los trámites implementados</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253" w:date="2026-10-05T12:55:00Z">
              <w:rPr>
                <w:rFonts w:ascii="Open Sans Light" w:cs="Open Sans Light" w:eastAsia="Open Sans Light" w:hAnsi="Open Sans Light"/>
                <w:b w:val="0"/>
                <w:bCs w:val="0"/>
                <w:i w:val="0"/>
                <w:iCs w:val="0"/>
                <w:smallCaps w:val="0"/>
                <w:strike w:val="0"/>
                <w:color w:val="000000"/>
                <w:sz w:val="24"/>
                <w:szCs w:val="24"/>
                <w:highlight w:val="cyan"/>
                <w:u w:val="none"/>
                <w:vertAlign w:val="baseline"/>
              </w:rPr>
            </w:rPrChange>
          </w:rPr>
          <w:t xml:space="preserve">;</w:t>
        </w:r>
        <w:r w:rsidDel="00000000" w:rsidR="00000000" w:rsidRPr="00000000">
          <w:rPr>
            <w:rtl w:val="0"/>
          </w:rPr>
        </w:r>
      </w:ins>
    </w:p>
    <w:p w:rsidR="00000000" w:rsidDel="00000000" w:rsidP="00000000" w:rsidRDefault="00000000" w:rsidRPr="00000000" w14:paraId="0000042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rFonts w:ascii="Arial" w:cs="Arial" w:eastAsia="Arial" w:hAnsi="Arial"/>
          <w:b w:val="0"/>
          <w:bCs w:val="0"/>
          <w:i w:val="0"/>
          <w:iCs w:val="0"/>
          <w:smallCaps w:val="0"/>
          <w:strike w:val="0"/>
          <w:sz w:val="20"/>
          <w:szCs w:val="20"/>
          <w:u w:val="none"/>
          <w:shd w:fill="auto" w:val="clear"/>
          <w:vertAlign w:val="baseline"/>
        </w:rPr>
      </w:pPr>
      <w:ins w:author="Valeria Tapia" w:id="1238" w:date="2026-09-30T12:35:00Z">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254" w:date="2026-10-05T12:55:00Z">
              <w:rPr>
                <w:rFonts w:ascii="Arial" w:cs="Arial" w:eastAsia="Arial" w:hAnsi="Arial"/>
                <w:b w:val="0"/>
                <w:bCs w:val="0"/>
                <w:i w:val="0"/>
                <w:iCs w:val="0"/>
                <w:smallCaps w:val="0"/>
                <w:strike w:val="0"/>
                <w:color w:val="000000"/>
                <w:sz w:val="20"/>
                <w:szCs w:val="20"/>
                <w:u w:val="none"/>
                <w:shd w:fill="auto" w:val="clear"/>
                <w:vertAlign w:val="baseline"/>
              </w:rPr>
            </w:rPrChange>
          </w:rPr>
          <w:t xml:space="preserve">El Buscador Arancelario Referencial de la VUCE</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255" w:date="2026-10-05T12:55:00Z">
              <w:rPr>
                <w:rFonts w:ascii="Open Sans Light" w:cs="Open Sans Light" w:eastAsia="Open Sans Light" w:hAnsi="Open Sans Light"/>
                <w:b w:val="0"/>
                <w:bCs w:val="0"/>
                <w:i w:val="0"/>
                <w:iCs w:val="0"/>
                <w:smallCaps w:val="0"/>
                <w:strike w:val="0"/>
                <w:color w:val="000000"/>
                <w:sz w:val="24"/>
                <w:szCs w:val="24"/>
                <w:highlight w:val="cyan"/>
                <w:u w:val="none"/>
                <w:vertAlign w:val="baseline"/>
              </w:rPr>
            </w:rPrChange>
          </w:rPr>
          <w:t xml:space="preserve">;</w:t>
        </w:r>
        <w:r w:rsidDel="00000000" w:rsidR="00000000" w:rsidRPr="00000000">
          <w:rPr>
            <w:rFonts w:ascii="Open Sans Light" w:cs="Open Sans Light" w:eastAsia="Open Sans Light" w:hAnsi="Open Sans Light"/>
            <w:b w:val="0"/>
            <w:bCs w:val="0"/>
            <w:i w:val="0"/>
            <w:iCs w:val="0"/>
            <w:smallCaps w:val="0"/>
            <w:strike w:val="0"/>
            <w:color w:val="ff0000"/>
            <w:sz w:val="24"/>
            <w:szCs w:val="24"/>
            <w:highlight w:val="cyan"/>
            <w:u w:val="none"/>
            <w:vertAlign w:val="baseline"/>
            <w:rtl w:val="0"/>
            <w:rPrChange w:author="Valeria Tapia" w:id="1256" w:date="2026-10-05T12:55:00Z">
              <w:rPr>
                <w:rFonts w:ascii="Arial" w:cs="Arial" w:eastAsia="Arial" w:hAnsi="Arial"/>
                <w:b w:val="0"/>
                <w:bCs w:val="0"/>
                <w:i w:val="0"/>
                <w:iCs w:val="0"/>
                <w:smallCaps w:val="0"/>
                <w:strike w:val="0"/>
                <w:color w:val="000000"/>
                <w:sz w:val="20"/>
                <w:szCs w:val="20"/>
                <w:u w:val="none"/>
                <w:shd w:fill="auto" w:val="clear"/>
                <w:vertAlign w:val="baseline"/>
              </w:rPr>
            </w:rPrChange>
          </w:rPr>
          <w:t xml:space="preserve"> </w:t>
        </w:r>
      </w:ins>
    </w:p>
    <w:p w:rsidR="00000000" w:rsidDel="00000000" w:rsidP="00000000" w:rsidRDefault="00000000" w:rsidRPr="00000000" w14:paraId="0000042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360" w:right="0" w:hanging="360"/>
        <w:jc w:val="left"/>
        <w:rPr>
          <w:ins w:author="Valeria Tapia" w:id="1238" w:date="2026-09-30T12:35:00Z"/>
          <w:rFonts w:ascii="Open Sans Light" w:cs="Open Sans Light" w:eastAsia="Open Sans Light" w:hAnsi="Open Sans Light"/>
          <w:b w:val="0"/>
          <w:bCs w:val="0"/>
          <w:i w:val="0"/>
          <w:iCs w:val="0"/>
          <w:smallCaps w:val="0"/>
          <w:strike w:val="0"/>
          <w:sz w:val="24"/>
          <w:szCs w:val="24"/>
          <w:u w:val="none"/>
          <w:shd w:fill="auto" w:val="clear"/>
          <w:vertAlign w:val="baseline"/>
          <w:rPrChange w:author="Valeria Tapia" w:id="1259" w:date="2026-10-05T08:53:00Z">
            <w:rPr>
              <w:highlight w:val="cyan"/>
            </w:rPr>
          </w:rPrChange>
        </w:rPr>
        <w:pPrChange w:author="Valeria Tapia" w:id="0" w:date="2026-10-05T08:53: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257" w:date="2026-10-05T12:55:00Z">
              <w:rPr>
                <w:rFonts w:ascii="Arial" w:cs="Arial" w:eastAsia="Arial" w:hAnsi="Arial"/>
                <w:sz w:val="20"/>
                <w:szCs w:val="20"/>
              </w:rPr>
            </w:rPrChange>
          </w:rPr>
          <w:t xml:space="preserve">Otros servicios relacionados con la VUCE</w:t>
        </w:r>
        <w:r w:rsidDel="00000000" w:rsidR="00000000" w:rsidRPr="00000000">
          <w:rPr>
            <w:color w:val="ff0000"/>
            <w:highlight w:val="cyan"/>
            <w:rtl w:val="0"/>
            <w:rPrChange w:author="Valeria Tapia" w:id="1258" w:date="2026-10-05T12:55:00Z">
              <w:rPr>
                <w:highlight w:val="cyan"/>
              </w:rPr>
            </w:rPrChange>
          </w:rPr>
          <w:t xml:space="preserve">; </w:t>
        </w:r>
      </w:ins>
    </w:p>
    <w:p w:rsidR="00000000" w:rsidDel="00000000" w:rsidP="00000000" w:rsidRDefault="00000000" w:rsidRPr="00000000" w14:paraId="0000042E">
      <w:pPr>
        <w:pStyle w:val="Heading5"/>
        <w:tabs>
          <w:tab w:val="left" w:leader="none" w:pos="1701"/>
        </w:tabs>
        <w:rPr>
          <w:ins w:author="Valeria Tapia" w:id="1238" w:date="2026-09-30T12:35:00Z"/>
          <w:color w:val="ff0000"/>
          <w:rPrChange w:author="Valeria Tapia" w:id="1260" w:date="2026-10-05T08:52:00Z">
            <w:rPr>
              <w:highlight w:val="cyan"/>
            </w:rPr>
          </w:rPrChange>
        </w:rPr>
        <w:pPrChange w:author="Valeria Tapia" w:id="0" w:date="2026-10-05T08:52: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2F">
      <w:pPr>
        <w:tabs>
          <w:tab w:val="left" w:leader="none" w:pos="1701"/>
        </w:tabs>
        <w:rPr>
          <w:ins w:author="Valeria Tapia" w:id="1238" w:date="2026-09-30T12:35:00Z"/>
          <w:color w:val="ff0000"/>
          <w:rPrChange w:author="Valeria Tapia" w:id="1261" w:date="2026-10-05T09:35:00Z">
            <w:rPr>
              <w:highlight w:val="cyan"/>
            </w:rPr>
          </w:rPrChange>
        </w:rPr>
        <w:pPrChange w:author="Valeria Tapia" w:id="0" w:date="2026-10-05T09:35: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258" w:date="2026-10-05T12:55:00Z">
              <w:rPr>
                <w:highlight w:val="cyan"/>
              </w:rPr>
            </w:rPrChange>
          </w:rPr>
          <w:t xml:space="preserve">II. La integración gradual de los servicios en la VUCE, será definido por la AN considerando lo establecido en el Artículo 70 del presente reglamento.   </w:t>
        </w:r>
      </w:ins>
    </w:p>
    <w:p w:rsidR="00000000" w:rsidDel="00000000" w:rsidP="00000000" w:rsidRDefault="00000000" w:rsidRPr="00000000" w14:paraId="00000430">
      <w:pPr>
        <w:tabs>
          <w:tab w:val="left" w:leader="none" w:pos="1701"/>
        </w:tabs>
        <w:rPr>
          <w:ins w:author="Valeria Tapia" w:id="1238" w:date="2026-09-30T12:35:00Z"/>
          <w:color w:val="ff0000"/>
          <w:rPrChange w:author="Valeria Tapia" w:id="1262" w:date="2026-10-05T09:35:00Z">
            <w:rPr>
              <w:highlight w:val="cyan"/>
            </w:rPr>
          </w:rPrChange>
        </w:rPr>
        <w:pPrChange w:author="Valeria Tapia" w:id="0" w:date="2026-10-05T09:35: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31">
      <w:pPr>
        <w:pStyle w:val="Heading5"/>
        <w:numPr>
          <w:ilvl w:val="0"/>
          <w:numId w:val="45"/>
        </w:numPr>
        <w:tabs>
          <w:tab w:val="left" w:leader="none" w:pos="1701"/>
        </w:tabs>
        <w:ind w:left="0" w:firstLine="0"/>
        <w:rPr>
          <w:ins w:author="Valeria Tapia" w:id="1238" w:date="2026-09-30T12:35:00Z"/>
          <w:highlight w:val="cyan"/>
        </w:rPr>
      </w:pPr>
      <w:ins w:author="Valeria Tapia" w:id="1238" w:date="2026-09-30T12:35:00Z">
        <w:r w:rsidDel="00000000" w:rsidR="00000000" w:rsidRPr="00000000">
          <w:rPr>
            <w:b w:val="1"/>
            <w:bCs w:val="1"/>
            <w:color w:val="ff0000"/>
            <w:highlight w:val="cyan"/>
            <w:rtl w:val="0"/>
            <w:rPrChange w:author="Valeria Tapia" w:id="1258" w:date="2026-10-05T12:55:00Z">
              <w:rPr>
                <w:b w:val="1"/>
                <w:bCs w:val="1"/>
                <w:highlight w:val="cyan"/>
              </w:rPr>
            </w:rPrChange>
          </w:rPr>
          <w:t xml:space="preserve">(MÓDULO EXPEDIENTE ELECTRÓNICO VUCE). </w:t>
        </w:r>
        <w:r w:rsidDel="00000000" w:rsidR="00000000" w:rsidRPr="00000000">
          <w:rPr>
            <w:color w:val="ff0000"/>
            <w:highlight w:val="cyan"/>
            <w:rtl w:val="0"/>
            <w:rPrChange w:author="Valeria Tapia" w:id="1258" w:date="2026-10-05T12:55:00Z">
              <w:rPr>
                <w:highlight w:val="cyan"/>
              </w:rPr>
            </w:rPrChange>
          </w:rPr>
          <w:t xml:space="preserve">I. La AN implementará y administrará el Módulo Expediente Electrónico VUCE, </w:t>
        </w:r>
        <w:r w:rsidDel="00000000" w:rsidR="00000000" w:rsidRPr="00000000">
          <w:rPr>
            <w:color w:val="ff0000"/>
            <w:highlight w:val="cyan"/>
            <w:rtl w:val="0"/>
            <w:rPrChange w:author="Valeria Tapia" w:id="1263" w:date="2026-10-05T12:55:00Z">
              <w:rPr/>
            </w:rPrChange>
          </w:rPr>
          <w:t xml:space="preserve">sin perjuicio de las responsabilidades que correspondan a </w:t>
        </w:r>
        <w:r w:rsidDel="00000000" w:rsidR="00000000" w:rsidRPr="00000000">
          <w:rPr>
            <w:color w:val="ff0000"/>
            <w:highlight w:val="cyan"/>
            <w:rtl w:val="0"/>
            <w:rPrChange w:author="Valeria Tapia" w:id="1264" w:date="2026-10-05T12:55:00Z">
              <w:rPr>
                <w:highlight w:val="cyan"/>
              </w:rPr>
            </w:rPrChange>
          </w:rPr>
          <w:t xml:space="preserve">la EPE</w:t>
        </w:r>
        <w:r w:rsidDel="00000000" w:rsidR="00000000" w:rsidRPr="00000000">
          <w:rPr>
            <w:color w:val="ff0000"/>
            <w:highlight w:val="cyan"/>
            <w:rtl w:val="0"/>
            <w:rPrChange w:author="Valeria Tapia" w:id="1265" w:date="2026-10-05T12:55:00Z">
              <w:rPr/>
            </w:rPrChange>
          </w:rPr>
          <w:t xml:space="preserve"> respecto de la información, decisiones y actuaciones generadas bajo su competencia.</w:t>
        </w:r>
        <w:r w:rsidDel="00000000" w:rsidR="00000000" w:rsidRPr="00000000">
          <w:rPr>
            <w:rtl w:val="0"/>
          </w:rPr>
        </w:r>
      </w:ins>
    </w:p>
    <w:p w:rsidR="00000000" w:rsidDel="00000000" w:rsidP="00000000" w:rsidRDefault="00000000" w:rsidRPr="00000000" w14:paraId="00000432">
      <w:pPr>
        <w:pStyle w:val="Heading5"/>
        <w:tabs>
          <w:tab w:val="left" w:leader="none" w:pos="1701"/>
        </w:tabs>
        <w:rPr>
          <w:ins w:author="Valeria Tapia" w:id="1238" w:date="2026-09-30T12:35:00Z"/>
          <w:color w:val="ff0000"/>
          <w:rPrChange w:author="Valeria Tapia" w:id="1267" w:date="2026-10-05T09:19:00Z">
            <w:rPr>
              <w:highlight w:val="cyan"/>
            </w:rPr>
          </w:rPrChange>
        </w:rPr>
        <w:pPrChange w:author="Valeria Tapia" w:id="0" w:date="2026-10-05T09:19: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33">
      <w:pPr>
        <w:rPr>
          <w:ins w:author="Valeria Tapia" w:id="1238" w:date="2026-09-30T12:35:00Z"/>
          <w:color w:val="ff0000"/>
          <w:highlight w:val="cyan"/>
          <w:rPrChange w:author="Valeria Tapia" w:id="1273" w:date="2026-10-05T12:55:00Z">
            <w:rPr>
              <w:highlight w:val="cyan"/>
            </w:rPr>
          </w:rPrChange>
        </w:rPr>
      </w:pPr>
      <w:ins w:author="Valeria Tapia" w:id="1238" w:date="2026-09-30T12:35:00Z">
        <w:r w:rsidDel="00000000" w:rsidR="00000000" w:rsidRPr="00000000">
          <w:rPr>
            <w:color w:val="ff0000"/>
            <w:highlight w:val="cyan"/>
            <w:rtl w:val="0"/>
            <w:rPrChange w:author="Valeria Tapia" w:id="1266" w:date="2026-10-05T12:55:00Z">
              <w:rPr>
                <w:highlight w:val="cyan"/>
              </w:rPr>
            </w:rPrChange>
          </w:rPr>
          <w:t xml:space="preserve">II. El expediente electrónico VUCE </w:t>
        </w:r>
        <w:r w:rsidDel="00000000" w:rsidR="00000000" w:rsidRPr="00000000">
          <w:rPr>
            <w:color w:val="ff0000"/>
            <w:highlight w:val="cyan"/>
            <w:rtl w:val="0"/>
            <w:rPrChange w:author="Valeria Tapia" w:id="1268" w:date="2026-10-05T12:55:00Z">
              <w:rPr/>
            </w:rPrChange>
          </w:rPr>
          <w:t xml:space="preserve">permitirá la conformación y gestión electrónica de la</w:t>
        </w:r>
        <w:r w:rsidDel="00000000" w:rsidR="00000000" w:rsidRPr="00000000">
          <w:rPr>
            <w:color w:val="ff0000"/>
            <w:rtl w:val="0"/>
            <w:rPrChange w:author="Valeria Tapia" w:id="1269" w:date="2026-10-05T12:55:00Z">
              <w:rPr/>
            </w:rPrChange>
          </w:rPr>
          <w:t xml:space="preserve"> </w:t>
        </w:r>
        <w:r w:rsidDel="00000000" w:rsidR="00000000" w:rsidRPr="00000000">
          <w:rPr>
            <w:color w:val="ff0000"/>
            <w:highlight w:val="cyan"/>
            <w:rtl w:val="0"/>
            <w:rPrChange w:author="Valeria Tapia" w:id="1269" w:date="2026-10-05T12:55:00Z">
              <w:rPr>
                <w:highlight w:val="cyan"/>
              </w:rPr>
            </w:rPrChange>
          </w:rPr>
          <w:t xml:space="preserve">información, </w:t>
        </w:r>
        <w:r w:rsidDel="00000000" w:rsidR="00000000" w:rsidRPr="00000000">
          <w:rPr>
            <w:color w:val="ff0000"/>
            <w:highlight w:val="cyan"/>
            <w:rtl w:val="0"/>
            <w:rPrChange w:author="Valeria Tapia" w:id="1270" w:date="2026-10-05T12:55:00Z">
              <w:rPr/>
            </w:rPrChange>
          </w:rPr>
          <w:t xml:space="preserve">documentos y actuaciones correspondientes a los trámites y servicios incorporados a la VUCE, garantizando su </w:t>
        </w:r>
        <w:r w:rsidDel="00000000" w:rsidR="00000000" w:rsidRPr="00000000">
          <w:rPr>
            <w:b w:val="0"/>
            <w:bCs w:val="0"/>
            <w:color w:val="ff0000"/>
            <w:highlight w:val="cyan"/>
            <w:rtl w:val="0"/>
            <w:rPrChange w:author="Valeria Tapia" w:id="1271" w:date="2026-10-05T12:55:00Z">
              <w:rPr/>
            </w:rPrChange>
          </w:rPr>
          <w:t xml:space="preserve">integridad, autenticidad, disponibilidad, trazabilidad, seguridad, conservación e inalterabilidad</w:t>
        </w:r>
        <w:r w:rsidDel="00000000" w:rsidR="00000000" w:rsidRPr="00000000">
          <w:rPr>
            <w:color w:val="ff0000"/>
            <w:highlight w:val="cyan"/>
            <w:rtl w:val="0"/>
            <w:rPrChange w:author="Valeria Tapia" w:id="1272" w:date="2026-10-05T12:55:00Z">
              <w:rPr/>
            </w:rPrChange>
          </w:rPr>
          <w:t xml:space="preserve">, de acuerdo con la normativa vigente.</w:t>
        </w:r>
        <w:r w:rsidDel="00000000" w:rsidR="00000000" w:rsidRPr="00000000">
          <w:rPr>
            <w:rtl w:val="0"/>
          </w:rPr>
        </w:r>
      </w:ins>
    </w:p>
    <w:p w:rsidR="00000000" w:rsidDel="00000000" w:rsidP="00000000" w:rsidRDefault="00000000" w:rsidRPr="00000000" w14:paraId="00000434">
      <w:pPr>
        <w:tabs>
          <w:tab w:val="left" w:leader="none" w:pos="1701"/>
        </w:tabs>
        <w:rPr>
          <w:ins w:author="Valeria Tapia" w:id="1238" w:date="2026-09-30T12:35:00Z"/>
          <w:color w:val="ff0000"/>
          <w:rPrChange w:author="Valeria Tapia" w:id="1274" w:date="2026-10-05T09:02:00Z">
            <w:rPr>
              <w:highlight w:val="cyan"/>
            </w:rPr>
          </w:rPrChange>
        </w:rPr>
        <w:pPrChange w:author="Valeria Tapia" w:id="0" w:date="2026-10-05T09:02: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35">
      <w:pPr>
        <w:tabs>
          <w:tab w:val="left" w:leader="none" w:pos="1701"/>
        </w:tabs>
        <w:rPr>
          <w:ins w:author="Valeria Tapia" w:id="1238" w:date="2026-09-30T12:35:00Z"/>
          <w:color w:val="ff0000"/>
          <w:rPrChange w:author="Valeria Tapia" w:id="1281" w:date="2026-10-05T08:59:00Z">
            <w:rPr>
              <w:highlight w:val="cyan"/>
            </w:rPr>
          </w:rPrChange>
        </w:rPr>
        <w:pPrChange w:author="Valeria Tapia" w:id="0" w:date="2026-10-05T08:59: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273" w:date="2026-10-05T12:55:00Z">
              <w:rPr>
                <w:highlight w:val="cyan"/>
              </w:rPr>
            </w:rPrChange>
          </w:rPr>
          <w:t xml:space="preserve">III.</w:t>
        </w:r>
        <w:r w:rsidDel="00000000" w:rsidR="00000000" w:rsidRPr="00000000">
          <w:rPr>
            <w:color w:val="ff0000"/>
            <w:rtl w:val="0"/>
            <w:rPrChange w:author="Valeria Tapia" w:id="1273" w:date="2026-10-05T12:55:00Z">
              <w:rPr/>
            </w:rPrChange>
          </w:rPr>
          <w:t xml:space="preserve"> </w:t>
        </w:r>
        <w:r w:rsidDel="00000000" w:rsidR="00000000" w:rsidRPr="00000000">
          <w:rPr>
            <w:color w:val="ff0000"/>
            <w:highlight w:val="cyan"/>
            <w:rtl w:val="0"/>
            <w:rPrChange w:author="Valeria Tapia" w:id="1275" w:date="2026-10-05T12:55:00Z">
              <w:rPr/>
            </w:rPrChange>
          </w:rPr>
          <w:t xml:space="preserve">La información presentada o generada por el Operador de Comercio Exterior y que forme parte del Expediente Electrónico VUCE podrá ser reutilizada por </w:t>
        </w:r>
        <w:r w:rsidDel="00000000" w:rsidR="00000000" w:rsidRPr="00000000">
          <w:rPr>
            <w:color w:val="ff0000"/>
            <w:highlight w:val="cyan"/>
            <w:rtl w:val="0"/>
            <w:rPrChange w:author="Valeria Tapia" w:id="1276" w:date="2026-10-05T12:55:00Z">
              <w:rPr>
                <w:highlight w:val="cyan"/>
              </w:rPr>
            </w:rPrChange>
          </w:rPr>
          <w:t xml:space="preserve">la EPE</w:t>
        </w:r>
        <w:r w:rsidDel="00000000" w:rsidR="00000000" w:rsidRPr="00000000">
          <w:rPr>
            <w:color w:val="ff0000"/>
            <w:highlight w:val="cyan"/>
            <w:rtl w:val="0"/>
            <w:rPrChange w:author="Valeria Tapia" w:id="1277" w:date="2026-10-05T12:55:00Z">
              <w:rPr/>
            </w:rPrChange>
          </w:rPr>
          <w:t xml:space="preserve">, cuando corresponda</w:t>
        </w:r>
        <w:r w:rsidDel="00000000" w:rsidR="00000000" w:rsidRPr="00000000">
          <w:rPr>
            <w:color w:val="ff0000"/>
            <w:highlight w:val="cyan"/>
            <w:rtl w:val="0"/>
            <w:rPrChange w:author="Valeria Tapia" w:id="1278" w:date="2026-10-05T12:55:00Z">
              <w:rPr>
                <w:highlight w:val="cyan"/>
              </w:rPr>
            </w:rPrChange>
          </w:rPr>
          <w:t xml:space="preserve"> en e</w:t>
        </w:r>
        <w:r w:rsidDel="00000000" w:rsidR="00000000" w:rsidRPr="00000000">
          <w:rPr>
            <w:color w:val="ff0000"/>
            <w:highlight w:val="cyan"/>
            <w:rtl w:val="0"/>
            <w:rPrChange w:author="Valeria Tapia" w:id="1279" w:date="2026-10-05T12:55:00Z">
              <w:rPr/>
            </w:rPrChange>
          </w:rPr>
          <w:t xml:space="preserve">l ejercicio de sus competencias, evitando la presentación reiterada de información o documentación que se encuentre disponible en la VUCE y sea susceptible de interoperabilidad, conforme al principio de </w:t>
        </w:r>
        <w:r w:rsidDel="00000000" w:rsidR="00000000" w:rsidRPr="00000000">
          <w:rPr>
            <w:b w:val="0"/>
            <w:bCs w:val="0"/>
            <w:color w:val="ff0000"/>
            <w:highlight w:val="cyan"/>
            <w:rtl w:val="0"/>
            <w:rPrChange w:author="Valeria Tapia" w:id="1279" w:date="2026-10-05T12:55:00Z">
              <w:rPr>
                <w:b w:val="0"/>
                <w:bCs w:val="0"/>
              </w:rPr>
            </w:rPrChange>
          </w:rPr>
          <w:t xml:space="preserve">“una sola vez”</w:t>
        </w:r>
        <w:r w:rsidDel="00000000" w:rsidR="00000000" w:rsidRPr="00000000">
          <w:rPr>
            <w:color w:val="ff0000"/>
            <w:highlight w:val="cyan"/>
            <w:rtl w:val="0"/>
            <w:rPrChange w:author="Valeria Tapia" w:id="1279" w:date="2026-10-05T12:55:00Z">
              <w:rPr/>
            </w:rPrChange>
          </w:rPr>
          <w:t xml:space="preserve"> y  la normativa aplicable.</w:t>
        </w:r>
        <w:r w:rsidDel="00000000" w:rsidR="00000000" w:rsidRPr="00000000">
          <w:rPr>
            <w:color w:val="ff0000"/>
            <w:highlight w:val="cyan"/>
            <w:rtl w:val="0"/>
            <w:rPrChange w:author="Valeria Tapia" w:id="1280" w:date="2026-10-05T12:55:00Z">
              <w:rPr>
                <w:highlight w:val="cyan"/>
              </w:rPr>
            </w:rPrChange>
          </w:rPr>
          <w:t xml:space="preserve"> </w:t>
        </w:r>
      </w:ins>
    </w:p>
    <w:p w:rsidR="00000000" w:rsidDel="00000000" w:rsidP="00000000" w:rsidRDefault="00000000" w:rsidRPr="00000000" w14:paraId="00000436">
      <w:pPr>
        <w:tabs>
          <w:tab w:val="left" w:leader="none" w:pos="1701"/>
        </w:tabs>
        <w:rPr>
          <w:ins w:author="Valeria Tapia" w:id="1238" w:date="2026-09-30T12:35:00Z"/>
          <w:color w:val="ff0000"/>
          <w:rPrChange w:author="Valeria Tapia" w:id="1282" w:date="2026-10-05T08:59:00Z">
            <w:rPr>
              <w:highlight w:val="cyan"/>
            </w:rPr>
          </w:rPrChange>
        </w:rPr>
        <w:pPrChange w:author="Valeria Tapia" w:id="0" w:date="2026-10-05T08:59: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37">
      <w:pPr>
        <w:tabs>
          <w:tab w:val="left" w:leader="none" w:pos="1701"/>
        </w:tabs>
        <w:rPr>
          <w:ins w:author="Valeria Tapia" w:id="1238" w:date="2026-09-30T12:35:00Z"/>
          <w:color w:val="ff0000"/>
          <w:rPrChange w:author="Valeria Tapia" w:id="1287" w:date="2026-10-05T08:59:00Z">
            <w:rPr>
              <w:highlight w:val="cyan"/>
            </w:rPr>
          </w:rPrChange>
        </w:rPr>
        <w:pPrChange w:author="Valeria Tapia" w:id="0" w:date="2026-10-05T08:59: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280" w:date="2026-10-05T12:55:00Z">
              <w:rPr>
                <w:highlight w:val="cyan"/>
              </w:rPr>
            </w:rPrChange>
          </w:rPr>
          <w:t xml:space="preserve">IV. </w:t>
        </w:r>
        <w:r w:rsidDel="00000000" w:rsidR="00000000" w:rsidRPr="00000000">
          <w:rPr>
            <w:color w:val="ff0000"/>
            <w:highlight w:val="cyan"/>
            <w:rtl w:val="0"/>
            <w:rPrChange w:author="Valeria Tapia" w:id="1283" w:date="2026-10-05T12:55:00Z">
              <w:rPr/>
            </w:rPrChange>
          </w:rPr>
          <w:t xml:space="preserve">La AN proporcionará mecanismos que permitan la </w:t>
        </w:r>
        <w:r w:rsidDel="00000000" w:rsidR="00000000" w:rsidRPr="00000000">
          <w:rPr>
            <w:b w:val="0"/>
            <w:bCs w:val="0"/>
            <w:color w:val="ff0000"/>
            <w:highlight w:val="cyan"/>
            <w:rtl w:val="0"/>
            <w:rPrChange w:author="Valeria Tapia" w:id="1284" w:date="2026-10-05T12:55:00Z">
              <w:rPr/>
            </w:rPrChange>
          </w:rPr>
          <w:t xml:space="preserve">consulta, seguimiento y trazabilidad</w:t>
        </w:r>
        <w:r w:rsidDel="00000000" w:rsidR="00000000" w:rsidRPr="00000000">
          <w:rPr>
            <w:color w:val="ff0000"/>
            <w:highlight w:val="cyan"/>
            <w:rtl w:val="0"/>
            <w:rPrChange w:author="Valeria Tapia" w:id="1285" w:date="2026-10-05T12:55:00Z">
              <w:rPr/>
            </w:rPrChange>
          </w:rPr>
          <w:t xml:space="preserve"> de la información y actuaciones que formen parte del Expediente Electrónico VUCE, conforme a los perfiles de acceso y competencias correspondientes.</w:t>
        </w:r>
        <w:r w:rsidDel="00000000" w:rsidR="00000000" w:rsidRPr="00000000">
          <w:rPr>
            <w:rtl w:val="0"/>
          </w:rPr>
        </w:r>
      </w:ins>
    </w:p>
    <w:p w:rsidR="00000000" w:rsidDel="00000000" w:rsidP="00000000" w:rsidRDefault="00000000" w:rsidRPr="00000000" w14:paraId="00000438">
      <w:pPr>
        <w:tabs>
          <w:tab w:val="left" w:leader="none" w:pos="1701"/>
        </w:tabs>
        <w:rPr>
          <w:ins w:author="Valeria Tapia" w:id="1238" w:date="2026-09-30T12:35:00Z"/>
          <w:color w:val="ff0000"/>
          <w:rPrChange w:author="Valeria Tapia" w:id="1288" w:date="2026-10-05T08:59:00Z">
            <w:rPr>
              <w:highlight w:val="cyan"/>
            </w:rPr>
          </w:rPrChange>
        </w:rPr>
        <w:pPrChange w:author="Valeria Tapia" w:id="0" w:date="2026-10-05T08:59: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39">
      <w:pPr>
        <w:tabs>
          <w:tab w:val="left" w:leader="none" w:pos="1701"/>
        </w:tabs>
        <w:rPr>
          <w:ins w:author="Valeria Tapia" w:id="1238" w:date="2026-09-30T12:35:00Z"/>
          <w:color w:val="ff0000"/>
          <w:rPrChange w:author="Valeria Tapia" w:id="1291" w:date="2026-10-05T08:59:00Z">
            <w:rPr>
              <w:highlight w:val="cyan"/>
            </w:rPr>
          </w:rPrChange>
        </w:rPr>
        <w:pPrChange w:author="Valeria Tapia" w:id="0" w:date="2026-10-05T08:59: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286" w:date="2026-10-05T12:55:00Z">
              <w:rPr>
                <w:highlight w:val="cyan"/>
              </w:rPr>
            </w:rPrChange>
          </w:rPr>
          <w:t xml:space="preserve">V. Las modificaciones posteriores de requisitos, formularios, reglas de negocio, normativa o funcionalidades de la VUCE no deberán alterar los registros correspondientes a actuaciones realizadas con anterioridad. </w:t>
        </w:r>
        <w:r w:rsidDel="00000000" w:rsidR="00000000" w:rsidRPr="00000000">
          <w:rPr>
            <w:color w:val="ff0000"/>
            <w:highlight w:val="cyan"/>
            <w:rtl w:val="0"/>
            <w:rPrChange w:author="Valeria Tapia" w:id="1289" w:date="2026-10-05T12:55:00Z">
              <w:rPr/>
            </w:rPrChange>
          </w:rPr>
          <w:t xml:space="preserve">La VUCE deberá conservar la información necesaria para identificar la versión de los formularios, requisitos y reglas aplicables al momento de presentación y procesamiento de cada solicitud.</w:t>
        </w:r>
        <w:r w:rsidDel="00000000" w:rsidR="00000000" w:rsidRPr="00000000">
          <w:rPr>
            <w:color w:val="ff0000"/>
            <w:highlight w:val="cyan"/>
            <w:rtl w:val="0"/>
            <w:rPrChange w:author="Valeria Tapia" w:id="1290" w:date="2026-10-05T12:55:00Z">
              <w:rPr>
                <w:highlight w:val="cyan"/>
              </w:rPr>
            </w:rPrChange>
          </w:rPr>
          <w:t xml:space="preserve"> </w:t>
        </w:r>
      </w:ins>
    </w:p>
    <w:p w:rsidR="00000000" w:rsidDel="00000000" w:rsidP="00000000" w:rsidRDefault="00000000" w:rsidRPr="00000000" w14:paraId="0000043A">
      <w:pPr>
        <w:tabs>
          <w:tab w:val="left" w:leader="none" w:pos="1701"/>
        </w:tabs>
        <w:rPr>
          <w:ins w:author="Valeria Tapia" w:id="1238" w:date="2026-09-30T12:35:00Z"/>
          <w:color w:val="ff0000"/>
          <w:rPrChange w:author="Valeria Tapia" w:id="1292" w:date="2026-10-05T08:59:00Z">
            <w:rPr>
              <w:highlight w:val="cyan"/>
            </w:rPr>
          </w:rPrChange>
        </w:rPr>
        <w:pPrChange w:author="Valeria Tapia" w:id="0" w:date="2026-10-05T08:59: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3B">
      <w:pPr>
        <w:tabs>
          <w:tab w:val="left" w:leader="none" w:pos="1701"/>
        </w:tabs>
        <w:rPr>
          <w:ins w:author="Valeria Tapia" w:id="1238" w:date="2026-09-30T12:35:00Z"/>
          <w:color w:val="ff0000"/>
          <w:highlight w:val="cyan"/>
          <w:rPrChange w:author="Valeria Tapia" w:id="1294" w:date="2026-10-05T08:59:00Z">
            <w:rPr/>
          </w:rPrChange>
        </w:rPr>
        <w:pPrChange w:author="Valeria Tapia" w:id="0" w:date="2026-10-05T08:59: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290" w:date="2026-10-05T12:55:00Z">
              <w:rPr>
                <w:highlight w:val="cyan"/>
              </w:rPr>
            </w:rPrChange>
          </w:rPr>
          <w:t xml:space="preserve">VI. Cuando la información o documentación</w:t>
        </w:r>
        <w:r w:rsidDel="00000000" w:rsidR="00000000" w:rsidRPr="00000000">
          <w:rPr>
            <w:color w:val="ff0000"/>
            <w:highlight w:val="cyan"/>
            <w:rtl w:val="0"/>
            <w:rPrChange w:author="Valeria Tapia" w:id="1293" w:date="2026-10-05T12:55:00Z">
              <w:rPr/>
            </w:rPrChange>
          </w:rPr>
          <w:t xml:space="preserve"> sea modificado con posterioridad a su presentación, el Expediente Electrónico VUCE deberá conservar tanto la información y condiciones aplicables a la actuación original como los registros correspondientes a las actuaciones posteriores, permitiendo reconstruir de manera íntegra y cronológica la historia del trámite.</w:t>
        </w:r>
      </w:ins>
    </w:p>
    <w:p w:rsidR="00000000" w:rsidDel="00000000" w:rsidP="00000000" w:rsidRDefault="00000000" w:rsidRPr="00000000" w14:paraId="0000043C">
      <w:pPr>
        <w:tabs>
          <w:tab w:val="left" w:leader="none" w:pos="1701"/>
        </w:tabs>
        <w:rPr>
          <w:ins w:author="Valeria Tapia" w:id="1238" w:date="2026-09-30T12:35:00Z"/>
          <w:color w:val="ff0000"/>
          <w:rPrChange w:author="Valeria Tapia" w:id="1296" w:date="2026-10-05T08:59:00Z">
            <w:rPr>
              <w:highlight w:val="cyan"/>
            </w:rPr>
          </w:rPrChange>
        </w:rPr>
        <w:pPrChange w:author="Valeria Tapia" w:id="0" w:date="2026-10-05T08:59: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3D">
      <w:pPr>
        <w:pStyle w:val="Heading5"/>
        <w:numPr>
          <w:ilvl w:val="0"/>
          <w:numId w:val="45"/>
        </w:numPr>
        <w:tabs>
          <w:tab w:val="left" w:leader="none" w:pos="1701"/>
        </w:tabs>
        <w:ind w:left="0" w:firstLine="0"/>
        <w:rPr>
          <w:ins w:author="Valeria Tapia" w:id="1238" w:date="2026-09-30T12:35:00Z"/>
        </w:rPr>
      </w:pPr>
      <w:ins w:author="Valeria Tapia" w:id="1238" w:date="2026-09-30T12:35:00Z">
        <w:r w:rsidDel="00000000" w:rsidR="00000000" w:rsidRPr="00000000">
          <w:rPr>
            <w:color w:val="ff0000"/>
            <w:highlight w:val="cyan"/>
            <w:rtl w:val="0"/>
            <w:rPrChange w:author="Valeria Tapia" w:id="1297" w:date="2026-10-05T12:55:00Z">
              <w:rPr>
                <w:highlight w:val="cyan"/>
              </w:rPr>
            </w:rPrChange>
          </w:rPr>
          <w:t xml:space="preserve"> </w:t>
        </w:r>
        <w:r w:rsidDel="00000000" w:rsidR="00000000" w:rsidRPr="00000000">
          <w:rPr>
            <w:b w:val="1"/>
            <w:bCs w:val="1"/>
            <w:color w:val="ff0000"/>
            <w:highlight w:val="cyan"/>
            <w:rtl w:val="0"/>
            <w:rPrChange w:author="Valeria Tapia" w:id="1297" w:date="2026-10-05T12:55:00Z">
              <w:rPr>
                <w:b w:val="1"/>
                <w:bCs w:val="1"/>
                <w:highlight w:val="cyan"/>
              </w:rPr>
            </w:rPrChange>
          </w:rPr>
          <w:t xml:space="preserve">(REGISTRO </w:t>
        </w:r>
        <w:r w:rsidDel="00000000" w:rsidR="00000000" w:rsidRPr="00000000">
          <w:rPr>
            <w:rFonts w:ascii="Arial" w:cs="Arial" w:eastAsia="Arial" w:hAnsi="Arial"/>
            <w:b w:val="1"/>
            <w:bCs w:val="1"/>
            <w:color w:val="ff0000"/>
            <w:highlight w:val="cyan"/>
            <w:rtl w:val="0"/>
            <w:rPrChange w:author="Valeria Tapia" w:id="1298" w:date="2026-10-05T12:55:00Z">
              <w:rPr>
                <w:rFonts w:ascii="Arial" w:cs="Arial" w:eastAsia="Arial" w:hAnsi="Arial"/>
                <w:b w:val="1"/>
                <w:bCs w:val="1"/>
              </w:rPr>
            </w:rPrChange>
          </w:rPr>
          <w:t xml:space="preserve">ÚNICO DE OPERADORES DE COMERCIO EXTERIOR).- </w:t>
        </w:r>
        <w:r w:rsidDel="00000000" w:rsidR="00000000" w:rsidRPr="00000000">
          <w:rPr>
            <w:rFonts w:ascii="Arial" w:cs="Arial" w:eastAsia="Arial" w:hAnsi="Arial"/>
            <w:color w:val="ff0000"/>
            <w:highlight w:val="cyan"/>
            <w:rtl w:val="0"/>
            <w:rPrChange w:author="Valeria Tapia" w:id="1299" w:date="2026-10-05T12:55:00Z">
              <w:rPr>
                <w:rFonts w:ascii="Arial" w:cs="Arial" w:eastAsia="Arial" w:hAnsi="Arial"/>
                <w:b w:val="1"/>
                <w:bCs w:val="1"/>
              </w:rPr>
            </w:rPrChange>
          </w:rPr>
          <w:t xml:space="preserve">I.</w:t>
        </w:r>
        <w:r w:rsidDel="00000000" w:rsidR="00000000" w:rsidRPr="00000000">
          <w:rPr>
            <w:rFonts w:ascii="Arial" w:cs="Arial" w:eastAsia="Arial" w:hAnsi="Arial"/>
            <w:b w:val="1"/>
            <w:bCs w:val="1"/>
            <w:color w:val="ff0000"/>
            <w:highlight w:val="cyan"/>
            <w:rtl w:val="0"/>
            <w:rPrChange w:author="Valeria Tapia" w:id="1300" w:date="2026-10-05T12:55:00Z">
              <w:rPr>
                <w:rFonts w:ascii="Arial" w:cs="Arial" w:eastAsia="Arial" w:hAnsi="Arial"/>
                <w:b w:val="1"/>
                <w:bCs w:val="1"/>
              </w:rPr>
            </w:rPrChange>
          </w:rPr>
          <w:t xml:space="preserve"> </w:t>
        </w:r>
        <w:r w:rsidDel="00000000" w:rsidR="00000000" w:rsidRPr="00000000">
          <w:rPr>
            <w:color w:val="ff0000"/>
            <w:highlight w:val="cyan"/>
            <w:rtl w:val="0"/>
            <w:rPrChange w:author="Valeria Tapia" w:id="1300" w:date="2026-10-05T12:55:00Z">
              <w:rPr/>
            </w:rPrChange>
          </w:rPr>
          <w:t xml:space="preserve">La AN implementará y administrará, de manera gradual, el Registro Único de Operadores de Comercio Exterior – RUOCE,</w:t>
        </w:r>
        <w:r w:rsidDel="00000000" w:rsidR="00000000" w:rsidRPr="00000000">
          <w:rPr>
            <w:color w:val="ff0000"/>
            <w:highlight w:val="cyan"/>
            <w:rtl w:val="0"/>
            <w:rPrChange w:author="Valeria Tapia" w:id="1301" w:date="2026-10-05T12:55:00Z">
              <w:rPr>
                <w:highlight w:val="cyan"/>
              </w:rPr>
            </w:rPrChange>
          </w:rPr>
          <w:t xml:space="preserve"> conforme </w:t>
        </w:r>
        <w:r w:rsidDel="00000000" w:rsidR="00000000" w:rsidRPr="00000000">
          <w:rPr>
            <w:color w:val="ff0000"/>
            <w:highlight w:val="cyan"/>
            <w:rtl w:val="0"/>
            <w:rPrChange w:author="Valeria Tapia" w:id="1302" w:date="2026-10-05T12:55:00Z">
              <w:rPr/>
            </w:rPrChange>
          </w:rPr>
          <w:t xml:space="preserve"> como mecanismo único de identificación, registro y habilitación de las personas naturales o jurídicas que interactúan con la VUCE en la realización de trámites y servicios vinculados a operaciones de comercio exterior.</w:t>
        </w:r>
      </w:ins>
    </w:p>
    <w:p w:rsidR="00000000" w:rsidDel="00000000" w:rsidP="00000000" w:rsidRDefault="00000000" w:rsidRPr="00000000" w14:paraId="0000043E">
      <w:pPr>
        <w:pStyle w:val="Heading5"/>
        <w:tabs>
          <w:tab w:val="left" w:leader="none" w:pos="1701"/>
        </w:tabs>
        <w:rPr>
          <w:ins w:author="Valeria Tapia" w:id="1238" w:date="2026-09-30T12:35:00Z"/>
          <w:color w:val="ff0000"/>
          <w:rPrChange w:author="Valeria Tapia" w:id="1307" w:date="2026-10-05T10:01:00Z">
            <w:rPr/>
          </w:rPrChange>
        </w:rPr>
        <w:pPrChange w:author="Valeria Tapia" w:id="0" w:date="2026-10-05T10:01: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303" w:date="2026-10-05T12:55:00Z">
              <w:rPr>
                <w:highlight w:val="cyan"/>
              </w:rPr>
            </w:rPrChange>
          </w:rPr>
          <w:t xml:space="preserve">II. La AN realizará las gestiones necesarias para la incorporación del RUOCE en la VUCE</w:t>
        </w:r>
        <w:r w:rsidDel="00000000" w:rsidR="00000000" w:rsidRPr="00000000">
          <w:rPr>
            <w:color w:val="ff0000"/>
            <w:highlight w:val="cyan"/>
            <w:rtl w:val="0"/>
            <w:rPrChange w:author="Valeria Tapia" w:id="1304" w:date="2026-10-05T12:55:00Z">
              <w:rPr>
                <w:rFonts w:ascii="Arial" w:cs="Arial" w:eastAsia="Arial" w:hAnsi="Arial"/>
              </w:rPr>
            </w:rPrChange>
          </w:rPr>
          <w:t xml:space="preserve">, conforme establece el Artículo 73 del presente Reglamento</w:t>
        </w:r>
        <w:r w:rsidDel="00000000" w:rsidR="00000000" w:rsidRPr="00000000">
          <w:rPr>
            <w:color w:val="ff0000"/>
            <w:highlight w:val="cyan"/>
            <w:rtl w:val="0"/>
            <w:rPrChange w:author="Valeria Tapia" w:id="1305" w:date="2026-10-05T12:55:00Z">
              <w:rPr/>
            </w:rPrChange>
          </w:rPr>
          <w:t xml:space="preserve">, previendo de corresponder una reglamentación específica que contenga las condiciones para el registro, actualización y habilitación, así como los mecanismos de interoperabilidad, acceso, seguridad y administración de la información, en coordinación con las Entidades Públicas vinculadas a operaciones de comercio exterior.</w:t>
        </w:r>
        <w:r w:rsidDel="00000000" w:rsidR="00000000" w:rsidRPr="00000000">
          <w:rPr>
            <w:rtl w:val="0"/>
          </w:rPr>
        </w:r>
      </w:ins>
    </w:p>
    <w:p w:rsidR="00000000" w:rsidDel="00000000" w:rsidP="00000000" w:rsidRDefault="00000000" w:rsidRPr="00000000" w14:paraId="0000043F">
      <w:pPr>
        <w:tabs>
          <w:tab w:val="left" w:leader="none" w:pos="1701"/>
        </w:tabs>
        <w:rPr>
          <w:ins w:author="Valeria Tapia" w:id="1238" w:date="2026-09-30T12:35:00Z"/>
          <w:color w:val="ff0000"/>
          <w:rPrChange w:author="Valeria Tapia" w:id="1309" w:date="2026-10-05T10:00:00Z">
            <w:rPr/>
          </w:rPrChange>
        </w:rPr>
        <w:pPrChange w:author="Valeria Tapia" w:id="0" w:date="2026-10-05T10:00: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40">
      <w:pPr>
        <w:pStyle w:val="Heading5"/>
        <w:numPr>
          <w:ilvl w:val="0"/>
          <w:numId w:val="45"/>
        </w:numPr>
        <w:tabs>
          <w:tab w:val="left" w:leader="none" w:pos="1701"/>
        </w:tabs>
        <w:ind w:left="0" w:firstLine="0"/>
        <w:rPr>
          <w:ins w:author="Valeria Tapia" w:id="1238" w:date="2026-09-30T12:35:00Z"/>
        </w:rPr>
      </w:pPr>
      <w:ins w:author="Valeria Tapia" w:id="1238" w:date="2026-09-30T12:35:00Z">
        <w:r w:rsidDel="00000000" w:rsidR="00000000" w:rsidRPr="00000000">
          <w:rPr>
            <w:color w:val="ff0000"/>
            <w:highlight w:val="cyan"/>
            <w:rtl w:val="0"/>
            <w:rPrChange w:author="Valeria Tapia" w:id="1310" w:date="2026-10-05T12:55:00Z">
              <w:rPr>
                <w:highlight w:val="cyan"/>
              </w:rPr>
            </w:rPrChange>
          </w:rPr>
          <w:t xml:space="preserve"> </w:t>
        </w:r>
        <w:r w:rsidDel="00000000" w:rsidR="00000000" w:rsidRPr="00000000">
          <w:rPr>
            <w:b w:val="1"/>
            <w:bCs w:val="1"/>
            <w:color w:val="ff0000"/>
            <w:highlight w:val="cyan"/>
            <w:rtl w:val="0"/>
            <w:rPrChange w:author="Valeria Tapia" w:id="1311" w:date="2026-10-05T12:55:00Z">
              <w:rPr>
                <w:highlight w:val="cyan"/>
              </w:rPr>
            </w:rPrChange>
          </w:rPr>
          <w:t xml:space="preserve">(GESTIÓN PORTUARIA).</w:t>
        </w:r>
        <w:r w:rsidDel="00000000" w:rsidR="00000000" w:rsidRPr="00000000">
          <w:rPr>
            <w:b w:val="1"/>
            <w:bCs w:val="1"/>
            <w:color w:val="ff0000"/>
            <w:highlight w:val="cyan"/>
            <w:rtl w:val="0"/>
            <w:rPrChange w:author="Valeria Tapia" w:id="1312" w:date="2026-10-05T12:55:00Z">
              <w:rPr>
                <w:b w:val="1"/>
                <w:bCs w:val="1"/>
                <w:highlight w:val="cyan"/>
              </w:rPr>
            </w:rPrChange>
          </w:rPr>
          <w:t xml:space="preserve"> </w:t>
        </w:r>
        <w:r w:rsidDel="00000000" w:rsidR="00000000" w:rsidRPr="00000000">
          <w:rPr>
            <w:color w:val="ff0000"/>
            <w:highlight w:val="cyan"/>
            <w:rtl w:val="0"/>
            <w:rPrChange w:author="Valeria Tapia" w:id="1313" w:date="2026-10-05T12:55:00Z">
              <w:rPr>
                <w:b w:val="1"/>
                <w:bCs w:val="1"/>
                <w:highlight w:val="cyan"/>
              </w:rPr>
            </w:rPrChange>
          </w:rPr>
          <w:t xml:space="preserve">I.</w:t>
        </w:r>
        <w:r w:rsidDel="00000000" w:rsidR="00000000" w:rsidRPr="00000000">
          <w:rPr>
            <w:b w:val="1"/>
            <w:bCs w:val="1"/>
            <w:color w:val="ff0000"/>
            <w:highlight w:val="cyan"/>
            <w:rtl w:val="0"/>
            <w:rPrChange w:author="Valeria Tapia" w:id="1314" w:date="2026-10-05T12:55:00Z">
              <w:rPr>
                <w:b w:val="1"/>
                <w:bCs w:val="1"/>
                <w:highlight w:val="cyan"/>
              </w:rPr>
            </w:rPrChange>
          </w:rPr>
          <w:t xml:space="preserve"> </w:t>
        </w:r>
        <w:r w:rsidDel="00000000" w:rsidR="00000000" w:rsidRPr="00000000">
          <w:rPr>
            <w:color w:val="ff0000"/>
            <w:highlight w:val="cyan"/>
            <w:rtl w:val="0"/>
            <w:rPrChange w:author="Valeria Tapia" w:id="1314" w:date="2026-10-05T12:55:00Z">
              <w:rPr>
                <w:highlight w:val="cyan"/>
              </w:rPr>
            </w:rPrChange>
          </w:rPr>
          <w:t xml:space="preserve">La AN implementara la y administrará el Módulo de Gestión Portuaria, para facilitar la gestión, intercambio y consulta de información relacionada con las operaciones portuarias y los trámites y servicios vinculados a las operaciones de comercio exterior</w:t>
        </w:r>
        <w:r w:rsidDel="00000000" w:rsidR="00000000" w:rsidRPr="00000000">
          <w:rPr>
            <w:color w:val="ff0000"/>
            <w:highlight w:val="cyan"/>
            <w:rtl w:val="0"/>
            <w:rPrChange w:author="Valeria Tapia" w:id="1315" w:date="2026-10-05T12:55:00Z">
              <w:rPr/>
            </w:rPrChange>
          </w:rPr>
          <w:t xml:space="preserve">, a objeto de integrar la cadena logística</w:t>
        </w:r>
        <w:r w:rsidDel="00000000" w:rsidR="00000000" w:rsidRPr="00000000">
          <w:rPr>
            <w:color w:val="ff0000"/>
            <w:highlight w:val="cyan"/>
            <w:rtl w:val="0"/>
            <w:rPrChange w:author="Valeria Tapia" w:id="1316" w:date="2026-10-05T12:55:00Z">
              <w:rPr>
                <w:highlight w:val="cyan"/>
              </w:rPr>
            </w:rPrChange>
          </w:rPr>
          <w:t xml:space="preserve">, permitiendo la articulación e interoperabilidad de la información correspondiente a los actores, entidades y operaciones que intervienen en la cadena portuaria.</w:t>
        </w:r>
        <w:r w:rsidDel="00000000" w:rsidR="00000000" w:rsidRPr="00000000">
          <w:rPr>
            <w:rtl w:val="0"/>
          </w:rPr>
        </w:r>
      </w:ins>
    </w:p>
    <w:p w:rsidR="00000000" w:rsidDel="00000000" w:rsidP="00000000" w:rsidRDefault="00000000" w:rsidRPr="00000000" w14:paraId="00000441">
      <w:pPr>
        <w:tabs>
          <w:tab w:val="left" w:leader="none" w:pos="1701"/>
        </w:tabs>
        <w:rPr>
          <w:ins w:author="Valeria Tapia" w:id="1238" w:date="2026-09-30T12:35:00Z"/>
          <w:color w:val="ff0000"/>
          <w:rPrChange w:author="Valeria Tapia" w:id="1319" w:date="2026-10-05T10:35:00Z">
            <w:rPr>
              <w:highlight w:val="cyan"/>
            </w:rPr>
          </w:rPrChange>
        </w:rPr>
        <w:pPrChange w:author="Valeria Tapia" w:id="0" w:date="2026-10-05T10:35: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42">
      <w:pPr>
        <w:tabs>
          <w:tab w:val="left" w:leader="none" w:pos="1701"/>
        </w:tabs>
        <w:rPr>
          <w:ins w:author="Valeria Tapia" w:id="1238" w:date="2026-09-30T12:35:00Z"/>
          <w:color w:val="ff0000"/>
          <w:rPrChange w:author="Valeria Tapia" w:id="1324" w:date="2026-10-05T10:35:00Z">
            <w:rPr>
              <w:highlight w:val="cyan"/>
            </w:rPr>
          </w:rPrChange>
        </w:rPr>
        <w:pPrChange w:author="Valeria Tapia" w:id="0" w:date="2026-10-05T10:35: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318" w:date="2026-10-05T12:55:00Z">
              <w:rPr>
                <w:highlight w:val="cyan"/>
              </w:rPr>
            </w:rPrChange>
          </w:rPr>
          <w:t xml:space="preserve">II. La implementación del Módulo</w:t>
        </w:r>
        <w:r w:rsidDel="00000000" w:rsidR="00000000" w:rsidRPr="00000000">
          <w:rPr>
            <w:color w:val="ff0000"/>
            <w:highlight w:val="cyan"/>
            <w:rtl w:val="0"/>
            <w:rPrChange w:author="Valeria Tapia" w:id="1320" w:date="2026-10-05T12:55:00Z">
              <w:rPr/>
            </w:rPrChange>
          </w:rPr>
          <w:t xml:space="preserve"> de Gestión Portuaria será </w:t>
        </w:r>
        <w:r w:rsidDel="00000000" w:rsidR="00000000" w:rsidRPr="00000000">
          <w:rPr>
            <w:b w:val="0"/>
            <w:bCs w:val="0"/>
            <w:color w:val="ff0000"/>
            <w:highlight w:val="cyan"/>
            <w:rtl w:val="0"/>
            <w:rPrChange w:author="Valeria Tapia" w:id="1321" w:date="2026-10-05T12:55:00Z">
              <w:rPr/>
            </w:rPrChange>
          </w:rPr>
          <w:t xml:space="preserve">gradual y progresiva</w:t>
        </w:r>
        <w:r w:rsidDel="00000000" w:rsidR="00000000" w:rsidRPr="00000000">
          <w:rPr>
            <w:color w:val="ff0000"/>
            <w:highlight w:val="cyan"/>
            <w:rtl w:val="0"/>
            <w:rPrChange w:author="Valeria Tapia" w:id="1322" w:date="2026-10-05T12:55:00Z">
              <w:rPr/>
            </w:rPrChange>
          </w:rPr>
          <w:t xml:space="preserve">, de acuerdo con las condiciones técnicas, operativas y normativas necesarias para su integración con los sistemas de los distintos participantes de la cadena portuaria, conforme a sus competencias y a los mecanismos de interoperabilidad establecidos, considerando lo establecido en el Artículo 72 del presente reglamento.</w:t>
        </w:r>
        <w:r w:rsidDel="00000000" w:rsidR="00000000" w:rsidRPr="00000000">
          <w:rPr>
            <w:rtl w:val="0"/>
          </w:rPr>
        </w:r>
      </w:ins>
    </w:p>
    <w:p w:rsidR="00000000" w:rsidDel="00000000" w:rsidP="00000000" w:rsidRDefault="00000000" w:rsidRPr="00000000" w14:paraId="00000443">
      <w:pPr>
        <w:tabs>
          <w:tab w:val="left" w:leader="none" w:pos="1701"/>
        </w:tabs>
        <w:rPr>
          <w:ins w:author="Valeria Tapia" w:id="1238" w:date="2026-09-30T12:35:00Z"/>
          <w:color w:val="ff0000"/>
          <w:rPrChange w:author="Valeria Tapia" w:id="1325" w:date="2026-10-05T10:35:00Z">
            <w:rPr>
              <w:highlight w:val="cyan"/>
            </w:rPr>
          </w:rPrChange>
        </w:rPr>
        <w:pPrChange w:author="Valeria Tapia" w:id="0" w:date="2026-10-05T10:35: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44">
      <w:pPr>
        <w:pStyle w:val="Heading5"/>
        <w:numPr>
          <w:ilvl w:val="0"/>
          <w:numId w:val="45"/>
        </w:numPr>
        <w:tabs>
          <w:tab w:val="left" w:leader="none" w:pos="1701"/>
        </w:tabs>
        <w:ind w:left="0" w:firstLine="0"/>
        <w:rPr>
          <w:ins w:author="Valeria Tapia" w:id="1238" w:date="2026-09-30T12:35:00Z"/>
        </w:rPr>
      </w:pPr>
      <w:ins w:author="Valeria Tapia" w:id="1238" w:date="2026-09-30T12:35:00Z">
        <w:r w:rsidDel="00000000" w:rsidR="00000000" w:rsidRPr="00000000">
          <w:rPr>
            <w:b w:val="1"/>
            <w:bCs w:val="1"/>
            <w:color w:val="ff0000"/>
            <w:highlight w:val="cyan"/>
            <w:rtl w:val="0"/>
            <w:rPrChange w:author="Valeria Tapia" w:id="1323" w:date="2026-10-05T12:55:00Z">
              <w:rPr>
                <w:b w:val="1"/>
                <w:bCs w:val="1"/>
                <w:highlight w:val="cyan"/>
              </w:rPr>
            </w:rPrChange>
          </w:rPr>
          <w:t xml:space="preserve"> (REPORTES ESTADÍSTICOS DE LOS TRÁMITES Y SERVICIOS EN LA VUCE). </w:t>
        </w:r>
        <w:r w:rsidDel="00000000" w:rsidR="00000000" w:rsidRPr="00000000">
          <w:rPr>
            <w:color w:val="ff0000"/>
            <w:highlight w:val="cyan"/>
            <w:rtl w:val="0"/>
            <w:rPrChange w:author="Valeria Tapia" w:id="1323" w:date="2026-10-05T12:55:00Z">
              <w:rPr>
                <w:highlight w:val="cyan"/>
              </w:rPr>
            </w:rPrChange>
          </w:rPr>
          <w:t xml:space="preserve">I. La AN dispondrá mecanismos para la generación, consolidación y consulta de información estadística relacionada con los trámites y servicios implementados en la VUCE, considerando lo establecido en el Artículo 74 del presente Reglamento.</w:t>
        </w:r>
        <w:r w:rsidDel="00000000" w:rsidR="00000000" w:rsidRPr="00000000">
          <w:rPr>
            <w:rtl w:val="0"/>
          </w:rPr>
        </w:r>
      </w:ins>
    </w:p>
    <w:p w:rsidR="00000000" w:rsidDel="00000000" w:rsidP="00000000" w:rsidRDefault="00000000" w:rsidRPr="00000000" w14:paraId="00000445">
      <w:pPr>
        <w:pStyle w:val="Heading5"/>
        <w:tabs>
          <w:tab w:val="left" w:leader="none" w:pos="1701"/>
        </w:tabs>
        <w:rPr>
          <w:ins w:author="Valeria Tapia" w:id="1238" w:date="2026-09-30T12:35:00Z"/>
          <w:color w:val="ff0000"/>
          <w:rPrChange w:author="Valeria Tapia" w:id="1328" w:date="2026-10-05T11:14:00Z">
            <w:rPr>
              <w:highlight w:val="cyan"/>
            </w:rPr>
          </w:rPrChange>
        </w:rPr>
        <w:pPrChange w:author="Valeria Tapia" w:id="0" w:date="2026-10-05T11:14: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46">
      <w:pPr>
        <w:pStyle w:val="Heading5"/>
        <w:tabs>
          <w:tab w:val="left" w:leader="none" w:pos="1701"/>
        </w:tabs>
        <w:rPr>
          <w:ins w:author="Valeria Tapia" w:id="1238" w:date="2026-09-30T12:35:00Z"/>
          <w:color w:val="ff0000"/>
          <w:rPrChange w:author="Valeria Tapia" w:id="1333" w:date="2026-10-05T11:14:00Z">
            <w:rPr>
              <w:highlight w:val="cyan"/>
            </w:rPr>
          </w:rPrChange>
        </w:rPr>
        <w:pPrChange w:author="Valeria Tapia" w:id="0" w:date="2026-10-05T11:14: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327" w:date="2026-10-05T12:55:00Z">
              <w:rPr>
                <w:highlight w:val="cyan"/>
              </w:rPr>
            </w:rPrChange>
          </w:rPr>
          <w:t xml:space="preserve">II. </w:t>
        </w:r>
        <w:r w:rsidDel="00000000" w:rsidR="00000000" w:rsidRPr="00000000">
          <w:rPr>
            <w:color w:val="ff0000"/>
            <w:highlight w:val="cyan"/>
            <w:rtl w:val="0"/>
            <w:rPrChange w:author="Valeria Tapia" w:id="1329" w:date="2026-10-05T12:55:00Z">
              <w:rPr/>
            </w:rPrChange>
          </w:rPr>
          <w:t xml:space="preserve">La información estadística será utilizada para fines de </w:t>
        </w:r>
        <w:r w:rsidDel="00000000" w:rsidR="00000000" w:rsidRPr="00000000">
          <w:rPr>
            <w:b w:val="0"/>
            <w:bCs w:val="0"/>
            <w:color w:val="ff0000"/>
            <w:highlight w:val="cyan"/>
            <w:rtl w:val="0"/>
            <w:rPrChange w:author="Valeria Tapia" w:id="1330" w:date="2026-10-05T12:55:00Z">
              <w:rPr/>
            </w:rPrChange>
          </w:rPr>
          <w:t xml:space="preserve">seguimiento, evaluación, identificación de oportunidades de mejora, simplificación de procedimientos y medición de resultados de la VUCE</w:t>
        </w:r>
        <w:r w:rsidDel="00000000" w:rsidR="00000000" w:rsidRPr="00000000">
          <w:rPr>
            <w:color w:val="ff0000"/>
            <w:highlight w:val="cyan"/>
            <w:rtl w:val="0"/>
            <w:rPrChange w:author="Valeria Tapia" w:id="1331" w:date="2026-10-05T12:55:00Z">
              <w:rPr/>
            </w:rPrChange>
          </w:rPr>
          <w:t xml:space="preserve">, conforme a las competencias de las entidades involucradas.</w:t>
        </w:r>
        <w:r w:rsidDel="00000000" w:rsidR="00000000" w:rsidRPr="00000000">
          <w:rPr>
            <w:color w:val="ff0000"/>
            <w:highlight w:val="cyan"/>
            <w:rtl w:val="0"/>
            <w:rPrChange w:author="Valeria Tapia" w:id="1332" w:date="2026-10-05T12:55:00Z">
              <w:rPr>
                <w:highlight w:val="cyan"/>
              </w:rPr>
            </w:rPrChange>
          </w:rPr>
          <w:t xml:space="preserve"> </w:t>
        </w:r>
      </w:ins>
    </w:p>
    <w:p w:rsidR="00000000" w:rsidDel="00000000" w:rsidP="00000000" w:rsidRDefault="00000000" w:rsidRPr="00000000" w14:paraId="00000447">
      <w:pPr>
        <w:pStyle w:val="Heading5"/>
        <w:rPr>
          <w:ins w:author="Valeria Tapia" w:id="1238" w:date="2026-09-30T12:35:00Z"/>
          <w:color w:val="ff0000"/>
          <w:rPrChange w:author="Valeria Tapia" w:id="1334" w:date="2026-10-05T11:15:00Z">
            <w:rPr>
              <w:highlight w:val="cyan"/>
            </w:rPr>
          </w:rPrChange>
        </w:rPr>
        <w:pPrChange w:author="Valeria Tapia" w:id="0" w:date="2026-10-05T11:15:00Z">
          <w:pPr>
            <w:spacing w:after="280" w:before="280" w:lineRule="auto"/>
            <w:jc w:val="left"/>
          </w:pPr>
        </w:pPrChange>
      </w:pPr>
      <w:ins w:author="Valeria Tapia" w:id="1238" w:date="2026-09-30T12:35:00Z">
        <w:r w:rsidDel="00000000" w:rsidR="00000000" w:rsidRPr="00000000">
          <w:rPr>
            <w:rtl w:val="0"/>
          </w:rPr>
        </w:r>
      </w:ins>
    </w:p>
    <w:p w:rsidR="00000000" w:rsidDel="00000000" w:rsidP="00000000" w:rsidRDefault="00000000" w:rsidRPr="00000000" w14:paraId="00000448">
      <w:pPr>
        <w:pStyle w:val="Heading5"/>
        <w:rPr>
          <w:ins w:author="Valeria Tapia" w:id="1238" w:date="2026-09-30T12:35:00Z"/>
          <w:color w:val="ff0000"/>
          <w:highlight w:val="cyan"/>
          <w:rPrChange w:author="Valeria Tapia" w:id="1338" w:date="2026-10-05T11:15:00Z">
            <w:rPr>
              <w:rFonts w:ascii="Times New Roman" w:cs="Times New Roman" w:eastAsia="Times New Roman" w:hAnsi="Times New Roman"/>
            </w:rPr>
          </w:rPrChange>
        </w:rPr>
        <w:pPrChange w:author="Valeria Tapia" w:id="0" w:date="2026-10-05T11:15:00Z">
          <w:pPr>
            <w:spacing w:after="280" w:before="280" w:lineRule="auto"/>
            <w:jc w:val="left"/>
          </w:pPr>
        </w:pPrChange>
      </w:pPr>
      <w:ins w:author="Valeria Tapia" w:id="1238" w:date="2026-09-30T12:35:00Z">
        <w:r w:rsidDel="00000000" w:rsidR="00000000" w:rsidRPr="00000000">
          <w:rPr>
            <w:color w:val="ff0000"/>
            <w:highlight w:val="cyan"/>
            <w:rtl w:val="0"/>
            <w:rPrChange w:author="Valeria Tapia" w:id="1335" w:date="2026-10-05T12:55:00Z">
              <w:rPr>
                <w:rFonts w:ascii="Times New Roman" w:cs="Times New Roman" w:eastAsia="Times New Roman" w:hAnsi="Times New Roman"/>
              </w:rPr>
            </w:rPrChange>
          </w:rPr>
          <w:t xml:space="preserve">III. La </w:t>
        </w:r>
        <w:r w:rsidDel="00000000" w:rsidR="00000000" w:rsidRPr="00000000">
          <w:rPr>
            <w:color w:val="ff0000"/>
            <w:highlight w:val="cyan"/>
            <w:rtl w:val="0"/>
            <w:rPrChange w:author="Valeria Tapia" w:id="1336" w:date="2026-10-05T12:55:00Z">
              <w:rPr>
                <w:highlight w:val="cyan"/>
              </w:rPr>
            </w:rPrChange>
          </w:rPr>
          <w:t xml:space="preserve">AN</w:t>
        </w:r>
        <w:r w:rsidDel="00000000" w:rsidR="00000000" w:rsidRPr="00000000">
          <w:rPr>
            <w:color w:val="ff0000"/>
            <w:highlight w:val="cyan"/>
            <w:rtl w:val="0"/>
            <w:rPrChange w:author="Valeria Tapia" w:id="1337" w:date="2026-10-05T12:55:00Z">
              <w:rPr>
                <w:rFonts w:ascii="Times New Roman" w:cs="Times New Roman" w:eastAsia="Times New Roman" w:hAnsi="Times New Roman"/>
              </w:rPr>
            </w:rPrChange>
          </w:rPr>
          <w:t xml:space="preserve"> podrá habilitar mecanismos de consulta y difusión de información estadística, considerando los niveles de acceso, seguridad, confidencialidad y protección de la información que correspondan.</w:t>
        </w:r>
      </w:ins>
    </w:p>
    <w:p w:rsidR="00000000" w:rsidDel="00000000" w:rsidP="00000000" w:rsidRDefault="00000000" w:rsidRPr="00000000" w14:paraId="00000449">
      <w:pPr>
        <w:pStyle w:val="Heading5"/>
        <w:rPr>
          <w:ins w:author="Valeria Tapia" w:id="1238" w:date="2026-09-30T12:35:00Z"/>
          <w:color w:val="ff0000"/>
          <w:rPrChange w:author="Valeria Tapia" w:id="1340" w:date="2026-10-05T11:15:00Z">
            <w:rPr>
              <w:highlight w:val="cyan"/>
            </w:rPr>
          </w:rPrChange>
        </w:rPr>
        <w:pPrChange w:author="Valeria Tapia" w:id="0" w:date="2026-10-05T11:15:00Z">
          <w:pPr>
            <w:spacing w:after="280" w:before="280" w:lineRule="auto"/>
            <w:jc w:val="left"/>
          </w:pPr>
        </w:pPrChange>
      </w:pPr>
      <w:ins w:author="Valeria Tapia" w:id="1238" w:date="2026-09-30T12:35:00Z">
        <w:r w:rsidDel="00000000" w:rsidR="00000000" w:rsidRPr="00000000">
          <w:rPr>
            <w:rtl w:val="0"/>
          </w:rPr>
        </w:r>
      </w:ins>
    </w:p>
    <w:p w:rsidR="00000000" w:rsidDel="00000000" w:rsidP="00000000" w:rsidRDefault="00000000" w:rsidRPr="00000000" w14:paraId="0000044A">
      <w:pPr>
        <w:pStyle w:val="Heading5"/>
        <w:rPr>
          <w:ins w:author="Valeria Tapia" w:id="1238" w:date="2026-09-30T12:35:00Z"/>
          <w:color w:val="ff0000"/>
          <w:highlight w:val="cyan"/>
          <w:rPrChange w:author="Valeria Tapia" w:id="1346" w:date="2026-10-05T11:15:00Z">
            <w:rPr>
              <w:rFonts w:ascii="Times New Roman" w:cs="Times New Roman" w:eastAsia="Times New Roman" w:hAnsi="Times New Roman"/>
            </w:rPr>
          </w:rPrChange>
        </w:rPr>
        <w:pPrChange w:author="Valeria Tapia" w:id="0" w:date="2026-10-05T11:15:00Z">
          <w:pPr>
            <w:spacing w:after="280" w:before="280" w:lineRule="auto"/>
            <w:jc w:val="left"/>
          </w:pPr>
        </w:pPrChange>
      </w:pPr>
      <w:ins w:author="Valeria Tapia" w:id="1238" w:date="2026-09-30T12:35:00Z">
        <w:r w:rsidDel="00000000" w:rsidR="00000000" w:rsidRPr="00000000">
          <w:rPr>
            <w:color w:val="ff0000"/>
            <w:highlight w:val="cyan"/>
            <w:rtl w:val="0"/>
            <w:rPrChange w:author="Valeria Tapia" w:id="1339" w:date="2026-10-05T12:55:00Z">
              <w:rPr>
                <w:highlight w:val="cyan"/>
              </w:rPr>
            </w:rPrChange>
          </w:rPr>
          <w:t xml:space="preserve">IV. La generación y publicación de información estadística no afectará la confidencialidad de la información de los Usuarios VUCE</w:t>
        </w:r>
        <w:r w:rsidDel="00000000" w:rsidR="00000000" w:rsidRPr="00000000">
          <w:rPr>
            <w:color w:val="ff0000"/>
            <w:highlight w:val="cyan"/>
            <w:rtl w:val="0"/>
            <w:rPrChange w:author="Valeria Tapia" w:id="1341" w:date="2026-10-05T12:55:00Z">
              <w:rPr>
                <w:rFonts w:ascii="Times New Roman" w:cs="Times New Roman" w:eastAsia="Times New Roman" w:hAnsi="Times New Roman"/>
              </w:rPr>
            </w:rPrChange>
          </w:rPr>
          <w:t xml:space="preserve"> ni de los trámites </w:t>
        </w:r>
        <w:r w:rsidDel="00000000" w:rsidR="00000000" w:rsidRPr="00000000">
          <w:rPr>
            <w:color w:val="ff0000"/>
            <w:highlight w:val="cyan"/>
            <w:rtl w:val="0"/>
            <w:rPrChange w:author="Valeria Tapia" w:id="1342" w:date="2026-10-05T12:55:00Z">
              <w:rPr>
                <w:highlight w:val="cyan"/>
              </w:rPr>
            </w:rPrChange>
          </w:rPr>
          <w:t xml:space="preserve">y servicios </w:t>
        </w:r>
        <w:r w:rsidDel="00000000" w:rsidR="00000000" w:rsidRPr="00000000">
          <w:rPr>
            <w:color w:val="ff0000"/>
            <w:highlight w:val="cyan"/>
            <w:rtl w:val="0"/>
            <w:rPrChange w:author="Valeria Tapia" w:id="1343" w:date="2026-10-05T12:55:00Z">
              <w:rPr>
                <w:rFonts w:ascii="Times New Roman" w:cs="Times New Roman" w:eastAsia="Times New Roman" w:hAnsi="Times New Roman"/>
              </w:rPr>
            </w:rPrChange>
          </w:rPr>
          <w:t xml:space="preserve">gestionados</w:t>
        </w:r>
        <w:r w:rsidDel="00000000" w:rsidR="00000000" w:rsidRPr="00000000">
          <w:rPr>
            <w:color w:val="ff0000"/>
            <w:highlight w:val="cyan"/>
            <w:rtl w:val="0"/>
            <w:rPrChange w:author="Valeria Tapia" w:id="1344" w:date="2026-10-05T12:55:00Z">
              <w:rPr>
                <w:highlight w:val="cyan"/>
              </w:rPr>
            </w:rPrChange>
          </w:rPr>
          <w:t xml:space="preserve"> a través de la VUCE</w:t>
        </w:r>
        <w:r w:rsidDel="00000000" w:rsidR="00000000" w:rsidRPr="00000000">
          <w:rPr>
            <w:color w:val="ff0000"/>
            <w:highlight w:val="cyan"/>
            <w:rtl w:val="0"/>
            <w:rPrChange w:author="Valeria Tapia" w:id="1345" w:date="2026-10-05T12:55:00Z">
              <w:rPr>
                <w:rFonts w:ascii="Times New Roman" w:cs="Times New Roman" w:eastAsia="Times New Roman" w:hAnsi="Times New Roman"/>
              </w:rPr>
            </w:rPrChange>
          </w:rPr>
          <w:t xml:space="preserve">.</w:t>
        </w:r>
      </w:ins>
    </w:p>
    <w:p w:rsidR="00000000" w:rsidDel="00000000" w:rsidP="00000000" w:rsidRDefault="00000000" w:rsidRPr="00000000" w14:paraId="0000044B">
      <w:pPr>
        <w:pStyle w:val="Heading5"/>
        <w:tabs>
          <w:tab w:val="left" w:leader="none" w:pos="1701"/>
        </w:tabs>
        <w:rPr>
          <w:ins w:author="Valeria Tapia" w:id="1238" w:date="2026-09-30T12:35:00Z"/>
          <w:color w:val="ff0000"/>
          <w:rPrChange w:author="Valeria Tapia" w:id="1348" w:date="2026-10-05T11:13:00Z">
            <w:rPr>
              <w:highlight w:val="cyan"/>
            </w:rPr>
          </w:rPrChange>
        </w:rPr>
        <w:pPrChange w:author="Valeria Tapia" w:id="0" w:date="2026-10-05T11:13: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4C">
      <w:pPr>
        <w:pStyle w:val="Heading5"/>
        <w:numPr>
          <w:ilvl w:val="0"/>
          <w:numId w:val="45"/>
        </w:numPr>
        <w:tabs>
          <w:tab w:val="left" w:leader="none" w:pos="1701"/>
        </w:tabs>
        <w:ind w:left="0" w:firstLine="0"/>
        <w:rPr>
          <w:ins w:author="Valeria Tapia" w:id="1238" w:date="2026-09-30T12:35:00Z"/>
          <w:highlight w:val="cyan"/>
        </w:rPr>
      </w:pPr>
      <w:ins w:author="Valeria Tapia" w:id="1238" w:date="2026-09-30T12:35:00Z">
        <w:r w:rsidDel="00000000" w:rsidR="00000000" w:rsidRPr="00000000">
          <w:rPr>
            <w:color w:val="ff0000"/>
            <w:highlight w:val="cyan"/>
            <w:rtl w:val="0"/>
            <w:rPrChange w:author="Valeria Tapia" w:id="1349" w:date="2026-10-05T12:55:00Z">
              <w:rPr>
                <w:highlight w:val="cyan"/>
              </w:rPr>
            </w:rPrChange>
          </w:rPr>
          <w:t xml:space="preserve"> </w:t>
        </w:r>
        <w:r w:rsidDel="00000000" w:rsidR="00000000" w:rsidRPr="00000000">
          <w:rPr>
            <w:b w:val="1"/>
            <w:bCs w:val="1"/>
            <w:color w:val="ff0000"/>
            <w:highlight w:val="cyan"/>
            <w:rtl w:val="0"/>
            <w:rPrChange w:author="Valeria Tapia" w:id="1349" w:date="2026-10-05T12:55:00Z">
              <w:rPr>
                <w:b w:val="1"/>
                <w:bCs w:val="1"/>
                <w:highlight w:val="cyan"/>
              </w:rPr>
            </w:rPrChange>
          </w:rPr>
          <w:t xml:space="preserve">(BUSCADOR ARANCELARIO REFERENCIAL VUCE). </w:t>
        </w:r>
        <w:r w:rsidDel="00000000" w:rsidR="00000000" w:rsidRPr="00000000">
          <w:rPr>
            <w:color w:val="ff0000"/>
            <w:highlight w:val="cyan"/>
            <w:rtl w:val="0"/>
            <w:rPrChange w:author="Valeria Tapia" w:id="1350" w:date="2026-10-05T12:55:00Z">
              <w:rPr>
                <w:b w:val="1"/>
                <w:bCs w:val="1"/>
                <w:highlight w:val="cyan"/>
              </w:rPr>
            </w:rPrChange>
          </w:rPr>
          <w:t xml:space="preserve">I.</w:t>
        </w:r>
        <w:r w:rsidDel="00000000" w:rsidR="00000000" w:rsidRPr="00000000">
          <w:rPr>
            <w:b w:val="1"/>
            <w:bCs w:val="1"/>
            <w:color w:val="ff0000"/>
            <w:highlight w:val="cyan"/>
            <w:rtl w:val="0"/>
            <w:rPrChange w:author="Valeria Tapia" w:id="1351" w:date="2026-10-05T12:55:00Z">
              <w:rPr>
                <w:b w:val="1"/>
                <w:bCs w:val="1"/>
                <w:highlight w:val="cyan"/>
              </w:rPr>
            </w:rPrChange>
          </w:rPr>
          <w:t xml:space="preserve"> </w:t>
        </w:r>
        <w:r w:rsidDel="00000000" w:rsidR="00000000" w:rsidRPr="00000000">
          <w:rPr>
            <w:color w:val="ff0000"/>
            <w:highlight w:val="cyan"/>
            <w:rtl w:val="0"/>
            <w:rPrChange w:author="Valeria Tapia" w:id="1351" w:date="2026-10-05T12:55:00Z">
              <w:rPr>
                <w:highlight w:val="cyan"/>
              </w:rPr>
            </w:rPrChange>
          </w:rPr>
          <w:t xml:space="preserve">La AN incorporará y administrará el Buscador Arancelario en la Plataforma y Sistema VUCE, como servicio destinado a facilitar la consulta de información arancelaria y de los requisitos asociados a las operaciones de comercio exterior, a partir de criterios de </w:t>
        </w:r>
        <w:r w:rsidDel="00000000" w:rsidR="00000000" w:rsidRPr="00000000">
          <w:rPr>
            <w:color w:val="ff0000"/>
            <w:highlight w:val="cyan"/>
            <w:rtl w:val="0"/>
            <w:rPrChange w:author="Valeria Tapia" w:id="1352" w:date="2026-10-05T12:55:00Z">
              <w:rPr/>
            </w:rPrChange>
          </w:rPr>
          <w:t xml:space="preserve">búsqueda relacionados con la clasificación arancelaria de las mercancías y proporcionará información disponible en la VUCE respecto de los trámites</w:t>
        </w:r>
        <w:r w:rsidDel="00000000" w:rsidR="00000000" w:rsidRPr="00000000">
          <w:rPr>
            <w:color w:val="ff0000"/>
            <w:highlight w:val="cyan"/>
            <w:rtl w:val="0"/>
            <w:rPrChange w:author="Valeria Tapia" w:id="1353" w:date="2026-10-05T12:55:00Z">
              <w:rPr>
                <w:highlight w:val="cyan"/>
              </w:rPr>
            </w:rPrChange>
          </w:rPr>
          <w:t xml:space="preserve"> APCO, con base a la información proporcionada por las EPEs.</w:t>
        </w:r>
      </w:ins>
    </w:p>
    <w:p w:rsidR="00000000" w:rsidDel="00000000" w:rsidP="00000000" w:rsidRDefault="00000000" w:rsidRPr="00000000" w14:paraId="0000044D">
      <w:pPr>
        <w:pStyle w:val="Heading5"/>
        <w:tabs>
          <w:tab w:val="left" w:leader="none" w:pos="1701"/>
        </w:tabs>
        <w:rPr>
          <w:ins w:author="Valeria Tapia" w:id="1238" w:date="2026-09-30T12:35:00Z"/>
          <w:color w:val="ff0000"/>
          <w:rPrChange w:author="Valeria Tapia" w:id="1354" w:date="2026-10-05T11:24:00Z">
            <w:rPr>
              <w:highlight w:val="cyan"/>
            </w:rPr>
          </w:rPrChange>
        </w:rPr>
        <w:pPrChange w:author="Valeria Tapia" w:id="0" w:date="2026-10-05T11:24: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4E">
      <w:pPr>
        <w:pStyle w:val="Heading5"/>
        <w:tabs>
          <w:tab w:val="left" w:leader="none" w:pos="1701"/>
        </w:tabs>
        <w:rPr>
          <w:ins w:author="Valeria Tapia" w:id="1238" w:date="2026-09-30T12:35:00Z"/>
          <w:color w:val="ff0000"/>
          <w:rPrChange w:author="Valeria Tapia" w:id="1357" w:date="2026-10-05T11:24:00Z">
            <w:rPr>
              <w:highlight w:val="cyan"/>
            </w:rPr>
          </w:rPrChange>
        </w:rPr>
        <w:pPrChange w:author="Valeria Tapia" w:id="0" w:date="2026-10-05T11:24: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353" w:date="2026-10-05T12:55:00Z">
              <w:rPr>
                <w:highlight w:val="cyan"/>
              </w:rPr>
            </w:rPrChange>
          </w:rPr>
          <w:t xml:space="preserve">II. La información proporcionada por el Buscador Arancelario Referencial tendrá carácter </w:t>
        </w:r>
        <w:r w:rsidDel="00000000" w:rsidR="00000000" w:rsidRPr="00000000">
          <w:rPr>
            <w:b w:val="0"/>
            <w:bCs w:val="0"/>
            <w:color w:val="ff0000"/>
            <w:highlight w:val="cyan"/>
            <w:rtl w:val="0"/>
            <w:rPrChange w:author="Valeria Tapia" w:id="1355" w:date="2026-10-05T12:55:00Z">
              <w:rPr/>
            </w:rPrChange>
          </w:rPr>
          <w:t xml:space="preserve">orientativo y referencial</w:t>
        </w:r>
        <w:r w:rsidDel="00000000" w:rsidR="00000000" w:rsidRPr="00000000">
          <w:rPr>
            <w:color w:val="ff0000"/>
            <w:highlight w:val="cyan"/>
            <w:rtl w:val="0"/>
            <w:rPrChange w:author="Valeria Tapia" w:id="1356" w:date="2026-10-05T12:55:00Z">
              <w:rPr>
                <w:highlight w:val="cyan"/>
              </w:rPr>
            </w:rPrChange>
          </w:rPr>
          <w:t xml:space="preserve">, podrá ser utilizada como herramienta de orientación y apoyo para la planificación y gestión de las operaciones de comercio exterior, sin perjuicio de las competencias y atribuciones establecidas en la normativa vigente.</w:t>
        </w:r>
      </w:ins>
    </w:p>
    <w:p w:rsidR="00000000" w:rsidDel="00000000" w:rsidP="00000000" w:rsidRDefault="00000000" w:rsidRPr="00000000" w14:paraId="0000044F">
      <w:pPr>
        <w:pStyle w:val="Heading5"/>
        <w:tabs>
          <w:tab w:val="left" w:leader="none" w:pos="1701"/>
        </w:tabs>
        <w:rPr>
          <w:ins w:author="Valeria Tapia" w:id="1238" w:date="2026-09-30T12:35:00Z"/>
          <w:color w:val="ff0000"/>
          <w:rPrChange w:author="Valeria Tapia" w:id="1358" w:date="2026-10-05T11:24:00Z">
            <w:rPr>
              <w:highlight w:val="cyan"/>
            </w:rPr>
          </w:rPrChange>
        </w:rPr>
        <w:pPrChange w:author="Valeria Tapia" w:id="0" w:date="2026-10-05T11:24: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50">
      <w:pPr>
        <w:pStyle w:val="Heading5"/>
        <w:tabs>
          <w:tab w:val="left" w:leader="none" w:pos="1701"/>
        </w:tabs>
        <w:rPr>
          <w:ins w:author="Valeria Tapia" w:id="1238" w:date="2026-09-30T12:35:00Z"/>
          <w:color w:val="ff0000"/>
          <w:rPrChange w:author="Valeria Tapia" w:id="1359" w:date="2026-10-05T11:24:00Z">
            <w:rPr>
              <w:highlight w:val="cyan"/>
            </w:rPr>
          </w:rPrChange>
        </w:rPr>
        <w:pPrChange w:author="Valeria Tapia" w:id="0" w:date="2026-10-05T11:24: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356" w:date="2026-10-05T12:55:00Z">
              <w:rPr>
                <w:highlight w:val="cyan"/>
              </w:rPr>
            </w:rPrChange>
          </w:rPr>
          <w:t xml:space="preserve">III. La Aduana Nacional establecerá los mecanismos para la actualización, consulta, interoperabilidad y gestión de la información utilizada por el Buscador Arancelario Referencial, en coordinación con las entidades públicas competentes.  </w:t>
        </w:r>
      </w:ins>
    </w:p>
    <w:p w:rsidR="00000000" w:rsidDel="00000000" w:rsidP="00000000" w:rsidRDefault="00000000" w:rsidRPr="00000000" w14:paraId="00000451">
      <w:pPr>
        <w:tabs>
          <w:tab w:val="left" w:leader="none" w:pos="1701"/>
        </w:tabs>
        <w:rPr>
          <w:ins w:author="Valeria Tapia" w:id="1238" w:date="2026-09-30T12:35:00Z"/>
          <w:color w:val="ff0000"/>
          <w:rPrChange w:author="Valeria Tapia" w:id="1361" w:date="2026-10-05T11:17:00Z">
            <w:rPr>
              <w:highlight w:val="cyan"/>
            </w:rPr>
          </w:rPrChange>
        </w:rPr>
        <w:pPrChange w:author="Valeria Tapia" w:id="0" w:date="2026-10-05T11:17: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52">
      <w:pPr>
        <w:pStyle w:val="Heading5"/>
        <w:numPr>
          <w:ilvl w:val="0"/>
          <w:numId w:val="45"/>
        </w:numPr>
        <w:tabs>
          <w:tab w:val="left" w:leader="none" w:pos="1701"/>
        </w:tabs>
        <w:ind w:left="0" w:firstLine="0"/>
        <w:rPr>
          <w:ins w:author="Valeria Tapia" w:id="1238" w:date="2026-09-30T12:35:00Z"/>
        </w:rPr>
      </w:pPr>
      <w:ins w:author="Valeria Tapia" w:id="1238" w:date="2026-09-30T12:35:00Z">
        <w:r w:rsidDel="00000000" w:rsidR="00000000" w:rsidRPr="00000000">
          <w:rPr>
            <w:b w:val="1"/>
            <w:bCs w:val="1"/>
            <w:color w:val="ff0000"/>
            <w:highlight w:val="cyan"/>
            <w:rtl w:val="0"/>
            <w:rPrChange w:author="Valeria Tapia" w:id="1362" w:date="2026-10-05T12:55:00Z">
              <w:rPr>
                <w:b w:val="1"/>
                <w:bCs w:val="1"/>
              </w:rPr>
            </w:rPrChange>
          </w:rPr>
          <w:t xml:space="preserve">(PARÁMETROS DE IMPLEMENTACIÓN). </w:t>
        </w:r>
        <w:r w:rsidDel="00000000" w:rsidR="00000000" w:rsidRPr="00000000">
          <w:rPr>
            <w:color w:val="ff0000"/>
            <w:highlight w:val="cyan"/>
            <w:rtl w:val="0"/>
            <w:rPrChange w:author="Valeria Tapia" w:id="1362" w:date="2026-10-05T12:55:00Z">
              <w:rPr/>
            </w:rPrChange>
          </w:rPr>
          <w:t xml:space="preserve">I. La AN implementará los servicios en la VUCE de forma gradual, de acuerdo con las necesidades de los operadores de comercio exterior, de las entidades participantes y de la evolución del comercio exterior, considerando entre otros los siguientes parámetros:</w:t>
        </w:r>
      </w:ins>
    </w:p>
    <w:p w:rsidR="00000000" w:rsidDel="00000000" w:rsidP="00000000" w:rsidRDefault="00000000" w:rsidRPr="00000000" w14:paraId="00000453">
      <w:pPr>
        <w:tabs>
          <w:tab w:val="left" w:leader="none" w:pos="1701"/>
        </w:tabs>
        <w:rPr>
          <w:ins w:author="Valeria Tapia" w:id="1238" w:date="2026-09-30T12:35:00Z"/>
          <w:color w:val="ff0000"/>
          <w:highlight w:val="cyan"/>
          <w:rPrChange w:author="Valeria Tapia" w:id="1363" w:date="2026-09-30T12:43:00Z">
            <w:rPr/>
          </w:rPrChange>
        </w:rPr>
        <w:pPrChange w:author="Valeria Tapia" w:id="0" w:date="2026-09-30T12:43: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b w:val="0"/>
          <w:bCs w:val="0"/>
          <w:i w:val="0"/>
          <w:iCs w:val="0"/>
          <w:smallCaps w:val="0"/>
          <w:strike w:val="0"/>
          <w:color w:val="ff0000"/>
          <w:sz w:val="24"/>
          <w:szCs w:val="24"/>
          <w:highlight w:val="cyan"/>
          <w:u w:val="none"/>
          <w:vertAlign w:val="baseline"/>
          <w:rPrChange w:author="Valeria Tapia" w:id="1364" w:date="2026-09-30T14:20:00Z">
            <w:rPr/>
          </w:rPrChange>
        </w:rPr>
        <w:pPrChange w:author="Valeria Tapia" w:id="0" w:date="2026-09-30T14:20:00Z">
          <w:pPr/>
        </w:pPrChange>
      </w:pPr>
      <w:ins w:author="Valeria Tapia" w:id="1238" w:date="2026-09-30T12:35:00Z">
        <w:r w:rsidDel="00000000" w:rsidR="00000000" w:rsidRPr="00000000">
          <w:rPr>
            <w:color w:val="ff0000"/>
            <w:highlight w:val="cyan"/>
            <w:rtl w:val="0"/>
            <w:rPrChange w:author="Valeria Tapia" w:id="1362" w:date="2026-10-05T12:55:00Z">
              <w:rPr/>
            </w:rPrChange>
          </w:rPr>
          <w:t xml:space="preserve">Cantidad de usuarios beneficiados; </w:t>
        </w:r>
      </w:ins>
    </w:p>
    <w:p w:rsidR="00000000" w:rsidDel="00000000" w:rsidP="00000000" w:rsidRDefault="00000000" w:rsidRPr="00000000" w14:paraId="000004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b w:val="0"/>
          <w:bCs w:val="0"/>
          <w:i w:val="0"/>
          <w:iCs w:val="0"/>
          <w:smallCaps w:val="0"/>
          <w:strike w:val="0"/>
          <w:color w:val="ff0000"/>
          <w:sz w:val="24"/>
          <w:szCs w:val="24"/>
          <w:highlight w:val="cyan"/>
          <w:u w:val="none"/>
          <w:vertAlign w:val="baseline"/>
          <w:rPrChange w:author="Valeria Tapia" w:id="1365" w:date="2026-09-30T14:20:00Z">
            <w:rPr/>
          </w:rPrChange>
        </w:rPr>
        <w:pPrChange w:author="Valeria Tapia" w:id="0" w:date="2026-09-30T14:20:00Z">
          <w:pPr/>
        </w:pPrChange>
      </w:pPr>
      <w:ins w:author="Valeria Tapia" w:id="1238" w:date="2026-09-30T12:35:00Z">
        <w:r w:rsidDel="00000000" w:rsidR="00000000" w:rsidRPr="00000000">
          <w:rPr>
            <w:color w:val="ff0000"/>
            <w:highlight w:val="cyan"/>
            <w:rtl w:val="0"/>
            <w:rPrChange w:author="Valeria Tapia" w:id="1362" w:date="2026-10-05T12:55:00Z">
              <w:rPr/>
            </w:rPrChange>
          </w:rPr>
          <w:t xml:space="preserve">Volumen de operaciones; </w:t>
        </w:r>
      </w:ins>
    </w:p>
    <w:p w:rsidR="00000000" w:rsidDel="00000000" w:rsidP="00000000" w:rsidRDefault="00000000" w:rsidRPr="00000000" w14:paraId="000004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b w:val="0"/>
          <w:bCs w:val="0"/>
          <w:i w:val="0"/>
          <w:iCs w:val="0"/>
          <w:smallCaps w:val="0"/>
          <w:strike w:val="0"/>
          <w:color w:val="ff0000"/>
          <w:sz w:val="24"/>
          <w:szCs w:val="24"/>
          <w:highlight w:val="cyan"/>
          <w:u w:val="none"/>
          <w:vertAlign w:val="baseline"/>
          <w:rPrChange w:author="Valeria Tapia" w:id="1366" w:date="2026-09-30T14:20:00Z">
            <w:rPr/>
          </w:rPrChange>
        </w:rPr>
        <w:pPrChange w:author="Valeria Tapia" w:id="0" w:date="2026-09-30T14:20:00Z">
          <w:pPr/>
        </w:pPrChange>
      </w:pPr>
      <w:ins w:author="Valeria Tapia" w:id="1238" w:date="2026-09-30T12:35:00Z">
        <w:r w:rsidDel="00000000" w:rsidR="00000000" w:rsidRPr="00000000">
          <w:rPr>
            <w:color w:val="ff0000"/>
            <w:highlight w:val="cyan"/>
            <w:rtl w:val="0"/>
            <w:rPrChange w:author="Valeria Tapia" w:id="1362" w:date="2026-10-05T12:55:00Z">
              <w:rPr/>
            </w:rPrChange>
          </w:rPr>
          <w:t xml:space="preserve">Reducción de tiempos y costos; </w:t>
        </w:r>
      </w:ins>
    </w:p>
    <w:p w:rsidR="00000000" w:rsidDel="00000000" w:rsidP="00000000" w:rsidRDefault="00000000" w:rsidRPr="00000000" w14:paraId="000004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b w:val="0"/>
          <w:bCs w:val="0"/>
          <w:i w:val="0"/>
          <w:iCs w:val="0"/>
          <w:smallCaps w:val="0"/>
          <w:strike w:val="0"/>
          <w:color w:val="ff0000"/>
          <w:sz w:val="24"/>
          <w:szCs w:val="24"/>
          <w:highlight w:val="cyan"/>
          <w:u w:val="none"/>
          <w:vertAlign w:val="baseline"/>
          <w:rPrChange w:author="Valeria Tapia" w:id="1367" w:date="2026-09-30T14:20:00Z">
            <w:rPr/>
          </w:rPrChange>
        </w:rPr>
        <w:pPrChange w:author="Valeria Tapia" w:id="0" w:date="2026-09-30T14:20:00Z">
          <w:pPr/>
        </w:pPrChange>
      </w:pPr>
      <w:ins w:author="Valeria Tapia" w:id="1238" w:date="2026-09-30T12:35:00Z">
        <w:r w:rsidDel="00000000" w:rsidR="00000000" w:rsidRPr="00000000">
          <w:rPr>
            <w:color w:val="ff0000"/>
            <w:highlight w:val="cyan"/>
            <w:rtl w:val="0"/>
            <w:rPrChange w:author="Valeria Tapia" w:id="1362" w:date="2026-10-05T12:55:00Z">
              <w:rPr/>
            </w:rPrChange>
          </w:rPr>
          <w:t xml:space="preserve">Eliminación de documentos físicos; </w:t>
        </w:r>
      </w:ins>
    </w:p>
    <w:p w:rsidR="00000000" w:rsidDel="00000000" w:rsidP="00000000" w:rsidRDefault="00000000" w:rsidRPr="00000000" w14:paraId="000004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b w:val="0"/>
          <w:bCs w:val="0"/>
          <w:i w:val="0"/>
          <w:iCs w:val="0"/>
          <w:smallCaps w:val="0"/>
          <w:strike w:val="0"/>
          <w:color w:val="ff0000"/>
          <w:sz w:val="24"/>
          <w:szCs w:val="24"/>
          <w:highlight w:val="cyan"/>
          <w:u w:val="none"/>
          <w:vertAlign w:val="baseline"/>
          <w:rPrChange w:author="Valeria Tapia" w:id="1368" w:date="2026-09-30T14:20:00Z">
            <w:rPr/>
          </w:rPrChange>
        </w:rPr>
        <w:pPrChange w:author="Valeria Tapia" w:id="0" w:date="2026-09-30T14:20:00Z">
          <w:pPr/>
        </w:pPrChange>
      </w:pPr>
      <w:ins w:author="Valeria Tapia" w:id="1238" w:date="2026-09-30T12:35:00Z">
        <w:r w:rsidDel="00000000" w:rsidR="00000000" w:rsidRPr="00000000">
          <w:rPr>
            <w:color w:val="ff0000"/>
            <w:highlight w:val="cyan"/>
            <w:rtl w:val="0"/>
            <w:rPrChange w:author="Valeria Tapia" w:id="1362" w:date="2026-10-05T12:55:00Z">
              <w:rPr/>
            </w:rPrChange>
          </w:rPr>
          <w:t xml:space="preserve">Interoperabilidad entre sistemas; </w:t>
        </w:r>
      </w:ins>
    </w:p>
    <w:p w:rsidR="00000000" w:rsidDel="00000000" w:rsidP="00000000" w:rsidRDefault="00000000" w:rsidRPr="00000000" w14:paraId="000004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b w:val="0"/>
          <w:bCs w:val="0"/>
          <w:i w:val="0"/>
          <w:iCs w:val="0"/>
          <w:smallCaps w:val="0"/>
          <w:strike w:val="0"/>
          <w:color w:val="ff0000"/>
          <w:sz w:val="24"/>
          <w:szCs w:val="24"/>
          <w:highlight w:val="cyan"/>
          <w:u w:val="none"/>
          <w:vertAlign w:val="baseline"/>
          <w:rPrChange w:author="Valeria Tapia" w:id="1369" w:date="2026-09-30T14:20:00Z">
            <w:rPr/>
          </w:rPrChange>
        </w:rPr>
        <w:pPrChange w:author="Valeria Tapia" w:id="0" w:date="2026-09-30T14:20:00Z">
          <w:pPr/>
        </w:pPrChange>
      </w:pPr>
      <w:ins w:author="Valeria Tapia" w:id="1238" w:date="2026-09-30T12:35:00Z">
        <w:r w:rsidDel="00000000" w:rsidR="00000000" w:rsidRPr="00000000">
          <w:rPr>
            <w:color w:val="ff0000"/>
            <w:highlight w:val="cyan"/>
            <w:rtl w:val="0"/>
            <w:rPrChange w:author="Valeria Tapia" w:id="1362" w:date="2026-10-05T12:55:00Z">
              <w:rPr/>
            </w:rPrChange>
          </w:rPr>
          <w:t xml:space="preserve">Madurez tecnológica de las instituciones involucradas; </w:t>
        </w:r>
      </w:ins>
    </w:p>
    <w:p w:rsidR="00000000" w:rsidDel="00000000" w:rsidP="00000000" w:rsidRDefault="00000000" w:rsidRPr="00000000" w14:paraId="000004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b w:val="0"/>
          <w:bCs w:val="0"/>
          <w:i w:val="0"/>
          <w:iCs w:val="0"/>
          <w:smallCaps w:val="0"/>
          <w:strike w:val="0"/>
          <w:color w:val="ff0000"/>
          <w:sz w:val="24"/>
          <w:szCs w:val="24"/>
          <w:highlight w:val="cyan"/>
          <w:u w:val="none"/>
          <w:vertAlign w:val="baseline"/>
          <w:rPrChange w:author="Valeria Tapia" w:id="1370" w:date="2026-09-30T14:20:00Z">
            <w:rPr/>
          </w:rPrChange>
        </w:rPr>
        <w:pPrChange w:author="Valeria Tapia" w:id="0" w:date="2026-09-30T14:20:00Z">
          <w:pPr/>
        </w:pPrChange>
      </w:pPr>
      <w:ins w:author="Valeria Tapia" w:id="1238" w:date="2026-09-30T12:35:00Z">
        <w:r w:rsidDel="00000000" w:rsidR="00000000" w:rsidRPr="00000000">
          <w:rPr>
            <w:color w:val="ff0000"/>
            <w:highlight w:val="cyan"/>
            <w:rtl w:val="0"/>
            <w:rPrChange w:author="Valeria Tapia" w:id="1362" w:date="2026-10-05T12:55:00Z">
              <w:rPr/>
            </w:rPrChange>
          </w:rPr>
          <w:t xml:space="preserve">Disponibilidad de información estandarizada; </w:t>
          <w:tab/>
        </w:r>
      </w:ins>
    </w:p>
    <w:p w:rsidR="00000000" w:rsidDel="00000000" w:rsidP="00000000" w:rsidRDefault="00000000" w:rsidRPr="00000000" w14:paraId="000004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b w:val="0"/>
          <w:bCs w:val="0"/>
          <w:i w:val="0"/>
          <w:iCs w:val="0"/>
          <w:smallCaps w:val="0"/>
          <w:strike w:val="0"/>
          <w:color w:val="ff0000"/>
          <w:sz w:val="24"/>
          <w:szCs w:val="24"/>
          <w:highlight w:val="cyan"/>
          <w:u w:val="none"/>
          <w:vertAlign w:val="baseline"/>
          <w:rPrChange w:author="Valeria Tapia" w:id="1371" w:date="2026-09-30T14:20:00Z">
            <w:rPr/>
          </w:rPrChange>
        </w:rPr>
        <w:pPrChange w:author="Valeria Tapia" w:id="0" w:date="2026-09-30T14:20:00Z">
          <w:pPr/>
        </w:pPrChange>
      </w:pPr>
      <w:ins w:author="Valeria Tapia" w:id="1238" w:date="2026-09-30T12:35:00Z">
        <w:r w:rsidDel="00000000" w:rsidR="00000000" w:rsidRPr="00000000">
          <w:rPr>
            <w:color w:val="ff0000"/>
            <w:highlight w:val="cyan"/>
            <w:rtl w:val="0"/>
            <w:rPrChange w:author="Valeria Tapia" w:id="1362" w:date="2026-10-05T12:55:00Z">
              <w:rPr/>
            </w:rPrChange>
          </w:rPr>
          <w:t xml:space="preserve">Trazabilidad de las operaciones;</w:t>
        </w:r>
      </w:ins>
    </w:p>
    <w:p w:rsidR="00000000" w:rsidDel="00000000" w:rsidP="00000000" w:rsidRDefault="00000000" w:rsidRPr="00000000" w14:paraId="000004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b w:val="0"/>
          <w:bCs w:val="0"/>
          <w:i w:val="0"/>
          <w:iCs w:val="0"/>
          <w:smallCaps w:val="0"/>
          <w:strike w:val="0"/>
          <w:color w:val="ff0000"/>
          <w:sz w:val="24"/>
          <w:szCs w:val="24"/>
          <w:highlight w:val="cyan"/>
          <w:u w:val="none"/>
          <w:vertAlign w:val="baseline"/>
          <w:rPrChange w:author="Valeria Tapia" w:id="1372" w:date="2026-09-30T14:20:00Z">
            <w:rPr/>
          </w:rPrChange>
        </w:rPr>
        <w:pPrChange w:author="Valeria Tapia" w:id="0" w:date="2026-09-30T14:20:00Z">
          <w:pPr/>
        </w:pPrChange>
      </w:pPr>
      <w:ins w:author="Valeria Tapia" w:id="1238" w:date="2026-09-30T12:35:00Z">
        <w:r w:rsidDel="00000000" w:rsidR="00000000" w:rsidRPr="00000000">
          <w:rPr>
            <w:color w:val="ff0000"/>
            <w:highlight w:val="cyan"/>
            <w:rtl w:val="0"/>
            <w:rPrChange w:author="Valeria Tapia" w:id="1362" w:date="2026-10-05T12:55:00Z">
              <w:rPr/>
            </w:rPrChange>
          </w:rPr>
          <w:t xml:space="preserve">Principio de "una sola vez" para la presentación de información (cuando corresponda)</w:t>
        </w:r>
      </w:ins>
    </w:p>
    <w:p w:rsidR="00000000" w:rsidDel="00000000" w:rsidP="00000000" w:rsidRDefault="00000000" w:rsidRPr="00000000" w14:paraId="000004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b w:val="0"/>
          <w:bCs w:val="0"/>
          <w:i w:val="0"/>
          <w:iCs w:val="0"/>
          <w:smallCaps w:val="0"/>
          <w:strike w:val="0"/>
          <w:color w:val="ff0000"/>
          <w:sz w:val="24"/>
          <w:szCs w:val="24"/>
          <w:highlight w:val="cyan"/>
          <w:u w:val="none"/>
          <w:vertAlign w:val="baseline"/>
          <w:rPrChange w:author="Valeria Tapia" w:id="1373" w:date="2026-09-30T14:20:00Z">
            <w:rPr/>
          </w:rPrChange>
        </w:rPr>
        <w:pPrChange w:author="Valeria Tapia" w:id="0" w:date="2026-09-30T14:20:00Z">
          <w:pPr/>
        </w:pPrChange>
      </w:pPr>
      <w:ins w:author="Valeria Tapia" w:id="1238" w:date="2026-09-30T12:35:00Z">
        <w:r w:rsidDel="00000000" w:rsidR="00000000" w:rsidRPr="00000000">
          <w:rPr>
            <w:color w:val="ff0000"/>
            <w:highlight w:val="cyan"/>
            <w:rtl w:val="0"/>
            <w:rPrChange w:author="Valeria Tapia" w:id="1362" w:date="2026-10-05T12:55:00Z">
              <w:rPr/>
            </w:rPrChange>
          </w:rPr>
          <w:t xml:space="preserve">Contribución a la transparencia;</w:t>
        </w:r>
      </w:ins>
    </w:p>
    <w:p w:rsidR="00000000" w:rsidDel="00000000" w:rsidP="00000000" w:rsidRDefault="00000000" w:rsidRPr="00000000" w14:paraId="000004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b w:val="0"/>
          <w:bCs w:val="0"/>
          <w:i w:val="0"/>
          <w:iCs w:val="0"/>
          <w:smallCaps w:val="0"/>
          <w:strike w:val="0"/>
          <w:color w:val="ff0000"/>
          <w:sz w:val="24"/>
          <w:szCs w:val="24"/>
          <w:highlight w:val="cyan"/>
          <w:u w:val="none"/>
          <w:vertAlign w:val="baseline"/>
          <w:rPrChange w:author="Valeria Tapia" w:id="1374" w:date="2026-09-30T14:20:00Z">
            <w:rPr/>
          </w:rPrChange>
        </w:rPr>
        <w:pPrChange w:author="Valeria Tapia" w:id="0" w:date="2026-09-30T14:20:00Z">
          <w:pPr/>
        </w:pPrChange>
      </w:pPr>
      <w:ins w:author="Valeria Tapia" w:id="1238" w:date="2026-09-30T12:35:00Z">
        <w:r w:rsidDel="00000000" w:rsidR="00000000" w:rsidRPr="00000000">
          <w:rPr>
            <w:color w:val="ff0000"/>
            <w:highlight w:val="cyan"/>
            <w:rtl w:val="0"/>
            <w:rPrChange w:author="Valeria Tapia" w:id="1362" w:date="2026-10-05T12:55:00Z">
              <w:rPr/>
            </w:rPrChange>
          </w:rPr>
          <w:t xml:space="preserve">Estandarización y Armonización de la información </w:t>
        </w:r>
      </w:ins>
    </w:p>
    <w:p w:rsidR="00000000" w:rsidDel="00000000" w:rsidP="00000000" w:rsidRDefault="00000000" w:rsidRPr="00000000" w14:paraId="000004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360" w:right="0" w:hanging="360"/>
        <w:jc w:val="both"/>
        <w:rPr>
          <w:ins w:author="Valeria Tapia" w:id="1238" w:date="2026-09-30T12:35:00Z"/>
          <w:b w:val="0"/>
          <w:bCs w:val="0"/>
          <w:i w:val="0"/>
          <w:iCs w:val="0"/>
          <w:smallCaps w:val="0"/>
          <w:strike w:val="0"/>
          <w:color w:val="ff0000"/>
          <w:sz w:val="24"/>
          <w:szCs w:val="24"/>
          <w:highlight w:val="cyan"/>
          <w:u w:val="none"/>
          <w:vertAlign w:val="baseline"/>
          <w:rPrChange w:author="Valeria Tapia" w:id="1375" w:date="2026-09-30T14:20:00Z">
            <w:rPr/>
          </w:rPrChange>
        </w:rPr>
        <w:pPrChange w:author="Valeria Tapia" w:id="0" w:date="2026-09-30T14:20: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362" w:date="2026-10-05T12:55:00Z">
              <w:rPr/>
            </w:rPrChange>
          </w:rPr>
          <w:t xml:space="preserve">Otros</w:t>
        </w:r>
      </w:ins>
    </w:p>
    <w:p w:rsidR="00000000" w:rsidDel="00000000" w:rsidP="00000000" w:rsidRDefault="00000000" w:rsidRPr="00000000" w14:paraId="00000460">
      <w:pPr>
        <w:rPr>
          <w:ins w:author="Valeria Tapia" w:id="1238" w:date="2026-09-30T12:35:00Z"/>
          <w:color w:val="ff0000"/>
          <w:highlight w:val="cyan"/>
          <w:rPrChange w:author="Valeria Tapia" w:id="1362" w:date="2026-10-05T12:55:00Z">
            <w:rPr/>
          </w:rPrChange>
        </w:rPr>
      </w:pPr>
      <w:ins w:author="Valeria Tapia" w:id="1238" w:date="2026-09-30T12:35:00Z">
        <w:r w:rsidDel="00000000" w:rsidR="00000000" w:rsidRPr="00000000">
          <w:rPr>
            <w:rtl w:val="0"/>
          </w:rPr>
        </w:r>
      </w:ins>
    </w:p>
    <w:p w:rsidR="00000000" w:rsidDel="00000000" w:rsidP="00000000" w:rsidRDefault="00000000" w:rsidRPr="00000000" w14:paraId="00000461">
      <w:pPr>
        <w:pStyle w:val="Heading5"/>
        <w:numPr>
          <w:ilvl w:val="0"/>
          <w:numId w:val="45"/>
        </w:numPr>
        <w:tabs>
          <w:tab w:val="left" w:leader="none" w:pos="1701"/>
        </w:tabs>
        <w:ind w:left="0" w:firstLine="0"/>
        <w:rPr>
          <w:ins w:author="Valeria Tapia" w:id="1238" w:date="2026-09-30T12:35:00Z"/>
        </w:rPr>
      </w:pPr>
      <w:ins w:author="Valeria Tapia" w:id="1238" w:date="2026-09-30T12:35:00Z">
        <w:r w:rsidDel="00000000" w:rsidR="00000000" w:rsidRPr="00000000">
          <w:rPr>
            <w:color w:val="ff0000"/>
            <w:highlight w:val="cyan"/>
            <w:rtl w:val="0"/>
            <w:rPrChange w:author="Valeria Tapia" w:id="1362" w:date="2026-10-05T12:55:00Z">
              <w:rPr/>
            </w:rPrChange>
          </w:rPr>
          <w:t xml:space="preserve"> </w:t>
        </w:r>
        <w:r w:rsidDel="00000000" w:rsidR="00000000" w:rsidRPr="00000000">
          <w:rPr>
            <w:b w:val="1"/>
            <w:bCs w:val="1"/>
            <w:color w:val="ff0000"/>
            <w:highlight w:val="cyan"/>
            <w:rtl w:val="0"/>
            <w:rPrChange w:author="Valeria Tapia" w:id="1362" w:date="2026-10-05T12:55:00Z">
              <w:rPr>
                <w:b w:val="1"/>
                <w:bCs w:val="1"/>
              </w:rPr>
            </w:rPrChange>
          </w:rPr>
          <w:t xml:space="preserve">(PROCESO DE IMPLEMENTACIÓN</w:t>
        </w:r>
        <w:r w:rsidDel="00000000" w:rsidR="00000000" w:rsidRPr="00000000">
          <w:rPr>
            <w:b w:val="1"/>
            <w:bCs w:val="1"/>
            <w:color w:val="ff0000"/>
            <w:highlight w:val="cyan"/>
            <w:rtl w:val="0"/>
            <w:rPrChange w:author="Valeria Tapia" w:id="1376" w:date="2026-10-05T12:55:00Z">
              <w:rPr>
                <w:b w:val="1"/>
                <w:bCs w:val="1"/>
                <w:highlight w:val="cyan"/>
              </w:rPr>
            </w:rPrChange>
          </w:rPr>
          <w:t xml:space="preserve"> DEL SERVICIO VUCE</w:t>
        </w:r>
        <w:r w:rsidDel="00000000" w:rsidR="00000000" w:rsidRPr="00000000">
          <w:rPr>
            <w:b w:val="1"/>
            <w:bCs w:val="1"/>
            <w:color w:val="ff0000"/>
            <w:highlight w:val="cyan"/>
            <w:rtl w:val="0"/>
            <w:rPrChange w:author="Valeria Tapia" w:id="1377" w:date="2026-10-05T12:55:00Z">
              <w:rPr>
                <w:b w:val="1"/>
                <w:bCs w:val="1"/>
              </w:rPr>
            </w:rPrChange>
          </w:rPr>
          <w:t xml:space="preserve">). </w:t>
        </w:r>
        <w:r w:rsidDel="00000000" w:rsidR="00000000" w:rsidRPr="00000000">
          <w:rPr>
            <w:color w:val="ff0000"/>
            <w:highlight w:val="cyan"/>
            <w:rtl w:val="0"/>
            <w:rPrChange w:author="Valeria Tapia" w:id="1377" w:date="2026-10-05T12:55:00Z">
              <w:rPr/>
            </w:rPrChange>
          </w:rPr>
          <w:t xml:space="preserve">I. El proceso de implementación de servicios en la VUCE estará comprendido por las siguientes etapas: </w:t>
        </w:r>
      </w:ins>
    </w:p>
    <w:p w:rsidR="00000000" w:rsidDel="00000000" w:rsidP="00000000" w:rsidRDefault="00000000" w:rsidRPr="00000000" w14:paraId="00000462">
      <w:pPr>
        <w:tabs>
          <w:tab w:val="left" w:leader="none" w:pos="1701"/>
        </w:tabs>
        <w:rPr>
          <w:ins w:author="Valeria Tapia" w:id="1238" w:date="2026-09-30T12:35:00Z"/>
          <w:color w:val="ff0000"/>
          <w:highlight w:val="cyan"/>
          <w:rPrChange w:author="Valeria Tapia" w:id="1378" w:date="2026-09-30T14:54:00Z">
            <w:rPr/>
          </w:rPrChange>
        </w:rPr>
        <w:pPrChange w:author="Valeria Tapia" w:id="0" w:date="2026-09-30T14:54: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360" w:right="0" w:hanging="360"/>
        <w:jc w:val="both"/>
        <w:rPr>
          <w:ins w:author="Valeria Tapia" w:id="1238" w:date="2026-09-30T12:35:00Z"/>
          <w:rFonts w:ascii="Open Sans Light" w:cs="Open Sans Light" w:eastAsia="Open Sans Light" w:hAnsi="Open Sans Light"/>
          <w:b w:val="0"/>
          <w:bCs w:val="0"/>
          <w:i w:val="0"/>
          <w:iCs w:val="0"/>
          <w:smallCaps w:val="0"/>
          <w:strike w:val="0"/>
          <w:color w:val="ff0000"/>
          <w:sz w:val="24"/>
          <w:szCs w:val="24"/>
          <w:highlight w:val="cyan"/>
          <w:u w:val="none"/>
          <w:vertAlign w:val="baseline"/>
          <w:rPrChange w:author="Valeria Tapia" w:id="1379" w:date="2026-09-30T14:58:00Z">
            <w:rPr/>
          </w:rPrChange>
        </w:rPr>
        <w:pPrChange w:author="Valeria Tapia" w:id="0" w:date="2026-09-30T14:58: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377" w:date="2026-10-05T12:55:00Z">
              <w:rPr/>
            </w:rPrChange>
          </w:rPr>
          <w:t xml:space="preserve">Identificación del servicio a incorporar en la VUCE</w:t>
        </w:r>
      </w:ins>
    </w:p>
    <w:p w:rsidR="00000000" w:rsidDel="00000000" w:rsidP="00000000" w:rsidRDefault="00000000" w:rsidRPr="00000000" w14:paraId="000004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360" w:right="0" w:hanging="360"/>
        <w:jc w:val="both"/>
        <w:rPr>
          <w:ins w:author="Valeria Tapia" w:id="1238" w:date="2026-09-30T12:35:00Z"/>
          <w:rFonts w:ascii="Open Sans Light" w:cs="Open Sans Light" w:eastAsia="Open Sans Light" w:hAnsi="Open Sans Light"/>
          <w:b w:val="0"/>
          <w:bCs w:val="0"/>
          <w:i w:val="0"/>
          <w:iCs w:val="0"/>
          <w:smallCaps w:val="0"/>
          <w:strike w:val="0"/>
          <w:color w:val="ff0000"/>
          <w:sz w:val="24"/>
          <w:szCs w:val="24"/>
          <w:highlight w:val="cyan"/>
          <w:u w:val="none"/>
          <w:vertAlign w:val="baseline"/>
          <w:rPrChange w:author="Valeria Tapia" w:id="1380" w:date="2026-09-30T14:58:00Z">
            <w:rPr/>
          </w:rPrChange>
        </w:rPr>
        <w:pPrChange w:author="Valeria Tapia" w:id="0" w:date="2026-09-30T14:58: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377" w:date="2026-10-05T12:55:00Z">
              <w:rPr/>
            </w:rPrChange>
          </w:rPr>
          <w:t xml:space="preserve">Relevamiento de Información </w:t>
        </w:r>
      </w:ins>
    </w:p>
    <w:p w:rsidR="00000000" w:rsidDel="00000000" w:rsidP="00000000" w:rsidRDefault="00000000" w:rsidRPr="00000000" w14:paraId="000004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360" w:right="0" w:hanging="360"/>
        <w:jc w:val="both"/>
        <w:rPr>
          <w:ins w:author="Valeria Tapia" w:id="1238" w:date="2026-09-30T12:35:00Z"/>
          <w:rFonts w:ascii="Open Sans Light" w:cs="Open Sans Light" w:eastAsia="Open Sans Light" w:hAnsi="Open Sans Light"/>
          <w:b w:val="0"/>
          <w:bCs w:val="0"/>
          <w:i w:val="0"/>
          <w:iCs w:val="0"/>
          <w:smallCaps w:val="0"/>
          <w:strike w:val="0"/>
          <w:color w:val="ff0000"/>
          <w:sz w:val="24"/>
          <w:szCs w:val="24"/>
          <w:highlight w:val="cyan"/>
          <w:u w:val="none"/>
          <w:vertAlign w:val="baseline"/>
          <w:rPrChange w:author="Valeria Tapia" w:id="1381" w:date="2026-09-30T14:58:00Z">
            <w:rPr/>
          </w:rPrChange>
        </w:rPr>
        <w:pPrChange w:author="Valeria Tapia" w:id="0" w:date="2026-09-30T14:58: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377" w:date="2026-10-05T12:55:00Z">
              <w:rPr/>
            </w:rPrChange>
          </w:rPr>
          <w:t xml:space="preserve">Elaboración de la propuesta del nuevo servicio en la VUCE</w:t>
        </w:r>
      </w:ins>
    </w:p>
    <w:p w:rsidR="00000000" w:rsidDel="00000000" w:rsidP="00000000" w:rsidRDefault="00000000" w:rsidRPr="00000000" w14:paraId="000004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360" w:right="0" w:hanging="360"/>
        <w:jc w:val="both"/>
        <w:rPr>
          <w:ins w:author="Valeria Tapia" w:id="1238" w:date="2026-09-30T12:35:00Z"/>
          <w:rFonts w:ascii="Open Sans Light" w:cs="Open Sans Light" w:eastAsia="Open Sans Light" w:hAnsi="Open Sans Light"/>
          <w:b w:val="0"/>
          <w:bCs w:val="0"/>
          <w:i w:val="0"/>
          <w:iCs w:val="0"/>
          <w:smallCaps w:val="0"/>
          <w:strike w:val="0"/>
          <w:color w:val="ff0000"/>
          <w:sz w:val="24"/>
          <w:szCs w:val="24"/>
          <w:highlight w:val="cyan"/>
          <w:u w:val="none"/>
          <w:vertAlign w:val="baseline"/>
          <w:rPrChange w:author="Valeria Tapia" w:id="1382" w:date="2026-09-30T14:58:00Z">
            <w:rPr/>
          </w:rPrChange>
        </w:rPr>
        <w:pPrChange w:author="Valeria Tapia" w:id="0" w:date="2026-09-30T14:58: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377" w:date="2026-10-05T12:55:00Z">
              <w:rPr/>
            </w:rPrChange>
          </w:rPr>
          <w:t xml:space="preserve">Aprobación de la propuesta</w:t>
        </w:r>
      </w:ins>
    </w:p>
    <w:p w:rsidR="00000000" w:rsidDel="00000000" w:rsidP="00000000" w:rsidRDefault="00000000" w:rsidRPr="00000000" w14:paraId="000004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360" w:right="0" w:hanging="360"/>
        <w:jc w:val="both"/>
        <w:rPr>
          <w:ins w:author="Valeria Tapia" w:id="1238" w:date="2026-09-30T12:35:00Z"/>
          <w:rFonts w:ascii="Open Sans Light" w:cs="Open Sans Light" w:eastAsia="Open Sans Light" w:hAnsi="Open Sans Light"/>
          <w:b w:val="0"/>
          <w:bCs w:val="0"/>
          <w:i w:val="0"/>
          <w:iCs w:val="0"/>
          <w:smallCaps w:val="0"/>
          <w:strike w:val="0"/>
          <w:color w:val="ff0000"/>
          <w:sz w:val="24"/>
          <w:szCs w:val="24"/>
          <w:highlight w:val="cyan"/>
          <w:u w:val="none"/>
          <w:vertAlign w:val="baseline"/>
          <w:rPrChange w:author="Valeria Tapia" w:id="1383" w:date="2026-09-30T14:58:00Z">
            <w:rPr/>
          </w:rPrChange>
        </w:rPr>
        <w:pPrChange w:author="Valeria Tapia" w:id="0" w:date="2026-09-30T14:58: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377" w:date="2026-10-05T12:55:00Z">
              <w:rPr/>
            </w:rPrChange>
          </w:rPr>
          <w:t xml:space="preserve">Elaboración y aprobación del requerimiento funcional y diseño</w:t>
        </w:r>
      </w:ins>
    </w:p>
    <w:p w:rsidR="00000000" w:rsidDel="00000000" w:rsidP="00000000" w:rsidRDefault="00000000" w:rsidRPr="00000000" w14:paraId="000004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360" w:right="0" w:hanging="360"/>
        <w:jc w:val="both"/>
        <w:rPr>
          <w:ins w:author="Valeria Tapia" w:id="1238" w:date="2026-09-30T12:35:00Z"/>
          <w:rFonts w:ascii="Open Sans Light" w:cs="Open Sans Light" w:eastAsia="Open Sans Light" w:hAnsi="Open Sans Light"/>
          <w:b w:val="0"/>
          <w:bCs w:val="0"/>
          <w:i w:val="0"/>
          <w:iCs w:val="0"/>
          <w:smallCaps w:val="0"/>
          <w:strike w:val="0"/>
          <w:color w:val="ff0000"/>
          <w:sz w:val="24"/>
          <w:szCs w:val="24"/>
          <w:highlight w:val="cyan"/>
          <w:u w:val="none"/>
          <w:vertAlign w:val="baseline"/>
          <w:rPrChange w:author="Valeria Tapia" w:id="1384" w:date="2026-09-30T14:58:00Z">
            <w:rPr/>
          </w:rPrChange>
        </w:rPr>
        <w:pPrChange w:author="Valeria Tapia" w:id="0" w:date="2026-09-30T14:58: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377" w:date="2026-10-05T12:55:00Z">
              <w:rPr/>
            </w:rPrChange>
          </w:rPr>
          <w:t xml:space="preserve">Desarrollo de funcionalidades</w:t>
        </w:r>
      </w:ins>
    </w:p>
    <w:p w:rsidR="00000000" w:rsidDel="00000000" w:rsidP="00000000" w:rsidRDefault="00000000" w:rsidRPr="00000000" w14:paraId="000004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360" w:right="0" w:hanging="360"/>
        <w:jc w:val="both"/>
        <w:rPr>
          <w:ins w:author="Valeria Tapia" w:id="1238" w:date="2026-09-30T12:35:00Z"/>
          <w:rFonts w:ascii="Open Sans Light" w:cs="Open Sans Light" w:eastAsia="Open Sans Light" w:hAnsi="Open Sans Light"/>
          <w:b w:val="0"/>
          <w:bCs w:val="0"/>
          <w:i w:val="0"/>
          <w:iCs w:val="0"/>
          <w:smallCaps w:val="0"/>
          <w:strike w:val="0"/>
          <w:color w:val="ff0000"/>
          <w:sz w:val="24"/>
          <w:szCs w:val="24"/>
          <w:highlight w:val="cyan"/>
          <w:u w:val="none"/>
          <w:vertAlign w:val="baseline"/>
          <w:rPrChange w:author="Valeria Tapia" w:id="1385" w:date="2026-09-30T14:58:00Z">
            <w:rPr/>
          </w:rPrChange>
        </w:rPr>
        <w:pPrChange w:author="Valeria Tapia" w:id="0" w:date="2026-09-30T14:58: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377" w:date="2026-10-05T12:55:00Z">
              <w:rPr/>
            </w:rPrChange>
          </w:rPr>
          <w:t xml:space="preserve">Control de calidad</w:t>
        </w:r>
      </w:ins>
    </w:p>
    <w:p w:rsidR="00000000" w:rsidDel="00000000" w:rsidP="00000000" w:rsidRDefault="00000000" w:rsidRPr="00000000" w14:paraId="000004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360" w:right="0" w:hanging="360"/>
        <w:jc w:val="both"/>
        <w:rPr>
          <w:ins w:author="Valeria Tapia" w:id="1238" w:date="2026-09-30T12:35:00Z"/>
          <w:rFonts w:ascii="Open Sans Light" w:cs="Open Sans Light" w:eastAsia="Open Sans Light" w:hAnsi="Open Sans Light"/>
          <w:b w:val="0"/>
          <w:bCs w:val="0"/>
          <w:i w:val="0"/>
          <w:iCs w:val="0"/>
          <w:smallCaps w:val="0"/>
          <w:strike w:val="0"/>
          <w:color w:val="ff0000"/>
          <w:sz w:val="24"/>
          <w:szCs w:val="24"/>
          <w:highlight w:val="cyan"/>
          <w:u w:val="none"/>
          <w:vertAlign w:val="baseline"/>
          <w:rPrChange w:author="Valeria Tapia" w:id="1386" w:date="2026-09-30T14:58:00Z">
            <w:rPr/>
          </w:rPrChange>
        </w:rPr>
        <w:pPrChange w:author="Valeria Tapia" w:id="0" w:date="2026-09-30T14:58: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377" w:date="2026-10-05T12:55:00Z">
              <w:rPr/>
            </w:rPrChange>
          </w:rPr>
          <w:t xml:space="preserve">Control funcional</w:t>
        </w:r>
      </w:ins>
    </w:p>
    <w:p w:rsidR="00000000" w:rsidDel="00000000" w:rsidP="00000000" w:rsidRDefault="00000000" w:rsidRPr="00000000" w14:paraId="000004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360" w:right="0" w:hanging="360"/>
        <w:jc w:val="both"/>
        <w:rPr>
          <w:ins w:author="Valeria Tapia" w:id="1238" w:date="2026-09-30T12:35:00Z"/>
          <w:rFonts w:ascii="Open Sans Light" w:cs="Open Sans Light" w:eastAsia="Open Sans Light" w:hAnsi="Open Sans Light"/>
          <w:b w:val="0"/>
          <w:bCs w:val="0"/>
          <w:i w:val="0"/>
          <w:iCs w:val="0"/>
          <w:smallCaps w:val="0"/>
          <w:strike w:val="0"/>
          <w:color w:val="ff0000"/>
          <w:sz w:val="24"/>
          <w:szCs w:val="24"/>
          <w:highlight w:val="cyan"/>
          <w:u w:val="none"/>
          <w:vertAlign w:val="baseline"/>
          <w:rPrChange w:author="Valeria Tapia" w:id="1387" w:date="2026-09-30T14:58:00Z">
            <w:rPr/>
          </w:rPrChange>
        </w:rPr>
        <w:pPrChange w:author="Valeria Tapia" w:id="0" w:date="2026-09-30T14:58: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377" w:date="2026-10-05T12:55:00Z">
              <w:rPr/>
            </w:rPrChange>
          </w:rPr>
          <w:t xml:space="preserve">Gestión y emisión de normativa (de corresponder)  </w:t>
        </w:r>
      </w:ins>
    </w:p>
    <w:p w:rsidR="00000000" w:rsidDel="00000000" w:rsidP="00000000" w:rsidRDefault="00000000" w:rsidRPr="00000000" w14:paraId="000004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rFonts w:ascii="Open Sans Light" w:cs="Open Sans Light" w:eastAsia="Open Sans Light" w:hAnsi="Open Sans Light"/>
          <w:i w:val="0"/>
          <w:iCs w:val="0"/>
          <w:smallCaps w:val="0"/>
          <w:strike w:val="0"/>
          <w:color w:val="ff0000"/>
          <w:sz w:val="24"/>
          <w:szCs w:val="24"/>
          <w:highlight w:val="cyan"/>
          <w:u w:val="none"/>
          <w:vertAlign w:val="baseline"/>
          <w:rPrChange w:author="Valeria Tapia" w:id="1389" w:date="2026-09-30T14:58:00Z">
            <w:rPr>
              <w:b w:val="0"/>
              <w:bCs w:val="0"/>
            </w:rPr>
          </w:rPrChange>
        </w:rPr>
        <w:pPrChange w:author="Valeria Tapia" w:id="0" w:date="2026-09-30T14:58:00Z">
          <w:pPr/>
        </w:pPrChange>
      </w:pPr>
      <w:ins w:author="Valeria Tapia" w:id="1238" w:date="2026-09-30T12:35:00Z">
        <w:r w:rsidDel="00000000" w:rsidR="00000000" w:rsidRPr="00000000">
          <w:rPr>
            <w:rFonts w:ascii="Open Sans Light" w:cs="Open Sans Light" w:eastAsia="Open Sans Light" w:hAnsi="Open Sans Light"/>
            <w:b w:val="0"/>
            <w:bCs w:val="0"/>
            <w:color w:val="ff0000"/>
            <w:sz w:val="24"/>
            <w:szCs w:val="24"/>
            <w:highlight w:val="cyan"/>
            <w:rtl w:val="0"/>
            <w:rPrChange w:author="Valeria Tapia" w:id="1388" w:date="2026-10-05T12:55:00Z">
              <w:rPr>
                <w:b w:val="0"/>
                <w:bCs w:val="0"/>
              </w:rPr>
            </w:rPrChange>
          </w:rPr>
          <w:t xml:space="preserve">Capacitación</w:t>
        </w:r>
      </w:ins>
    </w:p>
    <w:p w:rsidR="00000000" w:rsidDel="00000000" w:rsidP="00000000" w:rsidRDefault="00000000" w:rsidRPr="00000000" w14:paraId="0000046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rFonts w:ascii="Open Sans Light" w:cs="Open Sans Light" w:eastAsia="Open Sans Light" w:hAnsi="Open Sans Light"/>
          <w:i w:val="0"/>
          <w:iCs w:val="0"/>
          <w:smallCaps w:val="0"/>
          <w:strike w:val="0"/>
          <w:color w:val="ff0000"/>
          <w:sz w:val="24"/>
          <w:szCs w:val="24"/>
          <w:highlight w:val="cyan"/>
          <w:u w:val="none"/>
          <w:vertAlign w:val="baseline"/>
          <w:rPrChange w:author="Valeria Tapia" w:id="1390" w:date="2026-09-30T14:58:00Z">
            <w:rPr>
              <w:b w:val="0"/>
              <w:bCs w:val="0"/>
            </w:rPr>
          </w:rPrChange>
        </w:rPr>
        <w:pPrChange w:author="Valeria Tapia" w:id="0" w:date="2026-09-30T14:58:00Z">
          <w:pPr/>
        </w:pPrChange>
      </w:pPr>
      <w:ins w:author="Valeria Tapia" w:id="1238" w:date="2026-09-30T12:35:00Z">
        <w:r w:rsidDel="00000000" w:rsidR="00000000" w:rsidRPr="00000000">
          <w:rPr>
            <w:rFonts w:ascii="Open Sans Light" w:cs="Open Sans Light" w:eastAsia="Open Sans Light" w:hAnsi="Open Sans Light"/>
            <w:b w:val="0"/>
            <w:bCs w:val="0"/>
            <w:color w:val="ff0000"/>
            <w:sz w:val="24"/>
            <w:szCs w:val="24"/>
            <w:highlight w:val="cyan"/>
            <w:rtl w:val="0"/>
            <w:rPrChange w:author="Valeria Tapia" w:id="1388" w:date="2026-10-05T12:55:00Z">
              <w:rPr>
                <w:b w:val="0"/>
                <w:bCs w:val="0"/>
              </w:rPr>
            </w:rPrChange>
          </w:rPr>
          <w:t xml:space="preserve">Implementación del servicio</w:t>
        </w:r>
      </w:ins>
    </w:p>
    <w:p w:rsidR="00000000" w:rsidDel="00000000" w:rsidP="00000000" w:rsidRDefault="00000000" w:rsidRPr="00000000" w14:paraId="0000046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Valeria Tapia" w:id="1238" w:date="2026-09-30T12:35:00Z"/>
          <w:rFonts w:ascii="Open Sans Light" w:cs="Open Sans Light" w:eastAsia="Open Sans Light" w:hAnsi="Open Sans Light"/>
          <w:i w:val="0"/>
          <w:iCs w:val="0"/>
          <w:smallCaps w:val="0"/>
          <w:strike w:val="0"/>
          <w:color w:val="ff0000"/>
          <w:sz w:val="24"/>
          <w:szCs w:val="24"/>
          <w:highlight w:val="cyan"/>
          <w:u w:val="none"/>
          <w:vertAlign w:val="baseline"/>
          <w:rPrChange w:author="Valeria Tapia" w:id="1391" w:date="2026-09-30T14:58:00Z">
            <w:rPr>
              <w:b w:val="0"/>
              <w:bCs w:val="0"/>
            </w:rPr>
          </w:rPrChange>
        </w:rPr>
        <w:pPrChange w:author="Valeria Tapia" w:id="0" w:date="2026-09-30T14:58:00Z">
          <w:pPr/>
        </w:pPrChange>
      </w:pPr>
      <w:ins w:author="Valeria Tapia" w:id="1238" w:date="2026-09-30T12:35:00Z">
        <w:r w:rsidDel="00000000" w:rsidR="00000000" w:rsidRPr="00000000">
          <w:rPr>
            <w:rFonts w:ascii="Open Sans Light" w:cs="Open Sans Light" w:eastAsia="Open Sans Light" w:hAnsi="Open Sans Light"/>
            <w:b w:val="0"/>
            <w:bCs w:val="0"/>
            <w:color w:val="ff0000"/>
            <w:sz w:val="24"/>
            <w:szCs w:val="24"/>
            <w:highlight w:val="cyan"/>
            <w:rtl w:val="0"/>
            <w:rPrChange w:author="Valeria Tapia" w:id="1388" w:date="2026-10-05T12:55:00Z">
              <w:rPr>
                <w:b w:val="0"/>
                <w:bCs w:val="0"/>
              </w:rPr>
            </w:rPrChange>
          </w:rPr>
          <w:t xml:space="preserve">Monitoreo, evaluación y mejora continua</w:t>
        </w:r>
      </w:ins>
    </w:p>
    <w:p w:rsidR="00000000" w:rsidDel="00000000" w:rsidP="00000000" w:rsidRDefault="00000000" w:rsidRPr="00000000" w14:paraId="0000046F">
      <w:pPr>
        <w:rPr>
          <w:ins w:author="Valeria Tapia" w:id="1238" w:date="2026-09-30T12:35:00Z"/>
          <w:rFonts w:ascii="Open Sans Light" w:cs="Open Sans Light" w:eastAsia="Open Sans Light" w:hAnsi="Open Sans Light"/>
          <w:b w:val="0"/>
          <w:bCs w:val="0"/>
          <w:color w:val="ff0000"/>
          <w:sz w:val="24"/>
          <w:szCs w:val="24"/>
          <w:highlight w:val="cyan"/>
          <w:rPrChange w:author="Valeria Tapia" w:id="1388" w:date="2026-10-05T12:55:00Z">
            <w:rPr>
              <w:b w:val="0"/>
              <w:bCs w:val="0"/>
            </w:rPr>
          </w:rPrChange>
        </w:rPr>
      </w:pPr>
      <w:ins w:author="Valeria Tapia" w:id="1238" w:date="2026-09-30T12:35:00Z">
        <w:r w:rsidDel="00000000" w:rsidR="00000000" w:rsidRPr="00000000">
          <w:rPr>
            <w:rtl w:val="0"/>
          </w:rPr>
        </w:r>
      </w:ins>
    </w:p>
    <w:p w:rsidR="00000000" w:rsidDel="00000000" w:rsidP="00000000" w:rsidRDefault="00000000" w:rsidRPr="00000000" w14:paraId="00000470">
      <w:pPr>
        <w:pStyle w:val="Heading5"/>
        <w:numPr>
          <w:ilvl w:val="0"/>
          <w:numId w:val="45"/>
        </w:numPr>
        <w:tabs>
          <w:tab w:val="left" w:leader="none" w:pos="1701"/>
        </w:tabs>
        <w:ind w:left="0" w:firstLine="0"/>
        <w:rPr>
          <w:ins w:author="Valeria Tapia" w:id="1238" w:date="2026-09-30T12:35:00Z"/>
        </w:rPr>
      </w:pPr>
      <w:ins w:author="Valeria Tapia" w:id="1238" w:date="2026-09-30T12:35:00Z">
        <w:r w:rsidDel="00000000" w:rsidR="00000000" w:rsidRPr="00000000">
          <w:rPr>
            <w:color w:val="ff0000"/>
            <w:highlight w:val="cyan"/>
            <w:rtl w:val="0"/>
            <w:rPrChange w:author="Valeria Tapia" w:id="1392" w:date="2026-10-05T12:55:00Z">
              <w:rPr>
                <w:b w:val="1"/>
                <w:bCs w:val="1"/>
              </w:rPr>
            </w:rPrChange>
          </w:rPr>
          <w:t xml:space="preserve"> </w:t>
        </w:r>
        <w:r w:rsidDel="00000000" w:rsidR="00000000" w:rsidRPr="00000000">
          <w:rPr>
            <w:b w:val="1"/>
            <w:bCs w:val="1"/>
            <w:color w:val="ff0000"/>
            <w:highlight w:val="cyan"/>
            <w:rtl w:val="0"/>
            <w:rPrChange w:author="Valeria Tapia" w:id="1393" w:date="2026-10-05T12:55:00Z">
              <w:rPr>
                <w:b w:val="1"/>
                <w:bCs w:val="1"/>
              </w:rPr>
            </w:rPrChange>
          </w:rPr>
          <w:t xml:space="preserve">(IDENTIFICACIÓN DEL SERVICIO A INCORPORAR).- </w:t>
        </w:r>
        <w:r w:rsidDel="00000000" w:rsidR="00000000" w:rsidRPr="00000000">
          <w:rPr>
            <w:color w:val="ff0000"/>
            <w:highlight w:val="cyan"/>
            <w:rtl w:val="0"/>
            <w:rPrChange w:author="Valeria Tapia" w:id="1393" w:date="2026-10-05T12:55:00Z">
              <w:rPr/>
            </w:rPrChange>
          </w:rPr>
          <w:t xml:space="preserve">Para la identificación del servicio a incorporar se identificará </w:t>
        </w:r>
        <w:r w:rsidDel="00000000" w:rsidR="00000000" w:rsidRPr="00000000">
          <w:rPr>
            <w:color w:val="ff0000"/>
            <w:highlight w:val="cyan"/>
            <w:rtl w:val="0"/>
            <w:rPrChange w:author="Valeria Tapia" w:id="1394" w:date="2026-10-05T12:55:00Z">
              <w:rPr>
                <w:rFonts w:ascii="Times New Roman" w:cs="Times New Roman" w:eastAsia="Times New Roman" w:hAnsi="Times New Roman"/>
              </w:rPr>
            </w:rPrChange>
          </w:rPr>
          <w:t xml:space="preserve">la </w:t>
        </w:r>
        <w:r w:rsidDel="00000000" w:rsidR="00000000" w:rsidRPr="00000000">
          <w:rPr>
            <w:color w:val="ff0000"/>
            <w:highlight w:val="cyan"/>
            <w:rtl w:val="0"/>
            <w:rPrChange w:author="Valeria Tapia" w:id="1395" w:date="2026-10-05T12:55:00Z">
              <w:rPr/>
            </w:rPrChange>
          </w:rPr>
          <w:t xml:space="preserve">representatividad en las operaciones de comercio exterior, </w:t>
        </w:r>
        <w:r w:rsidDel="00000000" w:rsidR="00000000" w:rsidRPr="00000000">
          <w:rPr>
            <w:color w:val="ff0000"/>
            <w:highlight w:val="cyan"/>
            <w:rtl w:val="0"/>
            <w:rPrChange w:author="Valeria Tapia" w:id="1396" w:date="2026-10-05T12:55:00Z">
              <w:rPr>
                <w:rFonts w:ascii="Times New Roman" w:cs="Times New Roman" w:eastAsia="Times New Roman" w:hAnsi="Times New Roman"/>
              </w:rPr>
            </w:rPrChange>
          </w:rPr>
          <w:t xml:space="preserve"> los usuarios y </w:t>
        </w:r>
        <w:r w:rsidDel="00000000" w:rsidR="00000000" w:rsidRPr="00000000">
          <w:rPr>
            <w:color w:val="ff0000"/>
            <w:highlight w:val="cyan"/>
            <w:rtl w:val="0"/>
            <w:rPrChange w:author="Valeria Tapia" w:id="1397" w:date="2026-10-05T12:55:00Z">
              <w:rPr/>
            </w:rPrChange>
          </w:rPr>
          <w:t xml:space="preserve">de corresponder las </w:t>
        </w:r>
        <w:r w:rsidDel="00000000" w:rsidR="00000000" w:rsidRPr="00000000">
          <w:rPr>
            <w:color w:val="ff0000"/>
            <w:highlight w:val="cyan"/>
            <w:rtl w:val="0"/>
            <w:rPrChange w:author="Valeria Tapia" w:id="1398" w:date="2026-10-05T12:55:00Z">
              <w:rPr>
                <w:rFonts w:ascii="Times New Roman" w:cs="Times New Roman" w:eastAsia="Times New Roman" w:hAnsi="Times New Roman"/>
              </w:rPr>
            </w:rPrChange>
          </w:rPr>
          <w:t xml:space="preserve">entidades involucradas, </w:t>
        </w:r>
        <w:r w:rsidDel="00000000" w:rsidR="00000000" w:rsidRPr="00000000">
          <w:rPr>
            <w:color w:val="ff0000"/>
            <w:highlight w:val="cyan"/>
            <w:rtl w:val="0"/>
            <w:rPrChange w:author="Valeria Tapia" w:id="1399" w:date="2026-10-05T12:55:00Z">
              <w:rPr/>
            </w:rPrChange>
          </w:rPr>
          <w:t xml:space="preserve">el alcance de las adecuaciones informáticas, técnicos y normativos que tendrá su implementación en la VUCE. </w:t>
        </w:r>
        <w:r w:rsidDel="00000000" w:rsidR="00000000" w:rsidRPr="00000000">
          <w:rPr>
            <w:rtl w:val="0"/>
          </w:rPr>
        </w:r>
      </w:ins>
    </w:p>
    <w:p w:rsidR="00000000" w:rsidDel="00000000" w:rsidP="00000000" w:rsidRDefault="00000000" w:rsidRPr="00000000" w14:paraId="00000471">
      <w:pPr>
        <w:pStyle w:val="Heading5"/>
        <w:tabs>
          <w:tab w:val="left" w:leader="none" w:pos="1701"/>
        </w:tabs>
        <w:rPr>
          <w:ins w:author="Valeria Tapia" w:id="1238" w:date="2026-09-30T12:35:00Z"/>
          <w:color w:val="ff0000"/>
          <w:highlight w:val="cyan"/>
          <w:rPrChange w:author="Valeria Tapia" w:id="1403" w:date="2026-10-02T10:47:00Z">
            <w:rPr/>
          </w:rPrChange>
        </w:rPr>
        <w:pPrChange w:author="Valeria Tapia" w:id="0" w:date="2026-10-02T10:47: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b w:val="1"/>
            <w:bCs w:val="1"/>
            <w:color w:val="ff0000"/>
            <w:highlight w:val="cyan"/>
            <w:rtl w:val="0"/>
            <w:rPrChange w:author="Valeria Tapia" w:id="1401" w:date="2026-10-05T12:55:00Z">
              <w:rPr>
                <w:b w:val="1"/>
                <w:bCs w:val="1"/>
              </w:rPr>
            </w:rPrChange>
          </w:rPr>
          <w:t xml:space="preserve"> </w:t>
        </w:r>
        <w:r w:rsidDel="00000000" w:rsidR="00000000" w:rsidRPr="00000000">
          <w:rPr>
            <w:color w:val="ff0000"/>
            <w:highlight w:val="cyan"/>
            <w:rtl w:val="0"/>
            <w:rPrChange w:author="Valeria Tapia" w:id="1401" w:date="2026-10-05T12:55:00Z">
              <w:rPr/>
            </w:rPrChange>
          </w:rPr>
          <w:t xml:space="preserve"> </w:t>
        </w:r>
        <w:r w:rsidDel="00000000" w:rsidR="00000000" w:rsidRPr="00000000">
          <w:rPr>
            <w:rtl w:val="0"/>
          </w:rPr>
        </w:r>
      </w:ins>
    </w:p>
    <w:p w:rsidR="00000000" w:rsidDel="00000000" w:rsidP="00000000" w:rsidRDefault="00000000" w:rsidRPr="00000000" w14:paraId="00000472">
      <w:pPr>
        <w:pStyle w:val="Heading5"/>
        <w:numPr>
          <w:ilvl w:val="0"/>
          <w:numId w:val="45"/>
        </w:numPr>
        <w:tabs>
          <w:tab w:val="left" w:leader="none" w:pos="1701"/>
        </w:tabs>
        <w:ind w:left="0" w:firstLine="0"/>
        <w:rPr>
          <w:ins w:author="Valeria Tapia" w:id="1238" w:date="2026-09-30T12:35:00Z"/>
        </w:rPr>
      </w:pPr>
      <w:ins w:author="Valeria Tapia" w:id="1238" w:date="2026-09-30T12:35:00Z">
        <w:r w:rsidDel="00000000" w:rsidR="00000000" w:rsidRPr="00000000">
          <w:rPr>
            <w:b w:val="1"/>
            <w:bCs w:val="1"/>
            <w:color w:val="ff0000"/>
            <w:highlight w:val="cyan"/>
            <w:rtl w:val="0"/>
            <w:rPrChange w:author="Valeria Tapia" w:id="1404" w:date="2026-10-05T12:55:00Z">
              <w:rPr>
                <w:b w:val="1"/>
                <w:bCs w:val="1"/>
              </w:rPr>
            </w:rPrChange>
          </w:rPr>
          <w:t xml:space="preserve">(RELEVAMIENTO DE INFORMACIÓN). </w:t>
        </w:r>
        <w:r w:rsidDel="00000000" w:rsidR="00000000" w:rsidRPr="00000000">
          <w:rPr>
            <w:color w:val="ff0000"/>
            <w:highlight w:val="cyan"/>
            <w:rtl w:val="0"/>
            <w:rPrChange w:author="Valeria Tapia" w:id="1404" w:date="2026-10-05T12:55:00Z">
              <w:rPr/>
            </w:rPrChange>
          </w:rPr>
          <w:t xml:space="preserve">La AN  realizará relevamiento de información</w:t>
        </w:r>
        <w:r w:rsidDel="00000000" w:rsidR="00000000" w:rsidRPr="00000000">
          <w:rPr>
            <w:color w:val="ff0000"/>
            <w:highlight w:val="cyan"/>
            <w:rtl w:val="0"/>
            <w:rPrChange w:author="Valeria Tapia" w:id="1405" w:date="2026-10-05T12:55:00Z">
              <w:rPr>
                <w:rFonts w:ascii="Times New Roman" w:cs="Times New Roman" w:eastAsia="Times New Roman" w:hAnsi="Times New Roman"/>
              </w:rPr>
            </w:rPrChange>
          </w:rPr>
          <w:t xml:space="preserve">, revisión y análisis de la informació</w:t>
        </w:r>
        <w:r w:rsidDel="00000000" w:rsidR="00000000" w:rsidRPr="00000000">
          <w:rPr>
            <w:color w:val="ff0000"/>
            <w:highlight w:val="cyan"/>
            <w:rtl w:val="0"/>
            <w:rPrChange w:author="Valeria Tapia" w:id="1406" w:date="2026-10-05T12:55:00Z">
              <w:rPr/>
            </w:rPrChange>
          </w:rPr>
          <w:t xml:space="preserve">n</w:t>
        </w:r>
        <w:r w:rsidDel="00000000" w:rsidR="00000000" w:rsidRPr="00000000">
          <w:rPr>
            <w:color w:val="ff0000"/>
            <w:highlight w:val="cyan"/>
            <w:rtl w:val="0"/>
            <w:rPrChange w:author="Valeria Tapia" w:id="1407" w:date="2026-10-05T12:55:00Z">
              <w:rPr>
                <w:rFonts w:ascii="Times New Roman" w:cs="Times New Roman" w:eastAsia="Times New Roman" w:hAnsi="Times New Roman"/>
              </w:rPr>
            </w:rPrChange>
          </w:rPr>
          <w:t xml:space="preserve"> técnica, normativa y operativa </w:t>
        </w:r>
        <w:r w:rsidDel="00000000" w:rsidR="00000000" w:rsidRPr="00000000">
          <w:rPr>
            <w:color w:val="ff0000"/>
            <w:highlight w:val="cyan"/>
            <w:rtl w:val="0"/>
            <w:rPrChange w:author="Valeria Tapia" w:id="1408" w:date="2026-10-05T12:55:00Z">
              <w:rPr/>
            </w:rPrChange>
          </w:rPr>
          <w:t xml:space="preserve">entre otros elementos necesarios </w:t>
        </w:r>
        <w:r w:rsidDel="00000000" w:rsidR="00000000" w:rsidRPr="00000000">
          <w:rPr>
            <w:color w:val="ff0000"/>
            <w:highlight w:val="cyan"/>
            <w:rtl w:val="0"/>
            <w:rPrChange w:author="Valeria Tapia" w:id="1409" w:date="2026-10-05T12:55:00Z">
              <w:rPr>
                <w:rFonts w:ascii="Times New Roman" w:cs="Times New Roman" w:eastAsia="Times New Roman" w:hAnsi="Times New Roman"/>
              </w:rPr>
            </w:rPrChange>
          </w:rPr>
          <w:t xml:space="preserve">relacionada con el servicio</w:t>
        </w:r>
        <w:r w:rsidDel="00000000" w:rsidR="00000000" w:rsidRPr="00000000">
          <w:rPr>
            <w:color w:val="ff0000"/>
            <w:highlight w:val="cyan"/>
            <w:rtl w:val="0"/>
            <w:rPrChange w:author="Valeria Tapia" w:id="1410" w:date="2026-10-05T12:55:00Z">
              <w:rPr/>
            </w:rPrChange>
          </w:rPr>
          <w:t xml:space="preserve"> que se va implementar en la VUCE. </w:t>
        </w:r>
      </w:ins>
    </w:p>
    <w:p w:rsidR="00000000" w:rsidDel="00000000" w:rsidP="00000000" w:rsidRDefault="00000000" w:rsidRPr="00000000" w14:paraId="00000473">
      <w:pPr>
        <w:rPr>
          <w:ins w:author="Valeria Tapia" w:id="1238" w:date="2026-09-30T12:35:00Z"/>
          <w:rFonts w:ascii="Open Sans Light" w:cs="Open Sans Light" w:eastAsia="Open Sans Light" w:hAnsi="Open Sans Light"/>
          <w:b w:val="0"/>
          <w:bCs w:val="0"/>
          <w:color w:val="ff0000"/>
          <w:sz w:val="24"/>
          <w:szCs w:val="24"/>
          <w:highlight w:val="cyan"/>
          <w:rPrChange w:author="Valeria Tapia" w:id="1411" w:date="2026-10-05T12:55:00Z">
            <w:rPr>
              <w:b w:val="0"/>
              <w:bCs w:val="0"/>
            </w:rPr>
          </w:rPrChange>
        </w:rPr>
      </w:pPr>
      <w:ins w:author="Valeria Tapia" w:id="1238" w:date="2026-09-30T12:35:00Z">
        <w:r w:rsidDel="00000000" w:rsidR="00000000" w:rsidRPr="00000000">
          <w:rPr>
            <w:rtl w:val="0"/>
          </w:rPr>
        </w:r>
      </w:ins>
    </w:p>
    <w:p w:rsidR="00000000" w:rsidDel="00000000" w:rsidP="00000000" w:rsidRDefault="00000000" w:rsidRPr="00000000" w14:paraId="00000474">
      <w:pPr>
        <w:pStyle w:val="Heading5"/>
        <w:numPr>
          <w:ilvl w:val="0"/>
          <w:numId w:val="45"/>
        </w:numPr>
        <w:tabs>
          <w:tab w:val="left" w:leader="none" w:pos="1701"/>
        </w:tabs>
        <w:ind w:left="0" w:firstLine="0"/>
        <w:rPr>
          <w:ins w:author="Valeria Tapia" w:id="1238" w:date="2026-09-30T12:35:00Z"/>
        </w:rPr>
      </w:pPr>
      <w:ins w:author="Valeria Tapia" w:id="1238" w:date="2026-09-30T12:35:00Z">
        <w:r w:rsidDel="00000000" w:rsidR="00000000" w:rsidRPr="00000000">
          <w:rPr>
            <w:color w:val="ff0000"/>
            <w:highlight w:val="cyan"/>
            <w:rtl w:val="0"/>
            <w:rPrChange w:author="Valeria Tapia" w:id="1412" w:date="2026-10-05T12:55:00Z">
              <w:rPr>
                <w:b w:val="1"/>
                <w:bCs w:val="1"/>
              </w:rPr>
            </w:rPrChange>
          </w:rPr>
          <w:t xml:space="preserve"> </w:t>
        </w:r>
        <w:r w:rsidDel="00000000" w:rsidR="00000000" w:rsidRPr="00000000">
          <w:rPr>
            <w:b w:val="1"/>
            <w:bCs w:val="1"/>
            <w:color w:val="ff0000"/>
            <w:highlight w:val="cyan"/>
            <w:rtl w:val="0"/>
            <w:rPrChange w:author="Valeria Tapia" w:id="1413" w:date="2026-10-05T12:55:00Z">
              <w:rPr>
                <w:b w:val="1"/>
                <w:bCs w:val="1"/>
              </w:rPr>
            </w:rPrChange>
          </w:rPr>
          <w:t xml:space="preserve">(ELABORACIÓN Y APROBACION DE LA PROPUESTA DEL NUEVO SERVICIO). </w:t>
        </w:r>
        <w:r w:rsidDel="00000000" w:rsidR="00000000" w:rsidRPr="00000000">
          <w:rPr>
            <w:color w:val="ff0000"/>
            <w:highlight w:val="cyan"/>
            <w:rtl w:val="0"/>
            <w:rPrChange w:author="Valeria Tapia" w:id="1414" w:date="2026-10-05T12:55:00Z">
              <w:rPr>
                <w:b w:val="1"/>
                <w:bCs w:val="1"/>
              </w:rPr>
            </w:rPrChange>
          </w:rPr>
          <w:t xml:space="preserve">I.</w:t>
        </w:r>
        <w:r w:rsidDel="00000000" w:rsidR="00000000" w:rsidRPr="00000000">
          <w:rPr>
            <w:b w:val="1"/>
            <w:bCs w:val="1"/>
            <w:color w:val="ff0000"/>
            <w:highlight w:val="cyan"/>
            <w:rtl w:val="0"/>
            <w:rPrChange w:author="Valeria Tapia" w:id="1415" w:date="2026-10-05T12:55:00Z">
              <w:rPr>
                <w:b w:val="1"/>
                <w:bCs w:val="1"/>
              </w:rPr>
            </w:rPrChange>
          </w:rPr>
          <w:t xml:space="preserve"> </w:t>
        </w:r>
        <w:r w:rsidDel="00000000" w:rsidR="00000000" w:rsidRPr="00000000">
          <w:rPr>
            <w:color w:val="ff0000"/>
            <w:highlight w:val="cyan"/>
            <w:rtl w:val="0"/>
            <w:rPrChange w:author="Valeria Tapia" w:id="1416" w:date="2026-10-05T12:55:00Z">
              <w:rPr>
                <w:b w:val="1"/>
                <w:bCs w:val="1"/>
              </w:rPr>
            </w:rPrChange>
          </w:rPr>
          <w:t xml:space="preserve">U</w:t>
        </w:r>
        <w:r w:rsidDel="00000000" w:rsidR="00000000" w:rsidRPr="00000000">
          <w:rPr>
            <w:color w:val="ff0000"/>
            <w:highlight w:val="cyan"/>
            <w:rtl w:val="0"/>
            <w:rPrChange w:author="Valeria Tapia" w:id="1417" w:date="2026-10-05T12:55:00Z">
              <w:rPr/>
            </w:rPrChange>
          </w:rPr>
          <w:t xml:space="preserve">na vez concluido el relevamiento de información, la AN deberá elaborar la propuesta del nuevo servicio a incorporarse en la VUCE, considerando los siguientes aspectos, entre otros, dependiendo de las características que se requiera para su implementación:</w:t>
        </w:r>
      </w:ins>
    </w:p>
    <w:p w:rsidR="00000000" w:rsidDel="00000000" w:rsidP="00000000" w:rsidRDefault="00000000" w:rsidRPr="00000000" w14:paraId="00000475">
      <w:pPr>
        <w:pStyle w:val="Heading5"/>
        <w:tabs>
          <w:tab w:val="left" w:leader="none" w:pos="1701"/>
        </w:tabs>
        <w:rPr>
          <w:ins w:author="Valeria Tapia" w:id="1238" w:date="2026-09-30T12:35:00Z"/>
          <w:color w:val="ff0000"/>
          <w:highlight w:val="cyan"/>
          <w:rPrChange w:author="Valeria Tapia" w:id="1418" w:date="2026-10-02T11:09:00Z">
            <w:rPr/>
          </w:rPrChange>
        </w:rPr>
        <w:pPrChange w:author="Valeria Tapia" w:id="0" w:date="2026-10-02T11:09: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76">
      <w:pPr>
        <w:pStyle w:val="Heading5"/>
        <w:numPr>
          <w:ilvl w:val="0"/>
          <w:numId w:val="18"/>
        </w:numPr>
        <w:tabs>
          <w:tab w:val="left" w:leader="none" w:pos="1701"/>
        </w:tabs>
        <w:ind w:left="360" w:hanging="360"/>
        <w:rPr>
          <w:ins w:author="Valeria Tapia" w:id="1238" w:date="2026-09-30T12:35:00Z"/>
          <w:color w:val="ff0000"/>
          <w:highlight w:val="cyan"/>
          <w:rPrChange w:author="Valeria Tapia" w:id="1419" w:date="2026-10-02T11:13:00Z">
            <w:rPr/>
          </w:rPrChange>
        </w:rPr>
        <w:pPrChange w:author="Valeria Tapia" w:id="0" w:date="2026-10-02T11:13: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17" w:date="2026-10-05T12:55:00Z">
              <w:rPr/>
            </w:rPrChange>
          </w:rPr>
          <w:t xml:space="preserve">Objetivo del servicio</w:t>
        </w:r>
      </w:ins>
    </w:p>
    <w:p w:rsidR="00000000" w:rsidDel="00000000" w:rsidP="00000000" w:rsidRDefault="00000000" w:rsidRPr="00000000" w14:paraId="00000477">
      <w:pPr>
        <w:pStyle w:val="Heading5"/>
        <w:numPr>
          <w:ilvl w:val="0"/>
          <w:numId w:val="18"/>
        </w:numPr>
        <w:tabs>
          <w:tab w:val="left" w:leader="none" w:pos="1701"/>
        </w:tabs>
        <w:ind w:left="360" w:hanging="360"/>
        <w:rPr>
          <w:ins w:author="Valeria Tapia" w:id="1238" w:date="2026-09-30T12:35:00Z"/>
          <w:color w:val="ff0000"/>
          <w:highlight w:val="cyan"/>
          <w:rPrChange w:author="Valeria Tapia" w:id="1420" w:date="2026-10-02T11:13:00Z">
            <w:rPr/>
          </w:rPrChange>
        </w:rPr>
        <w:pPrChange w:author="Valeria Tapia" w:id="0" w:date="2026-10-02T11:13: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17" w:date="2026-10-05T12:55:00Z">
              <w:rPr/>
            </w:rPrChange>
          </w:rPr>
          <w:t xml:space="preserve">Entidades involucradas</w:t>
        </w:r>
      </w:ins>
    </w:p>
    <w:p w:rsidR="00000000" w:rsidDel="00000000" w:rsidP="00000000" w:rsidRDefault="00000000" w:rsidRPr="00000000" w14:paraId="0000047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360" w:right="0" w:hanging="360"/>
        <w:jc w:val="both"/>
        <w:rPr>
          <w:ins w:author="Valeria Tapia" w:id="1238" w:date="2026-09-30T12:35:00Z"/>
          <w:rFonts w:ascii="Open Sans Light" w:cs="Open Sans Light" w:eastAsia="Open Sans Light" w:hAnsi="Open Sans Light"/>
          <w:b w:val="0"/>
          <w:bCs w:val="0"/>
          <w:i w:val="0"/>
          <w:iCs w:val="0"/>
          <w:smallCaps w:val="0"/>
          <w:strike w:val="0"/>
          <w:color w:val="ff0000"/>
          <w:sz w:val="24"/>
          <w:szCs w:val="24"/>
          <w:highlight w:val="cyan"/>
          <w:u w:val="none"/>
          <w:vertAlign w:val="baseline"/>
          <w:rPrChange w:author="Valeria Tapia" w:id="1421" w:date="2026-10-02T11:13:00Z">
            <w:rPr/>
          </w:rPrChange>
        </w:rPr>
        <w:pPrChange w:author="Valeria Tapia" w:id="0" w:date="2026-10-02T11:13: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17" w:date="2026-10-05T12:55:00Z">
              <w:rPr/>
            </w:rPrChange>
          </w:rPr>
          <w:t xml:space="preserve">Situación Actual</w:t>
        </w:r>
      </w:ins>
    </w:p>
    <w:p w:rsidR="00000000" w:rsidDel="00000000" w:rsidP="00000000" w:rsidRDefault="00000000" w:rsidRPr="00000000" w14:paraId="0000047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360" w:right="0" w:hanging="360"/>
        <w:jc w:val="both"/>
        <w:rPr>
          <w:ins w:author="Valeria Tapia" w:id="1238" w:date="2026-09-30T12:35:00Z"/>
          <w:rFonts w:ascii="Open Sans Light" w:cs="Open Sans Light" w:eastAsia="Open Sans Light" w:hAnsi="Open Sans Light"/>
          <w:b w:val="0"/>
          <w:bCs w:val="0"/>
          <w:i w:val="0"/>
          <w:iCs w:val="0"/>
          <w:smallCaps w:val="0"/>
          <w:strike w:val="0"/>
          <w:color w:val="ff0000"/>
          <w:sz w:val="24"/>
          <w:szCs w:val="24"/>
          <w:highlight w:val="cyan"/>
          <w:u w:val="none"/>
          <w:vertAlign w:val="baseline"/>
          <w:rPrChange w:author="Valeria Tapia" w:id="1422" w:date="2026-10-02T11:13:00Z">
            <w:rPr/>
          </w:rPrChange>
        </w:rPr>
        <w:pPrChange w:author="Valeria Tapia" w:id="0" w:date="2026-10-02T11:13: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17" w:date="2026-10-05T12:55:00Z">
              <w:rPr/>
            </w:rPrChange>
          </w:rPr>
          <w:t xml:space="preserve">Propuesta </w:t>
        </w:r>
      </w:ins>
    </w:p>
    <w:p w:rsidR="00000000" w:rsidDel="00000000" w:rsidP="00000000" w:rsidRDefault="00000000" w:rsidRPr="00000000" w14:paraId="0000047A">
      <w:pPr>
        <w:pStyle w:val="Heading5"/>
        <w:numPr>
          <w:ilvl w:val="0"/>
          <w:numId w:val="19"/>
        </w:numPr>
        <w:tabs>
          <w:tab w:val="left" w:leader="none" w:pos="1701"/>
        </w:tabs>
        <w:ind w:left="720" w:hanging="360"/>
        <w:rPr>
          <w:ins w:author="Valeria Tapia" w:id="1238" w:date="2026-09-30T12:35:00Z"/>
          <w:color w:val="ff0000"/>
          <w:highlight w:val="cyan"/>
          <w:rPrChange w:author="Valeria Tapia" w:id="1423" w:date="2026-10-02T11:13:00Z">
            <w:rPr/>
          </w:rPrChange>
        </w:rPr>
        <w:pPrChange w:author="Valeria Tapia" w:id="0" w:date="2026-10-02T11:13: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17" w:date="2026-10-05T12:55:00Z">
              <w:rPr/>
            </w:rPrChange>
          </w:rPr>
          <w:t xml:space="preserve">Beneficios</w:t>
        </w:r>
      </w:ins>
    </w:p>
    <w:p w:rsidR="00000000" w:rsidDel="00000000" w:rsidP="00000000" w:rsidRDefault="00000000" w:rsidRPr="00000000" w14:paraId="0000047B">
      <w:pPr>
        <w:pStyle w:val="Heading5"/>
        <w:numPr>
          <w:ilvl w:val="0"/>
          <w:numId w:val="19"/>
        </w:numPr>
        <w:tabs>
          <w:tab w:val="left" w:leader="none" w:pos="1701"/>
        </w:tabs>
        <w:ind w:left="720" w:hanging="360"/>
        <w:rPr>
          <w:ins w:author="Valeria Tapia" w:id="1238" w:date="2026-09-30T12:35:00Z"/>
          <w:color w:val="ff0000"/>
          <w:highlight w:val="cyan"/>
          <w:rPrChange w:author="Valeria Tapia" w:id="1424" w:date="2026-10-02T11:13:00Z">
            <w:rPr/>
          </w:rPrChange>
        </w:rPr>
        <w:pPrChange w:author="Valeria Tapia" w:id="0" w:date="2026-10-02T11:13: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17" w:date="2026-10-05T12:55:00Z">
              <w:rPr/>
            </w:rPrChange>
          </w:rPr>
          <w:t xml:space="preserve">Impacto esperado en la facilitación del comercio exterior, </w:t>
        </w:r>
      </w:ins>
    </w:p>
    <w:p w:rsidR="00000000" w:rsidDel="00000000" w:rsidP="00000000" w:rsidRDefault="00000000" w:rsidRPr="00000000" w14:paraId="0000047C">
      <w:pPr>
        <w:pStyle w:val="Heading5"/>
        <w:numPr>
          <w:ilvl w:val="0"/>
          <w:numId w:val="19"/>
        </w:numPr>
        <w:tabs>
          <w:tab w:val="left" w:leader="none" w:pos="1701"/>
        </w:tabs>
        <w:ind w:left="720" w:hanging="360"/>
        <w:rPr>
          <w:ins w:author="Valeria Tapia" w:id="1238" w:date="2026-09-30T12:35:00Z"/>
          <w:color w:val="ff0000"/>
          <w:highlight w:val="cyan"/>
          <w:rPrChange w:author="Valeria Tapia" w:id="1425" w:date="2026-10-02T11:13:00Z">
            <w:rPr/>
          </w:rPrChange>
        </w:rPr>
        <w:pPrChange w:author="Valeria Tapia" w:id="0" w:date="2026-10-02T11:13: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17" w:date="2026-10-05T12:55:00Z">
              <w:rPr/>
            </w:rPrChange>
          </w:rPr>
          <w:t xml:space="preserve">Adecuaciones de la normativa vigente (de corresponder)</w:t>
        </w:r>
      </w:ins>
    </w:p>
    <w:p w:rsidR="00000000" w:rsidDel="00000000" w:rsidP="00000000" w:rsidRDefault="00000000" w:rsidRPr="00000000" w14:paraId="0000047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720" w:right="0" w:hanging="360"/>
        <w:jc w:val="both"/>
        <w:rPr>
          <w:ins w:author="Valeria Tapia" w:id="1238" w:date="2026-09-30T12:35:00Z"/>
          <w:rFonts w:ascii="Open Sans Light" w:cs="Open Sans Light" w:eastAsia="Open Sans Light" w:hAnsi="Open Sans Light"/>
          <w:b w:val="0"/>
          <w:bCs w:val="0"/>
          <w:i w:val="0"/>
          <w:iCs w:val="0"/>
          <w:smallCaps w:val="0"/>
          <w:strike w:val="0"/>
          <w:color w:val="ff0000"/>
          <w:sz w:val="24"/>
          <w:szCs w:val="24"/>
          <w:highlight w:val="cyan"/>
          <w:u w:val="none"/>
          <w:vertAlign w:val="baseline"/>
          <w:rPrChange w:author="Valeria Tapia" w:id="1426" w:date="2026-10-02T11:13:00Z">
            <w:rPr/>
          </w:rPrChange>
        </w:rPr>
        <w:pPrChange w:author="Valeria Tapia" w:id="0" w:date="2026-10-02T11:13: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17" w:date="2026-10-05T12:55:00Z">
              <w:rPr/>
            </w:rPrChange>
          </w:rPr>
          <w:t xml:space="preserve">Requerimiento Funcional preliminar</w:t>
        </w:r>
      </w:ins>
    </w:p>
    <w:p w:rsidR="00000000" w:rsidDel="00000000" w:rsidP="00000000" w:rsidRDefault="00000000" w:rsidRPr="00000000" w14:paraId="0000047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720" w:right="0" w:hanging="360"/>
        <w:jc w:val="both"/>
        <w:rPr>
          <w:ins w:author="Valeria Tapia" w:id="1238" w:date="2026-09-30T12:35:00Z"/>
          <w:rFonts w:ascii="Open Sans Light" w:cs="Open Sans Light" w:eastAsia="Open Sans Light" w:hAnsi="Open Sans Light"/>
          <w:b w:val="0"/>
          <w:bCs w:val="0"/>
          <w:i w:val="0"/>
          <w:iCs w:val="0"/>
          <w:smallCaps w:val="0"/>
          <w:strike w:val="0"/>
          <w:color w:val="ff0000"/>
          <w:sz w:val="24"/>
          <w:szCs w:val="24"/>
          <w:highlight w:val="cyan"/>
          <w:u w:val="none"/>
          <w:vertAlign w:val="baseline"/>
          <w:rPrChange w:author="Valeria Tapia" w:id="1427" w:date="2026-10-02T11:13:00Z">
            <w:rPr/>
          </w:rPrChange>
        </w:rPr>
        <w:pPrChange w:author="Valeria Tapia" w:id="0" w:date="2026-10-02T11:13: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17" w:date="2026-10-05T12:55:00Z">
              <w:rPr/>
            </w:rPrChange>
          </w:rPr>
          <w:t xml:space="preserve">Plan de trabajo </w:t>
        </w:r>
      </w:ins>
    </w:p>
    <w:p w:rsidR="00000000" w:rsidDel="00000000" w:rsidP="00000000" w:rsidRDefault="00000000" w:rsidRPr="00000000" w14:paraId="0000047F">
      <w:pPr>
        <w:tabs>
          <w:tab w:val="left" w:leader="none" w:pos="1701"/>
        </w:tabs>
        <w:rPr>
          <w:ins w:author="Valeria Tapia" w:id="1238" w:date="2026-09-30T12:35:00Z"/>
          <w:color w:val="ff0000"/>
          <w:highlight w:val="cyan"/>
          <w:rPrChange w:author="Valeria Tapia" w:id="1428" w:date="2026-10-02T11:11:00Z">
            <w:rPr/>
          </w:rPrChange>
        </w:rPr>
        <w:pPrChange w:author="Valeria Tapia" w:id="0" w:date="2026-10-02T11:11: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17" w:date="2026-10-05T12:55:00Z">
              <w:rPr/>
            </w:rPrChange>
          </w:rPr>
          <w:t xml:space="preserve">5. Otros </w:t>
        </w:r>
      </w:ins>
    </w:p>
    <w:p w:rsidR="00000000" w:rsidDel="00000000" w:rsidP="00000000" w:rsidRDefault="00000000" w:rsidRPr="00000000" w14:paraId="00000480">
      <w:pPr>
        <w:tabs>
          <w:tab w:val="left" w:leader="none" w:pos="1701"/>
        </w:tabs>
        <w:rPr>
          <w:ins w:author="Valeria Tapia" w:id="1238" w:date="2026-09-30T12:35:00Z"/>
          <w:color w:val="ff0000"/>
          <w:highlight w:val="cyan"/>
          <w:rPrChange w:author="Valeria Tapia" w:id="1429" w:date="2026-10-02T11:11:00Z">
            <w:rPr/>
          </w:rPrChange>
        </w:rPr>
        <w:pPrChange w:author="Valeria Tapia" w:id="0" w:date="2026-10-02T11:11: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81">
      <w:pPr>
        <w:tabs>
          <w:tab w:val="left" w:leader="none" w:pos="1701"/>
        </w:tabs>
        <w:rPr>
          <w:ins w:author="Valeria Tapia" w:id="1238" w:date="2026-09-30T12:35:00Z"/>
          <w:color w:val="ff0000"/>
          <w:highlight w:val="cyan"/>
          <w:rPrChange w:author="Valeria Tapia" w:id="1430" w:date="2026-10-02T11:11:00Z">
            <w:rPr/>
          </w:rPrChange>
        </w:rPr>
        <w:pPrChange w:author="Valeria Tapia" w:id="0" w:date="2026-10-02T11:11: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17" w:date="2026-10-05T12:55:00Z">
              <w:rPr/>
            </w:rPrChange>
          </w:rPr>
          <w:t xml:space="preserve">II. La propuesta será revisada y validada por la AN y de corresponder por las EPEs, de identificarse ajustes a la propuesta, la AN deber</w:t>
        </w:r>
      </w:ins>
    </w:p>
    <w:p w:rsidR="00000000" w:rsidDel="00000000" w:rsidP="00000000" w:rsidRDefault="00000000" w:rsidRPr="00000000" w14:paraId="00000482">
      <w:pPr>
        <w:tabs>
          <w:tab w:val="left" w:leader="none" w:pos="1701"/>
        </w:tabs>
        <w:rPr>
          <w:ins w:author="Valeria Tapia" w:id="1238" w:date="2026-09-30T12:35:00Z"/>
          <w:color w:val="ff0000"/>
          <w:highlight w:val="cyan"/>
          <w:rPrChange w:author="Valeria Tapia" w:id="1431" w:date="2026-10-02T11:11:00Z">
            <w:rPr/>
          </w:rPrChange>
        </w:rPr>
        <w:pPrChange w:author="Valeria Tapia" w:id="0" w:date="2026-10-02T11:11: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17" w:date="2026-10-05T12:55:00Z">
              <w:rPr/>
            </w:rPrChange>
          </w:rPr>
          <w:t xml:space="preserve"> </w:t>
        </w:r>
      </w:ins>
    </w:p>
    <w:p w:rsidR="00000000" w:rsidDel="00000000" w:rsidP="00000000" w:rsidRDefault="00000000" w:rsidRPr="00000000" w14:paraId="00000483">
      <w:pPr>
        <w:pStyle w:val="Heading5"/>
        <w:numPr>
          <w:ilvl w:val="0"/>
          <w:numId w:val="45"/>
        </w:numPr>
        <w:tabs>
          <w:tab w:val="left" w:leader="none" w:pos="1701"/>
        </w:tabs>
        <w:ind w:left="0" w:firstLine="0"/>
        <w:rPr>
          <w:ins w:author="Valeria Tapia" w:id="1238" w:date="2026-09-30T12:35:00Z"/>
        </w:rPr>
      </w:pPr>
      <w:ins w:author="Valeria Tapia" w:id="1238" w:date="2026-09-30T12:35:00Z">
        <w:r w:rsidDel="00000000" w:rsidR="00000000" w:rsidRPr="00000000">
          <w:rPr>
            <w:color w:val="ff0000"/>
            <w:highlight w:val="cyan"/>
            <w:rtl w:val="0"/>
            <w:rPrChange w:author="Valeria Tapia" w:id="1417" w:date="2026-10-05T12:55:00Z">
              <w:rPr/>
            </w:rPrChange>
          </w:rPr>
          <w:t xml:space="preserve"> </w:t>
        </w:r>
        <w:r w:rsidDel="00000000" w:rsidR="00000000" w:rsidRPr="00000000">
          <w:rPr>
            <w:b w:val="1"/>
            <w:bCs w:val="1"/>
            <w:color w:val="ff0000"/>
            <w:highlight w:val="cyan"/>
            <w:rtl w:val="0"/>
            <w:rPrChange w:author="Valeria Tapia" w:id="1432" w:date="2026-10-05T12:55:00Z">
              <w:rPr/>
            </w:rPrChange>
          </w:rPr>
          <w:t xml:space="preserve">(</w:t>
        </w:r>
        <w:r w:rsidDel="00000000" w:rsidR="00000000" w:rsidRPr="00000000">
          <w:rPr>
            <w:b w:val="1"/>
            <w:bCs w:val="1"/>
            <w:color w:val="ff0000"/>
            <w:highlight w:val="cyan"/>
            <w:rtl w:val="0"/>
            <w:rPrChange w:author="Valeria Tapia" w:id="1433" w:date="2026-10-05T12:55:00Z">
              <w:rPr>
                <w:b w:val="1"/>
                <w:bCs w:val="1"/>
              </w:rPr>
            </w:rPrChange>
          </w:rPr>
          <w:t xml:space="preserve">ELABORACIÓN DEL REQUERIMIENTO FUNCIONAL</w:t>
        </w:r>
        <w:r w:rsidDel="00000000" w:rsidR="00000000" w:rsidRPr="00000000">
          <w:rPr>
            <w:b w:val="1"/>
            <w:bCs w:val="1"/>
            <w:color w:val="ff0000"/>
            <w:highlight w:val="cyan"/>
            <w:rtl w:val="0"/>
            <w:rPrChange w:author="Valeria Tapia" w:id="1434" w:date="2026-10-05T12:55:00Z">
              <w:rPr/>
            </w:rPrChange>
          </w:rPr>
          <w:t xml:space="preserve">)</w:t>
        </w:r>
        <w:r w:rsidDel="00000000" w:rsidR="00000000" w:rsidRPr="00000000">
          <w:rPr>
            <w:color w:val="ff0000"/>
            <w:highlight w:val="cyan"/>
            <w:rtl w:val="0"/>
            <w:rPrChange w:author="Valeria Tapia" w:id="1435" w:date="2026-10-05T12:55:00Z">
              <w:rPr/>
            </w:rPrChange>
          </w:rPr>
          <w:t xml:space="preserve">. I. Una vez aprobada la propuesta de incorporación del servicio a la VUCE, la AN elaborará el requerimiento funcional que incluye, entre otros:</w:t>
        </w:r>
      </w:ins>
    </w:p>
    <w:p w:rsidR="00000000" w:rsidDel="00000000" w:rsidP="00000000" w:rsidRDefault="00000000" w:rsidRPr="00000000" w14:paraId="00000484">
      <w:pPr>
        <w:tabs>
          <w:tab w:val="left" w:leader="none" w:pos="1701"/>
        </w:tabs>
        <w:rPr>
          <w:ins w:author="Valeria Tapia" w:id="1238" w:date="2026-09-30T12:35:00Z"/>
          <w:color w:val="ff0000"/>
          <w:highlight w:val="cyan"/>
          <w:rPrChange w:author="Valeria Tapia" w:id="1436" w:date="2026-10-02T10:58:00Z">
            <w:rPr/>
          </w:rPrChange>
        </w:rPr>
        <w:pPrChange w:author="Valeria Tapia" w:id="0" w:date="2026-10-02T10:58: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720" w:right="0" w:hanging="360"/>
        <w:jc w:val="both"/>
        <w:rPr>
          <w:ins w:author="Valeria Tapia" w:id="1238" w:date="2026-09-30T12:35:00Z"/>
          <w:b w:val="0"/>
          <w:bCs w:val="0"/>
          <w:i w:val="0"/>
          <w:iCs w:val="0"/>
          <w:smallCaps w:val="0"/>
          <w:strike w:val="0"/>
          <w:color w:val="ff0000"/>
          <w:sz w:val="24"/>
          <w:szCs w:val="24"/>
          <w:highlight w:val="cyan"/>
          <w:u w:val="none"/>
          <w:vertAlign w:val="baseline"/>
          <w:rPrChange w:author="Valeria Tapia" w:id="1437" w:date="2026-10-02T11:46:00Z">
            <w:rPr/>
          </w:rPrChange>
        </w:rPr>
        <w:pPrChange w:author="Valeria Tapia" w:id="0" w:date="2026-10-02T11:46: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35" w:date="2026-10-05T12:55:00Z">
              <w:rPr/>
            </w:rPrChange>
          </w:rPr>
          <w:t xml:space="preserve">Diseño de interfaces</w:t>
        </w:r>
      </w:ins>
    </w:p>
    <w:p w:rsidR="00000000" w:rsidDel="00000000" w:rsidP="00000000" w:rsidRDefault="00000000" w:rsidRPr="00000000" w14:paraId="0000048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720" w:right="0" w:hanging="360"/>
        <w:jc w:val="both"/>
        <w:rPr>
          <w:ins w:author="Valeria Tapia" w:id="1238" w:date="2026-09-30T12:35:00Z"/>
          <w:b w:val="0"/>
          <w:bCs w:val="0"/>
          <w:i w:val="0"/>
          <w:iCs w:val="0"/>
          <w:smallCaps w:val="0"/>
          <w:strike w:val="0"/>
          <w:color w:val="ff0000"/>
          <w:sz w:val="24"/>
          <w:szCs w:val="24"/>
          <w:highlight w:val="cyan"/>
          <w:u w:val="none"/>
          <w:vertAlign w:val="baseline"/>
          <w:rPrChange w:author="Valeria Tapia" w:id="1438" w:date="2026-10-02T11:46:00Z">
            <w:rPr/>
          </w:rPrChange>
        </w:rPr>
        <w:pPrChange w:author="Valeria Tapia" w:id="0" w:date="2026-10-02T11:46: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35" w:date="2026-10-05T12:55:00Z">
              <w:rPr/>
            </w:rPrChange>
          </w:rPr>
          <w:t xml:space="preserve">Diagrama de Actividades</w:t>
        </w:r>
      </w:ins>
    </w:p>
    <w:p w:rsidR="00000000" w:rsidDel="00000000" w:rsidP="00000000" w:rsidRDefault="00000000" w:rsidRPr="00000000" w14:paraId="0000048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720" w:right="0" w:hanging="360"/>
        <w:jc w:val="both"/>
        <w:rPr>
          <w:ins w:author="Valeria Tapia" w:id="1238" w:date="2026-09-30T12:35:00Z"/>
          <w:b w:val="0"/>
          <w:bCs w:val="0"/>
          <w:i w:val="0"/>
          <w:iCs w:val="0"/>
          <w:smallCaps w:val="0"/>
          <w:strike w:val="0"/>
          <w:color w:val="ff0000"/>
          <w:sz w:val="24"/>
          <w:szCs w:val="24"/>
          <w:highlight w:val="cyan"/>
          <w:u w:val="none"/>
          <w:vertAlign w:val="baseline"/>
          <w:rPrChange w:author="Valeria Tapia" w:id="1439" w:date="2026-10-02T11:46:00Z">
            <w:rPr/>
          </w:rPrChange>
        </w:rPr>
        <w:pPrChange w:author="Valeria Tapia" w:id="0" w:date="2026-10-02T11:46: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35" w:date="2026-10-05T12:55:00Z">
              <w:rPr/>
            </w:rPrChange>
          </w:rPr>
          <w:t xml:space="preserve">Diagrama de Estados</w:t>
        </w:r>
      </w:ins>
    </w:p>
    <w:p w:rsidR="00000000" w:rsidDel="00000000" w:rsidP="00000000" w:rsidRDefault="00000000" w:rsidRPr="00000000" w14:paraId="0000048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720" w:right="0" w:hanging="360"/>
        <w:jc w:val="both"/>
        <w:rPr>
          <w:ins w:author="Valeria Tapia" w:id="1238" w:date="2026-09-30T12:35:00Z"/>
          <w:b w:val="0"/>
          <w:bCs w:val="0"/>
          <w:i w:val="0"/>
          <w:iCs w:val="0"/>
          <w:smallCaps w:val="0"/>
          <w:strike w:val="0"/>
          <w:color w:val="ff0000"/>
          <w:sz w:val="24"/>
          <w:szCs w:val="24"/>
          <w:highlight w:val="cyan"/>
          <w:u w:val="none"/>
          <w:vertAlign w:val="baseline"/>
          <w:rPrChange w:author="Valeria Tapia" w:id="1440" w:date="2026-10-02T11:46:00Z">
            <w:rPr/>
          </w:rPrChange>
        </w:rPr>
        <w:pPrChange w:author="Valeria Tapia" w:id="0" w:date="2026-10-02T11:46: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35" w:date="2026-10-05T12:55:00Z">
              <w:rPr/>
            </w:rPrChange>
          </w:rPr>
          <w:t xml:space="preserve">Diccionario de Datos</w:t>
        </w:r>
      </w:ins>
    </w:p>
    <w:p w:rsidR="00000000" w:rsidDel="00000000" w:rsidP="00000000" w:rsidRDefault="00000000" w:rsidRPr="00000000" w14:paraId="0000048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720" w:right="0" w:hanging="360"/>
        <w:jc w:val="both"/>
        <w:rPr>
          <w:ins w:author="Valeria Tapia" w:id="1238" w:date="2026-09-30T12:35:00Z"/>
          <w:b w:val="0"/>
          <w:bCs w:val="0"/>
          <w:i w:val="0"/>
          <w:iCs w:val="0"/>
          <w:smallCaps w:val="0"/>
          <w:strike w:val="0"/>
          <w:color w:val="ff0000"/>
          <w:sz w:val="24"/>
          <w:szCs w:val="24"/>
          <w:highlight w:val="cyan"/>
          <w:u w:val="none"/>
          <w:vertAlign w:val="baseline"/>
          <w:rPrChange w:author="Valeria Tapia" w:id="1441" w:date="2026-10-02T11:46:00Z">
            <w:rPr/>
          </w:rPrChange>
        </w:rPr>
        <w:pPrChange w:author="Valeria Tapia" w:id="0" w:date="2026-10-02T11:46: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35" w:date="2026-10-05T12:55:00Z">
              <w:rPr/>
            </w:rPrChange>
          </w:rPr>
          <w:t xml:space="preserve">Otros de corresponder</w:t>
        </w:r>
      </w:ins>
    </w:p>
    <w:p w:rsidR="00000000" w:rsidDel="00000000" w:rsidP="00000000" w:rsidRDefault="00000000" w:rsidRPr="00000000" w14:paraId="0000048A">
      <w:pPr>
        <w:tabs>
          <w:tab w:val="left" w:leader="none" w:pos="1701"/>
        </w:tabs>
        <w:rPr>
          <w:ins w:author="Valeria Tapia" w:id="1238" w:date="2026-09-30T12:35:00Z"/>
          <w:color w:val="ff0000"/>
          <w:highlight w:val="cyan"/>
          <w:rPrChange w:author="Valeria Tapia" w:id="1442" w:date="2026-10-02T10:58:00Z">
            <w:rPr/>
          </w:rPrChange>
        </w:rPr>
        <w:pPrChange w:author="Valeria Tapia" w:id="0" w:date="2026-10-02T10:58: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8B">
      <w:pPr>
        <w:tabs>
          <w:tab w:val="left" w:leader="none" w:pos="1701"/>
        </w:tabs>
        <w:rPr>
          <w:ins w:author="Valeria Tapia" w:id="1238" w:date="2026-09-30T12:35:00Z"/>
          <w:color w:val="ff0000"/>
          <w:highlight w:val="cyan"/>
          <w:rPrChange w:author="Valeria Tapia" w:id="1443" w:date="2026-10-02T10:58:00Z">
            <w:rPr/>
          </w:rPrChange>
        </w:rPr>
        <w:pPrChange w:author="Valeria Tapia" w:id="0" w:date="2026-10-02T10:58: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35" w:date="2026-10-05T12:55:00Z">
              <w:rPr/>
            </w:rPrChange>
          </w:rPr>
          <w:t xml:space="preserve">II. Cuando la incorporación del servicio, requiera adecuaciones por la EPEs, la AN deberá realizar las coordinaciones necesarias para    </w:t>
        </w:r>
      </w:ins>
    </w:p>
    <w:p w:rsidR="00000000" w:rsidDel="00000000" w:rsidP="00000000" w:rsidRDefault="00000000" w:rsidRPr="00000000" w14:paraId="0000048C">
      <w:pPr>
        <w:tabs>
          <w:tab w:val="left" w:leader="none" w:pos="1701"/>
        </w:tabs>
        <w:rPr>
          <w:ins w:author="Valeria Tapia" w:id="1238" w:date="2026-09-30T12:35:00Z"/>
          <w:color w:val="ff0000"/>
          <w:highlight w:val="cyan"/>
          <w:rPrChange w:author="Valeria Tapia" w:id="1444" w:date="2026-10-02T10:58:00Z">
            <w:rPr/>
          </w:rPrChange>
        </w:rPr>
        <w:pPrChange w:author="Valeria Tapia" w:id="0" w:date="2026-10-02T10:58: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8D">
      <w:pPr>
        <w:pStyle w:val="Heading5"/>
        <w:numPr>
          <w:ilvl w:val="0"/>
          <w:numId w:val="45"/>
        </w:numPr>
        <w:tabs>
          <w:tab w:val="left" w:leader="none" w:pos="1701"/>
        </w:tabs>
        <w:ind w:left="0" w:firstLine="0"/>
        <w:rPr>
          <w:ins w:author="Valeria Tapia" w:id="1238" w:date="2026-09-30T12:35:00Z"/>
        </w:rPr>
      </w:pPr>
      <w:ins w:author="Valeria Tapia" w:id="1238" w:date="2026-09-30T12:35:00Z">
        <w:r w:rsidDel="00000000" w:rsidR="00000000" w:rsidRPr="00000000">
          <w:rPr>
            <w:color w:val="ff0000"/>
            <w:highlight w:val="cyan"/>
            <w:rtl w:val="0"/>
            <w:rPrChange w:author="Valeria Tapia" w:id="1435" w:date="2026-10-05T12:55:00Z">
              <w:rPr/>
            </w:rPrChange>
          </w:rPr>
          <w:t xml:space="preserve"> </w:t>
        </w:r>
        <w:r w:rsidDel="00000000" w:rsidR="00000000" w:rsidRPr="00000000">
          <w:rPr>
            <w:b w:val="1"/>
            <w:bCs w:val="1"/>
            <w:color w:val="ff0000"/>
            <w:highlight w:val="cyan"/>
            <w:rtl w:val="0"/>
            <w:rPrChange w:author="Valeria Tapia" w:id="1445" w:date="2026-10-05T12:55:00Z">
              <w:rPr/>
            </w:rPrChange>
          </w:rPr>
          <w:t xml:space="preserve">(DESARROLLO DE FUNCIONALIDADES</w:t>
        </w:r>
        <w:r w:rsidDel="00000000" w:rsidR="00000000" w:rsidRPr="00000000">
          <w:rPr>
            <w:b w:val="1"/>
            <w:bCs w:val="1"/>
            <w:color w:val="ff0000"/>
            <w:highlight w:val="cyan"/>
            <w:rtl w:val="0"/>
            <w:rPrChange w:author="Valeria Tapia" w:id="1446" w:date="2026-10-05T12:55:00Z">
              <w:rPr>
                <w:b w:val="1"/>
                <w:bCs w:val="1"/>
              </w:rPr>
            </w:rPrChange>
          </w:rPr>
          <w:t xml:space="preserve"> Y CONTROL DE CALIDAD</w:t>
        </w:r>
        <w:r w:rsidDel="00000000" w:rsidR="00000000" w:rsidRPr="00000000">
          <w:rPr>
            <w:b w:val="1"/>
            <w:bCs w:val="1"/>
            <w:color w:val="ff0000"/>
            <w:highlight w:val="cyan"/>
            <w:rtl w:val="0"/>
            <w:rPrChange w:author="Valeria Tapia" w:id="1447" w:date="2026-10-05T12:55:00Z">
              <w:rPr/>
            </w:rPrChange>
          </w:rPr>
          <w:t xml:space="preserve">)</w:t>
        </w:r>
        <w:r w:rsidDel="00000000" w:rsidR="00000000" w:rsidRPr="00000000">
          <w:rPr>
            <w:b w:val="1"/>
            <w:bCs w:val="1"/>
            <w:color w:val="ff0000"/>
            <w:highlight w:val="cyan"/>
            <w:rtl w:val="0"/>
            <w:rPrChange w:author="Valeria Tapia" w:id="1448" w:date="2026-10-05T12:55:00Z">
              <w:rPr>
                <w:b w:val="1"/>
                <w:bCs w:val="1"/>
              </w:rPr>
            </w:rPrChange>
          </w:rPr>
          <w:t xml:space="preserve">.- </w:t>
        </w:r>
        <w:r w:rsidDel="00000000" w:rsidR="00000000" w:rsidRPr="00000000">
          <w:rPr>
            <w:color w:val="ff0000"/>
            <w:highlight w:val="cyan"/>
            <w:rtl w:val="0"/>
            <w:rPrChange w:author="Valeria Tapia" w:id="1448" w:date="2026-10-05T12:55:00Z">
              <w:rPr/>
            </w:rPrChange>
          </w:rPr>
          <w:t xml:space="preserve">I. La AN realizará el desarrollo de las funcionalidades, considerando los plazos previstos para tal efecto. De requerir habilitaciones y/o validaciones en los sistemas de las EPEs o en el módulo estándar, y usuarios de prueba, entre otros, la AN deberá gestionar dichos aspectos con las entidades, de forma previa a la conclusión del desarrollo de funcionalidades, a efectos de realizar el control de calidad y funcional.  </w:t>
        </w:r>
        <w:r w:rsidDel="00000000" w:rsidR="00000000" w:rsidRPr="00000000">
          <w:rPr>
            <w:rtl w:val="0"/>
          </w:rPr>
        </w:r>
      </w:ins>
    </w:p>
    <w:p w:rsidR="00000000" w:rsidDel="00000000" w:rsidP="00000000" w:rsidRDefault="00000000" w:rsidRPr="00000000" w14:paraId="0000048E">
      <w:pPr>
        <w:pStyle w:val="Heading5"/>
        <w:tabs>
          <w:tab w:val="left" w:leader="none" w:pos="1701"/>
        </w:tabs>
        <w:rPr>
          <w:ins w:author="Valeria Tapia" w:id="1238" w:date="2026-09-30T12:35:00Z"/>
          <w:color w:val="ff0000"/>
          <w:highlight w:val="cyan"/>
          <w:rPrChange w:author="Valeria Tapia" w:id="1451" w:date="2026-10-02T11:51:00Z">
            <w:rPr/>
          </w:rPrChange>
        </w:rPr>
        <w:pPrChange w:author="Valeria Tapia" w:id="0" w:date="2026-10-02T11:51: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8F">
      <w:pPr>
        <w:tabs>
          <w:tab w:val="left" w:leader="none" w:pos="1701"/>
        </w:tabs>
        <w:rPr>
          <w:ins w:author="Valeria Tapia" w:id="1238" w:date="2026-09-30T12:35:00Z"/>
          <w:color w:val="ff0000"/>
          <w:highlight w:val="cyan"/>
          <w:rPrChange w:author="Valeria Tapia" w:id="1452" w:date="2026-10-02T11:52:00Z">
            <w:rPr/>
          </w:rPrChange>
        </w:rPr>
        <w:pPrChange w:author="Valeria Tapia" w:id="0" w:date="2026-10-02T11:52: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50" w:date="2026-10-05T12:55:00Z">
              <w:rPr/>
            </w:rPrChange>
          </w:rPr>
          <w:t xml:space="preserve">II. Una vez concluido el desarrollo funcional, la AN realizará el control de calidad, a fin de verificar la correcta aplicación de la funcionalidad y su rendimiento en el sistema de la VUCE. </w:t>
        </w:r>
      </w:ins>
    </w:p>
    <w:p w:rsidR="00000000" w:rsidDel="00000000" w:rsidP="00000000" w:rsidRDefault="00000000" w:rsidRPr="00000000" w14:paraId="00000490">
      <w:pPr>
        <w:tabs>
          <w:tab w:val="left" w:leader="none" w:pos="1701"/>
        </w:tabs>
        <w:rPr>
          <w:ins w:author="Valeria Tapia" w:id="1238" w:date="2026-09-30T12:35:00Z"/>
          <w:color w:val="ff0000"/>
          <w:highlight w:val="cyan"/>
          <w:rPrChange w:author="Valeria Tapia" w:id="1453" w:date="2026-10-02T11:52:00Z">
            <w:rPr/>
          </w:rPrChange>
        </w:rPr>
        <w:pPrChange w:author="Valeria Tapia" w:id="0" w:date="2026-10-02T11:52: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91">
      <w:pPr>
        <w:tabs>
          <w:tab w:val="left" w:leader="none" w:pos="1701"/>
        </w:tabs>
        <w:rPr>
          <w:ins w:author="Valeria Tapia" w:id="1238" w:date="2026-09-30T12:35:00Z"/>
          <w:color w:val="ff0000"/>
          <w:highlight w:val="cyan"/>
          <w:rPrChange w:author="Valeria Tapia" w:id="1454" w:date="2026-10-02T11:52:00Z">
            <w:rPr/>
          </w:rPrChange>
        </w:rPr>
        <w:pPrChange w:author="Valeria Tapia" w:id="0" w:date="2026-10-02T11:52: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50" w:date="2026-10-05T12:55:00Z">
              <w:rPr/>
            </w:rPrChange>
          </w:rPr>
          <w:t xml:space="preserve">III. Cuando el servicio incluya adecuaciones por las EPEs, estas deberán realizar las adecuaciones informáticas correspondientes, de acuerdo a los plazos previstos  en el R-711 y el R-710 para la implementación del servicio en la VUCE. Concluido el desarrollo por la AN y las EPEs, llevarán a cabo de forma conjunta el control de calidad. </w:t>
        </w:r>
      </w:ins>
    </w:p>
    <w:p w:rsidR="00000000" w:rsidDel="00000000" w:rsidP="00000000" w:rsidRDefault="00000000" w:rsidRPr="00000000" w14:paraId="00000492">
      <w:pPr>
        <w:pStyle w:val="Heading5"/>
        <w:tabs>
          <w:tab w:val="left" w:leader="none" w:pos="1701"/>
        </w:tabs>
        <w:rPr>
          <w:ins w:author="Valeria Tapia" w:id="1238" w:date="2026-09-30T12:35:00Z"/>
          <w:color w:val="ff0000"/>
          <w:highlight w:val="cyan"/>
          <w:rPrChange w:author="Valeria Tapia" w:id="1455" w:date="2026-10-02T11:51:00Z">
            <w:rPr/>
          </w:rPrChange>
        </w:rPr>
        <w:pPrChange w:author="Valeria Tapia" w:id="0" w:date="2026-10-02T11:51: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50" w:date="2026-10-05T12:55:00Z">
              <w:rPr/>
            </w:rPrChange>
          </w:rPr>
          <w:t xml:space="preserve"> </w:t>
        </w:r>
        <w:r w:rsidDel="00000000" w:rsidR="00000000" w:rsidRPr="00000000">
          <w:rPr>
            <w:rtl w:val="0"/>
          </w:rPr>
        </w:r>
      </w:ins>
    </w:p>
    <w:p w:rsidR="00000000" w:rsidDel="00000000" w:rsidP="00000000" w:rsidRDefault="00000000" w:rsidRPr="00000000" w14:paraId="00000493">
      <w:pPr>
        <w:pStyle w:val="Heading5"/>
        <w:numPr>
          <w:ilvl w:val="0"/>
          <w:numId w:val="45"/>
        </w:numPr>
        <w:tabs>
          <w:tab w:val="left" w:leader="none" w:pos="1701"/>
        </w:tabs>
        <w:ind w:left="0" w:firstLine="0"/>
        <w:rPr>
          <w:ins w:author="Valeria Tapia" w:id="1238" w:date="2026-09-30T12:35:00Z"/>
        </w:rPr>
      </w:pPr>
      <w:ins w:author="Valeria Tapia" w:id="1238" w:date="2026-09-30T12:35:00Z">
        <w:r w:rsidDel="00000000" w:rsidR="00000000" w:rsidRPr="00000000">
          <w:rPr>
            <w:color w:val="ff0000"/>
            <w:highlight w:val="cyan"/>
            <w:rtl w:val="0"/>
            <w:rPrChange w:author="Valeria Tapia" w:id="1450" w:date="2026-10-05T12:55:00Z">
              <w:rPr/>
            </w:rPrChange>
          </w:rPr>
          <w:t xml:space="preserve"> </w:t>
        </w:r>
        <w:r w:rsidDel="00000000" w:rsidR="00000000" w:rsidRPr="00000000">
          <w:rPr>
            <w:b w:val="1"/>
            <w:bCs w:val="1"/>
            <w:color w:val="ff0000"/>
            <w:highlight w:val="cyan"/>
            <w:rtl w:val="0"/>
            <w:rPrChange w:author="Valeria Tapia" w:id="1456" w:date="2026-10-05T12:55:00Z">
              <w:rPr/>
            </w:rPrChange>
          </w:rPr>
          <w:t xml:space="preserve">(</w:t>
        </w:r>
        <w:r w:rsidDel="00000000" w:rsidR="00000000" w:rsidRPr="00000000">
          <w:rPr>
            <w:b w:val="1"/>
            <w:bCs w:val="1"/>
            <w:color w:val="ff0000"/>
            <w:highlight w:val="cyan"/>
            <w:rtl w:val="0"/>
            <w:rPrChange w:author="Valeria Tapia" w:id="1457" w:date="2026-10-05T12:55:00Z">
              <w:rPr>
                <w:b w:val="1"/>
                <w:bCs w:val="1"/>
              </w:rPr>
            </w:rPrChange>
          </w:rPr>
          <w:t xml:space="preserve">CONTROL FUNCIONAL</w:t>
        </w:r>
        <w:r w:rsidDel="00000000" w:rsidR="00000000" w:rsidRPr="00000000">
          <w:rPr>
            <w:b w:val="1"/>
            <w:bCs w:val="1"/>
            <w:color w:val="ff0000"/>
            <w:highlight w:val="cyan"/>
            <w:rtl w:val="0"/>
            <w:rPrChange w:author="Valeria Tapia" w:id="1458" w:date="2026-10-05T12:55:00Z">
              <w:rPr/>
            </w:rPrChange>
          </w:rPr>
          <w:t xml:space="preserve">).</w:t>
        </w:r>
        <w:r w:rsidDel="00000000" w:rsidR="00000000" w:rsidRPr="00000000">
          <w:rPr>
            <w:color w:val="ff0000"/>
            <w:highlight w:val="cyan"/>
            <w:rtl w:val="0"/>
            <w:rPrChange w:author="Valeria Tapia" w:id="1459" w:date="2026-10-05T12:55:00Z">
              <w:rPr/>
            </w:rPrChange>
          </w:rPr>
          <w:t xml:space="preserve"> I. Concluido el control de calidad, la AN realizarán las pruebas de funcionalidad, para emitir la conformidad a través del registro de control funcional correspondiente. </w:t>
        </w:r>
      </w:ins>
    </w:p>
    <w:p w:rsidR="00000000" w:rsidDel="00000000" w:rsidP="00000000" w:rsidRDefault="00000000" w:rsidRPr="00000000" w14:paraId="00000494">
      <w:pPr>
        <w:pStyle w:val="Heading5"/>
        <w:tabs>
          <w:tab w:val="left" w:leader="none" w:pos="1701"/>
        </w:tabs>
        <w:rPr>
          <w:ins w:author="Valeria Tapia" w:id="1238" w:date="2026-09-30T12:35:00Z"/>
          <w:color w:val="ff0000"/>
          <w:highlight w:val="cyan"/>
          <w:rPrChange w:author="Valeria Tapia" w:id="1460" w:date="2026-10-02T12:46:00Z">
            <w:rPr/>
          </w:rPrChange>
        </w:rPr>
        <w:pPrChange w:author="Valeria Tapia" w:id="0" w:date="2026-10-02T12:46: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95">
      <w:pPr>
        <w:pStyle w:val="Heading5"/>
        <w:tabs>
          <w:tab w:val="left" w:leader="none" w:pos="1701"/>
        </w:tabs>
        <w:rPr>
          <w:ins w:author="Valeria Tapia" w:id="1238" w:date="2026-09-30T12:35:00Z"/>
          <w:color w:val="ff0000"/>
          <w:highlight w:val="cyan"/>
          <w:rPrChange w:author="Valeria Tapia" w:id="1463" w:date="2026-10-02T12:46:00Z">
            <w:rPr/>
          </w:rPrChange>
        </w:rPr>
        <w:pPrChange w:author="Valeria Tapia" w:id="0" w:date="2026-10-02T12:46: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color w:val="ff0000"/>
            <w:highlight w:val="cyan"/>
            <w:rtl w:val="0"/>
            <w:rPrChange w:author="Valeria Tapia" w:id="1459" w:date="2026-10-05T12:55:00Z">
              <w:rPr/>
            </w:rPrChange>
          </w:rPr>
          <w:t xml:space="preserve">II. Cuando las adecuaciones sean de forma conjunta con las EPEs, una vez concluido el control funcional, de no tener observaciones las EPEs, deberán registrar y remitir el R-425, conforme Anexo xx del presente Reglamento, al correo electrónico </w:t>
        </w:r>
        <w:r w:rsidDel="00000000" w:rsidR="00000000" w:rsidRPr="00000000">
          <w:fldChar w:fldCharType="begin"/>
        </w:r>
        <w:r w:rsidDel="00000000" w:rsidR="00000000" w:rsidRPr="00000000">
          <w:instrText xml:space="preserve">HYPERLINK "mailto:contacto.entidades@vuce.gob.bo"</w:instrText>
        </w:r>
        <w:r w:rsidDel="00000000" w:rsidR="00000000" w:rsidRPr="00000000">
          <w:fldChar w:fldCharType="separate"/>
        </w:r>
        <w:r w:rsidDel="00000000" w:rsidR="00000000" w:rsidRPr="00000000">
          <w:rPr>
            <w:color w:val="ff0000"/>
            <w:highlight w:val="cyan"/>
            <w:u w:val="single"/>
            <w:rtl w:val="0"/>
            <w:rPrChange w:author="Valeria Tapia" w:id="1461" w:date="2026-10-05T12:55:00Z">
              <w:rPr/>
            </w:rPrChange>
          </w:rPr>
          <w:t xml:space="preserve">contacto.entidades@vuce.gob.bo</w:t>
        </w:r>
        <w:r w:rsidDel="00000000" w:rsidR="00000000" w:rsidRPr="00000000">
          <w:fldChar w:fldCharType="end"/>
        </w:r>
        <w:r w:rsidDel="00000000" w:rsidR="00000000" w:rsidRPr="00000000">
          <w:rPr>
            <w:color w:val="ff0000"/>
            <w:highlight w:val="cyan"/>
            <w:rtl w:val="0"/>
            <w:rPrChange w:author="Valeria Tapia" w:id="1462" w:date="2026-10-05T12:55:00Z">
              <w:rPr/>
            </w:rPrChange>
          </w:rPr>
          <w:t xml:space="preserve"> y nota forma a la AN. En caso de que la EPEs identifique observaciones, las mismas deben ser formuladas con base al requerimiento funcional suscrito y remitido a la AN.   </w:t>
        </w:r>
      </w:ins>
    </w:p>
    <w:p w:rsidR="00000000" w:rsidDel="00000000" w:rsidP="00000000" w:rsidRDefault="00000000" w:rsidRPr="00000000" w14:paraId="00000496">
      <w:pPr>
        <w:tabs>
          <w:tab w:val="left" w:leader="none" w:pos="1701"/>
        </w:tabs>
        <w:rPr>
          <w:ins w:author="Valeria Tapia" w:id="1238" w:date="2026-09-30T12:35:00Z"/>
          <w:color w:val="ff0000"/>
          <w:highlight w:val="cyan"/>
          <w:rPrChange w:author="Valeria Tapia" w:id="1464" w:date="2026-10-02T12:02:00Z">
            <w:rPr/>
          </w:rPrChange>
        </w:rPr>
        <w:pPrChange w:author="Valeria Tapia" w:id="0" w:date="2026-10-02T12:02: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9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ins w:author="Valeria Tapia" w:id="1238" w:date="2026-09-30T12:35:00Z"/>
          <w:rFonts w:ascii="Open Sans Light" w:cs="Open Sans Light" w:eastAsia="Open Sans Light" w:hAnsi="Open Sans Light"/>
          <w:b w:val="1"/>
          <w:bCs w:val="1"/>
          <w:i w:val="0"/>
          <w:iCs w:val="0"/>
          <w:smallCaps w:val="0"/>
          <w:strike w:val="0"/>
          <w:color w:val="ff0000"/>
          <w:sz w:val="24"/>
          <w:szCs w:val="24"/>
          <w:highlight w:val="cyan"/>
          <w:u w:val="none"/>
          <w:vertAlign w:val="baseline"/>
          <w:rPrChange w:author="Valeria Tapia" w:id="1466" w:date="2026-10-05T12:55:00Z">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rPrChange>
        </w:rPr>
      </w:pPr>
      <w:ins w:author="Valeria Tapia" w:id="1238" w:date="2026-09-30T12:35:00Z">
        <w:r w:rsidDel="00000000" w:rsidR="00000000" w:rsidRPr="00000000">
          <w:rPr>
            <w:rFonts w:ascii="Open Sans Light" w:cs="Open Sans Light" w:eastAsia="Open Sans Light" w:hAnsi="Open Sans Light"/>
            <w:b w:val="1"/>
            <w:bCs w:val="1"/>
            <w:i w:val="0"/>
            <w:iCs w:val="0"/>
            <w:smallCaps w:val="0"/>
            <w:strike w:val="0"/>
            <w:color w:val="ff0000"/>
            <w:sz w:val="24"/>
            <w:szCs w:val="24"/>
            <w:highlight w:val="cyan"/>
            <w:u w:val="none"/>
            <w:vertAlign w:val="baseline"/>
            <w:rtl w:val="0"/>
            <w:rPrChange w:author="Valeria Tapia" w:id="1465" w:date="2026-10-05T12:55:00Z">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rPrChange>
          </w:rPr>
          <w:t xml:space="preserve">CAPÍTULO II</w:t>
        </w:r>
        <w:r w:rsidDel="00000000" w:rsidR="00000000" w:rsidRPr="00000000">
          <w:rPr>
            <w:rtl w:val="0"/>
          </w:rPr>
        </w:r>
      </w:ins>
    </w:p>
    <w:p w:rsidR="00000000" w:rsidDel="00000000" w:rsidP="00000000" w:rsidRDefault="00000000" w:rsidRPr="00000000" w14:paraId="00000498">
      <w:pPr>
        <w:keepNext w:val="1"/>
        <w:tabs>
          <w:tab w:val="left" w:leader="none" w:pos="700"/>
          <w:tab w:val="left" w:leader="none" w:pos="980"/>
        </w:tabs>
        <w:jc w:val="center"/>
        <w:rPr>
          <w:ins w:author="Valeria Tapia" w:id="1238" w:date="2026-09-30T12:35:00Z"/>
          <w:b w:val="1"/>
          <w:bCs w:val="1"/>
          <w:color w:val="ff0000"/>
          <w:highlight w:val="cyan"/>
          <w:rPrChange w:author="Valeria Tapia" w:id="1466" w:date="2026-10-05T12:55:00Z">
            <w:rPr>
              <w:b w:val="1"/>
              <w:bCs w:val="1"/>
            </w:rPr>
          </w:rPrChange>
        </w:rPr>
      </w:pPr>
      <w:ins w:author="Valeria Tapia" w:id="1238" w:date="2026-09-30T12:35:00Z">
        <w:r w:rsidDel="00000000" w:rsidR="00000000" w:rsidRPr="00000000">
          <w:rPr>
            <w:b w:val="1"/>
            <w:bCs w:val="1"/>
            <w:color w:val="ff0000"/>
            <w:highlight w:val="cyan"/>
            <w:rtl w:val="0"/>
            <w:rPrChange w:author="Valeria Tapia" w:id="1466" w:date="2026-10-05T12:55:00Z">
              <w:rPr>
                <w:b w:val="1"/>
                <w:bCs w:val="1"/>
              </w:rPr>
            </w:rPrChange>
          </w:rPr>
          <w:t xml:space="preserve">IMPLEMENTACIÓN DEL SERVICIO EN LA VUCE</w:t>
        </w:r>
      </w:ins>
    </w:p>
    <w:p w:rsidR="00000000" w:rsidDel="00000000" w:rsidP="00000000" w:rsidRDefault="00000000" w:rsidRPr="00000000" w14:paraId="00000499">
      <w:pPr>
        <w:tabs>
          <w:tab w:val="left" w:leader="none" w:pos="1701"/>
        </w:tabs>
        <w:rPr>
          <w:ins w:author="Valeria Tapia" w:id="1238" w:date="2026-09-30T12:35:00Z"/>
          <w:color w:val="ff0000"/>
          <w:highlight w:val="cyan"/>
          <w:rPrChange w:author="Valeria Tapia" w:id="1468" w:date="2026-10-02T12:02:00Z">
            <w:rPr/>
          </w:rPrChange>
        </w:rPr>
        <w:pPrChange w:author="Valeria Tapia" w:id="0" w:date="2026-10-02T12:02: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9A">
      <w:pPr>
        <w:pStyle w:val="Heading5"/>
        <w:numPr>
          <w:ilvl w:val="0"/>
          <w:numId w:val="45"/>
        </w:numPr>
        <w:tabs>
          <w:tab w:val="left" w:leader="none" w:pos="1701"/>
        </w:tabs>
        <w:ind w:left="0" w:firstLine="0"/>
        <w:rPr>
          <w:ins w:author="Valeria Tapia" w:id="1238" w:date="2026-09-30T12:35:00Z"/>
        </w:rPr>
      </w:pPr>
      <w:ins w:author="Valeria Tapia" w:id="1238" w:date="2026-09-30T12:35:00Z">
        <w:r w:rsidDel="00000000" w:rsidR="00000000" w:rsidRPr="00000000">
          <w:rPr>
            <w:b w:val="1"/>
            <w:bCs w:val="1"/>
            <w:color w:val="ff0000"/>
            <w:highlight w:val="cyan"/>
            <w:rtl w:val="0"/>
            <w:rPrChange w:author="Valeria Tapia" w:id="1469" w:date="2026-10-05T12:55:00Z">
              <w:rPr>
                <w:b w:val="1"/>
                <w:bCs w:val="1"/>
              </w:rPr>
            </w:rPrChange>
          </w:rPr>
          <w:t xml:space="preserve">(IMPLEMENTACIÓN DEL SERVICIO EN LA VUCE). </w:t>
        </w:r>
        <w:r w:rsidDel="00000000" w:rsidR="00000000" w:rsidRPr="00000000">
          <w:rPr>
            <w:color w:val="ff0000"/>
            <w:highlight w:val="cyan"/>
            <w:rtl w:val="0"/>
            <w:rPrChange w:author="Valeria Tapia" w:id="1469" w:date="2026-10-05T12:55:00Z">
              <w:rPr/>
            </w:rPrChange>
          </w:rPr>
          <w:t xml:space="preserve">La AN implementara el servicio en la VUCE con base al registro de control funcional, debiendo comunicar la fecha de implementación a los OCE y público en general a través de sus portales institucionales u otro medio de comunicación oficial.</w:t>
        </w:r>
      </w:ins>
    </w:p>
    <w:p w:rsidR="00000000" w:rsidDel="00000000" w:rsidP="00000000" w:rsidRDefault="00000000" w:rsidRPr="00000000" w14:paraId="0000049B">
      <w:pPr>
        <w:pStyle w:val="Heading5"/>
        <w:tabs>
          <w:tab w:val="left" w:leader="none" w:pos="1701"/>
        </w:tabs>
        <w:rPr>
          <w:ins w:author="Valeria Tapia" w:id="1238" w:date="2026-09-30T12:35:00Z"/>
          <w:highlight w:val="cyan"/>
          <w:rPrChange w:author="Valeria Tapia" w:id="1471" w:date="2026-10-02T12:44:00Z">
            <w:rPr/>
          </w:rPrChange>
        </w:rPr>
        <w:pPrChange w:author="Valeria Tapia" w:id="0" w:date="2026-10-02T12:44: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highlight w:val="cyan"/>
            <w:rtl w:val="0"/>
            <w:rPrChange w:author="Valeria Tapia" w:id="1470" w:date="2026-10-05T08:47:00Z">
              <w:rPr/>
            </w:rPrChange>
          </w:rPr>
          <w:t xml:space="preserve">  </w:t>
        </w:r>
      </w:ins>
    </w:p>
    <w:p w:rsidR="00000000" w:rsidDel="00000000" w:rsidP="00000000" w:rsidRDefault="00000000" w:rsidRPr="00000000" w14:paraId="0000049C">
      <w:pPr>
        <w:tabs>
          <w:tab w:val="left" w:leader="none" w:pos="1701"/>
        </w:tabs>
        <w:rPr>
          <w:ins w:author="Valeria Tapia" w:id="1238" w:date="2026-09-30T12:35:00Z"/>
          <w:rPrChange w:author="Valeria Tapia" w:id="1472" w:date="2026-10-02T10:56:00Z">
            <w:rPr/>
          </w:rPrChange>
        </w:rPr>
        <w:pPrChange w:author="Valeria Tapia" w:id="0" w:date="2026-10-02T10:56: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9D">
      <w:pPr>
        <w:tabs>
          <w:tab w:val="left" w:leader="none" w:pos="1701"/>
        </w:tabs>
        <w:rPr>
          <w:ins w:author="Valeria Tapia" w:id="1238" w:date="2026-09-30T12:35:00Z"/>
          <w:rPrChange w:author="Valeria Tapia" w:id="1473" w:date="2026-10-02T10:56:00Z">
            <w:rPr/>
          </w:rPrChange>
        </w:rPr>
        <w:pPrChange w:author="Valeria Tapia" w:id="0" w:date="2026-10-02T10:56:00Z">
          <w:pPr>
            <w:pStyle w:val="Heading5"/>
            <w:numPr>
              <w:ilvl w:val="0"/>
              <w:numId w:val="45"/>
            </w:numPr>
            <w:tabs>
              <w:tab w:val="left" w:leader="none" w:pos="1701"/>
            </w:tabs>
            <w:ind w:left="6067" w:hanging="1813.9999999999998"/>
          </w:pPr>
        </w:pPrChange>
      </w:pPr>
      <w:ins w:author="Valeria Tapia" w:id="1238" w:date="2026-09-30T12:35:00Z">
        <w:r w:rsidDel="00000000" w:rsidR="00000000" w:rsidRPr="00000000">
          <w:rPr>
            <w:rtl w:val="0"/>
          </w:rPr>
        </w:r>
      </w:ins>
    </w:p>
    <w:p w:rsidR="00000000" w:rsidDel="00000000" w:rsidP="00000000" w:rsidRDefault="00000000" w:rsidRPr="00000000" w14:paraId="0000049E">
      <w:pPr>
        <w:rPr>
          <w:rFonts w:ascii="Open Sans Light" w:cs="Open Sans Light" w:eastAsia="Open Sans Light" w:hAnsi="Open Sans Light"/>
          <w:b w:val="0"/>
          <w:bCs w:val="0"/>
          <w:sz w:val="24"/>
          <w:szCs w:val="24"/>
        </w:rPr>
      </w:pPr>
      <w:r w:rsidDel="00000000" w:rsidR="00000000" w:rsidRPr="00000000">
        <w:rPr>
          <w:rtl w:val="0"/>
        </w:rPr>
      </w:r>
    </w:p>
    <w:p w:rsidR="00000000" w:rsidDel="00000000" w:rsidP="00000000" w:rsidRDefault="00000000" w:rsidRPr="00000000" w14:paraId="0000049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left"/>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bookmarkStart w:colFirst="0" w:colLast="0" w:name="_t6h66dv9nr65" w:id="43"/>
      <w:bookmarkEnd w:id="43"/>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HISTORIAL DE CAMBIOS</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0">
      <w:pPr>
        <w:rPr/>
      </w:pPr>
      <w:r w:rsidDel="00000000" w:rsidR="00000000" w:rsidRPr="00000000">
        <w:rPr>
          <w:rtl w:val="0"/>
        </w:rPr>
      </w:r>
    </w:p>
    <w:tbl>
      <w:tblPr>
        <w:tblStyle w:val="Table4"/>
        <w:tblW w:w="9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5387"/>
        <w:gridCol w:w="2973"/>
        <w:tblGridChange w:id="0">
          <w:tblGrid>
            <w:gridCol w:w="1134"/>
            <w:gridCol w:w="5387"/>
            <w:gridCol w:w="2973"/>
          </w:tblGrid>
        </w:tblGridChange>
      </w:tblGrid>
      <w:tr>
        <w:trPr>
          <w:cantSplit w:val="0"/>
          <w:trHeight w:val="966" w:hRule="atLeast"/>
          <w:tblHeader w:val="0"/>
        </w:trPr>
        <w:tc>
          <w:tcPr>
            <w:shd w:fill="ffffff" w:val="clear"/>
          </w:tcPr>
          <w:p w:rsidR="00000000" w:rsidDel="00000000" w:rsidP="00000000" w:rsidRDefault="00000000" w:rsidRPr="00000000" w14:paraId="000004A1">
            <w:pPr>
              <w:spacing w:line="276" w:lineRule="auto"/>
              <w:jc w:val="left"/>
              <w:rPr>
                <w:b w:val="1"/>
                <w:bCs w:val="1"/>
                <w:sz w:val="22"/>
                <w:szCs w:val="22"/>
              </w:rPr>
            </w:pPr>
            <w:r w:rsidDel="00000000" w:rsidR="00000000" w:rsidRPr="00000000">
              <w:rPr>
                <w:b w:val="1"/>
                <w:bCs w:val="1"/>
                <w:sz w:val="22"/>
                <w:szCs w:val="22"/>
                <w:rtl w:val="0"/>
              </w:rPr>
              <w:t xml:space="preserve">Versión</w:t>
            </w:r>
          </w:p>
        </w:tc>
        <w:tc>
          <w:tcPr>
            <w:shd w:fill="ffffff" w:val="clear"/>
          </w:tcPr>
          <w:p w:rsidR="00000000" w:rsidDel="00000000" w:rsidP="00000000" w:rsidRDefault="00000000" w:rsidRPr="00000000" w14:paraId="000004A2">
            <w:pPr>
              <w:spacing w:line="276" w:lineRule="auto"/>
              <w:jc w:val="center"/>
              <w:rPr>
                <w:b w:val="1"/>
                <w:bCs w:val="1"/>
                <w:sz w:val="22"/>
                <w:szCs w:val="22"/>
              </w:rPr>
            </w:pPr>
            <w:r w:rsidDel="00000000" w:rsidR="00000000" w:rsidRPr="00000000">
              <w:rPr>
                <w:b w:val="1"/>
                <w:bCs w:val="1"/>
                <w:sz w:val="22"/>
                <w:szCs w:val="22"/>
                <w:rtl w:val="0"/>
              </w:rPr>
              <w:t xml:space="preserve">Descripción de los Cambios</w:t>
            </w:r>
          </w:p>
        </w:tc>
        <w:tc>
          <w:tcPr>
            <w:shd w:fill="ffffff" w:val="clear"/>
          </w:tcPr>
          <w:p w:rsidR="00000000" w:rsidDel="00000000" w:rsidP="00000000" w:rsidRDefault="00000000" w:rsidRPr="00000000" w14:paraId="000004A3">
            <w:pPr>
              <w:spacing w:line="276" w:lineRule="auto"/>
              <w:jc w:val="center"/>
              <w:rPr>
                <w:b w:val="1"/>
                <w:bCs w:val="1"/>
                <w:sz w:val="22"/>
                <w:szCs w:val="22"/>
              </w:rPr>
            </w:pPr>
            <w:r w:rsidDel="00000000" w:rsidR="00000000" w:rsidRPr="00000000">
              <w:rPr>
                <w:b w:val="1"/>
                <w:bCs w:val="1"/>
                <w:sz w:val="22"/>
                <w:szCs w:val="22"/>
                <w:rtl w:val="0"/>
              </w:rPr>
              <w:t xml:space="preserve">Documento y Fecha de Aprobación de la versión revisada</w:t>
            </w:r>
          </w:p>
        </w:tc>
      </w:tr>
      <w:tr>
        <w:trPr>
          <w:cantSplit w:val="0"/>
          <w:tblHeader w:val="0"/>
        </w:trPr>
        <w:tc>
          <w:tcPr/>
          <w:p w:rsidR="00000000" w:rsidDel="00000000" w:rsidP="00000000" w:rsidRDefault="00000000" w:rsidRPr="00000000" w14:paraId="000004A4">
            <w:pPr>
              <w:spacing w:line="276" w:lineRule="auto"/>
              <w:jc w:val="left"/>
              <w:rPr>
                <w:sz w:val="23"/>
                <w:szCs w:val="23"/>
              </w:rPr>
            </w:pPr>
            <w:r w:rsidDel="00000000" w:rsidR="00000000" w:rsidRPr="00000000">
              <w:rPr>
                <w:sz w:val="23"/>
                <w:szCs w:val="23"/>
                <w:rtl w:val="0"/>
              </w:rPr>
              <w:t xml:space="preserve">1</w:t>
            </w:r>
          </w:p>
        </w:tc>
        <w:tc>
          <w:tcPr/>
          <w:p w:rsidR="00000000" w:rsidDel="00000000" w:rsidP="00000000" w:rsidRDefault="00000000" w:rsidRPr="00000000" w14:paraId="000004A5">
            <w:pPr>
              <w:spacing w:line="276" w:lineRule="auto"/>
              <w:jc w:val="left"/>
              <w:rPr>
                <w:sz w:val="23"/>
                <w:szCs w:val="23"/>
              </w:rPr>
            </w:pPr>
            <w:r w:rsidDel="00000000" w:rsidR="00000000" w:rsidRPr="00000000">
              <w:rPr>
                <w:sz w:val="23"/>
                <w:szCs w:val="23"/>
                <w:rtl w:val="0"/>
              </w:rPr>
              <w:t xml:space="preserve">Versión inicial</w:t>
            </w:r>
          </w:p>
        </w:tc>
        <w:tc>
          <w:tcPr/>
          <w:p w:rsidR="00000000" w:rsidDel="00000000" w:rsidP="00000000" w:rsidRDefault="00000000" w:rsidRPr="00000000" w14:paraId="000004A6">
            <w:pPr>
              <w:spacing w:line="276" w:lineRule="auto"/>
              <w:jc w:val="left"/>
              <w:rPr/>
            </w:pPr>
            <w:r w:rsidDel="00000000" w:rsidR="00000000" w:rsidRPr="00000000">
              <w:rPr>
                <w:rtl w:val="0"/>
              </w:rPr>
              <w:t xml:space="preserve">RD 01-087-24 de fecha 28/08/2024</w:t>
            </w:r>
          </w:p>
        </w:tc>
      </w:tr>
      <w:tr>
        <w:trPr>
          <w:cantSplit w:val="0"/>
          <w:tblHeader w:val="0"/>
        </w:trPr>
        <w:tc>
          <w:tcPr/>
          <w:p w:rsidR="00000000" w:rsidDel="00000000" w:rsidP="00000000" w:rsidRDefault="00000000" w:rsidRPr="00000000" w14:paraId="000004A7">
            <w:pPr>
              <w:spacing w:line="276" w:lineRule="auto"/>
              <w:jc w:val="left"/>
              <w:rPr>
                <w:sz w:val="23"/>
                <w:szCs w:val="23"/>
              </w:rPr>
            </w:pPr>
            <w:r w:rsidDel="00000000" w:rsidR="00000000" w:rsidRPr="00000000">
              <w:rPr>
                <w:sz w:val="23"/>
                <w:szCs w:val="23"/>
                <w:rtl w:val="0"/>
              </w:rPr>
              <w:t xml:space="preserve">2</w:t>
            </w:r>
          </w:p>
        </w:tc>
        <w:tc>
          <w:tcPr/>
          <w:p w:rsidR="00000000" w:rsidDel="00000000" w:rsidP="00000000" w:rsidRDefault="00000000" w:rsidRPr="00000000" w14:paraId="000004A8">
            <w:pPr>
              <w:jc w:val="left"/>
              <w:rPr>
                <w:sz w:val="22"/>
                <w:szCs w:val="22"/>
              </w:rPr>
            </w:pPr>
            <w:r w:rsidDel="00000000" w:rsidR="00000000" w:rsidRPr="00000000">
              <w:rPr>
                <w:sz w:val="22"/>
                <w:szCs w:val="22"/>
                <w:rtl w:val="0"/>
              </w:rPr>
              <w:t xml:space="preserve">Cambios realizados:</w:t>
            </w:r>
          </w:p>
          <w:p w:rsidR="00000000" w:rsidDel="00000000" w:rsidP="00000000" w:rsidRDefault="00000000" w:rsidRPr="00000000" w14:paraId="000004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Determinar los mecanismos de comunicación y coordinación entre la AN, las EPEs, el Servicio de Impuestos Nacionales (SIN) y el Servicio Plurinacional de Registro de Comercio (SEPREC) y otras instancias vinculadas con operaciones de comercio exterior para asegurar una coordinación efectiva</w:t>
            </w:r>
          </w:p>
          <w:p w:rsidR="00000000" w:rsidDel="00000000" w:rsidP="00000000" w:rsidRDefault="00000000" w:rsidRPr="00000000" w14:paraId="000004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La AGETIC será responsable de la aplicación del Reglamento respecto al funcionamiento de sistemas y servicios tecnológicos del gobierno electrónico para la operación de la VUCE en el marco de sus competencias.</w:t>
            </w:r>
          </w:p>
          <w:p w:rsidR="00000000" w:rsidDel="00000000" w:rsidP="00000000" w:rsidRDefault="00000000" w:rsidRPr="00000000" w14:paraId="000004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Definiciones: </w:t>
            </w:r>
          </w:p>
          <w:p w:rsidR="00000000" w:rsidDel="00000000" w:rsidP="00000000" w:rsidRDefault="00000000" w:rsidRPr="00000000" w14:paraId="000004AC">
            <w:pPr>
              <w:ind w:left="360" w:firstLine="0"/>
              <w:rPr>
                <w:sz w:val="22"/>
                <w:szCs w:val="22"/>
              </w:rPr>
            </w:pPr>
            <w:r w:rsidDel="00000000" w:rsidR="00000000" w:rsidRPr="00000000">
              <w:rPr>
                <w:sz w:val="22"/>
                <w:szCs w:val="22"/>
                <w:rtl w:val="0"/>
              </w:rPr>
              <w:t xml:space="preserve">•</w:t>
              <w:tab/>
              <w:t xml:space="preserve">Diccionario de datos, </w:t>
            </w:r>
          </w:p>
          <w:p w:rsidR="00000000" w:rsidDel="00000000" w:rsidP="00000000" w:rsidRDefault="00000000" w:rsidRPr="00000000" w14:paraId="000004AD">
            <w:pPr>
              <w:ind w:left="360" w:firstLine="0"/>
              <w:rPr>
                <w:sz w:val="22"/>
                <w:szCs w:val="22"/>
              </w:rPr>
            </w:pPr>
            <w:r w:rsidDel="00000000" w:rsidR="00000000" w:rsidRPr="00000000">
              <w:rPr>
                <w:sz w:val="22"/>
                <w:szCs w:val="22"/>
                <w:rtl w:val="0"/>
              </w:rPr>
              <w:t xml:space="preserve">•</w:t>
              <w:tab/>
              <w:t xml:space="preserve">Diagrama de actividades, </w:t>
            </w:r>
          </w:p>
          <w:p w:rsidR="00000000" w:rsidDel="00000000" w:rsidP="00000000" w:rsidRDefault="00000000" w:rsidRPr="00000000" w14:paraId="000004AE">
            <w:pPr>
              <w:ind w:left="360" w:firstLine="0"/>
              <w:rPr>
                <w:sz w:val="22"/>
                <w:szCs w:val="22"/>
              </w:rPr>
            </w:pPr>
            <w:r w:rsidDel="00000000" w:rsidR="00000000" w:rsidRPr="00000000">
              <w:rPr>
                <w:sz w:val="22"/>
                <w:szCs w:val="22"/>
                <w:rtl w:val="0"/>
              </w:rPr>
              <w:t xml:space="preserve">•</w:t>
              <w:tab/>
              <w:t xml:space="preserve">Diagrama de flujo, </w:t>
            </w:r>
          </w:p>
          <w:p w:rsidR="00000000" w:rsidDel="00000000" w:rsidP="00000000" w:rsidRDefault="00000000" w:rsidRPr="00000000" w14:paraId="000004AF">
            <w:pPr>
              <w:ind w:left="360" w:firstLine="0"/>
              <w:rPr>
                <w:sz w:val="22"/>
                <w:szCs w:val="22"/>
              </w:rPr>
            </w:pPr>
            <w:r w:rsidDel="00000000" w:rsidR="00000000" w:rsidRPr="00000000">
              <w:rPr>
                <w:sz w:val="22"/>
                <w:szCs w:val="22"/>
                <w:rtl w:val="0"/>
              </w:rPr>
              <w:t xml:space="preserve">•</w:t>
              <w:tab/>
              <w:t xml:space="preserve">Implementación,</w:t>
            </w:r>
          </w:p>
          <w:p w:rsidR="00000000" w:rsidDel="00000000" w:rsidP="00000000" w:rsidRDefault="00000000" w:rsidRPr="00000000" w14:paraId="000004B0">
            <w:pPr>
              <w:ind w:left="360" w:firstLine="0"/>
              <w:rPr>
                <w:sz w:val="22"/>
                <w:szCs w:val="22"/>
              </w:rPr>
            </w:pPr>
            <w:r w:rsidDel="00000000" w:rsidR="00000000" w:rsidRPr="00000000">
              <w:rPr>
                <w:sz w:val="22"/>
                <w:szCs w:val="22"/>
                <w:rtl w:val="0"/>
              </w:rPr>
              <w:t xml:space="preserve">•</w:t>
              <w:tab/>
              <w:t xml:space="preserve">Mapeo del proceso,</w:t>
            </w:r>
          </w:p>
          <w:p w:rsidR="00000000" w:rsidDel="00000000" w:rsidP="00000000" w:rsidRDefault="00000000" w:rsidRPr="00000000" w14:paraId="000004B1">
            <w:pPr>
              <w:ind w:left="360" w:firstLine="0"/>
              <w:rPr>
                <w:sz w:val="22"/>
                <w:szCs w:val="22"/>
              </w:rPr>
            </w:pPr>
            <w:r w:rsidDel="00000000" w:rsidR="00000000" w:rsidRPr="00000000">
              <w:rPr>
                <w:sz w:val="22"/>
                <w:szCs w:val="22"/>
                <w:rtl w:val="0"/>
              </w:rPr>
              <w:t xml:space="preserve">•</w:t>
              <w:tab/>
              <w:t xml:space="preserve">Optimización del trámite APCO,</w:t>
            </w:r>
          </w:p>
          <w:p w:rsidR="00000000" w:rsidDel="00000000" w:rsidP="00000000" w:rsidRDefault="00000000" w:rsidRPr="00000000" w14:paraId="000004B2">
            <w:pPr>
              <w:ind w:left="360" w:firstLine="0"/>
              <w:rPr>
                <w:sz w:val="22"/>
                <w:szCs w:val="22"/>
              </w:rPr>
            </w:pPr>
            <w:r w:rsidDel="00000000" w:rsidR="00000000" w:rsidRPr="00000000">
              <w:rPr>
                <w:sz w:val="22"/>
                <w:szCs w:val="22"/>
                <w:rtl w:val="0"/>
              </w:rPr>
              <w:t xml:space="preserve">•</w:t>
              <w:tab/>
              <w:t xml:space="preserve">Plan de contingencia, </w:t>
            </w:r>
          </w:p>
          <w:p w:rsidR="00000000" w:rsidDel="00000000" w:rsidP="00000000" w:rsidRDefault="00000000" w:rsidRPr="00000000" w14:paraId="000004B3">
            <w:pPr>
              <w:ind w:left="360" w:firstLine="0"/>
              <w:rPr>
                <w:sz w:val="22"/>
                <w:szCs w:val="22"/>
              </w:rPr>
            </w:pPr>
            <w:r w:rsidDel="00000000" w:rsidR="00000000" w:rsidRPr="00000000">
              <w:rPr>
                <w:sz w:val="22"/>
                <w:szCs w:val="22"/>
                <w:rtl w:val="0"/>
              </w:rPr>
              <w:t xml:space="preserve">•</w:t>
              <w:tab/>
              <w:t xml:space="preserve">Plan de trabajo, </w:t>
            </w:r>
          </w:p>
          <w:p w:rsidR="00000000" w:rsidDel="00000000" w:rsidP="00000000" w:rsidRDefault="00000000" w:rsidRPr="00000000" w14:paraId="000004B4">
            <w:pPr>
              <w:ind w:left="360" w:firstLine="0"/>
              <w:rPr>
                <w:sz w:val="22"/>
                <w:szCs w:val="22"/>
              </w:rPr>
            </w:pPr>
            <w:r w:rsidDel="00000000" w:rsidR="00000000" w:rsidRPr="00000000">
              <w:rPr>
                <w:sz w:val="22"/>
                <w:szCs w:val="22"/>
                <w:rtl w:val="0"/>
              </w:rPr>
              <w:t xml:space="preserve">•</w:t>
              <w:tab/>
              <w:t xml:space="preserve">Puesta en vigencia, </w:t>
            </w:r>
          </w:p>
          <w:p w:rsidR="00000000" w:rsidDel="00000000" w:rsidP="00000000" w:rsidRDefault="00000000" w:rsidRPr="00000000" w14:paraId="000004B5">
            <w:pPr>
              <w:ind w:left="360" w:firstLine="0"/>
              <w:rPr>
                <w:sz w:val="22"/>
                <w:szCs w:val="22"/>
              </w:rPr>
            </w:pPr>
            <w:r w:rsidDel="00000000" w:rsidR="00000000" w:rsidRPr="00000000">
              <w:rPr>
                <w:sz w:val="22"/>
                <w:szCs w:val="22"/>
                <w:rtl w:val="0"/>
              </w:rPr>
              <w:t xml:space="preserve">•</w:t>
              <w:tab/>
              <w:t xml:space="preserve">Prueba piloto,</w:t>
            </w:r>
          </w:p>
          <w:p w:rsidR="00000000" w:rsidDel="00000000" w:rsidP="00000000" w:rsidRDefault="00000000" w:rsidRPr="00000000" w14:paraId="000004B6">
            <w:pPr>
              <w:ind w:left="360" w:firstLine="0"/>
              <w:rPr>
                <w:sz w:val="22"/>
                <w:szCs w:val="22"/>
              </w:rPr>
            </w:pPr>
            <w:r w:rsidDel="00000000" w:rsidR="00000000" w:rsidRPr="00000000">
              <w:rPr>
                <w:sz w:val="22"/>
                <w:szCs w:val="22"/>
                <w:rtl w:val="0"/>
              </w:rPr>
              <w:t xml:space="preserve">•</w:t>
              <w:tab/>
              <w:t xml:space="preserve">Trazabilidad y</w:t>
            </w:r>
          </w:p>
          <w:p w:rsidR="00000000" w:rsidDel="00000000" w:rsidP="00000000" w:rsidRDefault="00000000" w:rsidRPr="00000000" w14:paraId="000004B7">
            <w:pPr>
              <w:ind w:left="360" w:firstLine="0"/>
              <w:rPr>
                <w:sz w:val="22"/>
                <w:szCs w:val="22"/>
              </w:rPr>
            </w:pPr>
            <w:r w:rsidDel="00000000" w:rsidR="00000000" w:rsidRPr="00000000">
              <w:rPr>
                <w:sz w:val="22"/>
                <w:szCs w:val="22"/>
                <w:rtl w:val="0"/>
              </w:rPr>
              <w:t xml:space="preserve">•</w:t>
              <w:tab/>
              <w:t xml:space="preserve">Xtensible Markup Language (XML).</w:t>
            </w:r>
          </w:p>
          <w:p w:rsidR="00000000" w:rsidDel="00000000" w:rsidP="00000000" w:rsidRDefault="00000000" w:rsidRPr="00000000" w14:paraId="000004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Abreviaturas:</w:t>
            </w:r>
          </w:p>
          <w:p w:rsidR="00000000" w:rsidDel="00000000" w:rsidP="00000000" w:rsidRDefault="00000000" w:rsidRPr="00000000" w14:paraId="000004B9">
            <w:pPr>
              <w:ind w:left="360" w:firstLine="0"/>
              <w:rPr>
                <w:sz w:val="22"/>
                <w:szCs w:val="22"/>
              </w:rPr>
            </w:pPr>
            <w:r w:rsidDel="00000000" w:rsidR="00000000" w:rsidRPr="00000000">
              <w:rPr>
                <w:sz w:val="22"/>
                <w:szCs w:val="22"/>
                <w:rtl w:val="0"/>
              </w:rPr>
              <w:t xml:space="preserve">•</w:t>
              <w:tab/>
              <w:t xml:space="preserve">APCO: Autorizaciones Previas, Certificaciones u otros documentos relacionados con operaciones de comercio exterior.</w:t>
            </w:r>
          </w:p>
          <w:p w:rsidR="00000000" w:rsidDel="00000000" w:rsidP="00000000" w:rsidRDefault="00000000" w:rsidRPr="00000000" w14:paraId="000004BA">
            <w:pPr>
              <w:ind w:left="360" w:firstLine="0"/>
              <w:rPr>
                <w:sz w:val="22"/>
                <w:szCs w:val="22"/>
              </w:rPr>
            </w:pPr>
            <w:r w:rsidDel="00000000" w:rsidR="00000000" w:rsidRPr="00000000">
              <w:rPr>
                <w:sz w:val="22"/>
                <w:szCs w:val="22"/>
                <w:rtl w:val="0"/>
              </w:rPr>
              <w:t xml:space="preserve">•</w:t>
              <w:tab/>
              <w:t xml:space="preserve">EPEs: Entidades Públicas Emisoras.</w:t>
            </w:r>
          </w:p>
          <w:p w:rsidR="00000000" w:rsidDel="00000000" w:rsidP="00000000" w:rsidRDefault="00000000" w:rsidRPr="00000000" w14:paraId="000004BB">
            <w:pPr>
              <w:ind w:left="360" w:firstLine="0"/>
              <w:rPr>
                <w:sz w:val="22"/>
                <w:szCs w:val="22"/>
              </w:rPr>
            </w:pPr>
            <w:r w:rsidDel="00000000" w:rsidR="00000000" w:rsidRPr="00000000">
              <w:rPr>
                <w:sz w:val="22"/>
                <w:szCs w:val="22"/>
                <w:rtl w:val="0"/>
              </w:rPr>
              <w:t xml:space="preserve">•</w:t>
              <w:tab/>
              <w:t xml:space="preserve">MCDyD: Ministerio de Culturas Descolonización y Despatriarcalización.</w:t>
            </w:r>
          </w:p>
          <w:p w:rsidR="00000000" w:rsidDel="00000000" w:rsidP="00000000" w:rsidRDefault="00000000" w:rsidRPr="00000000" w14:paraId="000004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La actualización en los procesos, normativa y funcionamiento del sistema realizada por las EPEs, debe comunicarse antes de su vigencia en un plazo mínimo de quince (15) días. </w:t>
            </w:r>
          </w:p>
          <w:p w:rsidR="00000000" w:rsidDel="00000000" w:rsidP="00000000" w:rsidRDefault="00000000" w:rsidRPr="00000000" w14:paraId="000004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Para el orden de incorporación de los trámites se debe priorizar aquellos que representen mayor relevancia e impacto en las operaciones de comercio exterior. </w:t>
            </w:r>
          </w:p>
          <w:p w:rsidR="00000000" w:rsidDel="00000000" w:rsidP="00000000" w:rsidRDefault="00000000" w:rsidRPr="00000000" w14:paraId="000004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Las EPEs deberán aplicar un plan de contingencia a fin de dar continuidad al trámite APCO efectuados a través de la VUCE.</w:t>
            </w:r>
          </w:p>
          <w:p w:rsidR="00000000" w:rsidDel="00000000" w:rsidP="00000000" w:rsidRDefault="00000000" w:rsidRPr="00000000" w14:paraId="000004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Para los trámites puestos en vigencia en la VUCE, la AN y las EPEs no deben exigir al Usuario VUCE la APCO en formato físico; excepto cuando existan situaciones de contingencias.</w:t>
            </w:r>
          </w:p>
          <w:p w:rsidR="00000000" w:rsidDel="00000000" w:rsidP="00000000" w:rsidRDefault="00000000" w:rsidRPr="00000000" w14:paraId="000004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La solicitud podrá constituirse como  Declaración Jurada cuando así lo determinen las EPEs.</w:t>
            </w:r>
          </w:p>
          <w:p w:rsidR="00000000" w:rsidDel="00000000" w:rsidP="00000000" w:rsidRDefault="00000000" w:rsidRPr="00000000" w14:paraId="000004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Responsabilidades de las EPEs:  </w:t>
            </w:r>
          </w:p>
          <w:p w:rsidR="00000000" w:rsidDel="00000000" w:rsidP="00000000" w:rsidRDefault="00000000" w:rsidRPr="00000000" w14:paraId="000004C2">
            <w:pPr>
              <w:ind w:left="360" w:firstLine="0"/>
              <w:rPr>
                <w:sz w:val="22"/>
                <w:szCs w:val="22"/>
              </w:rPr>
            </w:pPr>
            <w:r w:rsidDel="00000000" w:rsidR="00000000" w:rsidRPr="00000000">
              <w:rPr>
                <w:sz w:val="22"/>
                <w:szCs w:val="22"/>
                <w:rtl w:val="0"/>
              </w:rPr>
              <w:t xml:space="preserve">•</w:t>
              <w:tab/>
              <w:t xml:space="preserve">Implementar la firma digital o el aprobador de documentos de ciudadanía digital, la facturación electrónica, pasarela de pagos entre otros que consideren necesarios para implementar el trámite APCO en la VUCE.</w:t>
            </w:r>
          </w:p>
          <w:p w:rsidR="00000000" w:rsidDel="00000000" w:rsidP="00000000" w:rsidRDefault="00000000" w:rsidRPr="00000000" w14:paraId="000004C3">
            <w:pPr>
              <w:ind w:left="360" w:firstLine="0"/>
              <w:rPr>
                <w:sz w:val="22"/>
                <w:szCs w:val="22"/>
              </w:rPr>
            </w:pPr>
            <w:r w:rsidDel="00000000" w:rsidR="00000000" w:rsidRPr="00000000">
              <w:rPr>
                <w:sz w:val="22"/>
                <w:szCs w:val="22"/>
                <w:rtl w:val="0"/>
              </w:rPr>
              <w:t xml:space="preserve">•</w:t>
              <w:tab/>
              <w:t xml:space="preserve">Elaborar y dar cumplimiento al Plan de Trabajo.</w:t>
            </w:r>
          </w:p>
          <w:p w:rsidR="00000000" w:rsidDel="00000000" w:rsidP="00000000" w:rsidRDefault="00000000" w:rsidRPr="00000000" w14:paraId="000004C4">
            <w:pPr>
              <w:ind w:left="360" w:firstLine="0"/>
              <w:rPr>
                <w:sz w:val="22"/>
                <w:szCs w:val="22"/>
              </w:rPr>
            </w:pPr>
            <w:r w:rsidDel="00000000" w:rsidR="00000000" w:rsidRPr="00000000">
              <w:rPr>
                <w:sz w:val="22"/>
                <w:szCs w:val="22"/>
                <w:rtl w:val="0"/>
              </w:rPr>
              <w:t xml:space="preserve">•</w:t>
              <w:tab/>
              <w:t xml:space="preserve">Elaborar requerimientos funcionales, desarrollar las adecuaciones informáticas en su sistema, cuando cuenten con un sistema.</w:t>
            </w:r>
          </w:p>
          <w:p w:rsidR="00000000" w:rsidDel="00000000" w:rsidP="00000000" w:rsidRDefault="00000000" w:rsidRPr="00000000" w14:paraId="000004C5">
            <w:pPr>
              <w:ind w:left="360" w:firstLine="0"/>
              <w:rPr>
                <w:sz w:val="22"/>
                <w:szCs w:val="22"/>
              </w:rPr>
            </w:pPr>
            <w:r w:rsidDel="00000000" w:rsidR="00000000" w:rsidRPr="00000000">
              <w:rPr>
                <w:sz w:val="22"/>
                <w:szCs w:val="22"/>
                <w:rtl w:val="0"/>
              </w:rPr>
              <w:t xml:space="preserve">•</w:t>
              <w:tab/>
              <w:t xml:space="preserve">Realizar controles de calidad y funcionales de los requerimientos desarrollados, el desarrollo del sistema informático para el trámite a implementarse en la VUCE, en aquellos casos en los que determine la no utilización del Módulo Estándar de la VUCE, de manera oportuna considerando los plazos previsto en el Cronograma de Implementación Gradual y la obligación de establecer medidas preventivas ante situaciones de contingencia en el marco de sus competencias. </w:t>
            </w:r>
          </w:p>
          <w:p w:rsidR="00000000" w:rsidDel="00000000" w:rsidP="00000000" w:rsidRDefault="00000000" w:rsidRPr="00000000" w14:paraId="000004C6">
            <w:pPr>
              <w:ind w:left="360" w:firstLine="0"/>
              <w:rPr>
                <w:sz w:val="22"/>
                <w:szCs w:val="22"/>
              </w:rPr>
            </w:pPr>
            <w:r w:rsidDel="00000000" w:rsidR="00000000" w:rsidRPr="00000000">
              <w:rPr>
                <w:sz w:val="22"/>
                <w:szCs w:val="22"/>
                <w:rtl w:val="0"/>
              </w:rPr>
              <w:t xml:space="preserve">•</w:t>
              <w:tab/>
              <w:t xml:space="preserve">Efectuar las capacitaciones y brindar asistencia técnica  a los Usuarios de la VUCE. </w:t>
            </w:r>
          </w:p>
          <w:p w:rsidR="00000000" w:rsidDel="00000000" w:rsidP="00000000" w:rsidRDefault="00000000" w:rsidRPr="00000000" w14:paraId="000004C7">
            <w:pPr>
              <w:ind w:left="360" w:firstLine="0"/>
              <w:rPr>
                <w:sz w:val="22"/>
                <w:szCs w:val="22"/>
              </w:rPr>
            </w:pPr>
            <w:r w:rsidDel="00000000" w:rsidR="00000000" w:rsidRPr="00000000">
              <w:rPr>
                <w:sz w:val="22"/>
                <w:szCs w:val="22"/>
                <w:rtl w:val="0"/>
              </w:rPr>
              <w:t xml:space="preserve">•</w:t>
              <w:tab/>
              <w:t xml:space="preserve">Comunicar a la AGETIC la fecha de implementación del trámite, para la atención de consultas respecto a los servicios del gobierno electrónico realizadas por la AN y las EPEs.</w:t>
            </w:r>
          </w:p>
          <w:p w:rsidR="00000000" w:rsidDel="00000000" w:rsidP="00000000" w:rsidRDefault="00000000" w:rsidRPr="00000000" w14:paraId="000004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Responsabilidades de la Aduana Nacional: </w:t>
            </w:r>
          </w:p>
          <w:p w:rsidR="00000000" w:rsidDel="00000000" w:rsidP="00000000" w:rsidRDefault="00000000" w:rsidRPr="00000000" w14:paraId="000004C9">
            <w:pPr>
              <w:ind w:left="360" w:firstLine="0"/>
              <w:rPr>
                <w:sz w:val="22"/>
                <w:szCs w:val="22"/>
              </w:rPr>
            </w:pPr>
            <w:r w:rsidDel="00000000" w:rsidR="00000000" w:rsidRPr="00000000">
              <w:rPr>
                <w:sz w:val="22"/>
                <w:szCs w:val="22"/>
                <w:rtl w:val="0"/>
              </w:rPr>
              <w:t xml:space="preserve">•</w:t>
              <w:tab/>
              <w:t xml:space="preserve">Elaborar el Plan de Trabajo en coordinación con las EPEs para la implementación del trámite APCO. </w:t>
            </w:r>
          </w:p>
          <w:p w:rsidR="00000000" w:rsidDel="00000000" w:rsidP="00000000" w:rsidRDefault="00000000" w:rsidRPr="00000000" w14:paraId="000004CA">
            <w:pPr>
              <w:ind w:left="360" w:firstLine="0"/>
              <w:rPr>
                <w:sz w:val="22"/>
                <w:szCs w:val="22"/>
              </w:rPr>
            </w:pPr>
            <w:r w:rsidDel="00000000" w:rsidR="00000000" w:rsidRPr="00000000">
              <w:rPr>
                <w:sz w:val="22"/>
                <w:szCs w:val="22"/>
                <w:rtl w:val="0"/>
              </w:rPr>
              <w:t xml:space="preserve">•</w:t>
              <w:tab/>
              <w:t xml:space="preserve">Coordinar con las EPEs, la elaboración de los requerimientos funcionales e informáticos necesarios para la implementación del trámite APCO en la VUCE. </w:t>
            </w:r>
          </w:p>
          <w:p w:rsidR="00000000" w:rsidDel="00000000" w:rsidP="00000000" w:rsidRDefault="00000000" w:rsidRPr="00000000" w14:paraId="000004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Responsabilidades de la AGETIC:</w:t>
            </w:r>
          </w:p>
          <w:p w:rsidR="00000000" w:rsidDel="00000000" w:rsidP="00000000" w:rsidRDefault="00000000" w:rsidRPr="00000000" w14:paraId="000004CC">
            <w:pPr>
              <w:ind w:left="360" w:firstLine="0"/>
              <w:rPr>
                <w:sz w:val="22"/>
                <w:szCs w:val="22"/>
              </w:rPr>
            </w:pPr>
            <w:r w:rsidDel="00000000" w:rsidR="00000000" w:rsidRPr="00000000">
              <w:rPr>
                <w:sz w:val="22"/>
                <w:szCs w:val="22"/>
                <w:rtl w:val="0"/>
              </w:rPr>
              <w:t xml:space="preserve">•</w:t>
              <w:tab/>
              <w:t xml:space="preserve">Designar puntos focales.</w:t>
            </w:r>
          </w:p>
          <w:p w:rsidR="00000000" w:rsidDel="00000000" w:rsidP="00000000" w:rsidRDefault="00000000" w:rsidRPr="00000000" w14:paraId="000004CD">
            <w:pPr>
              <w:ind w:left="360" w:firstLine="0"/>
              <w:rPr>
                <w:sz w:val="22"/>
                <w:szCs w:val="22"/>
              </w:rPr>
            </w:pPr>
            <w:r w:rsidDel="00000000" w:rsidR="00000000" w:rsidRPr="00000000">
              <w:rPr>
                <w:sz w:val="22"/>
                <w:szCs w:val="22"/>
                <w:rtl w:val="0"/>
              </w:rPr>
              <w:t xml:space="preserve">•</w:t>
              <w:tab/>
              <w:t xml:space="preserve">Realizar capacitaciones de acuerdo a sus atribuciones.</w:t>
            </w:r>
          </w:p>
          <w:p w:rsidR="00000000" w:rsidDel="00000000" w:rsidP="00000000" w:rsidRDefault="00000000" w:rsidRPr="00000000" w14:paraId="000004CE">
            <w:pPr>
              <w:ind w:left="360" w:firstLine="0"/>
              <w:rPr>
                <w:sz w:val="22"/>
                <w:szCs w:val="22"/>
              </w:rPr>
            </w:pPr>
            <w:r w:rsidDel="00000000" w:rsidR="00000000" w:rsidRPr="00000000">
              <w:rPr>
                <w:sz w:val="22"/>
                <w:szCs w:val="22"/>
                <w:rtl w:val="0"/>
              </w:rPr>
              <w:t xml:space="preserve">•</w:t>
              <w:tab/>
              <w:t xml:space="preserve">Establecer medidas ante situaciones de contingencia.</w:t>
            </w:r>
          </w:p>
          <w:p w:rsidR="00000000" w:rsidDel="00000000" w:rsidP="00000000" w:rsidRDefault="00000000" w:rsidRPr="00000000" w14:paraId="000004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Gestionar la ciudadanía digital ante la AGETIC.</w:t>
            </w:r>
          </w:p>
          <w:p w:rsidR="00000000" w:rsidDel="00000000" w:rsidP="00000000" w:rsidRDefault="00000000" w:rsidRPr="00000000" w14:paraId="000004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La AN podrá solicitar puntos focales a las Entidades Públicas vinculadas indirectamente con operaciones de comercio exterior.</w:t>
            </w:r>
          </w:p>
          <w:p w:rsidR="00000000" w:rsidDel="00000000" w:rsidP="00000000" w:rsidRDefault="00000000" w:rsidRPr="00000000" w14:paraId="000004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Eliminación del horario de atención de consultas.</w:t>
            </w:r>
          </w:p>
          <w:p w:rsidR="00000000" w:rsidDel="00000000" w:rsidP="00000000" w:rsidRDefault="00000000" w:rsidRPr="00000000" w14:paraId="000004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La AN y las EPEs realizarán capacitaciones conjuntas del trámite a implementarse o implementado. </w:t>
            </w:r>
          </w:p>
          <w:p w:rsidR="00000000" w:rsidDel="00000000" w:rsidP="00000000" w:rsidRDefault="00000000" w:rsidRPr="00000000" w14:paraId="000004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El personal de la AGETIC realizará capacitaciones sobre las herramientas del gobierno electrónico a las EPEs y al Usuario VUCE.</w:t>
            </w:r>
          </w:p>
          <w:p w:rsidR="00000000" w:rsidDel="00000000" w:rsidP="00000000" w:rsidRDefault="00000000" w:rsidRPr="00000000" w14:paraId="000004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Requisitos técnicos que deben cumplir las EPEs que cuenten con sistema respecto a la facturación electrónica y las gestiones para implementar la pasarela de pagos, firma digital, el aprobador de documentos de ciudadanía digital, entre otros, que consideren necesarios para el trámite APCO en la VUCE.</w:t>
            </w:r>
          </w:p>
          <w:p w:rsidR="00000000" w:rsidDel="00000000" w:rsidP="00000000" w:rsidRDefault="00000000" w:rsidRPr="00000000" w14:paraId="000004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Requisitos que deben cumplir las EPEs sin sistema.</w:t>
            </w:r>
          </w:p>
          <w:p w:rsidR="00000000" w:rsidDel="00000000" w:rsidP="00000000" w:rsidRDefault="00000000" w:rsidRPr="00000000" w14:paraId="000004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Interoperabilidad de la VUCE con las EPEs, SUMA y VUCES.</w:t>
            </w:r>
          </w:p>
          <w:p w:rsidR="00000000" w:rsidDel="00000000" w:rsidP="00000000" w:rsidRDefault="00000000" w:rsidRPr="00000000" w14:paraId="000004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El uso indebido de la información será sancionado conforme disposiciones legales vigentes.</w:t>
            </w:r>
          </w:p>
          <w:p w:rsidR="00000000" w:rsidDel="00000000" w:rsidP="00000000" w:rsidRDefault="00000000" w:rsidRPr="00000000" w14:paraId="000004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Incorporación de los artículos 27, 28 y 29, especificando las actividades a realizarse de forma previa a la implementación del trámite.</w:t>
            </w:r>
          </w:p>
          <w:p w:rsidR="00000000" w:rsidDel="00000000" w:rsidP="00000000" w:rsidRDefault="00000000" w:rsidRPr="00000000" w14:paraId="000004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Incorporación de los artículos 30 y 31, respecto a las actividades a realizarse dentro del Plan de Trabajo. </w:t>
            </w:r>
          </w:p>
          <w:p w:rsidR="00000000" w:rsidDel="00000000" w:rsidP="00000000" w:rsidRDefault="00000000" w:rsidRPr="00000000" w14:paraId="000004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Subsanación de observaciones y Registro de la solicitud y documentos requeridos por las EPEs.</w:t>
            </w:r>
          </w:p>
          <w:p w:rsidR="00000000" w:rsidDel="00000000" w:rsidP="00000000" w:rsidRDefault="00000000" w:rsidRPr="00000000" w14:paraId="000004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Participación del sector privado será a requerimiento de la AN. </w:t>
            </w:r>
          </w:p>
          <w:p w:rsidR="00000000" w:rsidDel="00000000" w:rsidP="00000000" w:rsidRDefault="00000000" w:rsidRPr="00000000" w14:paraId="000004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Elementos que deben incorporarse al elaborar la propuesta del Registro del Requerimiento Funcional VUCE (R-425).</w:t>
            </w:r>
          </w:p>
          <w:p w:rsidR="00000000" w:rsidDel="00000000" w:rsidP="00000000" w:rsidRDefault="00000000" w:rsidRPr="00000000" w14:paraId="000004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Presentaciones parciales de las funcionalidades desarrolladas en los sistemas en el marco de los plazos establecidos en el Registro de programación de actividades para el desarrollo funcional.</w:t>
            </w:r>
          </w:p>
          <w:p w:rsidR="00000000" w:rsidDel="00000000" w:rsidP="00000000" w:rsidRDefault="00000000" w:rsidRPr="00000000" w14:paraId="000004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Acciones para realizar en el Control funcional, respecto a contar con los ambientes y usuarios de prueba correspondientes, además que las EPEs deben solicitar a la AGETIC otorguen el ambiente de prueba debidamente configurado. De requerir funcionalidades adicionales, una vez implementado el trámite, las EPEs deberán remitir el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Registro</w:t>
            </w: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 R-425 complementario.</w:t>
            </w:r>
          </w:p>
          <w:p w:rsidR="00000000" w:rsidDel="00000000" w:rsidP="00000000" w:rsidRDefault="00000000" w:rsidRPr="00000000" w14:paraId="000004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La gestión y emisión de la normativa de las EPEs se realizará de forma paralela al desarrollo de las funcionalidades. </w:t>
            </w:r>
          </w:p>
          <w:p w:rsidR="00000000" w:rsidDel="00000000" w:rsidP="00000000" w:rsidRDefault="00000000" w:rsidRPr="00000000" w14:paraId="000004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Las EPEs deberán remitir la normativa aprobada a la AN al correo electrónico contacto.entidades@vuce.gob.bo y mediante nota, en un plazo máximo de cinco (5) días hábiles de concluido el control funcional sin observaciones, para su publicación en el portal de la VUCE.</w:t>
            </w:r>
          </w:p>
          <w:p w:rsidR="00000000" w:rsidDel="00000000" w:rsidP="00000000" w:rsidRDefault="00000000" w:rsidRPr="00000000" w14:paraId="000004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El trámite APCO se implementará con la prueba piloto o su puesta en vigencia.</w:t>
            </w:r>
          </w:p>
          <w:p w:rsidR="00000000" w:rsidDel="00000000" w:rsidP="00000000" w:rsidRDefault="00000000" w:rsidRPr="00000000" w14:paraId="000004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El Plazo para la prueba piloto y su ampliación de forma excepcional.</w:t>
            </w:r>
          </w:p>
          <w:p w:rsidR="00000000" w:rsidDel="00000000" w:rsidP="00000000" w:rsidRDefault="00000000" w:rsidRPr="00000000" w14:paraId="000004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El plazo para comunicar los cambios normativos es de 10 días hábiles. </w:t>
            </w:r>
          </w:p>
          <w:p w:rsidR="00000000" w:rsidDel="00000000" w:rsidP="00000000" w:rsidRDefault="00000000" w:rsidRPr="00000000" w14:paraId="000004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Toda adecuación debe efectuarse a partir de la remisión del </w:t>
            </w: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tl w:val="0"/>
              </w:rPr>
              <w:t xml:space="preserve">Registro</w:t>
            </w: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 R-427 (Registro de Solicitud de Funcionalidades y Adecuaciones – VUCE).</w:t>
            </w:r>
          </w:p>
          <w:p w:rsidR="00000000" w:rsidDel="00000000" w:rsidP="00000000" w:rsidRDefault="00000000" w:rsidRPr="00000000" w14:paraId="000004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Las EPEs deberán comunicar en el plazo de hasta 3 días hábiles, cualquier modificación o supresión de la normativa, siempre y cuando no implique adecuaciones informáticas en la VUCE, caso contrario deberán coordinar con la AN el requerimiento funcional correspondiente, a fin de asegurar que las funcionalidades se encuentren desarrolladas para su puesta en vigencia.</w:t>
            </w:r>
          </w:p>
          <w:p w:rsidR="00000000" w:rsidDel="00000000" w:rsidP="00000000" w:rsidRDefault="00000000" w:rsidRPr="00000000" w14:paraId="000004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En caso de cortes en el sistema informático de la VUCE, que no permitan la atención de trámites de comercio exterior en un lapso de sesenta (60) minutos se comunicará mediante correo electrónico u otro medio habilitado a las EPEs</w:t>
            </w:r>
          </w:p>
          <w:p w:rsidR="00000000" w:rsidDel="00000000" w:rsidP="00000000" w:rsidRDefault="00000000" w:rsidRPr="00000000" w14:paraId="000004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Los documentos requeridos por normativa específica para operaciones de comercio exterior que sean obtenidos en situaciones de contingencia, serán aceptados por la AN y demás entidades, en tanto se solucione la contingencia presentada.</w:t>
            </w:r>
          </w:p>
          <w:p w:rsidR="00000000" w:rsidDel="00000000" w:rsidP="00000000" w:rsidRDefault="00000000" w:rsidRPr="00000000" w14:paraId="000004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Se modificó el tenor del Título de “TRÁMITES” por “EJECUCIÓN DEL CRONOGRAMA DE IMPLEMENTACIÓN GRADUAL”</w:t>
            </w:r>
          </w:p>
          <w:p w:rsidR="00000000" w:rsidDel="00000000" w:rsidP="00000000" w:rsidRDefault="00000000" w:rsidRPr="00000000" w14:paraId="000004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Eliminación de la presentación del Informe técnico legal para la incorporación del trámite de forma anticipada.</w:t>
            </w:r>
          </w:p>
          <w:p w:rsidR="00000000" w:rsidDel="00000000" w:rsidP="00000000" w:rsidRDefault="00000000" w:rsidRPr="00000000" w14:paraId="000004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El periodo para la solicitud de ampliación será hasta el mes de noviembre del 2025.</w:t>
            </w:r>
          </w:p>
          <w:p w:rsidR="00000000" w:rsidDel="00000000" w:rsidP="00000000" w:rsidRDefault="00000000" w:rsidRPr="00000000" w14:paraId="000004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Las causales por los que la AN podría reprogramar la implementación de los trámites APCO de forma previo o posterior al inicio de actividades establecidas en el Cronograma de implementación gradual, son:</w:t>
            </w:r>
          </w:p>
          <w:p w:rsidR="00000000" w:rsidDel="00000000" w:rsidP="00000000" w:rsidRDefault="00000000" w:rsidRPr="00000000" w14:paraId="000004EC">
            <w:pPr>
              <w:ind w:left="360" w:firstLine="0"/>
              <w:rPr>
                <w:sz w:val="22"/>
                <w:szCs w:val="22"/>
              </w:rPr>
            </w:pPr>
            <w:r w:rsidDel="00000000" w:rsidR="00000000" w:rsidRPr="00000000">
              <w:rPr>
                <w:sz w:val="22"/>
                <w:szCs w:val="22"/>
                <w:rtl w:val="0"/>
              </w:rPr>
              <w:t xml:space="preserve">•</w:t>
              <w:tab/>
              <w:t xml:space="preserve">Representatividad de los trámites APCO en las operaciones de comercio exterior</w:t>
            </w:r>
          </w:p>
          <w:p w:rsidR="00000000" w:rsidDel="00000000" w:rsidP="00000000" w:rsidRDefault="00000000" w:rsidRPr="00000000" w14:paraId="000004ED">
            <w:pPr>
              <w:ind w:left="360" w:firstLine="0"/>
              <w:rPr>
                <w:sz w:val="22"/>
                <w:szCs w:val="22"/>
              </w:rPr>
            </w:pPr>
            <w:r w:rsidDel="00000000" w:rsidR="00000000" w:rsidRPr="00000000">
              <w:rPr>
                <w:sz w:val="22"/>
                <w:szCs w:val="22"/>
                <w:rtl w:val="0"/>
              </w:rPr>
              <w:t xml:space="preserve">•</w:t>
              <w:tab/>
              <w:t xml:space="preserve">Grado de madurez tecnológica de los sistemas de las EPEs</w:t>
            </w:r>
          </w:p>
          <w:p w:rsidR="00000000" w:rsidDel="00000000" w:rsidP="00000000" w:rsidRDefault="00000000" w:rsidRPr="00000000" w14:paraId="000004EE">
            <w:pPr>
              <w:ind w:left="360" w:firstLine="0"/>
              <w:rPr>
                <w:sz w:val="22"/>
                <w:szCs w:val="22"/>
              </w:rPr>
            </w:pPr>
            <w:r w:rsidDel="00000000" w:rsidR="00000000" w:rsidRPr="00000000">
              <w:rPr>
                <w:sz w:val="22"/>
                <w:szCs w:val="22"/>
                <w:rtl w:val="0"/>
              </w:rPr>
              <w:t xml:space="preserve">•</w:t>
              <w:tab/>
              <w:t xml:space="preserve">Capacidad en recursos humanos del área tecnológica de las EPEs</w:t>
            </w:r>
          </w:p>
          <w:p w:rsidR="00000000" w:rsidDel="00000000" w:rsidP="00000000" w:rsidRDefault="00000000" w:rsidRPr="00000000" w14:paraId="000004EF">
            <w:pPr>
              <w:ind w:left="360" w:firstLine="0"/>
              <w:rPr>
                <w:sz w:val="22"/>
                <w:szCs w:val="22"/>
              </w:rPr>
            </w:pPr>
            <w:r w:rsidDel="00000000" w:rsidR="00000000" w:rsidRPr="00000000">
              <w:rPr>
                <w:sz w:val="22"/>
                <w:szCs w:val="22"/>
                <w:rtl w:val="0"/>
              </w:rPr>
              <w:t xml:space="preserve">•</w:t>
              <w:tab/>
              <w:t xml:space="preserve">Adecuación de la normativa de las EPEs.</w:t>
            </w:r>
          </w:p>
          <w:p w:rsidR="00000000" w:rsidDel="00000000" w:rsidP="00000000" w:rsidRDefault="00000000" w:rsidRPr="00000000" w14:paraId="000004F0">
            <w:pPr>
              <w:ind w:left="360" w:firstLine="0"/>
              <w:rPr>
                <w:sz w:val="22"/>
                <w:szCs w:val="22"/>
              </w:rPr>
            </w:pPr>
            <w:r w:rsidDel="00000000" w:rsidR="00000000" w:rsidRPr="00000000">
              <w:rPr>
                <w:sz w:val="22"/>
                <w:szCs w:val="22"/>
                <w:rtl w:val="0"/>
              </w:rPr>
              <w:t xml:space="preserve">•</w:t>
              <w:tab/>
              <w:t xml:space="preserve">Incumplimiento al Plan de Trabajo de las EPEs</w:t>
            </w:r>
          </w:p>
          <w:p w:rsidR="00000000" w:rsidDel="00000000" w:rsidP="00000000" w:rsidRDefault="00000000" w:rsidRPr="00000000" w14:paraId="000004F1">
            <w:pPr>
              <w:ind w:left="360" w:firstLine="0"/>
              <w:rPr>
                <w:sz w:val="22"/>
                <w:szCs w:val="22"/>
              </w:rPr>
            </w:pPr>
            <w:r w:rsidDel="00000000" w:rsidR="00000000" w:rsidRPr="00000000">
              <w:rPr>
                <w:sz w:val="22"/>
                <w:szCs w:val="22"/>
                <w:rtl w:val="0"/>
              </w:rPr>
              <w:t xml:space="preserve">•</w:t>
              <w:tab/>
              <w:t xml:space="preserve">Entre otros factores.</w:t>
            </w:r>
          </w:p>
          <w:p w:rsidR="00000000" w:rsidDel="00000000" w:rsidP="00000000" w:rsidRDefault="00000000" w:rsidRPr="00000000" w14:paraId="000004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Reporte de Ejecución del Cronograma.</w:t>
            </w:r>
          </w:p>
          <w:p w:rsidR="00000000" w:rsidDel="00000000" w:rsidP="00000000" w:rsidRDefault="00000000" w:rsidRPr="00000000" w14:paraId="000004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Se incorporó el Historial de Cambios.</w:t>
            </w:r>
          </w:p>
          <w:p w:rsidR="00000000" w:rsidDel="00000000" w:rsidP="00000000" w:rsidRDefault="00000000" w:rsidRPr="00000000" w14:paraId="000004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2"/>
                <w:szCs w:val="22"/>
                <w:u w:val="none"/>
                <w:shd w:fill="auto" w:val="clear"/>
                <w:vertAlign w:val="baseline"/>
                <w:rtl w:val="0"/>
              </w:rPr>
              <w:t xml:space="preserve">Incorporaron dos nuevos registros: </w:t>
            </w:r>
          </w:p>
          <w:p w:rsidR="00000000" w:rsidDel="00000000" w:rsidP="00000000" w:rsidRDefault="00000000" w:rsidRPr="00000000" w14:paraId="000004F5">
            <w:pPr>
              <w:ind w:left="360" w:firstLine="0"/>
              <w:rPr>
                <w:sz w:val="22"/>
                <w:szCs w:val="22"/>
              </w:rPr>
            </w:pPr>
            <w:r w:rsidDel="00000000" w:rsidR="00000000" w:rsidRPr="00000000">
              <w:rPr>
                <w:sz w:val="22"/>
                <w:szCs w:val="22"/>
                <w:rtl w:val="0"/>
              </w:rPr>
              <w:t xml:space="preserve">•</w:t>
              <w:tab/>
              <w:t xml:space="preserve">Registro Plan de Trabajo del Tramite APCO a Implementar. </w:t>
            </w:r>
          </w:p>
          <w:p w:rsidR="00000000" w:rsidDel="00000000" w:rsidP="00000000" w:rsidRDefault="00000000" w:rsidRPr="00000000" w14:paraId="000004F6">
            <w:pPr>
              <w:ind w:left="360" w:firstLine="0"/>
              <w:rPr>
                <w:sz w:val="22"/>
                <w:szCs w:val="22"/>
              </w:rPr>
            </w:pPr>
            <w:r w:rsidDel="00000000" w:rsidR="00000000" w:rsidRPr="00000000">
              <w:rPr>
                <w:sz w:val="22"/>
                <w:szCs w:val="22"/>
                <w:rtl w:val="0"/>
              </w:rPr>
              <w:t xml:space="preserve">•</w:t>
              <w:tab/>
              <w:t xml:space="preserve">Registro de Programación de Actividades para el Desarrollo Funcional.</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Open Sans Light" w:cs="Open Sans Light" w:eastAsia="Open Sans Light" w:hAnsi="Open Sans Light"/>
                <w:b w:val="0"/>
                <w:bCs w:val="0"/>
                <w:i w:val="0"/>
                <w:iCs w:val="0"/>
                <w:smallCaps w:val="0"/>
                <w:strike w:val="0"/>
                <w:color w:val="000000"/>
                <w:sz w:val="23"/>
                <w:szCs w:val="23"/>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3"/>
                <w:szCs w:val="23"/>
                <w:u w:val="none"/>
                <w:shd w:fill="auto" w:val="clear"/>
                <w:vertAlign w:val="baseline"/>
                <w:rtl w:val="0"/>
              </w:rPr>
              <w:t xml:space="preserve"> </w:t>
            </w:r>
          </w:p>
        </w:tc>
        <w:tc>
          <w:tcPr/>
          <w:p w:rsidR="00000000" w:rsidDel="00000000" w:rsidP="00000000" w:rsidRDefault="00000000" w:rsidRPr="00000000" w14:paraId="000004F8">
            <w:pPr>
              <w:spacing w:line="276" w:lineRule="auto"/>
              <w:jc w:val="left"/>
              <w:rPr/>
            </w:pPr>
            <w:r w:rsidDel="00000000" w:rsidR="00000000" w:rsidRPr="00000000">
              <w:rPr>
                <w:rtl w:val="0"/>
              </w:rPr>
            </w:r>
          </w:p>
        </w:tc>
      </w:tr>
    </w:tbl>
    <w:p w:rsidR="00000000" w:rsidDel="00000000" w:rsidP="00000000" w:rsidRDefault="00000000" w:rsidRPr="00000000" w14:paraId="000004F9">
      <w:pPr>
        <w:spacing w:after="200" w:line="276" w:lineRule="auto"/>
        <w:jc w:val="center"/>
        <w:rPr/>
      </w:pPr>
      <w:r w:rsidDel="00000000" w:rsidR="00000000" w:rsidRPr="00000000">
        <w:rPr>
          <w:rtl w:val="0"/>
        </w:rPr>
      </w:r>
    </w:p>
    <w:p w:rsidR="00000000" w:rsidDel="00000000" w:rsidP="00000000" w:rsidRDefault="00000000" w:rsidRPr="00000000" w14:paraId="000004FA">
      <w:pPr>
        <w:spacing w:after="200" w:line="276" w:lineRule="auto"/>
        <w:jc w:val="center"/>
        <w:rPr/>
      </w:pPr>
      <w:r w:rsidDel="00000000" w:rsidR="00000000" w:rsidRPr="00000000">
        <w:rPr>
          <w:rtl w:val="0"/>
        </w:rPr>
      </w:r>
    </w:p>
    <w:p w:rsidR="00000000" w:rsidDel="00000000" w:rsidP="00000000" w:rsidRDefault="00000000" w:rsidRPr="00000000" w14:paraId="000004FB">
      <w:pPr>
        <w:spacing w:after="200" w:line="276" w:lineRule="auto"/>
        <w:jc w:val="center"/>
        <w:rPr>
          <w:b w:val="1"/>
          <w:bCs w:val="1"/>
        </w:rPr>
      </w:pPr>
      <w:bookmarkStart w:colFirst="0" w:colLast="0" w:name="_kbf6d0iuxl2b" w:id="44"/>
      <w:bookmarkEnd w:id="44"/>
      <w:r w:rsidDel="00000000" w:rsidR="00000000" w:rsidRPr="00000000">
        <w:rPr>
          <w:rtl w:val="0"/>
        </w:rPr>
      </w:r>
    </w:p>
    <w:p w:rsidR="00000000" w:rsidDel="00000000" w:rsidP="00000000" w:rsidRDefault="00000000" w:rsidRPr="00000000" w14:paraId="000004FC">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4FD">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4FE">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4FF">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500">
      <w:pPr>
        <w:spacing w:after="200" w:line="276" w:lineRule="auto"/>
        <w:jc w:val="center"/>
        <w:rPr>
          <w:b w:val="1"/>
          <w:bCs w:val="1"/>
        </w:rPr>
      </w:pPr>
      <w:r w:rsidDel="00000000" w:rsidR="00000000" w:rsidRPr="00000000">
        <w:rPr>
          <w:rtl w:val="0"/>
        </w:rPr>
      </w:r>
    </w:p>
    <w:p w:rsidR="00000000" w:rsidDel="00000000" w:rsidP="00000000" w:rsidRDefault="00000000" w:rsidRPr="00000000" w14:paraId="00000501">
      <w:pPr>
        <w:spacing w:after="200" w:line="276" w:lineRule="auto"/>
        <w:jc w:val="center"/>
        <w:rPr/>
      </w:pPr>
      <w:r w:rsidDel="00000000" w:rsidR="00000000" w:rsidRPr="00000000">
        <w:rPr>
          <w:b w:val="1"/>
          <w:bCs w:val="1"/>
          <w:rtl w:val="0"/>
        </w:rPr>
        <w:t xml:space="preserve">ANEXOS</w:t>
      </w:r>
      <w:r w:rsidDel="00000000" w:rsidR="00000000" w:rsidRPr="00000000">
        <w:rPr>
          <w:rtl w:val="0"/>
        </w:rPr>
      </w:r>
    </w:p>
    <w:p w:rsidR="00000000" w:rsidDel="00000000" w:rsidP="00000000" w:rsidRDefault="00000000" w:rsidRPr="00000000" w14:paraId="00000502">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pPr>
      <w:bookmarkStart w:colFirst="0" w:colLast="0" w:name="_gb5ke5nfmue" w:id="45"/>
      <w:bookmarkEnd w:id="45"/>
      <w:r w:rsidDel="00000000" w:rsidR="00000000" w:rsidRPr="00000000">
        <w:rPr>
          <w:rtl w:val="0"/>
        </w:rPr>
        <w:t xml:space="preserve">ANEXO 1</w:t>
      </w:r>
    </w:p>
    <w:p w:rsidR="00000000" w:rsidDel="00000000" w:rsidP="00000000" w:rsidRDefault="00000000" w:rsidRPr="00000000" w14:paraId="00000503">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pPr>
      <w:bookmarkStart w:colFirst="0" w:colLast="0" w:name="_hzclbasw4i2t" w:id="46"/>
      <w:bookmarkEnd w:id="46"/>
      <w:r w:rsidDel="00000000" w:rsidR="00000000" w:rsidRPr="00000000">
        <w:rPr>
          <w:rtl w:val="0"/>
        </w:rPr>
        <w:t xml:space="preserve">FLUJO DE IMPLEMENTACIÓN DEL TRÁMITE APCO EN LA VUCE </w:t>
      </w:r>
    </w:p>
    <w:p w:rsidR="00000000" w:rsidDel="00000000" w:rsidP="00000000" w:rsidRDefault="00000000" w:rsidRPr="00000000" w14:paraId="00000504">
      <w:pPr>
        <w:rPr/>
      </w:pPr>
      <w:r w:rsidDel="00000000" w:rsidR="00000000" w:rsidRPr="00000000">
        <w:rPr>
          <w:rtl w:val="0"/>
        </w:rPr>
        <w:t xml:space="preserve"> </w:t>
      </w:r>
      <w:r w:rsidDel="00000000" w:rsidR="00000000" w:rsidRPr="00000000">
        <w:rPr/>
        <w:drawing>
          <wp:inline distB="0" distT="0" distL="114300" distR="114300">
            <wp:extent cx="6000750" cy="6263005"/>
            <wp:effectExtent b="0" l="0" r="0" t="0"/>
            <wp:docPr id="8"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6000750" cy="6263005"/>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bookmarkStart w:colFirst="0" w:colLast="0" w:name="_qvybbzjgpys5" w:id="47"/>
      <w:bookmarkEnd w:id="47"/>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ANEXO 2</w:t>
      </w:r>
    </w:p>
    <w:p w:rsidR="00000000" w:rsidDel="00000000" w:rsidP="00000000" w:rsidRDefault="00000000" w:rsidRPr="00000000" w14:paraId="00000506">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pPr>
      <w:bookmarkStart w:colFirst="0" w:colLast="0" w:name="_6zysvbaldja" w:id="48"/>
      <w:bookmarkEnd w:id="48"/>
      <w:r w:rsidDel="00000000" w:rsidR="00000000" w:rsidRPr="00000000">
        <w:rPr>
          <w:rtl w:val="0"/>
        </w:rPr>
        <w:t xml:space="preserve">R-424</w:t>
      </w:r>
    </w:p>
    <w:p w:rsidR="00000000" w:rsidDel="00000000" w:rsidP="00000000" w:rsidRDefault="00000000" w:rsidRPr="00000000" w14:paraId="00000507">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pPr>
      <w:bookmarkStart w:colFirst="0" w:colLast="0" w:name="_8det4m7lgxzt" w:id="49"/>
      <w:bookmarkEnd w:id="49"/>
      <w:r w:rsidDel="00000000" w:rsidR="00000000" w:rsidRPr="00000000">
        <w:rPr>
          <w:rtl w:val="0"/>
        </w:rPr>
        <w:t xml:space="preserve">REGISTRO DE RELEVAMIENTO DE INFORMACIÓN NORMATIVA Y TECNOLÓGICA</w:t>
      </w:r>
    </w:p>
    <w:tbl>
      <w:tblPr>
        <w:tblStyle w:val="Table6"/>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Change w:id="1474" w:author="Valeria Tapia" w:date="2026-10-01T11:28:00Z">
          <w:tblPr>
            <w:tblStyle w:val="Table5"/>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PrChange>
      </w:tblPr>
      <w:tblGrid>
        <w:gridCol w:w="2365.5"/>
        <w:gridCol w:w="2365.5"/>
        <w:gridCol w:w="2365.5"/>
        <w:gridCol w:w="2365.5"/>
        <w:tblGridChange w:id="0">
          <w:tblGrid>
            <w:gridCol w:w="2365.5"/>
            <w:gridCol w:w="2365.5"/>
            <w:gridCol w:w="2365.5"/>
            <w:gridCol w:w="2365.5"/>
          </w:tblGrid>
        </w:tblGridChange>
      </w:tblGrid>
      <w:tr>
        <w:trPr>
          <w:trPrChange w:author="Valeria Tapia" w:id="1474" w:date="2026-10-01T11:28:00Z">
            <w:trPr>
              <w:cantSplit w:val="0"/>
              <w:trHeight w:val="276" w:hRule="atLeast"/>
              <w:tblHeader w:val="1"/>
            </w:trPr>
          </w:trPrChange>
        </w:trPr>
        <w:tc>
          <w:tcPr>
            <w:vMerge w:val="restart"/>
            <w:tcPrChange w:author="Valeria Tapia" w:id="1474" w:date="2026-10-01T11:28:00Z">
              <w:tcPr/>
            </w:tcPrChange>
          </w:tcPr>
          <w:p w:rsidR="00000000" w:rsidDel="00000000" w:rsidP="00000000" w:rsidRDefault="00000000" w:rsidRPr="00000000" w14:paraId="00000508">
            <w:pPr>
              <w:tabs>
                <w:tab w:val="center" w:leader="none" w:pos="4252"/>
                <w:tab w:val="right" w:leader="none" w:pos="8504"/>
              </w:tabs>
              <w:ind w:firstLine="426"/>
              <w:rPr>
                <w:rFonts w:ascii="Arial" w:cs="Arial" w:eastAsia="Arial" w:hAnsi="Arial"/>
                <w:i w:val="1"/>
                <w:iCs w:val="1"/>
                <w:sz w:val="20"/>
                <w:szCs w:val="20"/>
                <w:rPrChange w:author="Valeria Tapia" w:id="1475" w:date="2026-10-01T11:28:00Z">
                  <w:rPr>
                    <w:i w:val="1"/>
                    <w:iCs w:val="1"/>
                    <w:sz w:val="20"/>
                    <w:szCs w:val="20"/>
                  </w:rPr>
                </w:rPrChange>
              </w:rPr>
            </w:pPr>
            <w:r w:rsidDel="00000000" w:rsidR="00000000" w:rsidRPr="00000000">
              <w:rPr>
                <w:rtl w:val="0"/>
              </w:rPr>
            </w:r>
          </w:p>
          <w:p w:rsidR="00000000" w:rsidDel="00000000" w:rsidP="00000000" w:rsidRDefault="00000000" w:rsidRPr="00000000" w14:paraId="00000509">
            <w:pPr>
              <w:ind w:firstLine="284"/>
              <w:rPr>
                <w:rFonts w:ascii="Arial" w:cs="Arial" w:eastAsia="Arial" w:hAnsi="Arial"/>
                <w:i w:val="1"/>
                <w:iCs w:val="1"/>
                <w:sz w:val="20"/>
                <w:szCs w:val="20"/>
                <w:rPrChange w:author="Valeria Tapia" w:id="1476" w:date="2026-10-01T11:28:00Z">
                  <w:rPr>
                    <w:i w:val="1"/>
                    <w:iCs w:val="1"/>
                    <w:sz w:val="20"/>
                    <w:szCs w:val="20"/>
                  </w:rPr>
                </w:rPrChange>
              </w:rPr>
            </w:pPr>
            <w:r w:rsidDel="00000000" w:rsidR="00000000" w:rsidRPr="00000000">
              <w:rPr>
                <w:rFonts w:ascii="Arial" w:cs="Arial" w:eastAsia="Arial" w:hAnsi="Arial"/>
                <w:i w:val="1"/>
                <w:iCs w:val="1"/>
              </w:rPr>
              <w:drawing>
                <wp:inline distB="0" distT="0" distL="114300" distR="114300">
                  <wp:extent cx="1085850" cy="452755"/>
                  <wp:effectExtent b="0" l="0" r="0" t="0"/>
                  <wp:docPr id="5"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1085850" cy="452755"/>
                          </a:xfrm>
                          <a:prstGeom prst="rect"/>
                          <a:ln/>
                        </pic:spPr>
                      </pic:pic>
                    </a:graphicData>
                  </a:graphic>
                </wp:inline>
              </w:drawing>
            </w:r>
            <w:r w:rsidDel="00000000" w:rsidR="00000000" w:rsidRPr="00000000">
              <w:rPr>
                <w:rtl w:val="0"/>
              </w:rPr>
            </w:r>
          </w:p>
        </w:tc>
        <w:tc>
          <w:tcPr>
            <w:vMerge w:val="restart"/>
            <w:tcPrChange w:author="Valeria Tapia" w:id="1474" w:date="2026-10-01T11:28:00Z">
              <w:tcPr/>
            </w:tcPrChange>
          </w:tcPr>
          <w:p w:rsidR="00000000" w:rsidDel="00000000" w:rsidP="00000000" w:rsidRDefault="00000000" w:rsidRPr="00000000" w14:paraId="0000050A">
            <w:pPr>
              <w:tabs>
                <w:tab w:val="center" w:leader="none" w:pos="4252"/>
                <w:tab w:val="right" w:leader="none" w:pos="8504"/>
              </w:tabs>
              <w:jc w:val="center"/>
              <w:rPr>
                <w:rFonts w:ascii="Arial" w:cs="Arial" w:eastAsia="Arial" w:hAnsi="Arial"/>
                <w:b w:val="1"/>
                <w:bCs w:val="1"/>
                <w:sz w:val="20"/>
                <w:szCs w:val="20"/>
                <w:rPrChange w:author="Valeria Tapia" w:id="1477" w:date="2026-10-01T11:28:00Z">
                  <w:rPr>
                    <w:b w:val="1"/>
                    <w:bCs w:val="1"/>
                    <w:sz w:val="20"/>
                    <w:szCs w:val="20"/>
                  </w:rPr>
                </w:rPrChange>
              </w:rPr>
            </w:pPr>
            <w:r w:rsidDel="00000000" w:rsidR="00000000" w:rsidRPr="00000000">
              <w:rPr>
                <w:rtl w:val="0"/>
              </w:rPr>
            </w:r>
          </w:p>
          <w:p w:rsidR="00000000" w:rsidDel="00000000" w:rsidP="00000000" w:rsidRDefault="00000000" w:rsidRPr="00000000" w14:paraId="0000050B">
            <w:pPr>
              <w:tabs>
                <w:tab w:val="left" w:leader="none" w:pos="1305"/>
              </w:tabs>
              <w:jc w:val="center"/>
              <w:rPr>
                <w:rFonts w:ascii="Arial" w:cs="Arial" w:eastAsia="Arial" w:hAnsi="Arial"/>
                <w:b w:val="1"/>
                <w:bCs w:val="1"/>
                <w:sz w:val="20"/>
                <w:szCs w:val="20"/>
                <w:rPrChange w:author="Valeria Tapia" w:id="1477" w:date="2026-10-01T11:28:00Z">
                  <w:rPr>
                    <w:b w:val="1"/>
                    <w:bCs w:val="1"/>
                    <w:sz w:val="20"/>
                    <w:szCs w:val="20"/>
                  </w:rPr>
                </w:rPrChange>
              </w:rPr>
            </w:pPr>
            <w:r w:rsidDel="00000000" w:rsidR="00000000" w:rsidRPr="00000000">
              <w:rPr>
                <w:rFonts w:ascii="Arial" w:cs="Arial" w:eastAsia="Arial" w:hAnsi="Arial"/>
                <w:b w:val="1"/>
                <w:bCs w:val="1"/>
                <w:sz w:val="20"/>
                <w:szCs w:val="20"/>
                <w:rtl w:val="0"/>
                <w:rPrChange w:author="Valeria Tapia" w:id="1477" w:date="2026-10-01T11:28:00Z">
                  <w:rPr>
                    <w:b w:val="1"/>
                    <w:bCs w:val="1"/>
                    <w:sz w:val="20"/>
                    <w:szCs w:val="20"/>
                  </w:rPr>
                </w:rPrChange>
              </w:rPr>
              <w:t xml:space="preserve">REGISTRO DE RELEVAMIENTO DE INFORMACIÓN NORMATIVA Y TECNOLÓGICA – VUCE</w:t>
            </w:r>
          </w:p>
        </w:tc>
        <w:tc>
          <w:tcPr>
            <w:gridSpan w:val="2"/>
            <w:tcPrChange w:author="Valeria Tapia" w:id="1474" w:date="2026-10-01T11:28:00Z">
              <w:tcPr>
                <w:shd w:fill="d9d9d9" w:val="clear"/>
              </w:tcPr>
            </w:tcPrChange>
          </w:tcPr>
          <w:p w:rsidR="00000000" w:rsidDel="00000000" w:rsidP="00000000" w:rsidRDefault="00000000" w:rsidRPr="00000000" w14:paraId="0000050C">
            <w:pPr>
              <w:tabs>
                <w:tab w:val="center" w:leader="none" w:pos="4252"/>
                <w:tab w:val="right" w:leader="none" w:pos="8504"/>
              </w:tabs>
              <w:jc w:val="center"/>
              <w:rPr>
                <w:rFonts w:ascii="Arial" w:cs="Arial" w:eastAsia="Arial" w:hAnsi="Arial"/>
                <w:sz w:val="14"/>
                <w:szCs w:val="14"/>
                <w:rPrChange w:author="Valeria Tapia" w:id="1478" w:date="2026-10-01T11:28:00Z">
                  <w:rPr>
                    <w:sz w:val="14"/>
                    <w:szCs w:val="14"/>
                  </w:rPr>
                </w:rPrChange>
              </w:rPr>
            </w:pPr>
            <w:r w:rsidDel="00000000" w:rsidR="00000000" w:rsidRPr="00000000">
              <w:rPr>
                <w:rFonts w:ascii="Arial" w:cs="Arial" w:eastAsia="Arial" w:hAnsi="Arial"/>
                <w:sz w:val="14"/>
                <w:szCs w:val="14"/>
                <w:rtl w:val="0"/>
                <w:rPrChange w:author="Valeria Tapia" w:id="1478" w:date="2026-10-01T11:28:00Z">
                  <w:rPr>
                    <w:sz w:val="14"/>
                    <w:szCs w:val="14"/>
                  </w:rPr>
                </w:rPrChange>
              </w:rPr>
              <w:t xml:space="preserve">Código</w:t>
            </w:r>
          </w:p>
        </w:tc>
      </w:tr>
      <w:tr>
        <w:trPr>
          <w:trPrChange w:author="Valeria Tapia" w:id="1474" w:date="2026-10-01T11:28:00Z">
            <w:trPr>
              <w:cantSplit w:val="0"/>
              <w:trHeight w:val="273" w:hRule="atLeast"/>
              <w:tblHeader w:val="1"/>
            </w:trPr>
          </w:trPrChange>
        </w:trPr>
        <w:tc>
          <w:tcPr>
            <w:vMerge w:val="continue"/>
            <w:tcPrChange w:author="Valeria Tapia" w:id="1474" w:date="2026-10-01T11:28:00Z">
              <w:tcPr/>
            </w:tcPrChange>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vMerge w:val="continue"/>
            <w:tcPrChange w:author="Valeria Tapia" w:id="1474" w:date="2026-10-01T11:28:00Z">
              <w:tcPr/>
            </w:tcPrChange>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gridSpan w:val="2"/>
            <w:tcPrChange w:author="Valeria Tapia" w:id="1474" w:date="2026-10-01T11:28:00Z">
              <w:tcPr/>
            </w:tcPrChange>
          </w:tcPr>
          <w:p w:rsidR="00000000" w:rsidDel="00000000" w:rsidP="00000000" w:rsidRDefault="00000000" w:rsidRPr="00000000" w14:paraId="00000510">
            <w:pPr>
              <w:tabs>
                <w:tab w:val="center" w:leader="none" w:pos="4252"/>
                <w:tab w:val="right" w:leader="none" w:pos="8504"/>
              </w:tabs>
              <w:jc w:val="center"/>
              <w:rPr>
                <w:rFonts w:ascii="Arial" w:cs="Arial" w:eastAsia="Arial" w:hAnsi="Arial"/>
                <w:sz w:val="14"/>
                <w:szCs w:val="14"/>
                <w:rPrChange w:author="Valeria Tapia" w:id="1479" w:date="2026-10-01T11:28:00Z">
                  <w:rPr>
                    <w:sz w:val="14"/>
                    <w:szCs w:val="14"/>
                  </w:rPr>
                </w:rPrChange>
              </w:rPr>
            </w:pPr>
            <w:r w:rsidDel="00000000" w:rsidR="00000000" w:rsidRPr="00000000">
              <w:rPr>
                <w:rFonts w:ascii="Arial" w:cs="Arial" w:eastAsia="Arial" w:hAnsi="Arial"/>
                <w:sz w:val="14"/>
                <w:szCs w:val="14"/>
                <w:rtl w:val="0"/>
                <w:rPrChange w:author="Valeria Tapia" w:id="1479" w:date="2026-10-01T11:28:00Z">
                  <w:rPr>
                    <w:sz w:val="14"/>
                    <w:szCs w:val="14"/>
                  </w:rPr>
                </w:rPrChange>
              </w:rPr>
              <w:t xml:space="preserve">R-424</w:t>
            </w:r>
          </w:p>
        </w:tc>
      </w:tr>
      <w:tr>
        <w:trPr>
          <w:trPrChange w:author="Valeria Tapia" w:id="1474" w:date="2026-10-01T11:28:00Z">
            <w:trPr>
              <w:cantSplit w:val="0"/>
              <w:trHeight w:val="273" w:hRule="atLeast"/>
              <w:tblHeader w:val="1"/>
            </w:trPr>
          </w:trPrChange>
        </w:trPr>
        <w:tc>
          <w:tcPr>
            <w:vMerge w:val="continue"/>
            <w:tcPrChange w:author="Valeria Tapia" w:id="1474" w:date="2026-10-01T11:28:00Z">
              <w:tcPr/>
            </w:tcPrChange>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vMerge w:val="continue"/>
            <w:tcPrChange w:author="Valeria Tapia" w:id="1474" w:date="2026-10-01T11:28:00Z">
              <w:tcPr/>
            </w:tcPrChange>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tcPrChange w:author="Valeria Tapia" w:id="1474" w:date="2026-10-01T11:28:00Z">
              <w:tcPr>
                <w:shd w:fill="d9d9d9" w:val="clear"/>
              </w:tcPr>
            </w:tcPrChange>
          </w:tcPr>
          <w:p w:rsidR="00000000" w:rsidDel="00000000" w:rsidP="00000000" w:rsidRDefault="00000000" w:rsidRPr="00000000" w14:paraId="00000514">
            <w:pPr>
              <w:tabs>
                <w:tab w:val="center" w:leader="none" w:pos="4252"/>
                <w:tab w:val="right" w:leader="none" w:pos="8504"/>
              </w:tabs>
              <w:jc w:val="center"/>
              <w:rPr>
                <w:rFonts w:ascii="Arial" w:cs="Arial" w:eastAsia="Arial" w:hAnsi="Arial"/>
                <w:sz w:val="14"/>
                <w:szCs w:val="14"/>
                <w:rPrChange w:author="Valeria Tapia" w:id="1480" w:date="2026-10-01T11:28:00Z">
                  <w:rPr>
                    <w:sz w:val="14"/>
                    <w:szCs w:val="14"/>
                  </w:rPr>
                </w:rPrChange>
              </w:rPr>
            </w:pPr>
            <w:r w:rsidDel="00000000" w:rsidR="00000000" w:rsidRPr="00000000">
              <w:rPr>
                <w:rFonts w:ascii="Arial" w:cs="Arial" w:eastAsia="Arial" w:hAnsi="Arial"/>
                <w:sz w:val="14"/>
                <w:szCs w:val="14"/>
                <w:rtl w:val="0"/>
                <w:rPrChange w:author="Valeria Tapia" w:id="1480" w:date="2026-10-01T11:28:00Z">
                  <w:rPr>
                    <w:sz w:val="14"/>
                    <w:szCs w:val="14"/>
                  </w:rPr>
                </w:rPrChange>
              </w:rPr>
              <w:t xml:space="preserve">Versión</w:t>
            </w:r>
          </w:p>
        </w:tc>
        <w:tc>
          <w:tcPr>
            <w:tcPrChange w:author="Valeria Tapia" w:id="1474" w:date="2026-10-01T11:28:00Z">
              <w:tcPr>
                <w:shd w:fill="d9d9d9" w:val="clear"/>
              </w:tcPr>
            </w:tcPrChange>
          </w:tcPr>
          <w:p w:rsidR="00000000" w:rsidDel="00000000" w:rsidP="00000000" w:rsidRDefault="00000000" w:rsidRPr="00000000" w14:paraId="00000515">
            <w:pPr>
              <w:tabs>
                <w:tab w:val="center" w:leader="none" w:pos="4252"/>
                <w:tab w:val="right" w:leader="none" w:pos="8504"/>
              </w:tabs>
              <w:jc w:val="center"/>
              <w:rPr>
                <w:rFonts w:ascii="Arial" w:cs="Arial" w:eastAsia="Arial" w:hAnsi="Arial"/>
                <w:sz w:val="14"/>
                <w:szCs w:val="14"/>
                <w:rPrChange w:author="Valeria Tapia" w:id="1481" w:date="2026-10-01T11:28:00Z">
                  <w:rPr>
                    <w:sz w:val="14"/>
                    <w:szCs w:val="14"/>
                  </w:rPr>
                </w:rPrChange>
              </w:rPr>
            </w:pPr>
            <w:r w:rsidDel="00000000" w:rsidR="00000000" w:rsidRPr="00000000">
              <w:rPr>
                <w:rFonts w:ascii="Arial" w:cs="Arial" w:eastAsia="Arial" w:hAnsi="Arial"/>
                <w:sz w:val="14"/>
                <w:szCs w:val="14"/>
                <w:rtl w:val="0"/>
                <w:rPrChange w:author="Valeria Tapia" w:id="1481" w:date="2026-10-01T11:28:00Z">
                  <w:rPr>
                    <w:sz w:val="14"/>
                    <w:szCs w:val="14"/>
                  </w:rPr>
                </w:rPrChange>
              </w:rPr>
              <w:t xml:space="preserve">Página</w:t>
            </w:r>
          </w:p>
        </w:tc>
      </w:tr>
      <w:tr>
        <w:trPr>
          <w:trPrChange w:author="Valeria Tapia" w:id="1474" w:date="2026-10-01T11:28:00Z">
            <w:trPr>
              <w:cantSplit w:val="0"/>
              <w:trHeight w:val="273" w:hRule="atLeast"/>
              <w:tblHeader w:val="1"/>
            </w:trPr>
          </w:trPrChange>
        </w:trPr>
        <w:tc>
          <w:tcPr>
            <w:vMerge w:val="continue"/>
            <w:tcPrChange w:author="Valeria Tapia" w:id="1474" w:date="2026-10-01T11:28:00Z">
              <w:tcPr/>
            </w:tcPrChange>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vMerge w:val="continue"/>
            <w:tcPrChange w:author="Valeria Tapia" w:id="1474" w:date="2026-10-01T11:28:00Z">
              <w:tcPr/>
            </w:tcPrChange>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tcPrChange w:author="Valeria Tapia" w:id="1474" w:date="2026-10-01T11:28:00Z">
              <w:tcPr/>
            </w:tcPrChange>
          </w:tcPr>
          <w:p w:rsidR="00000000" w:rsidDel="00000000" w:rsidP="00000000" w:rsidRDefault="00000000" w:rsidRPr="00000000" w14:paraId="00000518">
            <w:pPr>
              <w:tabs>
                <w:tab w:val="center" w:leader="none" w:pos="4252"/>
                <w:tab w:val="right" w:leader="none" w:pos="8504"/>
              </w:tabs>
              <w:jc w:val="center"/>
              <w:rPr>
                <w:rFonts w:ascii="Arial" w:cs="Arial" w:eastAsia="Arial" w:hAnsi="Arial"/>
                <w:sz w:val="14"/>
                <w:szCs w:val="14"/>
                <w:rPrChange w:author="Valeria Tapia" w:id="1483" w:date="2026-10-01T11:28:00Z">
                  <w:rPr>
                    <w:sz w:val="14"/>
                    <w:szCs w:val="14"/>
                  </w:rPr>
                </w:rPrChange>
              </w:rPr>
            </w:pPr>
            <w:del w:author="Valeria Tapia" w:id="1482" w:date="2026-10-01T11:20:00Z">
              <w:r w:rsidDel="00000000" w:rsidR="00000000" w:rsidRPr="00000000">
                <w:rPr>
                  <w:rFonts w:ascii="Arial" w:cs="Arial" w:eastAsia="Arial" w:hAnsi="Arial"/>
                  <w:sz w:val="14"/>
                  <w:szCs w:val="14"/>
                  <w:rtl w:val="0"/>
                  <w:rPrChange w:author="Valeria Tapia" w:id="1483" w:date="2026-10-01T11:28:00Z">
                    <w:rPr>
                      <w:sz w:val="14"/>
                      <w:szCs w:val="14"/>
                    </w:rPr>
                  </w:rPrChange>
                </w:rPr>
                <w:delText xml:space="preserve">2</w:delText>
              </w:r>
            </w:del>
            <w:ins w:author="Valeria Tapia" w:id="1482" w:date="2026-10-01T11:20:00Z">
              <w:r w:rsidDel="00000000" w:rsidR="00000000" w:rsidRPr="00000000">
                <w:rPr>
                  <w:rFonts w:ascii="Arial" w:cs="Arial" w:eastAsia="Arial" w:hAnsi="Arial"/>
                  <w:sz w:val="14"/>
                  <w:szCs w:val="14"/>
                  <w:rtl w:val="0"/>
                  <w:rPrChange w:author="Valeria Tapia" w:id="1483" w:date="2026-10-01T11:28:00Z">
                    <w:rPr>
                      <w:sz w:val="14"/>
                      <w:szCs w:val="14"/>
                    </w:rPr>
                  </w:rPrChange>
                </w:rPr>
                <w:t xml:space="preserve">3</w:t>
              </w:r>
            </w:ins>
            <w:r w:rsidDel="00000000" w:rsidR="00000000" w:rsidRPr="00000000">
              <w:rPr>
                <w:rtl w:val="0"/>
              </w:rPr>
            </w:r>
          </w:p>
        </w:tc>
        <w:tc>
          <w:tcPr>
            <w:tcPrChange w:author="Valeria Tapia" w:id="1474" w:date="2026-10-01T11:28:00Z">
              <w:tcPr/>
            </w:tcPrChange>
          </w:tcPr>
          <w:p w:rsidR="00000000" w:rsidDel="00000000" w:rsidP="00000000" w:rsidRDefault="00000000" w:rsidRPr="00000000" w14:paraId="00000519">
            <w:pPr>
              <w:tabs>
                <w:tab w:val="center" w:leader="none" w:pos="4252"/>
                <w:tab w:val="right" w:leader="none" w:pos="8504"/>
              </w:tabs>
              <w:jc w:val="left"/>
              <w:rPr>
                <w:rFonts w:ascii="Arial" w:cs="Arial" w:eastAsia="Arial" w:hAnsi="Arial"/>
                <w:sz w:val="14"/>
                <w:szCs w:val="14"/>
                <w:rPrChange w:author="Valeria Tapia" w:id="1484" w:date="2026-10-01T11:28:00Z">
                  <w:rPr>
                    <w:sz w:val="14"/>
                    <w:szCs w:val="14"/>
                  </w:rPr>
                </w:rPrChange>
              </w:rPr>
            </w:pPr>
            <w:r w:rsidDel="00000000" w:rsidR="00000000" w:rsidRPr="00000000">
              <w:rPr>
                <w:rFonts w:ascii="Arial" w:cs="Arial" w:eastAsia="Arial" w:hAnsi="Arial"/>
                <w:sz w:val="14"/>
                <w:szCs w:val="14"/>
                <w:rtl w:val="0"/>
                <w:rPrChange w:author="Valeria Tapia" w:id="1484" w:date="2026-10-01T11:28:00Z">
                  <w:rPr>
                    <w:sz w:val="14"/>
                    <w:szCs w:val="14"/>
                  </w:rPr>
                </w:rPrChange>
              </w:rPr>
              <w:t xml:space="preserve">       </w:t>
            </w:r>
            <w:del w:author="Valeria Tapia" w:id="1485" w:date="2026-10-01T11:20:00Z">
              <w:r w:rsidDel="00000000" w:rsidR="00000000" w:rsidRPr="00000000">
                <w:rPr>
                  <w:rFonts w:ascii="Arial" w:cs="Arial" w:eastAsia="Arial" w:hAnsi="Arial"/>
                  <w:sz w:val="14"/>
                  <w:szCs w:val="14"/>
                  <w:rtl w:val="0"/>
                  <w:rPrChange w:author="Valeria Tapia" w:id="1484" w:date="2026-10-01T11:28:00Z">
                    <w:rPr>
                      <w:sz w:val="14"/>
                      <w:szCs w:val="14"/>
                    </w:rPr>
                  </w:rPrChange>
                </w:rPr>
                <w:delText xml:space="preserve">de </w:delText>
              </w:r>
            </w:del>
            <w:r w:rsidDel="00000000" w:rsidR="00000000" w:rsidRPr="00000000">
              <w:rPr>
                <w:rtl w:val="0"/>
              </w:rPr>
            </w:r>
          </w:p>
        </w:tc>
      </w:tr>
    </w:tbl>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bl>
      <w:tblPr>
        <w:tblStyle w:val="Table8"/>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Change w:id="1486" w:author="Valeria Tapia" w:date="2026-10-01T18:43:00Z">
          <w:tblPr>
            <w:tblStyle w:val="Table7"/>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PrChange>
      </w:tblPr>
      <w:tblGrid>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tblGridChange w:id="0">
          <w:tblGrid>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gridCol w:w="147.84375"/>
          </w:tblGrid>
        </w:tblGridChange>
      </w:tblGrid>
      <w:tr>
        <w:trPr>
          <w:del w:author="Valeria Tapia" w:id="1487" w:date="2026-10-01T09:27:00Z"/>
          <w:trPrChange w:author="Valeria Tapia" w:id="1486" w:date="2026-10-01T18:43:00Z">
            <w:trPr>
              <w:cantSplit w:val="0"/>
              <w:trHeight w:val="300" w:hRule="atLeast"/>
              <w:tblHeader w:val="0"/>
            </w:trPr>
          </w:trPrChange>
        </w:trPr>
        <w:tc>
          <w:tcPr>
            <w:gridSpan w:val="64"/>
            <w:tcPrChange w:author="Valeria Tapia" w:id="1486" w:date="2026-10-01T18:43:00Z">
              <w:tcPr>
                <w:shd w:fill="ddebf7" w:val="clear"/>
              </w:tcPr>
            </w:tcPrChange>
          </w:tcPr>
          <w:p w:rsidR="00000000" w:rsidDel="00000000" w:rsidP="00000000" w:rsidRDefault="00000000" w:rsidRPr="00000000" w14:paraId="0000051B">
            <w:pPr>
              <w:rPr>
                <w:del w:author="Valeria Tapia" w:id="1487" w:date="2026-10-01T09:27:00Z"/>
                <w:b w:val="1"/>
                <w:bCs w:val="1"/>
                <w:sz w:val="16"/>
                <w:szCs w:val="16"/>
              </w:rPr>
            </w:pPr>
            <w:del w:author="Valeria Tapia" w:id="1487" w:date="2026-10-01T09:27:00Z">
              <w:r w:rsidDel="00000000" w:rsidR="00000000" w:rsidRPr="00000000">
                <w:rPr>
                  <w:b w:val="1"/>
                  <w:bCs w:val="1"/>
                  <w:sz w:val="16"/>
                  <w:szCs w:val="16"/>
                  <w:rtl w:val="0"/>
                </w:rPr>
                <w:delText xml:space="preserve">OBJETIVO</w:delText>
              </w:r>
            </w:del>
          </w:p>
        </w:tc>
      </w:tr>
      <w:tr>
        <w:trPr>
          <w:del w:author="Valeria Tapia" w:id="1487" w:date="2026-10-01T09:27:00Z"/>
          <w:trPrChange w:author="Valeria Tapia" w:id="1486" w:date="2026-10-01T18:43:00Z">
            <w:trPr>
              <w:cantSplit w:val="0"/>
              <w:trHeight w:val="449" w:hRule="atLeast"/>
              <w:tblHeader w:val="0"/>
            </w:trPr>
          </w:trPrChange>
        </w:trPr>
        <w:tc>
          <w:tcPr>
            <w:gridSpan w:val="64"/>
            <w:tcPrChange w:author="Valeria Tapia" w:id="1486" w:date="2026-10-01T18:43:00Z">
              <w:tcPr/>
            </w:tcPrChange>
          </w:tcPr>
          <w:p w:rsidR="00000000" w:rsidDel="00000000" w:rsidP="00000000" w:rsidRDefault="00000000" w:rsidRPr="00000000" w14:paraId="0000055B">
            <w:pPr>
              <w:rPr>
                <w:del w:author="Valeria Tapia" w:id="1487" w:date="2026-10-01T09:27:00Z"/>
                <w:color w:val="000000"/>
                <w:sz w:val="16"/>
                <w:szCs w:val="16"/>
              </w:rPr>
            </w:pPr>
            <w:del w:author="Valeria Tapia" w:id="1487" w:date="2026-10-01T09:27:00Z">
              <w:r w:rsidDel="00000000" w:rsidR="00000000" w:rsidRPr="00000000">
                <w:rPr>
                  <w:color w:val="000000"/>
                  <w:sz w:val="16"/>
                  <w:szCs w:val="16"/>
                  <w:rtl w:val="0"/>
                </w:rPr>
                <w:delText xml:space="preserve">Obtener información relacionada a los procesos de operaciones de comercio exterior realizados por la Entidad Pública Emisora.</w:delText>
              </w:r>
            </w:del>
          </w:p>
        </w:tc>
      </w:tr>
      <w:tr>
        <w:trPr>
          <w:trPrChange w:author="Valeria Tapia" w:id="1486" w:date="2026-10-01T18:43:00Z">
            <w:trPr>
              <w:cantSplit w:val="0"/>
              <w:trHeight w:val="270" w:hRule="atLeast"/>
              <w:tblHeader w:val="0"/>
            </w:trPr>
          </w:trPrChange>
        </w:trPr>
        <w:tc>
          <w:tcPr>
            <w:gridSpan w:val="64"/>
            <w:tcPrChange w:author="Valeria Tapia" w:id="1486" w:date="2026-10-01T18:43:00Z">
              <w:tcPr>
                <w:shd w:fill="bdd7ee" w:val="clear"/>
              </w:tcPr>
            </w:tcPrChange>
          </w:tcPr>
          <w:p w:rsidR="00000000" w:rsidDel="00000000" w:rsidP="00000000" w:rsidRDefault="00000000" w:rsidRPr="00000000" w14:paraId="0000059B">
            <w:pPr>
              <w:rPr>
                <w:rFonts w:ascii="Arial" w:cs="Arial" w:eastAsia="Arial" w:hAnsi="Arial"/>
                <w:b w:val="1"/>
                <w:bCs w:val="1"/>
                <w:sz w:val="16"/>
                <w:szCs w:val="16"/>
                <w:rPrChange w:author="Valeria Tapia" w:id="1489" w:date="2026-10-01T11:28:00Z">
                  <w:rPr>
                    <w:b w:val="1"/>
                    <w:bCs w:val="1"/>
                    <w:sz w:val="16"/>
                    <w:szCs w:val="16"/>
                  </w:rPr>
                </w:rPrChange>
              </w:rPr>
            </w:pPr>
            <w:r w:rsidDel="00000000" w:rsidR="00000000" w:rsidRPr="00000000">
              <w:rPr>
                <w:rFonts w:ascii="Arial" w:cs="Arial" w:eastAsia="Arial" w:hAnsi="Arial"/>
                <w:b w:val="1"/>
                <w:bCs w:val="1"/>
                <w:sz w:val="16"/>
                <w:szCs w:val="16"/>
                <w:rtl w:val="0"/>
                <w:rPrChange w:author="Valeria Tapia" w:id="1489" w:date="2026-10-01T11:28:00Z">
                  <w:rPr>
                    <w:b w:val="1"/>
                    <w:bCs w:val="1"/>
                    <w:sz w:val="16"/>
                    <w:szCs w:val="16"/>
                  </w:rPr>
                </w:rPrChange>
              </w:rPr>
              <w:t xml:space="preserve">I. DATOS DE LA ENTIDAD Y DOCUMENTO QUE EMITE RELACIONADO AL COMERCIO EXTERIOR.</w:t>
            </w:r>
          </w:p>
        </w:tc>
      </w:tr>
      <w:tr>
        <w:trPr>
          <w:del w:author="Valeria Tapia" w:id="1490" w:date="2026-10-01T11:53:00Z"/>
          <w:trPrChange w:author="Valeria Tapia" w:id="1486" w:date="2026-10-01T18:43:00Z">
            <w:trPr>
              <w:cantSplit w:val="0"/>
              <w:trHeight w:val="300"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05DB">
            <w:pPr>
              <w:rPr>
                <w:del w:author="Valeria Tapia" w:id="1490" w:date="2026-10-01T11:53:00Z"/>
                <w:b w:val="1"/>
                <w:bCs w:val="1"/>
                <w:color w:val="000000"/>
                <w:sz w:val="16"/>
                <w:szCs w:val="16"/>
              </w:rPr>
            </w:pPr>
            <w:del w:author="Valeria Tapia" w:id="1490" w:date="2026-10-01T11:53:00Z">
              <w:r w:rsidDel="00000000" w:rsidR="00000000" w:rsidRPr="00000000">
                <w:rPr>
                  <w:b w:val="1"/>
                  <w:bCs w:val="1"/>
                  <w:color w:val="000000"/>
                  <w:sz w:val="16"/>
                  <w:szCs w:val="16"/>
                  <w:rtl w:val="0"/>
                </w:rPr>
                <w:delText xml:space="preserve">1. DATOS DE LA ENTIDAD PÚBLICA EMISORA.</w:delText>
              </w:r>
            </w:del>
          </w:p>
        </w:tc>
      </w:tr>
      <w:tr>
        <w:trPr>
          <w:trPrChange w:author="Valeria Tapia" w:id="1486" w:date="2026-10-01T18:43:00Z">
            <w:trPr>
              <w:cantSplit w:val="0"/>
              <w:trHeight w:val="380" w:hRule="atLeast"/>
              <w:tblHeader w:val="0"/>
            </w:trPr>
          </w:trPrChange>
        </w:trPr>
        <w:tc>
          <w:tcPr>
            <w:gridSpan w:val="32"/>
            <w:tcPrChange w:author="Valeria Tapia" w:id="1486" w:date="2026-10-01T18:43:00Z">
              <w:tcPr>
                <w:shd w:fill="auto" w:val="clear"/>
                <w:vAlign w:val="center"/>
              </w:tcPr>
            </w:tcPrChange>
          </w:tcPr>
          <w:p w:rsidR="00000000" w:rsidDel="00000000" w:rsidP="00000000" w:rsidRDefault="00000000" w:rsidRPr="00000000" w14:paraId="0000061B">
            <w:pPr>
              <w:rPr>
                <w:rFonts w:ascii="Arial" w:cs="Arial" w:eastAsia="Arial" w:hAnsi="Arial"/>
                <w:b w:val="1"/>
                <w:bCs w:val="1"/>
                <w:color w:val="000000"/>
                <w:sz w:val="16"/>
                <w:szCs w:val="16"/>
                <w:rPrChange w:author="Valeria Tapia" w:id="1492" w:date="2026-10-01T11:28:00Z">
                  <w:rPr>
                    <w:b w:val="1"/>
                    <w:bCs w:val="1"/>
                    <w:color w:val="000000"/>
                    <w:sz w:val="16"/>
                    <w:szCs w:val="16"/>
                  </w:rPr>
                </w:rPrChange>
              </w:rPr>
            </w:pPr>
            <w:del w:author="Valeria Tapia" w:id="1491" w:date="2026-10-01T11:19:00Z">
              <w:r w:rsidDel="00000000" w:rsidR="00000000" w:rsidRPr="00000000">
                <w:rPr>
                  <w:rFonts w:ascii="Arial" w:cs="Arial" w:eastAsia="Arial" w:hAnsi="Arial"/>
                  <w:b w:val="1"/>
                  <w:bCs w:val="1"/>
                  <w:color w:val="000000"/>
                  <w:sz w:val="16"/>
                  <w:szCs w:val="16"/>
                  <w:rtl w:val="0"/>
                  <w:rPrChange w:author="Valeria Tapia" w:id="1492" w:date="2026-10-01T11:28:00Z">
                    <w:rPr>
                      <w:b w:val="1"/>
                      <w:bCs w:val="1"/>
                      <w:color w:val="000000"/>
                      <w:sz w:val="16"/>
                      <w:szCs w:val="16"/>
                    </w:rPr>
                  </w:rPrChange>
                </w:rPr>
                <w:delText xml:space="preserve">RAZÓN SOCIAL:</w:delText>
              </w:r>
            </w:del>
            <w:ins w:author="Valeria Tapia" w:id="1491" w:date="2026-10-01T11:19:00Z">
              <w:r w:rsidDel="00000000" w:rsidR="00000000" w:rsidRPr="00000000">
                <w:rPr>
                  <w:rFonts w:ascii="Arial" w:cs="Arial" w:eastAsia="Arial" w:hAnsi="Arial"/>
                  <w:b w:val="1"/>
                  <w:bCs w:val="1"/>
                  <w:color w:val="000000"/>
                  <w:sz w:val="16"/>
                  <w:szCs w:val="16"/>
                  <w:rtl w:val="0"/>
                  <w:rPrChange w:author="Valeria Tapia" w:id="1492" w:date="2026-10-01T11:28:00Z">
                    <w:rPr>
                      <w:b w:val="1"/>
                      <w:bCs w:val="1"/>
                      <w:color w:val="000000"/>
                      <w:sz w:val="16"/>
                      <w:szCs w:val="16"/>
                    </w:rPr>
                  </w:rPrChange>
                </w:rPr>
                <w:t xml:space="preserve">NOMBRE DE LA ENTIDAD PÚBLICA:</w:t>
              </w:r>
            </w:ins>
            <w:r w:rsidDel="00000000" w:rsidR="00000000" w:rsidRPr="00000000">
              <w:rPr>
                <w:rFonts w:ascii="Arial" w:cs="Arial" w:eastAsia="Arial" w:hAnsi="Arial"/>
                <w:b w:val="1"/>
                <w:bCs w:val="1"/>
                <w:color w:val="000000"/>
                <w:sz w:val="16"/>
                <w:szCs w:val="16"/>
                <w:rtl w:val="0"/>
                <w:rPrChange w:author="Valeria Tapia" w:id="1492" w:date="2026-10-01T11:28:00Z">
                  <w:rPr>
                    <w:b w:val="1"/>
                    <w:bCs w:val="1"/>
                    <w:color w:val="000000"/>
                    <w:sz w:val="16"/>
                    <w:szCs w:val="16"/>
                  </w:rPr>
                </w:rPrChange>
              </w:rPr>
              <w:t xml:space="preserve"> </w:t>
            </w:r>
          </w:p>
        </w:tc>
        <w:tc>
          <w:tcPr>
            <w:gridSpan w:val="32"/>
            <w:tcPrChange w:author="Valeria Tapia" w:id="1486" w:date="2026-10-01T18:43:00Z">
              <w:tcPr/>
            </w:tcPrChange>
          </w:tcPr>
          <w:p w:rsidR="00000000" w:rsidDel="00000000" w:rsidP="00000000" w:rsidRDefault="00000000" w:rsidRPr="00000000" w14:paraId="0000063B">
            <w:pPr>
              <w:rPr>
                <w:rFonts w:ascii="Arial" w:cs="Arial" w:eastAsia="Arial" w:hAnsi="Arial"/>
                <w:b w:val="1"/>
                <w:bCs w:val="1"/>
                <w:color w:val="000000"/>
                <w:sz w:val="16"/>
                <w:szCs w:val="16"/>
                <w:rPrChange w:author="Valeria Tapia" w:id="1493" w:date="2026-10-01T11:28:00Z">
                  <w:rPr>
                    <w:b w:val="1"/>
                    <w:bCs w:val="1"/>
                    <w:color w:val="000000"/>
                    <w:sz w:val="16"/>
                    <w:szCs w:val="16"/>
                  </w:rPr>
                </w:rPrChange>
              </w:rPr>
            </w:pPr>
            <w:r w:rsidDel="00000000" w:rsidR="00000000" w:rsidRPr="00000000">
              <w:rPr>
                <w:rtl w:val="0"/>
              </w:rPr>
            </w:r>
          </w:p>
        </w:tc>
      </w:tr>
      <w:tr>
        <w:trPr>
          <w:ins w:author="Valeria Tapia" w:id="1494" w:date="2026-10-01T11:19:00Z"/>
          <w:trPrChange w:author="Valeria Tapia" w:id="1486" w:date="2026-10-01T18:43:00Z">
            <w:trPr>
              <w:cantSplit w:val="0"/>
              <w:trHeight w:val="380" w:hRule="atLeast"/>
              <w:tblHeader w:val="0"/>
            </w:trPr>
          </w:trPrChange>
        </w:trPr>
        <w:tc>
          <w:tcPr>
            <w:gridSpan w:val="32"/>
            <w:tcPrChange w:author="Valeria Tapia" w:id="1486" w:date="2026-10-01T18:43:00Z">
              <w:tcPr>
                <w:shd w:fill="auto" w:val="clear"/>
                <w:vAlign w:val="center"/>
              </w:tcPr>
            </w:tcPrChange>
          </w:tcPr>
          <w:p w:rsidR="00000000" w:rsidDel="00000000" w:rsidP="00000000" w:rsidRDefault="00000000" w:rsidRPr="00000000" w14:paraId="0000065B">
            <w:pPr>
              <w:rPr>
                <w:ins w:author="Valeria Tapia" w:id="1494" w:date="2026-10-01T11:19:00Z"/>
                <w:b w:val="1"/>
                <w:bCs w:val="1"/>
                <w:color w:val="000000"/>
                <w:sz w:val="16"/>
                <w:szCs w:val="16"/>
              </w:rPr>
            </w:pPr>
            <w:ins w:author="Valeria Tapia" w:id="1494" w:date="2026-10-01T11:19:00Z">
              <w:r w:rsidDel="00000000" w:rsidR="00000000" w:rsidRPr="00000000">
                <w:rPr>
                  <w:b w:val="1"/>
                  <w:bCs w:val="1"/>
                  <w:color w:val="000000"/>
                  <w:sz w:val="16"/>
                  <w:szCs w:val="16"/>
                  <w:rtl w:val="0"/>
                </w:rPr>
                <w:t xml:space="preserve">MINISTERIO DE CABEZA DE SECTOR:</w:t>
              </w:r>
            </w:ins>
          </w:p>
        </w:tc>
        <w:tc>
          <w:tcPr>
            <w:gridSpan w:val="32"/>
            <w:tcPrChange w:author="Valeria Tapia" w:id="1486" w:date="2026-10-01T18:43:00Z">
              <w:tcPr/>
            </w:tcPrChange>
          </w:tcPr>
          <w:p w:rsidR="00000000" w:rsidDel="00000000" w:rsidP="00000000" w:rsidRDefault="00000000" w:rsidRPr="00000000" w14:paraId="0000067B">
            <w:pPr>
              <w:rPr>
                <w:ins w:author="Valeria Tapia" w:id="1494" w:date="2026-10-01T11:19:00Z"/>
                <w:b w:val="1"/>
                <w:bCs w:val="1"/>
                <w:color w:val="000000"/>
                <w:sz w:val="16"/>
                <w:szCs w:val="16"/>
              </w:rPr>
            </w:pPr>
            <w:ins w:author="Valeria Tapia" w:id="1494" w:date="2026-10-01T11:19:00Z">
              <w:r w:rsidDel="00000000" w:rsidR="00000000" w:rsidRPr="00000000">
                <w:rPr>
                  <w:rtl w:val="0"/>
                </w:rPr>
              </w:r>
            </w:ins>
          </w:p>
        </w:tc>
      </w:tr>
      <w:tr>
        <w:trPr>
          <w:del w:author="Valeria Tapia" w:id="1495" w:date="2026-10-01T09:27:00Z"/>
          <w:trPrChange w:author="Valeria Tapia" w:id="1486" w:date="2026-10-01T18:43:00Z">
            <w:trPr>
              <w:cantSplit w:val="0"/>
              <w:trHeight w:val="427" w:hRule="atLeast"/>
              <w:tblHeader w:val="0"/>
            </w:trPr>
          </w:trPrChange>
        </w:trPr>
        <w:tc>
          <w:tcPr>
            <w:gridSpan w:val="32"/>
            <w:tcPrChange w:author="Valeria Tapia" w:id="1486" w:date="2026-10-01T18:43:00Z">
              <w:tcPr>
                <w:shd w:fill="auto" w:val="clear"/>
                <w:vAlign w:val="center"/>
              </w:tcPr>
            </w:tcPrChange>
          </w:tcPr>
          <w:p w:rsidR="00000000" w:rsidDel="00000000" w:rsidP="00000000" w:rsidRDefault="00000000" w:rsidRPr="00000000" w14:paraId="0000069B">
            <w:pPr>
              <w:rPr>
                <w:del w:author="Valeria Tapia" w:id="1495" w:date="2026-10-01T09:27:00Z"/>
                <w:b w:val="1"/>
                <w:bCs w:val="1"/>
                <w:color w:val="000000"/>
                <w:sz w:val="16"/>
                <w:szCs w:val="16"/>
              </w:rPr>
            </w:pPr>
            <w:del w:author="Valeria Tapia" w:id="1495" w:date="2026-10-01T09:27:00Z">
              <w:r w:rsidDel="00000000" w:rsidR="00000000" w:rsidRPr="00000000">
                <w:rPr>
                  <w:b w:val="1"/>
                  <w:bCs w:val="1"/>
                  <w:color w:val="000000"/>
                  <w:sz w:val="16"/>
                  <w:szCs w:val="16"/>
                  <w:rtl w:val="0"/>
                </w:rPr>
                <w:delText xml:space="preserve">NIT:</w:delText>
              </w:r>
            </w:del>
          </w:p>
        </w:tc>
        <w:tc>
          <w:tcPr>
            <w:gridSpan w:val="32"/>
            <w:tcPrChange w:author="Valeria Tapia" w:id="1486" w:date="2026-10-01T18:43:00Z">
              <w:tcPr/>
            </w:tcPrChange>
          </w:tcPr>
          <w:p w:rsidR="00000000" w:rsidDel="00000000" w:rsidP="00000000" w:rsidRDefault="00000000" w:rsidRPr="00000000" w14:paraId="000006BB">
            <w:pPr>
              <w:rPr>
                <w:del w:author="Valeria Tapia" w:id="1495" w:date="2026-10-01T09:27:00Z"/>
                <w:b w:val="1"/>
                <w:bCs w:val="1"/>
                <w:color w:val="000000"/>
                <w:sz w:val="16"/>
                <w:szCs w:val="16"/>
              </w:rPr>
            </w:pPr>
            <w:del w:author="Valeria Tapia" w:id="1495" w:date="2026-10-01T09:27:00Z">
              <w:r w:rsidDel="00000000" w:rsidR="00000000" w:rsidRPr="00000000">
                <w:rPr>
                  <w:rtl w:val="0"/>
                </w:rPr>
              </w:r>
            </w:del>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06DB">
            <w:pPr>
              <w:rPr>
                <w:rFonts w:ascii="Arial" w:cs="Arial" w:eastAsia="Arial" w:hAnsi="Arial"/>
                <w:b w:val="1"/>
                <w:bCs w:val="1"/>
                <w:color w:val="000000"/>
                <w:sz w:val="16"/>
                <w:szCs w:val="16"/>
                <w:rPrChange w:author="Valeria Tapia" w:id="1509" w:date="2026-10-01T11:28:00Z">
                  <w:rPr>
                    <w:b w:val="1"/>
                    <w:bCs w:val="1"/>
                    <w:color w:val="000000"/>
                    <w:sz w:val="16"/>
                    <w:szCs w:val="16"/>
                  </w:rPr>
                </w:rPrChange>
              </w:rPr>
            </w:pPr>
            <w:ins w:author="Valeria Tapia" w:id="1497" w:date="2026-10-01T11:53:00Z">
              <w:r w:rsidDel="00000000" w:rsidR="00000000" w:rsidRPr="00000000">
                <w:rPr>
                  <w:rFonts w:ascii="Arial" w:cs="Arial" w:eastAsia="Arial" w:hAnsi="Arial"/>
                  <w:b w:val="1"/>
                  <w:bCs w:val="1"/>
                  <w:color w:val="000000"/>
                  <w:sz w:val="16"/>
                  <w:szCs w:val="16"/>
                  <w:rtl w:val="0"/>
                </w:rPr>
                <w:t xml:space="preserve">1</w:t>
              </w:r>
            </w:ins>
            <w:del w:author="Valeria Tapia" w:id="1497" w:date="2026-10-01T11:53:00Z">
              <w:r w:rsidDel="00000000" w:rsidR="00000000" w:rsidRPr="00000000">
                <w:rPr>
                  <w:rFonts w:ascii="Arial" w:cs="Arial" w:eastAsia="Arial" w:hAnsi="Arial"/>
                  <w:b w:val="1"/>
                  <w:bCs w:val="1"/>
                  <w:color w:val="000000"/>
                  <w:sz w:val="16"/>
                  <w:szCs w:val="16"/>
                  <w:rtl w:val="0"/>
                  <w:rPrChange w:author="Valeria Tapia" w:id="1498" w:date="2026-10-01T11:28:00Z">
                    <w:rPr>
                      <w:b w:val="1"/>
                      <w:bCs w:val="1"/>
                      <w:color w:val="000000"/>
                      <w:sz w:val="16"/>
                      <w:szCs w:val="16"/>
                    </w:rPr>
                  </w:rPrChange>
                </w:rPr>
                <w:delText xml:space="preserve">2</w:delText>
              </w:r>
            </w:del>
            <w:r w:rsidDel="00000000" w:rsidR="00000000" w:rsidRPr="00000000">
              <w:rPr>
                <w:rFonts w:ascii="Arial" w:cs="Arial" w:eastAsia="Arial" w:hAnsi="Arial"/>
                <w:b w:val="1"/>
                <w:bCs w:val="1"/>
                <w:color w:val="000000"/>
                <w:sz w:val="16"/>
                <w:szCs w:val="16"/>
                <w:rtl w:val="0"/>
                <w:rPrChange w:author="Valeria Tapia" w:id="1498" w:date="2026-10-01T11:28:00Z">
                  <w:rPr>
                    <w:b w:val="1"/>
                    <w:bCs w:val="1"/>
                    <w:color w:val="000000"/>
                    <w:sz w:val="16"/>
                    <w:szCs w:val="16"/>
                  </w:rPr>
                </w:rPrChange>
              </w:rPr>
              <w:t xml:space="preserve">. DETALLE </w:t>
            </w:r>
            <w:del w:author="Valeria Tapia" w:id="1499" w:date="2026-10-01T12:10:00Z">
              <w:r w:rsidDel="00000000" w:rsidR="00000000" w:rsidRPr="00000000">
                <w:rPr>
                  <w:rFonts w:ascii="Arial" w:cs="Arial" w:eastAsia="Arial" w:hAnsi="Arial"/>
                  <w:b w:val="1"/>
                  <w:bCs w:val="1"/>
                  <w:color w:val="000000"/>
                  <w:sz w:val="16"/>
                  <w:szCs w:val="16"/>
                  <w:rtl w:val="0"/>
                  <w:rPrChange w:author="Valeria Tapia" w:id="1498" w:date="2026-10-01T11:28:00Z">
                    <w:rPr>
                      <w:b w:val="1"/>
                      <w:bCs w:val="1"/>
                      <w:color w:val="000000"/>
                      <w:sz w:val="16"/>
                      <w:szCs w:val="16"/>
                    </w:rPr>
                  </w:rPrChange>
                </w:rPr>
                <w:delText xml:space="preserve">LOS </w:delText>
              </w:r>
            </w:del>
            <w:ins w:author="Valeria Tapia" w:id="1499" w:date="2026-10-01T12:10:00Z">
              <w:r w:rsidDel="00000000" w:rsidR="00000000" w:rsidRPr="00000000">
                <w:rPr>
                  <w:rFonts w:ascii="Arial" w:cs="Arial" w:eastAsia="Arial" w:hAnsi="Arial"/>
                  <w:b w:val="1"/>
                  <w:bCs w:val="1"/>
                  <w:color w:val="000000"/>
                  <w:sz w:val="16"/>
                  <w:szCs w:val="16"/>
                  <w:rtl w:val="0"/>
                </w:rPr>
                <w:t xml:space="preserve">EL(LOS) </w:t>
              </w:r>
            </w:ins>
            <w:r w:rsidDel="00000000" w:rsidR="00000000" w:rsidRPr="00000000">
              <w:rPr>
                <w:rFonts w:ascii="Arial" w:cs="Arial" w:eastAsia="Arial" w:hAnsi="Arial"/>
                <w:b w:val="1"/>
                <w:bCs w:val="1"/>
                <w:color w:val="000000"/>
                <w:sz w:val="16"/>
                <w:szCs w:val="16"/>
                <w:rtl w:val="0"/>
                <w:rPrChange w:author="Valeria Tapia" w:id="1500" w:date="2026-10-01T11:28:00Z">
                  <w:rPr>
                    <w:b w:val="1"/>
                    <w:bCs w:val="1"/>
                    <w:color w:val="000000"/>
                    <w:sz w:val="16"/>
                    <w:szCs w:val="16"/>
                  </w:rPr>
                </w:rPrChange>
              </w:rPr>
              <w:t xml:space="preserve">DOCUMENTO</w:t>
            </w:r>
            <w:ins w:author="Valeria Tapia" w:id="1501" w:date="2026-10-01T12:10:00Z">
              <w:r w:rsidDel="00000000" w:rsidR="00000000" w:rsidRPr="00000000">
                <w:rPr>
                  <w:rFonts w:ascii="Arial" w:cs="Arial" w:eastAsia="Arial" w:hAnsi="Arial"/>
                  <w:b w:val="1"/>
                  <w:bCs w:val="1"/>
                  <w:color w:val="000000"/>
                  <w:sz w:val="16"/>
                  <w:szCs w:val="16"/>
                  <w:rtl w:val="0"/>
                </w:rPr>
                <w:t xml:space="preserve"> (S)</w:t>
              </w:r>
            </w:ins>
            <w:del w:author="Valeria Tapia" w:id="1501" w:date="2026-10-01T12:10:00Z">
              <w:r w:rsidDel="00000000" w:rsidR="00000000" w:rsidRPr="00000000">
                <w:rPr>
                  <w:rFonts w:ascii="Arial" w:cs="Arial" w:eastAsia="Arial" w:hAnsi="Arial"/>
                  <w:b w:val="1"/>
                  <w:bCs w:val="1"/>
                  <w:color w:val="000000"/>
                  <w:sz w:val="16"/>
                  <w:szCs w:val="16"/>
                  <w:rtl w:val="0"/>
                  <w:rPrChange w:author="Valeria Tapia" w:id="1502" w:date="2026-10-01T11:28:00Z">
                    <w:rPr>
                      <w:b w:val="1"/>
                      <w:bCs w:val="1"/>
                      <w:color w:val="000000"/>
                      <w:sz w:val="16"/>
                      <w:szCs w:val="16"/>
                    </w:rPr>
                  </w:rPrChange>
                </w:rPr>
                <w:delText xml:space="preserve">S</w:delText>
              </w:r>
            </w:del>
            <w:r w:rsidDel="00000000" w:rsidR="00000000" w:rsidRPr="00000000">
              <w:rPr>
                <w:rFonts w:ascii="Arial" w:cs="Arial" w:eastAsia="Arial" w:hAnsi="Arial"/>
                <w:b w:val="1"/>
                <w:bCs w:val="1"/>
                <w:color w:val="000000"/>
                <w:sz w:val="16"/>
                <w:szCs w:val="16"/>
                <w:rtl w:val="0"/>
                <w:rPrChange w:author="Valeria Tapia" w:id="1502" w:date="2026-10-01T11:28:00Z">
                  <w:rPr>
                    <w:b w:val="1"/>
                    <w:bCs w:val="1"/>
                    <w:color w:val="000000"/>
                    <w:sz w:val="16"/>
                    <w:szCs w:val="16"/>
                  </w:rPr>
                </w:rPrChange>
              </w:rPr>
              <w:t xml:space="preserve"> QUE EMITE SU ENTIDAD (AUTORIZACIONES PREVIAS (AP), CERTIFICADOS (C)</w:t>
            </w:r>
            <w:ins w:author="Valeria Tapia" w:id="1503" w:date="2026-10-01T12:06:00Z">
              <w:r w:rsidDel="00000000" w:rsidR="00000000" w:rsidRPr="00000000">
                <w:rPr>
                  <w:rFonts w:ascii="Arial" w:cs="Arial" w:eastAsia="Arial" w:hAnsi="Arial"/>
                  <w:b w:val="1"/>
                  <w:bCs w:val="1"/>
                  <w:color w:val="000000"/>
                  <w:sz w:val="16"/>
                  <w:szCs w:val="16"/>
                  <w:rtl w:val="0"/>
                </w:rPr>
                <w:t xml:space="preserve">, DECLARACIÓN JURADA (DJ), PERMISOS (P), CERTIFICADO DE COMERCIO INTERNACIONAL DE ESPECIES AMENAZADAS DE FAUNA Y FLORA SILVESTRE</w:t>
              </w:r>
            </w:ins>
            <w:del w:author="Valeria Tapia" w:id="1503" w:date="2026-10-01T12:06:00Z">
              <w:r w:rsidDel="00000000" w:rsidR="00000000" w:rsidRPr="00000000">
                <w:rPr>
                  <w:rFonts w:ascii="Arial" w:cs="Arial" w:eastAsia="Arial" w:hAnsi="Arial"/>
                  <w:b w:val="1"/>
                  <w:bCs w:val="1"/>
                  <w:color w:val="000000"/>
                  <w:sz w:val="16"/>
                  <w:szCs w:val="16"/>
                  <w:rtl w:val="0"/>
                  <w:rPrChange w:author="Valeria Tapia" w:id="1504" w:date="2026-10-01T11:28:00Z">
                    <w:rPr>
                      <w:b w:val="1"/>
                      <w:bCs w:val="1"/>
                      <w:color w:val="000000"/>
                      <w:sz w:val="16"/>
                      <w:szCs w:val="16"/>
                    </w:rPr>
                  </w:rPrChange>
                </w:rPr>
                <w:delText xml:space="preserve"> </w:delText>
              </w:r>
            </w:del>
            <w:r w:rsidDel="00000000" w:rsidR="00000000" w:rsidRPr="00000000">
              <w:rPr>
                <w:rFonts w:ascii="Arial" w:cs="Arial" w:eastAsia="Arial" w:hAnsi="Arial"/>
                <w:b w:val="1"/>
                <w:bCs w:val="1"/>
                <w:color w:val="000000"/>
                <w:sz w:val="16"/>
                <w:szCs w:val="16"/>
                <w:rtl w:val="0"/>
                <w:rPrChange w:author="Valeria Tapia" w:id="1504" w:date="2026-10-01T11:28:00Z">
                  <w:rPr>
                    <w:b w:val="1"/>
                    <w:bCs w:val="1"/>
                    <w:color w:val="000000"/>
                    <w:sz w:val="16"/>
                    <w:szCs w:val="16"/>
                  </w:rPr>
                </w:rPrChange>
              </w:rPr>
              <w:t xml:space="preserve"> </w:t>
            </w:r>
            <w:ins w:author="Valeria Tapia" w:id="1505" w:date="2026-10-01T12:07:00Z">
              <w:r w:rsidDel="00000000" w:rsidR="00000000" w:rsidRPr="00000000">
                <w:rPr>
                  <w:rFonts w:ascii="Arial" w:cs="Arial" w:eastAsia="Arial" w:hAnsi="Arial"/>
                  <w:b w:val="1"/>
                  <w:bCs w:val="1"/>
                  <w:color w:val="000000"/>
                  <w:sz w:val="16"/>
                  <w:szCs w:val="16"/>
                  <w:rtl w:val="0"/>
                </w:rPr>
                <w:t xml:space="preserve">(CITES)  CERTIFICADO DE CUMPLIMIENTO DE REGLAMENTO TÉCNICO (CCRT), CERTIFICADO DE CUMPLIMIENTO DE REGLAMENTO TÉCNICO DE MUESTRA (CRTM)  </w:t>
              </w:r>
            </w:ins>
            <w:r w:rsidDel="00000000" w:rsidR="00000000" w:rsidRPr="00000000">
              <w:rPr>
                <w:rFonts w:ascii="Arial" w:cs="Arial" w:eastAsia="Arial" w:hAnsi="Arial"/>
                <w:b w:val="1"/>
                <w:bCs w:val="1"/>
                <w:color w:val="000000"/>
                <w:sz w:val="16"/>
                <w:szCs w:val="16"/>
                <w:rtl w:val="0"/>
                <w:rPrChange w:author="Valeria Tapia" w:id="1506" w:date="2026-10-01T11:28:00Z">
                  <w:rPr>
                    <w:b w:val="1"/>
                    <w:bCs w:val="1"/>
                    <w:color w:val="000000"/>
                    <w:sz w:val="16"/>
                    <w:szCs w:val="16"/>
                  </w:rPr>
                </w:rPrChange>
              </w:rPr>
              <w:t xml:space="preserve">U OTRO</w:t>
            </w:r>
            <w:del w:author="Valeria Tapia" w:id="1507" w:date="2026-10-01T12:08:00Z">
              <w:r w:rsidDel="00000000" w:rsidR="00000000" w:rsidRPr="00000000">
                <w:rPr>
                  <w:rFonts w:ascii="Arial" w:cs="Arial" w:eastAsia="Arial" w:hAnsi="Arial"/>
                  <w:b w:val="1"/>
                  <w:bCs w:val="1"/>
                  <w:color w:val="000000"/>
                  <w:sz w:val="16"/>
                  <w:szCs w:val="16"/>
                  <w:rtl w:val="0"/>
                  <w:rPrChange w:author="Valeria Tapia" w:id="1506" w:date="2026-10-01T11:28:00Z">
                    <w:rPr>
                      <w:b w:val="1"/>
                      <w:bCs w:val="1"/>
                      <w:color w:val="000000"/>
                      <w:sz w:val="16"/>
                      <w:szCs w:val="16"/>
                    </w:rPr>
                  </w:rPrChange>
                </w:rPr>
                <w:delText xml:space="preserve">S (O)</w:delText>
              </w:r>
            </w:del>
            <w:ins w:author="Valeria Tapia" w:id="1507" w:date="2026-10-01T12:08:00Z">
              <w:r w:rsidDel="00000000" w:rsidR="00000000" w:rsidRPr="00000000">
                <w:rPr>
                  <w:rFonts w:ascii="Arial" w:cs="Arial" w:eastAsia="Arial" w:hAnsi="Arial"/>
                  <w:b w:val="1"/>
                  <w:bCs w:val="1"/>
                  <w:color w:val="000000"/>
                  <w:sz w:val="16"/>
                  <w:szCs w:val="16"/>
                  <w:rtl w:val="0"/>
                </w:rPr>
                <w:t xml:space="preserve"> DOCUMENTO REQUERIDO EN OPERACIONES DE COMERCIO EXTERIOR</w:t>
              </w:r>
            </w:ins>
            <w:del w:author="Valeria Tapia" w:id="1508" w:date="2026-10-01T11:53:00Z">
              <w:r w:rsidDel="00000000" w:rsidR="00000000" w:rsidRPr="00000000">
                <w:rPr>
                  <w:rFonts w:ascii="Arial" w:cs="Arial" w:eastAsia="Arial" w:hAnsi="Arial"/>
                  <w:b w:val="1"/>
                  <w:bCs w:val="1"/>
                  <w:color w:val="000000"/>
                  <w:sz w:val="16"/>
                  <w:szCs w:val="16"/>
                  <w:rtl w:val="0"/>
                  <w:rPrChange w:author="Valeria Tapia" w:id="1509" w:date="2026-10-01T11:28:00Z">
                    <w:rPr>
                      <w:b w:val="1"/>
                      <w:bCs w:val="1"/>
                      <w:color w:val="000000"/>
                      <w:sz w:val="16"/>
                      <w:szCs w:val="16"/>
                    </w:rPr>
                  </w:rPrChange>
                </w:rPr>
                <w:delText xml:space="preserve">.</w:delText>
              </w:r>
            </w:del>
            <w:r w:rsidDel="00000000" w:rsidR="00000000" w:rsidRPr="00000000">
              <w:rPr>
                <w:rFonts w:ascii="Arial" w:cs="Arial" w:eastAsia="Arial" w:hAnsi="Arial"/>
                <w:color w:val="000000"/>
                <w:sz w:val="16"/>
                <w:szCs w:val="16"/>
                <w:rtl w:val="0"/>
                <w:rPrChange w:author="Valeria Tapia" w:id="1509" w:date="2026-10-01T11:28:00Z">
                  <w:rPr>
                    <w:color w:val="000000"/>
                    <w:sz w:val="16"/>
                    <w:szCs w:val="16"/>
                  </w:rPr>
                </w:rPrChange>
              </w:rPr>
              <w:t xml:space="preserve">.</w:t>
            </w:r>
            <w:r w:rsidDel="00000000" w:rsidR="00000000" w:rsidRPr="00000000">
              <w:rPr>
                <w:rFonts w:ascii="Arial" w:cs="Arial" w:eastAsia="Arial" w:hAnsi="Arial"/>
                <w:sz w:val="16"/>
                <w:szCs w:val="16"/>
                <w:rtl w:val="0"/>
                <w:rPrChange w:author="Valeria Tapia" w:id="1509" w:date="2026-10-01T11:28:00Z">
                  <w:rPr>
                    <w:sz w:val="16"/>
                    <w:szCs w:val="16"/>
                  </w:rPr>
                </w:rPrChange>
              </w:rPr>
              <w:t xml:space="preserve"> </w:t>
            </w:r>
            <w:r w:rsidDel="00000000" w:rsidR="00000000" w:rsidRPr="00000000">
              <w:rPr>
                <w:rtl w:val="0"/>
              </w:rPr>
            </w:r>
          </w:p>
        </w:tc>
      </w:tr>
      <w:tr>
        <w:trPr>
          <w:trPrChange w:author="Valeria Tapia" w:id="1486" w:date="2026-10-01T18:43:00Z">
            <w:trPr>
              <w:cantSplit w:val="0"/>
              <w:trHeight w:val="289" w:hRule="atLeast"/>
              <w:tblHeader w:val="0"/>
            </w:trPr>
          </w:trPrChange>
        </w:trPr>
        <w:tc>
          <w:tcPr>
            <w:tcPrChange w:author="Valeria Tapia" w:id="1486" w:date="2026-10-01T18:43:00Z">
              <w:tcPr>
                <w:shd w:fill="f2f2f2" w:val="clear"/>
              </w:tcPr>
            </w:tcPrChange>
          </w:tcPr>
          <w:p w:rsidR="00000000" w:rsidDel="00000000" w:rsidP="00000000" w:rsidRDefault="00000000" w:rsidRPr="00000000" w14:paraId="0000071B">
            <w:pPr>
              <w:jc w:val="left"/>
              <w:rPr>
                <w:rFonts w:ascii="Arial" w:cs="Arial" w:eastAsia="Arial" w:hAnsi="Arial"/>
                <w:b w:val="1"/>
                <w:bCs w:val="1"/>
                <w:color w:val="000000"/>
                <w:sz w:val="16"/>
                <w:szCs w:val="16"/>
                <w:rPrChange w:author="Valeria Tapia" w:id="1510" w:date="2026-10-01T11:28:00Z">
                  <w:rPr>
                    <w:b w:val="1"/>
                    <w:bCs w:val="1"/>
                    <w:color w:val="000000"/>
                    <w:sz w:val="16"/>
                    <w:szCs w:val="16"/>
                  </w:rPr>
                </w:rPrChange>
              </w:rPr>
            </w:pPr>
            <w:r w:rsidDel="00000000" w:rsidR="00000000" w:rsidRPr="00000000">
              <w:rPr>
                <w:rFonts w:ascii="Arial" w:cs="Arial" w:eastAsia="Arial" w:hAnsi="Arial"/>
                <w:b w:val="1"/>
                <w:bCs w:val="1"/>
                <w:color w:val="000000"/>
                <w:sz w:val="16"/>
                <w:szCs w:val="16"/>
                <w:rtl w:val="0"/>
                <w:rPrChange w:author="Valeria Tapia" w:id="1510" w:date="2026-10-01T11:28:00Z">
                  <w:rPr>
                    <w:b w:val="1"/>
                    <w:bCs w:val="1"/>
                    <w:color w:val="000000"/>
                    <w:sz w:val="16"/>
                    <w:szCs w:val="16"/>
                  </w:rPr>
                </w:rPrChange>
              </w:rPr>
              <w:t xml:space="preserve">N°</w:t>
            </w:r>
          </w:p>
        </w:tc>
        <w:tc>
          <w:tcPr>
            <w:gridSpan w:val="7"/>
            <w:tcPrChange w:author="Valeria Tapia" w:id="1486" w:date="2026-10-01T18:43:00Z">
              <w:tcPr>
                <w:shd w:fill="auto" w:val="clear"/>
              </w:tcPr>
            </w:tcPrChange>
          </w:tcPr>
          <w:p w:rsidR="00000000" w:rsidDel="00000000" w:rsidP="00000000" w:rsidRDefault="00000000" w:rsidRPr="00000000" w14:paraId="0000071C">
            <w:pPr>
              <w:jc w:val="left"/>
              <w:rPr>
                <w:rFonts w:ascii="Arial" w:cs="Arial" w:eastAsia="Arial" w:hAnsi="Arial"/>
                <w:color w:val="000000"/>
                <w:sz w:val="16"/>
                <w:szCs w:val="16"/>
              </w:rPr>
            </w:pPr>
            <w:r w:rsidDel="00000000" w:rsidR="00000000" w:rsidRPr="00000000">
              <w:rPr>
                <w:rFonts w:ascii="Arial" w:cs="Arial" w:eastAsia="Arial" w:hAnsi="Arial"/>
                <w:b w:val="1"/>
                <w:bCs w:val="1"/>
                <w:color w:val="000000"/>
                <w:sz w:val="18"/>
                <w:szCs w:val="18"/>
                <w:rtl w:val="0"/>
                <w:rPrChange w:author="Valeria Tapia" w:id="1511" w:date="2026-10-01T12:08:00Z">
                  <w:rPr>
                    <w:b w:val="1"/>
                    <w:bCs w:val="1"/>
                    <w:color w:val="000000"/>
                  </w:rPr>
                </w:rPrChange>
              </w:rPr>
              <w:t xml:space="preserve">1</w:t>
            </w:r>
            <w:r w:rsidDel="00000000" w:rsidR="00000000" w:rsidRPr="00000000">
              <w:rPr>
                <w:rFonts w:ascii="Arial" w:cs="Arial" w:eastAsia="Arial" w:hAnsi="Arial"/>
                <w:b w:val="1"/>
                <w:bCs w:val="1"/>
                <w:color w:val="000000"/>
                <w:rtl w:val="0"/>
                <w:rPrChange w:author="Valeria Tapia" w:id="1512" w:date="2026-10-01T11:28:00Z">
                  <w:rPr>
                    <w:b w:val="1"/>
                    <w:bCs w:val="1"/>
                    <w:color w:val="000000"/>
                  </w:rPr>
                </w:rPrChange>
              </w:rPr>
              <w:t xml:space="preserve"> </w:t>
            </w:r>
            <w:r w:rsidDel="00000000" w:rsidR="00000000" w:rsidRPr="00000000">
              <w:rPr>
                <w:rFonts w:ascii="Arial" w:cs="Arial" w:eastAsia="Arial" w:hAnsi="Arial"/>
                <w:i w:val="1"/>
                <w:iCs w:val="1"/>
                <w:color w:val="000000"/>
                <w:rtl w:val="0"/>
                <w:rPrChange w:author="Valeria Tapia" w:id="1512" w:date="2026-10-01T11:28:00Z">
                  <w:rPr>
                    <w:i w:val="1"/>
                    <w:iCs w:val="1"/>
                    <w:color w:val="000000"/>
                  </w:rPr>
                </w:rPrChange>
              </w:rPr>
              <w:t xml:space="preserve"> </w:t>
            </w:r>
            <w:r w:rsidDel="00000000" w:rsidR="00000000" w:rsidRPr="00000000">
              <w:rPr>
                <w:rFonts w:ascii="Arial" w:cs="Arial" w:eastAsia="Arial" w:hAnsi="Arial"/>
                <w:i w:val="1"/>
                <w:iCs w:val="1"/>
                <w:color w:val="000000"/>
                <w:sz w:val="16"/>
                <w:szCs w:val="16"/>
                <w:rtl w:val="0"/>
                <w:rPrChange w:author="Valeria Tapia" w:id="1512" w:date="2026-10-01T11:28:00Z">
                  <w:rPr>
                    <w:i w:val="1"/>
                    <w:iCs w:val="1"/>
                    <w:color w:val="000000"/>
                    <w:sz w:val="16"/>
                    <w:szCs w:val="16"/>
                  </w:rPr>
                </w:rPrChange>
              </w:rPr>
              <w:t xml:space="preserve">   </w:t>
            </w:r>
            <w:del w:author="Valeria Tapia" w:id="1513" w:date="2026-10-01T11:29:00Z">
              <w:r w:rsidDel="00000000" w:rsidR="00000000" w:rsidRPr="00000000">
                <w:rPr>
                  <w:rFonts w:ascii="Arial" w:cs="Arial" w:eastAsia="Arial" w:hAnsi="Arial"/>
                  <w:i w:val="1"/>
                  <w:iCs w:val="1"/>
                  <w:color w:val="000000"/>
                  <w:sz w:val="16"/>
                  <w:szCs w:val="16"/>
                  <w:rtl w:val="0"/>
                  <w:rPrChange w:author="Valeria Tapia" w:id="1512" w:date="2026-10-01T11:28:00Z">
                    <w:rPr>
                      <w:i w:val="1"/>
                      <w:iCs w:val="1"/>
                      <w:color w:val="000000"/>
                      <w:sz w:val="16"/>
                      <w:szCs w:val="16"/>
                    </w:rPr>
                  </w:rPrChange>
                </w:rPr>
                <w:delText xml:space="preserve">(Consignar el número del documento según la cantidad total de documentos que emite la entidad)</w:delText>
              </w:r>
            </w:del>
            <w:r w:rsidDel="00000000" w:rsidR="00000000" w:rsidRPr="00000000">
              <w:rPr>
                <w:rtl w:val="0"/>
              </w:rPr>
            </w:r>
          </w:p>
        </w:tc>
        <w:tc>
          <w:tcPr>
            <w:gridSpan w:val="56"/>
            <w:tcPrChange w:author="Valeria Tapia" w:id="1486" w:date="2026-10-01T18:43:00Z">
              <w:tcPr>
                <w:shd w:fill="auto" w:val="clear"/>
              </w:tcPr>
            </w:tcPrChange>
          </w:tcPr>
          <w:p w:rsidR="00000000" w:rsidDel="00000000" w:rsidP="00000000" w:rsidRDefault="00000000" w:rsidRPr="00000000" w14:paraId="00000723">
            <w:pPr>
              <w:jc w:val="left"/>
              <w:rPr>
                <w:rFonts w:ascii="Arial" w:cs="Arial" w:eastAsia="Arial" w:hAnsi="Arial"/>
                <w:color w:val="000000"/>
                <w:sz w:val="16"/>
                <w:szCs w:val="16"/>
                <w:rPrChange w:author="Valeria Tapia" w:id="1515" w:date="2026-10-01T11:28:00Z">
                  <w:rPr>
                    <w:color w:val="000000"/>
                    <w:sz w:val="16"/>
                    <w:szCs w:val="16"/>
                  </w:rPr>
                </w:rPrChange>
              </w:rPr>
            </w:pPr>
            <w:ins w:author="Valeria Tapia" w:id="1514" w:date="2026-10-01T11:29:00Z">
              <w:r w:rsidDel="00000000" w:rsidR="00000000" w:rsidRPr="00000000">
                <w:rPr>
                  <w:rFonts w:ascii="Arial" w:cs="Arial" w:eastAsia="Arial" w:hAnsi="Arial"/>
                  <w:i w:val="1"/>
                  <w:iCs w:val="1"/>
                  <w:color w:val="000000"/>
                  <w:sz w:val="16"/>
                  <w:szCs w:val="16"/>
                  <w:rtl w:val="0"/>
                </w:rPr>
                <w:t xml:space="preserve">Consignar el número del documento según la cantidad total de documentos que emite la entidad</w:t>
              </w:r>
            </w:ins>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fde9d9" w:val="clear"/>
                <w:vAlign w:val="center"/>
              </w:tcPr>
            </w:tcPrChange>
          </w:tcPr>
          <w:p w:rsidR="00000000" w:rsidDel="00000000" w:rsidP="00000000" w:rsidRDefault="00000000" w:rsidRPr="00000000" w14:paraId="0000075B">
            <w:pPr>
              <w:rPr>
                <w:rFonts w:ascii="Arial" w:cs="Arial" w:eastAsia="Arial" w:hAnsi="Arial"/>
                <w:b w:val="1"/>
                <w:bCs w:val="1"/>
                <w:color w:val="000000"/>
                <w:sz w:val="16"/>
                <w:szCs w:val="16"/>
                <w:rPrChange w:author="Valeria Tapia" w:id="1517" w:date="2026-10-01T11:28:00Z">
                  <w:rPr>
                    <w:b w:val="1"/>
                    <w:bCs w:val="1"/>
                    <w:color w:val="000000"/>
                    <w:sz w:val="16"/>
                    <w:szCs w:val="16"/>
                  </w:rPr>
                </w:rPrChange>
              </w:rPr>
            </w:pPr>
            <w:r w:rsidDel="00000000" w:rsidR="00000000" w:rsidRPr="00000000">
              <w:rPr>
                <w:rFonts w:ascii="Arial" w:cs="Arial" w:eastAsia="Arial" w:hAnsi="Arial"/>
                <w:b w:val="1"/>
                <w:bCs w:val="1"/>
                <w:color w:val="000000"/>
                <w:sz w:val="16"/>
                <w:szCs w:val="16"/>
                <w:rtl w:val="0"/>
                <w:rPrChange w:author="Valeria Tapia" w:id="1517" w:date="2026-10-01T11:28:00Z">
                  <w:rPr>
                    <w:b w:val="1"/>
                    <w:bCs w:val="1"/>
                    <w:color w:val="000000"/>
                    <w:sz w:val="16"/>
                    <w:szCs w:val="16"/>
                  </w:rPr>
                </w:rPrChange>
              </w:rPr>
              <w:t xml:space="preserve">A. INFORMACIÓN DEL DOCUMENTO: </w:t>
            </w:r>
          </w:p>
        </w:tc>
      </w:tr>
      <w:tr>
        <w:trPr>
          <w:trPrChange w:author="Valeria Tapia" w:id="1486" w:date="2026-10-01T18:43:00Z">
            <w:trPr>
              <w:cantSplit w:val="0"/>
              <w:trHeight w:val="300" w:hRule="atLeast"/>
              <w:tblHeader w:val="0"/>
            </w:trPr>
          </w:trPrChange>
        </w:trPr>
        <w:tc>
          <w:tcPr>
            <w:gridSpan w:val="29"/>
            <w:tcPrChange w:author="Valeria Tapia" w:id="1486" w:date="2026-10-01T18:43:00Z">
              <w:tcPr>
                <w:shd w:fill="auto" w:val="clear"/>
              </w:tcPr>
            </w:tcPrChange>
          </w:tcPr>
          <w:p w:rsidR="00000000" w:rsidDel="00000000" w:rsidP="00000000" w:rsidRDefault="00000000" w:rsidRPr="00000000" w14:paraId="0000079B">
            <w:pPr>
              <w:jc w:val="right"/>
              <w:rPr>
                <w:rFonts w:ascii="Arial" w:cs="Arial" w:eastAsia="Arial" w:hAnsi="Arial"/>
                <w:b w:val="1"/>
                <w:bCs w:val="1"/>
                <w:sz w:val="16"/>
                <w:szCs w:val="16"/>
                <w:rPrChange w:author="Valeria Tapia" w:id="1518" w:date="2026-10-01T11:28:00Z">
                  <w:rPr>
                    <w:b w:val="1"/>
                    <w:bCs w:val="1"/>
                    <w:sz w:val="16"/>
                    <w:szCs w:val="16"/>
                  </w:rPr>
                </w:rPrChange>
              </w:rPr>
            </w:pPr>
            <w:r w:rsidDel="00000000" w:rsidR="00000000" w:rsidRPr="00000000">
              <w:rPr>
                <w:rFonts w:ascii="Arial" w:cs="Arial" w:eastAsia="Arial" w:hAnsi="Arial"/>
                <w:b w:val="1"/>
                <w:bCs w:val="1"/>
                <w:sz w:val="16"/>
                <w:szCs w:val="16"/>
                <w:rtl w:val="0"/>
                <w:rPrChange w:author="Valeria Tapia" w:id="1518" w:date="2026-10-01T11:28:00Z">
                  <w:rPr>
                    <w:b w:val="1"/>
                    <w:bCs w:val="1"/>
                    <w:sz w:val="16"/>
                    <w:szCs w:val="16"/>
                  </w:rPr>
                </w:rPrChange>
              </w:rPr>
              <w:t xml:space="preserve">TIPO DE OPERACIÓN:</w:t>
            </w:r>
          </w:p>
        </w:tc>
        <w:tc>
          <w:tcPr>
            <w:gridSpan w:val="35"/>
            <w:tcPrChange w:author="Valeria Tapia" w:id="1486" w:date="2026-10-01T18:43:00Z">
              <w:tcPr>
                <w:shd w:fill="auto" w:val="clear"/>
              </w:tcPr>
            </w:tcPrChange>
          </w:tcPr>
          <w:p w:rsidR="00000000" w:rsidDel="00000000" w:rsidP="00000000" w:rsidRDefault="00000000" w:rsidRPr="00000000" w14:paraId="000007B8">
            <w:pPr>
              <w:rPr>
                <w:rFonts w:ascii="Arial" w:cs="Arial" w:eastAsia="Arial" w:hAnsi="Arial"/>
                <w:sz w:val="16"/>
                <w:szCs w:val="16"/>
                <w:rPrChange w:author="Valeria Tapia" w:id="1520" w:date="2026-10-01T11:28:00Z">
                  <w:rPr>
                    <w:sz w:val="16"/>
                    <w:szCs w:val="16"/>
                  </w:rPr>
                </w:rPrChange>
              </w:rPr>
            </w:pPr>
            <w:del w:author="Valeria Tapia" w:id="1519" w:date="2026-10-01T09:27:00Z">
              <w:r w:rsidDel="00000000" w:rsidR="00000000" w:rsidRPr="00000000">
                <w:rPr>
                  <w:rFonts w:ascii="Arial" w:cs="Arial" w:eastAsia="Arial" w:hAnsi="Arial"/>
                  <w:i w:val="1"/>
                  <w:iCs w:val="1"/>
                  <w:color w:val="000000"/>
                  <w:sz w:val="16"/>
                  <w:szCs w:val="16"/>
                  <w:rtl w:val="0"/>
                  <w:rPrChange w:author="Valeria Tapia" w:id="1520" w:date="2026-10-01T11:28:00Z">
                    <w:rPr>
                      <w:i w:val="1"/>
                      <w:iCs w:val="1"/>
                      <w:color w:val="000000"/>
                      <w:sz w:val="16"/>
                      <w:szCs w:val="16"/>
                    </w:rPr>
                  </w:rPrChange>
                </w:rPr>
                <w:delText xml:space="preserve">e</w:delText>
              </w:r>
            </w:del>
            <w:ins w:author="Valeria Tapia" w:id="1519" w:date="2026-10-01T09:27:00Z">
              <w:r w:rsidDel="00000000" w:rsidR="00000000" w:rsidRPr="00000000">
                <w:rPr>
                  <w:rFonts w:ascii="Arial" w:cs="Arial" w:eastAsia="Arial" w:hAnsi="Arial"/>
                  <w:i w:val="1"/>
                  <w:iCs w:val="1"/>
                  <w:color w:val="000000"/>
                  <w:sz w:val="16"/>
                  <w:szCs w:val="16"/>
                  <w:rtl w:val="0"/>
                  <w:rPrChange w:author="Valeria Tapia" w:id="1520" w:date="2026-10-01T11:28:00Z">
                    <w:rPr>
                      <w:i w:val="1"/>
                      <w:iCs w:val="1"/>
                      <w:color w:val="000000"/>
                      <w:sz w:val="16"/>
                      <w:szCs w:val="16"/>
                    </w:rPr>
                  </w:rPrChange>
                </w:rPr>
                <w:t xml:space="preserve">E</w:t>
              </w:r>
            </w:ins>
            <w:r w:rsidDel="00000000" w:rsidR="00000000" w:rsidRPr="00000000">
              <w:rPr>
                <w:rFonts w:ascii="Arial" w:cs="Arial" w:eastAsia="Arial" w:hAnsi="Arial"/>
                <w:i w:val="1"/>
                <w:iCs w:val="1"/>
                <w:color w:val="000000"/>
                <w:sz w:val="16"/>
                <w:szCs w:val="16"/>
                <w:rtl w:val="0"/>
                <w:rPrChange w:author="Valeria Tapia" w:id="1520" w:date="2026-10-01T11:28:00Z">
                  <w:rPr>
                    <w:i w:val="1"/>
                    <w:iCs w:val="1"/>
                    <w:color w:val="000000"/>
                    <w:sz w:val="16"/>
                    <w:szCs w:val="16"/>
                  </w:rPr>
                </w:rPrChange>
              </w:rPr>
              <w:t xml:space="preserve">jemplo: </w:t>
            </w:r>
            <w:r w:rsidDel="00000000" w:rsidR="00000000" w:rsidRPr="00000000">
              <w:rPr>
                <w:rFonts w:ascii="Arial" w:cs="Arial" w:eastAsia="Arial" w:hAnsi="Arial"/>
                <w:sz w:val="16"/>
                <w:szCs w:val="16"/>
                <w:rtl w:val="0"/>
                <w:rPrChange w:author="Valeria Tapia" w:id="1520" w:date="2026-10-01T11:28:00Z">
                  <w:rPr>
                    <w:sz w:val="16"/>
                    <w:szCs w:val="16"/>
                  </w:rPr>
                </w:rPrChange>
              </w:rPr>
              <w:t xml:space="preserve">Exportación </w:t>
            </w:r>
          </w:p>
        </w:tc>
      </w:tr>
      <w:tr>
        <w:trPr>
          <w:trPrChange w:author="Valeria Tapia" w:id="1486" w:date="2026-10-01T18:43:00Z">
            <w:trPr>
              <w:cantSplit w:val="0"/>
              <w:trHeight w:val="300" w:hRule="atLeast"/>
              <w:tblHeader w:val="0"/>
            </w:trPr>
          </w:trPrChange>
        </w:trPr>
        <w:tc>
          <w:tcPr>
            <w:gridSpan w:val="29"/>
            <w:tcPrChange w:author="Valeria Tapia" w:id="1486" w:date="2026-10-01T18:43:00Z">
              <w:tcPr>
                <w:shd w:fill="auto" w:val="clear"/>
              </w:tcPr>
            </w:tcPrChange>
          </w:tcPr>
          <w:p w:rsidR="00000000" w:rsidDel="00000000" w:rsidP="00000000" w:rsidRDefault="00000000" w:rsidRPr="00000000" w14:paraId="000007DB">
            <w:pPr>
              <w:jc w:val="right"/>
              <w:rPr>
                <w:rFonts w:ascii="Arial" w:cs="Arial" w:eastAsia="Arial" w:hAnsi="Arial"/>
                <w:b w:val="1"/>
                <w:bCs w:val="1"/>
                <w:sz w:val="16"/>
                <w:szCs w:val="16"/>
                <w:rPrChange w:author="Valeria Tapia" w:id="1521" w:date="2026-10-01T11:28:00Z">
                  <w:rPr>
                    <w:b w:val="1"/>
                    <w:bCs w:val="1"/>
                    <w:sz w:val="16"/>
                    <w:szCs w:val="16"/>
                  </w:rPr>
                </w:rPrChange>
              </w:rPr>
            </w:pPr>
            <w:r w:rsidDel="00000000" w:rsidR="00000000" w:rsidRPr="00000000">
              <w:rPr>
                <w:rFonts w:ascii="Arial" w:cs="Arial" w:eastAsia="Arial" w:hAnsi="Arial"/>
                <w:b w:val="1"/>
                <w:bCs w:val="1"/>
                <w:sz w:val="16"/>
                <w:szCs w:val="16"/>
                <w:rtl w:val="0"/>
                <w:rPrChange w:author="Valeria Tapia" w:id="1521" w:date="2026-10-01T11:28:00Z">
                  <w:rPr>
                    <w:b w:val="1"/>
                    <w:bCs w:val="1"/>
                    <w:sz w:val="16"/>
                    <w:szCs w:val="16"/>
                  </w:rPr>
                </w:rPrChange>
              </w:rPr>
              <w:t xml:space="preserve">TIPO DE DOCUMENTO:</w:t>
            </w:r>
          </w:p>
        </w:tc>
        <w:tc>
          <w:tcPr>
            <w:gridSpan w:val="35"/>
            <w:tcPrChange w:author="Valeria Tapia" w:id="1486" w:date="2026-10-01T18:43:00Z">
              <w:tcPr>
                <w:shd w:fill="auto" w:val="clear"/>
              </w:tcPr>
            </w:tcPrChange>
          </w:tcPr>
          <w:p w:rsidR="00000000" w:rsidDel="00000000" w:rsidP="00000000" w:rsidRDefault="00000000" w:rsidRPr="00000000" w14:paraId="000007F8">
            <w:pPr>
              <w:rPr>
                <w:rFonts w:ascii="Arial" w:cs="Arial" w:eastAsia="Arial" w:hAnsi="Arial"/>
                <w:sz w:val="16"/>
                <w:szCs w:val="16"/>
                <w:rPrChange w:author="Valeria Tapia" w:id="1523" w:date="2026-10-01T11:28:00Z">
                  <w:rPr>
                    <w:sz w:val="16"/>
                    <w:szCs w:val="16"/>
                  </w:rPr>
                </w:rPrChange>
              </w:rPr>
            </w:pPr>
            <w:ins w:author="Valeria Tapia" w:id="1522" w:date="2026-10-01T11:21:00Z">
              <w:r w:rsidDel="00000000" w:rsidR="00000000" w:rsidRPr="00000000">
                <w:rPr>
                  <w:rFonts w:ascii="Arial" w:cs="Arial" w:eastAsia="Arial" w:hAnsi="Arial"/>
                  <w:i w:val="1"/>
                  <w:iCs w:val="1"/>
                  <w:color w:val="000000"/>
                  <w:sz w:val="16"/>
                  <w:szCs w:val="16"/>
                  <w:rtl w:val="0"/>
                  <w:rPrChange w:author="Valeria Tapia" w:id="1523" w:date="2026-10-01T11:28:00Z">
                    <w:rPr>
                      <w:i w:val="1"/>
                      <w:iCs w:val="1"/>
                      <w:color w:val="000000"/>
                      <w:sz w:val="16"/>
                      <w:szCs w:val="16"/>
                    </w:rPr>
                  </w:rPrChange>
                </w:rPr>
                <w:t xml:space="preserve">Ejemplo:</w:t>
              </w:r>
            </w:ins>
            <w:del w:author="Valeria Tapia" w:id="1522" w:date="2026-10-01T11:21:00Z">
              <w:r w:rsidDel="00000000" w:rsidR="00000000" w:rsidRPr="00000000">
                <w:rPr>
                  <w:rFonts w:ascii="Arial" w:cs="Arial" w:eastAsia="Arial" w:hAnsi="Arial"/>
                  <w:i w:val="1"/>
                  <w:iCs w:val="1"/>
                  <w:color w:val="000000"/>
                  <w:sz w:val="16"/>
                  <w:szCs w:val="16"/>
                  <w:rtl w:val="0"/>
                  <w:rPrChange w:author="Valeria Tapia" w:id="1523" w:date="2026-10-01T11:28:00Z">
                    <w:rPr>
                      <w:i w:val="1"/>
                      <w:iCs w:val="1"/>
                      <w:color w:val="000000"/>
                      <w:sz w:val="16"/>
                      <w:szCs w:val="16"/>
                    </w:rPr>
                  </w:rPrChange>
                </w:rPr>
                <w:delText xml:space="preserve">ejemplo:</w:delText>
              </w:r>
            </w:del>
            <w:r w:rsidDel="00000000" w:rsidR="00000000" w:rsidRPr="00000000">
              <w:rPr>
                <w:rFonts w:ascii="Arial" w:cs="Arial" w:eastAsia="Arial" w:hAnsi="Arial"/>
                <w:i w:val="1"/>
                <w:iCs w:val="1"/>
                <w:color w:val="000000"/>
                <w:sz w:val="16"/>
                <w:szCs w:val="16"/>
                <w:rtl w:val="0"/>
                <w:rPrChange w:author="Valeria Tapia" w:id="1523" w:date="2026-10-01T11:28:00Z">
                  <w:rPr>
                    <w:i w:val="1"/>
                    <w:iCs w:val="1"/>
                    <w:color w:val="000000"/>
                    <w:sz w:val="16"/>
                    <w:szCs w:val="16"/>
                  </w:rPr>
                </w:rPrChange>
              </w:rPr>
              <w:t xml:space="preserve"> </w:t>
            </w:r>
            <w:r w:rsidDel="00000000" w:rsidR="00000000" w:rsidRPr="00000000">
              <w:rPr>
                <w:rFonts w:ascii="Arial" w:cs="Arial" w:eastAsia="Arial" w:hAnsi="Arial"/>
                <w:sz w:val="16"/>
                <w:szCs w:val="16"/>
                <w:rtl w:val="0"/>
                <w:rPrChange w:author="Valeria Tapia" w:id="1523" w:date="2026-10-01T11:28:00Z">
                  <w:rPr>
                    <w:sz w:val="16"/>
                    <w:szCs w:val="16"/>
                  </w:rPr>
                </w:rPrChange>
              </w:rPr>
              <w:t xml:space="preserve">Certificado </w:t>
            </w:r>
          </w:p>
        </w:tc>
      </w:tr>
      <w:tr>
        <w:trPr>
          <w:ins w:author="Valeria Tapia" w:id="1524" w:date="2026-10-01T09:33:00Z"/>
          <w:trPrChange w:author="Valeria Tapia" w:id="1486" w:date="2026-10-01T18:43:00Z">
            <w:trPr>
              <w:cantSplit w:val="0"/>
              <w:trHeight w:val="300" w:hRule="atLeast"/>
              <w:tblHeader w:val="0"/>
            </w:trPr>
          </w:trPrChange>
        </w:trPr>
        <w:tc>
          <w:tcPr>
            <w:gridSpan w:val="29"/>
            <w:tcPrChange w:author="Valeria Tapia" w:id="1486" w:date="2026-10-01T18:43:00Z">
              <w:tcPr>
                <w:shd w:fill="auto" w:val="clear"/>
              </w:tcPr>
            </w:tcPrChange>
          </w:tcPr>
          <w:p w:rsidR="00000000" w:rsidDel="00000000" w:rsidP="00000000" w:rsidRDefault="00000000" w:rsidRPr="00000000" w14:paraId="0000081B">
            <w:pPr>
              <w:jc w:val="right"/>
              <w:rPr>
                <w:ins w:author="Valeria Tapia" w:id="1524" w:date="2026-10-01T09:33:00Z"/>
                <w:b w:val="1"/>
                <w:bCs w:val="1"/>
                <w:sz w:val="16"/>
                <w:szCs w:val="16"/>
              </w:rPr>
            </w:pPr>
            <w:ins w:author="Valeria Tapia" w:id="1524" w:date="2026-10-01T09:33:00Z">
              <w:r w:rsidDel="00000000" w:rsidR="00000000" w:rsidRPr="00000000">
                <w:rPr>
                  <w:b w:val="1"/>
                  <w:bCs w:val="1"/>
                  <w:sz w:val="16"/>
                  <w:szCs w:val="16"/>
                  <w:rtl w:val="0"/>
                </w:rPr>
                <w:t xml:space="preserve">TIPO DE TRÁMITE:</w:t>
              </w:r>
            </w:ins>
          </w:p>
        </w:tc>
        <w:tc>
          <w:tcPr>
            <w:gridSpan w:val="35"/>
            <w:tcPrChange w:author="Valeria Tapia" w:id="1486" w:date="2026-10-01T18:43:00Z">
              <w:tcPr>
                <w:shd w:fill="auto" w:val="clear"/>
              </w:tcPr>
            </w:tcPrChange>
          </w:tcPr>
          <w:p w:rsidR="00000000" w:rsidDel="00000000" w:rsidP="00000000" w:rsidRDefault="00000000" w:rsidRPr="00000000" w14:paraId="00000838">
            <w:pPr>
              <w:rPr>
                <w:ins w:author="Valeria Tapia" w:id="1524" w:date="2026-10-01T09:33:00Z"/>
                <w:i w:val="1"/>
                <w:iCs w:val="1"/>
                <w:color w:val="000000"/>
                <w:sz w:val="16"/>
                <w:szCs w:val="16"/>
              </w:rPr>
            </w:pPr>
            <w:ins w:author="Valeria Tapia" w:id="1524" w:date="2026-10-01T09:33:00Z">
              <w:r w:rsidDel="00000000" w:rsidR="00000000" w:rsidRPr="00000000">
                <w:rPr>
                  <w:i w:val="1"/>
                  <w:iCs w:val="1"/>
                  <w:color w:val="000000"/>
                  <w:sz w:val="16"/>
                  <w:szCs w:val="16"/>
                  <w:rtl w:val="0"/>
                </w:rPr>
                <w:t xml:space="preserve">Ejemplo: </w:t>
              </w:r>
              <w:r w:rsidDel="00000000" w:rsidR="00000000" w:rsidRPr="00000000">
                <w:rPr>
                  <w:sz w:val="16"/>
                  <w:szCs w:val="16"/>
                  <w:rtl w:val="0"/>
                </w:rPr>
                <w:t xml:space="preserve">Presencial</w:t>
              </w:r>
              <w:r w:rsidDel="00000000" w:rsidR="00000000" w:rsidRPr="00000000">
                <w:rPr>
                  <w:rtl w:val="0"/>
                </w:rPr>
              </w:r>
            </w:ins>
          </w:p>
        </w:tc>
      </w:tr>
      <w:tr>
        <w:trPr>
          <w:trPrChange w:author="Valeria Tapia" w:id="1486" w:date="2026-10-01T18:43:00Z">
            <w:trPr>
              <w:cantSplit w:val="0"/>
              <w:trHeight w:val="300" w:hRule="atLeast"/>
              <w:tblHeader w:val="0"/>
            </w:trPr>
          </w:trPrChange>
        </w:trPr>
        <w:tc>
          <w:tcPr>
            <w:gridSpan w:val="29"/>
            <w:tcPrChange w:author="Valeria Tapia" w:id="1486" w:date="2026-10-01T18:43:00Z">
              <w:tcPr>
                <w:shd w:fill="auto" w:val="clear"/>
              </w:tcPr>
            </w:tcPrChange>
          </w:tcPr>
          <w:p w:rsidR="00000000" w:rsidDel="00000000" w:rsidP="00000000" w:rsidRDefault="00000000" w:rsidRPr="00000000" w14:paraId="0000085B">
            <w:pPr>
              <w:jc w:val="right"/>
              <w:rPr>
                <w:rFonts w:ascii="Arial" w:cs="Arial" w:eastAsia="Arial" w:hAnsi="Arial"/>
                <w:b w:val="1"/>
                <w:bCs w:val="1"/>
                <w:sz w:val="16"/>
                <w:szCs w:val="16"/>
                <w:rPrChange w:author="Valeria Tapia" w:id="1525" w:date="2026-10-01T11:28:00Z">
                  <w:rPr>
                    <w:b w:val="1"/>
                    <w:bCs w:val="1"/>
                    <w:sz w:val="16"/>
                    <w:szCs w:val="16"/>
                  </w:rPr>
                </w:rPrChange>
              </w:rPr>
            </w:pPr>
            <w:r w:rsidDel="00000000" w:rsidR="00000000" w:rsidRPr="00000000">
              <w:rPr>
                <w:rFonts w:ascii="Arial" w:cs="Arial" w:eastAsia="Arial" w:hAnsi="Arial"/>
                <w:b w:val="1"/>
                <w:bCs w:val="1"/>
                <w:sz w:val="16"/>
                <w:szCs w:val="16"/>
                <w:rtl w:val="0"/>
                <w:rPrChange w:author="Valeria Tapia" w:id="1525" w:date="2026-10-01T11:28:00Z">
                  <w:rPr>
                    <w:b w:val="1"/>
                    <w:bCs w:val="1"/>
                    <w:sz w:val="16"/>
                    <w:szCs w:val="16"/>
                  </w:rPr>
                </w:rPrChange>
              </w:rPr>
              <w:t xml:space="preserve"> DENOMINACIÓN DEL TRÁMITE:</w:t>
            </w:r>
          </w:p>
        </w:tc>
        <w:tc>
          <w:tcPr>
            <w:gridSpan w:val="35"/>
            <w:tcPrChange w:author="Valeria Tapia" w:id="1486" w:date="2026-10-01T18:43:00Z">
              <w:tcPr>
                <w:shd w:fill="auto" w:val="clear"/>
              </w:tcPr>
            </w:tcPrChange>
          </w:tcPr>
          <w:p w:rsidR="00000000" w:rsidDel="00000000" w:rsidP="00000000" w:rsidRDefault="00000000" w:rsidRPr="00000000" w14:paraId="00000878">
            <w:pPr>
              <w:rPr>
                <w:rFonts w:ascii="Arial" w:cs="Arial" w:eastAsia="Arial" w:hAnsi="Arial"/>
                <w:sz w:val="16"/>
                <w:szCs w:val="16"/>
                <w:rPrChange w:author="Valeria Tapia" w:id="1527" w:date="2026-10-01T11:28:00Z">
                  <w:rPr>
                    <w:sz w:val="16"/>
                    <w:szCs w:val="16"/>
                  </w:rPr>
                </w:rPrChange>
              </w:rPr>
            </w:pPr>
            <w:ins w:author="Valeria Tapia" w:id="1526" w:date="2026-10-01T11:21:00Z">
              <w:r w:rsidDel="00000000" w:rsidR="00000000" w:rsidRPr="00000000">
                <w:rPr>
                  <w:rFonts w:ascii="Arial" w:cs="Arial" w:eastAsia="Arial" w:hAnsi="Arial"/>
                  <w:i w:val="1"/>
                  <w:iCs w:val="1"/>
                  <w:color w:val="000000"/>
                  <w:sz w:val="16"/>
                  <w:szCs w:val="16"/>
                  <w:rtl w:val="0"/>
                  <w:rPrChange w:author="Valeria Tapia" w:id="1527" w:date="2026-10-01T11:28:00Z">
                    <w:rPr>
                      <w:i w:val="1"/>
                      <w:iCs w:val="1"/>
                      <w:color w:val="000000"/>
                      <w:sz w:val="16"/>
                      <w:szCs w:val="16"/>
                    </w:rPr>
                  </w:rPrChange>
                </w:rPr>
                <w:t xml:space="preserve">Ejemplo:</w:t>
              </w:r>
            </w:ins>
            <w:del w:author="Valeria Tapia" w:id="1526" w:date="2026-10-01T11:21:00Z">
              <w:r w:rsidDel="00000000" w:rsidR="00000000" w:rsidRPr="00000000">
                <w:rPr>
                  <w:rFonts w:ascii="Arial" w:cs="Arial" w:eastAsia="Arial" w:hAnsi="Arial"/>
                  <w:i w:val="1"/>
                  <w:iCs w:val="1"/>
                  <w:color w:val="000000"/>
                  <w:sz w:val="16"/>
                  <w:szCs w:val="16"/>
                  <w:rtl w:val="0"/>
                  <w:rPrChange w:author="Valeria Tapia" w:id="1527" w:date="2026-10-01T11:28:00Z">
                    <w:rPr>
                      <w:i w:val="1"/>
                      <w:iCs w:val="1"/>
                      <w:color w:val="000000"/>
                      <w:sz w:val="16"/>
                      <w:szCs w:val="16"/>
                    </w:rPr>
                  </w:rPrChange>
                </w:rPr>
                <w:delText xml:space="preserve">ejemplo:</w:delText>
              </w:r>
            </w:del>
            <w:r w:rsidDel="00000000" w:rsidR="00000000" w:rsidRPr="00000000">
              <w:rPr>
                <w:rFonts w:ascii="Arial" w:cs="Arial" w:eastAsia="Arial" w:hAnsi="Arial"/>
                <w:i w:val="1"/>
                <w:iCs w:val="1"/>
                <w:color w:val="000000"/>
                <w:sz w:val="16"/>
                <w:szCs w:val="16"/>
                <w:rtl w:val="0"/>
                <w:rPrChange w:author="Valeria Tapia" w:id="1527" w:date="2026-10-01T11:28:00Z">
                  <w:rPr>
                    <w:i w:val="1"/>
                    <w:iCs w:val="1"/>
                    <w:color w:val="000000"/>
                    <w:sz w:val="16"/>
                    <w:szCs w:val="16"/>
                  </w:rPr>
                </w:rPrChange>
              </w:rPr>
              <w:t xml:space="preserve"> </w:t>
            </w:r>
            <w:r w:rsidDel="00000000" w:rsidR="00000000" w:rsidRPr="00000000">
              <w:rPr>
                <w:rFonts w:ascii="Arial" w:cs="Arial" w:eastAsia="Arial" w:hAnsi="Arial"/>
                <w:sz w:val="16"/>
                <w:szCs w:val="16"/>
                <w:rtl w:val="0"/>
                <w:rPrChange w:author="Valeria Tapia" w:id="1527" w:date="2026-10-01T11:28:00Z">
                  <w:rPr>
                    <w:sz w:val="16"/>
                    <w:szCs w:val="16"/>
                  </w:rPr>
                </w:rPrChange>
              </w:rPr>
              <w:t xml:space="preserve">Certificado de Exportación de Oro – CEO</w:t>
            </w:r>
          </w:p>
        </w:tc>
      </w:tr>
      <w:tr>
        <w:trPr>
          <w:trPrChange w:author="Valeria Tapia" w:id="1486" w:date="2026-10-01T18:43:00Z">
            <w:trPr>
              <w:cantSplit w:val="0"/>
              <w:trHeight w:val="300" w:hRule="atLeast"/>
              <w:tblHeader w:val="0"/>
            </w:trPr>
          </w:trPrChange>
        </w:trPr>
        <w:tc>
          <w:tcPr>
            <w:gridSpan w:val="29"/>
            <w:tcPrChange w:author="Valeria Tapia" w:id="1486" w:date="2026-10-01T18:43:00Z">
              <w:tcPr>
                <w:shd w:fill="auto" w:val="clear"/>
              </w:tcPr>
            </w:tcPrChange>
          </w:tcPr>
          <w:p w:rsidR="00000000" w:rsidDel="00000000" w:rsidP="00000000" w:rsidRDefault="00000000" w:rsidRPr="00000000" w14:paraId="0000089B">
            <w:pPr>
              <w:jc w:val="right"/>
              <w:rPr>
                <w:rFonts w:ascii="Arial" w:cs="Arial" w:eastAsia="Arial" w:hAnsi="Arial"/>
                <w:b w:val="1"/>
                <w:bCs w:val="1"/>
                <w:sz w:val="16"/>
                <w:szCs w:val="16"/>
                <w:rPrChange w:author="Valeria Tapia" w:id="1528" w:date="2026-10-01T11:28:00Z">
                  <w:rPr>
                    <w:b w:val="1"/>
                    <w:bCs w:val="1"/>
                    <w:sz w:val="16"/>
                    <w:szCs w:val="16"/>
                  </w:rPr>
                </w:rPrChange>
              </w:rPr>
            </w:pPr>
            <w:r w:rsidDel="00000000" w:rsidR="00000000" w:rsidRPr="00000000">
              <w:rPr>
                <w:rFonts w:ascii="Arial" w:cs="Arial" w:eastAsia="Arial" w:hAnsi="Arial"/>
                <w:b w:val="1"/>
                <w:bCs w:val="1"/>
                <w:sz w:val="16"/>
                <w:szCs w:val="16"/>
                <w:rtl w:val="0"/>
                <w:rPrChange w:author="Valeria Tapia" w:id="1528" w:date="2026-10-01T11:28:00Z">
                  <w:rPr>
                    <w:b w:val="1"/>
                    <w:bCs w:val="1"/>
                    <w:sz w:val="16"/>
                    <w:szCs w:val="16"/>
                  </w:rPr>
                </w:rPrChange>
              </w:rPr>
              <w:t xml:space="preserve"> VIGENCIA DEL DOCUMENTO:</w:t>
            </w:r>
          </w:p>
        </w:tc>
        <w:tc>
          <w:tcPr>
            <w:gridSpan w:val="35"/>
            <w:tcPrChange w:author="Valeria Tapia" w:id="1486" w:date="2026-10-01T18:43:00Z">
              <w:tcPr>
                <w:shd w:fill="auto" w:val="clear"/>
              </w:tcPr>
            </w:tcPrChange>
          </w:tcPr>
          <w:p w:rsidR="00000000" w:rsidDel="00000000" w:rsidP="00000000" w:rsidRDefault="00000000" w:rsidRPr="00000000" w14:paraId="000008B8">
            <w:pPr>
              <w:rPr>
                <w:rFonts w:ascii="Arial" w:cs="Arial" w:eastAsia="Arial" w:hAnsi="Arial"/>
                <w:sz w:val="16"/>
                <w:szCs w:val="16"/>
                <w:rPrChange w:author="Valeria Tapia" w:id="1530" w:date="2026-10-01T11:28:00Z">
                  <w:rPr>
                    <w:sz w:val="16"/>
                    <w:szCs w:val="16"/>
                  </w:rPr>
                </w:rPrChange>
              </w:rPr>
            </w:pPr>
            <w:ins w:author="Valeria Tapia" w:id="1529" w:date="2026-10-01T11:21:00Z">
              <w:r w:rsidDel="00000000" w:rsidR="00000000" w:rsidRPr="00000000">
                <w:rPr>
                  <w:rFonts w:ascii="Arial" w:cs="Arial" w:eastAsia="Arial" w:hAnsi="Arial"/>
                  <w:i w:val="1"/>
                  <w:iCs w:val="1"/>
                  <w:color w:val="000000"/>
                  <w:sz w:val="16"/>
                  <w:szCs w:val="16"/>
                  <w:rtl w:val="0"/>
                  <w:rPrChange w:author="Valeria Tapia" w:id="1530" w:date="2026-10-01T11:28:00Z">
                    <w:rPr>
                      <w:i w:val="1"/>
                      <w:iCs w:val="1"/>
                      <w:color w:val="000000"/>
                      <w:sz w:val="16"/>
                      <w:szCs w:val="16"/>
                    </w:rPr>
                  </w:rPrChange>
                </w:rPr>
                <w:t xml:space="preserve">Ejemplo:</w:t>
              </w:r>
            </w:ins>
            <w:del w:author="Valeria Tapia" w:id="1529" w:date="2026-10-01T11:21:00Z">
              <w:r w:rsidDel="00000000" w:rsidR="00000000" w:rsidRPr="00000000">
                <w:rPr>
                  <w:rFonts w:ascii="Arial" w:cs="Arial" w:eastAsia="Arial" w:hAnsi="Arial"/>
                  <w:i w:val="1"/>
                  <w:iCs w:val="1"/>
                  <w:color w:val="000000"/>
                  <w:sz w:val="16"/>
                  <w:szCs w:val="16"/>
                  <w:rtl w:val="0"/>
                  <w:rPrChange w:author="Valeria Tapia" w:id="1530" w:date="2026-10-01T11:28:00Z">
                    <w:rPr>
                      <w:i w:val="1"/>
                      <w:iCs w:val="1"/>
                      <w:color w:val="000000"/>
                      <w:sz w:val="16"/>
                      <w:szCs w:val="16"/>
                    </w:rPr>
                  </w:rPrChange>
                </w:rPr>
                <w:delText xml:space="preserve">ejemplo:</w:delText>
              </w:r>
            </w:del>
            <w:r w:rsidDel="00000000" w:rsidR="00000000" w:rsidRPr="00000000">
              <w:rPr>
                <w:rFonts w:ascii="Arial" w:cs="Arial" w:eastAsia="Arial" w:hAnsi="Arial"/>
                <w:i w:val="1"/>
                <w:iCs w:val="1"/>
                <w:color w:val="000000"/>
                <w:sz w:val="16"/>
                <w:szCs w:val="16"/>
                <w:rtl w:val="0"/>
                <w:rPrChange w:author="Valeria Tapia" w:id="1530" w:date="2026-10-01T11:28:00Z">
                  <w:rPr>
                    <w:i w:val="1"/>
                    <w:iCs w:val="1"/>
                    <w:color w:val="000000"/>
                    <w:sz w:val="16"/>
                    <w:szCs w:val="16"/>
                  </w:rPr>
                </w:rPrChange>
              </w:rPr>
              <w:t xml:space="preserve"> </w:t>
            </w:r>
            <w:r w:rsidDel="00000000" w:rsidR="00000000" w:rsidRPr="00000000">
              <w:rPr>
                <w:rFonts w:ascii="Arial" w:cs="Arial" w:eastAsia="Arial" w:hAnsi="Arial"/>
                <w:sz w:val="16"/>
                <w:szCs w:val="16"/>
                <w:rtl w:val="0"/>
                <w:rPrChange w:author="Valeria Tapia" w:id="1530" w:date="2026-10-01T11:28:00Z">
                  <w:rPr>
                    <w:sz w:val="16"/>
                    <w:szCs w:val="16"/>
                  </w:rPr>
                </w:rPrChange>
              </w:rPr>
              <w:t xml:space="preserve">10 días calendario a partir de su emisión</w:t>
            </w:r>
          </w:p>
        </w:tc>
      </w:tr>
      <w:tr>
        <w:trPr>
          <w:trPrChange w:author="Valeria Tapia" w:id="1486" w:date="2026-10-01T18:43:00Z">
            <w:trPr>
              <w:cantSplit w:val="0"/>
              <w:trHeight w:val="300" w:hRule="atLeast"/>
              <w:tblHeader w:val="0"/>
            </w:trPr>
          </w:trPrChange>
        </w:trPr>
        <w:tc>
          <w:tcPr>
            <w:gridSpan w:val="29"/>
            <w:tcPrChange w:author="Valeria Tapia" w:id="1486" w:date="2026-10-01T18:43:00Z">
              <w:tcPr>
                <w:shd w:fill="auto" w:val="clear"/>
              </w:tcPr>
            </w:tcPrChange>
          </w:tcPr>
          <w:p w:rsidR="00000000" w:rsidDel="00000000" w:rsidP="00000000" w:rsidRDefault="00000000" w:rsidRPr="00000000" w14:paraId="000008DB">
            <w:pPr>
              <w:jc w:val="right"/>
              <w:rPr>
                <w:rFonts w:ascii="Arial" w:cs="Arial" w:eastAsia="Arial" w:hAnsi="Arial"/>
                <w:b w:val="1"/>
                <w:bCs w:val="1"/>
                <w:sz w:val="16"/>
                <w:szCs w:val="16"/>
                <w:rPrChange w:author="Valeria Tapia" w:id="1531" w:date="2026-10-01T11:28:00Z">
                  <w:rPr>
                    <w:b w:val="1"/>
                    <w:bCs w:val="1"/>
                    <w:sz w:val="16"/>
                    <w:szCs w:val="16"/>
                  </w:rPr>
                </w:rPrChange>
              </w:rPr>
            </w:pPr>
            <w:r w:rsidDel="00000000" w:rsidR="00000000" w:rsidRPr="00000000">
              <w:rPr>
                <w:rFonts w:ascii="Arial" w:cs="Arial" w:eastAsia="Arial" w:hAnsi="Arial"/>
                <w:b w:val="1"/>
                <w:bCs w:val="1"/>
                <w:sz w:val="16"/>
                <w:szCs w:val="16"/>
                <w:rtl w:val="0"/>
                <w:rPrChange w:author="Valeria Tapia" w:id="1531" w:date="2026-10-01T11:28:00Z">
                  <w:rPr>
                    <w:b w:val="1"/>
                    <w:bCs w:val="1"/>
                    <w:sz w:val="16"/>
                    <w:szCs w:val="16"/>
                  </w:rPr>
                </w:rPrChange>
              </w:rPr>
              <w:t xml:space="preserve">COSTO DEL DOCUMENTO:</w:t>
            </w:r>
          </w:p>
        </w:tc>
        <w:tc>
          <w:tcPr>
            <w:gridSpan w:val="35"/>
            <w:tcPrChange w:author="Valeria Tapia" w:id="1486" w:date="2026-10-01T18:43:00Z">
              <w:tcPr>
                <w:shd w:fill="auto" w:val="clear"/>
              </w:tcPr>
            </w:tcPrChange>
          </w:tcPr>
          <w:p w:rsidR="00000000" w:rsidDel="00000000" w:rsidP="00000000" w:rsidRDefault="00000000" w:rsidRPr="00000000" w14:paraId="000008F8">
            <w:pPr>
              <w:rPr>
                <w:rFonts w:ascii="Arial" w:cs="Arial" w:eastAsia="Arial" w:hAnsi="Arial"/>
                <w:sz w:val="16"/>
                <w:szCs w:val="16"/>
                <w:rPrChange w:author="Valeria Tapia" w:id="1533" w:date="2026-10-01T11:28:00Z">
                  <w:rPr>
                    <w:sz w:val="16"/>
                    <w:szCs w:val="16"/>
                  </w:rPr>
                </w:rPrChange>
              </w:rPr>
            </w:pPr>
            <w:ins w:author="Valeria Tapia" w:id="1532" w:date="2026-10-01T11:21:00Z">
              <w:r w:rsidDel="00000000" w:rsidR="00000000" w:rsidRPr="00000000">
                <w:rPr>
                  <w:rFonts w:ascii="Arial" w:cs="Arial" w:eastAsia="Arial" w:hAnsi="Arial"/>
                  <w:i w:val="1"/>
                  <w:iCs w:val="1"/>
                  <w:color w:val="000000"/>
                  <w:sz w:val="16"/>
                  <w:szCs w:val="16"/>
                  <w:rtl w:val="0"/>
                  <w:rPrChange w:author="Valeria Tapia" w:id="1533" w:date="2026-10-01T11:28:00Z">
                    <w:rPr>
                      <w:i w:val="1"/>
                      <w:iCs w:val="1"/>
                      <w:color w:val="000000"/>
                      <w:sz w:val="16"/>
                      <w:szCs w:val="16"/>
                    </w:rPr>
                  </w:rPrChange>
                </w:rPr>
                <w:t xml:space="preserve">Ejemplo:</w:t>
              </w:r>
            </w:ins>
            <w:del w:author="Valeria Tapia" w:id="1532" w:date="2026-10-01T11:21:00Z">
              <w:r w:rsidDel="00000000" w:rsidR="00000000" w:rsidRPr="00000000">
                <w:rPr>
                  <w:rFonts w:ascii="Arial" w:cs="Arial" w:eastAsia="Arial" w:hAnsi="Arial"/>
                  <w:i w:val="1"/>
                  <w:iCs w:val="1"/>
                  <w:color w:val="000000"/>
                  <w:sz w:val="16"/>
                  <w:szCs w:val="16"/>
                  <w:rtl w:val="0"/>
                  <w:rPrChange w:author="Valeria Tapia" w:id="1533" w:date="2026-10-01T11:28:00Z">
                    <w:rPr>
                      <w:i w:val="1"/>
                      <w:iCs w:val="1"/>
                      <w:color w:val="000000"/>
                      <w:sz w:val="16"/>
                      <w:szCs w:val="16"/>
                    </w:rPr>
                  </w:rPrChange>
                </w:rPr>
                <w:delText xml:space="preserve">ejemplo:</w:delText>
              </w:r>
            </w:del>
            <w:r w:rsidDel="00000000" w:rsidR="00000000" w:rsidRPr="00000000">
              <w:rPr>
                <w:rFonts w:ascii="Arial" w:cs="Arial" w:eastAsia="Arial" w:hAnsi="Arial"/>
                <w:i w:val="1"/>
                <w:iCs w:val="1"/>
                <w:color w:val="000000"/>
                <w:sz w:val="16"/>
                <w:szCs w:val="16"/>
                <w:rtl w:val="0"/>
                <w:rPrChange w:author="Valeria Tapia" w:id="1533" w:date="2026-10-01T11:28:00Z">
                  <w:rPr>
                    <w:i w:val="1"/>
                    <w:iCs w:val="1"/>
                    <w:color w:val="000000"/>
                    <w:sz w:val="16"/>
                    <w:szCs w:val="16"/>
                  </w:rPr>
                </w:rPrChange>
              </w:rPr>
              <w:t xml:space="preserve"> </w:t>
            </w:r>
            <w:r w:rsidDel="00000000" w:rsidR="00000000" w:rsidRPr="00000000">
              <w:rPr>
                <w:rFonts w:ascii="Arial" w:cs="Arial" w:eastAsia="Arial" w:hAnsi="Arial"/>
                <w:sz w:val="16"/>
                <w:szCs w:val="16"/>
                <w:rtl w:val="0"/>
                <w:rPrChange w:author="Valeria Tapia" w:id="1533" w:date="2026-10-01T11:28:00Z">
                  <w:rPr>
                    <w:sz w:val="16"/>
                    <w:szCs w:val="16"/>
                  </w:rPr>
                </w:rPrChange>
              </w:rPr>
              <w:t xml:space="preserve">No tiene costo</w:t>
            </w:r>
          </w:p>
        </w:tc>
      </w:tr>
      <w:tr>
        <w:trPr>
          <w:del w:author="Valeria Tapia" w:id="1534" w:date="2026-10-01T18:53:00Z"/>
          <w:trPrChange w:author="Valeria Tapia" w:id="1486" w:date="2026-10-01T18:43:00Z">
            <w:trPr>
              <w:cantSplit w:val="0"/>
              <w:trHeight w:val="300" w:hRule="atLeast"/>
              <w:tblHeader w:val="0"/>
            </w:trPr>
          </w:trPrChange>
        </w:trPr>
        <w:tc>
          <w:tcPr>
            <w:gridSpan w:val="29"/>
            <w:tcPrChange w:author="Valeria Tapia" w:id="1486" w:date="2026-10-01T18:43:00Z">
              <w:tcPr>
                <w:shd w:fill="auto" w:val="clear"/>
              </w:tcPr>
            </w:tcPrChange>
          </w:tcPr>
          <w:p w:rsidR="00000000" w:rsidDel="00000000" w:rsidP="00000000" w:rsidRDefault="00000000" w:rsidRPr="00000000" w14:paraId="0000091B">
            <w:pPr>
              <w:jc w:val="right"/>
              <w:rPr>
                <w:del w:author="Valeria Tapia" w:id="1534" w:date="2026-10-01T18:53:00Z"/>
                <w:b w:val="1"/>
                <w:bCs w:val="1"/>
                <w:sz w:val="16"/>
                <w:szCs w:val="16"/>
              </w:rPr>
            </w:pPr>
            <w:del w:author="Valeria Tapia" w:id="1534" w:date="2026-10-01T18:53:00Z">
              <w:r w:rsidDel="00000000" w:rsidR="00000000" w:rsidRPr="00000000">
                <w:rPr>
                  <w:b w:val="1"/>
                  <w:bCs w:val="1"/>
                  <w:sz w:val="16"/>
                  <w:szCs w:val="16"/>
                  <w:rtl w:val="0"/>
                </w:rPr>
                <w:delText xml:space="preserve">MEDIO DE PAGO:</w:delText>
              </w:r>
            </w:del>
          </w:p>
        </w:tc>
        <w:tc>
          <w:tcPr>
            <w:gridSpan w:val="35"/>
            <w:tcPrChange w:author="Valeria Tapia" w:id="1486" w:date="2026-10-01T18:43:00Z">
              <w:tcPr>
                <w:shd w:fill="auto" w:val="clear"/>
              </w:tcPr>
            </w:tcPrChange>
          </w:tcPr>
          <w:p w:rsidR="00000000" w:rsidDel="00000000" w:rsidP="00000000" w:rsidRDefault="00000000" w:rsidRPr="00000000" w14:paraId="00000938">
            <w:pPr>
              <w:rPr>
                <w:del w:author="Valeria Tapia" w:id="1534" w:date="2026-10-01T18:53:00Z"/>
                <w:sz w:val="16"/>
                <w:szCs w:val="16"/>
              </w:rPr>
            </w:pPr>
            <w:del w:author="Valeria Tapia" w:id="1534" w:date="2026-10-01T18:53:00Z">
              <w:r w:rsidDel="00000000" w:rsidR="00000000" w:rsidRPr="00000000">
                <w:rPr>
                  <w:i w:val="1"/>
                  <w:iCs w:val="1"/>
                  <w:color w:val="000000"/>
                  <w:sz w:val="16"/>
                  <w:szCs w:val="16"/>
                  <w:rtl w:val="0"/>
                </w:rPr>
                <w:delText xml:space="preserve">ejemplo: </w:delText>
              </w:r>
              <w:r w:rsidDel="00000000" w:rsidR="00000000" w:rsidRPr="00000000">
                <w:rPr>
                  <w:sz w:val="16"/>
                  <w:szCs w:val="16"/>
                  <w:rtl w:val="0"/>
                </w:rPr>
                <w:delText xml:space="preserve">No corresponde</w:delText>
              </w:r>
            </w:del>
          </w:p>
        </w:tc>
      </w:tr>
      <w:tr>
        <w:trPr>
          <w:trPrChange w:author="Valeria Tapia" w:id="1486" w:date="2026-10-01T18:43:00Z">
            <w:trPr>
              <w:cantSplit w:val="0"/>
              <w:trHeight w:val="300" w:hRule="atLeast"/>
              <w:tblHeader w:val="0"/>
            </w:trPr>
          </w:trPrChange>
        </w:trPr>
        <w:tc>
          <w:tcPr>
            <w:gridSpan w:val="29"/>
            <w:tcPrChange w:author="Valeria Tapia" w:id="1486" w:date="2026-10-01T18:43:00Z">
              <w:tcPr>
                <w:shd w:fill="auto" w:val="clear"/>
              </w:tcPr>
            </w:tcPrChange>
          </w:tcPr>
          <w:p w:rsidR="00000000" w:rsidDel="00000000" w:rsidP="00000000" w:rsidRDefault="00000000" w:rsidRPr="00000000" w14:paraId="0000095B">
            <w:pPr>
              <w:jc w:val="right"/>
              <w:rPr>
                <w:rFonts w:ascii="Arial" w:cs="Arial" w:eastAsia="Arial" w:hAnsi="Arial"/>
                <w:b w:val="1"/>
                <w:bCs w:val="1"/>
                <w:sz w:val="16"/>
                <w:szCs w:val="16"/>
                <w:rPrChange w:author="Valeria Tapia" w:id="1535" w:date="2026-10-01T11:28:00Z">
                  <w:rPr>
                    <w:b w:val="1"/>
                    <w:bCs w:val="1"/>
                    <w:sz w:val="16"/>
                    <w:szCs w:val="16"/>
                  </w:rPr>
                </w:rPrChange>
              </w:rPr>
            </w:pPr>
            <w:commentRangeStart w:id="4"/>
            <w:r w:rsidDel="00000000" w:rsidR="00000000" w:rsidRPr="00000000">
              <w:rPr>
                <w:rFonts w:ascii="Arial" w:cs="Arial" w:eastAsia="Arial" w:hAnsi="Arial"/>
                <w:b w:val="1"/>
                <w:bCs w:val="1"/>
                <w:sz w:val="16"/>
                <w:szCs w:val="16"/>
                <w:rtl w:val="0"/>
                <w:rPrChange w:author="Valeria Tapia" w:id="1535" w:date="2026-10-01T11:28:00Z">
                  <w:rPr>
                    <w:b w:val="1"/>
                    <w:bCs w:val="1"/>
                    <w:sz w:val="16"/>
                    <w:szCs w:val="16"/>
                  </w:rPr>
                </w:rPrChange>
              </w:rPr>
              <w:t xml:space="preserve">CUENTA CON PASARELA DE PAGO</w:t>
            </w:r>
            <w:commentRangeEnd w:id="4"/>
            <w:r w:rsidDel="00000000" w:rsidR="00000000" w:rsidRPr="00000000">
              <w:commentReference w:id="4"/>
            </w:r>
            <w:r w:rsidDel="00000000" w:rsidR="00000000" w:rsidRPr="00000000">
              <w:rPr>
                <w:rFonts w:ascii="Arial" w:cs="Arial" w:eastAsia="Arial" w:hAnsi="Arial"/>
                <w:b w:val="1"/>
                <w:bCs w:val="1"/>
                <w:sz w:val="16"/>
                <w:szCs w:val="16"/>
                <w:rtl w:val="0"/>
                <w:rPrChange w:author="Valeria Tapia" w:id="1535" w:date="2026-10-01T11:28:00Z">
                  <w:rPr>
                    <w:b w:val="1"/>
                    <w:bCs w:val="1"/>
                    <w:sz w:val="16"/>
                    <w:szCs w:val="16"/>
                  </w:rPr>
                </w:rPrChange>
              </w:rPr>
              <w:t xml:space="preserve">:</w:t>
            </w:r>
          </w:p>
        </w:tc>
        <w:tc>
          <w:tcPr>
            <w:gridSpan w:val="35"/>
            <w:tcPrChange w:author="Valeria Tapia" w:id="1486" w:date="2026-10-01T18:43:00Z">
              <w:tcPr>
                <w:shd w:fill="auto" w:val="clear"/>
              </w:tcPr>
            </w:tcPrChange>
          </w:tcPr>
          <w:p w:rsidR="00000000" w:rsidDel="00000000" w:rsidP="00000000" w:rsidRDefault="00000000" w:rsidRPr="00000000" w14:paraId="00000978">
            <w:pPr>
              <w:rPr>
                <w:rFonts w:ascii="Arial" w:cs="Arial" w:eastAsia="Arial" w:hAnsi="Arial"/>
                <w:i w:val="1"/>
                <w:iCs w:val="1"/>
                <w:color w:val="000000"/>
                <w:sz w:val="16"/>
                <w:szCs w:val="16"/>
                <w:rPrChange w:author="Valeria Tapia" w:id="1536" w:date="2026-10-01T11:28:00Z">
                  <w:rPr>
                    <w:i w:val="1"/>
                    <w:iCs w:val="1"/>
                    <w:color w:val="000000"/>
                    <w:sz w:val="16"/>
                    <w:szCs w:val="16"/>
                  </w:rPr>
                </w:rPrChange>
              </w:rPr>
            </w:pPr>
            <w:r w:rsidDel="00000000" w:rsidR="00000000" w:rsidRPr="00000000">
              <w:rPr>
                <w:rFonts w:ascii="Arial" w:cs="Arial" w:eastAsia="Arial" w:hAnsi="Arial"/>
                <w:i w:val="1"/>
                <w:iCs w:val="1"/>
                <w:color w:val="000000"/>
                <w:sz w:val="16"/>
                <w:szCs w:val="16"/>
                <w:rtl w:val="0"/>
                <w:rPrChange w:author="Valeria Tapia" w:id="1536" w:date="2026-10-01T11:28:00Z">
                  <w:rPr>
                    <w:i w:val="1"/>
                    <w:iCs w:val="1"/>
                    <w:color w:val="000000"/>
                    <w:sz w:val="16"/>
                    <w:szCs w:val="16"/>
                  </w:rPr>
                </w:rPrChange>
              </w:rPr>
              <w:t xml:space="preserve">Ejemplo: Si</w:t>
            </w:r>
          </w:p>
        </w:tc>
      </w:tr>
      <w:tr>
        <w:trPr>
          <w:ins w:author="Valeria Tapia" w:id="1537" w:date="2026-10-01T09:29:00Z"/>
          <w:trPrChange w:author="Valeria Tapia" w:id="1486" w:date="2026-10-01T18:43:00Z">
            <w:trPr>
              <w:cantSplit w:val="0"/>
              <w:trHeight w:val="300" w:hRule="atLeast"/>
              <w:tblHeader w:val="0"/>
            </w:trPr>
          </w:trPrChange>
        </w:trPr>
        <w:tc>
          <w:tcPr>
            <w:gridSpan w:val="29"/>
            <w:tcPrChange w:author="Valeria Tapia" w:id="1486" w:date="2026-10-01T18:43:00Z">
              <w:tcPr>
                <w:shd w:fill="auto" w:val="clear"/>
              </w:tcPr>
            </w:tcPrChange>
          </w:tcPr>
          <w:p w:rsidR="00000000" w:rsidDel="00000000" w:rsidP="00000000" w:rsidRDefault="00000000" w:rsidRPr="00000000" w14:paraId="0000099B">
            <w:pPr>
              <w:jc w:val="right"/>
              <w:rPr>
                <w:ins w:author="Valeria Tapia" w:id="1537" w:date="2026-10-01T09:29:00Z"/>
                <w:b w:val="1"/>
                <w:bCs w:val="1"/>
                <w:sz w:val="16"/>
                <w:szCs w:val="16"/>
                <w:highlight w:val="yellow"/>
              </w:rPr>
            </w:pPr>
            <w:ins w:author="Valeria Tapia" w:id="1537" w:date="2026-10-01T09:29:00Z">
              <w:r w:rsidDel="00000000" w:rsidR="00000000" w:rsidRPr="00000000">
                <w:rPr>
                  <w:b w:val="1"/>
                  <w:bCs w:val="1"/>
                  <w:sz w:val="16"/>
                  <w:szCs w:val="16"/>
                  <w:highlight w:val="yellow"/>
                  <w:rtl w:val="0"/>
                </w:rPr>
                <w:t xml:space="preserve">TIPO DE PASARELA</w:t>
              </w:r>
            </w:ins>
          </w:p>
        </w:tc>
        <w:tc>
          <w:tcPr>
            <w:gridSpan w:val="35"/>
            <w:tcPrChange w:author="Valeria Tapia" w:id="1486" w:date="2026-10-01T18:43:00Z">
              <w:tcPr>
                <w:shd w:fill="auto" w:val="clear"/>
              </w:tcPr>
            </w:tcPrChange>
          </w:tcPr>
          <w:p w:rsidR="00000000" w:rsidDel="00000000" w:rsidP="00000000" w:rsidRDefault="00000000" w:rsidRPr="00000000" w14:paraId="000009B8">
            <w:pPr>
              <w:rPr>
                <w:ins w:author="Valeria Tapia" w:id="1537" w:date="2026-10-01T09:29:00Z"/>
                <w:i w:val="1"/>
                <w:iCs w:val="1"/>
                <w:color w:val="000000"/>
                <w:sz w:val="16"/>
                <w:szCs w:val="16"/>
              </w:rPr>
            </w:pPr>
            <w:ins w:author="Valeria Tapia" w:id="1537" w:date="2026-10-01T09:29:00Z">
              <w:r w:rsidDel="00000000" w:rsidR="00000000" w:rsidRPr="00000000">
                <w:rPr>
                  <w:i w:val="1"/>
                  <w:iCs w:val="1"/>
                  <w:color w:val="000000"/>
                  <w:sz w:val="16"/>
                  <w:szCs w:val="16"/>
                  <w:rtl w:val="0"/>
                </w:rPr>
                <w:t xml:space="preserve">AGETIC        OPEN BCB        OTRO</w:t>
              </w:r>
            </w:ins>
          </w:p>
        </w:tc>
      </w:tr>
      <w:tr>
        <w:trPr>
          <w:trPrChange w:author="Valeria Tapia" w:id="1486" w:date="2026-10-01T18:43:00Z">
            <w:trPr>
              <w:cantSplit w:val="0"/>
              <w:trHeight w:val="300" w:hRule="atLeast"/>
              <w:tblHeader w:val="0"/>
            </w:trPr>
          </w:trPrChange>
        </w:trPr>
        <w:tc>
          <w:tcPr>
            <w:gridSpan w:val="29"/>
            <w:tcPrChange w:author="Valeria Tapia" w:id="1486" w:date="2026-10-01T18:43:00Z">
              <w:tcPr>
                <w:shd w:fill="auto" w:val="clear"/>
              </w:tcPr>
            </w:tcPrChange>
          </w:tcPr>
          <w:p w:rsidR="00000000" w:rsidDel="00000000" w:rsidP="00000000" w:rsidRDefault="00000000" w:rsidRPr="00000000" w14:paraId="000009DB">
            <w:pPr>
              <w:jc w:val="right"/>
              <w:rPr>
                <w:rFonts w:ascii="Arial" w:cs="Arial" w:eastAsia="Arial" w:hAnsi="Arial"/>
                <w:b w:val="1"/>
                <w:bCs w:val="1"/>
                <w:sz w:val="16"/>
                <w:szCs w:val="16"/>
                <w:rPrChange w:author="Valeria Tapia" w:id="1538" w:date="2026-10-01T11:28:00Z">
                  <w:rPr>
                    <w:b w:val="1"/>
                    <w:bCs w:val="1"/>
                    <w:sz w:val="16"/>
                    <w:szCs w:val="16"/>
                  </w:rPr>
                </w:rPrChange>
              </w:rPr>
            </w:pPr>
            <w:r w:rsidDel="00000000" w:rsidR="00000000" w:rsidRPr="00000000">
              <w:rPr>
                <w:rFonts w:ascii="Arial" w:cs="Arial" w:eastAsia="Arial" w:hAnsi="Arial"/>
                <w:b w:val="1"/>
                <w:bCs w:val="1"/>
                <w:sz w:val="16"/>
                <w:szCs w:val="16"/>
                <w:rtl w:val="0"/>
                <w:rPrChange w:author="Valeria Tapia" w:id="1538" w:date="2026-10-01T11:28:00Z">
                  <w:rPr>
                    <w:b w:val="1"/>
                    <w:bCs w:val="1"/>
                    <w:sz w:val="16"/>
                    <w:szCs w:val="16"/>
                  </w:rPr>
                </w:rPrChange>
              </w:rPr>
              <w:t xml:space="preserve">EMITE FACTURA: </w:t>
            </w:r>
          </w:p>
        </w:tc>
        <w:tc>
          <w:tcPr>
            <w:gridSpan w:val="35"/>
            <w:tcPrChange w:author="Valeria Tapia" w:id="1486" w:date="2026-10-01T18:43:00Z">
              <w:tcPr>
                <w:shd w:fill="auto" w:val="clear"/>
              </w:tcPr>
            </w:tcPrChange>
          </w:tcPr>
          <w:p w:rsidR="00000000" w:rsidDel="00000000" w:rsidP="00000000" w:rsidRDefault="00000000" w:rsidRPr="00000000" w14:paraId="000009F8">
            <w:pPr>
              <w:rPr>
                <w:rFonts w:ascii="Arial" w:cs="Arial" w:eastAsia="Arial" w:hAnsi="Arial"/>
                <w:i w:val="1"/>
                <w:iCs w:val="1"/>
                <w:color w:val="000000"/>
                <w:sz w:val="16"/>
                <w:szCs w:val="16"/>
                <w:rPrChange w:author="Valeria Tapia" w:id="1540" w:date="2026-10-01T11:28:00Z">
                  <w:rPr>
                    <w:i w:val="1"/>
                    <w:iCs w:val="1"/>
                    <w:color w:val="000000"/>
                    <w:sz w:val="16"/>
                    <w:szCs w:val="16"/>
                  </w:rPr>
                </w:rPrChange>
              </w:rPr>
            </w:pPr>
            <w:del w:author="Valeria Tapia" w:id="1539" w:date="2026-10-01T09:20:00Z">
              <w:r w:rsidDel="00000000" w:rsidR="00000000" w:rsidRPr="00000000">
                <w:rPr>
                  <w:rFonts w:ascii="Arial" w:cs="Arial" w:eastAsia="Arial" w:hAnsi="Arial"/>
                  <w:i w:val="1"/>
                  <w:iCs w:val="1"/>
                  <w:color w:val="000000"/>
                  <w:sz w:val="16"/>
                  <w:szCs w:val="16"/>
                  <w:rtl w:val="0"/>
                  <w:rPrChange w:author="Valeria Tapia" w:id="1540" w:date="2026-10-01T11:28:00Z">
                    <w:rPr>
                      <w:i w:val="1"/>
                      <w:iCs w:val="1"/>
                      <w:color w:val="000000"/>
                      <w:sz w:val="16"/>
                      <w:szCs w:val="16"/>
                    </w:rPr>
                  </w:rPrChange>
                </w:rPr>
                <w:delText xml:space="preserve">Ejemplo: No</w:delText>
              </w:r>
            </w:del>
            <w:ins w:author="Valeria Tapia" w:id="1539" w:date="2026-10-01T09:20:00Z">
              <w:r w:rsidDel="00000000" w:rsidR="00000000" w:rsidRPr="00000000">
                <w:rPr>
                  <w:rFonts w:ascii="Arial" w:cs="Arial" w:eastAsia="Arial" w:hAnsi="Arial"/>
                  <w:i w:val="1"/>
                  <w:iCs w:val="1"/>
                  <w:color w:val="000000"/>
                  <w:sz w:val="16"/>
                  <w:szCs w:val="16"/>
                  <w:rtl w:val="0"/>
                  <w:rPrChange w:author="Valeria Tapia" w:id="1540" w:date="2026-10-01T11:28:00Z">
                    <w:rPr>
                      <w:i w:val="1"/>
                      <w:iCs w:val="1"/>
                      <w:color w:val="000000"/>
                      <w:sz w:val="16"/>
                      <w:szCs w:val="16"/>
                    </w:rPr>
                  </w:rPrChange>
                </w:rPr>
                <w:t xml:space="preserve">si       nO</w:t>
              </w:r>
            </w:ins>
            <w:r w:rsidDel="00000000" w:rsidR="00000000" w:rsidRPr="00000000">
              <w:rPr>
                <w:rtl w:val="0"/>
              </w:rPr>
            </w:r>
          </w:p>
        </w:tc>
      </w:tr>
      <w:tr>
        <w:trPr>
          <w:ins w:author="Valeria Tapia" w:id="1541" w:date="2026-10-01T09:20:00Z"/>
          <w:trPrChange w:author="Valeria Tapia" w:id="1486" w:date="2026-10-01T18:43:00Z">
            <w:trPr>
              <w:cantSplit w:val="0"/>
              <w:trHeight w:val="300" w:hRule="atLeast"/>
              <w:tblHeader w:val="0"/>
            </w:trPr>
          </w:trPrChange>
        </w:trPr>
        <w:tc>
          <w:tcPr>
            <w:gridSpan w:val="29"/>
            <w:tcPrChange w:author="Valeria Tapia" w:id="1486" w:date="2026-10-01T18:43:00Z">
              <w:tcPr>
                <w:shd w:fill="auto" w:val="clear"/>
              </w:tcPr>
            </w:tcPrChange>
          </w:tcPr>
          <w:p w:rsidR="00000000" w:rsidDel="00000000" w:rsidP="00000000" w:rsidRDefault="00000000" w:rsidRPr="00000000" w14:paraId="00000A1B">
            <w:pPr>
              <w:jc w:val="right"/>
              <w:rPr>
                <w:ins w:author="Valeria Tapia" w:id="1541" w:date="2026-10-01T09:20:00Z"/>
                <w:b w:val="1"/>
                <w:bCs w:val="1"/>
                <w:sz w:val="16"/>
                <w:szCs w:val="16"/>
              </w:rPr>
            </w:pPr>
            <w:ins w:author="Valeria Tapia" w:id="1541" w:date="2026-10-01T09:20:00Z">
              <w:r w:rsidDel="00000000" w:rsidR="00000000" w:rsidRPr="00000000">
                <w:rPr>
                  <w:b w:val="1"/>
                  <w:bCs w:val="1"/>
                  <w:sz w:val="16"/>
                  <w:szCs w:val="16"/>
                  <w:rtl w:val="0"/>
                </w:rPr>
                <w:t xml:space="preserve">FACTURACIÓN ELECTRÓNICA </w:t>
              </w:r>
            </w:ins>
          </w:p>
        </w:tc>
        <w:tc>
          <w:tcPr>
            <w:gridSpan w:val="35"/>
            <w:tcPrChange w:author="Valeria Tapia" w:id="1486" w:date="2026-10-01T18:43:00Z">
              <w:tcPr>
                <w:shd w:fill="auto" w:val="clear"/>
              </w:tcPr>
            </w:tcPrChange>
          </w:tcPr>
          <w:p w:rsidR="00000000" w:rsidDel="00000000" w:rsidP="00000000" w:rsidRDefault="00000000" w:rsidRPr="00000000" w14:paraId="00000A38">
            <w:pPr>
              <w:rPr>
                <w:ins w:author="Valeria Tapia" w:id="1541" w:date="2026-10-01T09:20:00Z"/>
                <w:i w:val="1"/>
                <w:iCs w:val="1"/>
                <w:color w:val="000000"/>
                <w:sz w:val="16"/>
                <w:szCs w:val="16"/>
              </w:rPr>
            </w:pPr>
            <w:ins w:author="Valeria Tapia" w:id="1541" w:date="2026-10-01T09:20:00Z">
              <w:r w:rsidDel="00000000" w:rsidR="00000000" w:rsidRPr="00000000">
                <w:rPr>
                  <w:i w:val="1"/>
                  <w:iCs w:val="1"/>
                  <w:color w:val="000000"/>
                  <w:sz w:val="16"/>
                  <w:szCs w:val="16"/>
                  <w:rtl w:val="0"/>
                </w:rPr>
                <w:t xml:space="preserve">Si      No</w:t>
              </w:r>
            </w:ins>
          </w:p>
        </w:tc>
      </w:tr>
      <w:tr>
        <w:trPr>
          <w:del w:author="Valeria Tapia" w:id="1542" w:date="2026-10-01T11:10:00Z"/>
          <w:trPrChange w:author="Valeria Tapia" w:id="1486" w:date="2026-10-01T18:43:00Z">
            <w:trPr>
              <w:cantSplit w:val="0"/>
              <w:trHeight w:val="300" w:hRule="atLeast"/>
              <w:tblHeader w:val="0"/>
            </w:trPr>
          </w:trPrChange>
        </w:trPr>
        <w:tc>
          <w:tcPr>
            <w:gridSpan w:val="29"/>
            <w:tcPrChange w:author="Valeria Tapia" w:id="1486" w:date="2026-10-01T18:43:00Z">
              <w:tcPr>
                <w:shd w:fill="auto" w:val="clear"/>
              </w:tcPr>
            </w:tcPrChange>
          </w:tcPr>
          <w:p w:rsidR="00000000" w:rsidDel="00000000" w:rsidP="00000000" w:rsidRDefault="00000000" w:rsidRPr="00000000" w14:paraId="00000A5B">
            <w:pPr>
              <w:jc w:val="right"/>
              <w:rPr>
                <w:del w:author="Valeria Tapia" w:id="1542" w:date="2026-10-01T11:10:00Z"/>
                <w:b w:val="1"/>
                <w:bCs w:val="1"/>
                <w:sz w:val="16"/>
                <w:szCs w:val="16"/>
              </w:rPr>
            </w:pPr>
            <w:del w:author="Valeria Tapia" w:id="1542" w:date="2026-10-01T11:10:00Z">
              <w:r w:rsidDel="00000000" w:rsidR="00000000" w:rsidRPr="00000000">
                <w:rPr>
                  <w:b w:val="1"/>
                  <w:bCs w:val="1"/>
                  <w:sz w:val="16"/>
                  <w:szCs w:val="16"/>
                  <w:rtl w:val="0"/>
                </w:rPr>
                <w:delText xml:space="preserve">SUBPARTIDAS DE LAS MERCANCÍAS:</w:delText>
              </w:r>
            </w:del>
          </w:p>
        </w:tc>
        <w:tc>
          <w:tcPr>
            <w:gridSpan w:val="35"/>
            <w:tcPrChange w:author="Valeria Tapia" w:id="1486" w:date="2026-10-01T18:43:00Z">
              <w:tcPr>
                <w:shd w:fill="auto" w:val="clear"/>
              </w:tcPr>
            </w:tcPrChange>
          </w:tcPr>
          <w:p w:rsidR="00000000" w:rsidDel="00000000" w:rsidP="00000000" w:rsidRDefault="00000000" w:rsidRPr="00000000" w14:paraId="00000A78">
            <w:pPr>
              <w:rPr>
                <w:del w:author="Valeria Tapia" w:id="1542" w:date="2026-10-01T11:10:00Z"/>
                <w:sz w:val="16"/>
                <w:szCs w:val="16"/>
              </w:rPr>
            </w:pPr>
            <w:del w:author="Valeria Tapia" w:id="1542" w:date="2026-10-01T11:10:00Z">
              <w:r w:rsidDel="00000000" w:rsidR="00000000" w:rsidRPr="00000000">
                <w:rPr>
                  <w:i w:val="1"/>
                  <w:iCs w:val="1"/>
                  <w:color w:val="000000"/>
                  <w:sz w:val="16"/>
                  <w:szCs w:val="16"/>
                  <w:rtl w:val="0"/>
                </w:rPr>
                <w:delText xml:space="preserve">ejemplo: </w:delText>
              </w:r>
              <w:r w:rsidDel="00000000" w:rsidR="00000000" w:rsidRPr="00000000">
                <w:rPr>
                  <w:sz w:val="16"/>
                  <w:szCs w:val="16"/>
                  <w:rtl w:val="0"/>
                </w:rPr>
                <w:delText xml:space="preserve">2616.90.10.00, 7108.11.00.00, </w:delText>
              </w:r>
            </w:del>
          </w:p>
        </w:tc>
      </w:tr>
      <w:tr>
        <w:trPr>
          <w:trPrChange w:author="Valeria Tapia" w:id="1486" w:date="2026-10-01T18:43:00Z">
            <w:trPr>
              <w:cantSplit w:val="0"/>
              <w:trHeight w:val="300" w:hRule="atLeast"/>
              <w:tblHeader w:val="0"/>
            </w:trPr>
          </w:trPrChange>
        </w:trPr>
        <w:tc>
          <w:tcPr>
            <w:gridSpan w:val="29"/>
            <w:tcPrChange w:author="Valeria Tapia" w:id="1486" w:date="2026-10-01T18:43:00Z">
              <w:tcPr>
                <w:shd w:fill="auto" w:val="clear"/>
              </w:tcPr>
            </w:tcPrChange>
          </w:tcPr>
          <w:p w:rsidR="00000000" w:rsidDel="00000000" w:rsidP="00000000" w:rsidRDefault="00000000" w:rsidRPr="00000000" w14:paraId="00000A9B">
            <w:pPr>
              <w:jc w:val="right"/>
              <w:rPr>
                <w:rFonts w:ascii="Arial" w:cs="Arial" w:eastAsia="Arial" w:hAnsi="Arial"/>
                <w:b w:val="1"/>
                <w:bCs w:val="1"/>
                <w:sz w:val="16"/>
                <w:szCs w:val="16"/>
                <w:rPrChange w:author="Valeria Tapia" w:id="1543" w:date="2026-10-01T11:28:00Z">
                  <w:rPr>
                    <w:b w:val="1"/>
                    <w:bCs w:val="1"/>
                    <w:sz w:val="16"/>
                    <w:szCs w:val="16"/>
                  </w:rPr>
                </w:rPrChange>
              </w:rPr>
            </w:pPr>
            <w:r w:rsidDel="00000000" w:rsidR="00000000" w:rsidRPr="00000000">
              <w:rPr>
                <w:rFonts w:ascii="Arial" w:cs="Arial" w:eastAsia="Arial" w:hAnsi="Arial"/>
                <w:b w:val="1"/>
                <w:bCs w:val="1"/>
                <w:sz w:val="16"/>
                <w:szCs w:val="16"/>
                <w:rtl w:val="0"/>
                <w:rPrChange w:author="Valeria Tapia" w:id="1543" w:date="2026-10-01T11:28:00Z">
                  <w:rPr>
                    <w:b w:val="1"/>
                    <w:bCs w:val="1"/>
                    <w:sz w:val="16"/>
                    <w:szCs w:val="16"/>
                  </w:rPr>
                </w:rPrChange>
              </w:rPr>
              <w:t xml:space="preserve">PLAZO DE EMISIÓN:</w:t>
            </w:r>
          </w:p>
        </w:tc>
        <w:tc>
          <w:tcPr>
            <w:gridSpan w:val="35"/>
            <w:tcPrChange w:author="Valeria Tapia" w:id="1486" w:date="2026-10-01T18:43:00Z">
              <w:tcPr>
                <w:shd w:fill="auto" w:val="clear"/>
              </w:tcPr>
            </w:tcPrChange>
          </w:tcPr>
          <w:p w:rsidR="00000000" w:rsidDel="00000000" w:rsidP="00000000" w:rsidRDefault="00000000" w:rsidRPr="00000000" w14:paraId="00000AB8">
            <w:pPr>
              <w:rPr>
                <w:rFonts w:ascii="Arial" w:cs="Arial" w:eastAsia="Arial" w:hAnsi="Arial"/>
                <w:sz w:val="16"/>
                <w:szCs w:val="16"/>
                <w:rPrChange w:author="Valeria Tapia" w:id="1544" w:date="2026-10-01T11:28:00Z">
                  <w:rPr>
                    <w:sz w:val="16"/>
                    <w:szCs w:val="16"/>
                  </w:rPr>
                </w:rPrChange>
              </w:rPr>
            </w:pPr>
            <w:r w:rsidDel="00000000" w:rsidR="00000000" w:rsidRPr="00000000">
              <w:rPr>
                <w:rFonts w:ascii="Arial" w:cs="Arial" w:eastAsia="Arial" w:hAnsi="Arial"/>
                <w:i w:val="1"/>
                <w:iCs w:val="1"/>
                <w:color w:val="000000"/>
                <w:sz w:val="16"/>
                <w:szCs w:val="16"/>
                <w:rtl w:val="0"/>
                <w:rPrChange w:author="Valeria Tapia" w:id="1544" w:date="2026-10-01T11:28:00Z">
                  <w:rPr>
                    <w:i w:val="1"/>
                    <w:iCs w:val="1"/>
                    <w:color w:val="000000"/>
                    <w:sz w:val="16"/>
                    <w:szCs w:val="16"/>
                  </w:rPr>
                </w:rPrChange>
              </w:rPr>
              <w:t xml:space="preserve">ejemplo: </w:t>
            </w:r>
            <w:r w:rsidDel="00000000" w:rsidR="00000000" w:rsidRPr="00000000">
              <w:rPr>
                <w:rFonts w:ascii="Arial" w:cs="Arial" w:eastAsia="Arial" w:hAnsi="Arial"/>
                <w:sz w:val="16"/>
                <w:szCs w:val="16"/>
                <w:rtl w:val="0"/>
                <w:rPrChange w:author="Valeria Tapia" w:id="1544" w:date="2026-10-01T11:28:00Z">
                  <w:rPr>
                    <w:sz w:val="16"/>
                    <w:szCs w:val="16"/>
                  </w:rPr>
                </w:rPrChange>
              </w:rPr>
              <w:t xml:space="preserve">1 día hábil</w:t>
            </w:r>
          </w:p>
        </w:tc>
      </w:tr>
      <w:tr>
        <w:trPr>
          <w:trPrChange w:author="Valeria Tapia" w:id="1486" w:date="2026-10-01T18:43:00Z">
            <w:trPr>
              <w:cantSplit w:val="0"/>
              <w:trHeight w:val="300" w:hRule="atLeast"/>
              <w:tblHeader w:val="0"/>
            </w:trPr>
          </w:trPrChange>
        </w:trPr>
        <w:tc>
          <w:tcPr>
            <w:gridSpan w:val="29"/>
            <w:tcPrChange w:author="Valeria Tapia" w:id="1486" w:date="2026-10-01T18:43:00Z">
              <w:tcPr>
                <w:shd w:fill="auto" w:val="clear"/>
              </w:tcPr>
            </w:tcPrChange>
          </w:tcPr>
          <w:p w:rsidR="00000000" w:rsidDel="00000000" w:rsidP="00000000" w:rsidRDefault="00000000" w:rsidRPr="00000000" w14:paraId="00000ADB">
            <w:pPr>
              <w:jc w:val="right"/>
              <w:rPr>
                <w:rFonts w:ascii="Arial" w:cs="Arial" w:eastAsia="Arial" w:hAnsi="Arial"/>
                <w:b w:val="1"/>
                <w:bCs w:val="1"/>
                <w:sz w:val="16"/>
                <w:szCs w:val="16"/>
                <w:rPrChange w:author="Valeria Tapia" w:id="1545" w:date="2026-10-01T11:28:00Z">
                  <w:rPr>
                    <w:b w:val="1"/>
                    <w:bCs w:val="1"/>
                    <w:sz w:val="16"/>
                    <w:szCs w:val="16"/>
                  </w:rPr>
                </w:rPrChange>
              </w:rPr>
            </w:pPr>
            <w:r w:rsidDel="00000000" w:rsidR="00000000" w:rsidRPr="00000000">
              <w:rPr>
                <w:rFonts w:ascii="Arial" w:cs="Arial" w:eastAsia="Arial" w:hAnsi="Arial"/>
                <w:b w:val="1"/>
                <w:bCs w:val="1"/>
                <w:sz w:val="16"/>
                <w:szCs w:val="16"/>
                <w:rtl w:val="0"/>
                <w:rPrChange w:author="Valeria Tapia" w:id="1545" w:date="2026-10-01T11:28:00Z">
                  <w:rPr>
                    <w:b w:val="1"/>
                    <w:bCs w:val="1"/>
                    <w:sz w:val="16"/>
                    <w:szCs w:val="16"/>
                  </w:rPr>
                </w:rPrChange>
              </w:rPr>
              <w:t xml:space="preserve">SUCURSALES/REGIONALES  HABILITADAS PARA EMISIÓN:</w:t>
            </w:r>
          </w:p>
        </w:tc>
        <w:tc>
          <w:tcPr>
            <w:gridSpan w:val="35"/>
            <w:tcPrChange w:author="Valeria Tapia" w:id="1486" w:date="2026-10-01T18:43:00Z">
              <w:tcPr>
                <w:shd w:fill="auto" w:val="clear"/>
              </w:tcPr>
            </w:tcPrChange>
          </w:tcPr>
          <w:p w:rsidR="00000000" w:rsidDel="00000000" w:rsidP="00000000" w:rsidRDefault="00000000" w:rsidRPr="00000000" w14:paraId="00000AF8">
            <w:pPr>
              <w:rPr>
                <w:rFonts w:ascii="Arial" w:cs="Arial" w:eastAsia="Arial" w:hAnsi="Arial"/>
                <w:i w:val="1"/>
                <w:iCs w:val="1"/>
                <w:color w:val="000000"/>
                <w:sz w:val="16"/>
                <w:szCs w:val="16"/>
                <w:rPrChange w:author="Valeria Tapia" w:id="1546" w:date="2026-10-01T11:28:00Z">
                  <w:rPr>
                    <w:i w:val="1"/>
                    <w:iCs w:val="1"/>
                    <w:color w:val="000000"/>
                    <w:sz w:val="16"/>
                    <w:szCs w:val="16"/>
                  </w:rPr>
                </w:rPrChange>
              </w:rPr>
            </w:pPr>
            <w:r w:rsidDel="00000000" w:rsidR="00000000" w:rsidRPr="00000000">
              <w:rPr>
                <w:rFonts w:ascii="Arial" w:cs="Arial" w:eastAsia="Arial" w:hAnsi="Arial"/>
                <w:i w:val="1"/>
                <w:iCs w:val="1"/>
                <w:color w:val="000000"/>
                <w:sz w:val="16"/>
                <w:szCs w:val="16"/>
                <w:rtl w:val="0"/>
                <w:rPrChange w:author="Valeria Tapia" w:id="1546" w:date="2026-10-01T11:28:00Z">
                  <w:rPr>
                    <w:i w:val="1"/>
                    <w:iCs w:val="1"/>
                    <w:color w:val="000000"/>
                    <w:sz w:val="16"/>
                    <w:szCs w:val="16"/>
                  </w:rPr>
                </w:rPrChange>
              </w:rPr>
              <w:t xml:space="preserve">Ejemplo: departamentos del país: La Paz, Cochabamba, Santa Cruz, Oruro, Potosí, Chuquisaca, Tarija, Beni y Pando.</w:t>
            </w:r>
          </w:p>
        </w:tc>
      </w:tr>
      <w:tr>
        <w:trPr>
          <w:trPrChange w:author="Valeria Tapia" w:id="1486" w:date="2026-10-01T18:43:00Z">
            <w:trPr>
              <w:cantSplit w:val="0"/>
              <w:trHeight w:val="300" w:hRule="atLeast"/>
              <w:tblHeader w:val="0"/>
            </w:trPr>
          </w:trPrChange>
        </w:trPr>
        <w:tc>
          <w:tcPr>
            <w:gridSpan w:val="29"/>
            <w:tcPrChange w:author="Valeria Tapia" w:id="1486" w:date="2026-10-01T18:43:00Z">
              <w:tcPr>
                <w:shd w:fill="auto" w:val="clear"/>
              </w:tcPr>
            </w:tcPrChange>
          </w:tcPr>
          <w:p w:rsidR="00000000" w:rsidDel="00000000" w:rsidP="00000000" w:rsidRDefault="00000000" w:rsidRPr="00000000" w14:paraId="00000B1B">
            <w:pPr>
              <w:jc w:val="right"/>
              <w:rPr>
                <w:rFonts w:ascii="Arial" w:cs="Arial" w:eastAsia="Arial" w:hAnsi="Arial"/>
                <w:b w:val="1"/>
                <w:bCs w:val="1"/>
                <w:sz w:val="16"/>
                <w:szCs w:val="16"/>
                <w:rPrChange w:author="Valeria Tapia" w:id="1548" w:date="2026-10-01T11:28:00Z">
                  <w:rPr>
                    <w:b w:val="1"/>
                    <w:bCs w:val="1"/>
                    <w:sz w:val="16"/>
                    <w:szCs w:val="16"/>
                  </w:rPr>
                </w:rPrChange>
              </w:rPr>
            </w:pPr>
            <w:ins w:author="Valeria Tapia" w:id="1547" w:date="2026-10-01T11:10:00Z">
              <w:r w:rsidDel="00000000" w:rsidR="00000000" w:rsidRPr="00000000">
                <w:rPr>
                  <w:rFonts w:ascii="Arial" w:cs="Arial" w:eastAsia="Arial" w:hAnsi="Arial"/>
                  <w:b w:val="1"/>
                  <w:bCs w:val="1"/>
                  <w:sz w:val="16"/>
                  <w:szCs w:val="16"/>
                  <w:rtl w:val="0"/>
                  <w:rPrChange w:author="Valeria Tapia" w:id="1548" w:date="2026-10-01T11:28:00Z">
                    <w:rPr>
                      <w:b w:val="1"/>
                      <w:bCs w:val="1"/>
                      <w:sz w:val="16"/>
                      <w:szCs w:val="16"/>
                    </w:rPr>
                  </w:rPrChange>
                </w:rPr>
                <w:t xml:space="preserve">SUBPARTIDAS DE LAS MERCANCÍAS:</w:t>
              </w:r>
            </w:ins>
            <w:del w:author="Valeria Tapia" w:id="1547" w:date="2026-10-01T11:10:00Z">
              <w:r w:rsidDel="00000000" w:rsidR="00000000" w:rsidRPr="00000000">
                <w:rPr>
                  <w:rFonts w:ascii="Arial" w:cs="Arial" w:eastAsia="Arial" w:hAnsi="Arial"/>
                  <w:b w:val="1"/>
                  <w:bCs w:val="1"/>
                  <w:sz w:val="16"/>
                  <w:szCs w:val="16"/>
                  <w:rtl w:val="0"/>
                  <w:rPrChange w:author="Valeria Tapia" w:id="1548" w:date="2026-10-01T11:28:00Z">
                    <w:rPr>
                      <w:b w:val="1"/>
                      <w:bCs w:val="1"/>
                      <w:sz w:val="16"/>
                      <w:szCs w:val="16"/>
                    </w:rPr>
                  </w:rPrChange>
                </w:rPr>
                <w:delText xml:space="preserve">TIPO DE TRÁMITE:</w:delText>
              </w:r>
            </w:del>
            <w:r w:rsidDel="00000000" w:rsidR="00000000" w:rsidRPr="00000000">
              <w:rPr>
                <w:rtl w:val="0"/>
              </w:rPr>
            </w:r>
          </w:p>
        </w:tc>
        <w:tc>
          <w:tcPr>
            <w:gridSpan w:val="35"/>
            <w:tcPrChange w:author="Valeria Tapia" w:id="1486" w:date="2026-10-01T18:43:00Z">
              <w:tcPr>
                <w:shd w:fill="auto" w:val="clear"/>
              </w:tcPr>
            </w:tcPrChange>
          </w:tcPr>
          <w:p w:rsidR="00000000" w:rsidDel="00000000" w:rsidP="00000000" w:rsidRDefault="00000000" w:rsidRPr="00000000" w14:paraId="00000B38">
            <w:pPr>
              <w:rPr>
                <w:rFonts w:ascii="Arial" w:cs="Arial" w:eastAsia="Arial" w:hAnsi="Arial"/>
                <w:i w:val="1"/>
                <w:iCs w:val="1"/>
                <w:color w:val="000000"/>
                <w:sz w:val="16"/>
                <w:szCs w:val="16"/>
                <w:rPrChange w:author="Valeria Tapia" w:id="1550" w:date="2026-10-01T11:28:00Z">
                  <w:rPr>
                    <w:i w:val="1"/>
                    <w:iCs w:val="1"/>
                    <w:color w:val="000000"/>
                    <w:sz w:val="16"/>
                    <w:szCs w:val="16"/>
                  </w:rPr>
                </w:rPrChange>
              </w:rPr>
            </w:pPr>
            <w:ins w:author="Valeria Tapia" w:id="1549" w:date="2026-10-01T11:10:00Z">
              <w:r w:rsidDel="00000000" w:rsidR="00000000" w:rsidRPr="00000000">
                <w:rPr>
                  <w:rFonts w:ascii="Arial" w:cs="Arial" w:eastAsia="Arial" w:hAnsi="Arial"/>
                  <w:i w:val="1"/>
                  <w:iCs w:val="1"/>
                  <w:color w:val="000000"/>
                  <w:sz w:val="16"/>
                  <w:szCs w:val="16"/>
                  <w:rtl w:val="0"/>
                  <w:rPrChange w:author="Valeria Tapia" w:id="1550" w:date="2026-10-01T11:28:00Z">
                    <w:rPr>
                      <w:i w:val="1"/>
                      <w:iCs w:val="1"/>
                      <w:color w:val="000000"/>
                      <w:sz w:val="16"/>
                      <w:szCs w:val="16"/>
                    </w:rPr>
                  </w:rPrChange>
                </w:rPr>
                <w:t xml:space="preserve">ejemplo: </w:t>
              </w:r>
              <w:r w:rsidDel="00000000" w:rsidR="00000000" w:rsidRPr="00000000">
                <w:rPr>
                  <w:rFonts w:ascii="Arial" w:cs="Arial" w:eastAsia="Arial" w:hAnsi="Arial"/>
                  <w:sz w:val="16"/>
                  <w:szCs w:val="16"/>
                  <w:rtl w:val="0"/>
                  <w:rPrChange w:author="Valeria Tapia" w:id="1550" w:date="2026-10-01T11:28:00Z">
                    <w:rPr>
                      <w:sz w:val="16"/>
                      <w:szCs w:val="16"/>
                    </w:rPr>
                  </w:rPrChange>
                </w:rPr>
                <w:t xml:space="preserve">2616.90.10.00, 7108.11.00.00, </w:t>
              </w:r>
            </w:ins>
            <w:del w:author="Valeria Tapia" w:id="1549" w:date="2026-10-01T11:10:00Z">
              <w:r w:rsidDel="00000000" w:rsidR="00000000" w:rsidRPr="00000000">
                <w:rPr>
                  <w:rFonts w:ascii="Arial" w:cs="Arial" w:eastAsia="Arial" w:hAnsi="Arial"/>
                  <w:i w:val="1"/>
                  <w:iCs w:val="1"/>
                  <w:color w:val="000000"/>
                  <w:sz w:val="16"/>
                  <w:szCs w:val="16"/>
                  <w:rtl w:val="0"/>
                  <w:rPrChange w:author="Valeria Tapia" w:id="1550" w:date="2026-10-01T11:28:00Z">
                    <w:rPr>
                      <w:i w:val="1"/>
                      <w:iCs w:val="1"/>
                      <w:color w:val="000000"/>
                      <w:sz w:val="16"/>
                      <w:szCs w:val="16"/>
                    </w:rPr>
                  </w:rPrChange>
                </w:rPr>
                <w:delText xml:space="preserve">ejemplo: </w:delText>
              </w:r>
              <w:r w:rsidDel="00000000" w:rsidR="00000000" w:rsidRPr="00000000">
                <w:rPr>
                  <w:rFonts w:ascii="Arial" w:cs="Arial" w:eastAsia="Arial" w:hAnsi="Arial"/>
                  <w:sz w:val="16"/>
                  <w:szCs w:val="16"/>
                  <w:rtl w:val="0"/>
                  <w:rPrChange w:author="Valeria Tapia" w:id="1550" w:date="2026-10-01T11:28:00Z">
                    <w:rPr>
                      <w:sz w:val="16"/>
                      <w:szCs w:val="16"/>
                    </w:rPr>
                  </w:rPrChange>
                </w:rPr>
                <w:delText xml:space="preserve">Presencial</w:delText>
              </w:r>
            </w:del>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fde9d9" w:val="clear"/>
                <w:vAlign w:val="center"/>
              </w:tcPr>
            </w:tcPrChange>
          </w:tcPr>
          <w:p w:rsidR="00000000" w:rsidDel="00000000" w:rsidP="00000000" w:rsidRDefault="00000000" w:rsidRPr="00000000" w14:paraId="00000B5B">
            <w:pPr>
              <w:rPr>
                <w:rFonts w:ascii="Arial" w:cs="Arial" w:eastAsia="Arial" w:hAnsi="Arial"/>
                <w:color w:val="000000"/>
                <w:sz w:val="16"/>
                <w:szCs w:val="16"/>
                <w:rPrChange w:author="Valeria Tapia" w:id="1559" w:date="2026-10-01T11:28:00Z">
                  <w:rPr>
                    <w:color w:val="000000"/>
                    <w:sz w:val="16"/>
                    <w:szCs w:val="16"/>
                  </w:rPr>
                </w:rPrChange>
              </w:rPr>
            </w:pPr>
            <w:r w:rsidDel="00000000" w:rsidR="00000000" w:rsidRPr="00000000">
              <w:rPr>
                <w:rFonts w:ascii="Arial" w:cs="Arial" w:eastAsia="Arial" w:hAnsi="Arial"/>
                <w:b w:val="1"/>
                <w:bCs w:val="1"/>
                <w:sz w:val="16"/>
                <w:szCs w:val="16"/>
                <w:rtl w:val="0"/>
                <w:rPrChange w:author="Valeria Tapia" w:id="1552" w:date="2026-10-01T12:18:00Z">
                  <w:rPr>
                    <w:b w:val="1"/>
                    <w:bCs w:val="1"/>
                    <w:sz w:val="16"/>
                    <w:szCs w:val="16"/>
                    <w:shd w:fill="fde9d9" w:val="clear"/>
                  </w:rPr>
                </w:rPrChange>
              </w:rPr>
              <w:t xml:space="preserve">B. REQUISITOS</w:t>
            </w:r>
            <w:ins w:author="Valeria Tapia" w:id="1553" w:date="2026-10-01T12:11:00Z">
              <w:r w:rsidDel="00000000" w:rsidR="00000000" w:rsidRPr="00000000">
                <w:rPr>
                  <w:rFonts w:ascii="Arial" w:cs="Arial" w:eastAsia="Arial" w:hAnsi="Arial"/>
                  <w:b w:val="1"/>
                  <w:bCs w:val="1"/>
                  <w:sz w:val="16"/>
                  <w:szCs w:val="16"/>
                  <w:rtl w:val="0"/>
                  <w:rPrChange w:author="Valeria Tapia" w:id="1554" w:date="2026-10-01T12:18:00Z">
                    <w:rPr>
                      <w:rFonts w:ascii="Arial" w:cs="Arial" w:eastAsia="Arial" w:hAnsi="Arial"/>
                      <w:b w:val="1"/>
                      <w:bCs w:val="1"/>
                      <w:sz w:val="16"/>
                      <w:szCs w:val="16"/>
                      <w:shd w:fill="fde9d9" w:val="clear"/>
                    </w:rPr>
                  </w:rPrChange>
                </w:rPr>
                <w:t xml:space="preserve"> PARA LA OBTENCIÓN DE LA APCO</w:t>
              </w:r>
            </w:ins>
            <w:del w:author="Valeria Tapia" w:id="1553" w:date="2026-10-01T12:11:00Z">
              <w:r w:rsidDel="00000000" w:rsidR="00000000" w:rsidRPr="00000000">
                <w:rPr>
                  <w:rFonts w:ascii="Arial" w:cs="Arial" w:eastAsia="Arial" w:hAnsi="Arial"/>
                  <w:b w:val="1"/>
                  <w:bCs w:val="1"/>
                  <w:sz w:val="16"/>
                  <w:szCs w:val="16"/>
                  <w:rtl w:val="0"/>
                  <w:rPrChange w:author="Valeria Tapia" w:id="1555" w:date="2026-10-01T12:18:00Z">
                    <w:rPr>
                      <w:b w:val="1"/>
                      <w:bCs w:val="1"/>
                      <w:sz w:val="16"/>
                      <w:szCs w:val="16"/>
                      <w:shd w:fill="fde9d9" w:val="clear"/>
                    </w:rPr>
                  </w:rPrChange>
                </w:rPr>
                <w:delText xml:space="preserve"> ACTUALES</w:delText>
              </w:r>
              <w:r w:rsidDel="00000000" w:rsidR="00000000" w:rsidRPr="00000000">
                <w:rPr>
                  <w:rFonts w:ascii="Arial" w:cs="Arial" w:eastAsia="Arial" w:hAnsi="Arial"/>
                  <w:b w:val="1"/>
                  <w:bCs w:val="1"/>
                  <w:sz w:val="16"/>
                  <w:szCs w:val="16"/>
                  <w:rtl w:val="0"/>
                  <w:rPrChange w:author="Valeria Tapia" w:id="1556" w:date="2026-10-01T12:18:00Z">
                    <w:rPr>
                      <w:sz w:val="16"/>
                      <w:szCs w:val="16"/>
                      <w:shd w:fill="fde9d9" w:val="clear"/>
                    </w:rPr>
                  </w:rPrChange>
                </w:rPr>
                <w:delText xml:space="preserve">.</w:delText>
              </w:r>
            </w:del>
            <w:ins w:author="Valeria Tapia" w:id="1557" w:date="2026-10-01T12:18:00Z">
              <w:r w:rsidDel="00000000" w:rsidR="00000000" w:rsidRPr="00000000">
                <w:rPr>
                  <w:rFonts w:ascii="Arial" w:cs="Arial" w:eastAsia="Arial" w:hAnsi="Arial"/>
                  <w:b w:val="1"/>
                  <w:bCs w:val="1"/>
                  <w:sz w:val="16"/>
                  <w:szCs w:val="16"/>
                  <w:rtl w:val="0"/>
                </w:rPr>
                <w:t xml:space="preserve"> </w:t>
              </w:r>
            </w:ins>
            <w:r w:rsidDel="00000000" w:rsidR="00000000" w:rsidRPr="00000000">
              <w:rPr>
                <w:rFonts w:ascii="Arial" w:cs="Arial" w:eastAsia="Arial" w:hAnsi="Arial"/>
                <w:b w:val="1"/>
                <w:bCs w:val="1"/>
                <w:sz w:val="16"/>
                <w:szCs w:val="16"/>
                <w:rtl w:val="0"/>
                <w:rPrChange w:author="Valeria Tapia" w:id="1558" w:date="2026-10-01T12:18:00Z">
                  <w:rPr>
                    <w:sz w:val="16"/>
                    <w:szCs w:val="16"/>
                    <w:shd w:fill="fde9d9" w:val="clear"/>
                  </w:rPr>
                </w:rPrChange>
              </w:rPr>
              <w:t xml:space="preserve">(Registrar los requisitos exigidos actualmente para la obtención del Documento Requerido)</w:t>
            </w:r>
            <w:r w:rsidDel="00000000" w:rsidR="00000000" w:rsidRPr="00000000">
              <w:rPr>
                <w:rtl w:val="0"/>
              </w:rPr>
            </w:r>
          </w:p>
        </w:tc>
      </w:tr>
      <w:tr>
        <w:trPr>
          <w:ins w:author="Valeria Tapia" w:id="1560" w:date="2026-10-01T12:40:00Z"/>
          <w:trPrChange w:author="Valeria Tapia" w:id="1486" w:date="2026-10-01T18:43:00Z">
            <w:trPr>
              <w:cantSplit w:val="0"/>
              <w:trHeight w:val="300" w:hRule="atLeast"/>
              <w:tblHeader w:val="0"/>
            </w:trPr>
          </w:trPrChange>
        </w:trPr>
        <w:tc>
          <w:tcPr>
            <w:gridSpan w:val="64"/>
            <w:tcPrChange w:author="Valeria Tapia" w:id="1486" w:date="2026-10-01T18:43:00Z">
              <w:tcPr>
                <w:shd w:fill="f2f2f2" w:val="clear"/>
                <w:vAlign w:val="center"/>
              </w:tcPr>
            </w:tcPrChange>
          </w:tcPr>
          <w:p w:rsidR="00000000" w:rsidDel="00000000" w:rsidP="00000000" w:rsidRDefault="00000000" w:rsidRPr="00000000" w14:paraId="00000B9B">
            <w:pPr>
              <w:rPr>
                <w:ins w:author="Valeria Tapia" w:id="1560" w:date="2026-10-01T12:40:00Z"/>
                <w:rFonts w:ascii="Arial" w:cs="Arial" w:eastAsia="Arial" w:hAnsi="Arial"/>
                <w:b w:val="1"/>
                <w:bCs w:val="1"/>
                <w:sz w:val="16"/>
                <w:szCs w:val="16"/>
              </w:rPr>
            </w:pPr>
            <w:ins w:author="Valeria Tapia" w:id="1560" w:date="2026-10-01T12:40:00Z">
              <w:r w:rsidDel="00000000" w:rsidR="00000000" w:rsidRPr="00000000">
                <w:rPr>
                  <w:rFonts w:ascii="Arial" w:cs="Arial" w:eastAsia="Arial" w:hAnsi="Arial"/>
                  <w:b w:val="1"/>
                  <w:bCs w:val="1"/>
                  <w:sz w:val="16"/>
                  <w:szCs w:val="16"/>
                  <w:rtl w:val="0"/>
                </w:rPr>
                <w:t xml:space="preserve">1. REGISTRO DEL OPERADOR ANTE LA ENTIDAD PÚBLICA </w:t>
              </w:r>
            </w:ins>
          </w:p>
        </w:tc>
      </w:tr>
      <w:tr>
        <w:trPr>
          <w:ins w:author="Valeria Tapia" w:id="1560" w:date="2026-10-01T12:40:00Z"/>
          <w:trPrChange w:author="Valeria Tapia" w:id="1486" w:date="2026-10-01T18:43:00Z">
            <w:trPr>
              <w:cantSplit w:val="0"/>
              <w:trHeight w:val="300" w:hRule="atLeast"/>
              <w:tblHeader w:val="0"/>
            </w:trPr>
          </w:trPrChange>
        </w:trPr>
        <w:tc>
          <w:tcPr>
            <w:gridSpan w:val="60"/>
            <w:tcPrChange w:author="Valeria Tapia" w:id="1486" w:date="2026-10-01T18:43:00Z">
              <w:tcPr>
                <w:shd w:fill="ffffff" w:val="clear"/>
                <w:vAlign w:val="center"/>
              </w:tcPr>
            </w:tcPrChange>
          </w:tcPr>
          <w:p w:rsidR="00000000" w:rsidDel="00000000" w:rsidP="00000000" w:rsidRDefault="00000000" w:rsidRPr="00000000" w14:paraId="00000BDB">
            <w:pPr>
              <w:rPr>
                <w:ins w:author="Valeria Tapia" w:id="1560" w:date="2026-10-01T12:40:00Z"/>
                <w:rFonts w:ascii="Arial" w:cs="Arial" w:eastAsia="Arial" w:hAnsi="Arial"/>
                <w:b w:val="1"/>
                <w:bCs w:val="1"/>
                <w:sz w:val="16"/>
                <w:szCs w:val="16"/>
              </w:rPr>
            </w:pPr>
            <w:ins w:author="Valeria Tapia" w:id="1560" w:date="2026-10-01T12:40:00Z">
              <w:r w:rsidDel="00000000" w:rsidR="00000000" w:rsidRPr="00000000">
                <w:rPr>
                  <w:rFonts w:ascii="Arial" w:cs="Arial" w:eastAsia="Arial" w:hAnsi="Arial"/>
                  <w:b w:val="1"/>
                  <w:bCs w:val="1"/>
                  <w:sz w:val="16"/>
                  <w:szCs w:val="16"/>
                  <w:rtl w:val="0"/>
                </w:rPr>
                <w:t xml:space="preserve">Para la obtención del APCO, el OPERADOR requiere un registro previo (Marque con una X)</w:t>
              </w:r>
            </w:ins>
          </w:p>
        </w:tc>
        <w:tc>
          <w:tcPr>
            <w:tcPrChange w:author="Valeria Tapia" w:id="1486" w:date="2026-10-01T18:43:00Z">
              <w:tcPr>
                <w:shd w:fill="ffffff" w:val="clear"/>
                <w:vAlign w:val="center"/>
              </w:tcPr>
            </w:tcPrChange>
          </w:tcPr>
          <w:p w:rsidR="00000000" w:rsidDel="00000000" w:rsidP="00000000" w:rsidRDefault="00000000" w:rsidRPr="00000000" w14:paraId="00000C17">
            <w:pPr>
              <w:rPr>
                <w:ins w:author="Valeria Tapia" w:id="1560" w:date="2026-10-01T12:40:00Z"/>
                <w:rFonts w:ascii="Arial" w:cs="Arial" w:eastAsia="Arial" w:hAnsi="Arial"/>
                <w:b w:val="1"/>
                <w:bCs w:val="1"/>
                <w:sz w:val="16"/>
                <w:szCs w:val="16"/>
              </w:rPr>
            </w:pPr>
            <w:ins w:author="Valeria Tapia" w:id="1560" w:date="2026-10-01T12:40:00Z">
              <w:r w:rsidDel="00000000" w:rsidR="00000000" w:rsidRPr="00000000">
                <w:rPr>
                  <w:rFonts w:ascii="Arial" w:cs="Arial" w:eastAsia="Arial" w:hAnsi="Arial"/>
                  <w:b w:val="1"/>
                  <w:bCs w:val="1"/>
                  <w:sz w:val="16"/>
                  <w:szCs w:val="16"/>
                  <w:rtl w:val="0"/>
                </w:rPr>
                <w:t xml:space="preserve">Si</w:t>
              </w:r>
            </w:ins>
          </w:p>
        </w:tc>
        <w:tc>
          <w:tcPr>
            <w:tcPrChange w:author="Valeria Tapia" w:id="1486" w:date="2026-10-01T18:43:00Z">
              <w:tcPr>
                <w:shd w:fill="ffffff" w:val="clear"/>
                <w:vAlign w:val="center"/>
              </w:tcPr>
            </w:tcPrChange>
          </w:tcPr>
          <w:p w:rsidR="00000000" w:rsidDel="00000000" w:rsidP="00000000" w:rsidRDefault="00000000" w:rsidRPr="00000000" w14:paraId="00000C18">
            <w:pPr>
              <w:rPr>
                <w:ins w:author="Valeria Tapia" w:id="1560" w:date="2026-10-01T12:40:00Z"/>
                <w:rFonts w:ascii="Arial" w:cs="Arial" w:eastAsia="Arial" w:hAnsi="Arial"/>
                <w:b w:val="1"/>
                <w:bCs w:val="1"/>
                <w:sz w:val="16"/>
                <w:szCs w:val="16"/>
              </w:rPr>
            </w:pPr>
            <w:ins w:author="Valeria Tapia" w:id="1560" w:date="2026-10-01T12:40:00Z">
              <w:r w:rsidDel="00000000" w:rsidR="00000000" w:rsidRPr="00000000">
                <w:rPr>
                  <w:rtl w:val="0"/>
                </w:rPr>
              </w:r>
            </w:ins>
          </w:p>
        </w:tc>
        <w:tc>
          <w:tcPr>
            <w:tcPrChange w:author="Valeria Tapia" w:id="1486" w:date="2026-10-01T18:43:00Z">
              <w:tcPr>
                <w:shd w:fill="ffffff" w:val="clear"/>
                <w:vAlign w:val="center"/>
              </w:tcPr>
            </w:tcPrChange>
          </w:tcPr>
          <w:p w:rsidR="00000000" w:rsidDel="00000000" w:rsidP="00000000" w:rsidRDefault="00000000" w:rsidRPr="00000000" w14:paraId="00000C19">
            <w:pPr>
              <w:rPr>
                <w:ins w:author="Valeria Tapia" w:id="1560" w:date="2026-10-01T12:40:00Z"/>
                <w:rFonts w:ascii="Arial" w:cs="Arial" w:eastAsia="Arial" w:hAnsi="Arial"/>
                <w:b w:val="1"/>
                <w:bCs w:val="1"/>
                <w:sz w:val="16"/>
                <w:szCs w:val="16"/>
              </w:rPr>
            </w:pPr>
            <w:ins w:author="Valeria Tapia" w:id="1560" w:date="2026-10-01T12:40:00Z">
              <w:r w:rsidDel="00000000" w:rsidR="00000000" w:rsidRPr="00000000">
                <w:rPr>
                  <w:rFonts w:ascii="Arial" w:cs="Arial" w:eastAsia="Arial" w:hAnsi="Arial"/>
                  <w:b w:val="1"/>
                  <w:bCs w:val="1"/>
                  <w:sz w:val="16"/>
                  <w:szCs w:val="16"/>
                  <w:rtl w:val="0"/>
                </w:rPr>
                <w:t xml:space="preserve">NO</w:t>
              </w:r>
            </w:ins>
          </w:p>
        </w:tc>
        <w:tc>
          <w:tcPr>
            <w:tcPrChange w:author="Valeria Tapia" w:id="1486" w:date="2026-10-01T18:43:00Z">
              <w:tcPr>
                <w:shd w:fill="ffffff" w:val="clear"/>
                <w:vAlign w:val="center"/>
              </w:tcPr>
            </w:tcPrChange>
          </w:tcPr>
          <w:p w:rsidR="00000000" w:rsidDel="00000000" w:rsidP="00000000" w:rsidRDefault="00000000" w:rsidRPr="00000000" w14:paraId="00000C1A">
            <w:pPr>
              <w:rPr>
                <w:ins w:author="Valeria Tapia" w:id="1560" w:date="2026-10-01T12:40:00Z"/>
                <w:rFonts w:ascii="Arial" w:cs="Arial" w:eastAsia="Arial" w:hAnsi="Arial"/>
                <w:b w:val="1"/>
                <w:bCs w:val="1"/>
                <w:sz w:val="16"/>
                <w:szCs w:val="16"/>
              </w:rPr>
            </w:pPr>
            <w:ins w:author="Valeria Tapia" w:id="1560" w:date="2026-10-01T12:40:00Z">
              <w:r w:rsidDel="00000000" w:rsidR="00000000" w:rsidRPr="00000000">
                <w:rPr>
                  <w:rtl w:val="0"/>
                </w:rPr>
              </w:r>
            </w:ins>
          </w:p>
        </w:tc>
      </w:tr>
      <w:tr>
        <w:trPr>
          <w:ins w:author="Valeria Tapia" w:id="1560" w:date="2026-10-01T12:40:00Z"/>
          <w:trPrChange w:author="Valeria Tapia" w:id="1486" w:date="2026-10-01T18:43:00Z">
            <w:trPr>
              <w:cantSplit w:val="0"/>
              <w:trHeight w:val="300" w:hRule="atLeast"/>
              <w:tblHeader w:val="0"/>
            </w:trPr>
          </w:trPrChange>
        </w:trPr>
        <w:tc>
          <w:tcPr>
            <w:gridSpan w:val="60"/>
            <w:tcPrChange w:author="Valeria Tapia" w:id="1486" w:date="2026-10-01T18:43:00Z">
              <w:tcPr>
                <w:shd w:fill="ffffff" w:val="clear"/>
                <w:vAlign w:val="center"/>
              </w:tcPr>
            </w:tcPrChange>
          </w:tcPr>
          <w:p w:rsidR="00000000" w:rsidDel="00000000" w:rsidP="00000000" w:rsidRDefault="00000000" w:rsidRPr="00000000" w14:paraId="00000C1B">
            <w:pPr>
              <w:rPr>
                <w:ins w:author="Valeria Tapia" w:id="1560" w:date="2026-10-01T12:40:00Z"/>
                <w:rFonts w:ascii="Arial" w:cs="Arial" w:eastAsia="Arial" w:hAnsi="Arial"/>
                <w:b w:val="1"/>
                <w:bCs w:val="1"/>
                <w:sz w:val="16"/>
                <w:szCs w:val="16"/>
              </w:rPr>
            </w:pPr>
            <w:ins w:author="Valeria Tapia" w:id="1560" w:date="2026-10-01T12:40:00Z">
              <w:r w:rsidDel="00000000" w:rsidR="00000000" w:rsidRPr="00000000">
                <w:rPr>
                  <w:rFonts w:ascii="Arial" w:cs="Arial" w:eastAsia="Arial" w:hAnsi="Arial"/>
                  <w:b w:val="1"/>
                  <w:bCs w:val="1"/>
                  <w:sz w:val="16"/>
                  <w:szCs w:val="16"/>
                  <w:rtl w:val="0"/>
                </w:rPr>
                <w:t xml:space="preserve">Tiempo de Vigencia: </w:t>
              </w:r>
            </w:ins>
          </w:p>
        </w:tc>
        <w:tc>
          <w:tcPr>
            <w:tcPrChange w:author="Valeria Tapia" w:id="1486" w:date="2026-10-01T18:43:00Z">
              <w:tcPr>
                <w:shd w:fill="ffffff" w:val="clear"/>
                <w:vAlign w:val="center"/>
              </w:tcPr>
            </w:tcPrChange>
          </w:tcPr>
          <w:p w:rsidR="00000000" w:rsidDel="00000000" w:rsidP="00000000" w:rsidRDefault="00000000" w:rsidRPr="00000000" w14:paraId="00000C57">
            <w:pPr>
              <w:rPr>
                <w:ins w:author="Valeria Tapia" w:id="1560" w:date="2026-10-01T12:40:00Z"/>
                <w:rFonts w:ascii="Arial" w:cs="Arial" w:eastAsia="Arial" w:hAnsi="Arial"/>
                <w:b w:val="1"/>
                <w:bCs w:val="1"/>
                <w:sz w:val="16"/>
                <w:szCs w:val="16"/>
              </w:rPr>
            </w:pPr>
            <w:ins w:author="Valeria Tapia" w:id="1560" w:date="2026-10-01T12:40:00Z">
              <w:r w:rsidDel="00000000" w:rsidR="00000000" w:rsidRPr="00000000">
                <w:rPr>
                  <w:rtl w:val="0"/>
                </w:rPr>
              </w:r>
            </w:ins>
          </w:p>
        </w:tc>
        <w:tc>
          <w:tcPr>
            <w:tcPrChange w:author="Valeria Tapia" w:id="1486" w:date="2026-10-01T18:43:00Z">
              <w:tcPr>
                <w:shd w:fill="ffffff" w:val="clear"/>
                <w:vAlign w:val="center"/>
              </w:tcPr>
            </w:tcPrChange>
          </w:tcPr>
          <w:p w:rsidR="00000000" w:rsidDel="00000000" w:rsidP="00000000" w:rsidRDefault="00000000" w:rsidRPr="00000000" w14:paraId="00000C58">
            <w:pPr>
              <w:rPr>
                <w:ins w:author="Valeria Tapia" w:id="1560" w:date="2026-10-01T12:40:00Z"/>
                <w:rFonts w:ascii="Arial" w:cs="Arial" w:eastAsia="Arial" w:hAnsi="Arial"/>
                <w:b w:val="1"/>
                <w:bCs w:val="1"/>
                <w:sz w:val="16"/>
                <w:szCs w:val="16"/>
              </w:rPr>
            </w:pPr>
            <w:ins w:author="Valeria Tapia" w:id="1560" w:date="2026-10-01T12:40:00Z">
              <w:r w:rsidDel="00000000" w:rsidR="00000000" w:rsidRPr="00000000">
                <w:rPr>
                  <w:rtl w:val="0"/>
                </w:rPr>
              </w:r>
            </w:ins>
          </w:p>
        </w:tc>
        <w:tc>
          <w:tcPr>
            <w:tcPrChange w:author="Valeria Tapia" w:id="1486" w:date="2026-10-01T18:43:00Z">
              <w:tcPr>
                <w:shd w:fill="ffffff" w:val="clear"/>
                <w:vAlign w:val="center"/>
              </w:tcPr>
            </w:tcPrChange>
          </w:tcPr>
          <w:p w:rsidR="00000000" w:rsidDel="00000000" w:rsidP="00000000" w:rsidRDefault="00000000" w:rsidRPr="00000000" w14:paraId="00000C59">
            <w:pPr>
              <w:jc w:val="right"/>
              <w:rPr>
                <w:ins w:author="Valeria Tapia" w:id="1560" w:date="2026-10-01T12:40:00Z"/>
                <w:rFonts w:ascii="Arial" w:cs="Arial" w:eastAsia="Arial" w:hAnsi="Arial"/>
                <w:b w:val="1"/>
                <w:bCs w:val="1"/>
                <w:sz w:val="16"/>
                <w:szCs w:val="16"/>
              </w:rPr>
            </w:pPr>
            <w:ins w:author="Valeria Tapia" w:id="1560" w:date="2026-10-01T12:40:00Z">
              <w:r w:rsidDel="00000000" w:rsidR="00000000" w:rsidRPr="00000000">
                <w:rPr>
                  <w:rtl w:val="0"/>
                </w:rPr>
              </w:r>
            </w:ins>
          </w:p>
        </w:tc>
        <w:tc>
          <w:tcPr>
            <w:tcPrChange w:author="Valeria Tapia" w:id="1486" w:date="2026-10-01T18:43:00Z">
              <w:tcPr>
                <w:shd w:fill="ffffff" w:val="clear"/>
                <w:vAlign w:val="center"/>
              </w:tcPr>
            </w:tcPrChange>
          </w:tcPr>
          <w:p w:rsidR="00000000" w:rsidDel="00000000" w:rsidP="00000000" w:rsidRDefault="00000000" w:rsidRPr="00000000" w14:paraId="00000C5A">
            <w:pPr>
              <w:rPr>
                <w:ins w:author="Valeria Tapia" w:id="1560" w:date="2026-10-01T12:40:00Z"/>
                <w:rFonts w:ascii="Arial" w:cs="Arial" w:eastAsia="Arial" w:hAnsi="Arial"/>
                <w:b w:val="1"/>
                <w:bCs w:val="1"/>
                <w:sz w:val="16"/>
                <w:szCs w:val="16"/>
              </w:rPr>
            </w:pPr>
            <w:ins w:author="Valeria Tapia" w:id="1560" w:date="2026-10-01T12:40:00Z">
              <w:r w:rsidDel="00000000" w:rsidR="00000000" w:rsidRPr="00000000">
                <w:rPr>
                  <w:rtl w:val="0"/>
                </w:rPr>
              </w:r>
            </w:ins>
          </w:p>
        </w:tc>
      </w:tr>
      <w:tr>
        <w:trPr>
          <w:ins w:author="Valeria Tapia" w:id="1560" w:date="2026-10-01T12:40:00Z"/>
          <w:trPrChange w:author="Valeria Tapia" w:id="1486" w:date="2026-10-01T18:43:00Z">
            <w:trPr>
              <w:cantSplit w:val="0"/>
              <w:trHeight w:val="300" w:hRule="atLeast"/>
              <w:tblHeader w:val="0"/>
            </w:trPr>
          </w:trPrChange>
        </w:trPr>
        <w:tc>
          <w:tcPr>
            <w:gridSpan w:val="60"/>
            <w:tcPrChange w:author="Valeria Tapia" w:id="1486" w:date="2026-10-01T18:43:00Z">
              <w:tcPr>
                <w:shd w:fill="ffffff" w:val="clear"/>
                <w:vAlign w:val="center"/>
              </w:tcPr>
            </w:tcPrChange>
          </w:tcPr>
          <w:p w:rsidR="00000000" w:rsidDel="00000000" w:rsidP="00000000" w:rsidRDefault="00000000" w:rsidRPr="00000000" w14:paraId="00000C5B">
            <w:pPr>
              <w:rPr>
                <w:ins w:author="Valeria Tapia" w:id="1560" w:date="2026-10-01T12:40:00Z"/>
                <w:rFonts w:ascii="Arial" w:cs="Arial" w:eastAsia="Arial" w:hAnsi="Arial"/>
                <w:b w:val="1"/>
                <w:bCs w:val="1"/>
                <w:sz w:val="16"/>
                <w:szCs w:val="16"/>
              </w:rPr>
            </w:pPr>
            <w:ins w:author="Valeria Tapia" w:id="1560" w:date="2026-10-01T12:40:00Z">
              <w:r w:rsidDel="00000000" w:rsidR="00000000" w:rsidRPr="00000000">
                <w:rPr>
                  <w:rFonts w:ascii="Arial" w:cs="Arial" w:eastAsia="Arial" w:hAnsi="Arial"/>
                  <w:b w:val="1"/>
                  <w:bCs w:val="1"/>
                  <w:sz w:val="16"/>
                  <w:szCs w:val="16"/>
                  <w:rtl w:val="0"/>
                </w:rPr>
                <w:t xml:space="preserve">Nombre del Registro:</w:t>
              </w:r>
            </w:ins>
          </w:p>
        </w:tc>
        <w:tc>
          <w:tcPr>
            <w:tcPrChange w:author="Valeria Tapia" w:id="1486" w:date="2026-10-01T18:43:00Z">
              <w:tcPr>
                <w:shd w:fill="ffffff" w:val="clear"/>
                <w:vAlign w:val="center"/>
              </w:tcPr>
            </w:tcPrChange>
          </w:tcPr>
          <w:p w:rsidR="00000000" w:rsidDel="00000000" w:rsidP="00000000" w:rsidRDefault="00000000" w:rsidRPr="00000000" w14:paraId="00000C97">
            <w:pPr>
              <w:rPr>
                <w:ins w:author="Valeria Tapia" w:id="1560" w:date="2026-10-01T12:40:00Z"/>
                <w:rFonts w:ascii="Arial" w:cs="Arial" w:eastAsia="Arial" w:hAnsi="Arial"/>
                <w:b w:val="1"/>
                <w:bCs w:val="1"/>
                <w:sz w:val="16"/>
                <w:szCs w:val="16"/>
              </w:rPr>
            </w:pPr>
            <w:ins w:author="Valeria Tapia" w:id="1560" w:date="2026-10-01T12:40:00Z">
              <w:r w:rsidDel="00000000" w:rsidR="00000000" w:rsidRPr="00000000">
                <w:rPr>
                  <w:rtl w:val="0"/>
                </w:rPr>
              </w:r>
            </w:ins>
          </w:p>
        </w:tc>
        <w:tc>
          <w:tcPr>
            <w:tcPrChange w:author="Valeria Tapia" w:id="1486" w:date="2026-10-01T18:43:00Z">
              <w:tcPr>
                <w:shd w:fill="ffffff" w:val="clear"/>
                <w:vAlign w:val="center"/>
              </w:tcPr>
            </w:tcPrChange>
          </w:tcPr>
          <w:p w:rsidR="00000000" w:rsidDel="00000000" w:rsidP="00000000" w:rsidRDefault="00000000" w:rsidRPr="00000000" w14:paraId="00000C98">
            <w:pPr>
              <w:rPr>
                <w:ins w:author="Valeria Tapia" w:id="1560" w:date="2026-10-01T12:40:00Z"/>
                <w:rFonts w:ascii="Arial" w:cs="Arial" w:eastAsia="Arial" w:hAnsi="Arial"/>
                <w:b w:val="1"/>
                <w:bCs w:val="1"/>
                <w:sz w:val="16"/>
                <w:szCs w:val="16"/>
              </w:rPr>
            </w:pPr>
            <w:ins w:author="Valeria Tapia" w:id="1560" w:date="2026-10-01T12:40:00Z">
              <w:r w:rsidDel="00000000" w:rsidR="00000000" w:rsidRPr="00000000">
                <w:rPr>
                  <w:rtl w:val="0"/>
                </w:rPr>
              </w:r>
            </w:ins>
          </w:p>
        </w:tc>
        <w:tc>
          <w:tcPr>
            <w:tcPrChange w:author="Valeria Tapia" w:id="1486" w:date="2026-10-01T18:43:00Z">
              <w:tcPr>
                <w:shd w:fill="ffffff" w:val="clear"/>
                <w:vAlign w:val="center"/>
              </w:tcPr>
            </w:tcPrChange>
          </w:tcPr>
          <w:p w:rsidR="00000000" w:rsidDel="00000000" w:rsidP="00000000" w:rsidRDefault="00000000" w:rsidRPr="00000000" w14:paraId="00000C99">
            <w:pPr>
              <w:jc w:val="right"/>
              <w:rPr>
                <w:ins w:author="Valeria Tapia" w:id="1560" w:date="2026-10-01T12:40:00Z"/>
                <w:rFonts w:ascii="Arial" w:cs="Arial" w:eastAsia="Arial" w:hAnsi="Arial"/>
                <w:b w:val="1"/>
                <w:bCs w:val="1"/>
                <w:sz w:val="16"/>
                <w:szCs w:val="16"/>
              </w:rPr>
            </w:pPr>
            <w:ins w:author="Valeria Tapia" w:id="1560" w:date="2026-10-01T12:40:00Z">
              <w:r w:rsidDel="00000000" w:rsidR="00000000" w:rsidRPr="00000000">
                <w:rPr>
                  <w:rtl w:val="0"/>
                </w:rPr>
              </w:r>
            </w:ins>
          </w:p>
        </w:tc>
        <w:tc>
          <w:tcPr>
            <w:tcPrChange w:author="Valeria Tapia" w:id="1486" w:date="2026-10-01T18:43:00Z">
              <w:tcPr>
                <w:shd w:fill="ffffff" w:val="clear"/>
                <w:vAlign w:val="center"/>
              </w:tcPr>
            </w:tcPrChange>
          </w:tcPr>
          <w:p w:rsidR="00000000" w:rsidDel="00000000" w:rsidP="00000000" w:rsidRDefault="00000000" w:rsidRPr="00000000" w14:paraId="00000C9A">
            <w:pPr>
              <w:rPr>
                <w:ins w:author="Valeria Tapia" w:id="1560" w:date="2026-10-01T12:40:00Z"/>
                <w:rFonts w:ascii="Arial" w:cs="Arial" w:eastAsia="Arial" w:hAnsi="Arial"/>
                <w:b w:val="1"/>
                <w:bCs w:val="1"/>
                <w:sz w:val="16"/>
                <w:szCs w:val="16"/>
              </w:rPr>
            </w:pPr>
            <w:ins w:author="Valeria Tapia" w:id="1560" w:date="2026-10-01T12:40:00Z">
              <w:r w:rsidDel="00000000" w:rsidR="00000000" w:rsidRPr="00000000">
                <w:rPr>
                  <w:rtl w:val="0"/>
                </w:rPr>
              </w:r>
            </w:ins>
          </w:p>
        </w:tc>
      </w:tr>
      <w:tr>
        <w:trPr>
          <w:ins w:author="Valeria Tapia" w:id="1560" w:date="2026-10-01T12:40:00Z"/>
          <w:trPrChange w:author="Valeria Tapia" w:id="1486" w:date="2026-10-01T18:43:00Z">
            <w:trPr>
              <w:cantSplit w:val="0"/>
              <w:trHeight w:val="300" w:hRule="atLeast"/>
              <w:tblHeader w:val="0"/>
            </w:trPr>
          </w:trPrChange>
        </w:trPr>
        <w:tc>
          <w:tcPr>
            <w:gridSpan w:val="64"/>
            <w:tcPrChange w:author="Valeria Tapia" w:id="1486" w:date="2026-10-01T18:43:00Z">
              <w:tcPr>
                <w:shd w:fill="f2f2f2" w:val="clear"/>
                <w:vAlign w:val="center"/>
              </w:tcPr>
            </w:tcPrChange>
          </w:tcPr>
          <w:p w:rsidR="00000000" w:rsidDel="00000000" w:rsidP="00000000" w:rsidRDefault="00000000" w:rsidRPr="00000000" w14:paraId="00000C9B">
            <w:pPr>
              <w:rPr>
                <w:ins w:author="Valeria Tapia" w:id="1560" w:date="2026-10-01T12:40:00Z"/>
                <w:rFonts w:ascii="Arial" w:cs="Arial" w:eastAsia="Arial" w:hAnsi="Arial"/>
                <w:b w:val="1"/>
                <w:bCs w:val="1"/>
                <w:sz w:val="16"/>
                <w:szCs w:val="16"/>
              </w:rPr>
            </w:pPr>
            <w:ins w:author="Valeria Tapia" w:id="1560" w:date="2026-10-01T12:40:00Z">
              <w:r w:rsidDel="00000000" w:rsidR="00000000" w:rsidRPr="00000000">
                <w:rPr>
                  <w:rFonts w:ascii="Arial" w:cs="Arial" w:eastAsia="Arial" w:hAnsi="Arial"/>
                  <w:b w:val="1"/>
                  <w:bCs w:val="1"/>
                  <w:sz w:val="16"/>
                  <w:szCs w:val="16"/>
                  <w:rtl w:val="0"/>
                </w:rPr>
                <w:t xml:space="preserve">2. OTROS REQUISITOS (DOCUMENTOS REQUERIDOS, ACCIONES A REALIZAR POR USUARIO)</w:t>
              </w:r>
            </w:ins>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auto" w:val="clear"/>
                <w:vAlign w:val="center"/>
              </w:tcPr>
            </w:tcPrChange>
          </w:tcPr>
          <w:p w:rsidR="00000000" w:rsidDel="00000000" w:rsidP="00000000" w:rsidRDefault="00000000" w:rsidRPr="00000000" w14:paraId="00000CDB">
            <w:pPr>
              <w:rPr>
                <w:ins w:author="Valeria Tapia" w:id="1561" w:date="2026-10-01T12:14:00Z"/>
                <w:i w:val="1"/>
                <w:iCs w:val="1"/>
                <w:rPrChange w:author="Valeria Tapia" w:id="1563" w:date="2026-10-01T12:14:00Z">
                  <w:rPr>
                    <w:rFonts w:ascii="Arial" w:cs="Arial" w:eastAsia="Arial" w:hAnsi="Arial"/>
                    <w:b w:val="1"/>
                    <w:bCs w:val="1"/>
                    <w:color w:val="000000"/>
                    <w:sz w:val="16"/>
                    <w:szCs w:val="16"/>
                  </w:rPr>
                </w:rPrChange>
              </w:rPr>
              <w:pPrChange w:author="Valeria Tapia" w:id="0" w:date="2026-10-01T12:14:00Z">
                <w:pPr>
                  <w:ind w:left="708" w:firstLine="0"/>
                </w:pPr>
              </w:pPrChange>
            </w:pPr>
            <w:ins w:author="Valeria Tapia" w:id="1561" w:date="2026-10-01T12:14:00Z">
              <w:r w:rsidDel="00000000" w:rsidR="00000000" w:rsidRPr="00000000">
                <w:rPr>
                  <w:rFonts w:ascii="Arial" w:cs="Arial" w:eastAsia="Arial" w:hAnsi="Arial"/>
                  <w:i w:val="1"/>
                  <w:iCs w:val="1"/>
                  <w:color w:val="000000"/>
                  <w:sz w:val="16"/>
                  <w:szCs w:val="16"/>
                  <w:rtl w:val="0"/>
                  <w:rPrChange w:author="Valeria Tapia" w:id="1562" w:date="2026-10-01T12:15:00Z">
                    <w:rPr>
                      <w:rFonts w:ascii="Arial" w:cs="Arial" w:eastAsia="Arial" w:hAnsi="Arial"/>
                      <w:b w:val="1"/>
                      <w:bCs w:val="1"/>
                      <w:color w:val="000000"/>
                      <w:sz w:val="16"/>
                      <w:szCs w:val="16"/>
                    </w:rPr>
                  </w:rPrChange>
                </w:rPr>
                <w:t xml:space="preserve">Ejemplo:</w:t>
              </w:r>
            </w:ins>
          </w:p>
          <w:p w:rsidR="00000000" w:rsidDel="00000000" w:rsidP="00000000" w:rsidRDefault="00000000" w:rsidRPr="00000000" w14:paraId="00000CDC">
            <w:pPr>
              <w:rPr>
                <w:del w:author="Valeria Tapia" w:id="1567" w:date="2026-10-01T12:45:00Z"/>
                <w:rFonts w:ascii="Arial" w:cs="Arial" w:eastAsia="Arial" w:hAnsi="Arial"/>
                <w:i w:val="1"/>
                <w:iCs w:val="1"/>
                <w:rPrChange w:author="Valeria Tapia" w:id="1568" w:date="2026-10-01T12:14:00Z">
                  <w:rPr>
                    <w:b w:val="1"/>
                    <w:bCs w:val="1"/>
                    <w:color w:val="000000"/>
                    <w:sz w:val="16"/>
                    <w:szCs w:val="16"/>
                  </w:rPr>
                </w:rPrChange>
              </w:rPr>
              <w:pPrChange w:author="Valeria Tapia" w:id="0" w:date="2026-10-01T12:14:00Z">
                <w:pPr>
                  <w:ind w:left="708" w:firstLine="0"/>
                </w:pPr>
              </w:pPrChange>
            </w:pPr>
            <w:del w:author="Valeria Tapia" w:id="1561" w:date="2026-10-01T12:14:00Z">
              <w:r w:rsidDel="00000000" w:rsidR="00000000" w:rsidRPr="00000000">
                <w:rPr>
                  <w:rFonts w:ascii="Arial" w:cs="Arial" w:eastAsia="Arial" w:hAnsi="Arial"/>
                  <w:i w:val="1"/>
                  <w:iCs w:val="1"/>
                  <w:color w:val="000000"/>
                  <w:sz w:val="16"/>
                  <w:szCs w:val="16"/>
                  <w:rtl w:val="0"/>
                  <w:rPrChange w:author="Valeria Tapia" w:id="1564" w:date="2026-10-01T12:15:00Z">
                    <w:rPr>
                      <w:b w:val="1"/>
                      <w:bCs w:val="1"/>
                      <w:color w:val="000000"/>
                      <w:sz w:val="16"/>
                      <w:szCs w:val="16"/>
                    </w:rPr>
                  </w:rPrChange>
                </w:rPr>
                <w:delText xml:space="preserve">1.</w:delText>
              </w:r>
            </w:del>
            <w:ins w:author="Valeria Tapia" w:id="1565" w:date="2026-10-01T12:45:00Z">
              <w:r w:rsidDel="00000000" w:rsidR="00000000" w:rsidRPr="00000000">
                <w:rPr>
                  <w:rFonts w:ascii="Arial" w:cs="Arial" w:eastAsia="Arial" w:hAnsi="Arial"/>
                  <w:i w:val="1"/>
                  <w:iCs w:val="1"/>
                  <w:color w:val="000000"/>
                  <w:sz w:val="16"/>
                  <w:szCs w:val="16"/>
                  <w:rtl w:val="0"/>
                </w:rPr>
                <w:t xml:space="preserve">1. Realizar la venta de “Oro” al Banco Central de Bolivia.</w:t>
              </w:r>
            </w:ins>
            <w:r w:rsidDel="00000000" w:rsidR="00000000" w:rsidRPr="00000000">
              <w:rPr>
                <w:rFonts w:ascii="Arial" w:cs="Arial" w:eastAsia="Arial" w:hAnsi="Arial"/>
                <w:i w:val="1"/>
                <w:iCs w:val="1"/>
                <w:color w:val="000000"/>
                <w:sz w:val="16"/>
                <w:szCs w:val="16"/>
                <w:rtl w:val="0"/>
                <w:rPrChange w:author="Valeria Tapia" w:id="1566" w:date="2026-10-01T12:15:00Z">
                  <w:rPr>
                    <w:b w:val="1"/>
                    <w:bCs w:val="1"/>
                    <w:color w:val="000000"/>
                    <w:sz w:val="16"/>
                    <w:szCs w:val="16"/>
                  </w:rPr>
                </w:rPrChange>
              </w:rPr>
              <w:t xml:space="preserve"> </w:t>
            </w:r>
            <w:del w:author="Valeria Tapia" w:id="1567" w:date="2026-10-01T12:45:00Z">
              <w:r w:rsidDel="00000000" w:rsidR="00000000" w:rsidRPr="00000000">
                <w:rPr>
                  <w:rtl w:val="0"/>
                </w:rPr>
              </w:r>
            </w:del>
          </w:p>
          <w:p w:rsidR="00000000" w:rsidDel="00000000" w:rsidP="00000000" w:rsidRDefault="00000000" w:rsidRPr="00000000" w14:paraId="00000CDD">
            <w:pPr>
              <w:rPr>
                <w:ins w:author="Valeria Tapia" w:id="1567" w:date="2026-10-01T12:45:00Z"/>
                <w:rPrChange w:author="Valeria Tapia" w:id="1569" w:date="2026-10-01T12:14:00Z">
                  <w:rPr>
                    <w:rFonts w:ascii="Arial" w:cs="Arial" w:eastAsia="Arial" w:hAnsi="Arial"/>
                    <w:i w:val="1"/>
                    <w:iCs w:val="1"/>
                    <w:color w:val="000000"/>
                    <w:sz w:val="16"/>
                    <w:szCs w:val="16"/>
                  </w:rPr>
                </w:rPrChange>
              </w:rPr>
              <w:pPrChange w:author="Valeria Tapia" w:id="0" w:date="2026-10-01T12:14:00Z">
                <w:pPr>
                  <w:ind w:left="708" w:firstLine="0"/>
                </w:pPr>
              </w:pPrChange>
            </w:pPr>
            <w:del w:author="Valeria Tapia" w:id="1567" w:date="2026-10-01T12:45:00Z">
              <w:r w:rsidDel="00000000" w:rsidR="00000000" w:rsidRPr="00000000">
                <w:rPr>
                  <w:rFonts w:ascii="Arial" w:cs="Arial" w:eastAsia="Arial" w:hAnsi="Arial"/>
                  <w:i w:val="1"/>
                  <w:iCs w:val="1"/>
                  <w:color w:val="000000"/>
                  <w:sz w:val="16"/>
                  <w:szCs w:val="16"/>
                  <w:rtl w:val="0"/>
                  <w:rPrChange w:author="Valeria Tapia" w:id="1566" w:date="2026-10-01T12:15:00Z">
                    <w:rPr>
                      <w:b w:val="1"/>
                      <w:bCs w:val="1"/>
                      <w:color w:val="000000"/>
                      <w:sz w:val="16"/>
                      <w:szCs w:val="16"/>
                    </w:rPr>
                  </w:rPrChange>
                </w:rPr>
                <w:delText xml:space="preserve">2.</w:delText>
              </w:r>
            </w:del>
            <w:ins w:author="Valeria Tapia" w:id="1567" w:date="2026-10-01T12:45:00Z">
              <w:r w:rsidDel="00000000" w:rsidR="00000000" w:rsidRPr="00000000">
                <w:rPr>
                  <w:rtl w:val="0"/>
                </w:rPr>
              </w:r>
            </w:ins>
          </w:p>
          <w:p w:rsidR="00000000" w:rsidDel="00000000" w:rsidP="00000000" w:rsidRDefault="00000000" w:rsidRPr="00000000" w14:paraId="00000CDE">
            <w:pPr>
              <w:rPr>
                <w:ins w:author="Valeria Tapia" w:id="1567" w:date="2026-10-01T12:45:00Z"/>
                <w:rPrChange w:author="Valeria Tapia" w:id="1571" w:date="2026-10-01T12:14:00Z">
                  <w:rPr>
                    <w:rFonts w:ascii="Arial" w:cs="Arial" w:eastAsia="Arial" w:hAnsi="Arial"/>
                    <w:i w:val="1"/>
                    <w:iCs w:val="1"/>
                    <w:color w:val="000000"/>
                    <w:sz w:val="16"/>
                    <w:szCs w:val="16"/>
                  </w:rPr>
                </w:rPrChange>
              </w:rPr>
              <w:pPrChange w:author="Valeria Tapia" w:id="0" w:date="2026-10-01T12:14:00Z">
                <w:pPr>
                  <w:ind w:left="708" w:firstLine="0"/>
                </w:pPr>
              </w:pPrChange>
            </w:pPr>
            <w:ins w:author="Valeria Tapia" w:id="1567" w:date="2026-10-01T12:45:00Z">
              <w:r w:rsidDel="00000000" w:rsidR="00000000" w:rsidRPr="00000000">
                <w:rPr>
                  <w:rFonts w:ascii="Arial" w:cs="Arial" w:eastAsia="Arial" w:hAnsi="Arial"/>
                  <w:i w:val="1"/>
                  <w:iCs w:val="1"/>
                  <w:color w:val="000000"/>
                  <w:sz w:val="16"/>
                  <w:szCs w:val="16"/>
                  <w:rtl w:val="0"/>
                </w:rPr>
                <w:t xml:space="preserve">2. P</w:t>
              </w:r>
              <w:r w:rsidDel="00000000" w:rsidR="00000000" w:rsidRPr="00000000">
                <w:rPr>
                  <w:rFonts w:ascii="Arial" w:cs="Arial" w:eastAsia="Arial" w:hAnsi="Arial"/>
                  <w:i w:val="1"/>
                  <w:iCs w:val="1"/>
                  <w:color w:val="000000"/>
                  <w:sz w:val="16"/>
                  <w:szCs w:val="16"/>
                  <w:rtl w:val="0"/>
                  <w:rPrChange w:author="Valeria Tapia" w:id="1570" w:date="2026-10-01T12:15:00Z">
                    <w:rPr>
                      <w:rFonts w:ascii="Arial" w:cs="Arial" w:eastAsia="Arial" w:hAnsi="Arial"/>
                      <w:b w:val="1"/>
                      <w:bCs w:val="1"/>
                      <w:color w:val="000000"/>
                      <w:sz w:val="16"/>
                      <w:szCs w:val="16"/>
                    </w:rPr>
                  </w:rPrChange>
                </w:rPr>
                <w:t xml:space="preserve">resentar la siguiente documentación:</w:t>
              </w:r>
              <w:r w:rsidDel="00000000" w:rsidR="00000000" w:rsidRPr="00000000">
                <w:rPr>
                  <w:rtl w:val="0"/>
                </w:rPr>
              </w:r>
            </w:ins>
          </w:p>
          <w:p w:rsidR="00000000" w:rsidDel="00000000" w:rsidP="00000000" w:rsidRDefault="00000000" w:rsidRPr="00000000" w14:paraId="00000CD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smallCaps w:val="0"/>
                <w:strike w:val="0"/>
                <w:sz w:val="24"/>
                <w:szCs w:val="24"/>
                <w:u w:val="none"/>
                <w:shd w:fill="auto" w:val="clear"/>
                <w:vertAlign w:val="baseline"/>
                <w:rPrChange w:author="Valeria Tapia" w:id="1574" w:date="2026-10-01T12:16:00Z">
                  <w:rPr>
                    <w:b w:val="1"/>
                    <w:bCs w:val="1"/>
                    <w:color w:val="000000"/>
                    <w:sz w:val="16"/>
                    <w:szCs w:val="16"/>
                  </w:rPr>
                </w:rPrChange>
              </w:rPr>
              <w:pPrChange w:author="Valeria Tapia" w:id="0" w:date="2026-10-01T12:16:00Z">
                <w:pPr>
                  <w:ind w:left="708" w:firstLine="0"/>
                </w:pPr>
              </w:pPrChange>
            </w:pPr>
            <w:ins w:author="Valeria Tapia" w:id="1567" w:date="2026-10-01T12:45:00Z">
              <w:r w:rsidDel="00000000" w:rsidR="00000000" w:rsidRPr="00000000">
                <w:rPr>
                  <w:rFonts w:ascii="Arial" w:cs="Arial" w:eastAsia="Arial" w:hAnsi="Arial"/>
                  <w:i w:val="1"/>
                  <w:iCs w:val="1"/>
                  <w:color w:val="000000"/>
                  <w:sz w:val="16"/>
                  <w:szCs w:val="16"/>
                  <w:rtl w:val="0"/>
                  <w:rPrChange w:author="Valeria Tapia" w:id="1572" w:date="2026-10-01T12:16:00Z">
                    <w:rPr/>
                  </w:rPrChange>
                </w:rPr>
                <w:t xml:space="preserve">Certificado de Conformidad de producto vigente emitido por el organismo acreditado</w:t>
              </w:r>
            </w:ins>
            <w:r w:rsidDel="00000000" w:rsidR="00000000" w:rsidRPr="00000000">
              <w:rPr>
                <w:rtl w:val="0"/>
              </w:rPr>
            </w:r>
          </w:p>
          <w:p w:rsidR="00000000" w:rsidDel="00000000" w:rsidP="00000000" w:rsidRDefault="00000000" w:rsidRPr="00000000" w14:paraId="00000CE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ns w:author="Valeria Tapia" w:id="1575" w:date="2026-10-01T12:16:00Z"/>
                <w:b w:val="0"/>
                <w:bCs w:val="0"/>
                <w:i w:val="1"/>
                <w:iCs w:val="1"/>
                <w:smallCaps w:val="0"/>
                <w:strike w:val="0"/>
                <w:color w:val="000000"/>
                <w:sz w:val="16"/>
                <w:szCs w:val="16"/>
                <w:u w:val="none"/>
                <w:shd w:fill="auto" w:val="clear"/>
                <w:vertAlign w:val="baseline"/>
                <w:rPrChange w:author="Valeria Tapia" w:id="1577" w:date="2026-10-01T12:16:00Z">
                  <w:rPr/>
                </w:rPrChange>
              </w:rPr>
              <w:pPrChange w:author="Valeria Tapia" w:id="0" w:date="2026-10-01T12:16:00Z">
                <w:pPr>
                  <w:ind w:left="708" w:firstLine="0"/>
                </w:pPr>
              </w:pPrChange>
            </w:pPr>
            <w:ins w:author="Valeria Tapia" w:id="1575" w:date="2026-10-01T12:16:00Z">
              <w:r w:rsidDel="00000000" w:rsidR="00000000" w:rsidRPr="00000000">
                <w:rPr>
                  <w:rFonts w:ascii="Arial" w:cs="Arial" w:eastAsia="Arial" w:hAnsi="Arial"/>
                  <w:i w:val="1"/>
                  <w:iCs w:val="1"/>
                  <w:color w:val="000000"/>
                  <w:sz w:val="16"/>
                  <w:szCs w:val="16"/>
                  <w:rtl w:val="0"/>
                  <w:rPrChange w:author="Valeria Tapia" w:id="1576" w:date="2026-10-01T12:16:00Z">
                    <w:rPr/>
                  </w:rPrChange>
                </w:rPr>
                <w:t xml:space="preserve">Carta de solicitud </w:t>
              </w:r>
            </w:ins>
          </w:p>
          <w:p w:rsidR="00000000" w:rsidDel="00000000" w:rsidP="00000000" w:rsidRDefault="00000000" w:rsidRPr="00000000" w14:paraId="00000CE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4"/>
                <w:szCs w:val="24"/>
                <w:u w:val="none"/>
                <w:shd w:fill="auto" w:val="clear"/>
                <w:vertAlign w:val="baseline"/>
                <w:rPrChange w:author="Valeria Tapia" w:id="1580" w:date="2026-10-01T12:16:00Z">
                  <w:rPr>
                    <w:color w:val="000000"/>
                    <w:sz w:val="16"/>
                    <w:szCs w:val="16"/>
                  </w:rPr>
                </w:rPrChange>
              </w:rPr>
              <w:pPrChange w:author="Valeria Tapia" w:id="0" w:date="2026-10-01T12:16:00Z">
                <w:pPr>
                  <w:ind w:left="708" w:firstLine="0"/>
                </w:pPr>
              </w:pPrChange>
            </w:pPr>
            <w:ins w:author="Valeria Tapia" w:id="1575" w:date="2026-10-01T12:16:00Z">
              <w:r w:rsidDel="00000000" w:rsidR="00000000" w:rsidRPr="00000000">
                <w:rPr>
                  <w:rFonts w:ascii="Arial" w:cs="Arial" w:eastAsia="Arial" w:hAnsi="Arial"/>
                  <w:i w:val="1"/>
                  <w:iCs w:val="1"/>
                  <w:color w:val="000000"/>
                  <w:sz w:val="16"/>
                  <w:szCs w:val="16"/>
                  <w:rtl w:val="0"/>
                  <w:rPrChange w:author="Valeria Tapia" w:id="1576" w:date="2026-10-01T12:16:00Z">
                    <w:rPr/>
                  </w:rPrChange>
                </w:rPr>
                <w:t xml:space="preserve">Fotocopia simple del documento que avale la acreditación, designación o el reconocimiento del Organismo que emite el “Certificado de Conformidad” </w:t>
              </w:r>
            </w:ins>
            <w:del w:author="Valeria Tapia" w:id="1575" w:date="2026-10-01T12:16:00Z">
              <w:r w:rsidDel="00000000" w:rsidR="00000000" w:rsidRPr="00000000">
                <w:rPr>
                  <w:rFonts w:ascii="Arial" w:cs="Arial" w:eastAsia="Arial" w:hAnsi="Arial"/>
                  <w:i w:val="1"/>
                  <w:iCs w:val="1"/>
                  <w:color w:val="000000"/>
                  <w:sz w:val="16"/>
                  <w:szCs w:val="16"/>
                  <w:rtl w:val="0"/>
                  <w:rPrChange w:author="Valeria Tapia" w:id="1578" w:date="2026-10-01T12:16:00Z">
                    <w:rPr>
                      <w:b w:val="1"/>
                      <w:bCs w:val="1"/>
                      <w:color w:val="000000"/>
                      <w:sz w:val="16"/>
                      <w:szCs w:val="16"/>
                    </w:rPr>
                  </w:rPrChange>
                </w:rPr>
                <w:delText xml:space="preserve">3….</w:delText>
              </w:r>
            </w:del>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fde9d9" w:val="clear"/>
                <w:vAlign w:val="center"/>
              </w:tcPr>
            </w:tcPrChange>
          </w:tcPr>
          <w:p w:rsidR="00000000" w:rsidDel="00000000" w:rsidP="00000000" w:rsidRDefault="00000000" w:rsidRPr="00000000" w14:paraId="00000D21">
            <w:pPr>
              <w:rPr>
                <w:rFonts w:ascii="Arial" w:cs="Arial" w:eastAsia="Arial" w:hAnsi="Arial"/>
                <w:b w:val="1"/>
                <w:bCs w:val="1"/>
                <w:sz w:val="16"/>
                <w:szCs w:val="16"/>
                <w:rPrChange w:author="Valeria Tapia" w:id="1582" w:date="2026-10-01T11:28:00Z">
                  <w:rPr>
                    <w:b w:val="1"/>
                    <w:bCs w:val="1"/>
                    <w:sz w:val="16"/>
                    <w:szCs w:val="16"/>
                  </w:rPr>
                </w:rPrChange>
              </w:rPr>
            </w:pPr>
            <w:r w:rsidDel="00000000" w:rsidR="00000000" w:rsidRPr="00000000">
              <w:rPr>
                <w:rFonts w:ascii="Arial" w:cs="Arial" w:eastAsia="Arial" w:hAnsi="Arial"/>
                <w:b w:val="1"/>
                <w:bCs w:val="1"/>
                <w:sz w:val="16"/>
                <w:szCs w:val="16"/>
                <w:rtl w:val="0"/>
                <w:rPrChange w:author="Valeria Tapia" w:id="1582" w:date="2026-10-01T11:28:00Z">
                  <w:rPr>
                    <w:b w:val="1"/>
                    <w:bCs w:val="1"/>
                    <w:sz w:val="16"/>
                    <w:szCs w:val="16"/>
                  </w:rPr>
                </w:rPrChange>
              </w:rPr>
              <w:t xml:space="preserve">C. ANÁLISIS DE LABORATORIO Y/O INSPECCIÓN </w:t>
            </w:r>
            <w:r w:rsidDel="00000000" w:rsidR="00000000" w:rsidRPr="00000000">
              <w:rPr>
                <w:rFonts w:ascii="Arial" w:cs="Arial" w:eastAsia="Arial" w:hAnsi="Arial"/>
                <w:sz w:val="16"/>
                <w:szCs w:val="16"/>
                <w:rtl w:val="0"/>
                <w:rPrChange w:author="Valeria Tapia" w:id="1582" w:date="2026-10-01T11:28:00Z">
                  <w:rPr>
                    <w:sz w:val="16"/>
                    <w:szCs w:val="16"/>
                  </w:rPr>
                </w:rPrChange>
              </w:rPr>
              <w:t xml:space="preserve">(</w:t>
            </w:r>
            <w:r w:rsidDel="00000000" w:rsidR="00000000" w:rsidRPr="00000000">
              <w:rPr>
                <w:rFonts w:ascii="Arial" w:cs="Arial" w:eastAsia="Arial" w:hAnsi="Arial"/>
                <w:i w:val="1"/>
                <w:iCs w:val="1"/>
                <w:sz w:val="16"/>
                <w:szCs w:val="16"/>
                <w:rtl w:val="0"/>
                <w:rPrChange w:author="Valeria Tapia" w:id="1582" w:date="2026-10-01T11:28:00Z">
                  <w:rPr>
                    <w:i w:val="1"/>
                    <w:iCs w:val="1"/>
                    <w:sz w:val="16"/>
                    <w:szCs w:val="16"/>
                  </w:rPr>
                </w:rPrChange>
              </w:rPr>
              <w:t xml:space="preserve">Registrar SI pa</w:t>
            </w:r>
            <w:r w:rsidDel="00000000" w:rsidR="00000000" w:rsidRPr="00000000">
              <w:rPr>
                <w:rFonts w:ascii="Arial" w:cs="Arial" w:eastAsia="Arial" w:hAnsi="Arial"/>
                <w:i w:val="1"/>
                <w:iCs w:val="1"/>
                <w:sz w:val="16"/>
                <w:szCs w:val="16"/>
                <w:shd w:fill="fde9d9" w:val="clear"/>
                <w:rtl w:val="0"/>
                <w:rPrChange w:author="Valeria Tapia" w:id="1582" w:date="2026-10-01T11:28:00Z">
                  <w:rPr>
                    <w:i w:val="1"/>
                    <w:iCs w:val="1"/>
                    <w:sz w:val="16"/>
                    <w:szCs w:val="16"/>
                    <w:shd w:fill="fde9d9" w:val="clear"/>
                  </w:rPr>
                </w:rPrChange>
              </w:rPr>
              <w:t xml:space="preserve">r</w:t>
            </w:r>
            <w:r w:rsidDel="00000000" w:rsidR="00000000" w:rsidRPr="00000000">
              <w:rPr>
                <w:rFonts w:ascii="Arial" w:cs="Arial" w:eastAsia="Arial" w:hAnsi="Arial"/>
                <w:i w:val="1"/>
                <w:iCs w:val="1"/>
                <w:sz w:val="16"/>
                <w:szCs w:val="16"/>
                <w:rtl w:val="0"/>
                <w:rPrChange w:author="Valeria Tapia" w:id="1582" w:date="2026-10-01T11:28:00Z">
                  <w:rPr>
                    <w:i w:val="1"/>
                    <w:iCs w:val="1"/>
                    <w:sz w:val="16"/>
                    <w:szCs w:val="16"/>
                  </w:rPr>
                </w:rPrChange>
              </w:rPr>
              <w:t xml:space="preserve">a la obtención del documento requiere Análisis de Laboratorio </w:t>
            </w:r>
            <w:r w:rsidDel="00000000" w:rsidR="00000000" w:rsidRPr="00000000">
              <w:rPr>
                <w:rFonts w:ascii="Arial" w:cs="Arial" w:eastAsia="Arial" w:hAnsi="Arial"/>
                <w:b w:val="1"/>
                <w:bCs w:val="1"/>
                <w:i w:val="1"/>
                <w:iCs w:val="1"/>
                <w:sz w:val="16"/>
                <w:szCs w:val="16"/>
                <w:rtl w:val="0"/>
                <w:rPrChange w:author="Valeria Tapia" w:id="1582" w:date="2026-10-01T11:28:00Z">
                  <w:rPr>
                    <w:b w:val="1"/>
                    <w:bCs w:val="1"/>
                    <w:i w:val="1"/>
                    <w:iCs w:val="1"/>
                    <w:sz w:val="16"/>
                    <w:szCs w:val="16"/>
                  </w:rPr>
                </w:rPrChange>
              </w:rPr>
              <w:t xml:space="preserve">y/o inspección</w:t>
            </w:r>
            <w:r w:rsidDel="00000000" w:rsidR="00000000" w:rsidRPr="00000000">
              <w:rPr>
                <w:rFonts w:ascii="Arial" w:cs="Arial" w:eastAsia="Arial" w:hAnsi="Arial"/>
                <w:i w:val="1"/>
                <w:iCs w:val="1"/>
                <w:sz w:val="16"/>
                <w:szCs w:val="16"/>
                <w:rtl w:val="0"/>
                <w:rPrChange w:author="Valeria Tapia" w:id="1582" w:date="2026-10-01T11:28:00Z">
                  <w:rPr>
                    <w:i w:val="1"/>
                    <w:iCs w:val="1"/>
                    <w:sz w:val="16"/>
                    <w:szCs w:val="16"/>
                  </w:rPr>
                </w:rPrChange>
              </w:rPr>
              <w:t xml:space="preserve">, caso contrario consignar NO</w:t>
            </w:r>
            <w:r w:rsidDel="00000000" w:rsidR="00000000" w:rsidRPr="00000000">
              <w:rPr>
                <w:rFonts w:ascii="Arial" w:cs="Arial" w:eastAsia="Arial" w:hAnsi="Arial"/>
                <w:sz w:val="16"/>
                <w:szCs w:val="16"/>
                <w:rtl w:val="0"/>
                <w:rPrChange w:author="Valeria Tapia" w:id="1582" w:date="2026-10-01T11:28:00Z">
                  <w:rPr>
                    <w:sz w:val="16"/>
                    <w:szCs w:val="16"/>
                  </w:rPr>
                </w:rPrChange>
              </w:rPr>
              <w:t xml:space="preserve">)</w:t>
            </w:r>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2"/>
            <w:tcPrChange w:author="Valeria Tapia" w:id="1486" w:date="2026-10-01T18:43:00Z">
              <w:tcPr>
                <w:shd w:fill="auto" w:val="clear"/>
                <w:vAlign w:val="center"/>
              </w:tcPr>
            </w:tcPrChange>
          </w:tcPr>
          <w:p w:rsidR="00000000" w:rsidDel="00000000" w:rsidP="00000000" w:rsidRDefault="00000000" w:rsidRPr="00000000" w14:paraId="00000D61">
            <w:pPr>
              <w:jc w:val="center"/>
              <w:rPr>
                <w:rFonts w:ascii="Arial" w:cs="Arial" w:eastAsia="Arial" w:hAnsi="Arial"/>
                <w:color w:val="000000"/>
                <w:sz w:val="16"/>
                <w:szCs w:val="16"/>
                <w:rPrChange w:author="Valeria Tapia" w:id="1583" w:date="2026-10-01T11:28:00Z">
                  <w:rPr>
                    <w:color w:val="000000"/>
                    <w:sz w:val="16"/>
                    <w:szCs w:val="16"/>
                  </w:rPr>
                </w:rPrChange>
              </w:rPr>
            </w:pPr>
            <w:r w:rsidDel="00000000" w:rsidR="00000000" w:rsidRPr="00000000">
              <w:rPr>
                <w:rFonts w:ascii="Arial" w:cs="Arial" w:eastAsia="Arial" w:hAnsi="Arial"/>
                <w:color w:val="000000"/>
                <w:sz w:val="16"/>
                <w:szCs w:val="16"/>
                <w:rtl w:val="0"/>
                <w:rPrChange w:author="Valeria Tapia" w:id="1583" w:date="2026-10-01T11:28:00Z">
                  <w:rPr>
                    <w:color w:val="000000"/>
                    <w:sz w:val="16"/>
                    <w:szCs w:val="16"/>
                  </w:rPr>
                </w:rPrChange>
              </w:rPr>
              <w:t xml:space="preserve">SI</w:t>
            </w:r>
          </w:p>
        </w:tc>
        <w:tc>
          <w:tcPr>
            <w:gridSpan w:val="44"/>
            <w:tcPrChange w:author="Valeria Tapia" w:id="1486" w:date="2026-10-01T18:43:00Z">
              <w:tcPr>
                <w:shd w:fill="auto" w:val="clear"/>
                <w:vAlign w:val="center"/>
              </w:tcPr>
            </w:tcPrChange>
          </w:tcPr>
          <w:p w:rsidR="00000000" w:rsidDel="00000000" w:rsidP="00000000" w:rsidRDefault="00000000" w:rsidRPr="00000000" w14:paraId="00000D63">
            <w:pPr>
              <w:rPr>
                <w:rFonts w:ascii="Arial" w:cs="Arial" w:eastAsia="Arial" w:hAnsi="Arial"/>
                <w:sz w:val="16"/>
                <w:szCs w:val="16"/>
                <w:rPrChange w:author="Valeria Tapia" w:id="1584" w:date="2026-10-01T11:28:00Z">
                  <w:rPr>
                    <w:sz w:val="16"/>
                    <w:szCs w:val="16"/>
                  </w:rPr>
                </w:rPrChange>
              </w:rPr>
            </w:pPr>
            <w:r w:rsidDel="00000000" w:rsidR="00000000" w:rsidRPr="00000000">
              <w:rPr>
                <w:rtl w:val="0"/>
              </w:rPr>
            </w:r>
          </w:p>
        </w:tc>
        <w:tc>
          <w:tcPr>
            <w:gridSpan w:val="5"/>
            <w:tcPrChange w:author="Valeria Tapia" w:id="1486" w:date="2026-10-01T18:43:00Z">
              <w:tcPr>
                <w:shd w:fill="auto" w:val="clear"/>
                <w:vAlign w:val="center"/>
              </w:tcPr>
            </w:tcPrChange>
          </w:tcPr>
          <w:p w:rsidR="00000000" w:rsidDel="00000000" w:rsidP="00000000" w:rsidRDefault="00000000" w:rsidRPr="00000000" w14:paraId="00000D8F">
            <w:pPr>
              <w:ind w:left="188" w:firstLine="0"/>
              <w:rPr>
                <w:rFonts w:ascii="Arial" w:cs="Arial" w:eastAsia="Arial" w:hAnsi="Arial"/>
                <w:color w:val="000000"/>
                <w:sz w:val="16"/>
                <w:szCs w:val="16"/>
                <w:rPrChange w:author="Valeria Tapia" w:id="1585" w:date="2026-10-01T11:28:00Z">
                  <w:rPr>
                    <w:color w:val="000000"/>
                    <w:sz w:val="16"/>
                    <w:szCs w:val="16"/>
                  </w:rPr>
                </w:rPrChange>
              </w:rPr>
            </w:pPr>
            <w:r w:rsidDel="00000000" w:rsidR="00000000" w:rsidRPr="00000000">
              <w:rPr>
                <w:rFonts w:ascii="Arial" w:cs="Arial" w:eastAsia="Arial" w:hAnsi="Arial"/>
                <w:color w:val="000000"/>
                <w:sz w:val="16"/>
                <w:szCs w:val="16"/>
                <w:rtl w:val="0"/>
                <w:rPrChange w:author="Valeria Tapia" w:id="1585" w:date="2026-10-01T11:28:00Z">
                  <w:rPr>
                    <w:color w:val="000000"/>
                    <w:sz w:val="16"/>
                    <w:szCs w:val="16"/>
                  </w:rPr>
                </w:rPrChange>
              </w:rPr>
              <w:t xml:space="preserve">NO</w:t>
            </w:r>
          </w:p>
        </w:tc>
        <w:tc>
          <w:tcPr>
            <w:gridSpan w:val="13"/>
            <w:tcPrChange w:author="Valeria Tapia" w:id="1486" w:date="2026-10-01T18:43:00Z">
              <w:tcPr>
                <w:shd w:fill="auto" w:val="clear"/>
                <w:vAlign w:val="center"/>
              </w:tcPr>
            </w:tcPrChange>
          </w:tcPr>
          <w:p w:rsidR="00000000" w:rsidDel="00000000" w:rsidP="00000000" w:rsidRDefault="00000000" w:rsidRPr="00000000" w14:paraId="00000D94">
            <w:pPr>
              <w:rPr>
                <w:rFonts w:ascii="Arial" w:cs="Arial" w:eastAsia="Arial" w:hAnsi="Arial"/>
                <w:color w:val="000000"/>
                <w:sz w:val="16"/>
                <w:szCs w:val="16"/>
                <w:rPrChange w:author="Valeria Tapia" w:id="1586" w:date="2026-10-01T11:28:00Z">
                  <w:rPr>
                    <w:color w:val="000000"/>
                    <w:sz w:val="16"/>
                    <w:szCs w:val="16"/>
                  </w:rPr>
                </w:rPrChange>
              </w:rPr>
            </w:pPr>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fde9d9" w:val="clear"/>
                <w:vAlign w:val="center"/>
              </w:tcPr>
            </w:tcPrChange>
          </w:tcPr>
          <w:p w:rsidR="00000000" w:rsidDel="00000000" w:rsidP="00000000" w:rsidRDefault="00000000" w:rsidRPr="00000000" w14:paraId="00000DA1">
            <w:pPr>
              <w:rPr>
                <w:rFonts w:ascii="Arial" w:cs="Arial" w:eastAsia="Arial" w:hAnsi="Arial"/>
                <w:b w:val="1"/>
                <w:bCs w:val="1"/>
                <w:sz w:val="16"/>
                <w:szCs w:val="16"/>
                <w:rPrChange w:author="Valeria Tapia" w:id="1592" w:date="2026-10-01T11:28:00Z">
                  <w:rPr>
                    <w:b w:val="1"/>
                    <w:bCs w:val="1"/>
                    <w:sz w:val="16"/>
                    <w:szCs w:val="16"/>
                  </w:rPr>
                </w:rPrChange>
              </w:rPr>
            </w:pPr>
            <w:r w:rsidDel="00000000" w:rsidR="00000000" w:rsidRPr="00000000">
              <w:rPr>
                <w:rFonts w:ascii="Arial" w:cs="Arial" w:eastAsia="Arial" w:hAnsi="Arial"/>
                <w:b w:val="1"/>
                <w:bCs w:val="1"/>
                <w:sz w:val="16"/>
                <w:szCs w:val="16"/>
                <w:rtl w:val="0"/>
                <w:rPrChange w:author="Valeria Tapia" w:id="1588" w:date="2026-10-01T11:28:00Z">
                  <w:rPr>
                    <w:b w:val="1"/>
                    <w:bCs w:val="1"/>
                    <w:sz w:val="16"/>
                    <w:szCs w:val="16"/>
                  </w:rPr>
                </w:rPrChange>
              </w:rPr>
              <w:t xml:space="preserve">D. PROCEDIMIENTO ACTUAL </w:t>
            </w:r>
            <w:del w:author="Valeria Tapia" w:id="1589" w:date="2026-10-01T12:20:00Z">
              <w:r w:rsidDel="00000000" w:rsidR="00000000" w:rsidRPr="00000000">
                <w:rPr>
                  <w:rFonts w:ascii="Arial" w:cs="Arial" w:eastAsia="Arial" w:hAnsi="Arial"/>
                  <w:b w:val="1"/>
                  <w:bCs w:val="1"/>
                  <w:sz w:val="16"/>
                  <w:szCs w:val="16"/>
                  <w:rtl w:val="0"/>
                  <w:rPrChange w:author="Valeria Tapia" w:id="1588" w:date="2026-10-01T11:28:00Z">
                    <w:rPr>
                      <w:b w:val="1"/>
                      <w:bCs w:val="1"/>
                      <w:sz w:val="16"/>
                      <w:szCs w:val="16"/>
                    </w:rPr>
                  </w:rPrChange>
                </w:rPr>
                <w:delText xml:space="preserve">(PASO A PASO)</w:delText>
              </w:r>
            </w:del>
            <w:r w:rsidDel="00000000" w:rsidR="00000000" w:rsidRPr="00000000">
              <w:rPr>
                <w:rFonts w:ascii="Arial" w:cs="Arial" w:eastAsia="Arial" w:hAnsi="Arial"/>
                <w:b w:val="1"/>
                <w:bCs w:val="1"/>
                <w:sz w:val="16"/>
                <w:szCs w:val="16"/>
                <w:rtl w:val="0"/>
                <w:rPrChange w:author="Valeria Tapia" w:id="1588" w:date="2026-10-01T11:28:00Z">
                  <w:rPr>
                    <w:b w:val="1"/>
                    <w:bCs w:val="1"/>
                    <w:sz w:val="16"/>
                    <w:szCs w:val="16"/>
                  </w:rPr>
                </w:rPrChange>
              </w:rPr>
              <w:t xml:space="preserve"> </w:t>
            </w:r>
            <w:ins w:author="Valeria Tapia" w:id="1590" w:date="2026-10-01T12:20:00Z">
              <w:r w:rsidDel="00000000" w:rsidR="00000000" w:rsidRPr="00000000">
                <w:rPr>
                  <w:rFonts w:ascii="Arial" w:cs="Arial" w:eastAsia="Arial" w:hAnsi="Arial"/>
                  <w:b w:val="1"/>
                  <w:bCs w:val="1"/>
                  <w:sz w:val="16"/>
                  <w:szCs w:val="16"/>
                  <w:rtl w:val="0"/>
                  <w:rPrChange w:author="Valeria Tapia" w:id="1591" w:date="2026-10-01T12:20:00Z">
                    <w:rPr>
                      <w:rFonts w:ascii="Arial" w:cs="Arial" w:eastAsia="Arial" w:hAnsi="Arial"/>
                      <w:sz w:val="16"/>
                      <w:szCs w:val="16"/>
                    </w:rPr>
                  </w:rPrChange>
                </w:rPr>
                <w:t xml:space="preserve">DEL PROCESO DE OBTENCIÓN Y EMISIÓN DE LA APCO</w:t>
              </w:r>
            </w:ins>
            <w:del w:author="Valeria Tapia" w:id="1590" w:date="2026-10-01T12:20:00Z">
              <w:r w:rsidDel="00000000" w:rsidR="00000000" w:rsidRPr="00000000">
                <w:rPr>
                  <w:rFonts w:ascii="Arial" w:cs="Arial" w:eastAsia="Arial" w:hAnsi="Arial"/>
                  <w:sz w:val="16"/>
                  <w:szCs w:val="16"/>
                  <w:rtl w:val="0"/>
                  <w:rPrChange w:author="Valeria Tapia" w:id="1592" w:date="2026-10-01T11:28:00Z">
                    <w:rPr>
                      <w:sz w:val="16"/>
                      <w:szCs w:val="16"/>
                    </w:rPr>
                  </w:rPrChange>
                </w:rPr>
                <w:delText xml:space="preserve">(Describir paso a paso el proceso actual para la obtención del Documento Requerido), </w:delText>
              </w:r>
              <w:r w:rsidDel="00000000" w:rsidR="00000000" w:rsidRPr="00000000">
                <w:rPr>
                  <w:rFonts w:ascii="Arial" w:cs="Arial" w:eastAsia="Arial" w:hAnsi="Arial"/>
                  <w:b w:val="1"/>
                  <w:bCs w:val="1"/>
                  <w:sz w:val="16"/>
                  <w:szCs w:val="16"/>
                  <w:rtl w:val="0"/>
                  <w:rPrChange w:author="Valeria Tapia" w:id="1592" w:date="2026-10-01T11:28:00Z">
                    <w:rPr>
                      <w:b w:val="1"/>
                      <w:bCs w:val="1"/>
                      <w:sz w:val="16"/>
                      <w:szCs w:val="16"/>
                    </w:rPr>
                  </w:rPrChange>
                </w:rPr>
                <w:delText xml:space="preserve">especificar el tiempo que toma cada etapa</w:delText>
              </w:r>
            </w:del>
            <w:r w:rsidDel="00000000" w:rsidR="00000000" w:rsidRPr="00000000">
              <w:rPr>
                <w:rtl w:val="0"/>
              </w:rPr>
            </w:r>
          </w:p>
        </w:tc>
      </w:tr>
      <w:tr>
        <w:trPr>
          <w:ins w:author="Valeria Tapia" w:id="1593" w:date="2026-10-01T12:20:00Z"/>
          <w:trPrChange w:author="Valeria Tapia" w:id="1486" w:date="2026-10-01T18:43:00Z">
            <w:trPr>
              <w:cantSplit w:val="0"/>
              <w:trHeight w:val="300" w:hRule="atLeast"/>
              <w:tblHeader w:val="0"/>
            </w:trPr>
          </w:trPrChange>
        </w:trPr>
        <w:tc>
          <w:tcPr>
            <w:gridSpan w:val="64"/>
            <w:tcPrChange w:author="Valeria Tapia" w:id="1486" w:date="2026-10-01T18:43:00Z">
              <w:tcPr>
                <w:shd w:fill="f2f2f2" w:val="clear"/>
                <w:vAlign w:val="center"/>
              </w:tcPr>
            </w:tcPrChange>
          </w:tcPr>
          <w:p w:rsidR="00000000" w:rsidDel="00000000" w:rsidP="00000000" w:rsidRDefault="00000000" w:rsidRPr="00000000" w14:paraId="00000DE1">
            <w:pPr>
              <w:rPr>
                <w:ins w:author="Valeria Tapia" w:id="1593" w:date="2026-10-01T12:20:00Z"/>
                <w:rFonts w:ascii="Arial" w:cs="Arial" w:eastAsia="Arial" w:hAnsi="Arial"/>
                <w:b w:val="1"/>
                <w:bCs w:val="1"/>
                <w:sz w:val="16"/>
                <w:szCs w:val="16"/>
              </w:rPr>
            </w:pPr>
            <w:ins w:author="Valeria Tapia" w:id="1593" w:date="2026-10-01T12:20:00Z">
              <w:r w:rsidDel="00000000" w:rsidR="00000000" w:rsidRPr="00000000">
                <w:rPr>
                  <w:rFonts w:ascii="Arial" w:cs="Arial" w:eastAsia="Arial" w:hAnsi="Arial"/>
                  <w:b w:val="1"/>
                  <w:bCs w:val="1"/>
                  <w:sz w:val="16"/>
                  <w:szCs w:val="16"/>
                  <w:rtl w:val="0"/>
                </w:rPr>
                <w:t xml:space="preserve">1. PASO A PASO</w:t>
              </w:r>
            </w:ins>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auto" w:val="clear"/>
                <w:vAlign w:val="center"/>
              </w:tcPr>
            </w:tcPrChange>
          </w:tcPr>
          <w:p w:rsidR="00000000" w:rsidDel="00000000" w:rsidP="00000000" w:rsidRDefault="00000000" w:rsidRPr="00000000" w14:paraId="00000E21">
            <w:pPr>
              <w:rPr>
                <w:rFonts w:ascii="Arial" w:cs="Arial" w:eastAsia="Arial" w:hAnsi="Arial"/>
                <w:b w:val="1"/>
                <w:bCs w:val="1"/>
                <w:i w:val="1"/>
                <w:iCs w:val="1"/>
                <w:color w:val="000000"/>
                <w:sz w:val="16"/>
                <w:szCs w:val="16"/>
                <w:rPrChange w:author="Valeria Tapia" w:id="1594" w:date="2026-10-01T11:28:00Z">
                  <w:rPr>
                    <w:b w:val="1"/>
                    <w:bCs w:val="1"/>
                    <w:i w:val="1"/>
                    <w:iCs w:val="1"/>
                    <w:color w:val="000000"/>
                    <w:sz w:val="16"/>
                    <w:szCs w:val="16"/>
                  </w:rPr>
                </w:rPrChange>
              </w:rPr>
            </w:pPr>
            <w:r w:rsidDel="00000000" w:rsidR="00000000" w:rsidRPr="00000000">
              <w:rPr>
                <w:rFonts w:ascii="Arial" w:cs="Arial" w:eastAsia="Arial" w:hAnsi="Arial"/>
                <w:b w:val="1"/>
                <w:bCs w:val="1"/>
                <w:i w:val="1"/>
                <w:iCs w:val="1"/>
                <w:color w:val="000000"/>
                <w:sz w:val="16"/>
                <w:szCs w:val="16"/>
                <w:rtl w:val="0"/>
                <w:rPrChange w:author="Valeria Tapia" w:id="1594" w:date="2026-10-01T11:28:00Z">
                  <w:rPr>
                    <w:b w:val="1"/>
                    <w:bCs w:val="1"/>
                    <w:i w:val="1"/>
                    <w:iCs w:val="1"/>
                    <w:color w:val="000000"/>
                    <w:sz w:val="16"/>
                    <w:szCs w:val="16"/>
                  </w:rPr>
                </w:rPrChange>
              </w:rPr>
              <w:t xml:space="preserve">Ej. :.</w:t>
            </w:r>
            <w:r w:rsidDel="00000000" w:rsidR="00000000" w:rsidRPr="00000000">
              <w:rPr>
                <w:rFonts w:ascii="Arial" w:cs="Arial" w:eastAsia="Arial" w:hAnsi="Arial"/>
                <w:i w:val="1"/>
                <w:iCs w:val="1"/>
                <w:color w:val="000000"/>
                <w:sz w:val="16"/>
                <w:szCs w:val="16"/>
                <w:rtl w:val="0"/>
                <w:rPrChange w:author="Valeria Tapia" w:id="1594" w:date="2026-10-01T11:28:00Z">
                  <w:rPr>
                    <w:i w:val="1"/>
                    <w:iCs w:val="1"/>
                    <w:color w:val="000000"/>
                    <w:sz w:val="16"/>
                    <w:szCs w:val="16"/>
                  </w:rPr>
                </w:rPrChange>
              </w:rPr>
              <w:t xml:space="preserve"> </w:t>
            </w:r>
            <w:r w:rsidDel="00000000" w:rsidR="00000000" w:rsidRPr="00000000">
              <w:rPr>
                <w:rFonts w:ascii="Arial" w:cs="Arial" w:eastAsia="Arial" w:hAnsi="Arial"/>
                <w:b w:val="1"/>
                <w:bCs w:val="1"/>
                <w:i w:val="1"/>
                <w:iCs w:val="1"/>
                <w:color w:val="000000"/>
                <w:sz w:val="16"/>
                <w:szCs w:val="16"/>
                <w:rtl w:val="0"/>
                <w:rPrChange w:author="Valeria Tapia" w:id="1594" w:date="2026-10-01T11:28:00Z">
                  <w:rPr>
                    <w:b w:val="1"/>
                    <w:bCs w:val="1"/>
                    <w:i w:val="1"/>
                    <w:iCs w:val="1"/>
                    <w:color w:val="000000"/>
                    <w:sz w:val="16"/>
                    <w:szCs w:val="16"/>
                  </w:rPr>
                </w:rPrChange>
              </w:rPr>
              <w:t xml:space="preserve">Autorización Previa:</w:t>
            </w:r>
          </w:p>
          <w:p w:rsidR="00000000" w:rsidDel="00000000" w:rsidP="00000000" w:rsidRDefault="00000000" w:rsidRPr="00000000" w14:paraId="00000E2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Light" w:cs="Open Sans Light" w:eastAsia="Open Sans Light" w:hAnsi="Open Sans Light"/>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Change w:author="Valeria Tapia" w:id="1594" w:date="2026-10-01T11:28:00Z">
                  <w:rPr>
                    <w:rFonts w:ascii="Open Sans Light" w:cs="Open Sans Light" w:eastAsia="Open Sans Light" w:hAnsi="Open Sans Light"/>
                    <w:b w:val="0"/>
                    <w:bCs w:val="0"/>
                    <w:i w:val="1"/>
                    <w:iCs w:val="1"/>
                    <w:smallCaps w:val="0"/>
                    <w:strike w:val="0"/>
                    <w:color w:val="000000"/>
                    <w:sz w:val="16"/>
                    <w:szCs w:val="16"/>
                    <w:u w:val="none"/>
                    <w:shd w:fill="auto" w:val="clear"/>
                    <w:vertAlign w:val="baseline"/>
                  </w:rPr>
                </w:rPrChange>
              </w:rPr>
              <w:t xml:space="preserve">El interesado realiza la solicitud escrita adjuntando los siguientes requisitos: (ejemplo: lista de empaque, factura, etc.) </w:t>
            </w:r>
          </w:p>
          <w:p w:rsidR="00000000" w:rsidDel="00000000" w:rsidP="00000000" w:rsidRDefault="00000000" w:rsidRPr="00000000" w14:paraId="00000E2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Light" w:cs="Open Sans Light" w:eastAsia="Open Sans Light" w:hAnsi="Open Sans Light"/>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Change w:author="Valeria Tapia" w:id="1594" w:date="2026-10-01T11:28:00Z">
                  <w:rPr>
                    <w:rFonts w:ascii="Open Sans Light" w:cs="Open Sans Light" w:eastAsia="Open Sans Light" w:hAnsi="Open Sans Light"/>
                    <w:b w:val="0"/>
                    <w:bCs w:val="0"/>
                    <w:i w:val="1"/>
                    <w:iCs w:val="1"/>
                    <w:smallCaps w:val="0"/>
                    <w:strike w:val="0"/>
                    <w:color w:val="000000"/>
                    <w:sz w:val="16"/>
                    <w:szCs w:val="16"/>
                    <w:u w:val="none"/>
                    <w:shd w:fill="auto" w:val="clear"/>
                    <w:vertAlign w:val="baseline"/>
                  </w:rPr>
                </w:rPrChange>
              </w:rPr>
              <w:t xml:space="preserve">La entidad evalúa la solicitud en un plazo mínimo de veinticuatro (24) horas, a fin de proceder con su procesamiento o, en su caso, devolverla al solicitante para la subsanación de observaciones.</w:t>
            </w:r>
          </w:p>
          <w:p w:rsidR="00000000" w:rsidDel="00000000" w:rsidP="00000000" w:rsidRDefault="00000000" w:rsidRPr="00000000" w14:paraId="00000E2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Light" w:cs="Open Sans Light" w:eastAsia="Open Sans Light" w:hAnsi="Open Sans Light"/>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Change w:author="Valeria Tapia" w:id="1594" w:date="2026-10-01T11:28:00Z">
                  <w:rPr>
                    <w:rFonts w:ascii="Open Sans Light" w:cs="Open Sans Light" w:eastAsia="Open Sans Light" w:hAnsi="Open Sans Light"/>
                    <w:b w:val="0"/>
                    <w:bCs w:val="0"/>
                    <w:i w:val="1"/>
                    <w:iCs w:val="1"/>
                    <w:smallCaps w:val="0"/>
                    <w:strike w:val="0"/>
                    <w:color w:val="000000"/>
                    <w:sz w:val="16"/>
                    <w:szCs w:val="16"/>
                    <w:u w:val="none"/>
                    <w:shd w:fill="auto" w:val="clear"/>
                    <w:vertAlign w:val="baseline"/>
                  </w:rPr>
                </w:rPrChange>
              </w:rPr>
              <w:t xml:space="preserve">Una vez autorizado, debe realizar el pago  de Bs. 150 a la cuenta bancaria y presentar la boleta de depósito.</w:t>
            </w:r>
          </w:p>
          <w:p w:rsidR="00000000" w:rsidDel="00000000" w:rsidP="00000000" w:rsidRDefault="00000000" w:rsidRPr="00000000" w14:paraId="00000E2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del w:author="Valeria Tapia" w:id="1595" w:date="2026-10-01T18:59:00Z"/>
                <w:rFonts w:ascii="Open Sans Light" w:cs="Open Sans Light" w:eastAsia="Open Sans Light" w:hAnsi="Open Sans Light"/>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Change w:author="Valeria Tapia" w:id="1594" w:date="2026-10-01T11:28:00Z">
                  <w:rPr>
                    <w:rFonts w:ascii="Open Sans Light" w:cs="Open Sans Light" w:eastAsia="Open Sans Light" w:hAnsi="Open Sans Light"/>
                    <w:b w:val="0"/>
                    <w:bCs w:val="0"/>
                    <w:i w:val="1"/>
                    <w:iCs w:val="1"/>
                    <w:smallCaps w:val="0"/>
                    <w:strike w:val="0"/>
                    <w:color w:val="000000"/>
                    <w:sz w:val="16"/>
                    <w:szCs w:val="16"/>
                    <w:u w:val="none"/>
                    <w:shd w:fill="auto" w:val="clear"/>
                    <w:vertAlign w:val="baseline"/>
                  </w:rPr>
                </w:rPrChange>
              </w:rPr>
              <w:t xml:space="preserve">Remisión de la Autorización Previa al correo electrónico</w:t>
            </w:r>
            <w:del w:author="Valeria Tapia" w:id="1595" w:date="2026-10-01T18:59:00Z">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Change w:author="Valeria Tapia" w:id="1594" w:date="2026-10-01T11:28:00Z">
                    <w:rPr>
                      <w:rFonts w:ascii="Open Sans Light" w:cs="Open Sans Light" w:eastAsia="Open Sans Light" w:hAnsi="Open Sans Light"/>
                      <w:b w:val="0"/>
                      <w:bCs w:val="0"/>
                      <w:i w:val="1"/>
                      <w:iCs w:val="1"/>
                      <w:smallCaps w:val="0"/>
                      <w:strike w:val="0"/>
                      <w:color w:val="000000"/>
                      <w:sz w:val="16"/>
                      <w:szCs w:val="16"/>
                      <w:u w:val="none"/>
                      <w:shd w:fill="auto" w:val="clear"/>
                      <w:vertAlign w:val="baseline"/>
                    </w:rPr>
                  </w:rPrChange>
                </w:rPr>
                <w:delText xml:space="preserve"> </w:delText>
              </w:r>
            </w:del>
          </w:p>
          <w:p w:rsidR="00000000" w:rsidDel="00000000" w:rsidP="00000000" w:rsidRDefault="00000000" w:rsidRPr="00000000" w14:paraId="00000E2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del w:author="Valeria Tapia" w:id="1595" w:date="2026-10-01T18:59:00Z"/>
                <w:rFonts w:ascii="Open Sans Light" w:cs="Open Sans Light" w:eastAsia="Open Sans Light" w:hAnsi="Open Sans Light"/>
                <w:i w:val="1"/>
                <w:iCs w:val="1"/>
                <w:smallCaps w:val="0"/>
                <w:strike w:val="0"/>
                <w:color w:val="000000"/>
                <w:sz w:val="16"/>
                <w:szCs w:val="16"/>
                <w:u w:val="none"/>
                <w:shd w:fill="auto" w:val="clear"/>
                <w:vertAlign w:val="baseline"/>
              </w:rPr>
            </w:pPr>
            <w:del w:author="Valeria Tapia" w:id="1595" w:date="2026-10-01T18:59:00Z">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Change w:author="Valeria Tapia" w:id="1594" w:date="2026-10-01T11:28:00Z">
                    <w:rPr>
                      <w:rFonts w:ascii="Open Sans Light" w:cs="Open Sans Light" w:eastAsia="Open Sans Light" w:hAnsi="Open Sans Light"/>
                      <w:b w:val="0"/>
                      <w:bCs w:val="0"/>
                      <w:i w:val="1"/>
                      <w:iCs w:val="1"/>
                      <w:smallCaps w:val="0"/>
                      <w:strike w:val="0"/>
                      <w:color w:val="000000"/>
                      <w:sz w:val="16"/>
                      <w:szCs w:val="16"/>
                      <w:u w:val="none"/>
                      <w:shd w:fill="auto" w:val="clear"/>
                      <w:vertAlign w:val="baseline"/>
                    </w:rPr>
                  </w:rPrChange>
                </w:rPr>
                <w:delText xml:space="preserve">Etc….</w:delText>
              </w:r>
            </w:del>
          </w:p>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sz w:val="24"/>
                <w:szCs w:val="24"/>
                <w:u w:val="none"/>
                <w:shd w:fill="auto" w:val="clear"/>
                <w:vertAlign w:val="baseline"/>
                <w:rPrChange w:author="Valeria Tapia" w:id="1596" w:date="2026-10-01T12:16:00Z">
                  <w:rPr>
                    <w:color w:val="000000"/>
                    <w:sz w:val="16"/>
                    <w:szCs w:val="16"/>
                  </w:rPr>
                </w:rPrChange>
              </w:rPr>
              <w:pPrChange w:author="Valeria Tapia" w:id="0" w:date="2026-10-01T12:16:00Z">
                <w:pPr/>
              </w:pPrChange>
            </w:pPr>
            <w:r w:rsidDel="00000000" w:rsidR="00000000" w:rsidRPr="00000000">
              <w:rPr>
                <w:rtl w:val="0"/>
              </w:rPr>
            </w:r>
          </w:p>
        </w:tc>
      </w:tr>
      <w:tr>
        <w:trPr>
          <w:ins w:author="Valeria Tapia" w:id="1597" w:date="2026-10-01T11:49:00Z"/>
          <w:trPrChange w:author="Valeria Tapia" w:id="1486" w:date="2026-10-01T18:43:00Z">
            <w:trPr>
              <w:cantSplit w:val="0"/>
              <w:trHeight w:val="300" w:hRule="atLeast"/>
              <w:tblHeader w:val="0"/>
            </w:trPr>
          </w:trPrChange>
        </w:trPr>
        <w:tc>
          <w:tcPr>
            <w:gridSpan w:val="64"/>
            <w:tcPrChange w:author="Valeria Tapia" w:id="1486" w:date="2026-10-01T18:43:00Z">
              <w:tcPr>
                <w:shd w:fill="fde9d9" w:val="clear"/>
                <w:vAlign w:val="center"/>
              </w:tcPr>
            </w:tcPrChange>
          </w:tcPr>
          <w:p w:rsidR="00000000" w:rsidDel="00000000" w:rsidP="00000000" w:rsidRDefault="00000000" w:rsidRPr="00000000" w14:paraId="00000E67">
            <w:pPr>
              <w:rPr>
                <w:ins w:author="Valeria Tapia" w:id="1597" w:date="2026-10-01T11:49:00Z"/>
                <w:rFonts w:ascii="Arial" w:cs="Arial" w:eastAsia="Arial" w:hAnsi="Arial"/>
                <w:b w:val="1"/>
                <w:bCs w:val="1"/>
                <w:color w:val="000000"/>
                <w:sz w:val="16"/>
                <w:szCs w:val="16"/>
              </w:rPr>
            </w:pPr>
            <w:ins w:author="Valeria Tapia" w:id="1597" w:date="2026-10-01T11:49:00Z">
              <w:r w:rsidDel="00000000" w:rsidR="00000000" w:rsidRPr="00000000">
                <w:rPr>
                  <w:b w:val="1"/>
                  <w:bCs w:val="1"/>
                  <w:color w:val="000000"/>
                  <w:sz w:val="16"/>
                  <w:szCs w:val="16"/>
                  <w:rtl w:val="0"/>
                </w:rPr>
                <w:t xml:space="preserve">2. DIAGRAMA DE FLUJO </w:t>
              </w:r>
              <w:r w:rsidDel="00000000" w:rsidR="00000000" w:rsidRPr="00000000">
                <w:rPr>
                  <w:rtl w:val="0"/>
                </w:rPr>
              </w:r>
            </w:ins>
          </w:p>
        </w:tc>
      </w:tr>
      <w:tr>
        <w:trPr>
          <w:ins w:author="Valeria Tapia" w:id="1597" w:date="2026-10-01T11:49:00Z"/>
          <w:trPrChange w:author="Valeria Tapia" w:id="1486" w:date="2026-10-01T18:43:00Z">
            <w:trPr>
              <w:cantSplit w:val="0"/>
              <w:trHeight w:val="300" w:hRule="atLeast"/>
              <w:tblHeader w:val="0"/>
            </w:trPr>
          </w:trPrChange>
        </w:trPr>
        <w:tc>
          <w:tcPr>
            <w:gridSpan w:val="64"/>
            <w:tcPrChange w:author="Valeria Tapia" w:id="1486" w:date="2026-10-01T18:43:00Z">
              <w:tcPr>
                <w:shd w:fill="auto" w:val="clear"/>
                <w:vAlign w:val="center"/>
              </w:tcPr>
            </w:tcPrChange>
          </w:tcPr>
          <w:p w:rsidR="00000000" w:rsidDel="00000000" w:rsidP="00000000" w:rsidRDefault="00000000" w:rsidRPr="00000000" w14:paraId="00000EA7">
            <w:pPr>
              <w:rPr>
                <w:ins w:author="Valeria Tapia" w:id="1597" w:date="2026-10-01T11:49:00Z"/>
                <w:b w:val="1"/>
                <w:bCs w:val="1"/>
              </w:rPr>
            </w:pPr>
            <w:ins w:author="Valeria Tapia" w:id="1597" w:date="2026-10-01T11:49:00Z">
              <w:r w:rsidDel="00000000" w:rsidR="00000000" w:rsidRPr="00000000">
                <w:rPr>
                  <w:rFonts w:ascii="Arial" w:cs="Arial" w:eastAsia="Arial" w:hAnsi="Arial"/>
                  <w:i w:val="1"/>
                  <w:iCs w:val="1"/>
                  <w:color w:val="000000"/>
                  <w:sz w:val="16"/>
                  <w:szCs w:val="16"/>
                  <w:rtl w:val="0"/>
                </w:rPr>
                <w:t xml:space="preserve">Registre el diagrama de flujo del proceso de emisión de la APCO desde la solicitud realizada por el interesado hasta su  emisión</w:t>
              </w:r>
              <w:r w:rsidDel="00000000" w:rsidR="00000000" w:rsidRPr="00000000">
                <w:rPr>
                  <w:rtl w:val="0"/>
                </w:rPr>
              </w:r>
            </w:ins>
          </w:p>
        </w:tc>
      </w:tr>
      <w:tr>
        <w:trPr>
          <w:ins w:author="Valeria Tapia" w:id="1597" w:date="2026-10-01T11:49:00Z"/>
          <w:trPrChange w:author="Valeria Tapia" w:id="1486" w:date="2026-10-01T18:43:00Z">
            <w:trPr>
              <w:cantSplit w:val="0"/>
              <w:trHeight w:val="300" w:hRule="atLeast"/>
              <w:tblHeader w:val="0"/>
            </w:trPr>
          </w:trPrChange>
        </w:trPr>
        <w:tc>
          <w:tcPr>
            <w:gridSpan w:val="64"/>
            <w:tcPrChange w:author="Valeria Tapia" w:id="1486" w:date="2026-10-01T18:43:00Z">
              <w:tcPr>
                <w:shd w:fill="fde9d9" w:val="clear"/>
                <w:vAlign w:val="center"/>
              </w:tcPr>
            </w:tcPrChange>
          </w:tcPr>
          <w:p w:rsidR="00000000" w:rsidDel="00000000" w:rsidP="00000000" w:rsidRDefault="00000000" w:rsidRPr="00000000" w14:paraId="00000EE7">
            <w:pPr>
              <w:rPr>
                <w:ins w:author="Valeria Tapia" w:id="1597" w:date="2026-10-01T11:49:00Z"/>
                <w:rFonts w:ascii="Arial" w:cs="Arial" w:eastAsia="Arial" w:hAnsi="Arial"/>
                <w:b w:val="1"/>
                <w:bCs w:val="1"/>
                <w:color w:val="000000"/>
                <w:sz w:val="16"/>
                <w:szCs w:val="16"/>
              </w:rPr>
            </w:pPr>
            <w:ins w:author="Valeria Tapia" w:id="1597" w:date="2026-10-01T11:49:00Z">
              <w:r w:rsidDel="00000000" w:rsidR="00000000" w:rsidRPr="00000000">
                <w:rPr>
                  <w:rFonts w:ascii="Arial" w:cs="Arial" w:eastAsia="Arial" w:hAnsi="Arial"/>
                  <w:b w:val="1"/>
                  <w:bCs w:val="1"/>
                  <w:color w:val="000000"/>
                  <w:sz w:val="16"/>
                  <w:szCs w:val="16"/>
                  <w:rtl w:val="0"/>
                </w:rPr>
                <w:t xml:space="preserve">Ejemplo:</w:t>
              </w:r>
            </w:ins>
          </w:p>
          <w:p w:rsidR="00000000" w:rsidDel="00000000" w:rsidP="00000000" w:rsidRDefault="00000000" w:rsidRPr="00000000" w14:paraId="00000EE8">
            <w:pPr>
              <w:rPr>
                <w:ins w:author="Valeria Tapia" w:id="1597" w:date="2026-10-01T11:49:00Z"/>
                <w:rFonts w:ascii="Arial" w:cs="Arial" w:eastAsia="Arial" w:hAnsi="Arial"/>
                <w:b w:val="1"/>
                <w:bCs w:val="1"/>
                <w:color w:val="000000"/>
                <w:sz w:val="16"/>
                <w:szCs w:val="16"/>
              </w:rPr>
            </w:pPr>
            <w:ins w:author="Valeria Tapia" w:id="1597" w:date="2026-10-01T11:49:00Z">
              <w:r w:rsidDel="00000000" w:rsidR="00000000" w:rsidRPr="00000000">
                <w:rPr>
                  <w:rtl w:val="0"/>
                </w:rPr>
              </w:r>
            </w:ins>
          </w:p>
          <w:p w:rsidR="00000000" w:rsidDel="00000000" w:rsidP="00000000" w:rsidRDefault="00000000" w:rsidRPr="00000000" w14:paraId="00000EE9">
            <w:pPr>
              <w:rPr>
                <w:ins w:author="Valeria Tapia" w:id="1597" w:date="2026-10-01T11:49:00Z"/>
                <w:rFonts w:ascii="Arial" w:cs="Arial" w:eastAsia="Arial" w:hAnsi="Arial"/>
                <w:b w:val="1"/>
                <w:bCs w:val="1"/>
                <w:color w:val="000000"/>
                <w:sz w:val="16"/>
                <w:szCs w:val="16"/>
              </w:rPr>
            </w:pPr>
            <w:ins w:author="Valeria Tapia" w:id="1597" w:date="2026-10-01T11:49:00Z">
              <w:r w:rsidDel="00000000" w:rsidR="00000000" w:rsidRPr="00000000">
                <w:rPr>
                  <w:rtl w:val="0"/>
                </w:rPr>
              </w:r>
            </w:ins>
          </w:p>
          <w:p w:rsidR="00000000" w:rsidDel="00000000" w:rsidP="00000000" w:rsidRDefault="00000000" w:rsidRPr="00000000" w14:paraId="00000EEA">
            <w:pPr>
              <w:rPr>
                <w:ins w:author="Valeria Tapia" w:id="1597" w:date="2026-10-01T11:49:00Z"/>
                <w:rFonts w:ascii="Arial" w:cs="Arial" w:eastAsia="Arial" w:hAnsi="Arial"/>
                <w:b w:val="1"/>
                <w:bCs w:val="1"/>
                <w:color w:val="000000"/>
                <w:sz w:val="16"/>
                <w:szCs w:val="16"/>
              </w:rPr>
            </w:pPr>
            <w:ins w:author="Valeria Tapia" w:id="1597" w:date="2026-10-01T11:49:00Z">
              <w:r w:rsidDel="00000000" w:rsidR="00000000" w:rsidRPr="00000000">
                <w:rPr>
                  <w:rtl w:val="0"/>
                </w:rPr>
              </w:r>
            </w:ins>
          </w:p>
          <w:p w:rsidR="00000000" w:rsidDel="00000000" w:rsidP="00000000" w:rsidRDefault="00000000" w:rsidRPr="00000000" w14:paraId="00000EEB">
            <w:pPr>
              <w:rPr>
                <w:ins w:author="Valeria Tapia" w:id="1597" w:date="2026-10-01T11:49:00Z"/>
                <w:rFonts w:ascii="Arial" w:cs="Arial" w:eastAsia="Arial" w:hAnsi="Arial"/>
                <w:b w:val="1"/>
                <w:bCs w:val="1"/>
                <w:color w:val="000000"/>
                <w:sz w:val="16"/>
                <w:szCs w:val="16"/>
              </w:rPr>
            </w:pPr>
            <w:ins w:author="Valeria Tapia" w:id="1597" w:date="2026-10-01T11:49:00Z">
              <w:r w:rsidDel="00000000" w:rsidR="00000000" w:rsidRPr="00000000">
                <w:rPr>
                  <w:rtl w:val="0"/>
                </w:rPr>
              </w:r>
            </w:ins>
          </w:p>
        </w:tc>
      </w:tr>
      <w:tr>
        <w:trPr>
          <w:ins w:author="Valeria Tapia" w:id="1597" w:date="2026-10-01T11:49:00Z"/>
          <w:trPrChange w:author="Valeria Tapia" w:id="1486" w:date="2026-10-01T18:43:00Z">
            <w:trPr>
              <w:cantSplit w:val="0"/>
              <w:trHeight w:val="300" w:hRule="atLeast"/>
              <w:tblHeader w:val="0"/>
            </w:trPr>
          </w:trPrChange>
        </w:trPr>
        <w:tc>
          <w:tcPr>
            <w:gridSpan w:val="64"/>
            <w:tcPrChange w:author="Valeria Tapia" w:id="1486" w:date="2026-10-01T18:43:00Z">
              <w:tcPr>
                <w:shd w:fill="auto" w:val="clear"/>
                <w:vAlign w:val="center"/>
              </w:tcPr>
            </w:tcPrChange>
          </w:tcPr>
          <w:p w:rsidR="00000000" w:rsidDel="00000000" w:rsidP="00000000" w:rsidRDefault="00000000" w:rsidRPr="00000000" w14:paraId="00000F2B">
            <w:pPr>
              <w:rPr>
                <w:ins w:author="Valeria Tapia" w:id="1597" w:date="2026-10-01T11:49:00Z"/>
                <w:rFonts w:ascii="Arial" w:cs="Arial" w:eastAsia="Arial" w:hAnsi="Arial"/>
                <w:color w:val="000000"/>
                <w:sz w:val="16"/>
                <w:szCs w:val="16"/>
              </w:rPr>
            </w:pPr>
            <w:ins w:author="Valeria Tapia" w:id="1597" w:date="2026-10-01T11:49:00Z">
              <w:r w:rsidDel="00000000" w:rsidR="00000000" w:rsidRPr="00000000">
                <w:rPr>
                  <w:rFonts w:ascii="Arial" w:cs="Arial" w:eastAsia="Arial" w:hAnsi="Arial"/>
                  <w:b w:val="1"/>
                  <w:bCs w:val="1"/>
                  <w:sz w:val="16"/>
                  <w:szCs w:val="16"/>
                  <w:rtl w:val="0"/>
                </w:rPr>
                <w:t xml:space="preserve">D. PROCEDIMIENTO ACTUAL  DE TODOS LOS PROCESOS VINCULADOS A LA APCO: ANULACIÓN, MODIFICACIÓN, AMPLIACIÓN, ENTRE OTROS</w:t>
              </w:r>
              <w:r w:rsidDel="00000000" w:rsidR="00000000" w:rsidRPr="00000000">
                <w:rPr>
                  <w:rtl w:val="0"/>
                </w:rPr>
              </w:r>
            </w:ins>
          </w:p>
        </w:tc>
      </w:tr>
      <w:tr>
        <w:trPr>
          <w:ins w:author="Valeria Tapia" w:id="1597" w:date="2026-10-01T11:49:00Z"/>
          <w:trPrChange w:author="Valeria Tapia" w:id="1486" w:date="2026-10-01T18:43:00Z">
            <w:trPr>
              <w:cantSplit w:val="0"/>
              <w:trHeight w:val="300" w:hRule="atLeast"/>
              <w:tblHeader w:val="0"/>
            </w:trPr>
          </w:trPrChange>
        </w:trPr>
        <w:tc>
          <w:tcPr>
            <w:gridSpan w:val="22"/>
            <w:tcPrChange w:author="Valeria Tapia" w:id="1486" w:date="2026-10-01T18:43:00Z">
              <w:tcPr>
                <w:shd w:fill="f2f2f2" w:val="clear"/>
                <w:vAlign w:val="center"/>
              </w:tcPr>
            </w:tcPrChange>
          </w:tcPr>
          <w:p w:rsidR="00000000" w:rsidDel="00000000" w:rsidP="00000000" w:rsidRDefault="00000000" w:rsidRPr="00000000" w14:paraId="00000F6B">
            <w:pPr>
              <w:rPr>
                <w:ins w:author="Valeria Tapia" w:id="1597" w:date="2026-10-01T11:49:00Z"/>
                <w:rFonts w:ascii="Arial" w:cs="Arial" w:eastAsia="Arial" w:hAnsi="Arial"/>
                <w:b w:val="1"/>
                <w:bCs w:val="1"/>
                <w:sz w:val="16"/>
                <w:szCs w:val="16"/>
              </w:rPr>
            </w:pPr>
            <w:ins w:author="Valeria Tapia" w:id="1597" w:date="2026-10-01T11:49:00Z">
              <w:r w:rsidDel="00000000" w:rsidR="00000000" w:rsidRPr="00000000">
                <w:rPr>
                  <w:rFonts w:ascii="Arial" w:cs="Arial" w:eastAsia="Arial" w:hAnsi="Arial"/>
                  <w:b w:val="1"/>
                  <w:bCs w:val="1"/>
                  <w:sz w:val="16"/>
                  <w:szCs w:val="16"/>
                  <w:rtl w:val="0"/>
                </w:rPr>
                <w:t xml:space="preserve">1. NOMBRE DEL PROCESO: </w:t>
              </w:r>
            </w:ins>
          </w:p>
        </w:tc>
        <w:tc>
          <w:tcPr>
            <w:gridSpan w:val="42"/>
            <w:tcPrChange w:author="Valeria Tapia" w:id="1486" w:date="2026-10-01T18:43:00Z">
              <w:tcPr>
                <w:shd w:fill="ffffff" w:val="clear"/>
                <w:vAlign w:val="center"/>
              </w:tcPr>
            </w:tcPrChange>
          </w:tcPr>
          <w:p w:rsidR="00000000" w:rsidDel="00000000" w:rsidP="00000000" w:rsidRDefault="00000000" w:rsidRPr="00000000" w14:paraId="00000F81">
            <w:pPr>
              <w:rPr>
                <w:ins w:author="Valeria Tapia" w:id="1597" w:date="2026-10-01T11:49:00Z"/>
                <w:rFonts w:ascii="Arial" w:cs="Arial" w:eastAsia="Arial" w:hAnsi="Arial"/>
                <w:b w:val="1"/>
                <w:bCs w:val="1"/>
                <w:sz w:val="16"/>
                <w:szCs w:val="16"/>
              </w:rPr>
            </w:pPr>
            <w:ins w:author="Valeria Tapia" w:id="1597" w:date="2026-10-01T11:49:00Z">
              <w:r w:rsidDel="00000000" w:rsidR="00000000" w:rsidRPr="00000000">
                <w:rPr>
                  <w:rFonts w:ascii="Arial" w:cs="Arial" w:eastAsia="Arial" w:hAnsi="Arial"/>
                  <w:b w:val="1"/>
                  <w:bCs w:val="1"/>
                  <w:sz w:val="16"/>
                  <w:szCs w:val="16"/>
                  <w:rtl w:val="0"/>
                </w:rPr>
                <w:t xml:space="preserve">ANULACIÓN DE LA AUTORIZACIÓN PREVIA DE IMPORTACIÓN</w:t>
              </w:r>
            </w:ins>
          </w:p>
        </w:tc>
      </w:tr>
      <w:tr>
        <w:trPr>
          <w:ins w:author="Valeria Tapia" w:id="1597" w:date="2026-10-01T11:49:00Z"/>
          <w:trPrChange w:author="Valeria Tapia" w:id="1486" w:date="2026-10-01T18:43:00Z">
            <w:trPr>
              <w:cantSplit w:val="0"/>
              <w:trHeight w:val="300" w:hRule="atLeast"/>
              <w:tblHeader w:val="0"/>
            </w:trPr>
          </w:trPrChange>
        </w:trPr>
        <w:tc>
          <w:tcPr>
            <w:gridSpan w:val="64"/>
            <w:tcPrChange w:author="Valeria Tapia" w:id="1486" w:date="2026-10-01T18:43:00Z">
              <w:tcPr>
                <w:shd w:fill="auto" w:val="clear"/>
                <w:vAlign w:val="center"/>
              </w:tcPr>
            </w:tcPrChange>
          </w:tcPr>
          <w:p w:rsidR="00000000" w:rsidDel="00000000" w:rsidP="00000000" w:rsidRDefault="00000000" w:rsidRPr="00000000" w14:paraId="00000FAB">
            <w:pPr>
              <w:rPr>
                <w:ins w:author="Valeria Tapia" w:id="1597" w:date="2026-10-01T11:49:00Z"/>
                <w:rFonts w:ascii="Arial" w:cs="Arial" w:eastAsia="Arial" w:hAnsi="Arial"/>
                <w:b w:val="1"/>
                <w:bCs w:val="1"/>
                <w:sz w:val="16"/>
                <w:szCs w:val="16"/>
              </w:rPr>
            </w:pPr>
            <w:ins w:author="Valeria Tapia" w:id="1597" w:date="2026-10-01T11:49:00Z">
              <w:r w:rsidDel="00000000" w:rsidR="00000000" w:rsidRPr="00000000">
                <w:rPr>
                  <w:rFonts w:ascii="Arial" w:cs="Arial" w:eastAsia="Arial" w:hAnsi="Arial"/>
                  <w:b w:val="1"/>
                  <w:bCs w:val="1"/>
                  <w:sz w:val="16"/>
                  <w:szCs w:val="16"/>
                  <w:rtl w:val="0"/>
                </w:rPr>
                <w:t xml:space="preserve">PASO A PASO</w:t>
              </w:r>
            </w:ins>
          </w:p>
        </w:tc>
      </w:tr>
      <w:tr>
        <w:trPr>
          <w:ins w:author="Valeria Tapia" w:id="1597" w:date="2026-10-01T11:49:00Z"/>
          <w:trPrChange w:author="Valeria Tapia" w:id="1486" w:date="2026-10-01T18:43:00Z">
            <w:trPr>
              <w:cantSplit w:val="0"/>
              <w:trHeight w:val="300" w:hRule="atLeast"/>
              <w:tblHeader w:val="0"/>
            </w:trPr>
          </w:trPrChange>
        </w:trPr>
        <w:tc>
          <w:tcPr>
            <w:gridSpan w:val="64"/>
            <w:tcPrChange w:author="Valeria Tapia" w:id="1486" w:date="2026-10-01T18:43:00Z">
              <w:tcPr>
                <w:shd w:fill="auto" w:val="clear"/>
                <w:vAlign w:val="center"/>
              </w:tcPr>
            </w:tcPrChange>
          </w:tcPr>
          <w:p w:rsidR="00000000" w:rsidDel="00000000" w:rsidP="00000000" w:rsidRDefault="00000000" w:rsidRPr="00000000" w14:paraId="00000FEB">
            <w:pPr>
              <w:rPr>
                <w:ins w:author="Valeria Tapia" w:id="1597" w:date="2026-10-01T11:49:00Z"/>
                <w:rFonts w:ascii="Arial" w:cs="Arial" w:eastAsia="Arial" w:hAnsi="Arial"/>
                <w:b w:val="1"/>
                <w:bCs w:val="1"/>
                <w:sz w:val="16"/>
                <w:szCs w:val="16"/>
              </w:rPr>
            </w:pPr>
            <w:ins w:author="Valeria Tapia" w:id="1597" w:date="2026-10-01T11:49:00Z">
              <w:r w:rsidDel="00000000" w:rsidR="00000000" w:rsidRPr="00000000">
                <w:rPr>
                  <w:rtl w:val="0"/>
                </w:rPr>
              </w:r>
            </w:ins>
          </w:p>
        </w:tc>
      </w:tr>
      <w:tr>
        <w:trPr>
          <w:ins w:author="Valeria Tapia" w:id="1597" w:date="2026-10-01T11:49:00Z"/>
          <w:trPrChange w:author="Valeria Tapia" w:id="1486" w:date="2026-10-01T18:43:00Z">
            <w:trPr>
              <w:cantSplit w:val="0"/>
              <w:trHeight w:val="300" w:hRule="atLeast"/>
              <w:tblHeader w:val="0"/>
            </w:trPr>
          </w:trPrChange>
        </w:trPr>
        <w:tc>
          <w:tcPr>
            <w:gridSpan w:val="22"/>
            <w:tcPrChange w:author="Valeria Tapia" w:id="1486" w:date="2026-10-01T18:43:00Z">
              <w:tcPr>
                <w:shd w:fill="f2f2f2" w:val="clear"/>
                <w:vAlign w:val="center"/>
              </w:tcPr>
            </w:tcPrChange>
          </w:tcPr>
          <w:p w:rsidR="00000000" w:rsidDel="00000000" w:rsidP="00000000" w:rsidRDefault="00000000" w:rsidRPr="00000000" w14:paraId="0000102B">
            <w:pPr>
              <w:rPr>
                <w:ins w:author="Valeria Tapia" w:id="1597" w:date="2026-10-01T11:49:00Z"/>
                <w:rFonts w:ascii="Arial" w:cs="Arial" w:eastAsia="Arial" w:hAnsi="Arial"/>
                <w:b w:val="1"/>
                <w:bCs w:val="1"/>
                <w:sz w:val="16"/>
                <w:szCs w:val="16"/>
              </w:rPr>
            </w:pPr>
            <w:ins w:author="Valeria Tapia" w:id="1597" w:date="2026-10-01T11:49:00Z">
              <w:r w:rsidDel="00000000" w:rsidR="00000000" w:rsidRPr="00000000">
                <w:rPr>
                  <w:rFonts w:ascii="Arial" w:cs="Arial" w:eastAsia="Arial" w:hAnsi="Arial"/>
                  <w:b w:val="1"/>
                  <w:bCs w:val="1"/>
                  <w:sz w:val="16"/>
                  <w:szCs w:val="16"/>
                  <w:rtl w:val="0"/>
                </w:rPr>
                <w:t xml:space="preserve">2. NOMBRE DEL PROCESO:</w:t>
              </w:r>
            </w:ins>
          </w:p>
        </w:tc>
        <w:tc>
          <w:tcPr>
            <w:gridSpan w:val="42"/>
            <w:tcPrChange w:author="Valeria Tapia" w:id="1486" w:date="2026-10-01T18:43:00Z">
              <w:tcPr>
                <w:shd w:fill="auto" w:val="clear"/>
                <w:vAlign w:val="center"/>
              </w:tcPr>
            </w:tcPrChange>
          </w:tcPr>
          <w:p w:rsidR="00000000" w:rsidDel="00000000" w:rsidP="00000000" w:rsidRDefault="00000000" w:rsidRPr="00000000" w14:paraId="00001041">
            <w:pPr>
              <w:rPr>
                <w:ins w:author="Valeria Tapia" w:id="1597" w:date="2026-10-01T11:49:00Z"/>
                <w:rFonts w:ascii="Arial" w:cs="Arial" w:eastAsia="Arial" w:hAnsi="Arial"/>
                <w:b w:val="1"/>
                <w:bCs w:val="1"/>
                <w:sz w:val="16"/>
                <w:szCs w:val="16"/>
              </w:rPr>
            </w:pPr>
            <w:ins w:author="Valeria Tapia" w:id="1597" w:date="2026-10-01T11:49:00Z">
              <w:r w:rsidDel="00000000" w:rsidR="00000000" w:rsidRPr="00000000">
                <w:rPr>
                  <w:rFonts w:ascii="Arial" w:cs="Arial" w:eastAsia="Arial" w:hAnsi="Arial"/>
                  <w:b w:val="1"/>
                  <w:bCs w:val="1"/>
                  <w:sz w:val="16"/>
                  <w:szCs w:val="16"/>
                  <w:rtl w:val="0"/>
                </w:rPr>
                <w:t xml:space="preserve">MODIFICACIÓN DE LA AUTORIZACIÓN PREVIA DE IMPORTACIÓN</w:t>
              </w:r>
            </w:ins>
          </w:p>
        </w:tc>
      </w:tr>
      <w:tr>
        <w:trPr>
          <w:ins w:author="Valeria Tapia" w:id="1597" w:date="2026-10-01T11:49:00Z"/>
          <w:trPrChange w:author="Valeria Tapia" w:id="1486" w:date="2026-10-01T18:43:00Z">
            <w:trPr>
              <w:cantSplit w:val="0"/>
              <w:trHeight w:val="300" w:hRule="atLeast"/>
              <w:tblHeader w:val="0"/>
            </w:trPr>
          </w:trPrChange>
        </w:trPr>
        <w:tc>
          <w:tcPr>
            <w:gridSpan w:val="64"/>
            <w:tcPrChange w:author="Valeria Tapia" w:id="1486" w:date="2026-10-01T18:43:00Z">
              <w:tcPr>
                <w:shd w:fill="auto" w:val="clear"/>
                <w:vAlign w:val="center"/>
              </w:tcPr>
            </w:tcPrChange>
          </w:tcPr>
          <w:p w:rsidR="00000000" w:rsidDel="00000000" w:rsidP="00000000" w:rsidRDefault="00000000" w:rsidRPr="00000000" w14:paraId="0000106B">
            <w:pPr>
              <w:rPr>
                <w:ins w:author="Valeria Tapia" w:id="1597" w:date="2026-10-01T11:49:00Z"/>
                <w:rFonts w:ascii="Arial" w:cs="Arial" w:eastAsia="Arial" w:hAnsi="Arial"/>
                <w:b w:val="1"/>
                <w:bCs w:val="1"/>
                <w:sz w:val="16"/>
                <w:szCs w:val="16"/>
              </w:rPr>
            </w:pPr>
            <w:ins w:author="Valeria Tapia" w:id="1597" w:date="2026-10-01T11:49:00Z">
              <w:r w:rsidDel="00000000" w:rsidR="00000000" w:rsidRPr="00000000">
                <w:rPr>
                  <w:rFonts w:ascii="Arial" w:cs="Arial" w:eastAsia="Arial" w:hAnsi="Arial"/>
                  <w:b w:val="1"/>
                  <w:bCs w:val="1"/>
                  <w:sz w:val="16"/>
                  <w:szCs w:val="16"/>
                  <w:rtl w:val="0"/>
                </w:rPr>
                <w:t xml:space="preserve">PASO A PASO</w:t>
              </w:r>
            </w:ins>
          </w:p>
        </w:tc>
      </w:tr>
      <w:tr>
        <w:trPr>
          <w:ins w:author="Valeria Tapia" w:id="1597" w:date="2026-10-01T11:49:00Z"/>
          <w:trPrChange w:author="Valeria Tapia" w:id="1486" w:date="2026-10-01T18:43:00Z">
            <w:trPr>
              <w:cantSplit w:val="0"/>
              <w:trHeight w:val="300" w:hRule="atLeast"/>
              <w:tblHeader w:val="0"/>
            </w:trPr>
          </w:trPrChange>
        </w:trPr>
        <w:tc>
          <w:tcPr>
            <w:gridSpan w:val="64"/>
            <w:tcPrChange w:author="Valeria Tapia" w:id="1486" w:date="2026-10-01T18:43:00Z">
              <w:tcPr>
                <w:shd w:fill="auto" w:val="clear"/>
                <w:vAlign w:val="center"/>
              </w:tcPr>
            </w:tcPrChange>
          </w:tcPr>
          <w:p w:rsidR="00000000" w:rsidDel="00000000" w:rsidP="00000000" w:rsidRDefault="00000000" w:rsidRPr="00000000" w14:paraId="000010AB">
            <w:pPr>
              <w:rPr>
                <w:ins w:author="Valeria Tapia" w:id="1597" w:date="2026-10-01T11:49:00Z"/>
                <w:rFonts w:ascii="Arial" w:cs="Arial" w:eastAsia="Arial" w:hAnsi="Arial"/>
                <w:b w:val="1"/>
                <w:bCs w:val="1"/>
                <w:sz w:val="16"/>
                <w:szCs w:val="16"/>
              </w:rPr>
            </w:pPr>
            <w:ins w:author="Valeria Tapia" w:id="1597" w:date="2026-10-01T11:49:00Z">
              <w:r w:rsidDel="00000000" w:rsidR="00000000" w:rsidRPr="00000000">
                <w:rPr>
                  <w:rtl w:val="0"/>
                </w:rPr>
              </w:r>
            </w:ins>
          </w:p>
        </w:tc>
      </w:tr>
      <w:tr>
        <w:trPr>
          <w:ins w:author="Valeria Tapia" w:id="1597" w:date="2026-10-01T11:49:00Z"/>
          <w:trPrChange w:author="Valeria Tapia" w:id="1486" w:date="2026-10-01T18:43:00Z">
            <w:trPr>
              <w:cantSplit w:val="0"/>
              <w:trHeight w:val="300" w:hRule="atLeast"/>
              <w:tblHeader w:val="0"/>
            </w:trPr>
          </w:trPrChange>
        </w:trPr>
        <w:tc>
          <w:tcPr>
            <w:gridSpan w:val="45"/>
            <w:tcPrChange w:author="Valeria Tapia" w:id="1486" w:date="2026-10-01T18:43:00Z">
              <w:tcPr>
                <w:shd w:fill="f2f2f2" w:val="clear"/>
                <w:vAlign w:val="center"/>
              </w:tcPr>
            </w:tcPrChange>
          </w:tcPr>
          <w:p w:rsidR="00000000" w:rsidDel="00000000" w:rsidP="00000000" w:rsidRDefault="00000000" w:rsidRPr="00000000" w14:paraId="000010EB">
            <w:pPr>
              <w:rPr>
                <w:ins w:author="Valeria Tapia" w:id="1597" w:date="2026-10-01T11:49:00Z"/>
                <w:rFonts w:ascii="Arial" w:cs="Arial" w:eastAsia="Arial" w:hAnsi="Arial"/>
                <w:b w:val="1"/>
                <w:bCs w:val="1"/>
                <w:sz w:val="16"/>
                <w:szCs w:val="16"/>
              </w:rPr>
            </w:pPr>
            <w:ins w:author="Valeria Tapia" w:id="1597" w:date="2026-10-01T11:49:00Z">
              <w:r w:rsidDel="00000000" w:rsidR="00000000" w:rsidRPr="00000000">
                <w:rPr>
                  <w:rFonts w:ascii="Arial" w:cs="Arial" w:eastAsia="Arial" w:hAnsi="Arial"/>
                  <w:b w:val="1"/>
                  <w:bCs w:val="1"/>
                  <w:sz w:val="16"/>
                  <w:szCs w:val="16"/>
                  <w:rtl w:val="0"/>
                </w:rPr>
                <w:t xml:space="preserve">3. NOMBRE DEL PROCESO:</w:t>
              </w:r>
            </w:ins>
          </w:p>
        </w:tc>
        <w:tc>
          <w:tcPr>
            <w:gridSpan w:val="19"/>
            <w:tcPrChange w:author="Valeria Tapia" w:id="1486" w:date="2026-10-01T18:43:00Z">
              <w:tcPr>
                <w:shd w:fill="auto" w:val="clear"/>
                <w:vAlign w:val="center"/>
              </w:tcPr>
            </w:tcPrChange>
          </w:tcPr>
          <w:p w:rsidR="00000000" w:rsidDel="00000000" w:rsidP="00000000" w:rsidRDefault="00000000" w:rsidRPr="00000000" w14:paraId="00001118">
            <w:pPr>
              <w:rPr>
                <w:ins w:author="Valeria Tapia" w:id="1597" w:date="2026-10-01T11:49:00Z"/>
                <w:rFonts w:ascii="Arial" w:cs="Arial" w:eastAsia="Arial" w:hAnsi="Arial"/>
                <w:b w:val="1"/>
                <w:bCs w:val="1"/>
                <w:sz w:val="16"/>
                <w:szCs w:val="16"/>
              </w:rPr>
            </w:pPr>
            <w:ins w:author="Valeria Tapia" w:id="1597" w:date="2026-10-01T11:49:00Z">
              <w:r w:rsidDel="00000000" w:rsidR="00000000" w:rsidRPr="00000000">
                <w:rPr>
                  <w:rtl w:val="0"/>
                </w:rPr>
              </w:r>
            </w:ins>
          </w:p>
        </w:tc>
      </w:tr>
      <w:tr>
        <w:trPr>
          <w:ins w:author="Valeria Tapia" w:id="1597" w:date="2026-10-01T11:49:00Z"/>
          <w:trPrChange w:author="Valeria Tapia" w:id="1486" w:date="2026-10-01T18:43:00Z">
            <w:trPr>
              <w:cantSplit w:val="0"/>
              <w:trHeight w:val="300" w:hRule="atLeast"/>
              <w:tblHeader w:val="0"/>
            </w:trPr>
          </w:trPrChange>
        </w:trPr>
        <w:tc>
          <w:tcPr>
            <w:gridSpan w:val="45"/>
            <w:tcPrChange w:author="Valeria Tapia" w:id="1486" w:date="2026-10-01T18:43:00Z">
              <w:tcPr>
                <w:shd w:fill="f2f2f2" w:val="clear"/>
                <w:vAlign w:val="center"/>
              </w:tcPr>
            </w:tcPrChange>
          </w:tcPr>
          <w:p w:rsidR="00000000" w:rsidDel="00000000" w:rsidP="00000000" w:rsidRDefault="00000000" w:rsidRPr="00000000" w14:paraId="0000112B">
            <w:pPr>
              <w:rPr>
                <w:ins w:author="Valeria Tapia" w:id="1597" w:date="2026-10-01T11:49:00Z"/>
                <w:rFonts w:ascii="Arial" w:cs="Arial" w:eastAsia="Arial" w:hAnsi="Arial"/>
                <w:b w:val="1"/>
                <w:bCs w:val="1"/>
                <w:sz w:val="16"/>
                <w:szCs w:val="16"/>
              </w:rPr>
            </w:pPr>
            <w:ins w:author="Valeria Tapia" w:id="1597" w:date="2026-10-01T11:49:00Z">
              <w:r w:rsidDel="00000000" w:rsidR="00000000" w:rsidRPr="00000000">
                <w:rPr>
                  <w:rFonts w:ascii="Arial" w:cs="Arial" w:eastAsia="Arial" w:hAnsi="Arial"/>
                  <w:b w:val="1"/>
                  <w:bCs w:val="1"/>
                  <w:sz w:val="16"/>
                  <w:szCs w:val="16"/>
                  <w:rtl w:val="0"/>
                </w:rPr>
                <w:t xml:space="preserve">PASO A PASO</w:t>
              </w:r>
            </w:ins>
          </w:p>
        </w:tc>
        <w:tc>
          <w:tcPr>
            <w:gridSpan w:val="19"/>
            <w:tcPrChange w:author="Valeria Tapia" w:id="1486" w:date="2026-10-01T18:43:00Z">
              <w:tcPr>
                <w:shd w:fill="auto" w:val="clear"/>
                <w:vAlign w:val="center"/>
              </w:tcPr>
            </w:tcPrChange>
          </w:tcPr>
          <w:p w:rsidR="00000000" w:rsidDel="00000000" w:rsidP="00000000" w:rsidRDefault="00000000" w:rsidRPr="00000000" w14:paraId="00001158">
            <w:pPr>
              <w:rPr>
                <w:ins w:author="Valeria Tapia" w:id="1597" w:date="2026-10-01T11:49:00Z"/>
                <w:rFonts w:ascii="Arial" w:cs="Arial" w:eastAsia="Arial" w:hAnsi="Arial"/>
                <w:b w:val="1"/>
                <w:bCs w:val="1"/>
                <w:sz w:val="16"/>
                <w:szCs w:val="16"/>
              </w:rPr>
            </w:pPr>
            <w:ins w:author="Valeria Tapia" w:id="1597" w:date="2026-10-01T11:49:00Z">
              <w:r w:rsidDel="00000000" w:rsidR="00000000" w:rsidRPr="00000000">
                <w:rPr>
                  <w:rFonts w:ascii="Arial" w:cs="Arial" w:eastAsia="Arial" w:hAnsi="Arial"/>
                  <w:b w:val="1"/>
                  <w:bCs w:val="1"/>
                  <w:sz w:val="16"/>
                  <w:szCs w:val="16"/>
                  <w:rtl w:val="0"/>
                </w:rPr>
                <w:t xml:space="preserve">OTRO PROCESO:</w:t>
              </w:r>
            </w:ins>
          </w:p>
        </w:tc>
      </w:tr>
      <w:tr>
        <w:trPr>
          <w:ins w:author="Valeria Tapia" w:id="1597" w:date="2026-10-01T11:49:00Z"/>
          <w:trPrChange w:author="Valeria Tapia" w:id="1486" w:date="2026-10-01T18:43:00Z">
            <w:trPr>
              <w:cantSplit w:val="0"/>
              <w:trHeight w:val="300" w:hRule="atLeast"/>
              <w:tblHeader w:val="0"/>
            </w:trPr>
          </w:trPrChange>
        </w:trPr>
        <w:tc>
          <w:tcPr>
            <w:gridSpan w:val="64"/>
            <w:tcPrChange w:author="Valeria Tapia" w:id="1486" w:date="2026-10-01T18:43:00Z">
              <w:tcPr>
                <w:shd w:fill="fde9d9" w:val="clear"/>
                <w:vAlign w:val="center"/>
              </w:tcPr>
            </w:tcPrChange>
          </w:tcPr>
          <w:p w:rsidR="00000000" w:rsidDel="00000000" w:rsidP="00000000" w:rsidRDefault="00000000" w:rsidRPr="00000000" w14:paraId="0000116B">
            <w:pPr>
              <w:rPr>
                <w:ins w:author="Valeria Tapia" w:id="1597" w:date="2026-10-01T11:49:00Z"/>
                <w:rFonts w:ascii="Arial" w:cs="Arial" w:eastAsia="Arial" w:hAnsi="Arial"/>
                <w:b w:val="1"/>
                <w:bCs w:val="1"/>
                <w:color w:val="000000"/>
                <w:sz w:val="16"/>
                <w:szCs w:val="16"/>
              </w:rPr>
            </w:pPr>
            <w:ins w:author="Valeria Tapia" w:id="1597" w:date="2026-10-01T11:49:00Z">
              <w:r w:rsidDel="00000000" w:rsidR="00000000" w:rsidRPr="00000000">
                <w:rPr>
                  <w:rtl w:val="0"/>
                </w:rPr>
              </w:r>
            </w:ins>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fde9d9" w:val="clear"/>
                <w:vAlign w:val="center"/>
              </w:tcPr>
            </w:tcPrChange>
          </w:tcPr>
          <w:p w:rsidR="00000000" w:rsidDel="00000000" w:rsidP="00000000" w:rsidRDefault="00000000" w:rsidRPr="00000000" w14:paraId="000011AB">
            <w:pPr>
              <w:rPr>
                <w:rFonts w:ascii="Arial" w:cs="Arial" w:eastAsia="Arial" w:hAnsi="Arial"/>
                <w:color w:val="000000"/>
                <w:sz w:val="16"/>
                <w:szCs w:val="16"/>
                <w:rPrChange w:author="Valeria Tapia" w:id="1601" w:date="2026-10-01T11:28:00Z">
                  <w:rPr>
                    <w:color w:val="000000"/>
                    <w:sz w:val="16"/>
                    <w:szCs w:val="16"/>
                  </w:rPr>
                </w:rPrChange>
              </w:rPr>
            </w:pPr>
            <w:r w:rsidDel="00000000" w:rsidR="00000000" w:rsidRPr="00000000">
              <w:rPr>
                <w:rFonts w:ascii="Arial" w:cs="Arial" w:eastAsia="Arial" w:hAnsi="Arial"/>
                <w:b w:val="1"/>
                <w:bCs w:val="1"/>
                <w:color w:val="000000"/>
                <w:sz w:val="16"/>
                <w:szCs w:val="16"/>
                <w:rtl w:val="0"/>
                <w:rPrChange w:author="Valeria Tapia" w:id="1599" w:date="2026-10-01T11:28:00Z">
                  <w:rPr>
                    <w:b w:val="1"/>
                    <w:bCs w:val="1"/>
                    <w:color w:val="000000"/>
                    <w:sz w:val="16"/>
                    <w:szCs w:val="16"/>
                  </w:rPr>
                </w:rPrChange>
              </w:rPr>
              <w:t xml:space="preserve">E. SUSTENTO NORMATIVO </w:t>
            </w:r>
            <w:r w:rsidDel="00000000" w:rsidR="00000000" w:rsidRPr="00000000">
              <w:rPr>
                <w:rFonts w:ascii="Arial" w:cs="Arial" w:eastAsia="Arial" w:hAnsi="Arial"/>
                <w:b w:val="1"/>
                <w:bCs w:val="1"/>
                <w:sz w:val="16"/>
                <w:szCs w:val="16"/>
                <w:rtl w:val="0"/>
                <w:rPrChange w:author="Valeria Tapia" w:id="1599" w:date="2026-10-01T11:28:00Z">
                  <w:rPr>
                    <w:b w:val="1"/>
                    <w:bCs w:val="1"/>
                    <w:sz w:val="16"/>
                    <w:szCs w:val="16"/>
                  </w:rPr>
                </w:rPrChange>
              </w:rPr>
              <w:t xml:space="preserve">VIGENTE</w:t>
            </w:r>
            <w:r w:rsidDel="00000000" w:rsidR="00000000" w:rsidRPr="00000000">
              <w:rPr>
                <w:rFonts w:ascii="Arial" w:cs="Arial" w:eastAsia="Arial" w:hAnsi="Arial"/>
                <w:b w:val="1"/>
                <w:bCs w:val="1"/>
                <w:color w:val="000000"/>
                <w:sz w:val="16"/>
                <w:szCs w:val="16"/>
                <w:rtl w:val="0"/>
                <w:rPrChange w:author="Valeria Tapia" w:id="1599" w:date="2026-10-01T11:28:00Z">
                  <w:rPr>
                    <w:b w:val="1"/>
                    <w:bCs w:val="1"/>
                    <w:color w:val="000000"/>
                    <w:sz w:val="16"/>
                    <w:szCs w:val="16"/>
                  </w:rPr>
                </w:rPrChange>
              </w:rPr>
              <w:t xml:space="preserve"> (LEY, DECRETO SUPREMO, RESOLUCIÓN U OTROS)</w:t>
            </w:r>
            <w:r w:rsidDel="00000000" w:rsidR="00000000" w:rsidRPr="00000000">
              <w:rPr>
                <w:rFonts w:ascii="Arial" w:cs="Arial" w:eastAsia="Arial" w:hAnsi="Arial"/>
                <w:i w:val="1"/>
                <w:iCs w:val="1"/>
                <w:color w:val="000000"/>
                <w:sz w:val="16"/>
                <w:szCs w:val="16"/>
                <w:rtl w:val="0"/>
                <w:rPrChange w:author="Valeria Tapia" w:id="1599" w:date="2026-10-01T11:28:00Z">
                  <w:rPr>
                    <w:i w:val="1"/>
                    <w:iCs w:val="1"/>
                    <w:color w:val="000000"/>
                    <w:sz w:val="16"/>
                    <w:szCs w:val="16"/>
                  </w:rPr>
                </w:rPrChange>
              </w:rPr>
              <w:t xml:space="preserve"> </w:t>
            </w:r>
            <w:r w:rsidDel="00000000" w:rsidR="00000000" w:rsidRPr="00000000">
              <w:rPr>
                <w:rFonts w:ascii="Arial" w:cs="Arial" w:eastAsia="Arial" w:hAnsi="Arial"/>
                <w:color w:val="000000"/>
                <w:sz w:val="16"/>
                <w:szCs w:val="16"/>
                <w:rtl w:val="0"/>
                <w:rPrChange w:author="Valeria Tapia" w:id="1599" w:date="2026-10-01T11:28:00Z">
                  <w:rPr>
                    <w:color w:val="000000"/>
                    <w:sz w:val="16"/>
                    <w:szCs w:val="16"/>
                  </w:rPr>
                </w:rPrChange>
              </w:rPr>
              <w:t xml:space="preserve">(</w:t>
            </w:r>
            <w:r w:rsidDel="00000000" w:rsidR="00000000" w:rsidRPr="00000000">
              <w:rPr>
                <w:rFonts w:ascii="Arial" w:cs="Arial" w:eastAsia="Arial" w:hAnsi="Arial"/>
                <w:i w:val="1"/>
                <w:iCs w:val="1"/>
                <w:color w:val="000000"/>
                <w:sz w:val="14"/>
                <w:szCs w:val="14"/>
                <w:rtl w:val="0"/>
                <w:rPrChange w:author="Valeria Tapia" w:id="1599" w:date="2026-10-01T11:28:00Z">
                  <w:rPr>
                    <w:i w:val="1"/>
                    <w:iCs w:val="1"/>
                    <w:color w:val="000000"/>
                    <w:sz w:val="14"/>
                    <w:szCs w:val="14"/>
                  </w:rPr>
                </w:rPrChange>
              </w:rPr>
              <w:t xml:space="preserve">Señalar normativa que respalde la emisión de</w:t>
            </w:r>
            <w:del w:author="Valeria Tapia" w:id="1600" w:date="2026-10-01T12:56:00Z">
              <w:r w:rsidDel="00000000" w:rsidR="00000000" w:rsidRPr="00000000">
                <w:rPr>
                  <w:rFonts w:ascii="Arial" w:cs="Arial" w:eastAsia="Arial" w:hAnsi="Arial"/>
                  <w:i w:val="1"/>
                  <w:iCs w:val="1"/>
                  <w:color w:val="000000"/>
                  <w:sz w:val="14"/>
                  <w:szCs w:val="14"/>
                  <w:rtl w:val="0"/>
                  <w:rPrChange w:author="Valeria Tapia" w:id="1599" w:date="2026-10-01T11:28:00Z">
                    <w:rPr>
                      <w:i w:val="1"/>
                      <w:iCs w:val="1"/>
                      <w:color w:val="000000"/>
                      <w:sz w:val="14"/>
                      <w:szCs w:val="14"/>
                    </w:rPr>
                  </w:rPrChange>
                </w:rPr>
                <w:delText xml:space="preserve"> los documentos citados</w:delText>
              </w:r>
            </w:del>
            <w:ins w:author="Valeria Tapia" w:id="1600" w:date="2026-10-01T12:56:00Z">
              <w:r w:rsidDel="00000000" w:rsidR="00000000" w:rsidRPr="00000000">
                <w:rPr>
                  <w:rFonts w:ascii="Arial" w:cs="Arial" w:eastAsia="Arial" w:hAnsi="Arial"/>
                  <w:i w:val="1"/>
                  <w:iCs w:val="1"/>
                  <w:color w:val="000000"/>
                  <w:sz w:val="14"/>
                  <w:szCs w:val="14"/>
                  <w:rtl w:val="0"/>
                </w:rPr>
                <w:t xml:space="preserve">l APCO además de los otros procesos: modificación, anulación, ampliación, entre otros.  </w:t>
              </w:r>
            </w:ins>
            <w:r w:rsidDel="00000000" w:rsidR="00000000" w:rsidRPr="00000000">
              <w:rPr>
                <w:rFonts w:ascii="Arial" w:cs="Arial" w:eastAsia="Arial" w:hAnsi="Arial"/>
                <w:color w:val="000000"/>
                <w:sz w:val="16"/>
                <w:szCs w:val="16"/>
                <w:rtl w:val="0"/>
                <w:rPrChange w:author="Valeria Tapia" w:id="1601" w:date="2026-10-01T11:28:00Z">
                  <w:rPr>
                    <w:color w:val="000000"/>
                    <w:sz w:val="16"/>
                    <w:szCs w:val="16"/>
                  </w:rPr>
                </w:rPrChange>
              </w:rPr>
              <w:t xml:space="preserve">)</w:t>
            </w:r>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auto" w:val="clear"/>
                <w:vAlign w:val="center"/>
              </w:tcPr>
            </w:tcPrChange>
          </w:tcPr>
          <w:p w:rsidR="00000000" w:rsidDel="00000000" w:rsidP="00000000" w:rsidRDefault="00000000" w:rsidRPr="00000000" w14:paraId="000011EB">
            <w:pPr>
              <w:jc w:val="left"/>
              <w:rPr>
                <w:rFonts w:ascii="Arial" w:cs="Arial" w:eastAsia="Arial" w:hAnsi="Arial"/>
                <w:i w:val="1"/>
                <w:iCs w:val="1"/>
                <w:color w:val="000000"/>
                <w:sz w:val="16"/>
                <w:szCs w:val="16"/>
                <w:rPrChange w:author="Valeria Tapia" w:id="1602" w:date="2026-10-01T11:28:00Z">
                  <w:rPr>
                    <w:i w:val="1"/>
                    <w:iCs w:val="1"/>
                    <w:color w:val="000000"/>
                    <w:sz w:val="16"/>
                    <w:szCs w:val="16"/>
                  </w:rPr>
                </w:rPrChange>
              </w:rPr>
            </w:pPr>
            <w:r w:rsidDel="00000000" w:rsidR="00000000" w:rsidRPr="00000000">
              <w:rPr>
                <w:rFonts w:ascii="Arial" w:cs="Arial" w:eastAsia="Arial" w:hAnsi="Arial"/>
                <w:i w:val="1"/>
                <w:iCs w:val="1"/>
                <w:color w:val="000000"/>
                <w:sz w:val="16"/>
                <w:szCs w:val="16"/>
                <w:rtl w:val="0"/>
                <w:rPrChange w:author="Valeria Tapia" w:id="1602" w:date="2026-10-01T11:28:00Z">
                  <w:rPr>
                    <w:i w:val="1"/>
                    <w:iCs w:val="1"/>
                    <w:color w:val="000000"/>
                    <w:sz w:val="16"/>
                    <w:szCs w:val="16"/>
                  </w:rPr>
                </w:rPrChange>
              </w:rPr>
              <w:t xml:space="preserve">Ej:  Normativa para la emisión:</w:t>
            </w:r>
          </w:p>
          <w:p w:rsidR="00000000" w:rsidDel="00000000" w:rsidP="00000000" w:rsidRDefault="00000000" w:rsidRPr="00000000" w14:paraId="000011E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3" w:right="0" w:hanging="103"/>
              <w:jc w:val="left"/>
              <w:rPr>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Change w:author="Valeria Tapia" w:id="1602" w:date="2026-10-01T11:28:00Z">
                  <w:rPr>
                    <w:rFonts w:ascii="Open Sans Light" w:cs="Open Sans Light" w:eastAsia="Open Sans Light" w:hAnsi="Open Sans Light"/>
                    <w:b w:val="1"/>
                    <w:bCs w:val="1"/>
                    <w:i w:val="1"/>
                    <w:iCs w:val="1"/>
                    <w:smallCaps w:val="0"/>
                    <w:strike w:val="0"/>
                    <w:color w:val="000000"/>
                    <w:sz w:val="16"/>
                    <w:szCs w:val="16"/>
                    <w:u w:val="none"/>
                    <w:shd w:fill="auto" w:val="clear"/>
                    <w:vertAlign w:val="baseline"/>
                  </w:rPr>
                </w:rPrChange>
              </w:rPr>
              <w:t xml:space="preserve">Artículo 1</w:t>
            </w:r>
            <w:del w:author="Valeria Tapia" w:id="1603" w:date="2026-10-01T11:24:00Z">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Change w:author="Valeria Tapia" w:id="1602" w:date="2026-10-01T11:28:00Z">
                    <w:rPr>
                      <w:rFonts w:ascii="Open Sans Light" w:cs="Open Sans Light" w:eastAsia="Open Sans Light" w:hAnsi="Open Sans Light"/>
                      <w:b w:val="1"/>
                      <w:bCs w:val="1"/>
                      <w:i w:val="1"/>
                      <w:iCs w:val="1"/>
                      <w:smallCaps w:val="0"/>
                      <w:strike w:val="0"/>
                      <w:color w:val="000000"/>
                      <w:sz w:val="16"/>
                      <w:szCs w:val="16"/>
                      <w:u w:val="none"/>
                      <w:shd w:fill="auto" w:val="clear"/>
                      <w:vertAlign w:val="baseline"/>
                    </w:rPr>
                  </w:rPrChange>
                </w:rPr>
                <w:delText xml:space="preserve">5</w:delText>
              </w:r>
            </w:del>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Change w:author="Valeria Tapia" w:id="1602" w:date="2026-10-01T11:28:00Z">
                  <w:rPr>
                    <w:rFonts w:ascii="Open Sans Light" w:cs="Open Sans Light" w:eastAsia="Open Sans Light" w:hAnsi="Open Sans Light"/>
                    <w:b w:val="0"/>
                    <w:bCs w:val="0"/>
                    <w:i w:val="1"/>
                    <w:iCs w:val="1"/>
                    <w:smallCaps w:val="0"/>
                    <w:strike w:val="0"/>
                    <w:color w:val="000000"/>
                    <w:sz w:val="16"/>
                    <w:szCs w:val="16"/>
                    <w:u w:val="none"/>
                    <w:shd w:fill="auto" w:val="clear"/>
                    <w:vertAlign w:val="baseline"/>
                  </w:rPr>
                </w:rPrChange>
              </w:rPr>
              <w:t xml:space="preserve">  del Decreto Supremo 4959 de 14/06/2023 que establece plazos y condiciones para la emisión de la Autorización Previa.</w:t>
            </w:r>
          </w:p>
          <w:p w:rsidR="00000000" w:rsidDel="00000000" w:rsidP="00000000" w:rsidRDefault="00000000" w:rsidRPr="00000000" w14:paraId="000011E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3" w:right="0" w:hanging="103"/>
              <w:jc w:val="left"/>
              <w:rPr>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Change w:author="Valeria Tapia" w:id="1602" w:date="2026-10-01T11:28:00Z">
                  <w:rPr>
                    <w:rFonts w:ascii="Open Sans Light" w:cs="Open Sans Light" w:eastAsia="Open Sans Light" w:hAnsi="Open Sans Light"/>
                    <w:b w:val="1"/>
                    <w:bCs w:val="1"/>
                    <w:i w:val="1"/>
                    <w:iCs w:val="1"/>
                    <w:smallCaps w:val="0"/>
                    <w:strike w:val="0"/>
                    <w:color w:val="000000"/>
                    <w:sz w:val="16"/>
                    <w:szCs w:val="16"/>
                    <w:u w:val="none"/>
                    <w:shd w:fill="auto" w:val="clear"/>
                    <w:vertAlign w:val="baseline"/>
                  </w:rPr>
                </w:rPrChange>
              </w:rPr>
              <w:t xml:space="preserve">Artículo 20</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Change w:author="Valeria Tapia" w:id="1602" w:date="2026-10-01T11:28:00Z">
                  <w:rPr>
                    <w:rFonts w:ascii="Open Sans Light" w:cs="Open Sans Light" w:eastAsia="Open Sans Light" w:hAnsi="Open Sans Light"/>
                    <w:b w:val="0"/>
                    <w:bCs w:val="0"/>
                    <w:i w:val="1"/>
                    <w:iCs w:val="1"/>
                    <w:smallCaps w:val="0"/>
                    <w:strike w:val="0"/>
                    <w:color w:val="000000"/>
                    <w:sz w:val="16"/>
                    <w:szCs w:val="16"/>
                    <w:u w:val="none"/>
                    <w:shd w:fill="auto" w:val="clear"/>
                    <w:vertAlign w:val="baseline"/>
                  </w:rPr>
                </w:rPrChange>
              </w:rPr>
              <w:t xml:space="preserve"> de la Ley N° 4059 de 30/01/2017 que establece la emisión de la Autorización Previa para mercurio.</w:t>
            </w:r>
            <w:r w:rsidDel="00000000" w:rsidR="00000000" w:rsidRPr="00000000">
              <w:rPr>
                <w:rtl w:val="0"/>
              </w:rPr>
            </w:r>
          </w:p>
        </w:tc>
      </w:tr>
      <w:tr>
        <w:trPr>
          <w:trPrChange w:author="Valeria Tapia" w:id="1486" w:date="2026-10-01T18:43:00Z">
            <w:trPr>
              <w:cantSplit w:val="0"/>
              <w:trHeight w:val="593" w:hRule="atLeast"/>
              <w:tblHeader w:val="0"/>
            </w:trPr>
          </w:trPrChange>
        </w:trPr>
        <w:tc>
          <w:tcPr>
            <w:gridSpan w:val="64"/>
            <w:tcPrChange w:author="Valeria Tapia" w:id="1486" w:date="2026-10-01T18:43:00Z">
              <w:tcPr/>
            </w:tcPrChange>
          </w:tcPr>
          <w:p w:rsidR="00000000" w:rsidDel="00000000" w:rsidP="00000000" w:rsidRDefault="00000000" w:rsidRPr="00000000" w14:paraId="0000122D">
            <w:pPr>
              <w:ind w:left="142" w:hanging="142"/>
              <w:rPr>
                <w:rFonts w:ascii="Arial" w:cs="Arial" w:eastAsia="Arial" w:hAnsi="Arial"/>
                <w:i w:val="1"/>
                <w:iCs w:val="1"/>
                <w:color w:val="000000"/>
                <w:sz w:val="14"/>
                <w:szCs w:val="14"/>
                <w:rPrChange w:author="Valeria Tapia" w:id="1604" w:date="2026-10-01T11:28:00Z">
                  <w:rPr>
                    <w:i w:val="1"/>
                    <w:iCs w:val="1"/>
                    <w:color w:val="000000"/>
                    <w:sz w:val="14"/>
                    <w:szCs w:val="14"/>
                  </w:rPr>
                </w:rPrChange>
              </w:rPr>
            </w:pPr>
            <w:r w:rsidDel="00000000" w:rsidR="00000000" w:rsidRPr="00000000">
              <w:rPr>
                <w:rFonts w:ascii="Arial" w:cs="Arial" w:eastAsia="Arial" w:hAnsi="Arial"/>
                <w:b w:val="1"/>
                <w:bCs w:val="1"/>
                <w:color w:val="000000"/>
                <w:sz w:val="14"/>
                <w:szCs w:val="14"/>
                <w:rtl w:val="0"/>
                <w:rPrChange w:author="Valeria Tapia" w:id="1604" w:date="2026-10-01T11:28:00Z">
                  <w:rPr>
                    <w:b w:val="1"/>
                    <w:bCs w:val="1"/>
                    <w:color w:val="000000"/>
                    <w:sz w:val="14"/>
                    <w:szCs w:val="14"/>
                  </w:rPr>
                </w:rPrChange>
              </w:rPr>
              <w:t xml:space="preserve">*</w:t>
            </w:r>
            <w:r w:rsidDel="00000000" w:rsidR="00000000" w:rsidRPr="00000000">
              <w:rPr>
                <w:rFonts w:ascii="Arial" w:cs="Arial" w:eastAsia="Arial" w:hAnsi="Arial"/>
                <w:b w:val="1"/>
                <w:bCs w:val="1"/>
                <w:i w:val="1"/>
                <w:iCs w:val="1"/>
                <w:color w:val="000000"/>
                <w:sz w:val="14"/>
                <w:szCs w:val="14"/>
                <w:rtl w:val="0"/>
                <w:rPrChange w:author="Valeria Tapia" w:id="1604" w:date="2026-10-01T11:28:00Z">
                  <w:rPr>
                    <w:b w:val="1"/>
                    <w:bCs w:val="1"/>
                    <w:i w:val="1"/>
                    <w:iCs w:val="1"/>
                    <w:color w:val="000000"/>
                    <w:sz w:val="14"/>
                    <w:szCs w:val="14"/>
                  </w:rPr>
                </w:rPrChange>
              </w:rPr>
              <w:t xml:space="preserve">Nota:</w:t>
            </w:r>
            <w:r w:rsidDel="00000000" w:rsidR="00000000" w:rsidRPr="00000000">
              <w:rPr>
                <w:rFonts w:ascii="Arial" w:cs="Arial" w:eastAsia="Arial" w:hAnsi="Arial"/>
                <w:i w:val="1"/>
                <w:iCs w:val="1"/>
                <w:color w:val="000000"/>
                <w:sz w:val="14"/>
                <w:szCs w:val="14"/>
                <w:rtl w:val="0"/>
                <w:rPrChange w:author="Valeria Tapia" w:id="1604" w:date="2026-10-01T11:28:00Z">
                  <w:rPr>
                    <w:i w:val="1"/>
                    <w:iCs w:val="1"/>
                    <w:color w:val="000000"/>
                    <w:sz w:val="14"/>
                    <w:szCs w:val="14"/>
                  </w:rPr>
                </w:rPrChange>
              </w:rPr>
              <w:t xml:space="preserve"> </w:t>
            </w:r>
          </w:p>
          <w:p w:rsidR="00000000" w:rsidDel="00000000" w:rsidP="00000000" w:rsidRDefault="00000000" w:rsidRPr="00000000" w14:paraId="0000122E">
            <w:pPr>
              <w:ind w:left="142" w:hanging="142"/>
              <w:rPr>
                <w:rFonts w:ascii="Arial" w:cs="Arial" w:eastAsia="Arial" w:hAnsi="Arial"/>
                <w:i w:val="1"/>
                <w:iCs w:val="1"/>
                <w:color w:val="000000"/>
                <w:sz w:val="14"/>
                <w:szCs w:val="14"/>
                <w:rPrChange w:author="Valeria Tapia" w:id="1604" w:date="2026-10-01T11:28:00Z">
                  <w:rPr>
                    <w:i w:val="1"/>
                    <w:iCs w:val="1"/>
                    <w:color w:val="000000"/>
                    <w:sz w:val="14"/>
                    <w:szCs w:val="14"/>
                  </w:rPr>
                </w:rPrChange>
              </w:rPr>
            </w:pPr>
            <w:r w:rsidDel="00000000" w:rsidR="00000000" w:rsidRPr="00000000">
              <w:rPr>
                <w:rFonts w:ascii="Arial" w:cs="Arial" w:eastAsia="Arial" w:hAnsi="Arial"/>
                <w:i w:val="1"/>
                <w:iCs w:val="1"/>
                <w:color w:val="000000"/>
                <w:sz w:val="14"/>
                <w:szCs w:val="14"/>
                <w:rtl w:val="0"/>
                <w:rPrChange w:author="Valeria Tapia" w:id="1604" w:date="2026-10-01T11:28:00Z">
                  <w:rPr>
                    <w:i w:val="1"/>
                    <w:iCs w:val="1"/>
                    <w:color w:val="000000"/>
                    <w:sz w:val="14"/>
                    <w:szCs w:val="14"/>
                  </w:rPr>
                </w:rPrChange>
              </w:rPr>
              <w:t xml:space="preserve">- Remitir la normativa citada y referir los artículos que respalden la emisión del documento citados en la sección E, en formato digital.</w:t>
            </w:r>
          </w:p>
          <w:p w:rsidR="00000000" w:rsidDel="00000000" w:rsidP="00000000" w:rsidRDefault="00000000" w:rsidRPr="00000000" w14:paraId="0000122F">
            <w:pPr>
              <w:ind w:left="142" w:hanging="142"/>
              <w:rPr>
                <w:rFonts w:ascii="Arial" w:cs="Arial" w:eastAsia="Arial" w:hAnsi="Arial"/>
                <w:i w:val="1"/>
                <w:iCs w:val="1"/>
                <w:color w:val="000000"/>
                <w:sz w:val="16"/>
                <w:szCs w:val="16"/>
                <w:rPrChange w:author="Valeria Tapia" w:id="1604" w:date="2026-10-01T11:28:00Z">
                  <w:rPr>
                    <w:i w:val="1"/>
                    <w:iCs w:val="1"/>
                    <w:color w:val="000000"/>
                    <w:sz w:val="16"/>
                    <w:szCs w:val="16"/>
                  </w:rPr>
                </w:rPrChange>
              </w:rPr>
            </w:pPr>
            <w:r w:rsidDel="00000000" w:rsidR="00000000" w:rsidRPr="00000000">
              <w:rPr>
                <w:rFonts w:ascii="Arial" w:cs="Arial" w:eastAsia="Arial" w:hAnsi="Arial"/>
                <w:i w:val="1"/>
                <w:iCs w:val="1"/>
                <w:color w:val="000000"/>
                <w:sz w:val="14"/>
                <w:szCs w:val="14"/>
                <w:rtl w:val="0"/>
                <w:rPrChange w:author="Valeria Tapia" w:id="1604" w:date="2026-10-01T11:28:00Z">
                  <w:rPr>
                    <w:i w:val="1"/>
                    <w:iCs w:val="1"/>
                    <w:color w:val="000000"/>
                    <w:sz w:val="14"/>
                    <w:szCs w:val="14"/>
                  </w:rPr>
                </w:rPrChange>
              </w:rPr>
              <w:t xml:space="preserve">- Por cada documento </w:t>
            </w:r>
            <w:r w:rsidDel="00000000" w:rsidR="00000000" w:rsidRPr="00000000">
              <w:rPr>
                <w:rFonts w:ascii="Arial" w:cs="Arial" w:eastAsia="Arial" w:hAnsi="Arial"/>
                <w:i w:val="1"/>
                <w:iCs w:val="1"/>
                <w:sz w:val="14"/>
                <w:szCs w:val="14"/>
                <w:rtl w:val="0"/>
                <w:rPrChange w:author="Valeria Tapia" w:id="1604" w:date="2026-10-01T11:28:00Z">
                  <w:rPr>
                    <w:i w:val="1"/>
                    <w:iCs w:val="1"/>
                    <w:sz w:val="14"/>
                    <w:szCs w:val="14"/>
                  </w:rPr>
                </w:rPrChange>
              </w:rPr>
              <w:t xml:space="preserve">emitido (</w:t>
            </w:r>
            <w:r w:rsidDel="00000000" w:rsidR="00000000" w:rsidRPr="00000000">
              <w:rPr>
                <w:rFonts w:ascii="Arial" w:cs="Arial" w:eastAsia="Arial" w:hAnsi="Arial"/>
                <w:b w:val="1"/>
                <w:bCs w:val="1"/>
                <w:i w:val="1"/>
                <w:iCs w:val="1"/>
                <w:sz w:val="14"/>
                <w:szCs w:val="14"/>
                <w:rtl w:val="0"/>
                <w:rPrChange w:author="Valeria Tapia" w:id="1604" w:date="2026-10-01T11:28:00Z">
                  <w:rPr>
                    <w:b w:val="1"/>
                    <w:bCs w:val="1"/>
                    <w:i w:val="1"/>
                    <w:iCs w:val="1"/>
                    <w:sz w:val="14"/>
                    <w:szCs w:val="14"/>
                  </w:rPr>
                </w:rPrChange>
              </w:rPr>
              <w:t xml:space="preserve">AP, C y O</w:t>
            </w:r>
            <w:r w:rsidDel="00000000" w:rsidR="00000000" w:rsidRPr="00000000">
              <w:rPr>
                <w:rFonts w:ascii="Arial" w:cs="Arial" w:eastAsia="Arial" w:hAnsi="Arial"/>
                <w:i w:val="1"/>
                <w:iCs w:val="1"/>
                <w:sz w:val="14"/>
                <w:szCs w:val="14"/>
                <w:rtl w:val="0"/>
                <w:rPrChange w:author="Valeria Tapia" w:id="1604" w:date="2026-10-01T11:28:00Z">
                  <w:rPr>
                    <w:i w:val="1"/>
                    <w:iCs w:val="1"/>
                    <w:sz w:val="14"/>
                    <w:szCs w:val="14"/>
                  </w:rPr>
                </w:rPrChange>
              </w:rPr>
              <w:t xml:space="preserve">)  deberá </w:t>
            </w:r>
            <w:r w:rsidDel="00000000" w:rsidR="00000000" w:rsidRPr="00000000">
              <w:rPr>
                <w:rFonts w:ascii="Arial" w:cs="Arial" w:eastAsia="Arial" w:hAnsi="Arial"/>
                <w:i w:val="1"/>
                <w:iCs w:val="1"/>
                <w:color w:val="000000"/>
                <w:sz w:val="14"/>
                <w:szCs w:val="14"/>
                <w:rtl w:val="0"/>
                <w:rPrChange w:author="Valeria Tapia" w:id="1604" w:date="2026-10-01T11:28:00Z">
                  <w:rPr>
                    <w:i w:val="1"/>
                    <w:iCs w:val="1"/>
                    <w:color w:val="000000"/>
                    <w:sz w:val="14"/>
                    <w:szCs w:val="14"/>
                  </w:rPr>
                </w:rPrChange>
              </w:rPr>
              <w:t xml:space="preserve">adjuntar en formato digital (de preferencia en formato EXCEL) cuando la cantidad de SUBPARTIDAS exceda los 10 ítems.</w:t>
            </w:r>
            <w:r w:rsidDel="00000000" w:rsidR="00000000" w:rsidRPr="00000000">
              <w:rPr>
                <w:rFonts w:ascii="Arial" w:cs="Arial" w:eastAsia="Arial" w:hAnsi="Arial"/>
                <w:b w:val="1"/>
                <w:bCs w:val="1"/>
                <w:i w:val="1"/>
                <w:iCs w:val="1"/>
                <w:color w:val="000000"/>
                <w:sz w:val="14"/>
                <w:szCs w:val="14"/>
                <w:rtl w:val="0"/>
                <w:rPrChange w:author="Valeria Tapia" w:id="1604" w:date="2026-10-01T11:28:00Z">
                  <w:rPr>
                    <w:b w:val="1"/>
                    <w:bCs w:val="1"/>
                    <w:i w:val="1"/>
                    <w:iCs w:val="1"/>
                    <w:color w:val="000000"/>
                    <w:sz w:val="14"/>
                    <w:szCs w:val="14"/>
                  </w:rPr>
                </w:rPrChange>
              </w:rPr>
              <w:t xml:space="preserve"> </w:t>
            </w:r>
            <w:r w:rsidDel="00000000" w:rsidR="00000000" w:rsidRPr="00000000">
              <w:rPr>
                <w:rtl w:val="0"/>
              </w:rPr>
            </w:r>
          </w:p>
        </w:tc>
      </w:tr>
      <w:tr>
        <w:trPr>
          <w:ins w:author="Valeria Tapia" w:id="1605" w:date="2026-10-01T11:47:00Z"/>
          <w:trPrChange w:author="Valeria Tapia" w:id="1486" w:date="2026-10-01T18:43:00Z">
            <w:trPr>
              <w:cantSplit w:val="0"/>
              <w:trHeight w:val="593" w:hRule="atLeast"/>
              <w:tblHeader w:val="0"/>
            </w:trPr>
          </w:trPrChange>
        </w:trPr>
        <w:tc>
          <w:tcPr>
            <w:gridSpan w:val="64"/>
            <w:tcPrChange w:author="Valeria Tapia" w:id="1486" w:date="2026-10-01T18:43:00Z">
              <w:tcPr/>
            </w:tcPrChange>
          </w:tcPr>
          <w:p w:rsidR="00000000" w:rsidDel="00000000" w:rsidP="00000000" w:rsidRDefault="00000000" w:rsidRPr="00000000" w14:paraId="0000126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ins w:author="Valeria Tapia" w:id="1605" w:date="2026-10-01T11:47:00Z"/>
                <w:rFonts w:ascii="Open Sans Light" w:cs="Open Sans Light" w:eastAsia="Open Sans Light" w:hAnsi="Open Sans Light"/>
                <w:i w:val="0"/>
                <w:iCs w:val="0"/>
                <w:smallCaps w:val="0"/>
                <w:strike w:val="0"/>
                <w:color w:val="000000"/>
                <w:sz w:val="16"/>
                <w:szCs w:val="16"/>
                <w:u w:val="none"/>
                <w:shd w:fill="auto" w:val="clear"/>
                <w:vertAlign w:val="baseline"/>
              </w:rPr>
            </w:pPr>
            <w:ins w:author="Valeria Tapia" w:id="1605" w:date="2026-10-01T11:47:00Z">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F. SISTEMA INFORMÁTICO </w:t>
              </w:r>
            </w:ins>
          </w:p>
          <w:p w:rsidR="00000000" w:rsidDel="00000000" w:rsidP="00000000" w:rsidRDefault="00000000" w:rsidRPr="00000000" w14:paraId="00001270">
            <w:pPr>
              <w:ind w:left="142" w:hanging="142"/>
              <w:rPr>
                <w:ins w:author="Valeria Tapia" w:id="1605" w:date="2026-10-01T11:47:00Z"/>
                <w:rFonts w:ascii="Arial" w:cs="Arial" w:eastAsia="Arial" w:hAnsi="Arial"/>
                <w:b w:val="1"/>
                <w:bCs w:val="1"/>
                <w:color w:val="000000"/>
                <w:sz w:val="14"/>
                <w:szCs w:val="14"/>
              </w:rPr>
            </w:pPr>
            <w:ins w:author="Valeria Tapia" w:id="1605" w:date="2026-10-01T11:47:00Z">
              <w:r w:rsidDel="00000000" w:rsidR="00000000" w:rsidRPr="00000000">
                <w:rPr>
                  <w:rtl w:val="0"/>
                </w:rPr>
              </w:r>
            </w:ins>
          </w:p>
        </w:tc>
      </w:tr>
      <w:tr>
        <w:trPr>
          <w:ins w:author="Valeria Tapia" w:id="1605" w:date="2026-10-01T11:47:00Z"/>
          <w:trPrChange w:author="Valeria Tapia" w:id="1486" w:date="2026-10-01T18:43:00Z">
            <w:trPr>
              <w:cantSplit w:val="0"/>
              <w:trHeight w:val="593" w:hRule="atLeast"/>
              <w:tblHeader w:val="0"/>
            </w:trPr>
          </w:trPrChange>
        </w:trPr>
        <w:tc>
          <w:tcPr>
            <w:gridSpan w:val="64"/>
            <w:tcPrChange w:author="Valeria Tapia" w:id="1486" w:date="2026-10-01T18:43:00Z">
              <w:tcPr/>
            </w:tcPrChange>
          </w:tcPr>
          <w:p w:rsidR="00000000" w:rsidDel="00000000" w:rsidP="00000000" w:rsidRDefault="00000000" w:rsidRPr="00000000" w14:paraId="000012B0">
            <w:pPr>
              <w:rPr>
                <w:ins w:author="Valeria Tapia" w:id="1605" w:date="2026-10-01T11:47:00Z"/>
                <w:b w:val="1"/>
                <w:bCs w:val="1"/>
                <w:color w:val="000000"/>
                <w:sz w:val="16"/>
                <w:szCs w:val="16"/>
              </w:rPr>
            </w:pPr>
            <w:ins w:author="Valeria Tapia" w:id="1605" w:date="2026-10-01T11:47:00Z">
              <w:r w:rsidDel="00000000" w:rsidR="00000000" w:rsidRPr="00000000">
                <w:rPr>
                  <w:b w:val="1"/>
                  <w:bCs w:val="1"/>
                  <w:color w:val="000000"/>
                  <w:sz w:val="16"/>
                  <w:szCs w:val="16"/>
                  <w:rtl w:val="0"/>
                </w:rPr>
                <w:t xml:space="preserve">1. INSTANCIA RESPONSABLE </w:t>
              </w:r>
              <w:r w:rsidDel="00000000" w:rsidR="00000000" w:rsidRPr="00000000">
                <w:rPr>
                  <w:b w:val="1"/>
                  <w:bCs w:val="1"/>
                  <w:color w:val="ff0000"/>
                  <w:sz w:val="16"/>
                  <w:szCs w:val="16"/>
                  <w:rtl w:val="0"/>
                </w:rPr>
                <w:t xml:space="preserve">DEL DESARROLLO DEL SISTEMA </w:t>
              </w:r>
              <w:r w:rsidDel="00000000" w:rsidR="00000000" w:rsidRPr="00000000">
                <w:rPr>
                  <w:b w:val="1"/>
                  <w:bCs w:val="1"/>
                  <w:color w:val="000000"/>
                  <w:sz w:val="16"/>
                  <w:szCs w:val="16"/>
                  <w:rtl w:val="0"/>
                </w:rPr>
                <w:t xml:space="preserve">INFORMÁTICO </w:t>
              </w:r>
              <w:r w:rsidDel="00000000" w:rsidR="00000000" w:rsidRPr="00000000">
                <w:rPr>
                  <w:color w:val="000000"/>
                  <w:sz w:val="16"/>
                  <w:szCs w:val="16"/>
                  <w:rtl w:val="0"/>
                </w:rPr>
                <w:t xml:space="preserve">(Marque con una X).</w:t>
              </w:r>
              <w:r w:rsidDel="00000000" w:rsidR="00000000" w:rsidRPr="00000000">
                <w:rPr>
                  <w:rtl w:val="0"/>
                </w:rPr>
              </w:r>
            </w:ins>
          </w:p>
        </w:tc>
      </w:tr>
      <w:tr>
        <w:trPr>
          <w:ins w:author="Valeria Tapia" w:id="1605" w:date="2026-10-01T11:47:00Z"/>
          <w:trPrChange w:author="Valeria Tapia" w:id="1486" w:date="2026-10-01T18:43:00Z">
            <w:trPr>
              <w:cantSplit w:val="0"/>
              <w:trHeight w:val="269" w:hRule="atLeast"/>
              <w:tblHeader w:val="0"/>
            </w:trPr>
          </w:trPrChange>
        </w:trPr>
        <w:tc>
          <w:tcPr>
            <w:gridSpan w:val="24"/>
            <w:tcPrChange w:author="Valeria Tapia" w:id="1486" w:date="2026-10-01T18:43:00Z">
              <w:tcPr/>
            </w:tcPrChange>
          </w:tcPr>
          <w:p w:rsidR="00000000" w:rsidDel="00000000" w:rsidP="00000000" w:rsidRDefault="00000000" w:rsidRPr="00000000" w14:paraId="000012F0">
            <w:pPr>
              <w:rPr>
                <w:ins w:author="Valeria Tapia" w:id="1605" w:date="2026-10-01T11:47:00Z"/>
                <w:b w:val="1"/>
                <w:bCs w:val="1"/>
                <w:color w:val="000000"/>
                <w:sz w:val="16"/>
                <w:szCs w:val="16"/>
              </w:rPr>
            </w:pPr>
            <w:ins w:author="Valeria Tapia" w:id="1605" w:date="2026-10-01T11:47:00Z">
              <w:r w:rsidDel="00000000" w:rsidR="00000000" w:rsidRPr="00000000">
                <w:rPr>
                  <w:b w:val="1"/>
                  <w:bCs w:val="1"/>
                  <w:color w:val="000000"/>
                  <w:sz w:val="16"/>
                  <w:szCs w:val="16"/>
                  <w:rtl w:val="0"/>
                </w:rPr>
                <w:t xml:space="preserve">APCO</w:t>
              </w:r>
            </w:ins>
          </w:p>
        </w:tc>
        <w:tc>
          <w:tcPr>
            <w:gridSpan w:val="28"/>
            <w:tcPrChange w:author="Valeria Tapia" w:id="1486" w:date="2026-10-01T18:43:00Z">
              <w:tcPr/>
            </w:tcPrChange>
          </w:tcPr>
          <w:p w:rsidR="00000000" w:rsidDel="00000000" w:rsidP="00000000" w:rsidRDefault="00000000" w:rsidRPr="00000000" w14:paraId="00001308">
            <w:pPr>
              <w:rPr>
                <w:ins w:author="Valeria Tapia" w:id="1605" w:date="2026-10-01T11:47:00Z"/>
                <w:b w:val="1"/>
                <w:bCs w:val="1"/>
                <w:color w:val="000000"/>
                <w:sz w:val="16"/>
                <w:szCs w:val="16"/>
              </w:rPr>
            </w:pPr>
            <w:ins w:author="Valeria Tapia" w:id="1605" w:date="2026-10-01T11:47:00Z">
              <w:r w:rsidDel="00000000" w:rsidR="00000000" w:rsidRPr="00000000">
                <w:rPr>
                  <w:b w:val="1"/>
                  <w:bCs w:val="1"/>
                  <w:color w:val="000000"/>
                  <w:sz w:val="16"/>
                  <w:szCs w:val="16"/>
                  <w:rtl w:val="0"/>
                </w:rPr>
                <w:t xml:space="preserve">NOMBRE DEL SISTEMA </w:t>
              </w:r>
            </w:ins>
          </w:p>
        </w:tc>
        <w:tc>
          <w:tcPr>
            <w:gridSpan w:val="12"/>
            <w:tcPrChange w:author="Valeria Tapia" w:id="1486" w:date="2026-10-01T18:43:00Z">
              <w:tcPr/>
            </w:tcPrChange>
          </w:tcPr>
          <w:p w:rsidR="00000000" w:rsidDel="00000000" w:rsidP="00000000" w:rsidRDefault="00000000" w:rsidRPr="00000000" w14:paraId="00001324">
            <w:pPr>
              <w:rPr>
                <w:ins w:author="Valeria Tapia" w:id="1605" w:date="2026-10-01T11:47:00Z"/>
                <w:b w:val="1"/>
                <w:bCs w:val="1"/>
                <w:color w:val="000000"/>
                <w:sz w:val="16"/>
                <w:szCs w:val="16"/>
              </w:rPr>
            </w:pPr>
            <w:ins w:author="Valeria Tapia" w:id="1605" w:date="2026-10-01T11:47:00Z">
              <w:r w:rsidDel="00000000" w:rsidR="00000000" w:rsidRPr="00000000">
                <w:rPr>
                  <w:b w:val="1"/>
                  <w:bCs w:val="1"/>
                  <w:color w:val="000000"/>
                  <w:sz w:val="16"/>
                  <w:szCs w:val="16"/>
                  <w:rtl w:val="0"/>
                </w:rPr>
                <w:t xml:space="preserve">NOMBRE DE LA ENTIDAD</w:t>
              </w:r>
            </w:ins>
          </w:p>
        </w:tc>
      </w:tr>
      <w:tr>
        <w:trPr>
          <w:ins w:author="Valeria Tapia" w:id="1605" w:date="2026-10-01T11:47:00Z"/>
          <w:trPrChange w:author="Valeria Tapia" w:id="1486" w:date="2026-10-01T18:43:00Z">
            <w:trPr>
              <w:cantSplit w:val="0"/>
              <w:trHeight w:val="416" w:hRule="atLeast"/>
              <w:tblHeader w:val="0"/>
            </w:trPr>
          </w:trPrChange>
        </w:trPr>
        <w:tc>
          <w:tcPr>
            <w:gridSpan w:val="24"/>
            <w:tcPrChange w:author="Valeria Tapia" w:id="1486" w:date="2026-10-01T18:43:00Z">
              <w:tcPr/>
            </w:tcPrChange>
          </w:tcPr>
          <w:p w:rsidR="00000000" w:rsidDel="00000000" w:rsidP="00000000" w:rsidRDefault="00000000" w:rsidRPr="00000000" w14:paraId="00001330">
            <w:pPr>
              <w:rPr>
                <w:ins w:author="Valeria Tapia" w:id="1605" w:date="2026-10-01T11:47:00Z"/>
                <w:b w:val="1"/>
                <w:bCs w:val="1"/>
                <w:color w:val="000000"/>
                <w:sz w:val="16"/>
                <w:szCs w:val="16"/>
              </w:rPr>
            </w:pPr>
            <w:ins w:author="Valeria Tapia" w:id="1605" w:date="2026-10-01T11:47:00Z">
              <w:r w:rsidDel="00000000" w:rsidR="00000000" w:rsidRPr="00000000">
                <w:rPr>
                  <w:b w:val="1"/>
                  <w:bCs w:val="1"/>
                  <w:color w:val="000000"/>
                  <w:sz w:val="16"/>
                  <w:szCs w:val="16"/>
                  <w:rtl w:val="0"/>
                </w:rPr>
                <w:t xml:space="preserve">AUTORIZACIÓN PREVIA DE IMPORTACIÓN</w:t>
              </w:r>
            </w:ins>
          </w:p>
        </w:tc>
        <w:tc>
          <w:tcPr>
            <w:gridSpan w:val="28"/>
            <w:tcPrChange w:author="Valeria Tapia" w:id="1486" w:date="2026-10-01T18:43:00Z">
              <w:tcPr/>
            </w:tcPrChange>
          </w:tcPr>
          <w:p w:rsidR="00000000" w:rsidDel="00000000" w:rsidP="00000000" w:rsidRDefault="00000000" w:rsidRPr="00000000" w14:paraId="00001348">
            <w:pPr>
              <w:rPr>
                <w:ins w:author="Valeria Tapia" w:id="1605" w:date="2026-10-01T11:47:00Z"/>
                <w:b w:val="1"/>
                <w:bCs w:val="1"/>
                <w:color w:val="000000"/>
                <w:sz w:val="16"/>
                <w:szCs w:val="16"/>
              </w:rPr>
            </w:pPr>
            <w:ins w:author="Valeria Tapia" w:id="1605" w:date="2026-10-01T11:47:00Z">
              <w:r w:rsidDel="00000000" w:rsidR="00000000" w:rsidRPr="00000000">
                <w:rPr>
                  <w:b w:val="1"/>
                  <w:bCs w:val="1"/>
                  <w:color w:val="000000"/>
                  <w:sz w:val="16"/>
                  <w:szCs w:val="16"/>
                  <w:rtl w:val="0"/>
                </w:rPr>
                <w:t xml:space="preserve">SIOAP</w:t>
              </w:r>
            </w:ins>
          </w:p>
        </w:tc>
        <w:tc>
          <w:tcPr>
            <w:gridSpan w:val="12"/>
            <w:tcPrChange w:author="Valeria Tapia" w:id="1486" w:date="2026-10-01T18:43:00Z">
              <w:tcPr/>
            </w:tcPrChange>
          </w:tcPr>
          <w:p w:rsidR="00000000" w:rsidDel="00000000" w:rsidP="00000000" w:rsidRDefault="00000000" w:rsidRPr="00000000" w14:paraId="00001364">
            <w:pPr>
              <w:rPr>
                <w:ins w:author="Valeria Tapia" w:id="1605" w:date="2026-10-01T11:47:00Z"/>
                <w:b w:val="1"/>
                <w:bCs w:val="1"/>
                <w:color w:val="000000"/>
                <w:sz w:val="16"/>
                <w:szCs w:val="16"/>
              </w:rPr>
            </w:pPr>
            <w:ins w:author="Valeria Tapia" w:id="1605" w:date="2026-10-01T11:47:00Z">
              <w:r w:rsidDel="00000000" w:rsidR="00000000" w:rsidRPr="00000000">
                <w:rPr>
                  <w:b w:val="1"/>
                  <w:bCs w:val="1"/>
                  <w:color w:val="000000"/>
                  <w:sz w:val="16"/>
                  <w:szCs w:val="16"/>
                  <w:rtl w:val="0"/>
                </w:rPr>
                <w:t xml:space="preserve">VICEMINISTERIO DE TRANSPORTES</w:t>
              </w:r>
            </w:ins>
          </w:p>
        </w:tc>
      </w:tr>
      <w:tr>
        <w:trPr>
          <w:ins w:author="Valeria Tapia" w:id="1605" w:date="2026-10-01T11:47:00Z"/>
          <w:trPrChange w:author="Valeria Tapia" w:id="1486" w:date="2026-10-01T18:43:00Z">
            <w:trPr>
              <w:cantSplit w:val="0"/>
              <w:trHeight w:val="240" w:hRule="atLeast"/>
              <w:tblHeader w:val="0"/>
            </w:trPr>
          </w:trPrChange>
        </w:trPr>
        <w:tc>
          <w:tcPr>
            <w:gridSpan w:val="24"/>
            <w:tcPrChange w:author="Valeria Tapia" w:id="1486" w:date="2026-10-01T18:43:00Z">
              <w:tcPr/>
            </w:tcPrChange>
          </w:tcPr>
          <w:p w:rsidR="00000000" w:rsidDel="00000000" w:rsidP="00000000" w:rsidRDefault="00000000" w:rsidRPr="00000000" w14:paraId="00001370">
            <w:pPr>
              <w:rPr>
                <w:ins w:author="Valeria Tapia" w:id="1605" w:date="2026-10-01T11:47:00Z"/>
                <w:b w:val="1"/>
                <w:bCs w:val="1"/>
                <w:color w:val="000000"/>
                <w:sz w:val="16"/>
                <w:szCs w:val="16"/>
              </w:rPr>
            </w:pPr>
            <w:ins w:author="Valeria Tapia" w:id="1605" w:date="2026-10-01T11:47:00Z">
              <w:r w:rsidDel="00000000" w:rsidR="00000000" w:rsidRPr="00000000">
                <w:rPr>
                  <w:b w:val="1"/>
                  <w:bCs w:val="1"/>
                  <w:color w:val="000000"/>
                  <w:sz w:val="16"/>
                  <w:szCs w:val="16"/>
                  <w:rtl w:val="0"/>
                </w:rPr>
                <w:t xml:space="preserve">CERTIFICADO FITOSANITARIO</w:t>
              </w:r>
            </w:ins>
          </w:p>
        </w:tc>
        <w:tc>
          <w:tcPr>
            <w:gridSpan w:val="28"/>
            <w:tcPrChange w:author="Valeria Tapia" w:id="1486" w:date="2026-10-01T18:43:00Z">
              <w:tcPr/>
            </w:tcPrChange>
          </w:tcPr>
          <w:p w:rsidR="00000000" w:rsidDel="00000000" w:rsidP="00000000" w:rsidRDefault="00000000" w:rsidRPr="00000000" w14:paraId="00001388">
            <w:pPr>
              <w:rPr>
                <w:ins w:author="Valeria Tapia" w:id="1605" w:date="2026-10-01T11:47:00Z"/>
                <w:b w:val="1"/>
                <w:bCs w:val="1"/>
                <w:color w:val="000000"/>
                <w:sz w:val="16"/>
                <w:szCs w:val="16"/>
              </w:rPr>
            </w:pPr>
            <w:ins w:author="Valeria Tapia" w:id="1605" w:date="2026-10-01T11:47:00Z">
              <w:r w:rsidDel="00000000" w:rsidR="00000000" w:rsidRPr="00000000">
                <w:rPr>
                  <w:b w:val="1"/>
                  <w:bCs w:val="1"/>
                  <w:color w:val="000000"/>
                  <w:sz w:val="16"/>
                  <w:szCs w:val="16"/>
                  <w:rtl w:val="0"/>
                </w:rPr>
                <w:t xml:space="preserve">PATUJU</w:t>
              </w:r>
            </w:ins>
          </w:p>
        </w:tc>
        <w:tc>
          <w:tcPr>
            <w:gridSpan w:val="12"/>
            <w:tcPrChange w:author="Valeria Tapia" w:id="1486" w:date="2026-10-01T18:43:00Z">
              <w:tcPr/>
            </w:tcPrChange>
          </w:tcPr>
          <w:p w:rsidR="00000000" w:rsidDel="00000000" w:rsidP="00000000" w:rsidRDefault="00000000" w:rsidRPr="00000000" w14:paraId="000013A4">
            <w:pPr>
              <w:rPr>
                <w:ins w:author="Valeria Tapia" w:id="1605" w:date="2026-10-01T11:47:00Z"/>
                <w:b w:val="1"/>
                <w:bCs w:val="1"/>
                <w:color w:val="000000"/>
                <w:sz w:val="16"/>
                <w:szCs w:val="16"/>
              </w:rPr>
            </w:pPr>
            <w:ins w:author="Valeria Tapia" w:id="1605" w:date="2026-10-01T11:47:00Z">
              <w:r w:rsidDel="00000000" w:rsidR="00000000" w:rsidRPr="00000000">
                <w:rPr>
                  <w:b w:val="1"/>
                  <w:bCs w:val="1"/>
                  <w:color w:val="000000"/>
                  <w:sz w:val="16"/>
                  <w:szCs w:val="16"/>
                  <w:rtl w:val="0"/>
                </w:rPr>
                <w:t xml:space="preserve">SENASAG</w:t>
              </w:r>
            </w:ins>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bdd7ee" w:val="clear"/>
              </w:tcPr>
            </w:tcPrChange>
          </w:tcPr>
          <w:p w:rsidR="00000000" w:rsidDel="00000000" w:rsidP="00000000" w:rsidRDefault="00000000" w:rsidRPr="00000000" w14:paraId="000013B0">
            <w:pPr>
              <w:rPr>
                <w:b w:val="1"/>
                <w:bCs w:val="1"/>
                <w:sz w:val="16"/>
                <w:szCs w:val="16"/>
              </w:rPr>
            </w:pPr>
            <w:r w:rsidDel="00000000" w:rsidR="00000000" w:rsidRPr="00000000">
              <w:rPr>
                <w:b w:val="1"/>
                <w:bCs w:val="1"/>
                <w:sz w:val="16"/>
                <w:szCs w:val="16"/>
                <w:rtl w:val="0"/>
              </w:rPr>
              <w:t xml:space="preserve">II. </w:t>
            </w:r>
            <w:ins w:author="Valeria Tapia" w:id="1608" w:date="2026-10-01T12:33:00Z">
              <w:r w:rsidDel="00000000" w:rsidR="00000000" w:rsidRPr="00000000">
                <w:rPr>
                  <w:b w:val="1"/>
                  <w:bCs w:val="1"/>
                  <w:sz w:val="16"/>
                  <w:szCs w:val="16"/>
                  <w:rtl w:val="0"/>
                </w:rPr>
                <w:t xml:space="preserve">REGISTRO DE OPERADORES</w:t>
              </w:r>
            </w:ins>
            <w:del w:author="Valeria Tapia" w:id="1608" w:date="2026-10-01T12:33:00Z">
              <w:r w:rsidDel="00000000" w:rsidR="00000000" w:rsidRPr="00000000">
                <w:rPr>
                  <w:b w:val="1"/>
                  <w:bCs w:val="1"/>
                  <w:sz w:val="16"/>
                  <w:szCs w:val="16"/>
                  <w:highlight w:val="yellow"/>
                  <w:rtl w:val="0"/>
                  <w:rPrChange w:author="Valeria Tapia" w:id="1609" w:date="2026-10-01T11:31:00Z">
                    <w:rPr>
                      <w:b w:val="1"/>
                      <w:bCs w:val="1"/>
                      <w:sz w:val="16"/>
                      <w:szCs w:val="16"/>
                    </w:rPr>
                  </w:rPrChange>
                </w:rPr>
                <w:delText xml:space="preserve">ENTIDADES CON SISTEMA PARA LA EMISIÓN DE DOCUMENTOS REQUERIDOS</w:delText>
              </w:r>
              <w:r w:rsidDel="00000000" w:rsidR="00000000" w:rsidRPr="00000000">
                <w:rPr>
                  <w:b w:val="1"/>
                  <w:bCs w:val="1"/>
                  <w:sz w:val="16"/>
                  <w:szCs w:val="16"/>
                  <w:rtl w:val="0"/>
                </w:rPr>
                <w:delText xml:space="preserve">.</w:delText>
              </w:r>
            </w:del>
            <w:r w:rsidDel="00000000" w:rsidR="00000000" w:rsidRPr="00000000">
              <w:rPr>
                <w:rtl w:val="0"/>
              </w:rPr>
            </w:r>
          </w:p>
        </w:tc>
      </w:tr>
      <w:tr>
        <w:trPr>
          <w:trPrChange w:author="Valeria Tapia" w:id="1486" w:date="2026-10-01T18:43:00Z">
            <w:trPr>
              <w:cantSplit w:val="0"/>
              <w:trHeight w:val="247"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13F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Open Sans Light" w:cs="Open Sans Light" w:eastAsia="Open Sans Light" w:hAnsi="Open Sans Light"/>
                <w:smallCaps w:val="0"/>
                <w:strike w:val="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¿LA ENTIDAD DISPONE DE UN SISTEMA INFORMÁTICO PARA REALIZAR EL REGISTRO DE OPERADORES? </w:t>
            </w:r>
            <w:r w:rsidDel="00000000" w:rsidR="00000000" w:rsidRPr="00000000">
              <w:rPr>
                <w:rFonts w:ascii="Open Sans Light" w:cs="Open Sans Light" w:eastAsia="Open Sans Light" w:hAnsi="Open Sans Light"/>
                <w:b w:val="0"/>
                <w:bCs w:val="0"/>
                <w:i w:val="0"/>
                <w:iCs w:val="0"/>
                <w:smallCaps w:val="0"/>
                <w:strike w:val="0"/>
                <w:color w:val="000000"/>
                <w:sz w:val="16"/>
                <w:szCs w:val="16"/>
                <w:u w:val="none"/>
                <w:shd w:fill="auto" w:val="clear"/>
                <w:vertAlign w:val="baseline"/>
                <w:rtl w:val="0"/>
              </w:rPr>
              <w:t xml:space="preserve">(seleccione marcando con una X)</w:t>
            </w:r>
            <w:r w:rsidDel="00000000" w:rsidR="00000000" w:rsidRPr="00000000">
              <w:rPr>
                <w:rtl w:val="0"/>
              </w:rPr>
            </w:r>
          </w:p>
        </w:tc>
      </w:tr>
      <w:tr>
        <w:trPr>
          <w:trPrChange w:author="Valeria Tapia" w:id="1486" w:date="2026-10-01T18:43:00Z">
            <w:trPr>
              <w:cantSplit w:val="0"/>
              <w:trHeight w:val="360" w:hRule="atLeast"/>
              <w:tblHeader w:val="0"/>
            </w:trPr>
          </w:trPrChange>
        </w:trPr>
        <w:tc>
          <w:tcPr>
            <w:gridSpan w:val="4"/>
            <w:tcPrChange w:author="Valeria Tapia" w:id="1486" w:date="2026-10-01T18:43:00Z">
              <w:tcPr>
                <w:shd w:fill="auto" w:val="clear"/>
                <w:vAlign w:val="center"/>
              </w:tcPr>
            </w:tcPrChange>
          </w:tcPr>
          <w:p w:rsidR="00000000" w:rsidDel="00000000" w:rsidP="00000000" w:rsidRDefault="00000000" w:rsidRPr="00000000" w14:paraId="00001430">
            <w:pPr>
              <w:jc w:val="right"/>
              <w:rPr>
                <w:color w:val="000000"/>
                <w:sz w:val="16"/>
                <w:szCs w:val="16"/>
              </w:rPr>
            </w:pPr>
            <w:r w:rsidDel="00000000" w:rsidR="00000000" w:rsidRPr="00000000">
              <w:rPr>
                <w:color w:val="000000"/>
                <w:sz w:val="16"/>
                <w:szCs w:val="16"/>
                <w:rtl w:val="0"/>
              </w:rPr>
              <w:t xml:space="preserve">SI</w:t>
            </w:r>
          </w:p>
        </w:tc>
        <w:tc>
          <w:tcPr>
            <w:gridSpan w:val="6"/>
            <w:tcPrChange w:author="Valeria Tapia" w:id="1486" w:date="2026-10-01T18:43:00Z">
              <w:tcPr>
                <w:shd w:fill="auto" w:val="clear"/>
                <w:vAlign w:val="center"/>
              </w:tcPr>
            </w:tcPrChange>
          </w:tcPr>
          <w:p w:rsidR="00000000" w:rsidDel="00000000" w:rsidP="00000000" w:rsidRDefault="00000000" w:rsidRPr="00000000" w14:paraId="00001434">
            <w:pPr>
              <w:jc w:val="right"/>
              <w:rPr>
                <w:color w:val="000000"/>
                <w:sz w:val="16"/>
                <w:szCs w:val="16"/>
              </w:rPr>
            </w:pPr>
            <w:r w:rsidDel="00000000" w:rsidR="00000000" w:rsidRPr="00000000">
              <w:rPr>
                <w:color w:val="000000"/>
                <w:sz w:val="16"/>
                <w:szCs w:val="16"/>
                <w:rtl w:val="0"/>
              </w:rPr>
              <w:t xml:space="preserve"> </w:t>
            </w:r>
          </w:p>
        </w:tc>
        <w:tc>
          <w:tcPr>
            <w:tcPrChange w:author="Valeria Tapia" w:id="1486" w:date="2026-10-01T18:43:00Z">
              <w:tcPr>
                <w:shd w:fill="auto" w:val="clear"/>
                <w:vAlign w:val="center"/>
              </w:tcPr>
            </w:tcPrChange>
          </w:tcPr>
          <w:p w:rsidR="00000000" w:rsidDel="00000000" w:rsidP="00000000" w:rsidRDefault="00000000" w:rsidRPr="00000000" w14:paraId="0000143A">
            <w:pPr>
              <w:jc w:val="right"/>
              <w:rPr>
                <w:color w:val="000000"/>
                <w:sz w:val="16"/>
                <w:szCs w:val="16"/>
              </w:rPr>
            </w:pPr>
            <w:r w:rsidDel="00000000" w:rsidR="00000000" w:rsidRPr="00000000">
              <w:rPr>
                <w:color w:val="000000"/>
                <w:sz w:val="16"/>
                <w:szCs w:val="16"/>
                <w:rtl w:val="0"/>
              </w:rPr>
              <w:t xml:space="preserve">NO</w:t>
            </w:r>
          </w:p>
        </w:tc>
        <w:tc>
          <w:tcPr>
            <w:gridSpan w:val="4"/>
            <w:tcPrChange w:author="Valeria Tapia" w:id="1486" w:date="2026-10-01T18:43:00Z">
              <w:tcPr>
                <w:shd w:fill="auto" w:val="clear"/>
                <w:vAlign w:val="center"/>
              </w:tcPr>
            </w:tcPrChange>
          </w:tcPr>
          <w:p w:rsidR="00000000" w:rsidDel="00000000" w:rsidP="00000000" w:rsidRDefault="00000000" w:rsidRPr="00000000" w14:paraId="0000143B">
            <w:pPr>
              <w:jc w:val="right"/>
              <w:rPr>
                <w:color w:val="000000"/>
                <w:sz w:val="16"/>
                <w:szCs w:val="16"/>
              </w:rPr>
            </w:pPr>
            <w:r w:rsidDel="00000000" w:rsidR="00000000" w:rsidRPr="00000000">
              <w:rPr>
                <w:color w:val="000000"/>
                <w:sz w:val="16"/>
                <w:szCs w:val="16"/>
                <w:rtl w:val="0"/>
              </w:rPr>
              <w:t xml:space="preserve"> </w:t>
            </w:r>
          </w:p>
        </w:tc>
        <w:tc>
          <w:tcPr>
            <w:gridSpan w:val="44"/>
            <w:tcPrChange w:author="Valeria Tapia" w:id="1486" w:date="2026-10-01T18:43:00Z">
              <w:tcPr>
                <w:vAlign w:val="center"/>
              </w:tcPr>
            </w:tcPrChange>
          </w:tcPr>
          <w:p w:rsidR="00000000" w:rsidDel="00000000" w:rsidP="00000000" w:rsidRDefault="00000000" w:rsidRPr="00000000" w14:paraId="0000143F">
            <w:pPr>
              <w:jc w:val="right"/>
              <w:rPr>
                <w:del w:author="Valeria Tapia" w:id="1611" w:date="2026-10-01T17:55:00Z"/>
                <w:color w:val="000000"/>
                <w:sz w:val="16"/>
                <w:szCs w:val="16"/>
              </w:rPr>
            </w:pPr>
            <w:del w:author="Valeria Tapia" w:id="1611" w:date="2026-10-01T17:55:00Z">
              <w:r w:rsidDel="00000000" w:rsidR="00000000" w:rsidRPr="00000000">
                <w:rPr>
                  <w:color w:val="000000"/>
                  <w:sz w:val="16"/>
                  <w:szCs w:val="16"/>
                  <w:rtl w:val="0"/>
                </w:rPr>
                <w:delText xml:space="preserve">EN DESARROLLO:</w:delText>
              </w:r>
            </w:del>
          </w:p>
          <w:p w:rsidR="00000000" w:rsidDel="00000000" w:rsidP="00000000" w:rsidRDefault="00000000" w:rsidRPr="00000000" w14:paraId="00001440">
            <w:pPr>
              <w:jc w:val="left"/>
              <w:rPr>
                <w:color w:val="000000"/>
                <w:sz w:val="16"/>
                <w:szCs w:val="16"/>
              </w:rPr>
            </w:pPr>
            <w:del w:author="Valeria Tapia" w:id="1611" w:date="2026-10-01T17:55:00Z">
              <w:r w:rsidDel="00000000" w:rsidR="00000000" w:rsidRPr="00000000">
                <w:rPr>
                  <w:color w:val="000000"/>
                  <w:sz w:val="16"/>
                  <w:szCs w:val="16"/>
                  <w:rtl w:val="0"/>
                </w:rPr>
                <w:delText xml:space="preserve">% DE AVANCE DEL DESARROLLO:</w:delText>
              </w:r>
            </w:del>
            <w:r w:rsidDel="00000000" w:rsidR="00000000" w:rsidRPr="00000000">
              <w:rPr>
                <w:rtl w:val="0"/>
              </w:rPr>
            </w:r>
          </w:p>
        </w:tc>
        <w:tc>
          <w:tcPr>
            <w:gridSpan w:val="5"/>
            <w:tcPrChange w:author="Valeria Tapia" w:id="1486" w:date="2026-10-01T18:43:00Z">
              <w:tcPr>
                <w:shd w:fill="auto" w:val="clear"/>
                <w:vAlign w:val="center"/>
              </w:tcPr>
            </w:tcPrChange>
          </w:tcPr>
          <w:p w:rsidR="00000000" w:rsidDel="00000000" w:rsidP="00000000" w:rsidRDefault="00000000" w:rsidRPr="00000000" w14:paraId="0000146C">
            <w:pPr>
              <w:jc w:val="right"/>
              <w:rPr>
                <w:color w:val="000000"/>
                <w:sz w:val="16"/>
                <w:szCs w:val="16"/>
              </w:rPr>
            </w:pPr>
            <w:r w:rsidDel="00000000" w:rsidR="00000000" w:rsidRPr="00000000">
              <w:rPr>
                <w:color w:val="000000"/>
                <w:sz w:val="16"/>
                <w:szCs w:val="16"/>
                <w:rtl w:val="0"/>
              </w:rPr>
              <w:t xml:space="preserve"> </w:t>
            </w:r>
          </w:p>
        </w:tc>
      </w:tr>
      <w:tr>
        <w:trPr>
          <w:del w:author="Valeria Tapia" w:id="1612" w:date="2026-10-01T11:39:00Z"/>
          <w:trPrChange w:author="Valeria Tapia" w:id="1486" w:date="2026-10-01T18:43:00Z">
            <w:trPr>
              <w:cantSplit w:val="0"/>
              <w:trHeight w:val="383" w:hRule="atLeast"/>
              <w:tblHeader w:val="0"/>
            </w:trPr>
          </w:trPrChange>
        </w:trPr>
        <w:tc>
          <w:tcPr>
            <w:gridSpan w:val="64"/>
            <w:tcPrChange w:author="Valeria Tapia" w:id="1486" w:date="2026-10-01T18:43:00Z">
              <w:tcPr>
                <w:shd w:fill="ffffff" w:val="clear"/>
              </w:tcPr>
            </w:tcPrChange>
          </w:tcPr>
          <w:p w:rsidR="00000000" w:rsidDel="00000000" w:rsidP="00000000" w:rsidRDefault="00000000" w:rsidRPr="00000000" w14:paraId="00001471">
            <w:pPr>
              <w:rPr>
                <w:del w:author="Valeria Tapia" w:id="1612" w:date="2026-10-01T11:39:00Z"/>
                <w:i w:val="1"/>
                <w:iCs w:val="1"/>
                <w:color w:val="000000"/>
                <w:sz w:val="16"/>
                <w:szCs w:val="16"/>
              </w:rPr>
            </w:pPr>
            <w:del w:author="Valeria Tapia" w:id="1612" w:date="2026-10-01T11:39:00Z">
              <w:r w:rsidDel="00000000" w:rsidR="00000000" w:rsidRPr="00000000">
                <w:rPr>
                  <w:i w:val="1"/>
                  <w:iCs w:val="1"/>
                  <w:color w:val="000000"/>
                  <w:sz w:val="16"/>
                  <w:szCs w:val="16"/>
                  <w:rtl w:val="0"/>
                </w:rPr>
                <w:delText xml:space="preserve">SI LA RESPUESTA ES "SI"  O "EN DESARROLLO"  CONTINÚE  CON LA PREGUNTA 2, SI LA RESPUESTA ES "</w:delText>
              </w:r>
              <w:r w:rsidDel="00000000" w:rsidR="00000000" w:rsidRPr="00000000">
                <w:rPr>
                  <w:b w:val="1"/>
                  <w:bCs w:val="1"/>
                  <w:i w:val="1"/>
                  <w:iCs w:val="1"/>
                  <w:color w:val="000000"/>
                  <w:sz w:val="16"/>
                  <w:szCs w:val="16"/>
                  <w:rtl w:val="0"/>
                </w:rPr>
                <w:delText xml:space="preserve">NO</w:delText>
              </w:r>
              <w:r w:rsidDel="00000000" w:rsidR="00000000" w:rsidRPr="00000000">
                <w:rPr>
                  <w:i w:val="1"/>
                  <w:iCs w:val="1"/>
                  <w:color w:val="000000"/>
                  <w:sz w:val="16"/>
                  <w:szCs w:val="16"/>
                  <w:rtl w:val="0"/>
                </w:rPr>
                <w:delText xml:space="preserve">",  CONTINÚE CON  LA PREGUNTA 3.</w:delText>
              </w:r>
            </w:del>
          </w:p>
        </w:tc>
      </w:tr>
      <w:tr>
        <w:trPr>
          <w:ins w:author="Valeria Tapia" w:id="1613" w:date="2026-10-01T11:17:00Z"/>
          <w:trPrChange w:author="Valeria Tapia" w:id="1486" w:date="2026-10-01T18:43:00Z">
            <w:trPr>
              <w:cantSplit w:val="0"/>
              <w:trHeight w:val="383" w:hRule="atLeast"/>
              <w:tblHeader w:val="0"/>
            </w:trPr>
          </w:trPrChange>
        </w:trPr>
        <w:tc>
          <w:tcPr>
            <w:gridSpan w:val="64"/>
            <w:tcPrChange w:author="Valeria Tapia" w:id="1486" w:date="2026-10-01T18:43:00Z">
              <w:tcPr>
                <w:shd w:fill="ffffff" w:val="clear"/>
              </w:tcPr>
            </w:tcPrChange>
          </w:tcPr>
          <w:p w:rsidR="00000000" w:rsidDel="00000000" w:rsidP="00000000" w:rsidRDefault="00000000" w:rsidRPr="00000000" w14:paraId="000014B1">
            <w:pPr>
              <w:rPr>
                <w:ins w:author="Valeria Tapia" w:id="1613" w:date="2026-10-01T11:17:00Z"/>
                <w:i w:val="1"/>
                <w:iCs w:val="1"/>
                <w:color w:val="000000"/>
                <w:sz w:val="16"/>
                <w:szCs w:val="16"/>
              </w:rPr>
            </w:pPr>
            <w:ins w:author="Valeria Tapia" w:id="1613" w:date="2026-10-01T11:17:00Z">
              <w:r w:rsidDel="00000000" w:rsidR="00000000" w:rsidRPr="00000000">
                <w:rPr>
                  <w:b w:val="1"/>
                  <w:bCs w:val="1"/>
                  <w:color w:val="000000"/>
                  <w:sz w:val="16"/>
                  <w:szCs w:val="16"/>
                  <w:rtl w:val="0"/>
                </w:rPr>
                <w:t xml:space="preserve">SUSTENTO NORMATIVO </w:t>
              </w:r>
              <w:r w:rsidDel="00000000" w:rsidR="00000000" w:rsidRPr="00000000">
                <w:rPr>
                  <w:b w:val="1"/>
                  <w:bCs w:val="1"/>
                  <w:sz w:val="16"/>
                  <w:szCs w:val="16"/>
                  <w:rtl w:val="0"/>
                </w:rPr>
                <w:t xml:space="preserve">VIGENTE</w:t>
              </w:r>
              <w:r w:rsidDel="00000000" w:rsidR="00000000" w:rsidRPr="00000000">
                <w:rPr>
                  <w:b w:val="1"/>
                  <w:bCs w:val="1"/>
                  <w:color w:val="000000"/>
                  <w:sz w:val="16"/>
                  <w:szCs w:val="16"/>
                  <w:rtl w:val="0"/>
                </w:rPr>
                <w:t xml:space="preserve"> (LEY, DECRETO SUPREMO, RESOLUCIÓN U OTROS)</w:t>
              </w:r>
              <w:r w:rsidDel="00000000" w:rsidR="00000000" w:rsidRPr="00000000">
                <w:rPr>
                  <w:i w:val="1"/>
                  <w:iCs w:val="1"/>
                  <w:color w:val="000000"/>
                  <w:sz w:val="16"/>
                  <w:szCs w:val="16"/>
                  <w:rtl w:val="0"/>
                </w:rPr>
                <w:t xml:space="preserve"> </w:t>
              </w:r>
              <w:r w:rsidDel="00000000" w:rsidR="00000000" w:rsidRPr="00000000">
                <w:rPr>
                  <w:color w:val="000000"/>
                  <w:sz w:val="16"/>
                  <w:szCs w:val="16"/>
                  <w:rtl w:val="0"/>
                </w:rPr>
                <w:t xml:space="preserve">(</w:t>
              </w:r>
              <w:r w:rsidDel="00000000" w:rsidR="00000000" w:rsidRPr="00000000">
                <w:rPr>
                  <w:i w:val="1"/>
                  <w:iCs w:val="1"/>
                  <w:color w:val="000000"/>
                  <w:sz w:val="14"/>
                  <w:szCs w:val="14"/>
                  <w:rtl w:val="0"/>
                </w:rPr>
                <w:t xml:space="preserve">Señalar normativa que respalde registro de operadores</w:t>
              </w:r>
              <w:r w:rsidDel="00000000" w:rsidR="00000000" w:rsidRPr="00000000">
                <w:rPr>
                  <w:color w:val="000000"/>
                  <w:sz w:val="16"/>
                  <w:szCs w:val="16"/>
                  <w:rtl w:val="0"/>
                </w:rPr>
                <w:t xml:space="preserve">)</w:t>
              </w:r>
              <w:r w:rsidDel="00000000" w:rsidR="00000000" w:rsidRPr="00000000">
                <w:rPr>
                  <w:rtl w:val="0"/>
                </w:rPr>
              </w:r>
            </w:ins>
          </w:p>
        </w:tc>
      </w:tr>
      <w:tr>
        <w:trPr>
          <w:ins w:author="Valeria Tapia" w:id="1613" w:date="2026-10-01T11:17:00Z"/>
          <w:trPrChange w:author="Valeria Tapia" w:id="1486" w:date="2026-10-01T18:43:00Z">
            <w:trPr>
              <w:cantSplit w:val="0"/>
              <w:trHeight w:val="383" w:hRule="atLeast"/>
              <w:tblHeader w:val="0"/>
            </w:trPr>
          </w:trPrChange>
        </w:trPr>
        <w:tc>
          <w:tcPr>
            <w:gridSpan w:val="64"/>
            <w:tcPrChange w:author="Valeria Tapia" w:id="1486" w:date="2026-10-01T18:43:00Z">
              <w:tcPr>
                <w:shd w:fill="ffffff" w:val="clear"/>
              </w:tcPr>
            </w:tcPrChange>
          </w:tcPr>
          <w:p w:rsidR="00000000" w:rsidDel="00000000" w:rsidP="00000000" w:rsidRDefault="00000000" w:rsidRPr="00000000" w14:paraId="000014F1">
            <w:pPr>
              <w:jc w:val="left"/>
              <w:rPr>
                <w:ins w:author="Valeria Tapia" w:id="1613" w:date="2026-10-01T11:17:00Z"/>
                <w:i w:val="1"/>
                <w:iCs w:val="1"/>
                <w:color w:val="000000"/>
                <w:sz w:val="16"/>
                <w:szCs w:val="16"/>
              </w:rPr>
            </w:pPr>
            <w:ins w:author="Valeria Tapia" w:id="1613" w:date="2026-10-01T11:17:00Z">
              <w:r w:rsidDel="00000000" w:rsidR="00000000" w:rsidRPr="00000000">
                <w:rPr>
                  <w:i w:val="1"/>
                  <w:iCs w:val="1"/>
                  <w:color w:val="000000"/>
                  <w:sz w:val="16"/>
                  <w:szCs w:val="16"/>
                  <w:rtl w:val="0"/>
                </w:rPr>
                <w:t xml:space="preserve">Ej:  Normativa para la emisión:</w:t>
              </w:r>
            </w:ins>
          </w:p>
          <w:p w:rsidR="00000000" w:rsidDel="00000000" w:rsidP="00000000" w:rsidRDefault="00000000" w:rsidRPr="00000000" w14:paraId="000014F2">
            <w:pPr>
              <w:rPr>
                <w:ins w:author="Valeria Tapia" w:id="1613" w:date="2026-10-01T11:17:00Z"/>
                <w:rFonts w:ascii="Arial" w:cs="Arial" w:eastAsia="Arial" w:hAnsi="Arial"/>
                <w:color w:val="6c6c6c"/>
                <w:sz w:val="21"/>
                <w:szCs w:val="21"/>
                <w:highlight w:val="white"/>
              </w:rPr>
            </w:pPr>
            <w:ins w:author="Valeria Tapia" w:id="1613" w:date="2026-10-01T11:17:00Z">
              <w:r w:rsidDel="00000000" w:rsidR="00000000" w:rsidRPr="00000000">
                <w:rPr>
                  <w:b w:val="1"/>
                  <w:bCs w:val="1"/>
                  <w:i w:val="1"/>
                  <w:iCs w:val="1"/>
                  <w:color w:val="000000"/>
                  <w:sz w:val="16"/>
                  <w:szCs w:val="16"/>
                  <w:rtl w:val="0"/>
                </w:rPr>
                <w:t xml:space="preserve">Artí</w:t>
              </w:r>
              <w:r w:rsidDel="00000000" w:rsidR="00000000" w:rsidRPr="00000000">
                <w:rPr>
                  <w:b w:val="1"/>
                  <w:bCs w:val="1"/>
                  <w:i w:val="1"/>
                  <w:iCs w:val="1"/>
                  <w:color w:val="000000"/>
                  <w:sz w:val="16"/>
                  <w:szCs w:val="16"/>
                  <w:highlight w:val="yellow"/>
                  <w:rtl w:val="0"/>
                </w:rPr>
                <w:t xml:space="preserve">culo</w:t>
              </w:r>
              <w:r w:rsidDel="00000000" w:rsidR="00000000" w:rsidRPr="00000000">
                <w:rPr>
                  <w:b w:val="1"/>
                  <w:bCs w:val="1"/>
                  <w:i w:val="1"/>
                  <w:iCs w:val="1"/>
                  <w:color w:val="000000"/>
                  <w:sz w:val="14"/>
                  <w:szCs w:val="14"/>
                  <w:rtl w:val="0"/>
                </w:rPr>
                <w:t xml:space="preserve">s</w:t>
              </w:r>
              <w:r w:rsidDel="00000000" w:rsidR="00000000" w:rsidRPr="00000000">
                <w:rPr>
                  <w:b w:val="1"/>
                  <w:bCs w:val="1"/>
                  <w:i w:val="1"/>
                  <w:iCs w:val="1"/>
                  <w:color w:val="000000"/>
                  <w:sz w:val="16"/>
                  <w:szCs w:val="16"/>
                  <w:highlight w:val="yellow"/>
                  <w:rtl w:val="0"/>
                </w:rPr>
                <w:t xml:space="preserve"> </w:t>
              </w:r>
              <w:r w:rsidDel="00000000" w:rsidR="00000000" w:rsidRPr="00000000">
                <w:rPr>
                  <w:b w:val="1"/>
                  <w:bCs w:val="1"/>
                  <w:i w:val="1"/>
                  <w:iCs w:val="1"/>
                  <w:color w:val="000000"/>
                  <w:sz w:val="16"/>
                  <w:szCs w:val="16"/>
                  <w:rtl w:val="0"/>
                </w:rPr>
                <w:t xml:space="preserve">5</w:t>
              </w:r>
              <w:r w:rsidDel="00000000" w:rsidR="00000000" w:rsidRPr="00000000">
                <w:rPr>
                  <w:b w:val="1"/>
                  <w:bCs w:val="1"/>
                  <w:i w:val="1"/>
                  <w:iCs w:val="1"/>
                  <w:color w:val="000000"/>
                  <w:sz w:val="16"/>
                  <w:szCs w:val="16"/>
                  <w:highlight w:val="yellow"/>
                  <w:rtl w:val="0"/>
                </w:rPr>
                <w:t xml:space="preserve"> y 6</w:t>
              </w:r>
              <w:r w:rsidDel="00000000" w:rsidR="00000000" w:rsidRPr="00000000">
                <w:rPr>
                  <w:i w:val="1"/>
                  <w:iCs w:val="1"/>
                  <w:color w:val="000000"/>
                  <w:sz w:val="16"/>
                  <w:szCs w:val="16"/>
                  <w:rtl w:val="0"/>
                </w:rPr>
                <w:t xml:space="preserve">  del Decreto Supremo </w:t>
              </w:r>
              <w:r w:rsidDel="00000000" w:rsidR="00000000" w:rsidRPr="00000000">
                <w:rPr>
                  <w:i w:val="1"/>
                  <w:iCs w:val="1"/>
                  <w:color w:val="000000"/>
                  <w:sz w:val="16"/>
                  <w:szCs w:val="16"/>
                  <w:highlight w:val="yellow"/>
                  <w:rtl w:val="0"/>
                </w:rPr>
                <w:t xml:space="preserve">29165</w:t>
              </w:r>
              <w:r w:rsidDel="00000000" w:rsidR="00000000" w:rsidRPr="00000000">
                <w:rPr>
                  <w:i w:val="1"/>
                  <w:iCs w:val="1"/>
                  <w:color w:val="000000"/>
                  <w:sz w:val="16"/>
                  <w:szCs w:val="16"/>
                  <w:rtl w:val="0"/>
                </w:rPr>
                <w:t xml:space="preserve"> de 1</w:t>
              </w:r>
              <w:r w:rsidDel="00000000" w:rsidR="00000000" w:rsidRPr="00000000">
                <w:rPr>
                  <w:i w:val="1"/>
                  <w:iCs w:val="1"/>
                  <w:color w:val="000000"/>
                  <w:sz w:val="16"/>
                  <w:szCs w:val="16"/>
                  <w:highlight w:val="yellow"/>
                  <w:rtl w:val="0"/>
                </w:rPr>
                <w:t xml:space="preserve">3</w:t>
              </w:r>
              <w:r w:rsidDel="00000000" w:rsidR="00000000" w:rsidRPr="00000000">
                <w:rPr>
                  <w:i w:val="1"/>
                  <w:iCs w:val="1"/>
                  <w:color w:val="000000"/>
                  <w:sz w:val="16"/>
                  <w:szCs w:val="16"/>
                  <w:rtl w:val="0"/>
                </w:rPr>
                <w:t xml:space="preserve">/06/20</w:t>
              </w:r>
              <w:r w:rsidDel="00000000" w:rsidR="00000000" w:rsidRPr="00000000">
                <w:rPr>
                  <w:i w:val="1"/>
                  <w:iCs w:val="1"/>
                  <w:color w:val="000000"/>
                  <w:sz w:val="16"/>
                  <w:szCs w:val="16"/>
                  <w:highlight w:val="yellow"/>
                  <w:rtl w:val="0"/>
                </w:rPr>
                <w:t xml:space="preserve">07 que crea Servicio Nacional de Registro y Control de la Comercialización de Minerales y Metales</w:t>
              </w:r>
              <w:r w:rsidDel="00000000" w:rsidR="00000000" w:rsidRPr="00000000">
                <w:rPr>
                  <w:rtl w:val="0"/>
                </w:rPr>
              </w:r>
            </w:ins>
          </w:p>
          <w:p w:rsidR="00000000" w:rsidDel="00000000" w:rsidP="00000000" w:rsidRDefault="00000000" w:rsidRPr="00000000" w14:paraId="000014F3">
            <w:pPr>
              <w:rPr>
                <w:ins w:author="Valeria Tapia" w:id="1613" w:date="2026-10-01T11:17:00Z"/>
                <w:i w:val="1"/>
                <w:iCs w:val="1"/>
                <w:color w:val="000000"/>
                <w:sz w:val="16"/>
                <w:szCs w:val="16"/>
              </w:rPr>
            </w:pPr>
            <w:ins w:author="Valeria Tapia" w:id="1613" w:date="2026-10-01T11:17:00Z">
              <w:r w:rsidDel="00000000" w:rsidR="00000000" w:rsidRPr="00000000">
                <w:rPr>
                  <w:b w:val="1"/>
                  <w:bCs w:val="1"/>
                  <w:i w:val="1"/>
                  <w:iCs w:val="1"/>
                  <w:color w:val="000000"/>
                  <w:sz w:val="16"/>
                  <w:szCs w:val="16"/>
                  <w:rtl w:val="0"/>
                </w:rPr>
                <w:t xml:space="preserve">Artículo 6 y 7 </w:t>
              </w:r>
              <w:r w:rsidDel="00000000" w:rsidR="00000000" w:rsidRPr="00000000">
                <w:rPr>
                  <w:i w:val="1"/>
                  <w:iCs w:val="1"/>
                  <w:color w:val="000000"/>
                  <w:sz w:val="14"/>
                  <w:szCs w:val="14"/>
                  <w:rtl w:val="0"/>
                </w:rPr>
                <w:t xml:space="preserve">del Decreto Supremo 29847 de 10/12/2008 que crea Servicio Nacional de Verificación de Exportaciones</w:t>
              </w:r>
              <w:r w:rsidDel="00000000" w:rsidR="00000000" w:rsidRPr="00000000">
                <w:rPr>
                  <w:rtl w:val="0"/>
                </w:rPr>
              </w:r>
            </w:ins>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153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Open Sans Light" w:cs="Open Sans Light" w:eastAsia="Open Sans Light" w:hAnsi="Open Sans Light"/>
                <w:smallCaps w:val="0"/>
                <w:strike w:val="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SEÑALE, CUALES SON LOS TIPOS DE OPERADORES DE COMERCIO EXTERIOR QUE REGISTRA LA ENTIDAD: </w:t>
            </w:r>
          </w:p>
        </w:tc>
      </w:tr>
      <w:tr>
        <w:trPr>
          <w:trPrChange w:author="Valeria Tapia" w:id="1486" w:date="2026-10-01T18:43:00Z">
            <w:trPr>
              <w:cantSplit w:val="0"/>
              <w:trHeight w:val="300" w:hRule="atLeast"/>
              <w:tblHeader w:val="0"/>
            </w:trPr>
          </w:trPrChange>
        </w:trPr>
        <w:tc>
          <w:tcPr>
            <w:gridSpan w:val="5"/>
            <w:tcPrChange w:author="Valeria Tapia" w:id="1486" w:date="2026-10-01T18:43:00Z">
              <w:tcPr>
                <w:shd w:fill="auto" w:val="clear"/>
                <w:vAlign w:val="center"/>
              </w:tcPr>
            </w:tcPrChange>
          </w:tcPr>
          <w:p w:rsidR="00000000" w:rsidDel="00000000" w:rsidP="00000000" w:rsidRDefault="00000000" w:rsidRPr="00000000" w14:paraId="00001573">
            <w:pPr>
              <w:jc w:val="center"/>
              <w:rPr>
                <w:b w:val="1"/>
                <w:bCs w:val="1"/>
                <w:color w:val="000000"/>
                <w:sz w:val="16"/>
                <w:szCs w:val="16"/>
              </w:rPr>
            </w:pPr>
            <w:r w:rsidDel="00000000" w:rsidR="00000000" w:rsidRPr="00000000">
              <w:rPr>
                <w:b w:val="1"/>
                <w:bCs w:val="1"/>
                <w:color w:val="000000"/>
                <w:sz w:val="16"/>
                <w:szCs w:val="16"/>
                <w:rtl w:val="0"/>
              </w:rPr>
              <w:t xml:space="preserve">Nº</w:t>
            </w:r>
          </w:p>
        </w:tc>
        <w:tc>
          <w:tcPr>
            <w:gridSpan w:val="39"/>
            <w:tcPrChange w:author="Valeria Tapia" w:id="1486" w:date="2026-10-01T18:43:00Z">
              <w:tcPr>
                <w:vAlign w:val="center"/>
              </w:tcPr>
            </w:tcPrChange>
          </w:tcPr>
          <w:p w:rsidR="00000000" w:rsidDel="00000000" w:rsidP="00000000" w:rsidRDefault="00000000" w:rsidRPr="00000000" w14:paraId="00001578">
            <w:pPr>
              <w:jc w:val="center"/>
              <w:rPr>
                <w:b w:val="1"/>
                <w:bCs w:val="1"/>
                <w:color w:val="000000"/>
                <w:sz w:val="16"/>
                <w:szCs w:val="16"/>
              </w:rPr>
            </w:pPr>
            <w:r w:rsidDel="00000000" w:rsidR="00000000" w:rsidRPr="00000000">
              <w:rPr>
                <w:b w:val="1"/>
                <w:bCs w:val="1"/>
                <w:color w:val="000000"/>
                <w:sz w:val="16"/>
                <w:szCs w:val="16"/>
                <w:rtl w:val="0"/>
              </w:rPr>
              <w:t xml:space="preserve">TIPO DE OPERADOR</w:t>
            </w:r>
          </w:p>
        </w:tc>
        <w:tc>
          <w:tcPr>
            <w:gridSpan w:val="20"/>
            <w:tcPrChange w:author="Valeria Tapia" w:id="1486" w:date="2026-10-01T18:43:00Z">
              <w:tcPr>
                <w:vAlign w:val="center"/>
              </w:tcPr>
            </w:tcPrChange>
          </w:tcPr>
          <w:p w:rsidR="00000000" w:rsidDel="00000000" w:rsidP="00000000" w:rsidRDefault="00000000" w:rsidRPr="00000000" w14:paraId="0000159F">
            <w:pPr>
              <w:jc w:val="center"/>
              <w:rPr>
                <w:b w:val="1"/>
                <w:bCs w:val="1"/>
                <w:color w:val="000000"/>
                <w:sz w:val="16"/>
                <w:szCs w:val="16"/>
              </w:rPr>
            </w:pPr>
            <w:r w:rsidDel="00000000" w:rsidR="00000000" w:rsidRPr="00000000">
              <w:rPr>
                <w:b w:val="1"/>
                <w:bCs w:val="1"/>
                <w:color w:val="000000"/>
                <w:sz w:val="16"/>
                <w:szCs w:val="16"/>
                <w:rtl w:val="0"/>
              </w:rPr>
              <w:t xml:space="preserve">DENOMINACIÓN DEL REGISTRO DEL OPERADOR</w:t>
            </w:r>
          </w:p>
        </w:tc>
      </w:tr>
      <w:tr>
        <w:trPr>
          <w:trPrChange w:author="Valeria Tapia" w:id="1486" w:date="2026-10-01T18:43:00Z">
            <w:trPr>
              <w:cantSplit w:val="0"/>
              <w:trHeight w:val="300" w:hRule="atLeast"/>
              <w:tblHeader w:val="0"/>
            </w:trPr>
          </w:trPrChange>
        </w:trPr>
        <w:tc>
          <w:tcPr>
            <w:gridSpan w:val="5"/>
            <w:tcPrChange w:author="Valeria Tapia" w:id="1486" w:date="2026-10-01T18:43:00Z">
              <w:tcPr>
                <w:shd w:fill="auto" w:val="clear"/>
                <w:vAlign w:val="bottom"/>
              </w:tcPr>
            </w:tcPrChange>
          </w:tcPr>
          <w:p w:rsidR="00000000" w:rsidDel="00000000" w:rsidP="00000000" w:rsidRDefault="00000000" w:rsidRPr="00000000" w14:paraId="000015B3">
            <w:pPr>
              <w:jc w:val="center"/>
              <w:rPr>
                <w:sz w:val="16"/>
                <w:szCs w:val="16"/>
              </w:rPr>
            </w:pPr>
            <w:r w:rsidDel="00000000" w:rsidR="00000000" w:rsidRPr="00000000">
              <w:rPr>
                <w:sz w:val="16"/>
                <w:szCs w:val="16"/>
                <w:rtl w:val="0"/>
              </w:rPr>
              <w:t xml:space="preserve">1</w:t>
            </w:r>
          </w:p>
        </w:tc>
        <w:tc>
          <w:tcPr>
            <w:gridSpan w:val="39"/>
            <w:tcPrChange w:author="Valeria Tapia" w:id="1486" w:date="2026-10-01T18:43:00Z">
              <w:tcPr/>
            </w:tcPrChange>
          </w:tcPr>
          <w:p w:rsidR="00000000" w:rsidDel="00000000" w:rsidP="00000000" w:rsidRDefault="00000000" w:rsidRPr="00000000" w14:paraId="000015B8">
            <w:pPr>
              <w:rPr>
                <w:b w:val="1"/>
                <w:bCs w:val="1"/>
                <w:color w:val="000000"/>
                <w:sz w:val="16"/>
                <w:szCs w:val="16"/>
              </w:rPr>
            </w:pPr>
            <w:r w:rsidDel="00000000" w:rsidR="00000000" w:rsidRPr="00000000">
              <w:rPr>
                <w:b w:val="1"/>
                <w:bCs w:val="1"/>
                <w:color w:val="000000"/>
                <w:sz w:val="16"/>
                <w:szCs w:val="16"/>
                <w:rtl w:val="0"/>
              </w:rPr>
              <w:t xml:space="preserve"> </w:t>
            </w:r>
            <w:r w:rsidDel="00000000" w:rsidR="00000000" w:rsidRPr="00000000">
              <w:rPr>
                <w:i w:val="1"/>
                <w:iCs w:val="1"/>
                <w:color w:val="000000"/>
                <w:sz w:val="16"/>
                <w:szCs w:val="16"/>
                <w:rtl w:val="0"/>
              </w:rPr>
              <w:t xml:space="preserve">Ej: Exportador</w:t>
            </w:r>
            <w:r w:rsidDel="00000000" w:rsidR="00000000" w:rsidRPr="00000000">
              <w:rPr>
                <w:rtl w:val="0"/>
              </w:rPr>
            </w:r>
          </w:p>
        </w:tc>
        <w:tc>
          <w:tcPr>
            <w:gridSpan w:val="20"/>
            <w:tcPrChange w:author="Valeria Tapia" w:id="1486" w:date="2026-10-01T18:43:00Z">
              <w:tcPr/>
            </w:tcPrChange>
          </w:tcPr>
          <w:p w:rsidR="00000000" w:rsidDel="00000000" w:rsidP="00000000" w:rsidRDefault="00000000" w:rsidRPr="00000000" w14:paraId="000015DF">
            <w:pPr>
              <w:rPr>
                <w:b w:val="1"/>
                <w:bCs w:val="1"/>
                <w:color w:val="000000"/>
                <w:sz w:val="16"/>
                <w:szCs w:val="16"/>
              </w:rPr>
            </w:pPr>
            <w:r w:rsidDel="00000000" w:rsidR="00000000" w:rsidRPr="00000000">
              <w:rPr>
                <w:b w:val="1"/>
                <w:bCs w:val="1"/>
                <w:color w:val="000000"/>
                <w:sz w:val="16"/>
                <w:szCs w:val="16"/>
                <w:rtl w:val="0"/>
              </w:rPr>
              <w:t xml:space="preserve">  </w:t>
            </w:r>
            <w:r w:rsidDel="00000000" w:rsidR="00000000" w:rsidRPr="00000000">
              <w:rPr>
                <w:i w:val="1"/>
                <w:iCs w:val="1"/>
                <w:color w:val="000000"/>
                <w:sz w:val="16"/>
                <w:szCs w:val="16"/>
                <w:rtl w:val="0"/>
              </w:rPr>
              <w:t xml:space="preserve">Ej: Registro Único de Exportador</w:t>
            </w:r>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5"/>
            <w:tcPrChange w:author="Valeria Tapia" w:id="1486" w:date="2026-10-01T18:43:00Z">
              <w:tcPr>
                <w:shd w:fill="auto" w:val="clear"/>
                <w:vAlign w:val="bottom"/>
              </w:tcPr>
            </w:tcPrChange>
          </w:tcPr>
          <w:p w:rsidR="00000000" w:rsidDel="00000000" w:rsidP="00000000" w:rsidRDefault="00000000" w:rsidRPr="00000000" w14:paraId="000015F3">
            <w:pPr>
              <w:jc w:val="center"/>
              <w:rPr>
                <w:sz w:val="16"/>
                <w:szCs w:val="16"/>
              </w:rPr>
            </w:pPr>
            <w:r w:rsidDel="00000000" w:rsidR="00000000" w:rsidRPr="00000000">
              <w:rPr>
                <w:sz w:val="16"/>
                <w:szCs w:val="16"/>
                <w:rtl w:val="0"/>
              </w:rPr>
              <w:t xml:space="preserve">2</w:t>
            </w:r>
          </w:p>
        </w:tc>
        <w:tc>
          <w:tcPr>
            <w:gridSpan w:val="39"/>
            <w:tcPrChange w:author="Valeria Tapia" w:id="1486" w:date="2026-10-01T18:43:00Z">
              <w:tcPr/>
            </w:tcPrChange>
          </w:tcPr>
          <w:p w:rsidR="00000000" w:rsidDel="00000000" w:rsidP="00000000" w:rsidRDefault="00000000" w:rsidRPr="00000000" w14:paraId="000015F8">
            <w:pPr>
              <w:rPr>
                <w:b w:val="1"/>
                <w:bCs w:val="1"/>
                <w:color w:val="000000"/>
                <w:sz w:val="16"/>
                <w:szCs w:val="16"/>
              </w:rPr>
            </w:pPr>
            <w:r w:rsidDel="00000000" w:rsidR="00000000" w:rsidRPr="00000000">
              <w:rPr>
                <w:b w:val="1"/>
                <w:bCs w:val="1"/>
                <w:color w:val="000000"/>
                <w:sz w:val="16"/>
                <w:szCs w:val="16"/>
                <w:rtl w:val="0"/>
              </w:rPr>
              <w:t xml:space="preserve"> </w:t>
            </w:r>
          </w:p>
        </w:tc>
        <w:tc>
          <w:tcPr>
            <w:gridSpan w:val="20"/>
            <w:tcPrChange w:author="Valeria Tapia" w:id="1486" w:date="2026-10-01T18:43:00Z">
              <w:tcPr/>
            </w:tcPrChange>
          </w:tcPr>
          <w:p w:rsidR="00000000" w:rsidDel="00000000" w:rsidP="00000000" w:rsidRDefault="00000000" w:rsidRPr="00000000" w14:paraId="0000161F">
            <w:pPr>
              <w:rPr>
                <w:b w:val="1"/>
                <w:bCs w:val="1"/>
                <w:color w:val="000000"/>
                <w:sz w:val="16"/>
                <w:szCs w:val="16"/>
              </w:rPr>
            </w:pPr>
            <w:r w:rsidDel="00000000" w:rsidR="00000000" w:rsidRPr="00000000">
              <w:rPr>
                <w:b w:val="1"/>
                <w:bCs w:val="1"/>
                <w:color w:val="000000"/>
                <w:sz w:val="16"/>
                <w:szCs w:val="16"/>
                <w:rtl w:val="0"/>
              </w:rPr>
              <w:t xml:space="preserve"> </w:t>
            </w:r>
          </w:p>
        </w:tc>
      </w:tr>
      <w:tr>
        <w:trPr>
          <w:ins w:author="Valeria Tapia" w:id="1615" w:date="2026-10-01T12:34:00Z"/>
          <w:trPrChange w:author="Valeria Tapia" w:id="1486" w:date="2026-10-01T18:43:00Z">
            <w:trPr>
              <w:cantSplit w:val="0"/>
              <w:trHeight w:val="300" w:hRule="atLeast"/>
              <w:tblHeader w:val="0"/>
            </w:trPr>
          </w:trPrChange>
        </w:trPr>
        <w:tc>
          <w:tcPr>
            <w:gridSpan w:val="5"/>
            <w:tcPrChange w:author="Valeria Tapia" w:id="1486" w:date="2026-10-01T18:43:00Z">
              <w:tcPr>
                <w:shd w:fill="auto" w:val="clear"/>
                <w:vAlign w:val="bottom"/>
              </w:tcPr>
            </w:tcPrChange>
          </w:tcPr>
          <w:p w:rsidR="00000000" w:rsidDel="00000000" w:rsidP="00000000" w:rsidRDefault="00000000" w:rsidRPr="00000000" w14:paraId="00001633">
            <w:pPr>
              <w:jc w:val="center"/>
              <w:rPr>
                <w:ins w:author="Valeria Tapia" w:id="1615" w:date="2026-10-01T12:34:00Z"/>
                <w:sz w:val="16"/>
                <w:szCs w:val="16"/>
              </w:rPr>
            </w:pPr>
            <w:ins w:author="Valeria Tapia" w:id="1615" w:date="2026-10-01T12:34:00Z">
              <w:r w:rsidDel="00000000" w:rsidR="00000000" w:rsidRPr="00000000">
                <w:rPr>
                  <w:rtl w:val="0"/>
                </w:rPr>
              </w:r>
            </w:ins>
          </w:p>
        </w:tc>
        <w:tc>
          <w:tcPr>
            <w:gridSpan w:val="39"/>
            <w:tcPrChange w:author="Valeria Tapia" w:id="1486" w:date="2026-10-01T18:43:00Z">
              <w:tcPr/>
            </w:tcPrChange>
          </w:tcPr>
          <w:p w:rsidR="00000000" w:rsidDel="00000000" w:rsidP="00000000" w:rsidRDefault="00000000" w:rsidRPr="00000000" w14:paraId="00001638">
            <w:pPr>
              <w:rPr>
                <w:ins w:author="Valeria Tapia" w:id="1615" w:date="2026-10-01T12:34:00Z"/>
                <w:b w:val="1"/>
                <w:bCs w:val="1"/>
                <w:color w:val="000000"/>
                <w:sz w:val="16"/>
                <w:szCs w:val="16"/>
              </w:rPr>
            </w:pPr>
            <w:ins w:author="Valeria Tapia" w:id="1615" w:date="2026-10-01T12:34:00Z">
              <w:r w:rsidDel="00000000" w:rsidR="00000000" w:rsidRPr="00000000">
                <w:rPr>
                  <w:rtl w:val="0"/>
                </w:rPr>
              </w:r>
            </w:ins>
          </w:p>
        </w:tc>
        <w:tc>
          <w:tcPr>
            <w:gridSpan w:val="20"/>
            <w:tcPrChange w:author="Valeria Tapia" w:id="1486" w:date="2026-10-01T18:43:00Z">
              <w:tcPr/>
            </w:tcPrChange>
          </w:tcPr>
          <w:p w:rsidR="00000000" w:rsidDel="00000000" w:rsidP="00000000" w:rsidRDefault="00000000" w:rsidRPr="00000000" w14:paraId="0000165F">
            <w:pPr>
              <w:rPr>
                <w:ins w:author="Valeria Tapia" w:id="1615" w:date="2026-10-01T12:34:00Z"/>
                <w:b w:val="1"/>
                <w:bCs w:val="1"/>
                <w:color w:val="000000"/>
                <w:sz w:val="16"/>
                <w:szCs w:val="16"/>
              </w:rPr>
            </w:pPr>
            <w:ins w:author="Valeria Tapia" w:id="1615" w:date="2026-10-01T12:34:00Z">
              <w:r w:rsidDel="00000000" w:rsidR="00000000" w:rsidRPr="00000000">
                <w:rPr>
                  <w:rtl w:val="0"/>
                </w:rPr>
              </w:r>
            </w:ins>
          </w:p>
        </w:tc>
      </w:tr>
      <w:tr>
        <w:trPr>
          <w:del w:author="Valeria Tapia" w:id="1616" w:date="2026-10-01T11:37:00Z"/>
          <w:trPrChange w:author="Valeria Tapia" w:id="1486" w:date="2026-10-01T18:43:00Z">
            <w:trPr>
              <w:cantSplit w:val="0"/>
              <w:trHeight w:val="219"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1673">
            <w:pPr>
              <w:rPr>
                <w:del w:author="Valeria Tapia" w:id="1616" w:date="2026-10-01T11:37:00Z"/>
                <w:color w:val="000000"/>
                <w:sz w:val="16"/>
                <w:szCs w:val="16"/>
              </w:rPr>
            </w:pPr>
            <w:del w:author="Valeria Tapia" w:id="1616" w:date="2026-10-01T11:37:00Z">
              <w:r w:rsidDel="00000000" w:rsidR="00000000" w:rsidRPr="00000000">
                <w:rPr>
                  <w:b w:val="1"/>
                  <w:bCs w:val="1"/>
                  <w:color w:val="000000"/>
                  <w:sz w:val="16"/>
                  <w:szCs w:val="16"/>
                  <w:rtl w:val="0"/>
                </w:rPr>
                <w:delText xml:space="preserve">3. LA ENTIDAD CUENTA CON UN SISTEMA INFORMÁTICO PARA LA EMISIÓN DE:   </w:delText>
              </w:r>
              <w:r w:rsidDel="00000000" w:rsidR="00000000" w:rsidRPr="00000000">
                <w:rPr>
                  <w:color w:val="000000"/>
                  <w:sz w:val="16"/>
                  <w:szCs w:val="16"/>
                  <w:rtl w:val="0"/>
                </w:rPr>
                <w:delText xml:space="preserve">(marque con una X).</w:delText>
              </w:r>
            </w:del>
          </w:p>
          <w:p w:rsidR="00000000" w:rsidDel="00000000" w:rsidP="00000000" w:rsidRDefault="00000000" w:rsidRPr="00000000" w14:paraId="00001674">
            <w:pPr>
              <w:rPr>
                <w:del w:author="Valeria Tapia" w:id="1616" w:date="2026-10-01T11:37:00Z"/>
                <w:b w:val="1"/>
                <w:bCs w:val="1"/>
                <w:color w:val="000000"/>
                <w:sz w:val="16"/>
                <w:szCs w:val="16"/>
              </w:rPr>
            </w:pPr>
            <w:del w:author="Valeria Tapia" w:id="1616" w:date="2026-10-01T11:37:00Z">
              <w:r w:rsidDel="00000000" w:rsidR="00000000" w:rsidRPr="00000000">
                <w:rPr>
                  <w:color w:val="00b050"/>
                  <w:sz w:val="16"/>
                  <w:szCs w:val="16"/>
                  <w:rtl w:val="0"/>
                </w:rPr>
                <w:delText xml:space="preserve">    </w:delText>
              </w:r>
              <w:r w:rsidDel="00000000" w:rsidR="00000000" w:rsidRPr="00000000">
                <w:rPr>
                  <w:rtl w:val="0"/>
                </w:rPr>
              </w:r>
            </w:del>
          </w:p>
        </w:tc>
      </w:tr>
      <w:tr>
        <w:trPr>
          <w:del w:author="Valeria Tapia" w:id="1616" w:date="2026-10-01T11:37:00Z"/>
          <w:trPrChange w:author="Valeria Tapia" w:id="1486" w:date="2026-10-01T18:43:00Z">
            <w:trPr>
              <w:cantSplit w:val="0"/>
              <w:trHeight w:val="365" w:hRule="atLeast"/>
              <w:tblHeader w:val="0"/>
            </w:trPr>
          </w:trPrChange>
        </w:trPr>
        <w:tc>
          <w:tcPr>
            <w:gridSpan w:val="30"/>
            <w:tcPrChange w:author="Valeria Tapia" w:id="1486" w:date="2026-10-01T18:43:00Z">
              <w:tcPr>
                <w:shd w:fill="ffffff" w:val="clear"/>
                <w:vAlign w:val="center"/>
              </w:tcPr>
            </w:tcPrChange>
          </w:tcPr>
          <w:p w:rsidR="00000000" w:rsidDel="00000000" w:rsidP="00000000" w:rsidRDefault="00000000" w:rsidRPr="00000000" w14:paraId="000016B4">
            <w:pPr>
              <w:jc w:val="cente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TIPO DE DOCUMENTO</w:delText>
              </w:r>
            </w:del>
          </w:p>
        </w:tc>
        <w:tc>
          <w:tcPr>
            <w:gridSpan w:val="5"/>
            <w:tcPrChange w:author="Valeria Tapia" w:id="1486" w:date="2026-10-01T18:43:00Z">
              <w:tcPr>
                <w:shd w:fill="ffffff" w:val="clear"/>
                <w:vAlign w:val="center"/>
              </w:tcPr>
            </w:tcPrChange>
          </w:tcPr>
          <w:p w:rsidR="00000000" w:rsidDel="00000000" w:rsidP="00000000" w:rsidRDefault="00000000" w:rsidRPr="00000000" w14:paraId="000016D2">
            <w:pPr>
              <w:jc w:val="cente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SI</w:delText>
              </w:r>
            </w:del>
          </w:p>
        </w:tc>
        <w:tc>
          <w:tcPr>
            <w:gridSpan w:val="7"/>
            <w:tcPrChange w:author="Valeria Tapia" w:id="1486" w:date="2026-10-01T18:43:00Z">
              <w:tcPr>
                <w:shd w:fill="ffffff" w:val="clear"/>
                <w:vAlign w:val="center"/>
              </w:tcPr>
            </w:tcPrChange>
          </w:tcPr>
          <w:p w:rsidR="00000000" w:rsidDel="00000000" w:rsidP="00000000" w:rsidRDefault="00000000" w:rsidRPr="00000000" w14:paraId="000016D7">
            <w:pPr>
              <w:jc w:val="cente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NO</w:delText>
              </w:r>
            </w:del>
          </w:p>
        </w:tc>
        <w:tc>
          <w:tcPr>
            <w:gridSpan w:val="14"/>
            <w:tcPrChange w:author="Valeria Tapia" w:id="1486" w:date="2026-10-01T18:43:00Z">
              <w:tcPr>
                <w:shd w:fill="ffffff" w:val="clear"/>
                <w:vAlign w:val="center"/>
              </w:tcPr>
            </w:tcPrChange>
          </w:tcPr>
          <w:p w:rsidR="00000000" w:rsidDel="00000000" w:rsidP="00000000" w:rsidRDefault="00000000" w:rsidRPr="00000000" w14:paraId="000016DE">
            <w:pPr>
              <w:jc w:val="cente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EN DESARROLLO</w:delText>
              </w:r>
            </w:del>
          </w:p>
        </w:tc>
        <w:tc>
          <w:tcPr>
            <w:gridSpan w:val="8"/>
            <w:tcPrChange w:author="Valeria Tapia" w:id="1486" w:date="2026-10-01T18:43:00Z">
              <w:tcPr>
                <w:shd w:fill="ffffff" w:val="clear"/>
                <w:vAlign w:val="center"/>
              </w:tcPr>
            </w:tcPrChange>
          </w:tcPr>
          <w:p w:rsidR="00000000" w:rsidDel="00000000" w:rsidP="00000000" w:rsidRDefault="00000000" w:rsidRPr="00000000" w14:paraId="000016EC">
            <w:pPr>
              <w:jc w:val="cente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 DE AVANCE DEL DESARROLLO</w:delText>
              </w:r>
            </w:del>
          </w:p>
        </w:tc>
      </w:tr>
      <w:tr>
        <w:trPr>
          <w:del w:author="Valeria Tapia" w:id="1616" w:date="2026-10-01T11:37:00Z"/>
          <w:trPrChange w:author="Valeria Tapia" w:id="1486" w:date="2026-10-01T18:43:00Z">
            <w:trPr>
              <w:cantSplit w:val="0"/>
              <w:trHeight w:val="297" w:hRule="atLeast"/>
              <w:tblHeader w:val="0"/>
            </w:trPr>
          </w:trPrChange>
        </w:trPr>
        <w:tc>
          <w:tcPr>
            <w:gridSpan w:val="30"/>
            <w:tcPrChange w:author="Valeria Tapia" w:id="1486" w:date="2026-10-01T18:43:00Z">
              <w:tcPr>
                <w:shd w:fill="ffffff" w:val="clear"/>
                <w:vAlign w:val="center"/>
              </w:tcPr>
            </w:tcPrChange>
          </w:tcPr>
          <w:p w:rsidR="00000000" w:rsidDel="00000000" w:rsidP="00000000" w:rsidRDefault="00000000" w:rsidRPr="00000000" w14:paraId="000016F4">
            <w:pPr>
              <w:rPr>
                <w:del w:author="Valeria Tapia" w:id="1616" w:date="2026-10-01T11:37:00Z"/>
                <w:i w:val="1"/>
                <w:iCs w:val="1"/>
                <w:color w:val="000000"/>
                <w:sz w:val="16"/>
                <w:szCs w:val="16"/>
              </w:rPr>
            </w:pPr>
            <w:del w:author="Valeria Tapia" w:id="1616" w:date="2026-10-01T11:37:00Z">
              <w:r w:rsidDel="00000000" w:rsidR="00000000" w:rsidRPr="00000000">
                <w:rPr>
                  <w:b w:val="1"/>
                  <w:bCs w:val="1"/>
                  <w:color w:val="000000"/>
                  <w:sz w:val="16"/>
                  <w:szCs w:val="16"/>
                  <w:rtl w:val="0"/>
                </w:rPr>
                <w:delText xml:space="preserve">AUTORIZACIÓN PREVIA</w:delText>
              </w:r>
              <w:r w:rsidDel="00000000" w:rsidR="00000000" w:rsidRPr="00000000">
                <w:rPr>
                  <w:rtl w:val="0"/>
                </w:rPr>
              </w:r>
            </w:del>
          </w:p>
        </w:tc>
        <w:tc>
          <w:tcPr>
            <w:gridSpan w:val="5"/>
            <w:tcPrChange w:author="Valeria Tapia" w:id="1486" w:date="2026-10-01T18:43:00Z">
              <w:tcPr>
                <w:shd w:fill="ffffff" w:val="clear"/>
                <w:vAlign w:val="center"/>
              </w:tcPr>
            </w:tcPrChange>
          </w:tcPr>
          <w:p w:rsidR="00000000" w:rsidDel="00000000" w:rsidP="00000000" w:rsidRDefault="00000000" w:rsidRPr="00000000" w14:paraId="00001712">
            <w:pPr>
              <w:rPr>
                <w:del w:author="Valeria Tapia" w:id="1616" w:date="2026-10-01T11:37:00Z"/>
                <w:i w:val="1"/>
                <w:iCs w:val="1"/>
                <w:color w:val="000000"/>
                <w:sz w:val="16"/>
                <w:szCs w:val="16"/>
              </w:rPr>
            </w:pPr>
            <w:del w:author="Valeria Tapia" w:id="1616" w:date="2026-10-01T11:37:00Z">
              <w:r w:rsidDel="00000000" w:rsidR="00000000" w:rsidRPr="00000000">
                <w:rPr>
                  <w:rtl w:val="0"/>
                </w:rPr>
              </w:r>
            </w:del>
          </w:p>
        </w:tc>
        <w:tc>
          <w:tcPr>
            <w:gridSpan w:val="7"/>
            <w:tcPrChange w:author="Valeria Tapia" w:id="1486" w:date="2026-10-01T18:43:00Z">
              <w:tcPr>
                <w:shd w:fill="ffffff" w:val="clear"/>
                <w:vAlign w:val="center"/>
              </w:tcPr>
            </w:tcPrChange>
          </w:tcPr>
          <w:p w:rsidR="00000000" w:rsidDel="00000000" w:rsidP="00000000" w:rsidRDefault="00000000" w:rsidRPr="00000000" w14:paraId="00001717">
            <w:pPr>
              <w:rPr>
                <w:del w:author="Valeria Tapia" w:id="1616" w:date="2026-10-01T11:37:00Z"/>
                <w:i w:val="1"/>
                <w:iCs w:val="1"/>
                <w:color w:val="000000"/>
                <w:sz w:val="16"/>
                <w:szCs w:val="16"/>
              </w:rPr>
            </w:pPr>
            <w:del w:author="Valeria Tapia" w:id="1616" w:date="2026-10-01T11:37:00Z">
              <w:r w:rsidDel="00000000" w:rsidR="00000000" w:rsidRPr="00000000">
                <w:rPr>
                  <w:rtl w:val="0"/>
                </w:rPr>
              </w:r>
            </w:del>
          </w:p>
        </w:tc>
        <w:tc>
          <w:tcPr>
            <w:gridSpan w:val="14"/>
            <w:tcPrChange w:author="Valeria Tapia" w:id="1486" w:date="2026-10-01T18:43:00Z">
              <w:tcPr>
                <w:shd w:fill="ffffff" w:val="clear"/>
              </w:tcPr>
            </w:tcPrChange>
          </w:tcPr>
          <w:p w:rsidR="00000000" w:rsidDel="00000000" w:rsidP="00000000" w:rsidRDefault="00000000" w:rsidRPr="00000000" w14:paraId="0000171E">
            <w:pPr>
              <w:rPr>
                <w:del w:author="Valeria Tapia" w:id="1616" w:date="2026-10-01T11:37:00Z"/>
                <w:i w:val="1"/>
                <w:iCs w:val="1"/>
                <w:color w:val="000000"/>
                <w:sz w:val="16"/>
                <w:szCs w:val="16"/>
              </w:rPr>
            </w:pPr>
            <w:del w:author="Valeria Tapia" w:id="1616" w:date="2026-10-01T11:37:00Z">
              <w:r w:rsidDel="00000000" w:rsidR="00000000" w:rsidRPr="00000000">
                <w:rPr>
                  <w:rtl w:val="0"/>
                </w:rPr>
              </w:r>
            </w:del>
          </w:p>
        </w:tc>
        <w:tc>
          <w:tcPr>
            <w:gridSpan w:val="8"/>
            <w:tcPrChange w:author="Valeria Tapia" w:id="1486" w:date="2026-10-01T18:43:00Z">
              <w:tcPr>
                <w:shd w:fill="ffffff" w:val="clear"/>
                <w:vAlign w:val="center"/>
              </w:tcPr>
            </w:tcPrChange>
          </w:tcPr>
          <w:p w:rsidR="00000000" w:rsidDel="00000000" w:rsidP="00000000" w:rsidRDefault="00000000" w:rsidRPr="00000000" w14:paraId="0000172C">
            <w:pPr>
              <w:rPr>
                <w:del w:author="Valeria Tapia" w:id="1616" w:date="2026-10-01T11:37:00Z"/>
                <w:i w:val="1"/>
                <w:iCs w:val="1"/>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260" w:hRule="atLeast"/>
              <w:tblHeader w:val="0"/>
            </w:trPr>
          </w:trPrChange>
        </w:trPr>
        <w:tc>
          <w:tcPr>
            <w:gridSpan w:val="30"/>
            <w:tcPrChange w:author="Valeria Tapia" w:id="1486" w:date="2026-10-01T18:43:00Z">
              <w:tcPr>
                <w:shd w:fill="ffffff" w:val="clear"/>
                <w:vAlign w:val="center"/>
              </w:tcPr>
            </w:tcPrChange>
          </w:tcPr>
          <w:p w:rsidR="00000000" w:rsidDel="00000000" w:rsidP="00000000" w:rsidRDefault="00000000" w:rsidRPr="00000000" w14:paraId="00001734">
            <w:pPr>
              <w:rPr>
                <w:del w:author="Valeria Tapia" w:id="1616" w:date="2026-10-01T11:37:00Z"/>
                <w:i w:val="1"/>
                <w:iCs w:val="1"/>
                <w:color w:val="000000"/>
                <w:sz w:val="16"/>
                <w:szCs w:val="16"/>
              </w:rPr>
            </w:pPr>
            <w:del w:author="Valeria Tapia" w:id="1616" w:date="2026-10-01T11:37:00Z">
              <w:r w:rsidDel="00000000" w:rsidR="00000000" w:rsidRPr="00000000">
                <w:rPr>
                  <w:b w:val="1"/>
                  <w:bCs w:val="1"/>
                  <w:color w:val="000000"/>
                  <w:sz w:val="16"/>
                  <w:szCs w:val="16"/>
                  <w:rtl w:val="0"/>
                </w:rPr>
                <w:delText xml:space="preserve">CERTIFICACIÓN</w:delText>
              </w:r>
              <w:r w:rsidDel="00000000" w:rsidR="00000000" w:rsidRPr="00000000">
                <w:rPr>
                  <w:rtl w:val="0"/>
                </w:rPr>
              </w:r>
            </w:del>
          </w:p>
        </w:tc>
        <w:tc>
          <w:tcPr>
            <w:gridSpan w:val="5"/>
            <w:tcPrChange w:author="Valeria Tapia" w:id="1486" w:date="2026-10-01T18:43:00Z">
              <w:tcPr>
                <w:shd w:fill="ffffff" w:val="clear"/>
                <w:vAlign w:val="center"/>
              </w:tcPr>
            </w:tcPrChange>
          </w:tcPr>
          <w:p w:rsidR="00000000" w:rsidDel="00000000" w:rsidP="00000000" w:rsidRDefault="00000000" w:rsidRPr="00000000" w14:paraId="00001752">
            <w:pPr>
              <w:rPr>
                <w:del w:author="Valeria Tapia" w:id="1616" w:date="2026-10-01T11:37:00Z"/>
                <w:i w:val="1"/>
                <w:iCs w:val="1"/>
                <w:color w:val="000000"/>
                <w:sz w:val="16"/>
                <w:szCs w:val="16"/>
              </w:rPr>
            </w:pPr>
            <w:del w:author="Valeria Tapia" w:id="1616" w:date="2026-10-01T11:37:00Z">
              <w:r w:rsidDel="00000000" w:rsidR="00000000" w:rsidRPr="00000000">
                <w:rPr>
                  <w:rtl w:val="0"/>
                </w:rPr>
              </w:r>
            </w:del>
          </w:p>
        </w:tc>
        <w:tc>
          <w:tcPr>
            <w:gridSpan w:val="7"/>
            <w:tcPrChange w:author="Valeria Tapia" w:id="1486" w:date="2026-10-01T18:43:00Z">
              <w:tcPr>
                <w:shd w:fill="ffffff" w:val="clear"/>
                <w:vAlign w:val="center"/>
              </w:tcPr>
            </w:tcPrChange>
          </w:tcPr>
          <w:p w:rsidR="00000000" w:rsidDel="00000000" w:rsidP="00000000" w:rsidRDefault="00000000" w:rsidRPr="00000000" w14:paraId="00001757">
            <w:pPr>
              <w:rPr>
                <w:del w:author="Valeria Tapia" w:id="1616" w:date="2026-10-01T11:37:00Z"/>
                <w:i w:val="1"/>
                <w:iCs w:val="1"/>
                <w:color w:val="000000"/>
                <w:sz w:val="16"/>
                <w:szCs w:val="16"/>
              </w:rPr>
            </w:pPr>
            <w:del w:author="Valeria Tapia" w:id="1616" w:date="2026-10-01T11:37:00Z">
              <w:r w:rsidDel="00000000" w:rsidR="00000000" w:rsidRPr="00000000">
                <w:rPr>
                  <w:rtl w:val="0"/>
                </w:rPr>
              </w:r>
            </w:del>
          </w:p>
        </w:tc>
        <w:tc>
          <w:tcPr>
            <w:gridSpan w:val="14"/>
            <w:tcPrChange w:author="Valeria Tapia" w:id="1486" w:date="2026-10-01T18:43:00Z">
              <w:tcPr>
                <w:shd w:fill="ffffff" w:val="clear"/>
              </w:tcPr>
            </w:tcPrChange>
          </w:tcPr>
          <w:p w:rsidR="00000000" w:rsidDel="00000000" w:rsidP="00000000" w:rsidRDefault="00000000" w:rsidRPr="00000000" w14:paraId="0000175E">
            <w:pPr>
              <w:rPr>
                <w:del w:author="Valeria Tapia" w:id="1616" w:date="2026-10-01T11:37:00Z"/>
                <w:i w:val="1"/>
                <w:iCs w:val="1"/>
                <w:color w:val="000000"/>
                <w:sz w:val="16"/>
                <w:szCs w:val="16"/>
              </w:rPr>
            </w:pPr>
            <w:del w:author="Valeria Tapia" w:id="1616" w:date="2026-10-01T11:37:00Z">
              <w:r w:rsidDel="00000000" w:rsidR="00000000" w:rsidRPr="00000000">
                <w:rPr>
                  <w:rtl w:val="0"/>
                </w:rPr>
              </w:r>
            </w:del>
          </w:p>
        </w:tc>
        <w:tc>
          <w:tcPr>
            <w:gridSpan w:val="8"/>
            <w:tcPrChange w:author="Valeria Tapia" w:id="1486" w:date="2026-10-01T18:43:00Z">
              <w:tcPr>
                <w:shd w:fill="ffffff" w:val="clear"/>
                <w:vAlign w:val="center"/>
              </w:tcPr>
            </w:tcPrChange>
          </w:tcPr>
          <w:p w:rsidR="00000000" w:rsidDel="00000000" w:rsidP="00000000" w:rsidRDefault="00000000" w:rsidRPr="00000000" w14:paraId="0000176C">
            <w:pPr>
              <w:rPr>
                <w:del w:author="Valeria Tapia" w:id="1616" w:date="2026-10-01T11:37:00Z"/>
                <w:i w:val="1"/>
                <w:iCs w:val="1"/>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126" w:hRule="atLeast"/>
              <w:tblHeader w:val="0"/>
            </w:trPr>
          </w:trPrChange>
        </w:trPr>
        <w:tc>
          <w:tcPr>
            <w:gridSpan w:val="30"/>
            <w:tcPrChange w:author="Valeria Tapia" w:id="1486" w:date="2026-10-01T18:43:00Z">
              <w:tcPr>
                <w:shd w:fill="ffffff" w:val="clear"/>
                <w:vAlign w:val="center"/>
              </w:tcPr>
            </w:tcPrChange>
          </w:tcPr>
          <w:p w:rsidR="00000000" w:rsidDel="00000000" w:rsidP="00000000" w:rsidRDefault="00000000" w:rsidRPr="00000000" w14:paraId="00001774">
            <w:pPr>
              <w:rPr>
                <w:del w:author="Valeria Tapia" w:id="1616" w:date="2026-10-01T11:37:00Z"/>
                <w:i w:val="1"/>
                <w:iCs w:val="1"/>
                <w:color w:val="000000"/>
                <w:sz w:val="16"/>
                <w:szCs w:val="16"/>
              </w:rPr>
            </w:pPr>
            <w:del w:author="Valeria Tapia" w:id="1616" w:date="2026-10-01T11:37:00Z">
              <w:r w:rsidDel="00000000" w:rsidR="00000000" w:rsidRPr="00000000">
                <w:rPr>
                  <w:b w:val="1"/>
                  <w:bCs w:val="1"/>
                  <w:color w:val="000000"/>
                  <w:sz w:val="16"/>
                  <w:szCs w:val="16"/>
                  <w:rtl w:val="0"/>
                </w:rPr>
                <w:delText xml:space="preserve">OTRO (S) (Especificar):</w:delText>
              </w:r>
              <w:r w:rsidDel="00000000" w:rsidR="00000000" w:rsidRPr="00000000">
                <w:rPr>
                  <w:rtl w:val="0"/>
                </w:rPr>
              </w:r>
            </w:del>
          </w:p>
        </w:tc>
        <w:tc>
          <w:tcPr>
            <w:gridSpan w:val="5"/>
            <w:tcPrChange w:author="Valeria Tapia" w:id="1486" w:date="2026-10-01T18:43:00Z">
              <w:tcPr>
                <w:shd w:fill="ffffff" w:val="clear"/>
                <w:vAlign w:val="center"/>
              </w:tcPr>
            </w:tcPrChange>
          </w:tcPr>
          <w:p w:rsidR="00000000" w:rsidDel="00000000" w:rsidP="00000000" w:rsidRDefault="00000000" w:rsidRPr="00000000" w14:paraId="00001792">
            <w:pPr>
              <w:rPr>
                <w:del w:author="Valeria Tapia" w:id="1616" w:date="2026-10-01T11:37:00Z"/>
                <w:i w:val="1"/>
                <w:iCs w:val="1"/>
                <w:color w:val="000000"/>
                <w:sz w:val="16"/>
                <w:szCs w:val="16"/>
              </w:rPr>
            </w:pPr>
            <w:del w:author="Valeria Tapia" w:id="1616" w:date="2026-10-01T11:37:00Z">
              <w:r w:rsidDel="00000000" w:rsidR="00000000" w:rsidRPr="00000000">
                <w:rPr>
                  <w:rtl w:val="0"/>
                </w:rPr>
              </w:r>
            </w:del>
          </w:p>
        </w:tc>
        <w:tc>
          <w:tcPr>
            <w:gridSpan w:val="7"/>
            <w:tcPrChange w:author="Valeria Tapia" w:id="1486" w:date="2026-10-01T18:43:00Z">
              <w:tcPr>
                <w:shd w:fill="ffffff" w:val="clear"/>
                <w:vAlign w:val="center"/>
              </w:tcPr>
            </w:tcPrChange>
          </w:tcPr>
          <w:p w:rsidR="00000000" w:rsidDel="00000000" w:rsidP="00000000" w:rsidRDefault="00000000" w:rsidRPr="00000000" w14:paraId="00001797">
            <w:pPr>
              <w:rPr>
                <w:del w:author="Valeria Tapia" w:id="1616" w:date="2026-10-01T11:37:00Z"/>
                <w:i w:val="1"/>
                <w:iCs w:val="1"/>
                <w:color w:val="000000"/>
                <w:sz w:val="16"/>
                <w:szCs w:val="16"/>
              </w:rPr>
            </w:pPr>
            <w:del w:author="Valeria Tapia" w:id="1616" w:date="2026-10-01T11:37:00Z">
              <w:r w:rsidDel="00000000" w:rsidR="00000000" w:rsidRPr="00000000">
                <w:rPr>
                  <w:rtl w:val="0"/>
                </w:rPr>
              </w:r>
            </w:del>
          </w:p>
        </w:tc>
        <w:tc>
          <w:tcPr>
            <w:gridSpan w:val="14"/>
            <w:tcPrChange w:author="Valeria Tapia" w:id="1486" w:date="2026-10-01T18:43:00Z">
              <w:tcPr>
                <w:shd w:fill="ffffff" w:val="clear"/>
              </w:tcPr>
            </w:tcPrChange>
          </w:tcPr>
          <w:p w:rsidR="00000000" w:rsidDel="00000000" w:rsidP="00000000" w:rsidRDefault="00000000" w:rsidRPr="00000000" w14:paraId="0000179E">
            <w:pPr>
              <w:rPr>
                <w:del w:author="Valeria Tapia" w:id="1616" w:date="2026-10-01T11:37:00Z"/>
                <w:i w:val="1"/>
                <w:iCs w:val="1"/>
                <w:color w:val="000000"/>
                <w:sz w:val="16"/>
                <w:szCs w:val="16"/>
              </w:rPr>
            </w:pPr>
            <w:del w:author="Valeria Tapia" w:id="1616" w:date="2026-10-01T11:37:00Z">
              <w:r w:rsidDel="00000000" w:rsidR="00000000" w:rsidRPr="00000000">
                <w:rPr>
                  <w:rtl w:val="0"/>
                </w:rPr>
              </w:r>
            </w:del>
          </w:p>
        </w:tc>
        <w:tc>
          <w:tcPr>
            <w:gridSpan w:val="8"/>
            <w:tcPrChange w:author="Valeria Tapia" w:id="1486" w:date="2026-10-01T18:43:00Z">
              <w:tcPr>
                <w:shd w:fill="ffffff" w:val="clear"/>
                <w:vAlign w:val="center"/>
              </w:tcPr>
            </w:tcPrChange>
          </w:tcPr>
          <w:p w:rsidR="00000000" w:rsidDel="00000000" w:rsidP="00000000" w:rsidRDefault="00000000" w:rsidRPr="00000000" w14:paraId="000017AC">
            <w:pPr>
              <w:rPr>
                <w:del w:author="Valeria Tapia" w:id="1616" w:date="2026-10-01T11:37:00Z"/>
                <w:i w:val="1"/>
                <w:iCs w:val="1"/>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126" w:hRule="atLeast"/>
              <w:tblHeader w:val="0"/>
            </w:trPr>
          </w:trPrChange>
        </w:trPr>
        <w:tc>
          <w:tcPr>
            <w:gridSpan w:val="64"/>
            <w:tcPrChange w:author="Valeria Tapia" w:id="1486" w:date="2026-10-01T18:43:00Z">
              <w:tcPr>
                <w:shd w:fill="ffffff" w:val="clear"/>
              </w:tcPr>
            </w:tcPrChange>
          </w:tcPr>
          <w:p w:rsidR="00000000" w:rsidDel="00000000" w:rsidP="00000000" w:rsidRDefault="00000000" w:rsidRPr="00000000" w14:paraId="000017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del w:author="Valeria Tapia" w:id="1616" w:date="2026-10-01T11:37:00Z"/>
                <w:b w:val="0"/>
                <w:bCs w:val="0"/>
                <w:i w:val="1"/>
                <w:iCs w:val="1"/>
                <w:smallCaps w:val="0"/>
                <w:strike w:val="0"/>
                <w:color w:val="000000"/>
                <w:sz w:val="16"/>
                <w:szCs w:val="16"/>
                <w:u w:val="none"/>
                <w:shd w:fill="auto" w:val="clear"/>
                <w:vertAlign w:val="baseline"/>
              </w:rPr>
            </w:pPr>
            <w:del w:author="Valeria Tapia" w:id="1616" w:date="2026-10-01T11:37:00Z">
              <w:r w:rsidDel="00000000" w:rsidR="00000000" w:rsidRPr="00000000">
                <w:rPr>
                  <w:rFonts w:ascii="Open Sans Light" w:cs="Open Sans Light" w:eastAsia="Open Sans Light" w:hAnsi="Open Sans Light"/>
                  <w:b w:val="0"/>
                  <w:bCs w:val="0"/>
                  <w:i w:val="1"/>
                  <w:iCs w:val="1"/>
                  <w:smallCaps w:val="0"/>
                  <w:strike w:val="0"/>
                  <w:color w:val="000000"/>
                  <w:sz w:val="16"/>
                  <w:szCs w:val="16"/>
                  <w:u w:val="none"/>
                  <w:shd w:fill="auto" w:val="clear"/>
                  <w:vertAlign w:val="baseline"/>
                  <w:rtl w:val="0"/>
                </w:rPr>
                <w:delText xml:space="preserve">SI LA RESPUESTA ES "SI"  O "EN DESARROLLO" EN ALGUNO DE LOS CASOS CONTINÚE CON LA PREGUNTA 4, </w:delText>
              </w:r>
            </w:del>
          </w:p>
          <w:p w:rsidR="00000000" w:rsidDel="00000000" w:rsidP="00000000" w:rsidRDefault="00000000" w:rsidRPr="00000000" w14:paraId="000017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del w:author="Valeria Tapia" w:id="1616" w:date="2026-10-01T11:37:00Z"/>
                <w:b w:val="0"/>
                <w:bCs w:val="0"/>
                <w:i w:val="1"/>
                <w:iCs w:val="1"/>
                <w:smallCaps w:val="0"/>
                <w:strike w:val="0"/>
                <w:color w:val="000000"/>
                <w:sz w:val="16"/>
                <w:szCs w:val="16"/>
                <w:u w:val="none"/>
                <w:shd w:fill="auto" w:val="clear"/>
                <w:vertAlign w:val="baseline"/>
              </w:rPr>
            </w:pPr>
            <w:del w:author="Valeria Tapia" w:id="1616" w:date="2026-10-01T11:37:00Z">
              <w:r w:rsidDel="00000000" w:rsidR="00000000" w:rsidRPr="00000000">
                <w:rPr>
                  <w:rFonts w:ascii="Open Sans Light" w:cs="Open Sans Light" w:eastAsia="Open Sans Light" w:hAnsi="Open Sans Light"/>
                  <w:b w:val="0"/>
                  <w:bCs w:val="0"/>
                  <w:i w:val="1"/>
                  <w:iCs w:val="1"/>
                  <w:smallCaps w:val="0"/>
                  <w:strike w:val="0"/>
                  <w:color w:val="000000"/>
                  <w:sz w:val="16"/>
                  <w:szCs w:val="16"/>
                  <w:u w:val="none"/>
                  <w:shd w:fill="auto" w:val="clear"/>
                  <w:vertAlign w:val="baseline"/>
                  <w:rtl w:val="0"/>
                </w:rPr>
                <w:delText xml:space="preserve">SI RESPONDIÓ "NO" Y TIENE UN SISTEMA PARA REGISTRAR OPERADORES, VAYA A LA PREGUNTA 4. SI NO, CONTINÚE CON LA </w:delText>
              </w:r>
              <w:r w:rsidDel="00000000" w:rsidR="00000000" w:rsidRPr="00000000">
                <w:rPr>
                  <w:rFonts w:ascii="Open Sans Light" w:cs="Open Sans Light" w:eastAsia="Open Sans Light" w:hAnsi="Open Sans Light"/>
                  <w:b w:val="1"/>
                  <w:bCs w:val="1"/>
                  <w:i w:val="1"/>
                  <w:iCs w:val="1"/>
                  <w:smallCaps w:val="0"/>
                  <w:strike w:val="0"/>
                  <w:color w:val="000000"/>
                  <w:sz w:val="16"/>
                  <w:szCs w:val="16"/>
                  <w:u w:val="none"/>
                  <w:shd w:fill="auto" w:val="clear"/>
                  <w:vertAlign w:val="baseline"/>
                  <w:rtl w:val="0"/>
                </w:rPr>
                <w:delText xml:space="preserve">SECCIÓN 3.</w:delText>
              </w:r>
              <w:r w:rsidDel="00000000" w:rsidR="00000000" w:rsidRPr="00000000">
                <w:rPr>
                  <w:rtl w:val="0"/>
                </w:rPr>
              </w:r>
            </w:del>
          </w:p>
        </w:tc>
      </w:tr>
      <w:tr>
        <w:trPr>
          <w:del w:author="Valeria Tapia" w:id="1616" w:date="2026-10-01T11:37:00Z"/>
          <w:trPrChange w:author="Valeria Tapia" w:id="1486" w:date="2026-10-01T18:43:00Z">
            <w:trPr>
              <w:cantSplit w:val="0"/>
              <w:trHeight w:val="298"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17F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del w:author="Valeria Tapia" w:id="1616" w:date="2026-10-01T11:37:00Z"/>
                <w:rFonts w:ascii="Open Sans Light" w:cs="Open Sans Light" w:eastAsia="Open Sans Light" w:hAnsi="Open Sans Light"/>
                <w:i w:val="0"/>
                <w:iCs w:val="0"/>
                <w:smallCaps w:val="0"/>
                <w:strike w:val="0"/>
                <w:color w:val="000000"/>
                <w:sz w:val="16"/>
                <w:szCs w:val="16"/>
                <w:u w:val="none"/>
                <w:shd w:fill="auto" w:val="clear"/>
                <w:vertAlign w:val="baseline"/>
              </w:rPr>
            </w:pPr>
            <w:del w:author="Valeria Tapia" w:id="1616" w:date="2026-10-01T11:37:00Z">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delText xml:space="preserve">¿QUÉ INSTANCIA DESARROLLÓ</w:delText>
              </w:r>
              <w:r w:rsidDel="00000000" w:rsidR="00000000" w:rsidRPr="00000000">
                <w:rPr>
                  <w:rFonts w:ascii="Open Sans Light" w:cs="Open Sans Light" w:eastAsia="Open Sans Light" w:hAnsi="Open Sans Light"/>
                  <w:b w:val="1"/>
                  <w:bCs w:val="1"/>
                  <w:i w:val="0"/>
                  <w:iCs w:val="0"/>
                  <w:smallCaps w:val="0"/>
                  <w:strike w:val="0"/>
                  <w:color w:val="ff0000"/>
                  <w:sz w:val="16"/>
                  <w:szCs w:val="16"/>
                  <w:u w:val="none"/>
                  <w:shd w:fill="auto" w:val="clear"/>
                  <w:vertAlign w:val="baseline"/>
                  <w:rtl w:val="0"/>
                </w:rPr>
                <w:delText xml:space="preserve"> </w:delText>
              </w: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delText xml:space="preserve">LOS SISTEMAS INFORMÁTICOS QUE UTILIZA LA ENTIDAD?</w:delText>
              </w:r>
              <w:r w:rsidDel="00000000" w:rsidR="00000000" w:rsidRPr="00000000">
                <w:rPr>
                  <w:rFonts w:ascii="Open Sans Light" w:cs="Open Sans Light" w:eastAsia="Open Sans Light" w:hAnsi="Open Sans Light"/>
                  <w:b w:val="0"/>
                  <w:bCs w:val="0"/>
                  <w:i w:val="0"/>
                  <w:iCs w:val="0"/>
                  <w:smallCaps w:val="0"/>
                  <w:strike w:val="0"/>
                  <w:color w:val="000000"/>
                  <w:sz w:val="16"/>
                  <w:szCs w:val="16"/>
                  <w:u w:val="none"/>
                  <w:shd w:fill="auto" w:val="clear"/>
                  <w:vertAlign w:val="baseline"/>
                  <w:rtl w:val="0"/>
                </w:rPr>
                <w:delText xml:space="preserve"> </w:delText>
              </w:r>
            </w:del>
          </w:p>
          <w:p w:rsidR="00000000" w:rsidDel="00000000" w:rsidP="00000000" w:rsidRDefault="00000000" w:rsidRPr="00000000" w14:paraId="00001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del w:author="Valeria Tapia" w:id="1616" w:date="2026-10-01T11:37:00Z"/>
                <w:rFonts w:ascii="Open Sans Light" w:cs="Open Sans Light" w:eastAsia="Open Sans Light" w:hAnsi="Open Sans Light"/>
                <w:b w:val="1"/>
                <w:bCs w:val="1"/>
                <w:i w:val="0"/>
                <w:iCs w:val="0"/>
                <w:smallCaps w:val="0"/>
                <w:strike w:val="0"/>
                <w:color w:val="000000"/>
                <w:sz w:val="16"/>
                <w:szCs w:val="16"/>
                <w:u w:val="none"/>
                <w:shd w:fill="auto" w:val="clear"/>
                <w:vertAlign w:val="baseline"/>
              </w:rPr>
            </w:pPr>
            <w:del w:author="Valeria Tapia" w:id="1616" w:date="2026-10-01T11:37:00Z">
              <w:r w:rsidDel="00000000" w:rsidR="00000000" w:rsidRPr="00000000">
                <w:rPr>
                  <w:rFonts w:ascii="Open Sans Light" w:cs="Open Sans Light" w:eastAsia="Open Sans Light" w:hAnsi="Open Sans Light"/>
                  <w:b w:val="0"/>
                  <w:bCs w:val="0"/>
                  <w:i w:val="0"/>
                  <w:iCs w:val="0"/>
                  <w:smallCaps w:val="0"/>
                  <w:strike w:val="0"/>
                  <w:color w:val="00b050"/>
                  <w:sz w:val="16"/>
                  <w:szCs w:val="16"/>
                  <w:u w:val="none"/>
                  <w:shd w:fill="auto" w:val="clear"/>
                  <w:vertAlign w:val="baseline"/>
                  <w:rtl w:val="0"/>
                </w:rPr>
                <w:delText xml:space="preserve"> </w:delText>
              </w:r>
              <w:r w:rsidDel="00000000" w:rsidR="00000000" w:rsidRPr="00000000">
                <w:rPr>
                  <w:rFonts w:ascii="Open Sans Light" w:cs="Open Sans Light" w:eastAsia="Open Sans Light" w:hAnsi="Open Sans Light"/>
                  <w:b w:val="0"/>
                  <w:bCs w:val="0"/>
                  <w:i w:val="0"/>
                  <w:iCs w:val="0"/>
                  <w:smallCaps w:val="0"/>
                  <w:strike w:val="0"/>
                  <w:color w:val="000000"/>
                  <w:sz w:val="16"/>
                  <w:szCs w:val="16"/>
                  <w:u w:val="none"/>
                  <w:shd w:fill="auto" w:val="clear"/>
                  <w:vertAlign w:val="baseline"/>
                  <w:rtl w:val="0"/>
                </w:rPr>
                <w:delText xml:space="preserve">(Marque con una X).</w:delText>
              </w:r>
              <w:r w:rsidDel="00000000" w:rsidR="00000000" w:rsidRPr="00000000">
                <w:rPr>
                  <w:rtl w:val="0"/>
                </w:rPr>
              </w:r>
            </w:del>
          </w:p>
        </w:tc>
      </w:tr>
      <w:tr>
        <w:trPr>
          <w:del w:author="Valeria Tapia" w:id="1616" w:date="2026-10-01T11:37:00Z"/>
          <w:trPrChange w:author="Valeria Tapia" w:id="1486" w:date="2026-10-01T18:43:00Z">
            <w:trPr>
              <w:cantSplit w:val="0"/>
              <w:trHeight w:val="300" w:hRule="atLeast"/>
              <w:tblHeader w:val="0"/>
            </w:trPr>
          </w:trPrChange>
        </w:trPr>
        <w:tc>
          <w:tcPr>
            <w:gridSpan w:val="21"/>
            <w:tcPrChange w:author="Valeria Tapia" w:id="1486" w:date="2026-10-01T18:43:00Z">
              <w:tcPr>
                <w:shd w:fill="auto" w:val="clear"/>
                <w:vAlign w:val="center"/>
              </w:tcPr>
            </w:tcPrChange>
          </w:tcPr>
          <w:p w:rsidR="00000000" w:rsidDel="00000000" w:rsidP="00000000" w:rsidRDefault="00000000" w:rsidRPr="00000000" w14:paraId="00001836">
            <w:pPr>
              <w:jc w:val="cente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SISTEMA</w:delText>
              </w:r>
            </w:del>
          </w:p>
        </w:tc>
        <w:tc>
          <w:tcPr>
            <w:gridSpan w:val="20"/>
            <w:tcPrChange w:author="Valeria Tapia" w:id="1486" w:date="2026-10-01T18:43:00Z">
              <w:tcPr>
                <w:shd w:fill="auto" w:val="clear"/>
                <w:vAlign w:val="center"/>
              </w:tcPr>
            </w:tcPrChange>
          </w:tcPr>
          <w:p w:rsidR="00000000" w:rsidDel="00000000" w:rsidP="00000000" w:rsidRDefault="00000000" w:rsidRPr="00000000" w14:paraId="0000184B">
            <w:pPr>
              <w:jc w:val="cente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SU ENTIDAD</w:delText>
              </w:r>
            </w:del>
          </w:p>
        </w:tc>
        <w:tc>
          <w:tcPr>
            <w:gridSpan w:val="13"/>
            <w:tcPrChange w:author="Valeria Tapia" w:id="1486" w:date="2026-10-01T18:43:00Z">
              <w:tcPr>
                <w:vAlign w:val="center"/>
              </w:tcPr>
            </w:tcPrChange>
          </w:tcPr>
          <w:p w:rsidR="00000000" w:rsidDel="00000000" w:rsidP="00000000" w:rsidRDefault="00000000" w:rsidRPr="00000000" w14:paraId="0000185F">
            <w:pPr>
              <w:jc w:val="cente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ENTIDAD PRIVADA</w:delText>
              </w:r>
            </w:del>
          </w:p>
        </w:tc>
        <w:tc>
          <w:tcPr>
            <w:gridSpan w:val="10"/>
            <w:tcPrChange w:author="Valeria Tapia" w:id="1486" w:date="2026-10-01T18:43:00Z">
              <w:tcPr>
                <w:shd w:fill="auto" w:val="clear"/>
                <w:vAlign w:val="center"/>
              </w:tcPr>
            </w:tcPrChange>
          </w:tcPr>
          <w:p w:rsidR="00000000" w:rsidDel="00000000" w:rsidP="00000000" w:rsidRDefault="00000000" w:rsidRPr="00000000" w14:paraId="0000186C">
            <w:pPr>
              <w:jc w:val="cente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ENTIDAD PÚBLICA EXTERNA</w:delText>
              </w:r>
            </w:del>
          </w:p>
        </w:tc>
      </w:tr>
      <w:tr>
        <w:trPr>
          <w:del w:author="Valeria Tapia" w:id="1616" w:date="2026-10-01T11:37:00Z"/>
          <w:trPrChange w:author="Valeria Tapia" w:id="1486" w:date="2026-10-01T18:43:00Z">
            <w:trPr>
              <w:cantSplit w:val="0"/>
              <w:trHeight w:val="300" w:hRule="atLeast"/>
              <w:tblHeader w:val="0"/>
            </w:trPr>
          </w:trPrChange>
        </w:trPr>
        <w:tc>
          <w:tcPr>
            <w:gridSpan w:val="21"/>
            <w:tcPrChange w:author="Valeria Tapia" w:id="1486" w:date="2026-10-01T18:43:00Z">
              <w:tcPr>
                <w:shd w:fill="auto" w:val="clear"/>
                <w:vAlign w:val="bottom"/>
              </w:tcPr>
            </w:tcPrChange>
          </w:tcPr>
          <w:p w:rsidR="00000000" w:rsidDel="00000000" w:rsidP="00000000" w:rsidRDefault="00000000" w:rsidRPr="00000000" w14:paraId="00001876">
            <w:pPr>
              <w:rPr>
                <w:del w:author="Valeria Tapia" w:id="1616" w:date="2026-10-01T11:37:00Z"/>
                <w:color w:val="000000"/>
                <w:sz w:val="16"/>
                <w:szCs w:val="16"/>
              </w:rPr>
            </w:pPr>
            <w:del w:author="Valeria Tapia" w:id="1616" w:date="2026-10-01T11:37:00Z">
              <w:r w:rsidDel="00000000" w:rsidR="00000000" w:rsidRPr="00000000">
                <w:rPr>
                  <w:b w:val="1"/>
                  <w:bCs w:val="1"/>
                  <w:color w:val="000000"/>
                  <w:sz w:val="16"/>
                  <w:szCs w:val="16"/>
                  <w:rtl w:val="0"/>
                </w:rPr>
                <w:delText xml:space="preserve">REGISTRO DE OPERADORES</w:delText>
              </w:r>
              <w:r w:rsidDel="00000000" w:rsidR="00000000" w:rsidRPr="00000000">
                <w:rPr>
                  <w:rtl w:val="0"/>
                </w:rPr>
              </w:r>
            </w:del>
          </w:p>
        </w:tc>
        <w:tc>
          <w:tcPr>
            <w:gridSpan w:val="20"/>
            <w:tcPrChange w:author="Valeria Tapia" w:id="1486" w:date="2026-10-01T18:43:00Z">
              <w:tcPr>
                <w:shd w:fill="auto" w:val="clear"/>
                <w:vAlign w:val="center"/>
              </w:tcPr>
            </w:tcPrChange>
          </w:tcPr>
          <w:p w:rsidR="00000000" w:rsidDel="00000000" w:rsidP="00000000" w:rsidRDefault="00000000" w:rsidRPr="00000000" w14:paraId="0000188B">
            <w:pP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13"/>
            <w:tcPrChange w:author="Valeria Tapia" w:id="1486" w:date="2026-10-01T18:43:00Z">
              <w:tcPr/>
            </w:tcPrChange>
          </w:tcPr>
          <w:p w:rsidR="00000000" w:rsidDel="00000000" w:rsidP="00000000" w:rsidRDefault="00000000" w:rsidRPr="00000000" w14:paraId="0000189F">
            <w:pP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10"/>
            <w:tcPrChange w:author="Valeria Tapia" w:id="1486" w:date="2026-10-01T18:43:00Z">
              <w:tcPr>
                <w:shd w:fill="auto" w:val="clear"/>
                <w:vAlign w:val="bottom"/>
              </w:tcPr>
            </w:tcPrChange>
          </w:tcPr>
          <w:p w:rsidR="00000000" w:rsidDel="00000000" w:rsidP="00000000" w:rsidRDefault="00000000" w:rsidRPr="00000000" w14:paraId="000018AC">
            <w:pPr>
              <w:rPr>
                <w:del w:author="Valeria Tapia" w:id="1616" w:date="2026-10-01T11:37:00Z"/>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269" w:hRule="atLeast"/>
              <w:tblHeader w:val="0"/>
            </w:trPr>
          </w:trPrChange>
        </w:trPr>
        <w:tc>
          <w:tcPr>
            <w:gridSpan w:val="21"/>
            <w:tcPrChange w:author="Valeria Tapia" w:id="1486" w:date="2026-10-01T18:43:00Z">
              <w:tcPr>
                <w:shd w:fill="auto" w:val="clear"/>
                <w:vAlign w:val="center"/>
              </w:tcPr>
            </w:tcPrChange>
          </w:tcPr>
          <w:p w:rsidR="00000000" w:rsidDel="00000000" w:rsidP="00000000" w:rsidRDefault="00000000" w:rsidRPr="00000000" w14:paraId="000018B6">
            <w:pPr>
              <w:rPr>
                <w:del w:author="Valeria Tapia" w:id="1616" w:date="2026-10-01T11:37:00Z"/>
                <w:color w:val="000000"/>
                <w:sz w:val="16"/>
                <w:szCs w:val="16"/>
              </w:rPr>
            </w:pPr>
            <w:del w:author="Valeria Tapia" w:id="1616" w:date="2026-10-01T11:37:00Z">
              <w:r w:rsidDel="00000000" w:rsidR="00000000" w:rsidRPr="00000000">
                <w:rPr>
                  <w:b w:val="1"/>
                  <w:bCs w:val="1"/>
                  <w:color w:val="000000"/>
                  <w:sz w:val="16"/>
                  <w:szCs w:val="16"/>
                  <w:rtl w:val="0"/>
                </w:rPr>
                <w:delText xml:space="preserve">AUTORIZACIÓN PREVIA</w:delText>
              </w:r>
              <w:r w:rsidDel="00000000" w:rsidR="00000000" w:rsidRPr="00000000">
                <w:rPr>
                  <w:rtl w:val="0"/>
                </w:rPr>
              </w:r>
            </w:del>
          </w:p>
        </w:tc>
        <w:tc>
          <w:tcPr>
            <w:gridSpan w:val="20"/>
            <w:tcPrChange w:author="Valeria Tapia" w:id="1486" w:date="2026-10-01T18:43:00Z">
              <w:tcPr>
                <w:shd w:fill="auto" w:val="clear"/>
                <w:vAlign w:val="center"/>
              </w:tcPr>
            </w:tcPrChange>
          </w:tcPr>
          <w:p w:rsidR="00000000" w:rsidDel="00000000" w:rsidP="00000000" w:rsidRDefault="00000000" w:rsidRPr="00000000" w14:paraId="000018CB">
            <w:pP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13"/>
            <w:tcPrChange w:author="Valeria Tapia" w:id="1486" w:date="2026-10-01T18:43:00Z">
              <w:tcPr/>
            </w:tcPrChange>
          </w:tcPr>
          <w:p w:rsidR="00000000" w:rsidDel="00000000" w:rsidP="00000000" w:rsidRDefault="00000000" w:rsidRPr="00000000" w14:paraId="000018DF">
            <w:pP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10"/>
            <w:tcPrChange w:author="Valeria Tapia" w:id="1486" w:date="2026-10-01T18:43:00Z">
              <w:tcPr>
                <w:shd w:fill="auto" w:val="clear"/>
                <w:vAlign w:val="bottom"/>
              </w:tcPr>
            </w:tcPrChange>
          </w:tcPr>
          <w:p w:rsidR="00000000" w:rsidDel="00000000" w:rsidP="00000000" w:rsidRDefault="00000000" w:rsidRPr="00000000" w14:paraId="000018EC">
            <w:pPr>
              <w:rPr>
                <w:del w:author="Valeria Tapia" w:id="1616" w:date="2026-10-01T11:37:00Z"/>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273" w:hRule="atLeast"/>
              <w:tblHeader w:val="0"/>
            </w:trPr>
          </w:trPrChange>
        </w:trPr>
        <w:tc>
          <w:tcPr>
            <w:gridSpan w:val="21"/>
            <w:tcPrChange w:author="Valeria Tapia" w:id="1486" w:date="2026-10-01T18:43:00Z">
              <w:tcPr>
                <w:shd w:fill="auto" w:val="clear"/>
                <w:vAlign w:val="center"/>
              </w:tcPr>
            </w:tcPrChange>
          </w:tcPr>
          <w:p w:rsidR="00000000" w:rsidDel="00000000" w:rsidP="00000000" w:rsidRDefault="00000000" w:rsidRPr="00000000" w14:paraId="000018F6">
            <w:pPr>
              <w:rPr>
                <w:del w:author="Valeria Tapia" w:id="1616" w:date="2026-10-01T11:37:00Z"/>
                <w:color w:val="000000"/>
                <w:sz w:val="16"/>
                <w:szCs w:val="16"/>
              </w:rPr>
            </w:pPr>
            <w:del w:author="Valeria Tapia" w:id="1616" w:date="2026-10-01T11:37:00Z">
              <w:r w:rsidDel="00000000" w:rsidR="00000000" w:rsidRPr="00000000">
                <w:rPr>
                  <w:b w:val="1"/>
                  <w:bCs w:val="1"/>
                  <w:color w:val="000000"/>
                  <w:sz w:val="16"/>
                  <w:szCs w:val="16"/>
                  <w:rtl w:val="0"/>
                </w:rPr>
                <w:delText xml:space="preserve">CERTIFICACIÓN</w:delText>
              </w:r>
              <w:r w:rsidDel="00000000" w:rsidR="00000000" w:rsidRPr="00000000">
                <w:rPr>
                  <w:rtl w:val="0"/>
                </w:rPr>
              </w:r>
            </w:del>
          </w:p>
        </w:tc>
        <w:tc>
          <w:tcPr>
            <w:gridSpan w:val="20"/>
            <w:tcPrChange w:author="Valeria Tapia" w:id="1486" w:date="2026-10-01T18:43:00Z">
              <w:tcPr>
                <w:shd w:fill="auto" w:val="clear"/>
                <w:vAlign w:val="center"/>
              </w:tcPr>
            </w:tcPrChange>
          </w:tcPr>
          <w:p w:rsidR="00000000" w:rsidDel="00000000" w:rsidP="00000000" w:rsidRDefault="00000000" w:rsidRPr="00000000" w14:paraId="0000190B">
            <w:pP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13"/>
            <w:tcPrChange w:author="Valeria Tapia" w:id="1486" w:date="2026-10-01T18:43:00Z">
              <w:tcPr/>
            </w:tcPrChange>
          </w:tcPr>
          <w:p w:rsidR="00000000" w:rsidDel="00000000" w:rsidP="00000000" w:rsidRDefault="00000000" w:rsidRPr="00000000" w14:paraId="0000191F">
            <w:pP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10"/>
            <w:tcPrChange w:author="Valeria Tapia" w:id="1486" w:date="2026-10-01T18:43:00Z">
              <w:tcPr>
                <w:shd w:fill="auto" w:val="clear"/>
                <w:vAlign w:val="bottom"/>
              </w:tcPr>
            </w:tcPrChange>
          </w:tcPr>
          <w:p w:rsidR="00000000" w:rsidDel="00000000" w:rsidP="00000000" w:rsidRDefault="00000000" w:rsidRPr="00000000" w14:paraId="0000192C">
            <w:pPr>
              <w:rPr>
                <w:del w:author="Valeria Tapia" w:id="1616" w:date="2026-10-01T11:37:00Z"/>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281" w:hRule="atLeast"/>
              <w:tblHeader w:val="0"/>
            </w:trPr>
          </w:trPrChange>
        </w:trPr>
        <w:tc>
          <w:tcPr>
            <w:gridSpan w:val="21"/>
            <w:tcPrChange w:author="Valeria Tapia" w:id="1486" w:date="2026-10-01T18:43:00Z">
              <w:tcPr>
                <w:shd w:fill="auto" w:val="clear"/>
                <w:vAlign w:val="center"/>
              </w:tcPr>
            </w:tcPrChange>
          </w:tcPr>
          <w:p w:rsidR="00000000" w:rsidDel="00000000" w:rsidP="00000000" w:rsidRDefault="00000000" w:rsidRPr="00000000" w14:paraId="00001936">
            <w:pPr>
              <w:rPr>
                <w:del w:author="Valeria Tapia" w:id="1616" w:date="2026-10-01T11:37:00Z"/>
                <w:color w:val="000000"/>
                <w:sz w:val="16"/>
                <w:szCs w:val="16"/>
              </w:rPr>
            </w:pPr>
            <w:del w:author="Valeria Tapia" w:id="1616" w:date="2026-10-01T11:37:00Z">
              <w:r w:rsidDel="00000000" w:rsidR="00000000" w:rsidRPr="00000000">
                <w:rPr>
                  <w:b w:val="1"/>
                  <w:bCs w:val="1"/>
                  <w:color w:val="000000"/>
                  <w:sz w:val="16"/>
                  <w:szCs w:val="16"/>
                  <w:rtl w:val="0"/>
                </w:rPr>
                <w:delText xml:space="preserve">OTRO (S) (Especificar)</w:delText>
              </w:r>
              <w:r w:rsidDel="00000000" w:rsidR="00000000" w:rsidRPr="00000000">
                <w:rPr>
                  <w:rtl w:val="0"/>
                </w:rPr>
              </w:r>
            </w:del>
          </w:p>
        </w:tc>
        <w:tc>
          <w:tcPr>
            <w:gridSpan w:val="20"/>
            <w:tcPrChange w:author="Valeria Tapia" w:id="1486" w:date="2026-10-01T18:43:00Z">
              <w:tcPr>
                <w:shd w:fill="auto" w:val="clear"/>
                <w:vAlign w:val="center"/>
              </w:tcPr>
            </w:tcPrChange>
          </w:tcPr>
          <w:p w:rsidR="00000000" w:rsidDel="00000000" w:rsidP="00000000" w:rsidRDefault="00000000" w:rsidRPr="00000000" w14:paraId="0000194B">
            <w:pP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13"/>
            <w:tcPrChange w:author="Valeria Tapia" w:id="1486" w:date="2026-10-01T18:43:00Z">
              <w:tcPr/>
            </w:tcPrChange>
          </w:tcPr>
          <w:p w:rsidR="00000000" w:rsidDel="00000000" w:rsidP="00000000" w:rsidRDefault="00000000" w:rsidRPr="00000000" w14:paraId="0000195F">
            <w:pP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10"/>
            <w:tcPrChange w:author="Valeria Tapia" w:id="1486" w:date="2026-10-01T18:43:00Z">
              <w:tcPr>
                <w:shd w:fill="auto" w:val="clear"/>
                <w:vAlign w:val="bottom"/>
              </w:tcPr>
            </w:tcPrChange>
          </w:tcPr>
          <w:p w:rsidR="00000000" w:rsidDel="00000000" w:rsidP="00000000" w:rsidRDefault="00000000" w:rsidRPr="00000000" w14:paraId="0000196C">
            <w:pPr>
              <w:rPr>
                <w:del w:author="Valeria Tapia" w:id="1616" w:date="2026-10-01T11:37:00Z"/>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218"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1976">
            <w:pP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5. ¿LOS SISTEMAS INFORMÁTICOS DE LA ENTIDAD ESTÁN DESARROLLADOS SOBRE SOFTWARE LIBRE? </w:delText>
              </w:r>
              <w:r w:rsidDel="00000000" w:rsidR="00000000" w:rsidRPr="00000000">
                <w:rPr>
                  <w:color w:val="000000"/>
                  <w:sz w:val="16"/>
                  <w:szCs w:val="16"/>
                  <w:rtl w:val="0"/>
                </w:rPr>
                <w:delText xml:space="preserve">(marque con una X).</w:delText>
              </w:r>
              <w:r w:rsidDel="00000000" w:rsidR="00000000" w:rsidRPr="00000000">
                <w:rPr>
                  <w:rtl w:val="0"/>
                </w:rPr>
              </w:r>
            </w:del>
          </w:p>
        </w:tc>
      </w:tr>
      <w:tr>
        <w:trPr>
          <w:del w:author="Valeria Tapia" w:id="1616" w:date="2026-10-01T11:37:00Z"/>
          <w:trPrChange w:author="Valeria Tapia" w:id="1486" w:date="2026-10-01T18:43:00Z">
            <w:trPr>
              <w:cantSplit w:val="0"/>
              <w:trHeight w:val="279" w:hRule="atLeast"/>
              <w:tblHeader w:val="0"/>
            </w:trPr>
          </w:trPrChange>
        </w:trPr>
        <w:tc>
          <w:tcPr>
            <w:gridSpan w:val="25"/>
            <w:tcPrChange w:author="Valeria Tapia" w:id="1486" w:date="2026-10-01T18:43:00Z">
              <w:tcPr/>
            </w:tcPrChange>
          </w:tcPr>
          <w:p w:rsidR="00000000" w:rsidDel="00000000" w:rsidP="00000000" w:rsidRDefault="00000000" w:rsidRPr="00000000" w14:paraId="000019B6">
            <w:pPr>
              <w:jc w:val="cente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SISTEMA</w:delText>
              </w:r>
            </w:del>
          </w:p>
        </w:tc>
        <w:tc>
          <w:tcPr>
            <w:gridSpan w:val="11"/>
            <w:tcPrChange w:author="Valeria Tapia" w:id="1486" w:date="2026-10-01T18:43:00Z">
              <w:tcPr>
                <w:shd w:fill="auto" w:val="clear"/>
                <w:vAlign w:val="bottom"/>
              </w:tcPr>
            </w:tcPrChange>
          </w:tcPr>
          <w:p w:rsidR="00000000" w:rsidDel="00000000" w:rsidP="00000000" w:rsidRDefault="00000000" w:rsidRPr="00000000" w14:paraId="000019CF">
            <w:pPr>
              <w:jc w:val="cente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SI</w:delText>
              </w:r>
            </w:del>
          </w:p>
        </w:tc>
        <w:tc>
          <w:tcPr>
            <w:gridSpan w:val="6"/>
            <w:tcPrChange w:author="Valeria Tapia" w:id="1486" w:date="2026-10-01T18:43:00Z">
              <w:tcPr>
                <w:shd w:fill="auto" w:val="clear"/>
                <w:vAlign w:val="bottom"/>
              </w:tcPr>
            </w:tcPrChange>
          </w:tcPr>
          <w:p w:rsidR="00000000" w:rsidDel="00000000" w:rsidP="00000000" w:rsidRDefault="00000000" w:rsidRPr="00000000" w14:paraId="000019DA">
            <w:pPr>
              <w:jc w:val="center"/>
              <w:rPr>
                <w:del w:author="Valeria Tapia" w:id="1616" w:date="2026-10-01T11:37:00Z"/>
                <w:color w:val="000000"/>
                <w:sz w:val="16"/>
                <w:szCs w:val="16"/>
              </w:rPr>
            </w:pPr>
            <w:del w:author="Valeria Tapia" w:id="1616" w:date="2026-10-01T11:37:00Z">
              <w:r w:rsidDel="00000000" w:rsidR="00000000" w:rsidRPr="00000000">
                <w:rPr>
                  <w:b w:val="1"/>
                  <w:bCs w:val="1"/>
                  <w:color w:val="000000"/>
                  <w:sz w:val="16"/>
                  <w:szCs w:val="16"/>
                  <w:rtl w:val="0"/>
                </w:rPr>
                <w:delText xml:space="preserve">NO</w:delText>
              </w:r>
              <w:r w:rsidDel="00000000" w:rsidR="00000000" w:rsidRPr="00000000">
                <w:rPr>
                  <w:rtl w:val="0"/>
                </w:rPr>
              </w:r>
            </w:del>
          </w:p>
        </w:tc>
        <w:tc>
          <w:tcPr>
            <w:gridSpan w:val="22"/>
            <w:vMerge w:val="restart"/>
            <w:tcPrChange w:author="Valeria Tapia" w:id="1486" w:date="2026-10-01T18:43:00Z">
              <w:tcPr/>
            </w:tcPrChange>
          </w:tcPr>
          <w:p w:rsidR="00000000" w:rsidDel="00000000" w:rsidP="00000000" w:rsidRDefault="00000000" w:rsidRPr="00000000" w14:paraId="000019E0">
            <w:pPr>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 </w:delText>
              </w:r>
            </w:del>
          </w:p>
        </w:tc>
      </w:tr>
      <w:tr>
        <w:trPr>
          <w:del w:author="Valeria Tapia" w:id="1616" w:date="2026-10-01T11:37:00Z"/>
          <w:trPrChange w:author="Valeria Tapia" w:id="1486" w:date="2026-10-01T18:43:00Z">
            <w:trPr>
              <w:cantSplit w:val="0"/>
              <w:trHeight w:val="300" w:hRule="atLeast"/>
              <w:tblHeader w:val="0"/>
            </w:trPr>
          </w:trPrChange>
        </w:trPr>
        <w:tc>
          <w:tcPr>
            <w:gridSpan w:val="25"/>
            <w:tcPrChange w:author="Valeria Tapia" w:id="1486" w:date="2026-10-01T18:43:00Z">
              <w:tcPr/>
            </w:tcPrChange>
          </w:tcPr>
          <w:p w:rsidR="00000000" w:rsidDel="00000000" w:rsidP="00000000" w:rsidRDefault="00000000" w:rsidRPr="00000000" w14:paraId="000019F6">
            <w:pP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REGISTRO DE OPERADORES</w:delText>
              </w:r>
            </w:del>
          </w:p>
        </w:tc>
        <w:tc>
          <w:tcPr>
            <w:gridSpan w:val="11"/>
            <w:tcPrChange w:author="Valeria Tapia" w:id="1486" w:date="2026-10-01T18:43:00Z">
              <w:tcPr>
                <w:shd w:fill="auto" w:val="clear"/>
                <w:vAlign w:val="bottom"/>
              </w:tcPr>
            </w:tcPrChange>
          </w:tcPr>
          <w:p w:rsidR="00000000" w:rsidDel="00000000" w:rsidP="00000000" w:rsidRDefault="00000000" w:rsidRPr="00000000" w14:paraId="00001A0F">
            <w:pPr>
              <w:jc w:val="center"/>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 </w:delText>
              </w:r>
            </w:del>
          </w:p>
        </w:tc>
        <w:tc>
          <w:tcPr>
            <w:gridSpan w:val="6"/>
            <w:tcPrChange w:author="Valeria Tapia" w:id="1486" w:date="2026-10-01T18:43:00Z">
              <w:tcPr>
                <w:shd w:fill="auto" w:val="clear"/>
                <w:vAlign w:val="bottom"/>
              </w:tcPr>
            </w:tcPrChange>
          </w:tcPr>
          <w:p w:rsidR="00000000" w:rsidDel="00000000" w:rsidP="00000000" w:rsidRDefault="00000000" w:rsidRPr="00000000" w14:paraId="00001A1A">
            <w:pP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22"/>
            <w:vMerge w:val="continue"/>
            <w:tcPrChange w:author="Valeria Tapia" w:id="1486" w:date="2026-10-01T18:43:00Z">
              <w:tcPr/>
            </w:tcPrChange>
          </w:tcPr>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16" w:date="2026-10-01T11:37:00Z"/>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300" w:hRule="atLeast"/>
              <w:tblHeader w:val="0"/>
            </w:trPr>
          </w:trPrChange>
        </w:trPr>
        <w:tc>
          <w:tcPr>
            <w:gridSpan w:val="25"/>
            <w:tcPrChange w:author="Valeria Tapia" w:id="1486" w:date="2026-10-01T18:43:00Z">
              <w:tcPr/>
            </w:tcPrChange>
          </w:tcPr>
          <w:p w:rsidR="00000000" w:rsidDel="00000000" w:rsidP="00000000" w:rsidRDefault="00000000" w:rsidRPr="00000000" w14:paraId="00001A36">
            <w:pPr>
              <w:rPr>
                <w:del w:author="Valeria Tapia" w:id="1616" w:date="2026-10-01T11:37:00Z"/>
                <w:b w:val="1"/>
                <w:bCs w:val="1"/>
                <w:i w:val="1"/>
                <w:iCs w:val="1"/>
                <w:color w:val="000000"/>
                <w:sz w:val="16"/>
                <w:szCs w:val="16"/>
              </w:rPr>
            </w:pPr>
            <w:del w:author="Valeria Tapia" w:id="1616" w:date="2026-10-01T11:37:00Z">
              <w:r w:rsidDel="00000000" w:rsidR="00000000" w:rsidRPr="00000000">
                <w:rPr>
                  <w:b w:val="1"/>
                  <w:bCs w:val="1"/>
                  <w:color w:val="000000"/>
                  <w:sz w:val="16"/>
                  <w:szCs w:val="16"/>
                  <w:rtl w:val="0"/>
                </w:rPr>
                <w:delText xml:space="preserve">AUTORIZACIÓN PREVIA</w:delText>
              </w:r>
              <w:r w:rsidDel="00000000" w:rsidR="00000000" w:rsidRPr="00000000">
                <w:rPr>
                  <w:rtl w:val="0"/>
                </w:rPr>
              </w:r>
            </w:del>
          </w:p>
        </w:tc>
        <w:tc>
          <w:tcPr>
            <w:gridSpan w:val="11"/>
            <w:tcPrChange w:author="Valeria Tapia" w:id="1486" w:date="2026-10-01T18:43:00Z">
              <w:tcPr>
                <w:shd w:fill="auto" w:val="clear"/>
                <w:vAlign w:val="bottom"/>
              </w:tcPr>
            </w:tcPrChange>
          </w:tcPr>
          <w:p w:rsidR="00000000" w:rsidDel="00000000" w:rsidP="00000000" w:rsidRDefault="00000000" w:rsidRPr="00000000" w14:paraId="00001A4F">
            <w:pPr>
              <w:jc w:val="center"/>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 </w:delText>
              </w:r>
            </w:del>
          </w:p>
        </w:tc>
        <w:tc>
          <w:tcPr>
            <w:gridSpan w:val="6"/>
            <w:tcPrChange w:author="Valeria Tapia" w:id="1486" w:date="2026-10-01T18:43:00Z">
              <w:tcPr>
                <w:shd w:fill="auto" w:val="clear"/>
                <w:vAlign w:val="bottom"/>
              </w:tcPr>
            </w:tcPrChange>
          </w:tcPr>
          <w:p w:rsidR="00000000" w:rsidDel="00000000" w:rsidP="00000000" w:rsidRDefault="00000000" w:rsidRPr="00000000" w14:paraId="00001A5A">
            <w:pP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22"/>
            <w:vMerge w:val="continue"/>
            <w:tcPrChange w:author="Valeria Tapia" w:id="1486" w:date="2026-10-01T18:43:00Z">
              <w:tcPr/>
            </w:tcPrChange>
          </w:tcPr>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16" w:date="2026-10-01T11:37:00Z"/>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300" w:hRule="atLeast"/>
              <w:tblHeader w:val="0"/>
            </w:trPr>
          </w:trPrChange>
        </w:trPr>
        <w:tc>
          <w:tcPr>
            <w:gridSpan w:val="25"/>
            <w:tcPrChange w:author="Valeria Tapia" w:id="1486" w:date="2026-10-01T18:43:00Z">
              <w:tcPr/>
            </w:tcPrChange>
          </w:tcPr>
          <w:p w:rsidR="00000000" w:rsidDel="00000000" w:rsidP="00000000" w:rsidRDefault="00000000" w:rsidRPr="00000000" w14:paraId="00001A76">
            <w:pPr>
              <w:rPr>
                <w:del w:author="Valeria Tapia" w:id="1616" w:date="2026-10-01T11:37:00Z"/>
                <w:b w:val="1"/>
                <w:bCs w:val="1"/>
                <w:i w:val="1"/>
                <w:iCs w:val="1"/>
                <w:color w:val="000000"/>
                <w:sz w:val="16"/>
                <w:szCs w:val="16"/>
              </w:rPr>
            </w:pPr>
            <w:del w:author="Valeria Tapia" w:id="1616" w:date="2026-10-01T11:37:00Z">
              <w:r w:rsidDel="00000000" w:rsidR="00000000" w:rsidRPr="00000000">
                <w:rPr>
                  <w:b w:val="1"/>
                  <w:bCs w:val="1"/>
                  <w:color w:val="000000"/>
                  <w:sz w:val="16"/>
                  <w:szCs w:val="16"/>
                  <w:rtl w:val="0"/>
                </w:rPr>
                <w:delText xml:space="preserve">CERTIFICACIÓN</w:delText>
              </w:r>
              <w:r w:rsidDel="00000000" w:rsidR="00000000" w:rsidRPr="00000000">
                <w:rPr>
                  <w:rtl w:val="0"/>
                </w:rPr>
              </w:r>
            </w:del>
          </w:p>
        </w:tc>
        <w:tc>
          <w:tcPr>
            <w:gridSpan w:val="11"/>
            <w:tcPrChange w:author="Valeria Tapia" w:id="1486" w:date="2026-10-01T18:43:00Z">
              <w:tcPr>
                <w:shd w:fill="auto" w:val="clear"/>
                <w:vAlign w:val="bottom"/>
              </w:tcPr>
            </w:tcPrChange>
          </w:tcPr>
          <w:p w:rsidR="00000000" w:rsidDel="00000000" w:rsidP="00000000" w:rsidRDefault="00000000" w:rsidRPr="00000000" w14:paraId="00001A8F">
            <w:pPr>
              <w:jc w:val="cente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6"/>
            <w:tcPrChange w:author="Valeria Tapia" w:id="1486" w:date="2026-10-01T18:43:00Z">
              <w:tcPr>
                <w:shd w:fill="auto" w:val="clear"/>
                <w:vAlign w:val="bottom"/>
              </w:tcPr>
            </w:tcPrChange>
          </w:tcPr>
          <w:p w:rsidR="00000000" w:rsidDel="00000000" w:rsidP="00000000" w:rsidRDefault="00000000" w:rsidRPr="00000000" w14:paraId="00001A9A">
            <w:pPr>
              <w:jc w:val="cente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22"/>
            <w:vMerge w:val="continue"/>
            <w:tcPrChange w:author="Valeria Tapia" w:id="1486" w:date="2026-10-01T18:43:00Z">
              <w:tcPr/>
            </w:tcPrChange>
          </w:tcPr>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16" w:date="2026-10-01T11:37:00Z"/>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300" w:hRule="atLeast"/>
              <w:tblHeader w:val="0"/>
            </w:trPr>
          </w:trPrChange>
        </w:trPr>
        <w:tc>
          <w:tcPr>
            <w:gridSpan w:val="25"/>
            <w:tcPrChange w:author="Valeria Tapia" w:id="1486" w:date="2026-10-01T18:43:00Z">
              <w:tcPr/>
            </w:tcPrChange>
          </w:tcPr>
          <w:p w:rsidR="00000000" w:rsidDel="00000000" w:rsidP="00000000" w:rsidRDefault="00000000" w:rsidRPr="00000000" w14:paraId="00001AB6">
            <w:pPr>
              <w:rPr>
                <w:del w:author="Valeria Tapia" w:id="1616" w:date="2026-10-01T11:37:00Z"/>
                <w:b w:val="1"/>
                <w:bCs w:val="1"/>
                <w:i w:val="1"/>
                <w:iCs w:val="1"/>
                <w:color w:val="000000"/>
                <w:sz w:val="16"/>
                <w:szCs w:val="16"/>
              </w:rPr>
            </w:pPr>
            <w:del w:author="Valeria Tapia" w:id="1616" w:date="2026-10-01T11:37:00Z">
              <w:r w:rsidDel="00000000" w:rsidR="00000000" w:rsidRPr="00000000">
                <w:rPr>
                  <w:b w:val="1"/>
                  <w:bCs w:val="1"/>
                  <w:color w:val="000000"/>
                  <w:sz w:val="16"/>
                  <w:szCs w:val="16"/>
                  <w:rtl w:val="0"/>
                </w:rPr>
                <w:delText xml:space="preserve">OTRO (S) (Especificar)</w:delText>
              </w:r>
              <w:r w:rsidDel="00000000" w:rsidR="00000000" w:rsidRPr="00000000">
                <w:rPr>
                  <w:rtl w:val="0"/>
                </w:rPr>
              </w:r>
            </w:del>
          </w:p>
        </w:tc>
        <w:tc>
          <w:tcPr>
            <w:gridSpan w:val="11"/>
            <w:tcPrChange w:author="Valeria Tapia" w:id="1486" w:date="2026-10-01T18:43:00Z">
              <w:tcPr>
                <w:shd w:fill="auto" w:val="clear"/>
                <w:vAlign w:val="bottom"/>
              </w:tcPr>
            </w:tcPrChange>
          </w:tcPr>
          <w:p w:rsidR="00000000" w:rsidDel="00000000" w:rsidP="00000000" w:rsidRDefault="00000000" w:rsidRPr="00000000" w14:paraId="00001ACF">
            <w:pPr>
              <w:jc w:val="cente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6"/>
            <w:tcPrChange w:author="Valeria Tapia" w:id="1486" w:date="2026-10-01T18:43:00Z">
              <w:tcPr>
                <w:shd w:fill="auto" w:val="clear"/>
                <w:vAlign w:val="bottom"/>
              </w:tcPr>
            </w:tcPrChange>
          </w:tcPr>
          <w:p w:rsidR="00000000" w:rsidDel="00000000" w:rsidP="00000000" w:rsidRDefault="00000000" w:rsidRPr="00000000" w14:paraId="00001ADA">
            <w:pPr>
              <w:jc w:val="cente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22"/>
            <w:vMerge w:val="continue"/>
            <w:tcPrChange w:author="Valeria Tapia" w:id="1486" w:date="2026-10-01T18:43:00Z">
              <w:tcPr/>
            </w:tcPrChange>
          </w:tcPr>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16" w:date="2026-10-01T11:37:00Z"/>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537"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1AF6">
            <w:pP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6. </w:delText>
              </w:r>
              <w:r w:rsidDel="00000000" w:rsidR="00000000" w:rsidRPr="00000000">
                <w:rPr>
                  <w:b w:val="1"/>
                  <w:bCs w:val="1"/>
                  <w:sz w:val="16"/>
                  <w:szCs w:val="16"/>
                  <w:rtl w:val="0"/>
                </w:rPr>
                <w:delText xml:space="preserve">¿PUEDEN LOS SISTEMAS INFORMÁTICOS DE LA ENTIDAD INTEROPERAR A TRAVÉS DE SERVICIOS WEB BAJO LA ARQUITECTURA REST? </w:delText>
              </w:r>
              <w:r w:rsidDel="00000000" w:rsidR="00000000" w:rsidRPr="00000000">
                <w:rPr>
                  <w:color w:val="000000"/>
                  <w:sz w:val="16"/>
                  <w:szCs w:val="16"/>
                  <w:rtl w:val="0"/>
                </w:rPr>
                <w:delText xml:space="preserve"> (marque con una X).</w:delText>
              </w:r>
              <w:r w:rsidDel="00000000" w:rsidR="00000000" w:rsidRPr="00000000">
                <w:rPr>
                  <w:rtl w:val="0"/>
                </w:rPr>
              </w:r>
            </w:del>
          </w:p>
        </w:tc>
      </w:tr>
      <w:tr>
        <w:trPr>
          <w:del w:author="Valeria Tapia" w:id="1616" w:date="2026-10-01T11:37:00Z"/>
          <w:trPrChange w:author="Valeria Tapia" w:id="1486" w:date="2026-10-01T18:43:00Z">
            <w:trPr>
              <w:cantSplit w:val="0"/>
              <w:trHeight w:val="378" w:hRule="atLeast"/>
              <w:tblHeader w:val="0"/>
            </w:trPr>
          </w:trPrChange>
        </w:trPr>
        <w:tc>
          <w:tcPr>
            <w:gridSpan w:val="25"/>
            <w:tcPrChange w:author="Valeria Tapia" w:id="1486" w:date="2026-10-01T18:43:00Z">
              <w:tcPr/>
            </w:tcPrChange>
          </w:tcPr>
          <w:p w:rsidR="00000000" w:rsidDel="00000000" w:rsidP="00000000" w:rsidRDefault="00000000" w:rsidRPr="00000000" w14:paraId="00001B36">
            <w:pPr>
              <w:jc w:val="cente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SISTEMA</w:delText>
              </w:r>
            </w:del>
          </w:p>
        </w:tc>
        <w:tc>
          <w:tcPr>
            <w:gridSpan w:val="11"/>
            <w:tcPrChange w:author="Valeria Tapia" w:id="1486" w:date="2026-10-01T18:43:00Z">
              <w:tcPr>
                <w:shd w:fill="auto" w:val="clear"/>
                <w:vAlign w:val="bottom"/>
              </w:tcPr>
            </w:tcPrChange>
          </w:tcPr>
          <w:p w:rsidR="00000000" w:rsidDel="00000000" w:rsidP="00000000" w:rsidRDefault="00000000" w:rsidRPr="00000000" w14:paraId="00001B4F">
            <w:pPr>
              <w:jc w:val="cente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SI</w:delText>
              </w:r>
            </w:del>
          </w:p>
        </w:tc>
        <w:tc>
          <w:tcPr>
            <w:gridSpan w:val="6"/>
            <w:tcPrChange w:author="Valeria Tapia" w:id="1486" w:date="2026-10-01T18:43:00Z">
              <w:tcPr>
                <w:shd w:fill="auto" w:val="clear"/>
                <w:vAlign w:val="bottom"/>
              </w:tcPr>
            </w:tcPrChange>
          </w:tcPr>
          <w:p w:rsidR="00000000" w:rsidDel="00000000" w:rsidP="00000000" w:rsidRDefault="00000000" w:rsidRPr="00000000" w14:paraId="00001B5A">
            <w:pPr>
              <w:jc w:val="center"/>
              <w:rPr>
                <w:del w:author="Valeria Tapia" w:id="1616" w:date="2026-10-01T11:37:00Z"/>
                <w:color w:val="000000"/>
                <w:sz w:val="16"/>
                <w:szCs w:val="16"/>
              </w:rPr>
            </w:pPr>
            <w:del w:author="Valeria Tapia" w:id="1616" w:date="2026-10-01T11:37:00Z">
              <w:r w:rsidDel="00000000" w:rsidR="00000000" w:rsidRPr="00000000">
                <w:rPr>
                  <w:b w:val="1"/>
                  <w:bCs w:val="1"/>
                  <w:color w:val="000000"/>
                  <w:sz w:val="16"/>
                  <w:szCs w:val="16"/>
                  <w:rtl w:val="0"/>
                </w:rPr>
                <w:delText xml:space="preserve">NO</w:delText>
              </w:r>
              <w:r w:rsidDel="00000000" w:rsidR="00000000" w:rsidRPr="00000000">
                <w:rPr>
                  <w:rtl w:val="0"/>
                </w:rPr>
              </w:r>
            </w:del>
          </w:p>
        </w:tc>
        <w:tc>
          <w:tcPr>
            <w:gridSpan w:val="22"/>
            <w:vMerge w:val="restart"/>
            <w:tcPrChange w:author="Valeria Tapia" w:id="1486" w:date="2026-10-01T18:43:00Z">
              <w:tcPr/>
            </w:tcPrChange>
          </w:tcPr>
          <w:p w:rsidR="00000000" w:rsidDel="00000000" w:rsidP="00000000" w:rsidRDefault="00000000" w:rsidRPr="00000000" w14:paraId="00001B60">
            <w:pPr>
              <w:rPr>
                <w:del w:author="Valeria Tapia" w:id="1616" w:date="2026-10-01T11:37:00Z"/>
                <w:b w:val="1"/>
                <w:bCs w:val="1"/>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240" w:hRule="atLeast"/>
              <w:tblHeader w:val="0"/>
            </w:trPr>
          </w:trPrChange>
        </w:trPr>
        <w:tc>
          <w:tcPr>
            <w:gridSpan w:val="25"/>
            <w:tcPrChange w:author="Valeria Tapia" w:id="1486" w:date="2026-10-01T18:43:00Z">
              <w:tcPr/>
            </w:tcPrChange>
          </w:tcPr>
          <w:p w:rsidR="00000000" w:rsidDel="00000000" w:rsidP="00000000" w:rsidRDefault="00000000" w:rsidRPr="00000000" w14:paraId="00001B76">
            <w:pP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REGISTRO DE OPERADORES</w:delText>
              </w:r>
            </w:del>
          </w:p>
        </w:tc>
        <w:tc>
          <w:tcPr>
            <w:gridSpan w:val="11"/>
            <w:tcPrChange w:author="Valeria Tapia" w:id="1486" w:date="2026-10-01T18:43:00Z">
              <w:tcPr>
                <w:shd w:fill="auto" w:val="clear"/>
                <w:vAlign w:val="bottom"/>
              </w:tcPr>
            </w:tcPrChange>
          </w:tcPr>
          <w:p w:rsidR="00000000" w:rsidDel="00000000" w:rsidP="00000000" w:rsidRDefault="00000000" w:rsidRPr="00000000" w14:paraId="00001B8F">
            <w:pPr>
              <w:jc w:val="center"/>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 </w:delText>
              </w:r>
            </w:del>
          </w:p>
        </w:tc>
        <w:tc>
          <w:tcPr>
            <w:gridSpan w:val="6"/>
            <w:tcPrChange w:author="Valeria Tapia" w:id="1486" w:date="2026-10-01T18:43:00Z">
              <w:tcPr>
                <w:shd w:fill="auto" w:val="clear"/>
                <w:vAlign w:val="bottom"/>
              </w:tcPr>
            </w:tcPrChange>
          </w:tcPr>
          <w:p w:rsidR="00000000" w:rsidDel="00000000" w:rsidP="00000000" w:rsidRDefault="00000000" w:rsidRPr="00000000" w14:paraId="00001B9A">
            <w:pP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22"/>
            <w:vMerge w:val="continue"/>
            <w:tcPrChange w:author="Valeria Tapia" w:id="1486" w:date="2026-10-01T18:43:00Z">
              <w:tcPr/>
            </w:tcPrChange>
          </w:tcPr>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16" w:date="2026-10-01T11:37:00Z"/>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372" w:hRule="atLeast"/>
              <w:tblHeader w:val="0"/>
            </w:trPr>
          </w:trPrChange>
        </w:trPr>
        <w:tc>
          <w:tcPr>
            <w:gridSpan w:val="25"/>
            <w:tcPrChange w:author="Valeria Tapia" w:id="1486" w:date="2026-10-01T18:43:00Z">
              <w:tcPr/>
            </w:tcPrChange>
          </w:tcPr>
          <w:p w:rsidR="00000000" w:rsidDel="00000000" w:rsidP="00000000" w:rsidRDefault="00000000" w:rsidRPr="00000000" w14:paraId="00001BB6">
            <w:pP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AUTORIZACIÓN PREVIA</w:delText>
              </w:r>
            </w:del>
          </w:p>
        </w:tc>
        <w:tc>
          <w:tcPr>
            <w:gridSpan w:val="11"/>
            <w:tcPrChange w:author="Valeria Tapia" w:id="1486" w:date="2026-10-01T18:43:00Z">
              <w:tcPr>
                <w:shd w:fill="auto" w:val="clear"/>
                <w:vAlign w:val="bottom"/>
              </w:tcPr>
            </w:tcPrChange>
          </w:tcPr>
          <w:p w:rsidR="00000000" w:rsidDel="00000000" w:rsidP="00000000" w:rsidRDefault="00000000" w:rsidRPr="00000000" w14:paraId="00001BCF">
            <w:pPr>
              <w:jc w:val="center"/>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 </w:delText>
              </w:r>
            </w:del>
          </w:p>
        </w:tc>
        <w:tc>
          <w:tcPr>
            <w:gridSpan w:val="6"/>
            <w:tcPrChange w:author="Valeria Tapia" w:id="1486" w:date="2026-10-01T18:43:00Z">
              <w:tcPr>
                <w:shd w:fill="auto" w:val="clear"/>
                <w:vAlign w:val="bottom"/>
              </w:tcPr>
            </w:tcPrChange>
          </w:tcPr>
          <w:p w:rsidR="00000000" w:rsidDel="00000000" w:rsidP="00000000" w:rsidRDefault="00000000" w:rsidRPr="00000000" w14:paraId="00001BDA">
            <w:pP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22"/>
            <w:vMerge w:val="continue"/>
            <w:tcPrChange w:author="Valeria Tapia" w:id="1486" w:date="2026-10-01T18:43:00Z">
              <w:tcPr/>
            </w:tcPrChange>
          </w:tcPr>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16" w:date="2026-10-01T11:37:00Z"/>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259" w:hRule="atLeast"/>
              <w:tblHeader w:val="0"/>
            </w:trPr>
          </w:trPrChange>
        </w:trPr>
        <w:tc>
          <w:tcPr>
            <w:gridSpan w:val="25"/>
            <w:tcPrChange w:author="Valeria Tapia" w:id="1486" w:date="2026-10-01T18:43:00Z">
              <w:tcPr/>
            </w:tcPrChange>
          </w:tcPr>
          <w:p w:rsidR="00000000" w:rsidDel="00000000" w:rsidP="00000000" w:rsidRDefault="00000000" w:rsidRPr="00000000" w14:paraId="00001BF6">
            <w:pPr>
              <w:rPr>
                <w:del w:author="Valeria Tapia" w:id="1616" w:date="2026-10-01T11:37:00Z"/>
                <w:b w:val="1"/>
                <w:bCs w:val="1"/>
                <w:i w:val="1"/>
                <w:iCs w:val="1"/>
                <w:color w:val="000000"/>
                <w:sz w:val="16"/>
                <w:szCs w:val="16"/>
              </w:rPr>
            </w:pPr>
            <w:del w:author="Valeria Tapia" w:id="1616" w:date="2026-10-01T11:37:00Z">
              <w:r w:rsidDel="00000000" w:rsidR="00000000" w:rsidRPr="00000000">
                <w:rPr>
                  <w:b w:val="1"/>
                  <w:bCs w:val="1"/>
                  <w:color w:val="000000"/>
                  <w:sz w:val="16"/>
                  <w:szCs w:val="16"/>
                  <w:rtl w:val="0"/>
                </w:rPr>
                <w:delText xml:space="preserve">CERTIFICACIÓN</w:delText>
              </w:r>
              <w:r w:rsidDel="00000000" w:rsidR="00000000" w:rsidRPr="00000000">
                <w:rPr>
                  <w:rtl w:val="0"/>
                </w:rPr>
              </w:r>
            </w:del>
          </w:p>
        </w:tc>
        <w:tc>
          <w:tcPr>
            <w:gridSpan w:val="11"/>
            <w:tcPrChange w:author="Valeria Tapia" w:id="1486" w:date="2026-10-01T18:43:00Z">
              <w:tcPr>
                <w:shd w:fill="auto" w:val="clear"/>
                <w:vAlign w:val="bottom"/>
              </w:tcPr>
            </w:tcPrChange>
          </w:tcPr>
          <w:p w:rsidR="00000000" w:rsidDel="00000000" w:rsidP="00000000" w:rsidRDefault="00000000" w:rsidRPr="00000000" w14:paraId="00001C0F">
            <w:pPr>
              <w:jc w:val="cente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6"/>
            <w:tcPrChange w:author="Valeria Tapia" w:id="1486" w:date="2026-10-01T18:43:00Z">
              <w:tcPr>
                <w:shd w:fill="auto" w:val="clear"/>
                <w:vAlign w:val="bottom"/>
              </w:tcPr>
            </w:tcPrChange>
          </w:tcPr>
          <w:p w:rsidR="00000000" w:rsidDel="00000000" w:rsidP="00000000" w:rsidRDefault="00000000" w:rsidRPr="00000000" w14:paraId="00001C1A">
            <w:pPr>
              <w:jc w:val="cente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22"/>
            <w:vMerge w:val="continue"/>
            <w:tcPrChange w:author="Valeria Tapia" w:id="1486" w:date="2026-10-01T18:43:00Z">
              <w:tcPr/>
            </w:tcPrChange>
          </w:tcPr>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16" w:date="2026-10-01T11:37:00Z"/>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267" w:hRule="atLeast"/>
              <w:tblHeader w:val="0"/>
            </w:trPr>
          </w:trPrChange>
        </w:trPr>
        <w:tc>
          <w:tcPr>
            <w:gridSpan w:val="25"/>
            <w:tcPrChange w:author="Valeria Tapia" w:id="1486" w:date="2026-10-01T18:43:00Z">
              <w:tcPr/>
            </w:tcPrChange>
          </w:tcPr>
          <w:p w:rsidR="00000000" w:rsidDel="00000000" w:rsidP="00000000" w:rsidRDefault="00000000" w:rsidRPr="00000000" w14:paraId="00001C36">
            <w:pPr>
              <w:rPr>
                <w:del w:author="Valeria Tapia" w:id="1616" w:date="2026-10-01T11:37:00Z"/>
                <w:b w:val="1"/>
                <w:bCs w:val="1"/>
                <w:i w:val="1"/>
                <w:iCs w:val="1"/>
                <w:color w:val="000000"/>
                <w:sz w:val="16"/>
                <w:szCs w:val="16"/>
              </w:rPr>
            </w:pPr>
            <w:del w:author="Valeria Tapia" w:id="1616" w:date="2026-10-01T11:37:00Z">
              <w:r w:rsidDel="00000000" w:rsidR="00000000" w:rsidRPr="00000000">
                <w:rPr>
                  <w:b w:val="1"/>
                  <w:bCs w:val="1"/>
                  <w:color w:val="000000"/>
                  <w:sz w:val="16"/>
                  <w:szCs w:val="16"/>
                  <w:rtl w:val="0"/>
                </w:rPr>
                <w:delText xml:space="preserve">OTRO (S) (Especificar)</w:delText>
              </w:r>
              <w:r w:rsidDel="00000000" w:rsidR="00000000" w:rsidRPr="00000000">
                <w:rPr>
                  <w:rtl w:val="0"/>
                </w:rPr>
              </w:r>
            </w:del>
          </w:p>
        </w:tc>
        <w:tc>
          <w:tcPr>
            <w:gridSpan w:val="11"/>
            <w:tcPrChange w:author="Valeria Tapia" w:id="1486" w:date="2026-10-01T18:43:00Z">
              <w:tcPr>
                <w:shd w:fill="auto" w:val="clear"/>
                <w:vAlign w:val="bottom"/>
              </w:tcPr>
            </w:tcPrChange>
          </w:tcPr>
          <w:p w:rsidR="00000000" w:rsidDel="00000000" w:rsidP="00000000" w:rsidRDefault="00000000" w:rsidRPr="00000000" w14:paraId="00001C4F">
            <w:pPr>
              <w:jc w:val="cente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6"/>
            <w:tcPrChange w:author="Valeria Tapia" w:id="1486" w:date="2026-10-01T18:43:00Z">
              <w:tcPr>
                <w:shd w:fill="auto" w:val="clear"/>
                <w:vAlign w:val="bottom"/>
              </w:tcPr>
            </w:tcPrChange>
          </w:tcPr>
          <w:p w:rsidR="00000000" w:rsidDel="00000000" w:rsidP="00000000" w:rsidRDefault="00000000" w:rsidRPr="00000000" w14:paraId="00001C5A">
            <w:pPr>
              <w:jc w:val="cente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22"/>
            <w:vMerge w:val="continue"/>
            <w:tcPrChange w:author="Valeria Tapia" w:id="1486" w:date="2026-10-01T18:43:00Z">
              <w:tcPr/>
            </w:tcPrChange>
          </w:tcPr>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16" w:date="2026-10-01T11:37:00Z"/>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155"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1C76">
            <w:pP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7. ¿LA ENTIDAD CUENTA CON PERSONAL PROPIO EN EL ÁREA DE DESARROLLO DE SISTEMAS? </w:delText>
              </w:r>
              <w:r w:rsidDel="00000000" w:rsidR="00000000" w:rsidRPr="00000000">
                <w:rPr>
                  <w:color w:val="000000"/>
                  <w:sz w:val="16"/>
                  <w:szCs w:val="16"/>
                  <w:rtl w:val="0"/>
                </w:rPr>
                <w:delText xml:space="preserve">(marque con una X).</w:delText>
              </w:r>
              <w:r w:rsidDel="00000000" w:rsidR="00000000" w:rsidRPr="00000000">
                <w:rPr>
                  <w:rtl w:val="0"/>
                </w:rPr>
              </w:r>
            </w:del>
          </w:p>
        </w:tc>
      </w:tr>
      <w:tr>
        <w:trPr>
          <w:del w:author="Valeria Tapia" w:id="1616" w:date="2026-10-01T11:37:00Z"/>
          <w:trPrChange w:author="Valeria Tapia" w:id="1486" w:date="2026-10-01T18:43:00Z">
            <w:trPr>
              <w:cantSplit w:val="0"/>
              <w:trHeight w:val="300" w:hRule="atLeast"/>
              <w:tblHeader w:val="0"/>
            </w:trPr>
          </w:trPrChange>
        </w:trPr>
        <w:tc>
          <w:tcPr>
            <w:gridSpan w:val="3"/>
            <w:tcPrChange w:author="Valeria Tapia" w:id="1486" w:date="2026-10-01T18:43:00Z">
              <w:tcPr>
                <w:vAlign w:val="center"/>
              </w:tcPr>
            </w:tcPrChange>
          </w:tcPr>
          <w:p w:rsidR="00000000" w:rsidDel="00000000" w:rsidP="00000000" w:rsidRDefault="00000000" w:rsidRPr="00000000" w14:paraId="00001CB6">
            <w:pPr>
              <w:jc w:val="center"/>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SI</w:delText>
              </w:r>
            </w:del>
          </w:p>
        </w:tc>
        <w:tc>
          <w:tcPr>
            <w:gridSpan w:val="39"/>
            <w:tcPrChange w:author="Valeria Tapia" w:id="1486" w:date="2026-10-01T18:43:00Z">
              <w:tcPr>
                <w:shd w:fill="auto" w:val="clear"/>
                <w:vAlign w:val="center"/>
              </w:tcPr>
            </w:tcPrChange>
          </w:tcPr>
          <w:p w:rsidR="00000000" w:rsidDel="00000000" w:rsidP="00000000" w:rsidRDefault="00000000" w:rsidRPr="00000000" w14:paraId="00001CB9">
            <w:pPr>
              <w:jc w:val="cente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5"/>
            <w:tcPrChange w:author="Valeria Tapia" w:id="1486" w:date="2026-10-01T18:43:00Z">
              <w:tcPr>
                <w:shd w:fill="auto" w:val="clear"/>
                <w:vAlign w:val="center"/>
              </w:tcPr>
            </w:tcPrChange>
          </w:tcPr>
          <w:p w:rsidR="00000000" w:rsidDel="00000000" w:rsidP="00000000" w:rsidRDefault="00000000" w:rsidRPr="00000000" w14:paraId="00001CE0">
            <w:pPr>
              <w:jc w:val="center"/>
              <w:rPr>
                <w:del w:author="Valeria Tapia" w:id="1616" w:date="2026-10-01T11:37:00Z"/>
                <w:b w:val="1"/>
                <w:bCs w:val="1"/>
                <w:color w:val="000000"/>
                <w:sz w:val="16"/>
                <w:szCs w:val="16"/>
              </w:rPr>
            </w:pPr>
            <w:del w:author="Valeria Tapia" w:id="1616" w:date="2026-10-01T11:37:00Z">
              <w:r w:rsidDel="00000000" w:rsidR="00000000" w:rsidRPr="00000000">
                <w:rPr>
                  <w:color w:val="000000"/>
                  <w:sz w:val="16"/>
                  <w:szCs w:val="16"/>
                  <w:rtl w:val="0"/>
                </w:rPr>
                <w:delText xml:space="preserve">NO</w:delText>
              </w:r>
              <w:r w:rsidDel="00000000" w:rsidR="00000000" w:rsidRPr="00000000">
                <w:rPr>
                  <w:rtl w:val="0"/>
                </w:rPr>
              </w:r>
            </w:del>
          </w:p>
        </w:tc>
        <w:tc>
          <w:tcPr>
            <w:gridSpan w:val="17"/>
            <w:tcPrChange w:author="Valeria Tapia" w:id="1486" w:date="2026-10-01T18:43:00Z">
              <w:tcPr>
                <w:shd w:fill="auto" w:val="clear"/>
                <w:vAlign w:val="bottom"/>
              </w:tcPr>
            </w:tcPrChange>
          </w:tcPr>
          <w:p w:rsidR="00000000" w:rsidDel="00000000" w:rsidP="00000000" w:rsidRDefault="00000000" w:rsidRPr="00000000" w14:paraId="00001CE5">
            <w:pPr>
              <w:rPr>
                <w:del w:author="Valeria Tapia" w:id="1616" w:date="2026-10-01T11:37:00Z"/>
                <w:b w:val="1"/>
                <w:bCs w:val="1"/>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300" w:hRule="atLeast"/>
              <w:tblHeader w:val="0"/>
            </w:trPr>
          </w:trPrChange>
        </w:trPr>
        <w:tc>
          <w:tcPr>
            <w:gridSpan w:val="3"/>
            <w:tcPrChange w:author="Valeria Tapia" w:id="1486" w:date="2026-10-01T18:43:00Z">
              <w:tcPr>
                <w:vAlign w:val="center"/>
              </w:tcPr>
            </w:tcPrChange>
          </w:tcPr>
          <w:p w:rsidR="00000000" w:rsidDel="00000000" w:rsidP="00000000" w:rsidRDefault="00000000" w:rsidRPr="00000000" w14:paraId="00001CF6">
            <w:pPr>
              <w:jc w:val="cente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39"/>
            <w:tcPrChange w:author="Valeria Tapia" w:id="1486" w:date="2026-10-01T18:43:00Z">
              <w:tcPr>
                <w:shd w:fill="auto" w:val="clear"/>
                <w:vAlign w:val="center"/>
              </w:tcPr>
            </w:tcPrChange>
          </w:tcPr>
          <w:p w:rsidR="00000000" w:rsidDel="00000000" w:rsidP="00000000" w:rsidRDefault="00000000" w:rsidRPr="00000000" w14:paraId="00001CF9">
            <w:pPr>
              <w:rPr>
                <w:del w:author="Valeria Tapia" w:id="1616" w:date="2026-10-01T11:37:00Z"/>
                <w:color w:val="000000"/>
                <w:sz w:val="16"/>
                <w:szCs w:val="16"/>
              </w:rPr>
            </w:pPr>
            <w:del w:author="Valeria Tapia" w:id="1616" w:date="2026-10-01T11:37:00Z">
              <w:r w:rsidDel="00000000" w:rsidR="00000000" w:rsidRPr="00000000">
                <w:rPr>
                  <w:i w:val="1"/>
                  <w:iCs w:val="1"/>
                  <w:color w:val="000000"/>
                  <w:sz w:val="16"/>
                  <w:szCs w:val="16"/>
                  <w:rtl w:val="0"/>
                </w:rPr>
                <w:delText xml:space="preserve">SI LA RESPUESTA ES "SI"  CONTINÚE CON  LA PREGUNTA 8.  SI LA RESPUESTA ES "NO",  ESPECIFIQUE LA ENTIDAD DEPENDIENTE:</w:delText>
              </w:r>
              <w:r w:rsidDel="00000000" w:rsidR="00000000" w:rsidRPr="00000000">
                <w:rPr>
                  <w:rtl w:val="0"/>
                </w:rPr>
              </w:r>
            </w:del>
          </w:p>
        </w:tc>
        <w:tc>
          <w:tcPr>
            <w:gridSpan w:val="22"/>
            <w:tcPrChange w:author="Valeria Tapia" w:id="1486" w:date="2026-10-01T18:43:00Z">
              <w:tcPr>
                <w:shd w:fill="auto" w:val="clear"/>
                <w:vAlign w:val="center"/>
              </w:tcPr>
            </w:tcPrChange>
          </w:tcPr>
          <w:p w:rsidR="00000000" w:rsidDel="00000000" w:rsidP="00000000" w:rsidRDefault="00000000" w:rsidRPr="00000000" w14:paraId="00001D20">
            <w:pP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Ejemplo: MINISTERIO DE OBRAS PÚBLICAS SERVICIOS Y VIVIENDA</w:delText>
              </w:r>
            </w:del>
          </w:p>
        </w:tc>
      </w:tr>
      <w:tr>
        <w:trPr>
          <w:del w:author="Valeria Tapia" w:id="1616" w:date="2026-10-01T11:37:00Z"/>
          <w:trPrChange w:author="Valeria Tapia" w:id="1486" w:date="2026-10-01T18:43:00Z">
            <w:trPr>
              <w:cantSplit w:val="0"/>
              <w:trHeight w:val="540"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1D36">
            <w:pP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8. ¿LOS SISTEMAS INFORMÁTICOS INTERACTÚAN CON ALGUNO DE LOS SIGUIENTES MÓDULOS DESARROLLADOS POR AGETIC? </w:delText>
              </w:r>
              <w:r w:rsidDel="00000000" w:rsidR="00000000" w:rsidRPr="00000000">
                <w:rPr>
                  <w:color w:val="000000"/>
                  <w:sz w:val="16"/>
                  <w:szCs w:val="16"/>
                  <w:rtl w:val="0"/>
                </w:rPr>
                <w:delText xml:space="preserve">(marque con una X).</w:delText>
              </w:r>
              <w:r w:rsidDel="00000000" w:rsidR="00000000" w:rsidRPr="00000000">
                <w:rPr>
                  <w:rtl w:val="0"/>
                </w:rPr>
              </w:r>
            </w:del>
          </w:p>
        </w:tc>
      </w:tr>
      <w:tr>
        <w:trPr>
          <w:del w:author="Valeria Tapia" w:id="1616" w:date="2026-10-01T11:37:00Z"/>
          <w:trPrChange w:author="Valeria Tapia" w:id="1486" w:date="2026-10-01T18:43:00Z">
            <w:trPr>
              <w:cantSplit w:val="0"/>
              <w:trHeight w:val="375" w:hRule="atLeast"/>
              <w:tblHeader w:val="0"/>
            </w:trPr>
          </w:trPrChange>
        </w:trPr>
        <w:tc>
          <w:tcPr>
            <w:gridSpan w:val="16"/>
            <w:tcPrChange w:author="Valeria Tapia" w:id="1486" w:date="2026-10-01T18:43:00Z">
              <w:tcPr>
                <w:shd w:fill="auto" w:val="clear"/>
                <w:vAlign w:val="center"/>
              </w:tcPr>
            </w:tcPrChange>
          </w:tcPr>
          <w:p w:rsidR="00000000" w:rsidDel="00000000" w:rsidP="00000000" w:rsidRDefault="00000000" w:rsidRPr="00000000" w14:paraId="00001D76">
            <w:pPr>
              <w:jc w:val="right"/>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CIUDADANÍA DIGITAL</w:delText>
              </w:r>
            </w:del>
          </w:p>
          <w:p w:rsidR="00000000" w:rsidDel="00000000" w:rsidP="00000000" w:rsidRDefault="00000000" w:rsidRPr="00000000" w14:paraId="00001D77">
            <w:pPr>
              <w:jc w:val="right"/>
              <w:rPr>
                <w:del w:author="Valeria Tapia" w:id="1616" w:date="2026-10-01T11:37:00Z"/>
                <w:b w:val="1"/>
                <w:bCs w:val="1"/>
                <w:color w:val="000000"/>
                <w:sz w:val="16"/>
                <w:szCs w:val="16"/>
              </w:rPr>
            </w:pPr>
            <w:del w:author="Valeria Tapia" w:id="1616" w:date="2026-10-01T11:37:00Z">
              <w:r w:rsidDel="00000000" w:rsidR="00000000" w:rsidRPr="00000000">
                <w:rPr>
                  <w:color w:val="000000"/>
                  <w:sz w:val="16"/>
                  <w:szCs w:val="16"/>
                  <w:rtl w:val="0"/>
                </w:rPr>
                <w:delText xml:space="preserve">(Aprobador de documentos)</w:delText>
              </w:r>
              <w:r w:rsidDel="00000000" w:rsidR="00000000" w:rsidRPr="00000000">
                <w:rPr>
                  <w:rtl w:val="0"/>
                </w:rPr>
              </w:r>
            </w:del>
          </w:p>
        </w:tc>
        <w:tc>
          <w:tcPr>
            <w:gridSpan w:val="23"/>
            <w:tcPrChange w:author="Valeria Tapia" w:id="1486" w:date="2026-10-01T18:43:00Z">
              <w:tcPr/>
            </w:tcPrChange>
          </w:tcPr>
          <w:p w:rsidR="00000000" w:rsidDel="00000000" w:rsidP="00000000" w:rsidRDefault="00000000" w:rsidRPr="00000000" w14:paraId="00001D87">
            <w:pPr>
              <w:jc w:val="right"/>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 </w:delText>
              </w:r>
            </w:del>
          </w:p>
        </w:tc>
        <w:tc>
          <w:tcPr>
            <w:gridSpan w:val="18"/>
            <w:tcPrChange w:author="Valeria Tapia" w:id="1486" w:date="2026-10-01T18:43:00Z">
              <w:tcPr>
                <w:shd w:fill="auto" w:val="clear"/>
                <w:vAlign w:val="center"/>
              </w:tcPr>
            </w:tcPrChange>
          </w:tcPr>
          <w:p w:rsidR="00000000" w:rsidDel="00000000" w:rsidP="00000000" w:rsidRDefault="00000000" w:rsidRPr="00000000" w14:paraId="00001D9E">
            <w:pPr>
              <w:jc w:val="right"/>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FIRMA DIGITAL</w:delText>
              </w:r>
            </w:del>
          </w:p>
        </w:tc>
        <w:tc>
          <w:tcPr>
            <w:gridSpan w:val="7"/>
            <w:tcPrChange w:author="Valeria Tapia" w:id="1486" w:date="2026-10-01T18:43:00Z">
              <w:tcPr>
                <w:shd w:fill="auto" w:val="clear"/>
                <w:vAlign w:val="center"/>
              </w:tcPr>
            </w:tcPrChange>
          </w:tcPr>
          <w:p w:rsidR="00000000" w:rsidDel="00000000" w:rsidP="00000000" w:rsidRDefault="00000000" w:rsidRPr="00000000" w14:paraId="00001DB0">
            <w:pPr>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 </w:delText>
              </w:r>
            </w:del>
          </w:p>
          <w:p w:rsidR="00000000" w:rsidDel="00000000" w:rsidP="00000000" w:rsidRDefault="00000000" w:rsidRPr="00000000" w14:paraId="00001DB1">
            <w:pPr>
              <w:rPr>
                <w:del w:author="Valeria Tapia" w:id="1616" w:date="2026-10-01T11:37:00Z"/>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300" w:hRule="atLeast"/>
              <w:tblHeader w:val="0"/>
            </w:trPr>
          </w:trPrChange>
        </w:trPr>
        <w:tc>
          <w:tcPr>
            <w:gridSpan w:val="16"/>
            <w:tcPrChange w:author="Valeria Tapia" w:id="1486" w:date="2026-10-01T18:43:00Z">
              <w:tcPr>
                <w:shd w:fill="auto" w:val="clear"/>
                <w:vAlign w:val="center"/>
              </w:tcPr>
            </w:tcPrChange>
          </w:tcPr>
          <w:p w:rsidR="00000000" w:rsidDel="00000000" w:rsidP="00000000" w:rsidRDefault="00000000" w:rsidRPr="00000000" w14:paraId="00001DB8">
            <w:pPr>
              <w:jc w:val="right"/>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PASARELA DE PAGOS</w:delText>
              </w:r>
            </w:del>
          </w:p>
        </w:tc>
        <w:tc>
          <w:tcPr>
            <w:gridSpan w:val="3"/>
            <w:tcPrChange w:author="Valeria Tapia" w:id="1486" w:date="2026-10-01T18:43:00Z">
              <w:tcPr>
                <w:vAlign w:val="center"/>
              </w:tcPr>
            </w:tcPrChange>
          </w:tcPr>
          <w:p w:rsidR="00000000" w:rsidDel="00000000" w:rsidP="00000000" w:rsidRDefault="00000000" w:rsidRPr="00000000" w14:paraId="00001DC8">
            <w:pPr>
              <w:jc w:val="cente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CPT</w:delText>
              </w:r>
            </w:del>
          </w:p>
        </w:tc>
        <w:tc>
          <w:tcPr>
            <w:gridSpan w:val="7"/>
            <w:tcPrChange w:author="Valeria Tapia" w:id="1486" w:date="2026-10-01T18:43:00Z">
              <w:tcPr>
                <w:vAlign w:val="center"/>
              </w:tcPr>
            </w:tcPrChange>
          </w:tcPr>
          <w:p w:rsidR="00000000" w:rsidDel="00000000" w:rsidP="00000000" w:rsidRDefault="00000000" w:rsidRPr="00000000" w14:paraId="00001DCB">
            <w:pPr>
              <w:jc w:val="center"/>
              <w:rPr>
                <w:del w:author="Valeria Tapia" w:id="1616" w:date="2026-10-01T11:37:00Z"/>
                <w:b w:val="1"/>
                <w:bCs w:val="1"/>
                <w:color w:val="000000"/>
                <w:sz w:val="16"/>
                <w:szCs w:val="16"/>
              </w:rPr>
            </w:pPr>
            <w:del w:author="Valeria Tapia" w:id="1616" w:date="2026-10-01T11:37:00Z">
              <w:r w:rsidDel="00000000" w:rsidR="00000000" w:rsidRPr="00000000">
                <w:rPr>
                  <w:rtl w:val="0"/>
                </w:rPr>
              </w:r>
            </w:del>
          </w:p>
        </w:tc>
        <w:tc>
          <w:tcPr>
            <w:gridSpan w:val="7"/>
            <w:tcPrChange w:author="Valeria Tapia" w:id="1486" w:date="2026-10-01T18:43:00Z">
              <w:tcPr>
                <w:vAlign w:val="center"/>
              </w:tcPr>
            </w:tcPrChange>
          </w:tcPr>
          <w:p w:rsidR="00000000" w:rsidDel="00000000" w:rsidP="00000000" w:rsidRDefault="00000000" w:rsidRPr="00000000" w14:paraId="00001DD2">
            <w:pPr>
              <w:jc w:val="cente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QR</w:delText>
              </w:r>
            </w:del>
          </w:p>
        </w:tc>
        <w:tc>
          <w:tcPr>
            <w:gridSpan w:val="6"/>
            <w:tcPrChange w:author="Valeria Tapia" w:id="1486" w:date="2026-10-01T18:43:00Z">
              <w:tcPr/>
            </w:tcPrChange>
          </w:tcPr>
          <w:p w:rsidR="00000000" w:rsidDel="00000000" w:rsidP="00000000" w:rsidRDefault="00000000" w:rsidRPr="00000000" w14:paraId="00001DD9">
            <w:pPr>
              <w:jc w:val="right"/>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 </w:delText>
              </w:r>
            </w:del>
          </w:p>
        </w:tc>
        <w:tc>
          <w:tcPr>
            <w:gridSpan w:val="18"/>
            <w:tcPrChange w:author="Valeria Tapia" w:id="1486" w:date="2026-10-01T18:43:00Z">
              <w:tcPr>
                <w:shd w:fill="auto" w:val="clear"/>
                <w:vAlign w:val="center"/>
              </w:tcPr>
            </w:tcPrChange>
          </w:tcPr>
          <w:p w:rsidR="00000000" w:rsidDel="00000000" w:rsidP="00000000" w:rsidRDefault="00000000" w:rsidRPr="00000000" w14:paraId="00001DDF">
            <w:pPr>
              <w:jc w:val="right"/>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FACTURACIÓN </w:delText>
              </w:r>
            </w:del>
          </w:p>
        </w:tc>
        <w:tc>
          <w:tcPr>
            <w:gridSpan w:val="7"/>
            <w:tcPrChange w:author="Valeria Tapia" w:id="1486" w:date="2026-10-01T18:43:00Z">
              <w:tcPr>
                <w:shd w:fill="auto" w:val="clear"/>
                <w:vAlign w:val="center"/>
              </w:tcPr>
            </w:tcPrChange>
          </w:tcPr>
          <w:p w:rsidR="00000000" w:rsidDel="00000000" w:rsidP="00000000" w:rsidRDefault="00000000" w:rsidRPr="00000000" w14:paraId="00001DF1">
            <w:pPr>
              <w:jc w:val="left"/>
              <w:rPr>
                <w:del w:author="Valeria Tapia" w:id="1616" w:date="2026-10-01T11:37:00Z"/>
                <w:b w:val="1"/>
                <w:bCs w:val="1"/>
                <w:color w:val="000000"/>
                <w:sz w:val="16"/>
                <w:szCs w:val="16"/>
              </w:rPr>
            </w:pPr>
            <w:del w:author="Valeria Tapia" w:id="1616" w:date="2026-10-01T11:37:00Z">
              <w:r w:rsidDel="00000000" w:rsidR="00000000" w:rsidRPr="00000000">
                <w:rPr>
                  <w:color w:val="000000"/>
                  <w:sz w:val="16"/>
                  <w:szCs w:val="16"/>
                  <w:rtl w:val="0"/>
                </w:rPr>
                <w:delText xml:space="preserve"> </w:delText>
              </w:r>
              <w:r w:rsidDel="00000000" w:rsidR="00000000" w:rsidRPr="00000000">
                <w:rPr>
                  <w:rtl w:val="0"/>
                </w:rPr>
              </w:r>
            </w:del>
          </w:p>
          <w:p w:rsidR="00000000" w:rsidDel="00000000" w:rsidP="00000000" w:rsidRDefault="00000000" w:rsidRPr="00000000" w14:paraId="00001DF2">
            <w:pPr>
              <w:rPr>
                <w:del w:author="Valeria Tapia" w:id="1616" w:date="2026-10-01T11:37:00Z"/>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300" w:hRule="atLeast"/>
              <w:tblHeader w:val="0"/>
            </w:trPr>
          </w:trPrChange>
        </w:trPr>
        <w:tc>
          <w:tcPr>
            <w:gridSpan w:val="64"/>
            <w:tcPrChange w:author="Valeria Tapia" w:id="1486" w:date="2026-10-01T18:43:00Z">
              <w:tcPr/>
            </w:tcPrChange>
          </w:tcPr>
          <w:p w:rsidR="00000000" w:rsidDel="00000000" w:rsidP="00000000" w:rsidRDefault="00000000" w:rsidRPr="00000000" w14:paraId="00001DF9">
            <w:pP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Comentarios:………………………………………………………………………………………………………………………………… </w:delText>
              </w:r>
            </w:del>
          </w:p>
        </w:tc>
      </w:tr>
      <w:tr>
        <w:trPr>
          <w:del w:author="Valeria Tapia" w:id="1616" w:date="2026-10-01T11:37:00Z"/>
          <w:trPrChange w:author="Valeria Tapia" w:id="1486" w:date="2026-10-01T18:43:00Z">
            <w:trPr>
              <w:cantSplit w:val="0"/>
              <w:trHeight w:val="300"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1E39">
            <w:pP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9. ¿LA ENTIDAD CUENTA CON INFRAESTRUCTURA TECNOLÓGICA PROPIA (CENTRO DE PROCESAMIENTO DE DATOS - CPD)? </w:delText>
              </w:r>
              <w:r w:rsidDel="00000000" w:rsidR="00000000" w:rsidRPr="00000000">
                <w:rPr>
                  <w:color w:val="000000"/>
                  <w:sz w:val="16"/>
                  <w:szCs w:val="16"/>
                  <w:rtl w:val="0"/>
                </w:rPr>
                <w:delText xml:space="preserve">(marque con una X).</w:delText>
              </w:r>
              <w:r w:rsidDel="00000000" w:rsidR="00000000" w:rsidRPr="00000000">
                <w:rPr>
                  <w:rtl w:val="0"/>
                </w:rPr>
              </w:r>
            </w:del>
          </w:p>
        </w:tc>
      </w:tr>
      <w:tr>
        <w:trPr>
          <w:del w:author="Valeria Tapia" w:id="1616" w:date="2026-10-01T11:37:00Z"/>
          <w:trPrChange w:author="Valeria Tapia" w:id="1486" w:date="2026-10-01T18:43:00Z">
            <w:trPr>
              <w:cantSplit w:val="0"/>
              <w:trHeight w:val="380" w:hRule="atLeast"/>
              <w:tblHeader w:val="0"/>
            </w:trPr>
          </w:trPrChange>
        </w:trPr>
        <w:tc>
          <w:tcPr>
            <w:gridSpan w:val="9"/>
            <w:vMerge w:val="restart"/>
            <w:tcPrChange w:author="Valeria Tapia" w:id="1486" w:date="2026-10-01T18:43:00Z">
              <w:tcPr>
                <w:shd w:fill="ffffff" w:val="clear"/>
                <w:vAlign w:val="center"/>
              </w:tcPr>
            </w:tcPrChange>
          </w:tcPr>
          <w:p w:rsidR="00000000" w:rsidDel="00000000" w:rsidP="00000000" w:rsidRDefault="00000000" w:rsidRPr="00000000" w14:paraId="00001E79">
            <w:pPr>
              <w:ind w:firstLine="61"/>
              <w:jc w:val="center"/>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SI</w:delText>
              </w:r>
            </w:del>
          </w:p>
          <w:p w:rsidR="00000000" w:rsidDel="00000000" w:rsidP="00000000" w:rsidRDefault="00000000" w:rsidRPr="00000000" w14:paraId="00001E7A">
            <w:pPr>
              <w:ind w:firstLine="61"/>
              <w:jc w:val="center"/>
              <w:rPr>
                <w:del w:author="Valeria Tapia" w:id="1616" w:date="2026-10-01T11:37:00Z"/>
                <w:color w:val="000000"/>
                <w:sz w:val="16"/>
                <w:szCs w:val="16"/>
              </w:rPr>
            </w:pPr>
            <w:del w:author="Valeria Tapia" w:id="1616" w:date="2026-10-01T11:37:00Z">
              <w:r w:rsidDel="00000000" w:rsidR="00000000" w:rsidRPr="00000000">
                <w:rPr>
                  <w:rtl w:val="0"/>
                </w:rPr>
              </w:r>
            </w:del>
          </w:p>
          <w:p w:rsidR="00000000" w:rsidDel="00000000" w:rsidP="00000000" w:rsidRDefault="00000000" w:rsidRPr="00000000" w14:paraId="00001E7B">
            <w:pPr>
              <w:ind w:firstLine="61"/>
              <w:jc w:val="cente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24"/>
            <w:tcPrChange w:author="Valeria Tapia" w:id="1486" w:date="2026-10-01T18:43:00Z">
              <w:tcPr>
                <w:shd w:fill="ffffff" w:val="clear"/>
                <w:vAlign w:val="center"/>
              </w:tcPr>
            </w:tcPrChange>
          </w:tcPr>
          <w:p w:rsidR="00000000" w:rsidDel="00000000" w:rsidP="00000000" w:rsidRDefault="00000000" w:rsidRPr="00000000" w14:paraId="00001E84">
            <w:pPr>
              <w:jc w:val="left"/>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Conexión VPN</w:delText>
              </w:r>
            </w:del>
          </w:p>
        </w:tc>
        <w:tc>
          <w:tcPr>
            <w:gridSpan w:val="9"/>
            <w:tcPrChange w:author="Valeria Tapia" w:id="1486" w:date="2026-10-01T18:43:00Z">
              <w:tcPr>
                <w:shd w:fill="ffffff" w:val="clear"/>
                <w:vAlign w:val="center"/>
              </w:tcPr>
            </w:tcPrChange>
          </w:tcPr>
          <w:p w:rsidR="00000000" w:rsidDel="00000000" w:rsidP="00000000" w:rsidRDefault="00000000" w:rsidRPr="00000000" w14:paraId="00001E9C">
            <w:pPr>
              <w:jc w:val="left"/>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5"/>
            <w:vMerge w:val="restart"/>
            <w:tcPrChange w:author="Valeria Tapia" w:id="1486" w:date="2026-10-01T18:43:00Z">
              <w:tcPr>
                <w:shd w:fill="auto" w:val="clear"/>
                <w:vAlign w:val="center"/>
              </w:tcPr>
            </w:tcPrChange>
          </w:tcPr>
          <w:p w:rsidR="00000000" w:rsidDel="00000000" w:rsidP="00000000" w:rsidRDefault="00000000" w:rsidRPr="00000000" w14:paraId="00001EA5">
            <w:pPr>
              <w:ind w:firstLine="61"/>
              <w:jc w:val="center"/>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NO</w:delText>
              </w:r>
            </w:del>
          </w:p>
          <w:p w:rsidR="00000000" w:rsidDel="00000000" w:rsidP="00000000" w:rsidRDefault="00000000" w:rsidRPr="00000000" w14:paraId="00001EA6">
            <w:pPr>
              <w:ind w:firstLine="61"/>
              <w:jc w:val="center"/>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17"/>
            <w:vMerge w:val="restart"/>
            <w:tcPrChange w:author="Valeria Tapia" w:id="1486" w:date="2026-10-01T18:43:00Z">
              <w:tcPr>
                <w:shd w:fill="auto" w:val="clear"/>
                <w:vAlign w:val="bottom"/>
              </w:tcPr>
            </w:tcPrChange>
          </w:tcPr>
          <w:p w:rsidR="00000000" w:rsidDel="00000000" w:rsidP="00000000" w:rsidRDefault="00000000" w:rsidRPr="00000000" w14:paraId="00001EAB">
            <w:pPr>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 </w:delText>
              </w:r>
            </w:del>
          </w:p>
          <w:p w:rsidR="00000000" w:rsidDel="00000000" w:rsidP="00000000" w:rsidRDefault="00000000" w:rsidRPr="00000000" w14:paraId="00001EAC">
            <w:pPr>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 </w:delText>
              </w:r>
            </w:del>
          </w:p>
        </w:tc>
      </w:tr>
      <w:tr>
        <w:trPr>
          <w:del w:author="Valeria Tapia" w:id="1616" w:date="2026-10-01T11:37:00Z"/>
          <w:trPrChange w:author="Valeria Tapia" w:id="1486" w:date="2026-10-01T18:43:00Z">
            <w:trPr>
              <w:cantSplit w:val="0"/>
              <w:trHeight w:val="380" w:hRule="atLeast"/>
              <w:tblHeader w:val="0"/>
            </w:trPr>
          </w:trPrChange>
        </w:trPr>
        <w:tc>
          <w:tcPr>
            <w:gridSpan w:val="9"/>
            <w:vMerge w:val="continue"/>
            <w:tcPrChange w:author="Valeria Tapia" w:id="1486" w:date="2026-10-01T18:43:00Z">
              <w:tcPr>
                <w:shd w:fill="ffffff" w:val="clear"/>
                <w:vAlign w:val="center"/>
              </w:tcPr>
            </w:tcPrChange>
          </w:tcPr>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24"/>
            <w:tcPrChange w:author="Valeria Tapia" w:id="1486" w:date="2026-10-01T18:43:00Z">
              <w:tcPr>
                <w:shd w:fill="ffffff" w:val="clear"/>
                <w:vAlign w:val="center"/>
              </w:tcPr>
            </w:tcPrChange>
          </w:tcPr>
          <w:p w:rsidR="00000000" w:rsidDel="00000000" w:rsidP="00000000" w:rsidRDefault="00000000" w:rsidRPr="00000000" w14:paraId="00001EC6">
            <w:pPr>
              <w:jc w:val="left"/>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IP Pública </w:delText>
              </w:r>
            </w:del>
          </w:p>
        </w:tc>
        <w:tc>
          <w:tcPr>
            <w:gridSpan w:val="9"/>
            <w:tcPrChange w:author="Valeria Tapia" w:id="1486" w:date="2026-10-01T18:43:00Z">
              <w:tcPr>
                <w:shd w:fill="ffffff" w:val="clear"/>
                <w:vAlign w:val="center"/>
              </w:tcPr>
            </w:tcPrChange>
          </w:tcPr>
          <w:p w:rsidR="00000000" w:rsidDel="00000000" w:rsidP="00000000" w:rsidRDefault="00000000" w:rsidRPr="00000000" w14:paraId="00001EDE">
            <w:pPr>
              <w:jc w:val="left"/>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5"/>
            <w:vMerge w:val="continue"/>
            <w:tcPrChange w:author="Valeria Tapia" w:id="1486" w:date="2026-10-01T18:43:00Z">
              <w:tcPr>
                <w:shd w:fill="auto" w:val="clear"/>
                <w:vAlign w:val="center"/>
              </w:tcPr>
            </w:tcPrChange>
          </w:tcPr>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17"/>
            <w:vMerge w:val="continue"/>
            <w:tcPrChange w:author="Valeria Tapia" w:id="1486" w:date="2026-10-01T18:43:00Z">
              <w:tcPr>
                <w:shd w:fill="auto" w:val="clear"/>
                <w:vAlign w:val="bottom"/>
              </w:tcPr>
            </w:tcPrChange>
          </w:tcPr>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16" w:date="2026-10-01T11:37:00Z"/>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380" w:hRule="atLeast"/>
              <w:tblHeader w:val="0"/>
            </w:trPr>
          </w:trPrChange>
        </w:trPr>
        <w:tc>
          <w:tcPr>
            <w:gridSpan w:val="9"/>
            <w:vMerge w:val="continue"/>
            <w:tcPrChange w:author="Valeria Tapia" w:id="1486" w:date="2026-10-01T18:43:00Z">
              <w:tcPr>
                <w:shd w:fill="ffffff" w:val="clear"/>
                <w:vAlign w:val="center"/>
              </w:tcPr>
            </w:tcPrChange>
          </w:tcPr>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24"/>
            <w:tcPrChange w:author="Valeria Tapia" w:id="1486" w:date="2026-10-01T18:43:00Z">
              <w:tcPr>
                <w:shd w:fill="ffffff" w:val="clear"/>
                <w:vAlign w:val="center"/>
              </w:tcPr>
            </w:tcPrChange>
          </w:tcPr>
          <w:p w:rsidR="00000000" w:rsidDel="00000000" w:rsidP="00000000" w:rsidRDefault="00000000" w:rsidRPr="00000000" w14:paraId="00001F06">
            <w:pPr>
              <w:jc w:val="left"/>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Fibra Óptica (Punto a Punto)</w:delText>
              </w:r>
            </w:del>
          </w:p>
        </w:tc>
        <w:tc>
          <w:tcPr>
            <w:gridSpan w:val="9"/>
            <w:tcPrChange w:author="Valeria Tapia" w:id="1486" w:date="2026-10-01T18:43:00Z">
              <w:tcPr>
                <w:shd w:fill="ffffff" w:val="clear"/>
                <w:vAlign w:val="center"/>
              </w:tcPr>
            </w:tcPrChange>
          </w:tcPr>
          <w:p w:rsidR="00000000" w:rsidDel="00000000" w:rsidP="00000000" w:rsidRDefault="00000000" w:rsidRPr="00000000" w14:paraId="00001F1E">
            <w:pPr>
              <w:jc w:val="left"/>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5"/>
            <w:vMerge w:val="continue"/>
            <w:tcPrChange w:author="Valeria Tapia" w:id="1486" w:date="2026-10-01T18:43:00Z">
              <w:tcPr>
                <w:shd w:fill="auto" w:val="clear"/>
                <w:vAlign w:val="center"/>
              </w:tcPr>
            </w:tcPrChange>
          </w:tcPr>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17"/>
            <w:vMerge w:val="continue"/>
            <w:tcPrChange w:author="Valeria Tapia" w:id="1486" w:date="2026-10-01T18:43:00Z">
              <w:tcPr>
                <w:shd w:fill="auto" w:val="clear"/>
                <w:vAlign w:val="bottom"/>
              </w:tcPr>
            </w:tcPrChange>
          </w:tcPr>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16" w:date="2026-10-01T11:37:00Z"/>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380" w:hRule="atLeast"/>
              <w:tblHeader w:val="0"/>
            </w:trPr>
          </w:trPrChange>
        </w:trPr>
        <w:tc>
          <w:tcPr>
            <w:gridSpan w:val="9"/>
            <w:vMerge w:val="continue"/>
            <w:tcPrChange w:author="Valeria Tapia" w:id="1486" w:date="2026-10-01T18:43:00Z">
              <w:tcPr>
                <w:shd w:fill="ffffff" w:val="clear"/>
                <w:vAlign w:val="center"/>
              </w:tcPr>
            </w:tcPrChange>
          </w:tcPr>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24"/>
            <w:tcPrChange w:author="Valeria Tapia" w:id="1486" w:date="2026-10-01T18:43:00Z">
              <w:tcPr>
                <w:shd w:fill="ffffff" w:val="clear"/>
                <w:vAlign w:val="center"/>
              </w:tcPr>
            </w:tcPrChange>
          </w:tcPr>
          <w:p w:rsidR="00000000" w:rsidDel="00000000" w:rsidP="00000000" w:rsidRDefault="00000000" w:rsidRPr="00000000" w14:paraId="00001F46">
            <w:pPr>
              <w:jc w:val="left"/>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Red Estatal</w:delText>
              </w:r>
            </w:del>
          </w:p>
        </w:tc>
        <w:tc>
          <w:tcPr>
            <w:gridSpan w:val="9"/>
            <w:tcPrChange w:author="Valeria Tapia" w:id="1486" w:date="2026-10-01T18:43:00Z">
              <w:tcPr>
                <w:shd w:fill="ffffff" w:val="clear"/>
                <w:vAlign w:val="center"/>
              </w:tcPr>
            </w:tcPrChange>
          </w:tcPr>
          <w:p w:rsidR="00000000" w:rsidDel="00000000" w:rsidP="00000000" w:rsidRDefault="00000000" w:rsidRPr="00000000" w14:paraId="00001F5E">
            <w:pPr>
              <w:jc w:val="left"/>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5"/>
            <w:vMerge w:val="continue"/>
            <w:tcPrChange w:author="Valeria Tapia" w:id="1486" w:date="2026-10-01T18:43:00Z">
              <w:tcPr>
                <w:shd w:fill="auto" w:val="clear"/>
                <w:vAlign w:val="center"/>
              </w:tcPr>
            </w:tcPrChange>
          </w:tcPr>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16" w:date="2026-10-01T11:37:00Z"/>
                <w:color w:val="000000"/>
                <w:sz w:val="16"/>
                <w:szCs w:val="16"/>
              </w:rPr>
            </w:pPr>
            <w:del w:author="Valeria Tapia" w:id="1616" w:date="2026-10-01T11:37:00Z">
              <w:r w:rsidDel="00000000" w:rsidR="00000000" w:rsidRPr="00000000">
                <w:rPr>
                  <w:rtl w:val="0"/>
                </w:rPr>
              </w:r>
            </w:del>
          </w:p>
        </w:tc>
        <w:tc>
          <w:tcPr>
            <w:gridSpan w:val="17"/>
            <w:vMerge w:val="continue"/>
            <w:tcPrChange w:author="Valeria Tapia" w:id="1486" w:date="2026-10-01T18:43:00Z">
              <w:tcPr>
                <w:shd w:fill="auto" w:val="clear"/>
                <w:vAlign w:val="bottom"/>
              </w:tcPr>
            </w:tcPrChange>
          </w:tcPr>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16" w:date="2026-10-01T11:37:00Z"/>
                <w:color w:val="000000"/>
                <w:sz w:val="16"/>
                <w:szCs w:val="16"/>
              </w:rPr>
            </w:pPr>
            <w:del w:author="Valeria Tapia" w:id="1616" w:date="2026-10-01T11:37:00Z">
              <w:r w:rsidDel="00000000" w:rsidR="00000000" w:rsidRPr="00000000">
                <w:rPr>
                  <w:rtl w:val="0"/>
                </w:rPr>
              </w:r>
            </w:del>
          </w:p>
        </w:tc>
      </w:tr>
      <w:tr>
        <w:trPr>
          <w:del w:author="Valeria Tapia" w:id="1616" w:date="2026-10-01T11:37:00Z"/>
          <w:trPrChange w:author="Valeria Tapia" w:id="1486" w:date="2026-10-01T18:43:00Z">
            <w:trPr>
              <w:cantSplit w:val="0"/>
              <w:trHeight w:val="434"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1F7D">
            <w:pPr>
              <w:rPr>
                <w:del w:author="Valeria Tapia" w:id="1616" w:date="2026-10-01T11:37:00Z"/>
                <w:b w:val="1"/>
                <w:bCs w:val="1"/>
                <w:color w:val="000000"/>
                <w:sz w:val="16"/>
                <w:szCs w:val="16"/>
              </w:rPr>
            </w:pPr>
            <w:del w:author="Valeria Tapia" w:id="1616" w:date="2026-10-01T11:37:00Z">
              <w:r w:rsidDel="00000000" w:rsidR="00000000" w:rsidRPr="00000000">
                <w:rPr>
                  <w:b w:val="1"/>
                  <w:bCs w:val="1"/>
                  <w:color w:val="000000"/>
                  <w:sz w:val="16"/>
                  <w:szCs w:val="16"/>
                  <w:rtl w:val="0"/>
                </w:rPr>
                <w:delText xml:space="preserve">10. ¿CUENTA CON LA DOCUMENTACIÓN TÉCNICA DE SUS SERVICIOS PARA LA INTEROPERABILIDAD? </w:delText>
              </w:r>
              <w:r w:rsidDel="00000000" w:rsidR="00000000" w:rsidRPr="00000000">
                <w:rPr>
                  <w:color w:val="000000"/>
                  <w:sz w:val="16"/>
                  <w:szCs w:val="16"/>
                  <w:rtl w:val="0"/>
                </w:rPr>
                <w:delText xml:space="preserve">(marque con una X).</w:delText>
              </w:r>
              <w:r w:rsidDel="00000000" w:rsidR="00000000" w:rsidRPr="00000000">
                <w:rPr>
                  <w:rtl w:val="0"/>
                </w:rPr>
              </w:r>
            </w:del>
          </w:p>
        </w:tc>
      </w:tr>
      <w:tr>
        <w:trPr>
          <w:del w:author="Valeria Tapia" w:id="1616" w:date="2026-10-01T11:37:00Z"/>
          <w:trPrChange w:author="Valeria Tapia" w:id="1486" w:date="2026-10-01T18:43:00Z">
            <w:trPr>
              <w:cantSplit w:val="0"/>
              <w:trHeight w:val="471" w:hRule="atLeast"/>
              <w:tblHeader w:val="0"/>
            </w:trPr>
          </w:trPrChange>
        </w:trPr>
        <w:tc>
          <w:tcPr>
            <w:gridSpan w:val="9"/>
            <w:tcPrChange w:author="Valeria Tapia" w:id="1486" w:date="2026-10-01T18:43:00Z">
              <w:tcPr>
                <w:shd w:fill="auto" w:val="clear"/>
                <w:vAlign w:val="center"/>
              </w:tcPr>
            </w:tcPrChange>
          </w:tcPr>
          <w:p w:rsidR="00000000" w:rsidDel="00000000" w:rsidP="00000000" w:rsidRDefault="00000000" w:rsidRPr="00000000" w14:paraId="00001FBD">
            <w:pPr>
              <w:jc w:val="center"/>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SI</w:delText>
              </w:r>
            </w:del>
          </w:p>
        </w:tc>
        <w:tc>
          <w:tcPr>
            <w:gridSpan w:val="3"/>
            <w:tcPrChange w:author="Valeria Tapia" w:id="1486" w:date="2026-10-01T18:43:00Z">
              <w:tcPr>
                <w:shd w:fill="auto" w:val="clear"/>
                <w:vAlign w:val="center"/>
              </w:tcPr>
            </w:tcPrChange>
          </w:tcPr>
          <w:p w:rsidR="00000000" w:rsidDel="00000000" w:rsidP="00000000" w:rsidRDefault="00000000" w:rsidRPr="00000000" w14:paraId="00001FC6">
            <w:pPr>
              <w:jc w:val="center"/>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x</w:delText>
              </w:r>
            </w:del>
          </w:p>
        </w:tc>
        <w:tc>
          <w:tcPr>
            <w:gridSpan w:val="30"/>
            <w:tcPrChange w:author="Valeria Tapia" w:id="1486" w:date="2026-10-01T18:43:00Z">
              <w:tcPr>
                <w:shd w:fill="auto" w:val="clear"/>
                <w:vAlign w:val="center"/>
              </w:tcPr>
            </w:tcPrChange>
          </w:tcPr>
          <w:p w:rsidR="00000000" w:rsidDel="00000000" w:rsidP="00000000" w:rsidRDefault="00000000" w:rsidRPr="00000000" w14:paraId="00001FC9">
            <w:pPr>
              <w:jc w:val="center"/>
              <w:rPr>
                <w:del w:author="Valeria Tapia" w:id="1616" w:date="2026-10-01T11:37:00Z"/>
                <w:i w:val="1"/>
                <w:iCs w:val="1"/>
                <w:color w:val="000000"/>
                <w:sz w:val="16"/>
                <w:szCs w:val="16"/>
              </w:rPr>
            </w:pPr>
            <w:del w:author="Valeria Tapia" w:id="1616" w:date="2026-10-01T11:37:00Z">
              <w:r w:rsidDel="00000000" w:rsidR="00000000" w:rsidRPr="00000000">
                <w:rPr>
                  <w:i w:val="1"/>
                  <w:iCs w:val="1"/>
                  <w:color w:val="000000"/>
                  <w:sz w:val="16"/>
                  <w:szCs w:val="16"/>
                  <w:rtl w:val="0"/>
                </w:rPr>
                <w:delText xml:space="preserve">Especificar el nombre del documento</w:delText>
              </w:r>
            </w:del>
          </w:p>
        </w:tc>
        <w:tc>
          <w:tcPr>
            <w:gridSpan w:val="6"/>
            <w:tcPrChange w:author="Valeria Tapia" w:id="1486" w:date="2026-10-01T18:43:00Z">
              <w:tcPr>
                <w:shd w:fill="auto" w:val="clear"/>
                <w:vAlign w:val="center"/>
              </w:tcPr>
            </w:tcPrChange>
          </w:tcPr>
          <w:p w:rsidR="00000000" w:rsidDel="00000000" w:rsidP="00000000" w:rsidRDefault="00000000" w:rsidRPr="00000000" w14:paraId="00001FE7">
            <w:pPr>
              <w:jc w:val="center"/>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NO</w:delText>
              </w:r>
            </w:del>
          </w:p>
        </w:tc>
        <w:tc>
          <w:tcPr>
            <w:gridSpan w:val="16"/>
            <w:tcPrChange w:author="Valeria Tapia" w:id="1486" w:date="2026-10-01T18:43:00Z">
              <w:tcPr>
                <w:shd w:fill="auto" w:val="clear"/>
                <w:vAlign w:val="center"/>
              </w:tcPr>
            </w:tcPrChange>
          </w:tcPr>
          <w:p w:rsidR="00000000" w:rsidDel="00000000" w:rsidP="00000000" w:rsidRDefault="00000000" w:rsidRPr="00000000" w14:paraId="00001FED">
            <w:pPr>
              <w:jc w:val="center"/>
              <w:rPr>
                <w:del w:author="Valeria Tapia" w:id="1616" w:date="2026-10-01T11:37:00Z"/>
                <w:color w:val="000000"/>
                <w:sz w:val="16"/>
                <w:szCs w:val="16"/>
              </w:rPr>
            </w:pPr>
            <w:del w:author="Valeria Tapia" w:id="1616" w:date="2026-10-01T11:37:00Z">
              <w:r w:rsidDel="00000000" w:rsidR="00000000" w:rsidRPr="00000000">
                <w:rPr>
                  <w:color w:val="000000"/>
                  <w:sz w:val="16"/>
                  <w:szCs w:val="16"/>
                  <w:rtl w:val="0"/>
                </w:rPr>
                <w:delText xml:space="preserve">x</w:delText>
              </w:r>
            </w:del>
          </w:p>
        </w:tc>
      </w:tr>
      <w:tr>
        <w:trPr>
          <w:trPrChange w:author="Valeria Tapia" w:id="1486" w:date="2026-10-01T18:43:00Z">
            <w:trPr>
              <w:cantSplit w:val="0"/>
              <w:trHeight w:val="675"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1FFD">
            <w:pPr>
              <w:rPr>
                <w:b w:val="1"/>
                <w:bCs w:val="1"/>
                <w:color w:val="000000"/>
                <w:sz w:val="16"/>
                <w:szCs w:val="16"/>
              </w:rPr>
            </w:pPr>
            <w:del w:author="Valeria Tapia" w:id="1618" w:date="2026-10-01T17:56:00Z">
              <w:r w:rsidDel="00000000" w:rsidR="00000000" w:rsidRPr="00000000">
                <w:rPr>
                  <w:b w:val="1"/>
                  <w:bCs w:val="1"/>
                  <w:color w:val="000000"/>
                  <w:sz w:val="16"/>
                  <w:szCs w:val="16"/>
                  <w:rtl w:val="0"/>
                </w:rPr>
                <w:delText xml:space="preserve">11</w:delText>
              </w:r>
            </w:del>
            <w:ins w:author="Valeria Tapia" w:id="1618" w:date="2026-10-01T17:56:00Z">
              <w:r w:rsidDel="00000000" w:rsidR="00000000" w:rsidRPr="00000000">
                <w:rPr>
                  <w:b w:val="1"/>
                  <w:bCs w:val="1"/>
                  <w:color w:val="000000"/>
                  <w:sz w:val="16"/>
                  <w:szCs w:val="16"/>
                  <w:rtl w:val="0"/>
                </w:rPr>
                <w:t xml:space="preserve">4</w:t>
              </w:r>
            </w:ins>
            <w:r w:rsidDel="00000000" w:rsidR="00000000" w:rsidRPr="00000000">
              <w:rPr>
                <w:b w:val="1"/>
                <w:bCs w:val="1"/>
                <w:color w:val="000000"/>
                <w:sz w:val="16"/>
                <w:szCs w:val="16"/>
                <w:rtl w:val="0"/>
              </w:rPr>
              <w:t xml:space="preserve">.  </w:t>
            </w:r>
            <w:ins w:author="Valeria Tapia" w:id="1619" w:date="2026-10-01T17:56:00Z">
              <w:r w:rsidDel="00000000" w:rsidR="00000000" w:rsidRPr="00000000">
                <w:rPr>
                  <w:b w:val="1"/>
                  <w:bCs w:val="1"/>
                  <w:color w:val="000000"/>
                  <w:sz w:val="16"/>
                  <w:szCs w:val="16"/>
                  <w:rtl w:val="0"/>
                </w:rPr>
                <w:t xml:space="preserve">REGISTRE </w:t>
              </w:r>
            </w:ins>
            <w:del w:author="Valeria Tapia" w:id="1619" w:date="2026-10-01T17:56:00Z">
              <w:r w:rsidDel="00000000" w:rsidR="00000000" w:rsidRPr="00000000">
                <w:rPr>
                  <w:b w:val="1"/>
                  <w:bCs w:val="1"/>
                  <w:color w:val="000000"/>
                  <w:sz w:val="16"/>
                  <w:szCs w:val="16"/>
                  <w:rtl w:val="0"/>
                </w:rPr>
                <w:delText xml:space="preserve">ADJUNTE </w:delText>
              </w:r>
            </w:del>
            <w:r w:rsidDel="00000000" w:rsidR="00000000" w:rsidRPr="00000000">
              <w:rPr>
                <w:b w:val="1"/>
                <w:bCs w:val="1"/>
                <w:color w:val="000000"/>
                <w:sz w:val="16"/>
                <w:szCs w:val="16"/>
                <w:rtl w:val="0"/>
              </w:rPr>
              <w:t xml:space="preserve">EL DIAGRAMA DE FLUJO DEL PROCESO</w:t>
            </w:r>
            <w:del w:author="Valeria Tapia" w:id="1620" w:date="2026-10-01T17:57:00Z">
              <w:r w:rsidDel="00000000" w:rsidR="00000000" w:rsidRPr="00000000">
                <w:rPr>
                  <w:b w:val="1"/>
                  <w:bCs w:val="1"/>
                  <w:color w:val="000000"/>
                  <w:sz w:val="16"/>
                  <w:szCs w:val="16"/>
                  <w:rtl w:val="0"/>
                </w:rPr>
                <w:delText xml:space="preserve"> (EN FORMATO BPMN)  DEL</w:delText>
              </w:r>
            </w:del>
            <w:ins w:author="Valeria Tapia" w:id="1620" w:date="2026-10-01T17:57:00Z">
              <w:r w:rsidDel="00000000" w:rsidR="00000000" w:rsidRPr="00000000">
                <w:rPr>
                  <w:b w:val="1"/>
                  <w:bCs w:val="1"/>
                  <w:color w:val="000000"/>
                  <w:sz w:val="16"/>
                  <w:szCs w:val="16"/>
                  <w:rtl w:val="0"/>
                </w:rPr>
                <w:t xml:space="preserve"> PARA EL</w:t>
              </w:r>
            </w:ins>
            <w:r w:rsidDel="00000000" w:rsidR="00000000" w:rsidRPr="00000000">
              <w:rPr>
                <w:b w:val="1"/>
                <w:bCs w:val="1"/>
                <w:color w:val="000000"/>
                <w:sz w:val="16"/>
                <w:szCs w:val="16"/>
                <w:rtl w:val="0"/>
              </w:rPr>
              <w:t xml:space="preserve"> REGISTRO DE OPERADORES, IDENTIFICANDO</w:t>
            </w:r>
            <w:del w:author="Valeria Tapia" w:id="1621" w:date="2026-10-01T17:57:00Z">
              <w:r w:rsidDel="00000000" w:rsidR="00000000" w:rsidRPr="00000000">
                <w:rPr>
                  <w:b w:val="1"/>
                  <w:bCs w:val="1"/>
                  <w:color w:val="000000"/>
                  <w:sz w:val="16"/>
                  <w:szCs w:val="16"/>
                  <w:rtl w:val="0"/>
                </w:rPr>
                <w:delText xml:space="preserve">:</w:delText>
              </w:r>
            </w:del>
            <w:r w:rsidDel="00000000" w:rsidR="00000000" w:rsidRPr="00000000">
              <w:rPr>
                <w:b w:val="1"/>
                <w:bCs w:val="1"/>
                <w:color w:val="000000"/>
                <w:sz w:val="16"/>
                <w:szCs w:val="16"/>
                <w:rtl w:val="0"/>
              </w:rPr>
              <w:t xml:space="preserve"> PROCESOS </w:t>
            </w:r>
            <w:del w:author="Valeria Tapia" w:id="1622" w:date="2026-10-01T17:57:00Z">
              <w:r w:rsidDel="00000000" w:rsidR="00000000" w:rsidRPr="00000000">
                <w:rPr>
                  <w:b w:val="1"/>
                  <w:bCs w:val="1"/>
                  <w:color w:val="000000"/>
                  <w:sz w:val="16"/>
                  <w:szCs w:val="16"/>
                  <w:rtl w:val="0"/>
                </w:rPr>
                <w:delText xml:space="preserve">EN SISTEMA O PROCESOS MANUALES (SIN USO DE SISTEMA) </w:delText>
              </w:r>
            </w:del>
            <w:r w:rsidDel="00000000" w:rsidR="00000000" w:rsidRPr="00000000">
              <w:rPr>
                <w:b w:val="1"/>
                <w:bCs w:val="1"/>
                <w:color w:val="000000"/>
                <w:sz w:val="16"/>
                <w:szCs w:val="16"/>
                <w:rtl w:val="0"/>
              </w:rPr>
              <w:t xml:space="preserve">Y LOS ACTORES QUE LO REALIZAN.</w:t>
            </w:r>
            <w:del w:author="Valeria Tapia" w:id="1623" w:date="2026-10-01T18:40:00Z">
              <w:r w:rsidDel="00000000" w:rsidR="00000000" w:rsidRPr="00000000">
                <w:rPr>
                  <w:b w:val="1"/>
                  <w:bCs w:val="1"/>
                  <w:color w:val="000000"/>
                  <w:sz w:val="16"/>
                  <w:szCs w:val="16"/>
                  <w:rtl w:val="0"/>
                </w:rPr>
                <w:delText xml:space="preserve"> </w:delText>
              </w:r>
            </w:del>
            <w:r w:rsidDel="00000000" w:rsidR="00000000" w:rsidRPr="00000000">
              <w:rPr>
                <w:rtl w:val="0"/>
              </w:rPr>
            </w:r>
          </w:p>
        </w:tc>
      </w:tr>
      <w:tr>
        <w:trPr>
          <w:trPrChange w:author="Valeria Tapia" w:id="1486" w:date="2026-10-01T18:43:00Z">
            <w:trPr>
              <w:cantSplit w:val="0"/>
              <w:trHeight w:val="897" w:hRule="atLeast"/>
              <w:tblHeader w:val="0"/>
            </w:trPr>
          </w:trPrChange>
        </w:trPr>
        <w:tc>
          <w:tcPr>
            <w:gridSpan w:val="64"/>
            <w:tcPrChange w:author="Valeria Tapia" w:id="1486" w:date="2026-10-01T18:43:00Z">
              <w:tcPr>
                <w:shd w:fill="ffffff" w:val="clear"/>
              </w:tcPr>
            </w:tcPrChange>
          </w:tcPr>
          <w:p w:rsidR="00000000" w:rsidDel="00000000" w:rsidP="00000000" w:rsidRDefault="00000000" w:rsidRPr="00000000" w14:paraId="0000203D">
            <w:pPr>
              <w:rPr>
                <w:color w:val="000000"/>
                <w:sz w:val="16"/>
                <w:szCs w:val="16"/>
                <w:rPrChange w:author="Valeria Tapia" w:id="1625" w:date="2026-10-01T11:46:00Z">
                  <w:rPr>
                    <w:b w:val="1"/>
                    <w:bCs w:val="1"/>
                    <w:color w:val="000000"/>
                    <w:sz w:val="16"/>
                    <w:szCs w:val="16"/>
                  </w:rPr>
                </w:rPrChange>
              </w:rPr>
            </w:pPr>
            <w:ins w:author="Valeria Tapia" w:id="1624" w:date="2026-10-01T11:46:00Z">
              <w:r w:rsidDel="00000000" w:rsidR="00000000" w:rsidRPr="00000000">
                <w:rPr>
                  <w:color w:val="000000"/>
                  <w:sz w:val="16"/>
                  <w:szCs w:val="16"/>
                  <w:rtl w:val="0"/>
                  <w:rPrChange w:author="Valeria Tapia" w:id="1625" w:date="2026-10-01T11:46:00Z">
                    <w:rPr>
                      <w:b w:val="1"/>
                      <w:bCs w:val="1"/>
                      <w:color w:val="000000"/>
                      <w:sz w:val="16"/>
                      <w:szCs w:val="16"/>
                    </w:rPr>
                  </w:rPrChange>
                </w:rPr>
                <w:t xml:space="preserve">Ejemplo:</w:t>
              </w:r>
            </w:ins>
            <w:r w:rsidDel="00000000" w:rsidR="00000000" w:rsidRPr="00000000">
              <w:rPr>
                <w:rtl w:val="0"/>
              </w:rPr>
            </w:r>
          </w:p>
          <w:p w:rsidR="00000000" w:rsidDel="00000000" w:rsidP="00000000" w:rsidRDefault="00000000" w:rsidRPr="00000000" w14:paraId="0000203E">
            <w:pPr>
              <w:rPr>
                <w:ins w:author="Valeria Tapia" w:id="1626" w:date="2026-10-01T11:47:00Z"/>
                <w:b w:val="1"/>
                <w:bCs w:val="1"/>
                <w:color w:val="000000"/>
                <w:sz w:val="16"/>
                <w:szCs w:val="16"/>
              </w:rPr>
            </w:pPr>
            <w:ins w:author="Valeria Tapia" w:id="1626" w:date="2026-10-01T11:47:00Z">
              <w:r w:rsidDel="00000000" w:rsidR="00000000" w:rsidRPr="00000000">
                <w:rPr>
                  <w:rtl w:val="0"/>
                </w:rPr>
              </w:r>
            </w:ins>
          </w:p>
          <w:p w:rsidR="00000000" w:rsidDel="00000000" w:rsidP="00000000" w:rsidRDefault="00000000" w:rsidRPr="00000000" w14:paraId="0000203F">
            <w:pPr>
              <w:rPr>
                <w:ins w:author="Valeria Tapia" w:id="1626" w:date="2026-10-01T11:47:00Z"/>
                <w:b w:val="1"/>
                <w:bCs w:val="1"/>
                <w:color w:val="000000"/>
                <w:sz w:val="16"/>
                <w:szCs w:val="16"/>
              </w:rPr>
            </w:pPr>
            <w:ins w:author="Valeria Tapia" w:id="1626" w:date="2026-10-01T11:47:00Z">
              <w:r w:rsidDel="00000000" w:rsidR="00000000" w:rsidRPr="00000000">
                <w:rPr>
                  <w:rtl w:val="0"/>
                </w:rPr>
              </w:r>
            </w:ins>
          </w:p>
          <w:p w:rsidR="00000000" w:rsidDel="00000000" w:rsidP="00000000" w:rsidRDefault="00000000" w:rsidRPr="00000000" w14:paraId="00002040">
            <w:pPr>
              <w:rPr>
                <w:ins w:author="Valeria Tapia" w:id="1626" w:date="2026-10-01T11:47:00Z"/>
                <w:b w:val="1"/>
                <w:bCs w:val="1"/>
                <w:color w:val="000000"/>
                <w:sz w:val="16"/>
                <w:szCs w:val="16"/>
              </w:rPr>
            </w:pPr>
            <w:ins w:author="Valeria Tapia" w:id="1626" w:date="2026-10-01T11:47:00Z">
              <w:r w:rsidDel="00000000" w:rsidR="00000000" w:rsidRPr="00000000">
                <w:rPr>
                  <w:rtl w:val="0"/>
                </w:rPr>
              </w:r>
            </w:ins>
          </w:p>
          <w:p w:rsidR="00000000" w:rsidDel="00000000" w:rsidP="00000000" w:rsidRDefault="00000000" w:rsidRPr="00000000" w14:paraId="00002041">
            <w:pPr>
              <w:rPr>
                <w:ins w:author="Valeria Tapia" w:id="1626" w:date="2026-10-01T11:47:00Z"/>
                <w:b w:val="1"/>
                <w:bCs w:val="1"/>
                <w:color w:val="000000"/>
                <w:sz w:val="16"/>
                <w:szCs w:val="16"/>
              </w:rPr>
            </w:pPr>
            <w:ins w:author="Valeria Tapia" w:id="1626" w:date="2026-10-01T11:47:00Z">
              <w:r w:rsidDel="00000000" w:rsidR="00000000" w:rsidRPr="00000000">
                <w:rPr>
                  <w:rtl w:val="0"/>
                </w:rPr>
              </w:r>
            </w:ins>
          </w:p>
          <w:p w:rsidR="00000000" w:rsidDel="00000000" w:rsidP="00000000" w:rsidRDefault="00000000" w:rsidRPr="00000000" w14:paraId="00002042">
            <w:pPr>
              <w:rPr>
                <w:b w:val="1"/>
                <w:bCs w:val="1"/>
                <w:color w:val="000000"/>
                <w:sz w:val="16"/>
                <w:szCs w:val="16"/>
              </w:rPr>
            </w:pPr>
            <w:r w:rsidDel="00000000" w:rsidR="00000000" w:rsidRPr="00000000">
              <w:rPr>
                <w:rtl w:val="0"/>
              </w:rPr>
            </w:r>
          </w:p>
        </w:tc>
      </w:tr>
      <w:tr>
        <w:trPr>
          <w:del w:author="Valeria Tapia" w:id="1627" w:date="2026-10-01T17:57:00Z"/>
          <w:trPrChange w:author="Valeria Tapia" w:id="1486" w:date="2026-10-01T18:43:00Z">
            <w:trPr>
              <w:cantSplit w:val="0"/>
              <w:trHeight w:val="945"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2082">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12. ADJUNTE EL DICCIONARIO DE DATOS PARA EL PROCESO DEL REGISTRO DE OPERADORES, DEBE REMITIR MÍNIMAMENTE LA SIGUIENTE INFORMACIÓN: NOMBRE DEL CAMPO, TIPO DE DATO (NÚMERO, CADENA, OTROS), OBLIGATORIO (SI/NO), LONGITUD, FORMATO (SI SE VALIDA), PARAMÉTRICA (SI/NO), LLENADO (AUTOMÁTICO/MANUAL). </w:delText>
              </w:r>
              <w:r w:rsidDel="00000000" w:rsidR="00000000" w:rsidRPr="00000000">
                <w:rPr>
                  <w:color w:val="000000"/>
                  <w:sz w:val="16"/>
                  <w:szCs w:val="16"/>
                  <w:rtl w:val="0"/>
                </w:rPr>
                <w:delText xml:space="preserve">(En formato digital preferentemente Excel):</w:delText>
              </w:r>
              <w:r w:rsidDel="00000000" w:rsidR="00000000" w:rsidRPr="00000000">
                <w:rPr>
                  <w:rtl w:val="0"/>
                </w:rPr>
              </w:r>
            </w:del>
          </w:p>
        </w:tc>
      </w:tr>
      <w:tr>
        <w:trPr>
          <w:del w:author="Valeria Tapia" w:id="1627" w:date="2026-10-01T17:57:00Z"/>
          <w:trPrChange w:author="Valeria Tapia" w:id="1486" w:date="2026-10-01T18:43:00Z">
            <w:trPr>
              <w:cantSplit w:val="0"/>
              <w:trHeight w:val="420" w:hRule="atLeast"/>
              <w:tblHeader w:val="0"/>
            </w:trPr>
          </w:trPrChange>
        </w:trPr>
        <w:tc>
          <w:tcPr>
            <w:gridSpan w:val="64"/>
            <w:tcPrChange w:author="Valeria Tapia" w:id="1486" w:date="2026-10-01T18:43:00Z">
              <w:tcPr/>
            </w:tcPrChange>
          </w:tcPr>
          <w:p w:rsidR="00000000" w:rsidDel="00000000" w:rsidP="00000000" w:rsidRDefault="00000000" w:rsidRPr="00000000" w14:paraId="000020C2">
            <w:pPr>
              <w:jc w:val="center"/>
              <w:rPr>
                <w:del w:author="Valeria Tapia" w:id="1627" w:date="2026-10-01T17:57:00Z"/>
                <w:b w:val="1"/>
                <w:bCs w:val="1"/>
                <w:color w:val="000000"/>
                <w:sz w:val="16"/>
                <w:szCs w:val="16"/>
              </w:rPr>
            </w:pPr>
            <w:del w:author="Valeria Tapia" w:id="1627" w:date="2026-10-01T17:57:00Z">
              <w:r w:rsidDel="00000000" w:rsidR="00000000" w:rsidRPr="00000000">
                <w:rPr>
                  <w:rtl w:val="0"/>
                </w:rPr>
              </w:r>
            </w:del>
          </w:p>
          <w:p w:rsidR="00000000" w:rsidDel="00000000" w:rsidP="00000000" w:rsidRDefault="00000000" w:rsidRPr="00000000" w14:paraId="000020C3">
            <w:pPr>
              <w:jc w:val="center"/>
              <w:rPr>
                <w:del w:author="Valeria Tapia" w:id="1627" w:date="2026-10-01T17:57:00Z"/>
                <w:b w:val="1"/>
                <w:bCs w:val="1"/>
                <w:color w:val="000000"/>
                <w:sz w:val="16"/>
                <w:szCs w:val="16"/>
              </w:rPr>
            </w:pPr>
            <w:del w:author="Valeria Tapia" w:id="1627" w:date="2026-10-01T17:57:00Z">
              <w:r w:rsidDel="00000000" w:rsidR="00000000" w:rsidRPr="00000000">
                <w:rPr>
                  <w:rtl w:val="0"/>
                </w:rPr>
              </w:r>
            </w:del>
          </w:p>
          <w:p w:rsidR="00000000" w:rsidDel="00000000" w:rsidP="00000000" w:rsidRDefault="00000000" w:rsidRPr="00000000" w14:paraId="000020C4">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 </w:delText>
              </w:r>
            </w:del>
          </w:p>
        </w:tc>
      </w:tr>
      <w:tr>
        <w:trPr>
          <w:del w:author="Valeria Tapia" w:id="1627" w:date="2026-10-01T17:57:00Z"/>
          <w:trPrChange w:author="Valeria Tapia" w:id="1486" w:date="2026-10-01T18:43:00Z">
            <w:trPr>
              <w:cantSplit w:val="0"/>
              <w:trHeight w:val="690"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2104">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13.  ADJUNTE EL DIAGRAMA DE FLUJO DEL PROCESO (EN FORMATO BPMN) DE EMISIÓN PARA CADA  AP, C, O DESDE LA SOLICITUD REALIZADA POR EL INTERESADO HASTA SU  EMISIÓN, IDENTIFICANDO: PROCESOS EN SISTEMA O PROCESOS MANUALES (SIN USO DE SISTEMA)  Y LOS ACTORES QUE LO REALIZAN.</w:delText>
              </w:r>
            </w:del>
          </w:p>
        </w:tc>
      </w:tr>
      <w:tr>
        <w:trPr>
          <w:del w:author="Valeria Tapia" w:id="1627" w:date="2026-10-01T17:57:00Z"/>
          <w:trPrChange w:author="Valeria Tapia" w:id="1486" w:date="2026-10-01T18:43:00Z">
            <w:trPr>
              <w:cantSplit w:val="0"/>
              <w:trHeight w:val="249" w:hRule="atLeast"/>
              <w:tblHeader w:val="0"/>
            </w:trPr>
          </w:trPrChange>
        </w:trPr>
        <w:tc>
          <w:tcPr>
            <w:gridSpan w:val="64"/>
            <w:tcPrChange w:author="Valeria Tapia" w:id="1486" w:date="2026-10-01T18:43:00Z">
              <w:tcPr/>
            </w:tcPrChange>
          </w:tcPr>
          <w:p w:rsidR="00000000" w:rsidDel="00000000" w:rsidP="00000000" w:rsidRDefault="00000000" w:rsidRPr="00000000" w14:paraId="00002144">
            <w:pPr>
              <w:jc w:val="center"/>
              <w:rPr>
                <w:del w:author="Valeria Tapia" w:id="1627" w:date="2026-10-01T17:57:00Z"/>
                <w:b w:val="1"/>
                <w:bCs w:val="1"/>
                <w:color w:val="000000"/>
                <w:sz w:val="16"/>
                <w:szCs w:val="16"/>
              </w:rPr>
            </w:pPr>
            <w:del w:author="Valeria Tapia" w:id="1627" w:date="2026-10-01T17:57:00Z">
              <w:r w:rsidDel="00000000" w:rsidR="00000000" w:rsidRPr="00000000">
                <w:rPr>
                  <w:rtl w:val="0"/>
                </w:rPr>
              </w:r>
            </w:del>
          </w:p>
          <w:p w:rsidR="00000000" w:rsidDel="00000000" w:rsidP="00000000" w:rsidRDefault="00000000" w:rsidRPr="00000000" w14:paraId="00002145">
            <w:pPr>
              <w:jc w:val="center"/>
              <w:rPr>
                <w:del w:author="Valeria Tapia" w:id="1627" w:date="2026-10-01T17:57:00Z"/>
                <w:b w:val="1"/>
                <w:bCs w:val="1"/>
                <w:color w:val="000000"/>
                <w:sz w:val="16"/>
                <w:szCs w:val="16"/>
              </w:rPr>
            </w:pPr>
            <w:del w:author="Valeria Tapia" w:id="1627" w:date="2026-10-01T17:57:00Z">
              <w:r w:rsidDel="00000000" w:rsidR="00000000" w:rsidRPr="00000000">
                <w:rPr>
                  <w:rtl w:val="0"/>
                </w:rPr>
              </w:r>
            </w:del>
          </w:p>
          <w:p w:rsidR="00000000" w:rsidDel="00000000" w:rsidP="00000000" w:rsidRDefault="00000000" w:rsidRPr="00000000" w14:paraId="00002146">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 </w:delText>
              </w:r>
            </w:del>
          </w:p>
        </w:tc>
      </w:tr>
      <w:tr>
        <w:trPr>
          <w:del w:author="Valeria Tapia" w:id="1627" w:date="2026-10-01T17:57:00Z"/>
          <w:trPrChange w:author="Valeria Tapia" w:id="1486" w:date="2026-10-01T18:43:00Z">
            <w:trPr>
              <w:cantSplit w:val="0"/>
              <w:trHeight w:val="1245"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2186">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14.  ADJUNTE:</w:delText>
              </w:r>
            </w:del>
          </w:p>
          <w:p w:rsidR="00000000" w:rsidDel="00000000" w:rsidP="00000000" w:rsidRDefault="00000000" w:rsidRPr="00000000" w14:paraId="0000218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del w:author="Valeria Tapia" w:id="1627" w:date="2026-10-01T17:57:00Z"/>
                <w:b w:val="1"/>
                <w:bCs w:val="1"/>
                <w:i w:val="0"/>
                <w:iCs w:val="0"/>
                <w:smallCaps w:val="0"/>
                <w:strike w:val="0"/>
                <w:color w:val="000000"/>
                <w:sz w:val="16"/>
                <w:szCs w:val="16"/>
                <w:u w:val="none"/>
                <w:shd w:fill="auto" w:val="clear"/>
                <w:vertAlign w:val="baseline"/>
              </w:rPr>
            </w:pPr>
            <w:del w:author="Valeria Tapia" w:id="1627" w:date="2026-10-01T17:57:00Z">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delText xml:space="preserve">EL DICCIONARIO DE DATOS PARA EL PROCESO DE SOLICITUD DE EMISIÓN DE DOCUMENTOS (AP,C,O) Y</w:delText>
              </w:r>
            </w:del>
          </w:p>
          <w:p w:rsidR="00000000" w:rsidDel="00000000" w:rsidP="00000000" w:rsidRDefault="00000000" w:rsidRPr="00000000" w14:paraId="0000218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del w:author="Valeria Tapia" w:id="1627" w:date="2026-10-01T17:57:00Z"/>
                <w:b w:val="1"/>
                <w:bCs w:val="1"/>
                <w:i w:val="0"/>
                <w:iCs w:val="0"/>
                <w:smallCaps w:val="0"/>
                <w:strike w:val="0"/>
                <w:color w:val="000000"/>
                <w:sz w:val="16"/>
                <w:szCs w:val="16"/>
                <w:u w:val="none"/>
                <w:shd w:fill="auto" w:val="clear"/>
                <w:vertAlign w:val="baseline"/>
              </w:rPr>
            </w:pPr>
            <w:del w:author="Valeria Tapia" w:id="1627" w:date="2026-10-01T17:57:00Z">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delText xml:space="preserve">LA INFORMACIÓN DEL AP,C,O EMITIDO, DEBE REMITIR MÍNIMAMENTE LA SIGUIENTE INFORMACIÓN: NOMBRE DEL CAMPO, TIPO DE DATO (NÚMERO, CADENA, OTRO), OBLIGATORIO (SI/NO), LONGITUD, FORMATO (SI SE VALIDA), PARAMÉTRICA (SI/NO), LLENADO (AUTOMÁTICO/MANUAL).</w:delText>
              </w:r>
              <w:r w:rsidDel="00000000" w:rsidR="00000000" w:rsidRPr="00000000">
                <w:rPr>
                  <w:rFonts w:ascii="Open Sans Light" w:cs="Open Sans Light" w:eastAsia="Open Sans Light" w:hAnsi="Open Sans Light"/>
                  <w:b w:val="0"/>
                  <w:bCs w:val="0"/>
                  <w:i w:val="0"/>
                  <w:iCs w:val="0"/>
                  <w:smallCaps w:val="0"/>
                  <w:strike w:val="0"/>
                  <w:color w:val="000000"/>
                  <w:sz w:val="16"/>
                  <w:szCs w:val="16"/>
                  <w:u w:val="none"/>
                  <w:shd w:fill="auto" w:val="clear"/>
                  <w:vertAlign w:val="baseline"/>
                  <w:rtl w:val="0"/>
                </w:rPr>
                <w:delText xml:space="preserve"> (En formato digital preferentemente Excel):</w:delText>
              </w:r>
              <w:r w:rsidDel="00000000" w:rsidR="00000000" w:rsidRPr="00000000">
                <w:rPr>
                  <w:rtl w:val="0"/>
                </w:rPr>
              </w:r>
            </w:del>
          </w:p>
        </w:tc>
      </w:tr>
      <w:tr>
        <w:trPr>
          <w:del w:author="Valeria Tapia" w:id="1627" w:date="2026-10-01T17:57:00Z"/>
          <w:trPrChange w:author="Valeria Tapia" w:id="1486" w:date="2026-10-01T18:43:00Z">
            <w:trPr>
              <w:cantSplit w:val="0"/>
              <w:trHeight w:val="675" w:hRule="atLeast"/>
              <w:tblHeader w:val="0"/>
            </w:trPr>
          </w:trPrChange>
        </w:trPr>
        <w:tc>
          <w:tcPr>
            <w:gridSpan w:val="64"/>
            <w:tcPrChange w:author="Valeria Tapia" w:id="1486" w:date="2026-10-01T18:43:00Z">
              <w:tcPr/>
            </w:tcPrChange>
          </w:tcPr>
          <w:p w:rsidR="00000000" w:rsidDel="00000000" w:rsidP="00000000" w:rsidRDefault="00000000" w:rsidRPr="00000000" w14:paraId="000021C8">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 </w:delText>
              </w:r>
            </w:del>
          </w:p>
          <w:p w:rsidR="00000000" w:rsidDel="00000000" w:rsidP="00000000" w:rsidRDefault="00000000" w:rsidRPr="00000000" w14:paraId="000021C9">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 </w:delText>
              </w:r>
            </w:del>
          </w:p>
          <w:p w:rsidR="00000000" w:rsidDel="00000000" w:rsidP="00000000" w:rsidRDefault="00000000" w:rsidRPr="00000000" w14:paraId="000021CA">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 </w:delText>
              </w:r>
            </w:del>
          </w:p>
        </w:tc>
      </w:tr>
      <w:tr>
        <w:trPr>
          <w:del w:author="Valeria Tapia" w:id="1627" w:date="2026-10-01T17:57:00Z"/>
          <w:trPrChange w:author="Valeria Tapia" w:id="1486" w:date="2026-10-01T18:43:00Z">
            <w:trPr>
              <w:cantSplit w:val="0"/>
              <w:trHeight w:val="720"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220A">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15. ADJUNTE EL LISTADO DE DOCUMENTOS QUE SE SOLICITAN EN EL PROCESO DE REGISTRO DE OPERADORES, PARA CADA DOCUMENTO DETALLE E INDIQUE: EL NOMBRE DEL DOCUMENTO, TAMAÑO MÁXIMO (EN MB) Y LA ENTIDAD EMISORA. (</w:delText>
              </w:r>
              <w:r w:rsidDel="00000000" w:rsidR="00000000" w:rsidRPr="00000000">
                <w:rPr>
                  <w:color w:val="000000"/>
                  <w:sz w:val="16"/>
                  <w:szCs w:val="16"/>
                  <w:rtl w:val="0"/>
                </w:rPr>
                <w:delText xml:space="preserve">En formato digital preferentemente Excel):</w:delText>
              </w:r>
              <w:r w:rsidDel="00000000" w:rsidR="00000000" w:rsidRPr="00000000">
                <w:rPr>
                  <w:rtl w:val="0"/>
                </w:rPr>
              </w:r>
            </w:del>
          </w:p>
        </w:tc>
      </w:tr>
      <w:tr>
        <w:trPr>
          <w:del w:author="Valeria Tapia" w:id="1627" w:date="2026-10-01T17:57:00Z"/>
          <w:trPrChange w:author="Valeria Tapia" w:id="1486" w:date="2026-10-01T18:43:00Z">
            <w:trPr>
              <w:cantSplit w:val="0"/>
              <w:trHeight w:val="791" w:hRule="atLeast"/>
              <w:tblHeader w:val="0"/>
            </w:trPr>
          </w:trPrChange>
        </w:trPr>
        <w:tc>
          <w:tcPr>
            <w:gridSpan w:val="64"/>
            <w:tcPrChange w:author="Valeria Tapia" w:id="1486" w:date="2026-10-01T18:43:00Z">
              <w:tcPr/>
            </w:tcPrChange>
          </w:tcPr>
          <w:p w:rsidR="00000000" w:rsidDel="00000000" w:rsidP="00000000" w:rsidRDefault="00000000" w:rsidRPr="00000000" w14:paraId="0000224A">
            <w:pPr>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720"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228A">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16. ADJUNTE EL LISTADO DE DOCUMENTOS QUE SE SOLICITAN EN EL PROCESO DE EMISIÓN DE AP, C, O, PARA CADA DOCUMENTO DETALLE E INDIQUE: EL NOMBRE DEL DOCUMENTO, TAMAÑO MÁXIMO (EN MB) Y LA ENTIDAD EMISORA. (</w:delText>
              </w:r>
              <w:r w:rsidDel="00000000" w:rsidR="00000000" w:rsidRPr="00000000">
                <w:rPr>
                  <w:color w:val="000000"/>
                  <w:sz w:val="16"/>
                  <w:szCs w:val="16"/>
                  <w:rtl w:val="0"/>
                </w:rPr>
                <w:delText xml:space="preserve">En formato digital preferentemente Excel):</w:delText>
              </w:r>
              <w:r w:rsidDel="00000000" w:rsidR="00000000" w:rsidRPr="00000000">
                <w:rPr>
                  <w:rtl w:val="0"/>
                </w:rPr>
              </w:r>
            </w:del>
          </w:p>
        </w:tc>
      </w:tr>
      <w:tr>
        <w:trPr>
          <w:del w:author="Valeria Tapia" w:id="1627" w:date="2026-10-01T17:57:00Z"/>
          <w:trPrChange w:author="Valeria Tapia" w:id="1486" w:date="2026-10-01T18:43:00Z">
            <w:trPr>
              <w:cantSplit w:val="0"/>
              <w:trHeight w:val="621" w:hRule="atLeast"/>
              <w:tblHeader w:val="0"/>
            </w:trPr>
          </w:trPrChange>
        </w:trPr>
        <w:tc>
          <w:tcPr>
            <w:gridSpan w:val="64"/>
            <w:tcPrChange w:author="Valeria Tapia" w:id="1486" w:date="2026-10-01T18:43:00Z">
              <w:tcPr/>
            </w:tcPrChange>
          </w:tcPr>
          <w:p w:rsidR="00000000" w:rsidDel="00000000" w:rsidP="00000000" w:rsidRDefault="00000000" w:rsidRPr="00000000" w14:paraId="000022CA">
            <w:pPr>
              <w:jc w:val="center"/>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810" w:hRule="atLeast"/>
              <w:tblHeader w:val="0"/>
            </w:trPr>
          </w:trPrChange>
        </w:trPr>
        <w:tc>
          <w:tcPr>
            <w:gridSpan w:val="64"/>
            <w:tcPrChange w:author="Valeria Tapia" w:id="1486" w:date="2026-10-01T18:43:00Z">
              <w:tcPr>
                <w:shd w:fill="fff2cc" w:val="clear"/>
              </w:tcPr>
            </w:tcPrChange>
          </w:tcPr>
          <w:p w:rsidR="00000000" w:rsidDel="00000000" w:rsidP="00000000" w:rsidRDefault="00000000" w:rsidRPr="00000000" w14:paraId="0000230A">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17. ADJUNTE PARA CADA DATO DESCRITO EN EL DICCIONARIO DE DATOS (DE LAS PREGUNTAS 11 Y 13), DE CORRESPONDER SU PARAMÉTRICA ASOCIADA (CÓDIGO Y DESCRIPCIÓN).  (</w:delText>
              </w:r>
              <w:r w:rsidDel="00000000" w:rsidR="00000000" w:rsidRPr="00000000">
                <w:rPr>
                  <w:color w:val="000000"/>
                  <w:sz w:val="16"/>
                  <w:szCs w:val="16"/>
                  <w:rtl w:val="0"/>
                </w:rPr>
                <w:delText xml:space="preserve">En formato digital preferentemente Excel):</w:delText>
              </w:r>
              <w:r w:rsidDel="00000000" w:rsidR="00000000" w:rsidRPr="00000000">
                <w:rPr>
                  <w:rtl w:val="0"/>
                </w:rPr>
              </w:r>
            </w:del>
          </w:p>
        </w:tc>
      </w:tr>
      <w:tr>
        <w:trPr>
          <w:del w:author="Valeria Tapia" w:id="1627" w:date="2026-10-01T17:57:00Z"/>
          <w:trPrChange w:author="Valeria Tapia" w:id="1486" w:date="2026-10-01T18:43:00Z">
            <w:trPr>
              <w:cantSplit w:val="0"/>
              <w:trHeight w:val="315" w:hRule="atLeast"/>
              <w:tblHeader w:val="0"/>
            </w:trPr>
          </w:trPrChange>
        </w:trPr>
        <w:tc>
          <w:tcPr>
            <w:gridSpan w:val="64"/>
            <w:tcPrChange w:author="Valeria Tapia" w:id="1486" w:date="2026-10-01T18:43:00Z">
              <w:tcPr/>
            </w:tcPrChange>
          </w:tcPr>
          <w:p w:rsidR="00000000" w:rsidDel="00000000" w:rsidP="00000000" w:rsidRDefault="00000000" w:rsidRPr="00000000" w14:paraId="0000234A">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 </w:delText>
              </w:r>
            </w:del>
          </w:p>
          <w:p w:rsidR="00000000" w:rsidDel="00000000" w:rsidP="00000000" w:rsidRDefault="00000000" w:rsidRPr="00000000" w14:paraId="0000234B">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   </w:delText>
              </w:r>
            </w:del>
          </w:p>
          <w:p w:rsidR="00000000" w:rsidDel="00000000" w:rsidP="00000000" w:rsidRDefault="00000000" w:rsidRPr="00000000" w14:paraId="0000234C">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   </w:delText>
              </w:r>
            </w:del>
          </w:p>
        </w:tc>
      </w:tr>
      <w:tr>
        <w:trPr>
          <w:del w:author="Valeria Tapia" w:id="1627" w:date="2026-10-01T17:57:00Z"/>
          <w:trPrChange w:author="Valeria Tapia" w:id="1486" w:date="2026-10-01T18:43:00Z">
            <w:trPr>
              <w:cantSplit w:val="0"/>
              <w:trHeight w:val="300" w:hRule="atLeast"/>
              <w:tblHeader w:val="0"/>
            </w:trPr>
          </w:trPrChange>
        </w:trPr>
        <w:tc>
          <w:tcPr>
            <w:gridSpan w:val="64"/>
            <w:tcPrChange w:author="Valeria Tapia" w:id="1486" w:date="2026-10-01T18:43:00Z">
              <w:tcPr>
                <w:shd w:fill="bdd7ee" w:val="clear"/>
              </w:tcPr>
            </w:tcPrChange>
          </w:tcPr>
          <w:p w:rsidR="00000000" w:rsidDel="00000000" w:rsidP="00000000" w:rsidRDefault="00000000" w:rsidRPr="00000000" w14:paraId="0000238C">
            <w:pPr>
              <w:rPr>
                <w:del w:author="Valeria Tapia" w:id="1627" w:date="2026-10-01T17:57:00Z"/>
                <w:b w:val="1"/>
                <w:bCs w:val="1"/>
                <w:sz w:val="16"/>
                <w:szCs w:val="16"/>
              </w:rPr>
            </w:pPr>
            <w:del w:author="Valeria Tapia" w:id="1627" w:date="2026-10-01T17:57:00Z">
              <w:r w:rsidDel="00000000" w:rsidR="00000000" w:rsidRPr="00000000">
                <w:rPr>
                  <w:b w:val="1"/>
                  <w:bCs w:val="1"/>
                  <w:sz w:val="16"/>
                  <w:szCs w:val="16"/>
                  <w:rtl w:val="0"/>
                </w:rPr>
                <w:delText xml:space="preserve">III. ENTIDADES SIN SISTEMA PARA LA EMISIÓN DE TRÁMITES REQUERIDOS.</w:delText>
              </w:r>
            </w:del>
          </w:p>
        </w:tc>
      </w:tr>
      <w:tr>
        <w:trPr>
          <w:del w:author="Valeria Tapia" w:id="1627" w:date="2026-10-01T17:57:00Z"/>
          <w:trPrChange w:author="Valeria Tapia" w:id="1486" w:date="2026-10-01T18:43:00Z">
            <w:trPr>
              <w:cantSplit w:val="0"/>
              <w:trHeight w:val="155"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23CC">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1. ¿LA ENTIDAD CUENTA CON ÁREA DE DESARROLLO DE SISTEMAS? </w:delText>
              </w:r>
              <w:r w:rsidDel="00000000" w:rsidR="00000000" w:rsidRPr="00000000">
                <w:rPr>
                  <w:color w:val="000000"/>
                  <w:sz w:val="16"/>
                  <w:szCs w:val="16"/>
                  <w:rtl w:val="0"/>
                </w:rPr>
                <w:delText xml:space="preserve">(marque con una X).</w:delText>
              </w:r>
              <w:r w:rsidDel="00000000" w:rsidR="00000000" w:rsidRPr="00000000">
                <w:rPr>
                  <w:rtl w:val="0"/>
                </w:rPr>
              </w:r>
            </w:del>
          </w:p>
        </w:tc>
      </w:tr>
      <w:tr>
        <w:trPr>
          <w:del w:author="Valeria Tapia" w:id="1627" w:date="2026-10-01T17:57:00Z"/>
          <w:trPrChange w:author="Valeria Tapia" w:id="1486" w:date="2026-10-01T18:43:00Z">
            <w:trPr>
              <w:cantSplit w:val="0"/>
              <w:trHeight w:val="300" w:hRule="atLeast"/>
              <w:tblHeader w:val="0"/>
            </w:trPr>
          </w:trPrChange>
        </w:trPr>
        <w:tc>
          <w:tcPr>
            <w:gridSpan w:val="3"/>
            <w:tcPrChange w:author="Valeria Tapia" w:id="1486" w:date="2026-10-01T18:43:00Z">
              <w:tcPr>
                <w:vAlign w:val="center"/>
              </w:tcPr>
            </w:tcPrChange>
          </w:tcPr>
          <w:p w:rsidR="00000000" w:rsidDel="00000000" w:rsidP="00000000" w:rsidRDefault="00000000" w:rsidRPr="00000000" w14:paraId="0000240C">
            <w:pPr>
              <w:jc w:val="cente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SI</w:delText>
              </w:r>
            </w:del>
          </w:p>
        </w:tc>
        <w:tc>
          <w:tcPr>
            <w:gridSpan w:val="14"/>
            <w:tcPrChange w:author="Valeria Tapia" w:id="1486" w:date="2026-10-01T18:43:00Z">
              <w:tcPr>
                <w:shd w:fill="auto" w:val="clear"/>
                <w:vAlign w:val="center"/>
              </w:tcPr>
            </w:tcPrChange>
          </w:tcPr>
          <w:p w:rsidR="00000000" w:rsidDel="00000000" w:rsidP="00000000" w:rsidRDefault="00000000" w:rsidRPr="00000000" w14:paraId="0000240F">
            <w:pPr>
              <w:jc w:val="center"/>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6"/>
            <w:tcPrChange w:author="Valeria Tapia" w:id="1486" w:date="2026-10-01T18:43:00Z">
              <w:tcPr>
                <w:shd w:fill="auto" w:val="clear"/>
                <w:vAlign w:val="center"/>
              </w:tcPr>
            </w:tcPrChange>
          </w:tcPr>
          <w:p w:rsidR="00000000" w:rsidDel="00000000" w:rsidP="00000000" w:rsidRDefault="00000000" w:rsidRPr="00000000" w14:paraId="0000241D">
            <w:pPr>
              <w:jc w:val="cente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NO</w:delText>
              </w:r>
            </w:del>
          </w:p>
        </w:tc>
        <w:tc>
          <w:tcPr>
            <w:gridSpan w:val="19"/>
            <w:tcPrChange w:author="Valeria Tapia" w:id="1486" w:date="2026-10-01T18:43:00Z">
              <w:tcPr>
                <w:shd w:fill="auto" w:val="clear"/>
                <w:vAlign w:val="center"/>
              </w:tcPr>
            </w:tcPrChange>
          </w:tcPr>
          <w:p w:rsidR="00000000" w:rsidDel="00000000" w:rsidP="00000000" w:rsidRDefault="00000000" w:rsidRPr="00000000" w14:paraId="00002423">
            <w:pPr>
              <w:jc w:val="center"/>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14"/>
            <w:tcPrChange w:author="Valeria Tapia" w:id="1486" w:date="2026-10-01T18:43:00Z">
              <w:tcPr>
                <w:shd w:fill="auto" w:val="clear"/>
                <w:vAlign w:val="center"/>
              </w:tcPr>
            </w:tcPrChange>
          </w:tcPr>
          <w:p w:rsidR="00000000" w:rsidDel="00000000" w:rsidP="00000000" w:rsidRDefault="00000000" w:rsidRPr="00000000" w14:paraId="00002436">
            <w:pPr>
              <w:jc w:val="center"/>
              <w:rPr>
                <w:del w:author="Valeria Tapia" w:id="1627" w:date="2026-10-01T17:57:00Z"/>
                <w:b w:val="1"/>
                <w:bCs w:val="1"/>
                <w:color w:val="000000"/>
                <w:sz w:val="16"/>
                <w:szCs w:val="16"/>
              </w:rPr>
            </w:pPr>
            <w:del w:author="Valeria Tapia" w:id="1627" w:date="2026-10-01T17:57:00Z">
              <w:r w:rsidDel="00000000" w:rsidR="00000000" w:rsidRPr="00000000">
                <w:rPr>
                  <w:color w:val="000000"/>
                  <w:sz w:val="16"/>
                  <w:szCs w:val="16"/>
                  <w:rtl w:val="0"/>
                </w:rPr>
                <w:delText xml:space="preserve">EN DESARROLLO</w:delText>
              </w:r>
              <w:r w:rsidDel="00000000" w:rsidR="00000000" w:rsidRPr="00000000">
                <w:rPr>
                  <w:rtl w:val="0"/>
                </w:rPr>
              </w:r>
            </w:del>
          </w:p>
        </w:tc>
        <w:tc>
          <w:tcPr>
            <w:gridSpan w:val="8"/>
            <w:tcPrChange w:author="Valeria Tapia" w:id="1486" w:date="2026-10-01T18:43:00Z">
              <w:tcPr>
                <w:shd w:fill="auto" w:val="clear"/>
                <w:vAlign w:val="bottom"/>
              </w:tcPr>
            </w:tcPrChange>
          </w:tcPr>
          <w:p w:rsidR="00000000" w:rsidDel="00000000" w:rsidP="00000000" w:rsidRDefault="00000000" w:rsidRPr="00000000" w14:paraId="00002444">
            <w:pPr>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300" w:hRule="atLeast"/>
              <w:tblHeader w:val="0"/>
            </w:trPr>
          </w:trPrChange>
        </w:trPr>
        <w:tc>
          <w:tcPr>
            <w:gridSpan w:val="64"/>
            <w:tcPrChange w:author="Valeria Tapia" w:id="1486" w:date="2026-10-01T18:43:00Z">
              <w:tcPr>
                <w:shd w:fill="auto" w:val="clear"/>
              </w:tcPr>
            </w:tcPrChange>
          </w:tcPr>
          <w:p w:rsidR="00000000" w:rsidDel="00000000" w:rsidP="00000000" w:rsidRDefault="00000000" w:rsidRPr="00000000" w14:paraId="0000244C">
            <w:pPr>
              <w:rPr>
                <w:del w:author="Valeria Tapia" w:id="1627" w:date="2026-10-01T17:57:00Z"/>
                <w:b w:val="1"/>
                <w:bCs w:val="1"/>
                <w:sz w:val="16"/>
                <w:szCs w:val="16"/>
              </w:rPr>
            </w:pPr>
            <w:del w:author="Valeria Tapia" w:id="1627" w:date="2026-10-01T17:57:00Z">
              <w:r w:rsidDel="00000000" w:rsidR="00000000" w:rsidRPr="00000000">
                <w:rPr>
                  <w:i w:val="1"/>
                  <w:iCs w:val="1"/>
                  <w:color w:val="000000"/>
                  <w:sz w:val="16"/>
                  <w:szCs w:val="16"/>
                  <w:rtl w:val="0"/>
                </w:rPr>
                <w:delText xml:space="preserve">SI LA RESPUESTA ES "SI"  O "EN DESARROLLO"  CONTINÚE  CON LA PREGUNTA 2, SI LA RESPUESTA ES "</w:delText>
              </w:r>
              <w:r w:rsidDel="00000000" w:rsidR="00000000" w:rsidRPr="00000000">
                <w:rPr>
                  <w:b w:val="1"/>
                  <w:bCs w:val="1"/>
                  <w:i w:val="1"/>
                  <w:iCs w:val="1"/>
                  <w:color w:val="000000"/>
                  <w:sz w:val="16"/>
                  <w:szCs w:val="16"/>
                  <w:rtl w:val="0"/>
                </w:rPr>
                <w:delText xml:space="preserve">NO</w:delText>
              </w:r>
              <w:r w:rsidDel="00000000" w:rsidR="00000000" w:rsidRPr="00000000">
                <w:rPr>
                  <w:i w:val="1"/>
                  <w:iCs w:val="1"/>
                  <w:color w:val="000000"/>
                  <w:sz w:val="16"/>
                  <w:szCs w:val="16"/>
                  <w:rtl w:val="0"/>
                </w:rPr>
                <w:delText xml:space="preserve">",  CONTINÚE CON  LA PREGUNTA 4.</w:delText>
              </w:r>
              <w:r w:rsidDel="00000000" w:rsidR="00000000" w:rsidRPr="00000000">
                <w:rPr>
                  <w:rtl w:val="0"/>
                </w:rPr>
              </w:r>
            </w:del>
          </w:p>
        </w:tc>
      </w:tr>
      <w:tr>
        <w:trPr>
          <w:del w:author="Valeria Tapia" w:id="1627" w:date="2026-10-01T17:57:00Z"/>
          <w:trPrChange w:author="Valeria Tapia" w:id="1486" w:date="2026-10-01T18:43:00Z">
            <w:trPr>
              <w:cantSplit w:val="0"/>
              <w:trHeight w:val="300"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248C">
            <w:pPr>
              <w:rPr>
                <w:del w:author="Valeria Tapia" w:id="1627" w:date="2026-10-01T17:57:00Z"/>
                <w:b w:val="1"/>
                <w:bCs w:val="1"/>
                <w:sz w:val="16"/>
                <w:szCs w:val="16"/>
              </w:rPr>
            </w:pPr>
            <w:del w:author="Valeria Tapia" w:id="1627" w:date="2026-10-01T17:57:00Z">
              <w:r w:rsidDel="00000000" w:rsidR="00000000" w:rsidRPr="00000000">
                <w:rPr>
                  <w:b w:val="1"/>
                  <w:bCs w:val="1"/>
                  <w:color w:val="000000"/>
                  <w:sz w:val="16"/>
                  <w:szCs w:val="16"/>
                  <w:rtl w:val="0"/>
                </w:rPr>
                <w:delText xml:space="preserve">2. INDIQUE SI CUENTA CON LOS SIGUIENTES MÓDULOS </w:delText>
              </w:r>
              <w:r w:rsidDel="00000000" w:rsidR="00000000" w:rsidRPr="00000000">
                <w:rPr>
                  <w:color w:val="000000"/>
                  <w:sz w:val="16"/>
                  <w:szCs w:val="16"/>
                  <w:rtl w:val="0"/>
                </w:rPr>
                <w:delText xml:space="preserve">(marque con una X).</w:delText>
              </w:r>
              <w:r w:rsidDel="00000000" w:rsidR="00000000" w:rsidRPr="00000000">
                <w:rPr>
                  <w:rtl w:val="0"/>
                </w:rPr>
              </w:r>
            </w:del>
          </w:p>
        </w:tc>
      </w:tr>
      <w:tr>
        <w:trPr>
          <w:del w:author="Valeria Tapia" w:id="1627" w:date="2026-10-01T17:57:00Z"/>
          <w:trPrChange w:author="Valeria Tapia" w:id="1486" w:date="2026-10-01T18:43:00Z">
            <w:trPr>
              <w:cantSplit w:val="0"/>
              <w:trHeight w:val="300" w:hRule="atLeast"/>
              <w:tblHeader w:val="0"/>
            </w:trPr>
          </w:trPrChange>
        </w:trPr>
        <w:tc>
          <w:tcPr>
            <w:gridSpan w:val="14"/>
            <w:tcPrChange w:author="Valeria Tapia" w:id="1486" w:date="2026-10-01T18:43:00Z">
              <w:tcPr>
                <w:tcBorders>
                  <w:top w:color="000000" w:space="0" w:sz="4" w:val="single"/>
                  <w:left w:color="000000" w:space="0" w:sz="4" w:val="single"/>
                  <w:bottom w:color="000000" w:space="0" w:sz="4" w:val="single"/>
                  <w:right w:color="000000" w:space="0" w:sz="4" w:val="single"/>
                </w:tcBorders>
                <w:vAlign w:val="center"/>
              </w:tcPr>
            </w:tcPrChange>
          </w:tcPr>
          <w:p w:rsidR="00000000" w:rsidDel="00000000" w:rsidP="00000000" w:rsidRDefault="00000000" w:rsidRPr="00000000" w14:paraId="000024CC">
            <w:pPr>
              <w:spacing w:line="276" w:lineRule="auto"/>
              <w:jc w:val="left"/>
              <w:rPr>
                <w:del w:author="Valeria Tapia" w:id="1627" w:date="2026-10-01T17:57:00Z"/>
                <w:b w:val="1"/>
                <w:bCs w:val="1"/>
                <w:sz w:val="16"/>
                <w:szCs w:val="16"/>
              </w:rPr>
            </w:pPr>
            <w:del w:author="Valeria Tapia" w:id="1627" w:date="2026-10-01T17:57:00Z">
              <w:r w:rsidDel="00000000" w:rsidR="00000000" w:rsidRPr="00000000">
                <w:rPr>
                  <w:b w:val="1"/>
                  <w:bCs w:val="1"/>
                  <w:sz w:val="16"/>
                  <w:szCs w:val="16"/>
                  <w:rtl w:val="0"/>
                </w:rPr>
                <w:delText xml:space="preserve">CIUDADANÍA DIGITAL</w:delText>
              </w:r>
            </w:del>
          </w:p>
          <w:p w:rsidR="00000000" w:rsidDel="00000000" w:rsidP="00000000" w:rsidRDefault="00000000" w:rsidRPr="00000000" w14:paraId="000024CD">
            <w:pPr>
              <w:spacing w:line="276" w:lineRule="auto"/>
              <w:jc w:val="left"/>
              <w:rPr>
                <w:del w:author="Valeria Tapia" w:id="1627" w:date="2026-10-01T17:57:00Z"/>
                <w:b w:val="1"/>
                <w:bCs w:val="1"/>
                <w:sz w:val="16"/>
                <w:szCs w:val="16"/>
              </w:rPr>
            </w:pPr>
            <w:del w:author="Valeria Tapia" w:id="1627" w:date="2026-10-01T17:57:00Z">
              <w:r w:rsidDel="00000000" w:rsidR="00000000" w:rsidRPr="00000000">
                <w:rPr>
                  <w:sz w:val="16"/>
                  <w:szCs w:val="16"/>
                  <w:rtl w:val="0"/>
                </w:rPr>
                <w:delText xml:space="preserve">(Aprobador de documentos)</w:delText>
              </w:r>
              <w:r w:rsidDel="00000000" w:rsidR="00000000" w:rsidRPr="00000000">
                <w:rPr>
                  <w:rtl w:val="0"/>
                </w:rPr>
              </w:r>
            </w:del>
          </w:p>
        </w:tc>
        <w:tc>
          <w:tcPr>
            <w:gridSpan w:val="14"/>
            <w:tcPrChange w:author="Valeria Tapia" w:id="1486" w:date="2026-10-01T18:43:00Z">
              <w:tcPr>
                <w:tcBorders>
                  <w:top w:color="000000" w:space="0" w:sz="4" w:val="single"/>
                  <w:left w:color="000000" w:space="0" w:sz="4" w:val="single"/>
                  <w:bottom w:color="000000" w:space="0" w:sz="4" w:val="single"/>
                  <w:right w:color="000000" w:space="0" w:sz="4" w:val="single"/>
                </w:tcBorders>
                <w:vAlign w:val="center"/>
              </w:tcPr>
            </w:tcPrChange>
          </w:tcPr>
          <w:p w:rsidR="00000000" w:rsidDel="00000000" w:rsidP="00000000" w:rsidRDefault="00000000" w:rsidRPr="00000000" w14:paraId="000024DB">
            <w:pPr>
              <w:spacing w:after="200" w:line="276" w:lineRule="auto"/>
              <w:jc w:val="left"/>
              <w:rPr>
                <w:del w:author="Valeria Tapia" w:id="1627" w:date="2026-10-01T17:57:00Z"/>
                <w:b w:val="1"/>
                <w:bCs w:val="1"/>
                <w:sz w:val="16"/>
                <w:szCs w:val="16"/>
              </w:rPr>
            </w:pPr>
            <w:del w:author="Valeria Tapia" w:id="1627" w:date="2026-10-01T17:57:00Z">
              <w:r w:rsidDel="00000000" w:rsidR="00000000" w:rsidRPr="00000000">
                <w:rPr>
                  <w:rtl w:val="0"/>
                </w:rPr>
              </w:r>
            </w:del>
          </w:p>
          <w:p w:rsidR="00000000" w:rsidDel="00000000" w:rsidP="00000000" w:rsidRDefault="00000000" w:rsidRPr="00000000" w14:paraId="000024DC">
            <w:pPr>
              <w:spacing w:line="276" w:lineRule="auto"/>
              <w:jc w:val="left"/>
              <w:rPr>
                <w:del w:author="Valeria Tapia" w:id="1627" w:date="2026-10-01T17:57:00Z"/>
                <w:b w:val="1"/>
                <w:bCs w:val="1"/>
                <w:sz w:val="16"/>
                <w:szCs w:val="16"/>
              </w:rPr>
            </w:pPr>
            <w:del w:author="Valeria Tapia" w:id="1627" w:date="2026-10-01T17:57:00Z">
              <w:r w:rsidDel="00000000" w:rsidR="00000000" w:rsidRPr="00000000">
                <w:rPr>
                  <w:rtl w:val="0"/>
                </w:rPr>
              </w:r>
            </w:del>
          </w:p>
        </w:tc>
        <w:tc>
          <w:tcPr>
            <w:gridSpan w:val="9"/>
            <w:tcPrChange w:author="Valeria Tapia" w:id="1486" w:date="2026-10-01T18:43:00Z">
              <w:tcPr>
                <w:tcBorders>
                  <w:top w:color="000000" w:space="0" w:sz="4" w:val="single"/>
                  <w:left w:color="000000" w:space="0" w:sz="4" w:val="single"/>
                  <w:bottom w:color="000000" w:space="0" w:sz="4" w:val="single"/>
                  <w:right w:color="000000" w:space="0" w:sz="4" w:val="single"/>
                </w:tcBorders>
                <w:vAlign w:val="center"/>
              </w:tcPr>
            </w:tcPrChange>
          </w:tcPr>
          <w:p w:rsidR="00000000" w:rsidDel="00000000" w:rsidP="00000000" w:rsidRDefault="00000000" w:rsidRPr="00000000" w14:paraId="000024EA">
            <w:pPr>
              <w:spacing w:line="276" w:lineRule="auto"/>
              <w:jc w:val="left"/>
              <w:rPr>
                <w:del w:author="Valeria Tapia" w:id="1627" w:date="2026-10-01T17:57:00Z"/>
                <w:b w:val="1"/>
                <w:bCs w:val="1"/>
                <w:sz w:val="16"/>
                <w:szCs w:val="16"/>
              </w:rPr>
            </w:pPr>
            <w:del w:author="Valeria Tapia" w:id="1627" w:date="2026-10-01T17:57:00Z">
              <w:r w:rsidDel="00000000" w:rsidR="00000000" w:rsidRPr="00000000">
                <w:rPr>
                  <w:b w:val="1"/>
                  <w:bCs w:val="1"/>
                  <w:sz w:val="16"/>
                  <w:szCs w:val="16"/>
                  <w:rtl w:val="0"/>
                </w:rPr>
                <w:delText xml:space="preserve">FIRMA DIGITAL</w:delText>
                <w:tab/>
                <w:delText xml:space="preserve"> </w:delText>
              </w:r>
            </w:del>
          </w:p>
        </w:tc>
        <w:tc>
          <w:tcPr>
            <w:gridSpan w:val="8"/>
            <w:tcPrChange w:author="Valeria Tapia" w:id="1486" w:date="2026-10-01T18:43:00Z">
              <w:tcPr>
                <w:tcBorders>
                  <w:top w:color="000000" w:space="0" w:sz="4" w:val="single"/>
                  <w:left w:color="000000" w:space="0" w:sz="4" w:val="single"/>
                  <w:bottom w:color="000000" w:space="0" w:sz="4" w:val="single"/>
                  <w:right w:color="000000" w:space="0" w:sz="4" w:val="single"/>
                </w:tcBorders>
                <w:vAlign w:val="center"/>
              </w:tcPr>
            </w:tcPrChange>
          </w:tcPr>
          <w:p w:rsidR="00000000" w:rsidDel="00000000" w:rsidP="00000000" w:rsidRDefault="00000000" w:rsidRPr="00000000" w14:paraId="000024F3">
            <w:pPr>
              <w:spacing w:after="200" w:line="276" w:lineRule="auto"/>
              <w:jc w:val="left"/>
              <w:rPr>
                <w:del w:author="Valeria Tapia" w:id="1627" w:date="2026-10-01T17:57:00Z"/>
                <w:b w:val="1"/>
                <w:bCs w:val="1"/>
                <w:sz w:val="16"/>
                <w:szCs w:val="16"/>
              </w:rPr>
            </w:pPr>
            <w:del w:author="Valeria Tapia" w:id="1627" w:date="2026-10-01T17:57:00Z">
              <w:r w:rsidDel="00000000" w:rsidR="00000000" w:rsidRPr="00000000">
                <w:rPr>
                  <w:rtl w:val="0"/>
                </w:rPr>
              </w:r>
            </w:del>
          </w:p>
          <w:p w:rsidR="00000000" w:rsidDel="00000000" w:rsidP="00000000" w:rsidRDefault="00000000" w:rsidRPr="00000000" w14:paraId="000024F4">
            <w:pPr>
              <w:spacing w:line="276" w:lineRule="auto"/>
              <w:jc w:val="left"/>
              <w:rPr>
                <w:del w:author="Valeria Tapia" w:id="1627" w:date="2026-10-01T17:57:00Z"/>
                <w:b w:val="1"/>
                <w:bCs w:val="1"/>
                <w:sz w:val="16"/>
                <w:szCs w:val="16"/>
              </w:rPr>
            </w:pPr>
            <w:del w:author="Valeria Tapia" w:id="1627" w:date="2026-10-01T17:57:00Z">
              <w:r w:rsidDel="00000000" w:rsidR="00000000" w:rsidRPr="00000000">
                <w:rPr>
                  <w:rtl w:val="0"/>
                </w:rPr>
              </w:r>
            </w:del>
          </w:p>
        </w:tc>
        <w:tc>
          <w:tcPr>
            <w:gridSpan w:val="11"/>
            <w:tcPrChange w:author="Valeria Tapia" w:id="1486" w:date="2026-10-01T18:43:00Z">
              <w:tcPr>
                <w:tcBorders>
                  <w:top w:color="000000" w:space="0" w:sz="4" w:val="single"/>
                  <w:left w:color="000000" w:space="0" w:sz="4" w:val="single"/>
                  <w:bottom w:color="000000" w:space="0" w:sz="4" w:val="single"/>
                  <w:right w:color="000000" w:space="0" w:sz="4" w:val="single"/>
                </w:tcBorders>
                <w:vAlign w:val="center"/>
              </w:tcPr>
            </w:tcPrChange>
          </w:tcPr>
          <w:p w:rsidR="00000000" w:rsidDel="00000000" w:rsidP="00000000" w:rsidRDefault="00000000" w:rsidRPr="00000000" w14:paraId="000024FC">
            <w:pPr>
              <w:spacing w:after="200" w:line="276" w:lineRule="auto"/>
              <w:jc w:val="left"/>
              <w:rPr>
                <w:del w:author="Valeria Tapia" w:id="1627" w:date="2026-10-01T17:57:00Z"/>
                <w:b w:val="1"/>
                <w:bCs w:val="1"/>
                <w:sz w:val="16"/>
                <w:szCs w:val="16"/>
              </w:rPr>
            </w:pPr>
            <w:del w:author="Valeria Tapia" w:id="1627" w:date="2026-10-01T17:57:00Z">
              <w:r w:rsidDel="00000000" w:rsidR="00000000" w:rsidRPr="00000000">
                <w:rPr>
                  <w:b w:val="1"/>
                  <w:bCs w:val="1"/>
                  <w:sz w:val="16"/>
                  <w:szCs w:val="16"/>
                  <w:rtl w:val="0"/>
                </w:rPr>
                <w:delText xml:space="preserve">APROBADOR DE DOCUMENTOS (AGETIC)</w:delText>
              </w:r>
            </w:del>
          </w:p>
          <w:p w:rsidR="00000000" w:rsidDel="00000000" w:rsidP="00000000" w:rsidRDefault="00000000" w:rsidRPr="00000000" w14:paraId="000024FD">
            <w:pPr>
              <w:spacing w:line="276" w:lineRule="auto"/>
              <w:jc w:val="left"/>
              <w:rPr>
                <w:del w:author="Valeria Tapia" w:id="1627" w:date="2026-10-01T17:57:00Z"/>
                <w:b w:val="1"/>
                <w:bCs w:val="1"/>
                <w:sz w:val="16"/>
                <w:szCs w:val="16"/>
              </w:rPr>
            </w:pPr>
            <w:del w:author="Valeria Tapia" w:id="1627" w:date="2026-10-01T17:57:00Z">
              <w:r w:rsidDel="00000000" w:rsidR="00000000" w:rsidRPr="00000000">
                <w:rPr>
                  <w:rtl w:val="0"/>
                </w:rPr>
              </w:r>
            </w:del>
          </w:p>
        </w:tc>
        <w:tc>
          <w:tcPr>
            <w:gridSpan w:val="8"/>
            <w:tcPrChange w:author="Valeria Tapia" w:id="1486" w:date="2026-10-01T18:43:00Z">
              <w:tcPr>
                <w:tcBorders>
                  <w:top w:color="000000" w:space="0" w:sz="4" w:val="single"/>
                  <w:left w:color="000000" w:space="0" w:sz="4" w:val="single"/>
                  <w:bottom w:color="000000" w:space="0" w:sz="4" w:val="single"/>
                  <w:right w:color="000000" w:space="0" w:sz="4" w:val="single"/>
                </w:tcBorders>
                <w:vAlign w:val="center"/>
              </w:tcPr>
            </w:tcPrChange>
          </w:tcPr>
          <w:p w:rsidR="00000000" w:rsidDel="00000000" w:rsidP="00000000" w:rsidRDefault="00000000" w:rsidRPr="00000000" w14:paraId="00002508">
            <w:pPr>
              <w:spacing w:after="200" w:line="276" w:lineRule="auto"/>
              <w:jc w:val="left"/>
              <w:rPr>
                <w:del w:author="Valeria Tapia" w:id="1627" w:date="2026-10-01T17:57:00Z"/>
                <w:b w:val="1"/>
                <w:bCs w:val="1"/>
                <w:sz w:val="16"/>
                <w:szCs w:val="16"/>
              </w:rPr>
            </w:pPr>
            <w:del w:author="Valeria Tapia" w:id="1627" w:date="2026-10-01T17:57:00Z">
              <w:r w:rsidDel="00000000" w:rsidR="00000000" w:rsidRPr="00000000">
                <w:rPr>
                  <w:rtl w:val="0"/>
                </w:rPr>
              </w:r>
            </w:del>
          </w:p>
          <w:p w:rsidR="00000000" w:rsidDel="00000000" w:rsidP="00000000" w:rsidRDefault="00000000" w:rsidRPr="00000000" w14:paraId="00002509">
            <w:pPr>
              <w:spacing w:line="276" w:lineRule="auto"/>
              <w:jc w:val="left"/>
              <w:rPr>
                <w:del w:author="Valeria Tapia" w:id="1627" w:date="2026-10-01T17:57:00Z"/>
                <w:b w:val="1"/>
                <w:bCs w:val="1"/>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300" w:hRule="atLeast"/>
              <w:tblHeader w:val="0"/>
            </w:trPr>
          </w:trPrChange>
        </w:trPr>
        <w:tc>
          <w:tcPr>
            <w:gridSpan w:val="13"/>
            <w:tcPrChange w:author="Valeria Tapia" w:id="1486" w:date="2026-10-01T18:43:00Z">
              <w:tcPr>
                <w:tcBorders>
                  <w:top w:color="000000" w:space="0" w:sz="4" w:val="single"/>
                  <w:left w:color="000000" w:space="0" w:sz="4" w:val="single"/>
                  <w:bottom w:color="000000" w:space="0" w:sz="4" w:val="single"/>
                  <w:right w:color="000000" w:space="0" w:sz="4" w:val="single"/>
                </w:tcBorders>
                <w:vAlign w:val="center"/>
              </w:tcPr>
            </w:tcPrChange>
          </w:tcPr>
          <w:p w:rsidR="00000000" w:rsidDel="00000000" w:rsidP="00000000" w:rsidRDefault="00000000" w:rsidRPr="00000000" w14:paraId="00002511">
            <w:pPr>
              <w:spacing w:line="276" w:lineRule="auto"/>
              <w:jc w:val="left"/>
              <w:rPr>
                <w:del w:author="Valeria Tapia" w:id="1627" w:date="2026-10-01T17:57:00Z"/>
                <w:b w:val="1"/>
                <w:bCs w:val="1"/>
                <w:sz w:val="16"/>
                <w:szCs w:val="16"/>
              </w:rPr>
            </w:pPr>
            <w:del w:author="Valeria Tapia" w:id="1627" w:date="2026-10-01T17:57:00Z">
              <w:r w:rsidDel="00000000" w:rsidR="00000000" w:rsidRPr="00000000">
                <w:rPr>
                  <w:b w:val="1"/>
                  <w:bCs w:val="1"/>
                  <w:sz w:val="16"/>
                  <w:szCs w:val="16"/>
                  <w:rtl w:val="0"/>
                </w:rPr>
                <w:delText xml:space="preserve">PASARELA DE PAGOS</w:delText>
              </w:r>
            </w:del>
          </w:p>
        </w:tc>
        <w:tc>
          <w:tcPr>
            <w:gridSpan w:val="7"/>
            <w:tcPrChange w:author="Valeria Tapia" w:id="1486" w:date="2026-10-01T18:43:00Z">
              <w:tcPr>
                <w:tcBorders>
                  <w:top w:color="000000" w:space="0" w:sz="4" w:val="single"/>
                  <w:left w:color="000000" w:space="0" w:sz="4" w:val="single"/>
                  <w:bottom w:color="000000" w:space="0" w:sz="4" w:val="single"/>
                  <w:right w:color="000000" w:space="0" w:sz="4" w:val="single"/>
                </w:tcBorders>
                <w:vAlign w:val="center"/>
              </w:tcPr>
            </w:tcPrChange>
          </w:tcPr>
          <w:p w:rsidR="00000000" w:rsidDel="00000000" w:rsidP="00000000" w:rsidRDefault="00000000" w:rsidRPr="00000000" w14:paraId="0000251E">
            <w:pPr>
              <w:spacing w:line="276" w:lineRule="auto"/>
              <w:ind w:left="79" w:firstLine="0"/>
              <w:jc w:val="left"/>
              <w:rPr>
                <w:del w:author="Valeria Tapia" w:id="1627" w:date="2026-10-01T17:57:00Z"/>
                <w:b w:val="1"/>
                <w:bCs w:val="1"/>
                <w:sz w:val="16"/>
                <w:szCs w:val="16"/>
              </w:rPr>
            </w:pPr>
            <w:del w:author="Valeria Tapia" w:id="1627" w:date="2026-10-01T17:57:00Z">
              <w:r w:rsidDel="00000000" w:rsidR="00000000" w:rsidRPr="00000000">
                <w:rPr>
                  <w:b w:val="1"/>
                  <w:bCs w:val="1"/>
                  <w:sz w:val="16"/>
                  <w:szCs w:val="16"/>
                  <w:rtl w:val="0"/>
                </w:rPr>
                <w:delText xml:space="preserve">CPT</w:delText>
              </w:r>
            </w:del>
          </w:p>
        </w:tc>
        <w:tc>
          <w:tcPr>
            <w:gridSpan w:val="5"/>
            <w:tcPrChange w:author="Valeria Tapia" w:id="1486" w:date="2026-10-01T18:43:00Z">
              <w:tcPr>
                <w:tcBorders>
                  <w:top w:color="000000" w:space="0" w:sz="4" w:val="single"/>
                  <w:left w:color="000000" w:space="0" w:sz="4" w:val="single"/>
                  <w:bottom w:color="000000" w:space="0" w:sz="4" w:val="single"/>
                  <w:right w:color="000000" w:space="0" w:sz="4" w:val="single"/>
                </w:tcBorders>
                <w:vAlign w:val="center"/>
              </w:tcPr>
            </w:tcPrChange>
          </w:tcPr>
          <w:p w:rsidR="00000000" w:rsidDel="00000000" w:rsidP="00000000" w:rsidRDefault="00000000" w:rsidRPr="00000000" w14:paraId="00002525">
            <w:pPr>
              <w:spacing w:line="276" w:lineRule="auto"/>
              <w:jc w:val="left"/>
              <w:rPr>
                <w:del w:author="Valeria Tapia" w:id="1627" w:date="2026-10-01T17:57:00Z"/>
                <w:b w:val="1"/>
                <w:bCs w:val="1"/>
                <w:sz w:val="16"/>
                <w:szCs w:val="16"/>
              </w:rPr>
            </w:pPr>
            <w:del w:author="Valeria Tapia" w:id="1627" w:date="2026-10-01T17:57:00Z">
              <w:r w:rsidDel="00000000" w:rsidR="00000000" w:rsidRPr="00000000">
                <w:rPr>
                  <w:rtl w:val="0"/>
                </w:rPr>
              </w:r>
            </w:del>
          </w:p>
        </w:tc>
        <w:tc>
          <w:tcPr>
            <w:gridSpan w:val="15"/>
            <w:tcPrChange w:author="Valeria Tapia" w:id="1486" w:date="2026-10-01T18:43:00Z">
              <w:tcPr>
                <w:tcBorders>
                  <w:top w:color="000000" w:space="0" w:sz="4" w:val="single"/>
                  <w:left w:color="000000" w:space="0" w:sz="4" w:val="single"/>
                  <w:bottom w:color="000000" w:space="0" w:sz="4" w:val="single"/>
                  <w:right w:color="000000" w:space="0" w:sz="4" w:val="single"/>
                </w:tcBorders>
                <w:vAlign w:val="center"/>
              </w:tcPr>
            </w:tcPrChange>
          </w:tcPr>
          <w:p w:rsidR="00000000" w:rsidDel="00000000" w:rsidP="00000000" w:rsidRDefault="00000000" w:rsidRPr="00000000" w14:paraId="0000252A">
            <w:pPr>
              <w:spacing w:line="276" w:lineRule="auto"/>
              <w:ind w:left="213" w:firstLine="0"/>
              <w:jc w:val="left"/>
              <w:rPr>
                <w:del w:author="Valeria Tapia" w:id="1627" w:date="2026-10-01T17:57:00Z"/>
                <w:b w:val="1"/>
                <w:bCs w:val="1"/>
                <w:sz w:val="16"/>
                <w:szCs w:val="16"/>
              </w:rPr>
            </w:pPr>
            <w:del w:author="Valeria Tapia" w:id="1627" w:date="2026-10-01T17:57:00Z">
              <w:r w:rsidDel="00000000" w:rsidR="00000000" w:rsidRPr="00000000">
                <w:rPr>
                  <w:b w:val="1"/>
                  <w:bCs w:val="1"/>
                  <w:sz w:val="16"/>
                  <w:szCs w:val="16"/>
                  <w:rtl w:val="0"/>
                </w:rPr>
                <w:delText xml:space="preserve">QR</w:delText>
              </w:r>
            </w:del>
          </w:p>
        </w:tc>
        <w:tc>
          <w:tcPr>
            <w:gridSpan w:val="5"/>
            <w:tcPrChange w:author="Valeria Tapia" w:id="1486" w:date="2026-10-01T18:43:00Z">
              <w:tcPr>
                <w:tcBorders>
                  <w:top w:color="000000" w:space="0" w:sz="4" w:val="single"/>
                  <w:left w:color="000000" w:space="0" w:sz="4" w:val="single"/>
                  <w:bottom w:color="000000" w:space="0" w:sz="4" w:val="single"/>
                  <w:right w:color="000000" w:space="0" w:sz="4" w:val="single"/>
                </w:tcBorders>
                <w:vAlign w:val="center"/>
              </w:tcPr>
            </w:tcPrChange>
          </w:tcPr>
          <w:p w:rsidR="00000000" w:rsidDel="00000000" w:rsidP="00000000" w:rsidRDefault="00000000" w:rsidRPr="00000000" w14:paraId="00002539">
            <w:pPr>
              <w:spacing w:line="276" w:lineRule="auto"/>
              <w:jc w:val="left"/>
              <w:rPr>
                <w:del w:author="Valeria Tapia" w:id="1627" w:date="2026-10-01T17:57:00Z"/>
                <w:b w:val="1"/>
                <w:bCs w:val="1"/>
                <w:sz w:val="16"/>
                <w:szCs w:val="16"/>
              </w:rPr>
            </w:pPr>
            <w:del w:author="Valeria Tapia" w:id="1627" w:date="2026-10-01T17:57:00Z">
              <w:r w:rsidDel="00000000" w:rsidR="00000000" w:rsidRPr="00000000">
                <w:rPr>
                  <w:rtl w:val="0"/>
                </w:rPr>
              </w:r>
            </w:del>
          </w:p>
        </w:tc>
        <w:tc>
          <w:tcPr>
            <w:gridSpan w:val="13"/>
            <w:tcPrChange w:author="Valeria Tapia" w:id="1486" w:date="2026-10-01T18:43:00Z">
              <w:tcPr>
                <w:tcBorders>
                  <w:top w:color="000000" w:space="0" w:sz="4" w:val="single"/>
                  <w:left w:color="000000" w:space="0" w:sz="4" w:val="single"/>
                  <w:bottom w:color="000000" w:space="0" w:sz="4" w:val="single"/>
                  <w:right w:color="000000" w:space="0" w:sz="4" w:val="single"/>
                </w:tcBorders>
                <w:vAlign w:val="center"/>
              </w:tcPr>
            </w:tcPrChange>
          </w:tcPr>
          <w:p w:rsidR="00000000" w:rsidDel="00000000" w:rsidP="00000000" w:rsidRDefault="00000000" w:rsidRPr="00000000" w14:paraId="0000253E">
            <w:pPr>
              <w:spacing w:line="276" w:lineRule="auto"/>
              <w:jc w:val="left"/>
              <w:rPr>
                <w:del w:author="Valeria Tapia" w:id="1627" w:date="2026-10-01T17:57:00Z"/>
                <w:b w:val="1"/>
                <w:bCs w:val="1"/>
                <w:sz w:val="16"/>
                <w:szCs w:val="16"/>
              </w:rPr>
            </w:pPr>
            <w:del w:author="Valeria Tapia" w:id="1627" w:date="2026-10-01T17:57:00Z">
              <w:r w:rsidDel="00000000" w:rsidR="00000000" w:rsidRPr="00000000">
                <w:rPr>
                  <w:b w:val="1"/>
                  <w:bCs w:val="1"/>
                  <w:sz w:val="16"/>
                  <w:szCs w:val="16"/>
                  <w:rtl w:val="0"/>
                </w:rPr>
                <w:delText xml:space="preserve">RÉGIMEN DE FACTURACIÓN (simplificado, general, otro):  </w:delText>
              </w:r>
            </w:del>
          </w:p>
        </w:tc>
        <w:tc>
          <w:tcPr>
            <w:gridSpan w:val="6"/>
            <w:tcPrChange w:author="Valeria Tapia" w:id="1486" w:date="2026-10-01T18:43:00Z">
              <w:tcPr>
                <w:tcBorders>
                  <w:top w:color="000000" w:space="0" w:sz="4" w:val="single"/>
                  <w:left w:color="000000" w:space="0" w:sz="4" w:val="single"/>
                  <w:bottom w:color="000000" w:space="0" w:sz="4" w:val="single"/>
                  <w:right w:color="000000" w:space="0" w:sz="4" w:val="single"/>
                </w:tcBorders>
                <w:vAlign w:val="center"/>
              </w:tcPr>
            </w:tcPrChange>
          </w:tcPr>
          <w:p w:rsidR="00000000" w:rsidDel="00000000" w:rsidP="00000000" w:rsidRDefault="00000000" w:rsidRPr="00000000" w14:paraId="0000254B">
            <w:pPr>
              <w:spacing w:line="276" w:lineRule="auto"/>
              <w:jc w:val="left"/>
              <w:rPr>
                <w:del w:author="Valeria Tapia" w:id="1627" w:date="2026-10-01T17:57:00Z"/>
                <w:b w:val="1"/>
                <w:bCs w:val="1"/>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300" w:hRule="atLeast"/>
              <w:tblHeader w:val="0"/>
            </w:trPr>
          </w:trPrChange>
        </w:trPr>
        <w:tc>
          <w:tcPr>
            <w:gridSpan w:val="64"/>
            <w:tcPrChange w:author="Valeria Tapia" w:id="1486" w:date="2026-10-01T18:43:00Z">
              <w:tcPr>
                <w:shd w:fill="auto" w:val="clear"/>
                <w:vAlign w:val="center"/>
              </w:tcPr>
            </w:tcPrChange>
          </w:tcPr>
          <w:p w:rsidR="00000000" w:rsidDel="00000000" w:rsidP="00000000" w:rsidRDefault="00000000" w:rsidRPr="00000000" w14:paraId="00002551">
            <w:pPr>
              <w:rPr>
                <w:del w:author="Valeria Tapia" w:id="1627" w:date="2026-10-01T17:57:00Z"/>
                <w:b w:val="1"/>
                <w:bCs w:val="1"/>
                <w:sz w:val="16"/>
                <w:szCs w:val="16"/>
              </w:rPr>
            </w:pPr>
            <w:del w:author="Valeria Tapia" w:id="1627" w:date="2026-10-01T17:57:00Z">
              <w:r w:rsidDel="00000000" w:rsidR="00000000" w:rsidRPr="00000000">
                <w:rPr>
                  <w:sz w:val="16"/>
                  <w:szCs w:val="16"/>
                  <w:rtl w:val="0"/>
                </w:rPr>
                <w:delText xml:space="preserve">En caso de no contar con alguno de los módulos señalados deberá gestionar los mismos ante las entidades competentes dentro los plazos establecidos en el Cronograma de Implementación Gradual de la VUCE. Para acceder a la pasarela de pagos y aprobador de documentos con AGETIC y para el sistema de facturación electrónica con el Servicio de Impuestos Nacionales. </w:delText>
              </w:r>
              <w:r w:rsidDel="00000000" w:rsidR="00000000" w:rsidRPr="00000000">
                <w:rPr>
                  <w:rtl w:val="0"/>
                </w:rPr>
              </w:r>
            </w:del>
          </w:p>
        </w:tc>
      </w:tr>
      <w:tr>
        <w:trPr>
          <w:del w:author="Valeria Tapia" w:id="1627" w:date="2026-10-01T17:57:00Z"/>
          <w:trPrChange w:author="Valeria Tapia" w:id="1486" w:date="2026-10-01T18:43:00Z">
            <w:trPr>
              <w:cantSplit w:val="0"/>
              <w:trHeight w:val="429"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2591">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3. ¿LA ENTIDAD CUENTA CON INFRAESTRUCTURA TECNOLÓGICA PROPIA (CENTRO DE PROCESAMIENTO DE DATOS - CPD)? </w:delText>
              </w:r>
              <w:r w:rsidDel="00000000" w:rsidR="00000000" w:rsidRPr="00000000">
                <w:rPr>
                  <w:color w:val="000000"/>
                  <w:sz w:val="16"/>
                  <w:szCs w:val="16"/>
                  <w:rtl w:val="0"/>
                </w:rPr>
                <w:delText xml:space="preserve">(marque con una X).</w:delText>
              </w:r>
              <w:r w:rsidDel="00000000" w:rsidR="00000000" w:rsidRPr="00000000">
                <w:rPr>
                  <w:rtl w:val="0"/>
                </w:rPr>
              </w:r>
            </w:del>
          </w:p>
        </w:tc>
      </w:tr>
      <w:tr>
        <w:trPr>
          <w:del w:author="Valeria Tapia" w:id="1627" w:date="2026-10-01T17:57:00Z"/>
          <w:trPrChange w:author="Valeria Tapia" w:id="1486" w:date="2026-10-01T18:43:00Z">
            <w:trPr>
              <w:cantSplit w:val="0"/>
              <w:trHeight w:val="279" w:hRule="atLeast"/>
              <w:tblHeader w:val="0"/>
            </w:trPr>
          </w:trPrChange>
        </w:trPr>
        <w:tc>
          <w:tcPr>
            <w:gridSpan w:val="9"/>
            <w:vMerge w:val="restart"/>
            <w:tcPrChange w:author="Valeria Tapia" w:id="1486" w:date="2026-10-01T18:43:00Z">
              <w:tcPr>
                <w:shd w:fill="auto" w:val="clear"/>
                <w:vAlign w:val="center"/>
              </w:tcPr>
            </w:tcPrChange>
          </w:tcPr>
          <w:p w:rsidR="00000000" w:rsidDel="00000000" w:rsidP="00000000" w:rsidRDefault="00000000" w:rsidRPr="00000000" w14:paraId="000025D1">
            <w:pPr>
              <w:jc w:val="cente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SI</w:delText>
              </w:r>
            </w:del>
          </w:p>
        </w:tc>
        <w:tc>
          <w:tcPr>
            <w:gridSpan w:val="18"/>
            <w:tcPrChange w:author="Valeria Tapia" w:id="1486" w:date="2026-10-01T18:43:00Z">
              <w:tcPr>
                <w:shd w:fill="auto" w:val="clear"/>
              </w:tcPr>
            </w:tcPrChange>
          </w:tcPr>
          <w:p w:rsidR="00000000" w:rsidDel="00000000" w:rsidP="00000000" w:rsidRDefault="00000000" w:rsidRPr="00000000" w14:paraId="000025DA">
            <w:pPr>
              <w:rPr>
                <w:del w:author="Valeria Tapia" w:id="1627" w:date="2026-10-01T17:57:00Z"/>
                <w:b w:val="1"/>
                <w:bCs w:val="1"/>
                <w:color w:val="000000"/>
                <w:sz w:val="16"/>
                <w:szCs w:val="16"/>
              </w:rPr>
            </w:pPr>
            <w:del w:author="Valeria Tapia" w:id="1627" w:date="2026-10-01T17:57:00Z">
              <w:r w:rsidDel="00000000" w:rsidR="00000000" w:rsidRPr="00000000">
                <w:rPr>
                  <w:sz w:val="16"/>
                  <w:szCs w:val="16"/>
                  <w:rtl w:val="0"/>
                </w:rPr>
                <w:delText xml:space="preserve">Conexión VPN</w:delText>
              </w:r>
              <w:r w:rsidDel="00000000" w:rsidR="00000000" w:rsidRPr="00000000">
                <w:rPr>
                  <w:rtl w:val="0"/>
                </w:rPr>
              </w:r>
            </w:del>
          </w:p>
        </w:tc>
        <w:tc>
          <w:tcPr>
            <w:gridSpan w:val="7"/>
            <w:tcPrChange w:author="Valeria Tapia" w:id="1486" w:date="2026-10-01T18:43:00Z">
              <w:tcPr>
                <w:shd w:fill="auto" w:val="clear"/>
              </w:tcPr>
            </w:tcPrChange>
          </w:tcPr>
          <w:p w:rsidR="00000000" w:rsidDel="00000000" w:rsidP="00000000" w:rsidRDefault="00000000" w:rsidRPr="00000000" w14:paraId="000025EC">
            <w:pPr>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c>
          <w:tcPr>
            <w:gridSpan w:val="8"/>
            <w:vMerge w:val="restart"/>
            <w:tcPrChange w:author="Valeria Tapia" w:id="1486" w:date="2026-10-01T18:43:00Z">
              <w:tcPr>
                <w:shd w:fill="auto" w:val="clear"/>
                <w:vAlign w:val="center"/>
              </w:tcPr>
            </w:tcPrChange>
          </w:tcPr>
          <w:p w:rsidR="00000000" w:rsidDel="00000000" w:rsidP="00000000" w:rsidRDefault="00000000" w:rsidRPr="00000000" w14:paraId="000025F3">
            <w:pPr>
              <w:jc w:val="cente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NO</w:delText>
              </w:r>
            </w:del>
          </w:p>
        </w:tc>
        <w:tc>
          <w:tcPr>
            <w:gridSpan w:val="22"/>
            <w:vMerge w:val="restart"/>
            <w:tcPrChange w:author="Valeria Tapia" w:id="1486" w:date="2026-10-01T18:43:00Z">
              <w:tcPr>
                <w:shd w:fill="auto" w:val="clear"/>
              </w:tcPr>
            </w:tcPrChange>
          </w:tcPr>
          <w:p w:rsidR="00000000" w:rsidDel="00000000" w:rsidP="00000000" w:rsidRDefault="00000000" w:rsidRPr="00000000" w14:paraId="000025FB">
            <w:pPr>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272" w:hRule="atLeast"/>
              <w:tblHeader w:val="0"/>
            </w:trPr>
          </w:trPrChange>
        </w:trPr>
        <w:tc>
          <w:tcPr>
            <w:gridSpan w:val="9"/>
            <w:vMerge w:val="continue"/>
            <w:tcPrChange w:author="Valeria Tapia" w:id="1486" w:date="2026-10-01T18:43:00Z">
              <w:tcPr>
                <w:shd w:fill="auto" w:val="clear"/>
                <w:vAlign w:val="center"/>
              </w:tcPr>
            </w:tcPrChange>
          </w:tcPr>
          <w:p w:rsidR="00000000" w:rsidDel="00000000" w:rsidP="00000000" w:rsidRDefault="00000000" w:rsidRPr="00000000" w14:paraId="00002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c>
          <w:tcPr>
            <w:gridSpan w:val="18"/>
            <w:tcPrChange w:author="Valeria Tapia" w:id="1486" w:date="2026-10-01T18:43:00Z">
              <w:tcPr>
                <w:shd w:fill="auto" w:val="clear"/>
              </w:tcPr>
            </w:tcPrChange>
          </w:tcPr>
          <w:p w:rsidR="00000000" w:rsidDel="00000000" w:rsidP="00000000" w:rsidRDefault="00000000" w:rsidRPr="00000000" w14:paraId="0000261A">
            <w:pPr>
              <w:rPr>
                <w:del w:author="Valeria Tapia" w:id="1627" w:date="2026-10-01T17:57:00Z"/>
                <w:b w:val="1"/>
                <w:bCs w:val="1"/>
                <w:color w:val="000000"/>
                <w:sz w:val="16"/>
                <w:szCs w:val="16"/>
              </w:rPr>
            </w:pPr>
            <w:del w:author="Valeria Tapia" w:id="1627" w:date="2026-10-01T17:57:00Z">
              <w:r w:rsidDel="00000000" w:rsidR="00000000" w:rsidRPr="00000000">
                <w:rPr>
                  <w:sz w:val="16"/>
                  <w:szCs w:val="16"/>
                  <w:rtl w:val="0"/>
                </w:rPr>
                <w:delText xml:space="preserve">IP Pública </w:delText>
              </w:r>
              <w:r w:rsidDel="00000000" w:rsidR="00000000" w:rsidRPr="00000000">
                <w:rPr>
                  <w:rtl w:val="0"/>
                </w:rPr>
              </w:r>
            </w:del>
          </w:p>
        </w:tc>
        <w:tc>
          <w:tcPr>
            <w:gridSpan w:val="7"/>
            <w:tcPrChange w:author="Valeria Tapia" w:id="1486" w:date="2026-10-01T18:43:00Z">
              <w:tcPr>
                <w:shd w:fill="auto" w:val="clear"/>
              </w:tcPr>
            </w:tcPrChange>
          </w:tcPr>
          <w:p w:rsidR="00000000" w:rsidDel="00000000" w:rsidP="00000000" w:rsidRDefault="00000000" w:rsidRPr="00000000" w14:paraId="0000262C">
            <w:pPr>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c>
          <w:tcPr>
            <w:gridSpan w:val="8"/>
            <w:vMerge w:val="continue"/>
            <w:tcPrChange w:author="Valeria Tapia" w:id="1486" w:date="2026-10-01T18:43:00Z">
              <w:tcPr>
                <w:shd w:fill="auto" w:val="clear"/>
                <w:vAlign w:val="center"/>
              </w:tcPr>
            </w:tcPrChange>
          </w:tcPr>
          <w:p w:rsidR="00000000" w:rsidDel="00000000" w:rsidP="00000000" w:rsidRDefault="00000000" w:rsidRPr="00000000" w14:paraId="00002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c>
          <w:tcPr>
            <w:gridSpan w:val="22"/>
            <w:vMerge w:val="continue"/>
            <w:tcPrChange w:author="Valeria Tapia" w:id="1486" w:date="2026-10-01T18:43:00Z">
              <w:tcPr>
                <w:shd w:fill="auto" w:val="clear"/>
              </w:tcPr>
            </w:tcPrChange>
          </w:tcPr>
          <w:p w:rsidR="00000000" w:rsidDel="00000000" w:rsidP="00000000" w:rsidRDefault="00000000" w:rsidRPr="00000000" w14:paraId="00002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261" w:hRule="atLeast"/>
              <w:tblHeader w:val="0"/>
            </w:trPr>
          </w:trPrChange>
        </w:trPr>
        <w:tc>
          <w:tcPr>
            <w:gridSpan w:val="9"/>
            <w:vMerge w:val="continue"/>
            <w:tcPrChange w:author="Valeria Tapia" w:id="1486" w:date="2026-10-01T18:43:00Z">
              <w:tcPr>
                <w:shd w:fill="auto" w:val="clear"/>
                <w:vAlign w:val="center"/>
              </w:tcPr>
            </w:tcPrChange>
          </w:tcPr>
          <w:p w:rsidR="00000000" w:rsidDel="00000000" w:rsidP="00000000" w:rsidRDefault="00000000" w:rsidRPr="00000000" w14:paraId="00002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c>
          <w:tcPr>
            <w:gridSpan w:val="18"/>
            <w:tcPrChange w:author="Valeria Tapia" w:id="1486" w:date="2026-10-01T18:43:00Z">
              <w:tcPr>
                <w:shd w:fill="auto" w:val="clear"/>
              </w:tcPr>
            </w:tcPrChange>
          </w:tcPr>
          <w:p w:rsidR="00000000" w:rsidDel="00000000" w:rsidP="00000000" w:rsidRDefault="00000000" w:rsidRPr="00000000" w14:paraId="0000265A">
            <w:pPr>
              <w:rPr>
                <w:del w:author="Valeria Tapia" w:id="1627" w:date="2026-10-01T17:57:00Z"/>
                <w:b w:val="1"/>
                <w:bCs w:val="1"/>
                <w:color w:val="000000"/>
                <w:sz w:val="16"/>
                <w:szCs w:val="16"/>
              </w:rPr>
            </w:pPr>
            <w:del w:author="Valeria Tapia" w:id="1627" w:date="2026-10-01T17:57:00Z">
              <w:r w:rsidDel="00000000" w:rsidR="00000000" w:rsidRPr="00000000">
                <w:rPr>
                  <w:sz w:val="16"/>
                  <w:szCs w:val="16"/>
                  <w:rtl w:val="0"/>
                </w:rPr>
                <w:delText xml:space="preserve">Fibra Óptica (Punto a Punto)</w:delText>
              </w:r>
              <w:r w:rsidDel="00000000" w:rsidR="00000000" w:rsidRPr="00000000">
                <w:rPr>
                  <w:rtl w:val="0"/>
                </w:rPr>
              </w:r>
            </w:del>
          </w:p>
        </w:tc>
        <w:tc>
          <w:tcPr>
            <w:gridSpan w:val="7"/>
            <w:tcPrChange w:author="Valeria Tapia" w:id="1486" w:date="2026-10-01T18:43:00Z">
              <w:tcPr>
                <w:shd w:fill="auto" w:val="clear"/>
              </w:tcPr>
            </w:tcPrChange>
          </w:tcPr>
          <w:p w:rsidR="00000000" w:rsidDel="00000000" w:rsidP="00000000" w:rsidRDefault="00000000" w:rsidRPr="00000000" w14:paraId="0000266C">
            <w:pPr>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c>
          <w:tcPr>
            <w:gridSpan w:val="8"/>
            <w:vMerge w:val="continue"/>
            <w:tcPrChange w:author="Valeria Tapia" w:id="1486" w:date="2026-10-01T18:43:00Z">
              <w:tcPr>
                <w:shd w:fill="auto" w:val="clear"/>
                <w:vAlign w:val="center"/>
              </w:tcPr>
            </w:tcPrChange>
          </w:tcPr>
          <w:p w:rsidR="00000000" w:rsidDel="00000000" w:rsidP="00000000" w:rsidRDefault="00000000" w:rsidRPr="00000000" w14:paraId="00002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c>
          <w:tcPr>
            <w:gridSpan w:val="22"/>
            <w:vMerge w:val="continue"/>
            <w:tcPrChange w:author="Valeria Tapia" w:id="1486" w:date="2026-10-01T18:43:00Z">
              <w:tcPr>
                <w:shd w:fill="auto" w:val="clear"/>
              </w:tcPr>
            </w:tcPrChange>
          </w:tcPr>
          <w:p w:rsidR="00000000" w:rsidDel="00000000" w:rsidP="00000000" w:rsidRDefault="00000000" w:rsidRPr="00000000" w14:paraId="00002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280" w:hRule="atLeast"/>
              <w:tblHeader w:val="0"/>
            </w:trPr>
          </w:trPrChange>
        </w:trPr>
        <w:tc>
          <w:tcPr>
            <w:gridSpan w:val="9"/>
            <w:vMerge w:val="continue"/>
            <w:tcPrChange w:author="Valeria Tapia" w:id="1486" w:date="2026-10-01T18:43:00Z">
              <w:tcPr>
                <w:shd w:fill="auto" w:val="clear"/>
                <w:vAlign w:val="center"/>
              </w:tcPr>
            </w:tcPrChange>
          </w:tcPr>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c>
          <w:tcPr>
            <w:gridSpan w:val="18"/>
            <w:tcPrChange w:author="Valeria Tapia" w:id="1486" w:date="2026-10-01T18:43:00Z">
              <w:tcPr>
                <w:shd w:fill="auto" w:val="clear"/>
              </w:tcPr>
            </w:tcPrChange>
          </w:tcPr>
          <w:p w:rsidR="00000000" w:rsidDel="00000000" w:rsidP="00000000" w:rsidRDefault="00000000" w:rsidRPr="00000000" w14:paraId="0000269A">
            <w:pPr>
              <w:rPr>
                <w:del w:author="Valeria Tapia" w:id="1627" w:date="2026-10-01T17:57:00Z"/>
                <w:b w:val="1"/>
                <w:bCs w:val="1"/>
                <w:color w:val="000000"/>
                <w:sz w:val="16"/>
                <w:szCs w:val="16"/>
              </w:rPr>
            </w:pPr>
            <w:del w:author="Valeria Tapia" w:id="1627" w:date="2026-10-01T17:57:00Z">
              <w:r w:rsidDel="00000000" w:rsidR="00000000" w:rsidRPr="00000000">
                <w:rPr>
                  <w:sz w:val="16"/>
                  <w:szCs w:val="16"/>
                  <w:rtl w:val="0"/>
                </w:rPr>
                <w:delText xml:space="preserve">Red Estatal</w:delText>
              </w:r>
              <w:r w:rsidDel="00000000" w:rsidR="00000000" w:rsidRPr="00000000">
                <w:rPr>
                  <w:rtl w:val="0"/>
                </w:rPr>
              </w:r>
            </w:del>
          </w:p>
        </w:tc>
        <w:tc>
          <w:tcPr>
            <w:gridSpan w:val="7"/>
            <w:tcPrChange w:author="Valeria Tapia" w:id="1486" w:date="2026-10-01T18:43:00Z">
              <w:tcPr>
                <w:shd w:fill="auto" w:val="clear"/>
              </w:tcPr>
            </w:tcPrChange>
          </w:tcPr>
          <w:p w:rsidR="00000000" w:rsidDel="00000000" w:rsidP="00000000" w:rsidRDefault="00000000" w:rsidRPr="00000000" w14:paraId="000026AC">
            <w:pPr>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c>
          <w:tcPr>
            <w:gridSpan w:val="8"/>
            <w:vMerge w:val="continue"/>
            <w:tcPrChange w:author="Valeria Tapia" w:id="1486" w:date="2026-10-01T18:43:00Z">
              <w:tcPr>
                <w:shd w:fill="auto" w:val="clear"/>
                <w:vAlign w:val="center"/>
              </w:tcPr>
            </w:tcPrChange>
          </w:tcPr>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c>
          <w:tcPr>
            <w:gridSpan w:val="22"/>
            <w:vMerge w:val="continue"/>
            <w:tcPrChange w:author="Valeria Tapia" w:id="1486" w:date="2026-10-01T18:43:00Z">
              <w:tcPr>
                <w:shd w:fill="auto" w:val="clear"/>
              </w:tcPr>
            </w:tcPrChange>
          </w:tcPr>
          <w:p w:rsidR="00000000" w:rsidDel="00000000" w:rsidP="00000000" w:rsidRDefault="00000000" w:rsidRPr="00000000" w14:paraId="00002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409" w:hRule="atLeast"/>
              <w:tblHeader w:val="0"/>
            </w:trPr>
          </w:trPrChange>
        </w:trPr>
        <w:tc>
          <w:tcPr>
            <w:gridSpan w:val="64"/>
            <w:tcPrChange w:author="Valeria Tapia" w:id="1486" w:date="2026-10-01T18:43:00Z">
              <w:tcPr>
                <w:shd w:fill="auto" w:val="clear"/>
              </w:tcPr>
            </w:tcPrChange>
          </w:tcPr>
          <w:p w:rsidR="00000000" w:rsidDel="00000000" w:rsidP="00000000" w:rsidRDefault="00000000" w:rsidRPr="00000000" w14:paraId="000026D1">
            <w:pPr>
              <w:rPr>
                <w:del w:author="Valeria Tapia" w:id="1627" w:date="2026-10-01T17:57:00Z"/>
                <w:color w:val="000000"/>
                <w:sz w:val="16"/>
                <w:szCs w:val="16"/>
              </w:rPr>
            </w:pPr>
            <w:del w:author="Valeria Tapia" w:id="1627" w:date="2026-10-01T17:57:00Z">
              <w:r w:rsidDel="00000000" w:rsidR="00000000" w:rsidRPr="00000000">
                <w:rPr>
                  <w:sz w:val="16"/>
                  <w:szCs w:val="16"/>
                  <w:rtl w:val="0"/>
                </w:rPr>
                <w:delText xml:space="preserve">En caso de NO contar con </w:delText>
              </w:r>
              <w:r w:rsidDel="00000000" w:rsidR="00000000" w:rsidRPr="00000000">
                <w:rPr>
                  <w:color w:val="000000"/>
                  <w:sz w:val="16"/>
                  <w:szCs w:val="16"/>
                  <w:rtl w:val="0"/>
                </w:rPr>
                <w:delText xml:space="preserve">infraestructura tecnológica deberá gestionar las mismas para implementar el Módulo Informático Estándar desarrollado por la AN, </w:delText>
              </w:r>
              <w:r w:rsidDel="00000000" w:rsidR="00000000" w:rsidRPr="00000000">
                <w:rPr>
                  <w:sz w:val="16"/>
                  <w:szCs w:val="16"/>
                  <w:rtl w:val="0"/>
                </w:rPr>
                <w:delText xml:space="preserve">dentro los plazos establecidos en el Cronograma de Implementación Gradual de la VUCE</w:delText>
              </w:r>
              <w:r w:rsidDel="00000000" w:rsidR="00000000" w:rsidRPr="00000000">
                <w:rPr>
                  <w:color w:val="000000"/>
                  <w:sz w:val="16"/>
                  <w:szCs w:val="16"/>
                  <w:rtl w:val="0"/>
                </w:rPr>
                <w:delText xml:space="preserve">.</w:delText>
              </w:r>
            </w:del>
          </w:p>
        </w:tc>
      </w:tr>
      <w:tr>
        <w:trPr>
          <w:del w:author="Valeria Tapia" w:id="1627" w:date="2026-10-01T17:57:00Z"/>
          <w:trPrChange w:author="Valeria Tapia" w:id="1486" w:date="2026-10-01T18:43:00Z">
            <w:trPr>
              <w:cantSplit w:val="0"/>
              <w:trHeight w:val="298"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2711">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4. ¿QUÉ INSTANCIA DESARROLLÓ</w:delText>
              </w:r>
              <w:r w:rsidDel="00000000" w:rsidR="00000000" w:rsidRPr="00000000">
                <w:rPr>
                  <w:b w:val="1"/>
                  <w:bCs w:val="1"/>
                  <w:color w:val="ff0000"/>
                  <w:sz w:val="16"/>
                  <w:szCs w:val="16"/>
                  <w:rtl w:val="0"/>
                </w:rPr>
                <w:delText xml:space="preserve"> </w:delText>
              </w:r>
              <w:r w:rsidDel="00000000" w:rsidR="00000000" w:rsidRPr="00000000">
                <w:rPr>
                  <w:b w:val="1"/>
                  <w:bCs w:val="1"/>
                  <w:color w:val="000000"/>
                  <w:sz w:val="16"/>
                  <w:szCs w:val="16"/>
                  <w:rtl w:val="0"/>
                </w:rPr>
                <w:delText xml:space="preserve">LOS SISTEMAS INFORMÁTICOS QUE UTILIZA LA ENTIDAD?</w:delText>
              </w:r>
              <w:r w:rsidDel="00000000" w:rsidR="00000000" w:rsidRPr="00000000">
                <w:rPr>
                  <w:color w:val="000000"/>
                  <w:sz w:val="16"/>
                  <w:szCs w:val="16"/>
                  <w:rtl w:val="0"/>
                </w:rPr>
                <w:delText xml:space="preserve"> (marque con una X).</w:delText>
              </w:r>
              <w:r w:rsidDel="00000000" w:rsidR="00000000" w:rsidRPr="00000000">
                <w:rPr>
                  <w:rtl w:val="0"/>
                </w:rPr>
              </w:r>
            </w:del>
          </w:p>
        </w:tc>
      </w:tr>
      <w:tr>
        <w:trPr>
          <w:del w:author="Valeria Tapia" w:id="1627" w:date="2026-10-01T17:57:00Z"/>
          <w:trPrChange w:author="Valeria Tapia" w:id="1486" w:date="2026-10-01T18:43:00Z">
            <w:trPr>
              <w:cantSplit w:val="0"/>
              <w:trHeight w:val="300" w:hRule="atLeast"/>
              <w:tblHeader w:val="0"/>
            </w:trPr>
          </w:trPrChange>
        </w:trPr>
        <w:tc>
          <w:tcPr>
            <w:gridSpan w:val="21"/>
            <w:tcPrChange w:author="Valeria Tapia" w:id="1486" w:date="2026-10-01T18:43:00Z">
              <w:tcPr>
                <w:shd w:fill="auto" w:val="clear"/>
                <w:vAlign w:val="center"/>
              </w:tcPr>
            </w:tcPrChange>
          </w:tcPr>
          <w:p w:rsidR="00000000" w:rsidDel="00000000" w:rsidP="00000000" w:rsidRDefault="00000000" w:rsidRPr="00000000" w14:paraId="00002751">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SISTEMA</w:delText>
              </w:r>
            </w:del>
          </w:p>
        </w:tc>
        <w:tc>
          <w:tcPr>
            <w:gridSpan w:val="20"/>
            <w:tcPrChange w:author="Valeria Tapia" w:id="1486" w:date="2026-10-01T18:43:00Z">
              <w:tcPr>
                <w:shd w:fill="auto" w:val="clear"/>
                <w:vAlign w:val="center"/>
              </w:tcPr>
            </w:tcPrChange>
          </w:tcPr>
          <w:p w:rsidR="00000000" w:rsidDel="00000000" w:rsidP="00000000" w:rsidRDefault="00000000" w:rsidRPr="00000000" w14:paraId="00002766">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SU ENTIDAD</w:delText>
              </w:r>
            </w:del>
          </w:p>
        </w:tc>
        <w:tc>
          <w:tcPr>
            <w:gridSpan w:val="13"/>
            <w:tcPrChange w:author="Valeria Tapia" w:id="1486" w:date="2026-10-01T18:43:00Z">
              <w:tcPr>
                <w:vAlign w:val="center"/>
              </w:tcPr>
            </w:tcPrChange>
          </w:tcPr>
          <w:p w:rsidR="00000000" w:rsidDel="00000000" w:rsidP="00000000" w:rsidRDefault="00000000" w:rsidRPr="00000000" w14:paraId="0000277A">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ENTIDAD PRIVADA</w:delText>
              </w:r>
            </w:del>
          </w:p>
        </w:tc>
        <w:tc>
          <w:tcPr>
            <w:gridSpan w:val="10"/>
            <w:tcPrChange w:author="Valeria Tapia" w:id="1486" w:date="2026-10-01T18:43:00Z">
              <w:tcPr>
                <w:shd w:fill="auto" w:val="clear"/>
                <w:vAlign w:val="center"/>
              </w:tcPr>
            </w:tcPrChange>
          </w:tcPr>
          <w:p w:rsidR="00000000" w:rsidDel="00000000" w:rsidP="00000000" w:rsidRDefault="00000000" w:rsidRPr="00000000" w14:paraId="00002787">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ENTIDAD PÚBLICA EXTERNA</w:delText>
              </w:r>
            </w:del>
          </w:p>
        </w:tc>
      </w:tr>
      <w:tr>
        <w:trPr>
          <w:del w:author="Valeria Tapia" w:id="1627" w:date="2026-10-01T17:57:00Z"/>
          <w:trPrChange w:author="Valeria Tapia" w:id="1486" w:date="2026-10-01T18:43:00Z">
            <w:trPr>
              <w:cantSplit w:val="0"/>
              <w:trHeight w:val="300" w:hRule="atLeast"/>
              <w:tblHeader w:val="0"/>
            </w:trPr>
          </w:trPrChange>
        </w:trPr>
        <w:tc>
          <w:tcPr>
            <w:gridSpan w:val="21"/>
            <w:tcPrChange w:author="Valeria Tapia" w:id="1486" w:date="2026-10-01T18:43:00Z">
              <w:tcPr>
                <w:shd w:fill="auto" w:val="clear"/>
                <w:vAlign w:val="bottom"/>
              </w:tcPr>
            </w:tcPrChange>
          </w:tcPr>
          <w:p w:rsidR="00000000" w:rsidDel="00000000" w:rsidP="00000000" w:rsidRDefault="00000000" w:rsidRPr="00000000" w14:paraId="00002791">
            <w:pPr>
              <w:rPr>
                <w:del w:author="Valeria Tapia" w:id="1627" w:date="2026-10-01T17:57:00Z"/>
                <w:color w:val="000000"/>
                <w:sz w:val="16"/>
                <w:szCs w:val="16"/>
              </w:rPr>
            </w:pPr>
            <w:del w:author="Valeria Tapia" w:id="1627" w:date="2026-10-01T17:57:00Z">
              <w:r w:rsidDel="00000000" w:rsidR="00000000" w:rsidRPr="00000000">
                <w:rPr>
                  <w:b w:val="1"/>
                  <w:bCs w:val="1"/>
                  <w:color w:val="000000"/>
                  <w:sz w:val="16"/>
                  <w:szCs w:val="16"/>
                  <w:rtl w:val="0"/>
                </w:rPr>
                <w:delText xml:space="preserve">REGISTRO DE OPERADORES</w:delText>
              </w:r>
              <w:r w:rsidDel="00000000" w:rsidR="00000000" w:rsidRPr="00000000">
                <w:rPr>
                  <w:rtl w:val="0"/>
                </w:rPr>
              </w:r>
            </w:del>
          </w:p>
        </w:tc>
        <w:tc>
          <w:tcPr>
            <w:gridSpan w:val="20"/>
            <w:tcPrChange w:author="Valeria Tapia" w:id="1486" w:date="2026-10-01T18:43:00Z">
              <w:tcPr>
                <w:shd w:fill="auto" w:val="clear"/>
                <w:vAlign w:val="center"/>
              </w:tcPr>
            </w:tcPrChange>
          </w:tcPr>
          <w:p w:rsidR="00000000" w:rsidDel="00000000" w:rsidP="00000000" w:rsidRDefault="00000000" w:rsidRPr="00000000" w14:paraId="000027A6">
            <w:pPr>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13"/>
            <w:tcPrChange w:author="Valeria Tapia" w:id="1486" w:date="2026-10-01T18:43:00Z">
              <w:tcPr/>
            </w:tcPrChange>
          </w:tcPr>
          <w:p w:rsidR="00000000" w:rsidDel="00000000" w:rsidP="00000000" w:rsidRDefault="00000000" w:rsidRPr="00000000" w14:paraId="000027BA">
            <w:pPr>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10"/>
            <w:tcPrChange w:author="Valeria Tapia" w:id="1486" w:date="2026-10-01T18:43:00Z">
              <w:tcPr>
                <w:shd w:fill="auto" w:val="clear"/>
                <w:vAlign w:val="bottom"/>
              </w:tcPr>
            </w:tcPrChange>
          </w:tcPr>
          <w:p w:rsidR="00000000" w:rsidDel="00000000" w:rsidP="00000000" w:rsidRDefault="00000000" w:rsidRPr="00000000" w14:paraId="000027C7">
            <w:pPr>
              <w:rPr>
                <w:del w:author="Valeria Tapia" w:id="1627" w:date="2026-10-01T17:57:00Z"/>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269" w:hRule="atLeast"/>
              <w:tblHeader w:val="0"/>
            </w:trPr>
          </w:trPrChange>
        </w:trPr>
        <w:tc>
          <w:tcPr>
            <w:gridSpan w:val="21"/>
            <w:tcPrChange w:author="Valeria Tapia" w:id="1486" w:date="2026-10-01T18:43:00Z">
              <w:tcPr>
                <w:shd w:fill="auto" w:val="clear"/>
                <w:vAlign w:val="center"/>
              </w:tcPr>
            </w:tcPrChange>
          </w:tcPr>
          <w:p w:rsidR="00000000" w:rsidDel="00000000" w:rsidP="00000000" w:rsidRDefault="00000000" w:rsidRPr="00000000" w14:paraId="000027D1">
            <w:pPr>
              <w:rPr>
                <w:del w:author="Valeria Tapia" w:id="1627" w:date="2026-10-01T17:57:00Z"/>
                <w:color w:val="000000"/>
                <w:sz w:val="16"/>
                <w:szCs w:val="16"/>
              </w:rPr>
            </w:pPr>
            <w:del w:author="Valeria Tapia" w:id="1627" w:date="2026-10-01T17:57:00Z">
              <w:r w:rsidDel="00000000" w:rsidR="00000000" w:rsidRPr="00000000">
                <w:rPr>
                  <w:b w:val="1"/>
                  <w:bCs w:val="1"/>
                  <w:color w:val="000000"/>
                  <w:sz w:val="16"/>
                  <w:szCs w:val="16"/>
                  <w:rtl w:val="0"/>
                </w:rPr>
                <w:delText xml:space="preserve">AUTORIZACIÓN PREVIA</w:delText>
              </w:r>
              <w:r w:rsidDel="00000000" w:rsidR="00000000" w:rsidRPr="00000000">
                <w:rPr>
                  <w:rtl w:val="0"/>
                </w:rPr>
              </w:r>
            </w:del>
          </w:p>
        </w:tc>
        <w:tc>
          <w:tcPr>
            <w:gridSpan w:val="20"/>
            <w:tcPrChange w:author="Valeria Tapia" w:id="1486" w:date="2026-10-01T18:43:00Z">
              <w:tcPr>
                <w:shd w:fill="auto" w:val="clear"/>
                <w:vAlign w:val="center"/>
              </w:tcPr>
            </w:tcPrChange>
          </w:tcPr>
          <w:p w:rsidR="00000000" w:rsidDel="00000000" w:rsidP="00000000" w:rsidRDefault="00000000" w:rsidRPr="00000000" w14:paraId="000027E6">
            <w:pPr>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13"/>
            <w:tcPrChange w:author="Valeria Tapia" w:id="1486" w:date="2026-10-01T18:43:00Z">
              <w:tcPr/>
            </w:tcPrChange>
          </w:tcPr>
          <w:p w:rsidR="00000000" w:rsidDel="00000000" w:rsidP="00000000" w:rsidRDefault="00000000" w:rsidRPr="00000000" w14:paraId="000027FA">
            <w:pPr>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10"/>
            <w:tcPrChange w:author="Valeria Tapia" w:id="1486" w:date="2026-10-01T18:43:00Z">
              <w:tcPr>
                <w:shd w:fill="auto" w:val="clear"/>
                <w:vAlign w:val="bottom"/>
              </w:tcPr>
            </w:tcPrChange>
          </w:tcPr>
          <w:p w:rsidR="00000000" w:rsidDel="00000000" w:rsidP="00000000" w:rsidRDefault="00000000" w:rsidRPr="00000000" w14:paraId="00002807">
            <w:pPr>
              <w:rPr>
                <w:del w:author="Valeria Tapia" w:id="1627" w:date="2026-10-01T17:57:00Z"/>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273" w:hRule="atLeast"/>
              <w:tblHeader w:val="0"/>
            </w:trPr>
          </w:trPrChange>
        </w:trPr>
        <w:tc>
          <w:tcPr>
            <w:gridSpan w:val="21"/>
            <w:tcPrChange w:author="Valeria Tapia" w:id="1486" w:date="2026-10-01T18:43:00Z">
              <w:tcPr>
                <w:shd w:fill="auto" w:val="clear"/>
                <w:vAlign w:val="center"/>
              </w:tcPr>
            </w:tcPrChange>
          </w:tcPr>
          <w:p w:rsidR="00000000" w:rsidDel="00000000" w:rsidP="00000000" w:rsidRDefault="00000000" w:rsidRPr="00000000" w14:paraId="00002811">
            <w:pPr>
              <w:rPr>
                <w:del w:author="Valeria Tapia" w:id="1627" w:date="2026-10-01T17:57:00Z"/>
                <w:color w:val="000000"/>
                <w:sz w:val="16"/>
                <w:szCs w:val="16"/>
              </w:rPr>
            </w:pPr>
            <w:del w:author="Valeria Tapia" w:id="1627" w:date="2026-10-01T17:57:00Z">
              <w:r w:rsidDel="00000000" w:rsidR="00000000" w:rsidRPr="00000000">
                <w:rPr>
                  <w:b w:val="1"/>
                  <w:bCs w:val="1"/>
                  <w:color w:val="000000"/>
                  <w:sz w:val="16"/>
                  <w:szCs w:val="16"/>
                  <w:rtl w:val="0"/>
                </w:rPr>
                <w:delText xml:space="preserve">CERTIFICACIÓN</w:delText>
              </w:r>
              <w:r w:rsidDel="00000000" w:rsidR="00000000" w:rsidRPr="00000000">
                <w:rPr>
                  <w:rtl w:val="0"/>
                </w:rPr>
              </w:r>
            </w:del>
          </w:p>
        </w:tc>
        <w:tc>
          <w:tcPr>
            <w:gridSpan w:val="20"/>
            <w:tcPrChange w:author="Valeria Tapia" w:id="1486" w:date="2026-10-01T18:43:00Z">
              <w:tcPr>
                <w:shd w:fill="auto" w:val="clear"/>
                <w:vAlign w:val="center"/>
              </w:tcPr>
            </w:tcPrChange>
          </w:tcPr>
          <w:p w:rsidR="00000000" w:rsidDel="00000000" w:rsidP="00000000" w:rsidRDefault="00000000" w:rsidRPr="00000000" w14:paraId="00002826">
            <w:pPr>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13"/>
            <w:tcPrChange w:author="Valeria Tapia" w:id="1486" w:date="2026-10-01T18:43:00Z">
              <w:tcPr/>
            </w:tcPrChange>
          </w:tcPr>
          <w:p w:rsidR="00000000" w:rsidDel="00000000" w:rsidP="00000000" w:rsidRDefault="00000000" w:rsidRPr="00000000" w14:paraId="0000283A">
            <w:pPr>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10"/>
            <w:tcPrChange w:author="Valeria Tapia" w:id="1486" w:date="2026-10-01T18:43:00Z">
              <w:tcPr>
                <w:shd w:fill="auto" w:val="clear"/>
                <w:vAlign w:val="bottom"/>
              </w:tcPr>
            </w:tcPrChange>
          </w:tcPr>
          <w:p w:rsidR="00000000" w:rsidDel="00000000" w:rsidP="00000000" w:rsidRDefault="00000000" w:rsidRPr="00000000" w14:paraId="00002847">
            <w:pPr>
              <w:rPr>
                <w:del w:author="Valeria Tapia" w:id="1627" w:date="2026-10-01T17:57:00Z"/>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281" w:hRule="atLeast"/>
              <w:tblHeader w:val="0"/>
            </w:trPr>
          </w:trPrChange>
        </w:trPr>
        <w:tc>
          <w:tcPr>
            <w:gridSpan w:val="21"/>
            <w:tcPrChange w:author="Valeria Tapia" w:id="1486" w:date="2026-10-01T18:43:00Z">
              <w:tcPr>
                <w:shd w:fill="auto" w:val="clear"/>
                <w:vAlign w:val="center"/>
              </w:tcPr>
            </w:tcPrChange>
          </w:tcPr>
          <w:p w:rsidR="00000000" w:rsidDel="00000000" w:rsidP="00000000" w:rsidRDefault="00000000" w:rsidRPr="00000000" w14:paraId="00002851">
            <w:pPr>
              <w:rPr>
                <w:del w:author="Valeria Tapia" w:id="1627" w:date="2026-10-01T17:57:00Z"/>
                <w:color w:val="000000"/>
                <w:sz w:val="16"/>
                <w:szCs w:val="16"/>
              </w:rPr>
            </w:pPr>
            <w:del w:author="Valeria Tapia" w:id="1627" w:date="2026-10-01T17:57:00Z">
              <w:r w:rsidDel="00000000" w:rsidR="00000000" w:rsidRPr="00000000">
                <w:rPr>
                  <w:b w:val="1"/>
                  <w:bCs w:val="1"/>
                  <w:color w:val="000000"/>
                  <w:sz w:val="16"/>
                  <w:szCs w:val="16"/>
                  <w:rtl w:val="0"/>
                </w:rPr>
                <w:delText xml:space="preserve">OTRO (S) (Especificar)</w:delText>
              </w:r>
              <w:r w:rsidDel="00000000" w:rsidR="00000000" w:rsidRPr="00000000">
                <w:rPr>
                  <w:rtl w:val="0"/>
                </w:rPr>
              </w:r>
            </w:del>
          </w:p>
        </w:tc>
        <w:tc>
          <w:tcPr>
            <w:gridSpan w:val="20"/>
            <w:tcPrChange w:author="Valeria Tapia" w:id="1486" w:date="2026-10-01T18:43:00Z">
              <w:tcPr>
                <w:shd w:fill="auto" w:val="clear"/>
                <w:vAlign w:val="center"/>
              </w:tcPr>
            </w:tcPrChange>
          </w:tcPr>
          <w:p w:rsidR="00000000" w:rsidDel="00000000" w:rsidP="00000000" w:rsidRDefault="00000000" w:rsidRPr="00000000" w14:paraId="00002866">
            <w:pPr>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13"/>
            <w:tcPrChange w:author="Valeria Tapia" w:id="1486" w:date="2026-10-01T18:43:00Z">
              <w:tcPr/>
            </w:tcPrChange>
          </w:tcPr>
          <w:p w:rsidR="00000000" w:rsidDel="00000000" w:rsidP="00000000" w:rsidRDefault="00000000" w:rsidRPr="00000000" w14:paraId="0000287A">
            <w:pPr>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10"/>
            <w:tcPrChange w:author="Valeria Tapia" w:id="1486" w:date="2026-10-01T18:43:00Z">
              <w:tcPr>
                <w:shd w:fill="auto" w:val="clear"/>
                <w:vAlign w:val="bottom"/>
              </w:tcPr>
            </w:tcPrChange>
          </w:tcPr>
          <w:p w:rsidR="00000000" w:rsidDel="00000000" w:rsidP="00000000" w:rsidRDefault="00000000" w:rsidRPr="00000000" w14:paraId="00002887">
            <w:pPr>
              <w:rPr>
                <w:del w:author="Valeria Tapia" w:id="1627" w:date="2026-10-01T17:57:00Z"/>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218"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2891">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5. ¿LOS SISTEMAS INFORMÁTICOS DE LA ENTIDAD ESTÁN DESARROLLADOS SOBRE SOFTWARE LIBRE? </w:delText>
              </w:r>
              <w:r w:rsidDel="00000000" w:rsidR="00000000" w:rsidRPr="00000000">
                <w:rPr>
                  <w:color w:val="000000"/>
                  <w:sz w:val="16"/>
                  <w:szCs w:val="16"/>
                  <w:rtl w:val="0"/>
                </w:rPr>
                <w:delText xml:space="preserve">(marque con una X).</w:delText>
              </w:r>
              <w:r w:rsidDel="00000000" w:rsidR="00000000" w:rsidRPr="00000000">
                <w:rPr>
                  <w:rtl w:val="0"/>
                </w:rPr>
              </w:r>
            </w:del>
          </w:p>
        </w:tc>
      </w:tr>
      <w:tr>
        <w:trPr>
          <w:del w:author="Valeria Tapia" w:id="1627" w:date="2026-10-01T17:57:00Z"/>
          <w:trPrChange w:author="Valeria Tapia" w:id="1486" w:date="2026-10-01T18:43:00Z">
            <w:trPr>
              <w:cantSplit w:val="0"/>
              <w:trHeight w:val="279" w:hRule="atLeast"/>
              <w:tblHeader w:val="0"/>
            </w:trPr>
          </w:trPrChange>
        </w:trPr>
        <w:tc>
          <w:tcPr>
            <w:gridSpan w:val="25"/>
            <w:tcPrChange w:author="Valeria Tapia" w:id="1486" w:date="2026-10-01T18:43:00Z">
              <w:tcPr/>
            </w:tcPrChange>
          </w:tcPr>
          <w:p w:rsidR="00000000" w:rsidDel="00000000" w:rsidP="00000000" w:rsidRDefault="00000000" w:rsidRPr="00000000" w14:paraId="000028D1">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SISTEMA</w:delText>
              </w:r>
            </w:del>
          </w:p>
        </w:tc>
        <w:tc>
          <w:tcPr>
            <w:gridSpan w:val="11"/>
            <w:tcPrChange w:author="Valeria Tapia" w:id="1486" w:date="2026-10-01T18:43:00Z">
              <w:tcPr>
                <w:shd w:fill="auto" w:val="clear"/>
                <w:vAlign w:val="bottom"/>
              </w:tcPr>
            </w:tcPrChange>
          </w:tcPr>
          <w:p w:rsidR="00000000" w:rsidDel="00000000" w:rsidP="00000000" w:rsidRDefault="00000000" w:rsidRPr="00000000" w14:paraId="000028EA">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SI</w:delText>
              </w:r>
            </w:del>
          </w:p>
        </w:tc>
        <w:tc>
          <w:tcPr>
            <w:gridSpan w:val="6"/>
            <w:tcPrChange w:author="Valeria Tapia" w:id="1486" w:date="2026-10-01T18:43:00Z">
              <w:tcPr>
                <w:shd w:fill="auto" w:val="clear"/>
                <w:vAlign w:val="bottom"/>
              </w:tcPr>
            </w:tcPrChange>
          </w:tcPr>
          <w:p w:rsidR="00000000" w:rsidDel="00000000" w:rsidP="00000000" w:rsidRDefault="00000000" w:rsidRPr="00000000" w14:paraId="000028F5">
            <w:pPr>
              <w:jc w:val="center"/>
              <w:rPr>
                <w:del w:author="Valeria Tapia" w:id="1627" w:date="2026-10-01T17:57:00Z"/>
                <w:color w:val="000000"/>
                <w:sz w:val="16"/>
                <w:szCs w:val="16"/>
              </w:rPr>
            </w:pPr>
            <w:del w:author="Valeria Tapia" w:id="1627" w:date="2026-10-01T17:57:00Z">
              <w:r w:rsidDel="00000000" w:rsidR="00000000" w:rsidRPr="00000000">
                <w:rPr>
                  <w:b w:val="1"/>
                  <w:bCs w:val="1"/>
                  <w:color w:val="000000"/>
                  <w:sz w:val="16"/>
                  <w:szCs w:val="16"/>
                  <w:rtl w:val="0"/>
                </w:rPr>
                <w:delText xml:space="preserve">NO</w:delText>
              </w:r>
              <w:r w:rsidDel="00000000" w:rsidR="00000000" w:rsidRPr="00000000">
                <w:rPr>
                  <w:rtl w:val="0"/>
                </w:rPr>
              </w:r>
            </w:del>
          </w:p>
        </w:tc>
        <w:tc>
          <w:tcPr>
            <w:gridSpan w:val="22"/>
            <w:vMerge w:val="restart"/>
            <w:tcPrChange w:author="Valeria Tapia" w:id="1486" w:date="2026-10-01T18:43:00Z">
              <w:tcPr/>
            </w:tcPrChange>
          </w:tcPr>
          <w:p w:rsidR="00000000" w:rsidDel="00000000" w:rsidP="00000000" w:rsidRDefault="00000000" w:rsidRPr="00000000" w14:paraId="000028FB">
            <w:pP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 </w:delText>
              </w:r>
            </w:del>
          </w:p>
        </w:tc>
      </w:tr>
      <w:tr>
        <w:trPr>
          <w:del w:author="Valeria Tapia" w:id="1627" w:date="2026-10-01T17:57:00Z"/>
          <w:trPrChange w:author="Valeria Tapia" w:id="1486" w:date="2026-10-01T18:43:00Z">
            <w:trPr>
              <w:cantSplit w:val="0"/>
              <w:trHeight w:val="300" w:hRule="atLeast"/>
              <w:tblHeader w:val="0"/>
            </w:trPr>
          </w:trPrChange>
        </w:trPr>
        <w:tc>
          <w:tcPr>
            <w:gridSpan w:val="25"/>
            <w:tcPrChange w:author="Valeria Tapia" w:id="1486" w:date="2026-10-01T18:43:00Z">
              <w:tcPr/>
            </w:tcPrChange>
          </w:tcPr>
          <w:p w:rsidR="00000000" w:rsidDel="00000000" w:rsidP="00000000" w:rsidRDefault="00000000" w:rsidRPr="00000000" w14:paraId="00002911">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REGISTRO DE OPERADORES</w:delText>
              </w:r>
            </w:del>
          </w:p>
        </w:tc>
        <w:tc>
          <w:tcPr>
            <w:gridSpan w:val="11"/>
            <w:tcPrChange w:author="Valeria Tapia" w:id="1486" w:date="2026-10-01T18:43:00Z">
              <w:tcPr>
                <w:shd w:fill="auto" w:val="clear"/>
                <w:vAlign w:val="bottom"/>
              </w:tcPr>
            </w:tcPrChange>
          </w:tcPr>
          <w:p w:rsidR="00000000" w:rsidDel="00000000" w:rsidP="00000000" w:rsidRDefault="00000000" w:rsidRPr="00000000" w14:paraId="0000292A">
            <w:pPr>
              <w:jc w:val="cente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 </w:delText>
              </w:r>
            </w:del>
          </w:p>
        </w:tc>
        <w:tc>
          <w:tcPr>
            <w:gridSpan w:val="6"/>
            <w:tcPrChange w:author="Valeria Tapia" w:id="1486" w:date="2026-10-01T18:43:00Z">
              <w:tcPr>
                <w:shd w:fill="auto" w:val="clear"/>
                <w:vAlign w:val="bottom"/>
              </w:tcPr>
            </w:tcPrChange>
          </w:tcPr>
          <w:p w:rsidR="00000000" w:rsidDel="00000000" w:rsidP="00000000" w:rsidRDefault="00000000" w:rsidRPr="00000000" w14:paraId="00002935">
            <w:pPr>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22"/>
            <w:vMerge w:val="continue"/>
            <w:tcPrChange w:author="Valeria Tapia" w:id="1486" w:date="2026-10-01T18:43:00Z">
              <w:tcPr/>
            </w:tcPrChange>
          </w:tcPr>
          <w:p w:rsidR="00000000" w:rsidDel="00000000" w:rsidP="00000000" w:rsidRDefault="00000000" w:rsidRPr="00000000" w14:paraId="00002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300" w:hRule="atLeast"/>
              <w:tblHeader w:val="0"/>
            </w:trPr>
          </w:trPrChange>
        </w:trPr>
        <w:tc>
          <w:tcPr>
            <w:gridSpan w:val="25"/>
            <w:tcPrChange w:author="Valeria Tapia" w:id="1486" w:date="2026-10-01T18:43:00Z">
              <w:tcPr/>
            </w:tcPrChange>
          </w:tcPr>
          <w:p w:rsidR="00000000" w:rsidDel="00000000" w:rsidP="00000000" w:rsidRDefault="00000000" w:rsidRPr="00000000" w14:paraId="00002951">
            <w:pPr>
              <w:rPr>
                <w:del w:author="Valeria Tapia" w:id="1627" w:date="2026-10-01T17:57:00Z"/>
                <w:b w:val="1"/>
                <w:bCs w:val="1"/>
                <w:i w:val="1"/>
                <w:iCs w:val="1"/>
                <w:color w:val="000000"/>
                <w:sz w:val="16"/>
                <w:szCs w:val="16"/>
              </w:rPr>
            </w:pPr>
            <w:del w:author="Valeria Tapia" w:id="1627" w:date="2026-10-01T17:57:00Z">
              <w:r w:rsidDel="00000000" w:rsidR="00000000" w:rsidRPr="00000000">
                <w:rPr>
                  <w:b w:val="1"/>
                  <w:bCs w:val="1"/>
                  <w:color w:val="000000"/>
                  <w:sz w:val="16"/>
                  <w:szCs w:val="16"/>
                  <w:rtl w:val="0"/>
                </w:rPr>
                <w:delText xml:space="preserve">AUTORIZACIÓN PREVIA</w:delText>
              </w:r>
              <w:r w:rsidDel="00000000" w:rsidR="00000000" w:rsidRPr="00000000">
                <w:rPr>
                  <w:rtl w:val="0"/>
                </w:rPr>
              </w:r>
            </w:del>
          </w:p>
        </w:tc>
        <w:tc>
          <w:tcPr>
            <w:gridSpan w:val="11"/>
            <w:tcPrChange w:author="Valeria Tapia" w:id="1486" w:date="2026-10-01T18:43:00Z">
              <w:tcPr>
                <w:shd w:fill="auto" w:val="clear"/>
                <w:vAlign w:val="bottom"/>
              </w:tcPr>
            </w:tcPrChange>
          </w:tcPr>
          <w:p w:rsidR="00000000" w:rsidDel="00000000" w:rsidP="00000000" w:rsidRDefault="00000000" w:rsidRPr="00000000" w14:paraId="0000296A">
            <w:pPr>
              <w:jc w:val="cente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 </w:delText>
              </w:r>
            </w:del>
          </w:p>
        </w:tc>
        <w:tc>
          <w:tcPr>
            <w:gridSpan w:val="6"/>
            <w:tcPrChange w:author="Valeria Tapia" w:id="1486" w:date="2026-10-01T18:43:00Z">
              <w:tcPr>
                <w:shd w:fill="auto" w:val="clear"/>
                <w:vAlign w:val="bottom"/>
              </w:tcPr>
            </w:tcPrChange>
          </w:tcPr>
          <w:p w:rsidR="00000000" w:rsidDel="00000000" w:rsidP="00000000" w:rsidRDefault="00000000" w:rsidRPr="00000000" w14:paraId="00002975">
            <w:pPr>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22"/>
            <w:vMerge w:val="continue"/>
            <w:tcPrChange w:author="Valeria Tapia" w:id="1486" w:date="2026-10-01T18:43:00Z">
              <w:tcPr/>
            </w:tcPrChange>
          </w:tcPr>
          <w:p w:rsidR="00000000" w:rsidDel="00000000" w:rsidP="00000000" w:rsidRDefault="00000000" w:rsidRPr="00000000" w14:paraId="00002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155"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2991">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7. ¿LA ENTIDAD CUENTA CON PERSONAL PROPIO EN EL ÁREA DE DESARROLLO DE SISTEMAS? </w:delText>
              </w:r>
              <w:r w:rsidDel="00000000" w:rsidR="00000000" w:rsidRPr="00000000">
                <w:rPr>
                  <w:color w:val="000000"/>
                  <w:sz w:val="16"/>
                  <w:szCs w:val="16"/>
                  <w:rtl w:val="0"/>
                </w:rPr>
                <w:delText xml:space="preserve">(marque con una X).</w:delText>
              </w:r>
              <w:r w:rsidDel="00000000" w:rsidR="00000000" w:rsidRPr="00000000">
                <w:rPr>
                  <w:rtl w:val="0"/>
                </w:rPr>
              </w:r>
            </w:del>
          </w:p>
        </w:tc>
      </w:tr>
      <w:tr>
        <w:trPr>
          <w:del w:author="Valeria Tapia" w:id="1627" w:date="2026-10-01T17:57:00Z"/>
          <w:trPrChange w:author="Valeria Tapia" w:id="1486" w:date="2026-10-01T18:43:00Z">
            <w:trPr>
              <w:cantSplit w:val="0"/>
              <w:trHeight w:val="300" w:hRule="atLeast"/>
              <w:tblHeader w:val="0"/>
            </w:trPr>
          </w:trPrChange>
        </w:trPr>
        <w:tc>
          <w:tcPr>
            <w:gridSpan w:val="3"/>
            <w:tcPrChange w:author="Valeria Tapia" w:id="1486" w:date="2026-10-01T18:43:00Z">
              <w:tcPr>
                <w:vAlign w:val="center"/>
              </w:tcPr>
            </w:tcPrChange>
          </w:tcPr>
          <w:p w:rsidR="00000000" w:rsidDel="00000000" w:rsidP="00000000" w:rsidRDefault="00000000" w:rsidRPr="00000000" w14:paraId="000029D1">
            <w:pPr>
              <w:jc w:val="cente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SI</w:delText>
              </w:r>
            </w:del>
          </w:p>
        </w:tc>
        <w:tc>
          <w:tcPr>
            <w:gridSpan w:val="39"/>
            <w:tcPrChange w:author="Valeria Tapia" w:id="1486" w:date="2026-10-01T18:43:00Z">
              <w:tcPr>
                <w:shd w:fill="auto" w:val="clear"/>
                <w:vAlign w:val="center"/>
              </w:tcPr>
            </w:tcPrChange>
          </w:tcPr>
          <w:p w:rsidR="00000000" w:rsidDel="00000000" w:rsidP="00000000" w:rsidRDefault="00000000" w:rsidRPr="00000000" w14:paraId="000029D4">
            <w:pPr>
              <w:jc w:val="center"/>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5"/>
            <w:tcPrChange w:author="Valeria Tapia" w:id="1486" w:date="2026-10-01T18:43:00Z">
              <w:tcPr>
                <w:shd w:fill="auto" w:val="clear"/>
                <w:vAlign w:val="center"/>
              </w:tcPr>
            </w:tcPrChange>
          </w:tcPr>
          <w:p w:rsidR="00000000" w:rsidDel="00000000" w:rsidP="00000000" w:rsidRDefault="00000000" w:rsidRPr="00000000" w14:paraId="000029FB">
            <w:pPr>
              <w:jc w:val="center"/>
              <w:rPr>
                <w:del w:author="Valeria Tapia" w:id="1627" w:date="2026-10-01T17:57:00Z"/>
                <w:b w:val="1"/>
                <w:bCs w:val="1"/>
                <w:color w:val="000000"/>
                <w:sz w:val="16"/>
                <w:szCs w:val="16"/>
              </w:rPr>
            </w:pPr>
            <w:del w:author="Valeria Tapia" w:id="1627" w:date="2026-10-01T17:57:00Z">
              <w:r w:rsidDel="00000000" w:rsidR="00000000" w:rsidRPr="00000000">
                <w:rPr>
                  <w:color w:val="000000"/>
                  <w:sz w:val="16"/>
                  <w:szCs w:val="16"/>
                  <w:rtl w:val="0"/>
                </w:rPr>
                <w:delText xml:space="preserve">NO</w:delText>
              </w:r>
              <w:r w:rsidDel="00000000" w:rsidR="00000000" w:rsidRPr="00000000">
                <w:rPr>
                  <w:rtl w:val="0"/>
                </w:rPr>
              </w:r>
            </w:del>
          </w:p>
        </w:tc>
        <w:tc>
          <w:tcPr>
            <w:gridSpan w:val="17"/>
            <w:tcPrChange w:author="Valeria Tapia" w:id="1486" w:date="2026-10-01T18:43:00Z">
              <w:tcPr>
                <w:shd w:fill="auto" w:val="clear"/>
                <w:vAlign w:val="bottom"/>
              </w:tcPr>
            </w:tcPrChange>
          </w:tcPr>
          <w:p w:rsidR="00000000" w:rsidDel="00000000" w:rsidP="00000000" w:rsidRDefault="00000000" w:rsidRPr="00000000" w14:paraId="00002A00">
            <w:pPr>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300" w:hRule="atLeast"/>
              <w:tblHeader w:val="0"/>
            </w:trPr>
          </w:trPrChange>
        </w:trPr>
        <w:tc>
          <w:tcPr>
            <w:gridSpan w:val="3"/>
            <w:tcPrChange w:author="Valeria Tapia" w:id="1486" w:date="2026-10-01T18:43:00Z">
              <w:tcPr>
                <w:vAlign w:val="center"/>
              </w:tcPr>
            </w:tcPrChange>
          </w:tcPr>
          <w:p w:rsidR="00000000" w:rsidDel="00000000" w:rsidP="00000000" w:rsidRDefault="00000000" w:rsidRPr="00000000" w14:paraId="00002A11">
            <w:pPr>
              <w:jc w:val="center"/>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39"/>
            <w:tcPrChange w:author="Valeria Tapia" w:id="1486" w:date="2026-10-01T18:43:00Z">
              <w:tcPr>
                <w:shd w:fill="auto" w:val="clear"/>
                <w:vAlign w:val="center"/>
              </w:tcPr>
            </w:tcPrChange>
          </w:tcPr>
          <w:p w:rsidR="00000000" w:rsidDel="00000000" w:rsidP="00000000" w:rsidRDefault="00000000" w:rsidRPr="00000000" w14:paraId="00002A14">
            <w:pPr>
              <w:rPr>
                <w:del w:author="Valeria Tapia" w:id="1627" w:date="2026-10-01T17:57:00Z"/>
                <w:color w:val="000000"/>
                <w:sz w:val="16"/>
                <w:szCs w:val="16"/>
              </w:rPr>
            </w:pPr>
            <w:del w:author="Valeria Tapia" w:id="1627" w:date="2026-10-01T17:57:00Z">
              <w:r w:rsidDel="00000000" w:rsidR="00000000" w:rsidRPr="00000000">
                <w:rPr>
                  <w:i w:val="1"/>
                  <w:iCs w:val="1"/>
                  <w:color w:val="000000"/>
                  <w:sz w:val="16"/>
                  <w:szCs w:val="16"/>
                  <w:rtl w:val="0"/>
                </w:rPr>
                <w:delText xml:space="preserve">SI LA RESPUESTA ES "SI"  CONTINÚE CON  LA PREGUNTA 8.  SI LA RESPUESTA ES "</w:delText>
              </w:r>
              <w:r w:rsidDel="00000000" w:rsidR="00000000" w:rsidRPr="00000000">
                <w:rPr>
                  <w:b w:val="1"/>
                  <w:bCs w:val="1"/>
                  <w:i w:val="1"/>
                  <w:iCs w:val="1"/>
                  <w:color w:val="000000"/>
                  <w:sz w:val="16"/>
                  <w:szCs w:val="16"/>
                  <w:rtl w:val="0"/>
                </w:rPr>
                <w:delText xml:space="preserve">NO</w:delText>
              </w:r>
              <w:r w:rsidDel="00000000" w:rsidR="00000000" w:rsidRPr="00000000">
                <w:rPr>
                  <w:i w:val="1"/>
                  <w:iCs w:val="1"/>
                  <w:color w:val="000000"/>
                  <w:sz w:val="16"/>
                  <w:szCs w:val="16"/>
                  <w:rtl w:val="0"/>
                </w:rPr>
                <w:delText xml:space="preserve">",  ESPECIFIQUE LA ENTIDAD DEPENDIENTE:</w:delText>
              </w:r>
              <w:r w:rsidDel="00000000" w:rsidR="00000000" w:rsidRPr="00000000">
                <w:rPr>
                  <w:rtl w:val="0"/>
                </w:rPr>
              </w:r>
            </w:del>
          </w:p>
        </w:tc>
        <w:tc>
          <w:tcPr>
            <w:gridSpan w:val="22"/>
            <w:tcPrChange w:author="Valeria Tapia" w:id="1486" w:date="2026-10-01T18:43:00Z">
              <w:tcPr>
                <w:shd w:fill="auto" w:val="clear"/>
                <w:vAlign w:val="center"/>
              </w:tcPr>
            </w:tcPrChange>
          </w:tcPr>
          <w:p w:rsidR="00000000" w:rsidDel="00000000" w:rsidP="00000000" w:rsidRDefault="00000000" w:rsidRPr="00000000" w14:paraId="00002A3B">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Ejemplo: MINISTERIO DE OBRAS PÚBLICAS SERVICIOS Y VIVIENDA</w:delText>
              </w:r>
            </w:del>
          </w:p>
        </w:tc>
      </w:tr>
      <w:tr>
        <w:trPr>
          <w:del w:author="Valeria Tapia" w:id="1627" w:date="2026-10-01T17:57:00Z"/>
          <w:trPrChange w:author="Valeria Tapia" w:id="1486" w:date="2026-10-01T18:43:00Z">
            <w:trPr>
              <w:cantSplit w:val="0"/>
              <w:trHeight w:val="540"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2A51">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8. ¿LOS SISTEMAS INFORMÁTICOS INTERACTÚAN CON ALGUNO DE LOS SIGUIENTES MÓDULOS DESARROLLADOS POR AGETIC?</w:delText>
              </w:r>
              <w:r w:rsidDel="00000000" w:rsidR="00000000" w:rsidRPr="00000000">
                <w:rPr>
                  <w:color w:val="000000"/>
                  <w:sz w:val="16"/>
                  <w:szCs w:val="16"/>
                  <w:rtl w:val="0"/>
                </w:rPr>
                <w:delText xml:space="preserve"> (marque con una X).</w:delText>
              </w:r>
              <w:r w:rsidDel="00000000" w:rsidR="00000000" w:rsidRPr="00000000">
                <w:rPr>
                  <w:rtl w:val="0"/>
                </w:rPr>
              </w:r>
            </w:del>
          </w:p>
        </w:tc>
      </w:tr>
      <w:tr>
        <w:trPr>
          <w:del w:author="Valeria Tapia" w:id="1627" w:date="2026-10-01T17:57:00Z"/>
          <w:trPrChange w:author="Valeria Tapia" w:id="1486" w:date="2026-10-01T18:43:00Z">
            <w:trPr>
              <w:cantSplit w:val="0"/>
              <w:trHeight w:val="375" w:hRule="atLeast"/>
              <w:tblHeader w:val="0"/>
            </w:trPr>
          </w:trPrChange>
        </w:trPr>
        <w:tc>
          <w:tcPr>
            <w:gridSpan w:val="16"/>
            <w:tcPrChange w:author="Valeria Tapia" w:id="1486" w:date="2026-10-01T18:43:00Z">
              <w:tcPr>
                <w:shd w:fill="auto" w:val="clear"/>
                <w:vAlign w:val="center"/>
              </w:tcPr>
            </w:tcPrChange>
          </w:tcPr>
          <w:p w:rsidR="00000000" w:rsidDel="00000000" w:rsidP="00000000" w:rsidRDefault="00000000" w:rsidRPr="00000000" w14:paraId="00002A91">
            <w:pPr>
              <w:jc w:val="right"/>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CIUDADANÍA DIGITAL</w:delText>
              </w:r>
            </w:del>
          </w:p>
          <w:p w:rsidR="00000000" w:rsidDel="00000000" w:rsidP="00000000" w:rsidRDefault="00000000" w:rsidRPr="00000000" w14:paraId="00002A92">
            <w:pPr>
              <w:jc w:val="right"/>
              <w:rPr>
                <w:del w:author="Valeria Tapia" w:id="1627" w:date="2026-10-01T17:57:00Z"/>
                <w:b w:val="1"/>
                <w:bCs w:val="1"/>
                <w:color w:val="000000"/>
                <w:sz w:val="16"/>
                <w:szCs w:val="16"/>
              </w:rPr>
            </w:pPr>
            <w:del w:author="Valeria Tapia" w:id="1627" w:date="2026-10-01T17:57:00Z">
              <w:r w:rsidDel="00000000" w:rsidR="00000000" w:rsidRPr="00000000">
                <w:rPr>
                  <w:color w:val="000000"/>
                  <w:sz w:val="16"/>
                  <w:szCs w:val="16"/>
                  <w:rtl w:val="0"/>
                </w:rPr>
                <w:delText xml:space="preserve">(Aprobador de documentos)</w:delText>
              </w:r>
              <w:r w:rsidDel="00000000" w:rsidR="00000000" w:rsidRPr="00000000">
                <w:rPr>
                  <w:rtl w:val="0"/>
                </w:rPr>
              </w:r>
            </w:del>
          </w:p>
        </w:tc>
        <w:tc>
          <w:tcPr>
            <w:gridSpan w:val="23"/>
            <w:tcPrChange w:author="Valeria Tapia" w:id="1486" w:date="2026-10-01T18:43:00Z">
              <w:tcPr/>
            </w:tcPrChange>
          </w:tcPr>
          <w:p w:rsidR="00000000" w:rsidDel="00000000" w:rsidP="00000000" w:rsidRDefault="00000000" w:rsidRPr="00000000" w14:paraId="00002AA2">
            <w:pPr>
              <w:jc w:val="right"/>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 </w:delText>
              </w:r>
            </w:del>
          </w:p>
        </w:tc>
        <w:tc>
          <w:tcPr>
            <w:gridSpan w:val="18"/>
            <w:tcPrChange w:author="Valeria Tapia" w:id="1486" w:date="2026-10-01T18:43:00Z">
              <w:tcPr>
                <w:shd w:fill="auto" w:val="clear"/>
                <w:vAlign w:val="center"/>
              </w:tcPr>
            </w:tcPrChange>
          </w:tcPr>
          <w:p w:rsidR="00000000" w:rsidDel="00000000" w:rsidP="00000000" w:rsidRDefault="00000000" w:rsidRPr="00000000" w14:paraId="00002AB9">
            <w:pPr>
              <w:jc w:val="right"/>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FIRMA DIGITAL</w:delText>
              </w:r>
            </w:del>
          </w:p>
        </w:tc>
        <w:tc>
          <w:tcPr>
            <w:gridSpan w:val="7"/>
            <w:tcPrChange w:author="Valeria Tapia" w:id="1486" w:date="2026-10-01T18:43:00Z">
              <w:tcPr>
                <w:shd w:fill="auto" w:val="clear"/>
                <w:vAlign w:val="center"/>
              </w:tcPr>
            </w:tcPrChange>
          </w:tcPr>
          <w:p w:rsidR="00000000" w:rsidDel="00000000" w:rsidP="00000000" w:rsidRDefault="00000000" w:rsidRPr="00000000" w14:paraId="00002ACB">
            <w:pP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 </w:delText>
              </w:r>
            </w:del>
          </w:p>
          <w:p w:rsidR="00000000" w:rsidDel="00000000" w:rsidP="00000000" w:rsidRDefault="00000000" w:rsidRPr="00000000" w14:paraId="00002ACC">
            <w:pPr>
              <w:rPr>
                <w:del w:author="Valeria Tapia" w:id="1627" w:date="2026-10-01T17:57:00Z"/>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300" w:hRule="atLeast"/>
              <w:tblHeader w:val="0"/>
            </w:trPr>
          </w:trPrChange>
        </w:trPr>
        <w:tc>
          <w:tcPr>
            <w:gridSpan w:val="16"/>
            <w:tcPrChange w:author="Valeria Tapia" w:id="1486" w:date="2026-10-01T18:43:00Z">
              <w:tcPr>
                <w:shd w:fill="auto" w:val="clear"/>
                <w:vAlign w:val="center"/>
              </w:tcPr>
            </w:tcPrChange>
          </w:tcPr>
          <w:p w:rsidR="00000000" w:rsidDel="00000000" w:rsidP="00000000" w:rsidRDefault="00000000" w:rsidRPr="00000000" w14:paraId="00002AD3">
            <w:pPr>
              <w:jc w:val="right"/>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PASARELA DE PAGOS</w:delText>
              </w:r>
            </w:del>
          </w:p>
        </w:tc>
        <w:tc>
          <w:tcPr>
            <w:gridSpan w:val="3"/>
            <w:tcPrChange w:author="Valeria Tapia" w:id="1486" w:date="2026-10-01T18:43:00Z">
              <w:tcPr>
                <w:vAlign w:val="center"/>
              </w:tcPr>
            </w:tcPrChange>
          </w:tcPr>
          <w:p w:rsidR="00000000" w:rsidDel="00000000" w:rsidP="00000000" w:rsidRDefault="00000000" w:rsidRPr="00000000" w14:paraId="00002AE3">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CPT</w:delText>
              </w:r>
            </w:del>
          </w:p>
        </w:tc>
        <w:tc>
          <w:tcPr>
            <w:gridSpan w:val="7"/>
            <w:tcPrChange w:author="Valeria Tapia" w:id="1486" w:date="2026-10-01T18:43:00Z">
              <w:tcPr>
                <w:vAlign w:val="center"/>
              </w:tcPr>
            </w:tcPrChange>
          </w:tcPr>
          <w:p w:rsidR="00000000" w:rsidDel="00000000" w:rsidP="00000000" w:rsidRDefault="00000000" w:rsidRPr="00000000" w14:paraId="00002AE6">
            <w:pPr>
              <w:jc w:val="center"/>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c>
          <w:tcPr>
            <w:gridSpan w:val="7"/>
            <w:tcPrChange w:author="Valeria Tapia" w:id="1486" w:date="2026-10-01T18:43:00Z">
              <w:tcPr>
                <w:vAlign w:val="center"/>
              </w:tcPr>
            </w:tcPrChange>
          </w:tcPr>
          <w:p w:rsidR="00000000" w:rsidDel="00000000" w:rsidP="00000000" w:rsidRDefault="00000000" w:rsidRPr="00000000" w14:paraId="00002AED">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QR</w:delText>
              </w:r>
            </w:del>
          </w:p>
        </w:tc>
        <w:tc>
          <w:tcPr>
            <w:gridSpan w:val="6"/>
            <w:tcPrChange w:author="Valeria Tapia" w:id="1486" w:date="2026-10-01T18:43:00Z">
              <w:tcPr/>
            </w:tcPrChange>
          </w:tcPr>
          <w:p w:rsidR="00000000" w:rsidDel="00000000" w:rsidP="00000000" w:rsidRDefault="00000000" w:rsidRPr="00000000" w14:paraId="00002AF4">
            <w:pPr>
              <w:jc w:val="right"/>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 </w:delText>
              </w:r>
            </w:del>
          </w:p>
        </w:tc>
        <w:tc>
          <w:tcPr>
            <w:gridSpan w:val="18"/>
            <w:tcPrChange w:author="Valeria Tapia" w:id="1486" w:date="2026-10-01T18:43:00Z">
              <w:tcPr>
                <w:shd w:fill="auto" w:val="clear"/>
                <w:vAlign w:val="center"/>
              </w:tcPr>
            </w:tcPrChange>
          </w:tcPr>
          <w:p w:rsidR="00000000" w:rsidDel="00000000" w:rsidP="00000000" w:rsidRDefault="00000000" w:rsidRPr="00000000" w14:paraId="00002AFA">
            <w:pPr>
              <w:jc w:val="right"/>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FACTURACIÓN   </w:delText>
              </w:r>
            </w:del>
          </w:p>
        </w:tc>
        <w:tc>
          <w:tcPr>
            <w:gridSpan w:val="7"/>
            <w:tcPrChange w:author="Valeria Tapia" w:id="1486" w:date="2026-10-01T18:43:00Z">
              <w:tcPr>
                <w:shd w:fill="auto" w:val="clear"/>
                <w:vAlign w:val="center"/>
              </w:tcPr>
            </w:tcPrChange>
          </w:tcPr>
          <w:p w:rsidR="00000000" w:rsidDel="00000000" w:rsidP="00000000" w:rsidRDefault="00000000" w:rsidRPr="00000000" w14:paraId="00002B0C">
            <w:pPr>
              <w:jc w:val="left"/>
              <w:rPr>
                <w:del w:author="Valeria Tapia" w:id="1627" w:date="2026-10-01T17:57:00Z"/>
                <w:b w:val="1"/>
                <w:bCs w:val="1"/>
                <w:color w:val="000000"/>
                <w:sz w:val="16"/>
                <w:szCs w:val="16"/>
              </w:rPr>
            </w:pPr>
            <w:del w:author="Valeria Tapia" w:id="1627" w:date="2026-10-01T17:57:00Z">
              <w:r w:rsidDel="00000000" w:rsidR="00000000" w:rsidRPr="00000000">
                <w:rPr>
                  <w:color w:val="000000"/>
                  <w:sz w:val="16"/>
                  <w:szCs w:val="16"/>
                  <w:rtl w:val="0"/>
                </w:rPr>
                <w:delText xml:space="preserve"> </w:delText>
              </w:r>
              <w:r w:rsidDel="00000000" w:rsidR="00000000" w:rsidRPr="00000000">
                <w:rPr>
                  <w:rtl w:val="0"/>
                </w:rPr>
              </w:r>
            </w:del>
          </w:p>
          <w:p w:rsidR="00000000" w:rsidDel="00000000" w:rsidP="00000000" w:rsidRDefault="00000000" w:rsidRPr="00000000" w14:paraId="00002B0D">
            <w:pPr>
              <w:rPr>
                <w:del w:author="Valeria Tapia" w:id="1627" w:date="2026-10-01T17:57:00Z"/>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300" w:hRule="atLeast"/>
              <w:tblHeader w:val="0"/>
            </w:trPr>
          </w:trPrChange>
        </w:trPr>
        <w:tc>
          <w:tcPr>
            <w:gridSpan w:val="64"/>
            <w:tcPrChange w:author="Valeria Tapia" w:id="1486" w:date="2026-10-01T18:43:00Z">
              <w:tcPr/>
            </w:tcPrChange>
          </w:tcPr>
          <w:p w:rsidR="00000000" w:rsidDel="00000000" w:rsidP="00000000" w:rsidRDefault="00000000" w:rsidRPr="00000000" w14:paraId="00002B14">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Comentarios:………………………………………………………………………………………………………………………………… </w:delText>
              </w:r>
            </w:del>
          </w:p>
        </w:tc>
      </w:tr>
      <w:tr>
        <w:trPr>
          <w:del w:author="Valeria Tapia" w:id="1627" w:date="2026-10-01T17:57:00Z"/>
          <w:trPrChange w:author="Valeria Tapia" w:id="1486" w:date="2026-10-01T18:43:00Z">
            <w:trPr>
              <w:cantSplit w:val="0"/>
              <w:trHeight w:val="300"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2B54">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9. ¿LA ENTIDAD CUENTA CON INFRAESTRUCTURA TECNOLÓGICA PROPIA (CENTRO DE PROCESAMIENTO DE DATOS - CPD)? </w:delText>
              </w:r>
              <w:r w:rsidDel="00000000" w:rsidR="00000000" w:rsidRPr="00000000">
                <w:rPr>
                  <w:color w:val="000000"/>
                  <w:sz w:val="16"/>
                  <w:szCs w:val="16"/>
                  <w:rtl w:val="0"/>
                </w:rPr>
                <w:delText xml:space="preserve">(marque con una X).</w:delText>
              </w:r>
              <w:r w:rsidDel="00000000" w:rsidR="00000000" w:rsidRPr="00000000">
                <w:rPr>
                  <w:rtl w:val="0"/>
                </w:rPr>
              </w:r>
            </w:del>
          </w:p>
        </w:tc>
      </w:tr>
      <w:tr>
        <w:trPr>
          <w:del w:author="Valeria Tapia" w:id="1627" w:date="2026-10-01T17:57:00Z"/>
          <w:trPrChange w:author="Valeria Tapia" w:id="1486" w:date="2026-10-01T18:43:00Z">
            <w:trPr>
              <w:cantSplit w:val="0"/>
              <w:trHeight w:val="380" w:hRule="atLeast"/>
              <w:tblHeader w:val="0"/>
            </w:trPr>
          </w:trPrChange>
        </w:trPr>
        <w:tc>
          <w:tcPr>
            <w:gridSpan w:val="9"/>
            <w:vMerge w:val="restart"/>
            <w:tcPrChange w:author="Valeria Tapia" w:id="1486" w:date="2026-10-01T18:43:00Z">
              <w:tcPr>
                <w:shd w:fill="ffffff" w:val="clear"/>
                <w:vAlign w:val="center"/>
              </w:tcPr>
            </w:tcPrChange>
          </w:tcPr>
          <w:p w:rsidR="00000000" w:rsidDel="00000000" w:rsidP="00000000" w:rsidRDefault="00000000" w:rsidRPr="00000000" w14:paraId="00002B94">
            <w:pPr>
              <w:ind w:firstLine="61"/>
              <w:jc w:val="cente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SI</w:delText>
              </w:r>
            </w:del>
          </w:p>
          <w:p w:rsidR="00000000" w:rsidDel="00000000" w:rsidP="00000000" w:rsidRDefault="00000000" w:rsidRPr="00000000" w14:paraId="00002B95">
            <w:pPr>
              <w:ind w:firstLine="61"/>
              <w:jc w:val="center"/>
              <w:rPr>
                <w:del w:author="Valeria Tapia" w:id="1627" w:date="2026-10-01T17:57:00Z"/>
                <w:color w:val="000000"/>
                <w:sz w:val="16"/>
                <w:szCs w:val="16"/>
              </w:rPr>
            </w:pPr>
            <w:del w:author="Valeria Tapia" w:id="1627" w:date="2026-10-01T17:57:00Z">
              <w:r w:rsidDel="00000000" w:rsidR="00000000" w:rsidRPr="00000000">
                <w:rPr>
                  <w:rtl w:val="0"/>
                </w:rPr>
              </w:r>
            </w:del>
          </w:p>
          <w:p w:rsidR="00000000" w:rsidDel="00000000" w:rsidP="00000000" w:rsidRDefault="00000000" w:rsidRPr="00000000" w14:paraId="00002B96">
            <w:pPr>
              <w:ind w:firstLine="61"/>
              <w:jc w:val="center"/>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24"/>
            <w:tcPrChange w:author="Valeria Tapia" w:id="1486" w:date="2026-10-01T18:43:00Z">
              <w:tcPr>
                <w:shd w:fill="ffffff" w:val="clear"/>
                <w:vAlign w:val="center"/>
              </w:tcPr>
            </w:tcPrChange>
          </w:tcPr>
          <w:p w:rsidR="00000000" w:rsidDel="00000000" w:rsidP="00000000" w:rsidRDefault="00000000" w:rsidRPr="00000000" w14:paraId="00002B9F">
            <w:pPr>
              <w:jc w:val="left"/>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Conexión VPN</w:delText>
              </w:r>
            </w:del>
          </w:p>
        </w:tc>
        <w:tc>
          <w:tcPr>
            <w:gridSpan w:val="9"/>
            <w:tcPrChange w:author="Valeria Tapia" w:id="1486" w:date="2026-10-01T18:43:00Z">
              <w:tcPr>
                <w:shd w:fill="ffffff" w:val="clear"/>
                <w:vAlign w:val="center"/>
              </w:tcPr>
            </w:tcPrChange>
          </w:tcPr>
          <w:p w:rsidR="00000000" w:rsidDel="00000000" w:rsidP="00000000" w:rsidRDefault="00000000" w:rsidRPr="00000000" w14:paraId="00002BB7">
            <w:pPr>
              <w:jc w:val="left"/>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5"/>
            <w:vMerge w:val="restart"/>
            <w:tcPrChange w:author="Valeria Tapia" w:id="1486" w:date="2026-10-01T18:43:00Z">
              <w:tcPr>
                <w:shd w:fill="auto" w:val="clear"/>
                <w:vAlign w:val="center"/>
              </w:tcPr>
            </w:tcPrChange>
          </w:tcPr>
          <w:p w:rsidR="00000000" w:rsidDel="00000000" w:rsidP="00000000" w:rsidRDefault="00000000" w:rsidRPr="00000000" w14:paraId="00002BC0">
            <w:pPr>
              <w:ind w:firstLine="61"/>
              <w:jc w:val="cente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NO</w:delText>
              </w:r>
            </w:del>
          </w:p>
          <w:p w:rsidR="00000000" w:rsidDel="00000000" w:rsidP="00000000" w:rsidRDefault="00000000" w:rsidRPr="00000000" w14:paraId="00002BC1">
            <w:pPr>
              <w:ind w:firstLine="61"/>
              <w:jc w:val="center"/>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17"/>
            <w:vMerge w:val="restart"/>
            <w:tcPrChange w:author="Valeria Tapia" w:id="1486" w:date="2026-10-01T18:43:00Z">
              <w:tcPr>
                <w:shd w:fill="auto" w:val="clear"/>
                <w:vAlign w:val="bottom"/>
              </w:tcPr>
            </w:tcPrChange>
          </w:tcPr>
          <w:p w:rsidR="00000000" w:rsidDel="00000000" w:rsidP="00000000" w:rsidRDefault="00000000" w:rsidRPr="00000000" w14:paraId="00002BC6">
            <w:pP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 </w:delText>
              </w:r>
            </w:del>
          </w:p>
          <w:p w:rsidR="00000000" w:rsidDel="00000000" w:rsidP="00000000" w:rsidRDefault="00000000" w:rsidRPr="00000000" w14:paraId="00002BC7">
            <w:pP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 </w:delText>
              </w:r>
            </w:del>
          </w:p>
        </w:tc>
      </w:tr>
      <w:tr>
        <w:trPr>
          <w:del w:author="Valeria Tapia" w:id="1627" w:date="2026-10-01T17:57:00Z"/>
          <w:trPrChange w:author="Valeria Tapia" w:id="1486" w:date="2026-10-01T18:43:00Z">
            <w:trPr>
              <w:cantSplit w:val="0"/>
              <w:trHeight w:val="380" w:hRule="atLeast"/>
              <w:tblHeader w:val="0"/>
            </w:trPr>
          </w:trPrChange>
        </w:trPr>
        <w:tc>
          <w:tcPr>
            <w:gridSpan w:val="9"/>
            <w:vMerge w:val="continue"/>
            <w:tcPrChange w:author="Valeria Tapia" w:id="1486" w:date="2026-10-01T18:43:00Z">
              <w:tcPr>
                <w:shd w:fill="ffffff" w:val="clear"/>
                <w:vAlign w:val="center"/>
              </w:tcPr>
            </w:tcPrChange>
          </w:tcPr>
          <w:p w:rsidR="00000000" w:rsidDel="00000000" w:rsidP="00000000" w:rsidRDefault="00000000" w:rsidRPr="00000000" w14:paraId="00002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24"/>
            <w:tcPrChange w:author="Valeria Tapia" w:id="1486" w:date="2026-10-01T18:43:00Z">
              <w:tcPr>
                <w:shd w:fill="ffffff" w:val="clear"/>
                <w:vAlign w:val="center"/>
              </w:tcPr>
            </w:tcPrChange>
          </w:tcPr>
          <w:p w:rsidR="00000000" w:rsidDel="00000000" w:rsidP="00000000" w:rsidRDefault="00000000" w:rsidRPr="00000000" w14:paraId="00002BE1">
            <w:pPr>
              <w:jc w:val="left"/>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IP Pública </w:delText>
              </w:r>
            </w:del>
          </w:p>
        </w:tc>
        <w:tc>
          <w:tcPr>
            <w:gridSpan w:val="9"/>
            <w:tcPrChange w:author="Valeria Tapia" w:id="1486" w:date="2026-10-01T18:43:00Z">
              <w:tcPr>
                <w:shd w:fill="ffffff" w:val="clear"/>
                <w:vAlign w:val="center"/>
              </w:tcPr>
            </w:tcPrChange>
          </w:tcPr>
          <w:p w:rsidR="00000000" w:rsidDel="00000000" w:rsidP="00000000" w:rsidRDefault="00000000" w:rsidRPr="00000000" w14:paraId="00002BF9">
            <w:pPr>
              <w:jc w:val="left"/>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5"/>
            <w:vMerge w:val="continue"/>
            <w:tcPrChange w:author="Valeria Tapia" w:id="1486" w:date="2026-10-01T18:43:00Z">
              <w:tcPr>
                <w:shd w:fill="auto" w:val="clear"/>
                <w:vAlign w:val="center"/>
              </w:tcPr>
            </w:tcPrChange>
          </w:tcPr>
          <w:p w:rsidR="00000000" w:rsidDel="00000000" w:rsidP="00000000" w:rsidRDefault="00000000" w:rsidRPr="00000000" w14:paraId="00002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17"/>
            <w:vMerge w:val="continue"/>
            <w:tcPrChange w:author="Valeria Tapia" w:id="1486" w:date="2026-10-01T18:43:00Z">
              <w:tcPr>
                <w:shd w:fill="auto" w:val="clear"/>
                <w:vAlign w:val="bottom"/>
              </w:tcPr>
            </w:tcPrChange>
          </w:tcPr>
          <w:p w:rsidR="00000000" w:rsidDel="00000000" w:rsidP="00000000" w:rsidRDefault="00000000" w:rsidRPr="00000000" w14:paraId="00002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380" w:hRule="atLeast"/>
              <w:tblHeader w:val="0"/>
            </w:trPr>
          </w:trPrChange>
        </w:trPr>
        <w:tc>
          <w:tcPr>
            <w:gridSpan w:val="9"/>
            <w:vMerge w:val="continue"/>
            <w:tcPrChange w:author="Valeria Tapia" w:id="1486" w:date="2026-10-01T18:43:00Z">
              <w:tcPr>
                <w:shd w:fill="ffffff" w:val="clear"/>
                <w:vAlign w:val="center"/>
              </w:tcPr>
            </w:tcPrChange>
          </w:tcPr>
          <w:p w:rsidR="00000000" w:rsidDel="00000000" w:rsidP="00000000" w:rsidRDefault="00000000" w:rsidRPr="00000000" w14:paraId="00002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24"/>
            <w:tcPrChange w:author="Valeria Tapia" w:id="1486" w:date="2026-10-01T18:43:00Z">
              <w:tcPr>
                <w:shd w:fill="ffffff" w:val="clear"/>
                <w:vAlign w:val="center"/>
              </w:tcPr>
            </w:tcPrChange>
          </w:tcPr>
          <w:p w:rsidR="00000000" w:rsidDel="00000000" w:rsidP="00000000" w:rsidRDefault="00000000" w:rsidRPr="00000000" w14:paraId="00002C21">
            <w:pPr>
              <w:jc w:val="left"/>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Fibra Óptica (Punto a Punto)</w:delText>
              </w:r>
            </w:del>
          </w:p>
        </w:tc>
        <w:tc>
          <w:tcPr>
            <w:gridSpan w:val="9"/>
            <w:tcPrChange w:author="Valeria Tapia" w:id="1486" w:date="2026-10-01T18:43:00Z">
              <w:tcPr>
                <w:shd w:fill="ffffff" w:val="clear"/>
                <w:vAlign w:val="center"/>
              </w:tcPr>
            </w:tcPrChange>
          </w:tcPr>
          <w:p w:rsidR="00000000" w:rsidDel="00000000" w:rsidP="00000000" w:rsidRDefault="00000000" w:rsidRPr="00000000" w14:paraId="00002C39">
            <w:pPr>
              <w:jc w:val="left"/>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5"/>
            <w:vMerge w:val="continue"/>
            <w:tcPrChange w:author="Valeria Tapia" w:id="1486" w:date="2026-10-01T18:43:00Z">
              <w:tcPr>
                <w:shd w:fill="auto" w:val="clear"/>
                <w:vAlign w:val="center"/>
              </w:tcPr>
            </w:tcPrChange>
          </w:tcPr>
          <w:p w:rsidR="00000000" w:rsidDel="00000000" w:rsidP="00000000" w:rsidRDefault="00000000" w:rsidRPr="00000000" w14:paraId="00002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17"/>
            <w:vMerge w:val="continue"/>
            <w:tcPrChange w:author="Valeria Tapia" w:id="1486" w:date="2026-10-01T18:43:00Z">
              <w:tcPr>
                <w:shd w:fill="auto" w:val="clear"/>
                <w:vAlign w:val="bottom"/>
              </w:tcPr>
            </w:tcPrChange>
          </w:tcPr>
          <w:p w:rsidR="00000000" w:rsidDel="00000000" w:rsidP="00000000" w:rsidRDefault="00000000" w:rsidRPr="00000000" w14:paraId="00002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380" w:hRule="atLeast"/>
              <w:tblHeader w:val="0"/>
            </w:trPr>
          </w:trPrChange>
        </w:trPr>
        <w:tc>
          <w:tcPr>
            <w:gridSpan w:val="9"/>
            <w:vMerge w:val="continue"/>
            <w:tcPrChange w:author="Valeria Tapia" w:id="1486" w:date="2026-10-01T18:43:00Z">
              <w:tcPr>
                <w:shd w:fill="ffffff" w:val="clear"/>
                <w:vAlign w:val="center"/>
              </w:tcPr>
            </w:tcPrChange>
          </w:tcPr>
          <w:p w:rsidR="00000000" w:rsidDel="00000000" w:rsidP="00000000" w:rsidRDefault="00000000" w:rsidRPr="00000000" w14:paraId="00002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24"/>
            <w:tcPrChange w:author="Valeria Tapia" w:id="1486" w:date="2026-10-01T18:43:00Z">
              <w:tcPr>
                <w:shd w:fill="ffffff" w:val="clear"/>
                <w:vAlign w:val="center"/>
              </w:tcPr>
            </w:tcPrChange>
          </w:tcPr>
          <w:p w:rsidR="00000000" w:rsidDel="00000000" w:rsidP="00000000" w:rsidRDefault="00000000" w:rsidRPr="00000000" w14:paraId="00002C61">
            <w:pPr>
              <w:jc w:val="left"/>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Red Estatal</w:delText>
              </w:r>
            </w:del>
          </w:p>
        </w:tc>
        <w:tc>
          <w:tcPr>
            <w:gridSpan w:val="9"/>
            <w:tcPrChange w:author="Valeria Tapia" w:id="1486" w:date="2026-10-01T18:43:00Z">
              <w:tcPr>
                <w:shd w:fill="ffffff" w:val="clear"/>
                <w:vAlign w:val="center"/>
              </w:tcPr>
            </w:tcPrChange>
          </w:tcPr>
          <w:p w:rsidR="00000000" w:rsidDel="00000000" w:rsidP="00000000" w:rsidRDefault="00000000" w:rsidRPr="00000000" w14:paraId="00002C79">
            <w:pPr>
              <w:jc w:val="left"/>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5"/>
            <w:vMerge w:val="continue"/>
            <w:tcPrChange w:author="Valeria Tapia" w:id="1486" w:date="2026-10-01T18:43:00Z">
              <w:tcPr>
                <w:shd w:fill="auto" w:val="clear"/>
                <w:vAlign w:val="center"/>
              </w:tcPr>
            </w:tcPrChange>
          </w:tcPr>
          <w:p w:rsidR="00000000" w:rsidDel="00000000" w:rsidP="00000000" w:rsidRDefault="00000000" w:rsidRPr="00000000" w14:paraId="00002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color w:val="000000"/>
                <w:sz w:val="16"/>
                <w:szCs w:val="16"/>
              </w:rPr>
            </w:pPr>
            <w:del w:author="Valeria Tapia" w:id="1627" w:date="2026-10-01T17:57:00Z">
              <w:r w:rsidDel="00000000" w:rsidR="00000000" w:rsidRPr="00000000">
                <w:rPr>
                  <w:rtl w:val="0"/>
                </w:rPr>
              </w:r>
            </w:del>
          </w:p>
        </w:tc>
        <w:tc>
          <w:tcPr>
            <w:gridSpan w:val="17"/>
            <w:vMerge w:val="continue"/>
            <w:tcPrChange w:author="Valeria Tapia" w:id="1486" w:date="2026-10-01T18:43:00Z">
              <w:tcPr>
                <w:shd w:fill="auto" w:val="clear"/>
                <w:vAlign w:val="bottom"/>
              </w:tcPr>
            </w:tcPrChange>
          </w:tcPr>
          <w:p w:rsidR="00000000" w:rsidDel="00000000" w:rsidP="00000000" w:rsidRDefault="00000000" w:rsidRPr="00000000" w14:paraId="00002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del w:author="Valeria Tapia" w:id="1627" w:date="2026-10-01T17:57:00Z"/>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434"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2C98">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10. ¿CUENTA CON LA DOCUMENTACIÓN TÉCNICA DE SUS SERVICIOS PARA LA INTEROPERABILIDAD? </w:delText>
              </w:r>
              <w:r w:rsidDel="00000000" w:rsidR="00000000" w:rsidRPr="00000000">
                <w:rPr>
                  <w:color w:val="000000"/>
                  <w:sz w:val="16"/>
                  <w:szCs w:val="16"/>
                  <w:rtl w:val="0"/>
                </w:rPr>
                <w:delText xml:space="preserve">(marque con una X).</w:delText>
              </w:r>
              <w:r w:rsidDel="00000000" w:rsidR="00000000" w:rsidRPr="00000000">
                <w:rPr>
                  <w:rtl w:val="0"/>
                </w:rPr>
              </w:r>
            </w:del>
          </w:p>
        </w:tc>
      </w:tr>
      <w:tr>
        <w:trPr>
          <w:del w:author="Valeria Tapia" w:id="1627" w:date="2026-10-01T17:57:00Z"/>
          <w:trPrChange w:author="Valeria Tapia" w:id="1486" w:date="2026-10-01T18:43:00Z">
            <w:trPr>
              <w:cantSplit w:val="0"/>
              <w:trHeight w:val="471" w:hRule="atLeast"/>
              <w:tblHeader w:val="0"/>
            </w:trPr>
          </w:trPrChange>
        </w:trPr>
        <w:tc>
          <w:tcPr>
            <w:gridSpan w:val="9"/>
            <w:tcPrChange w:author="Valeria Tapia" w:id="1486" w:date="2026-10-01T18:43:00Z">
              <w:tcPr>
                <w:shd w:fill="auto" w:val="clear"/>
                <w:vAlign w:val="center"/>
              </w:tcPr>
            </w:tcPrChange>
          </w:tcPr>
          <w:p w:rsidR="00000000" w:rsidDel="00000000" w:rsidP="00000000" w:rsidRDefault="00000000" w:rsidRPr="00000000" w14:paraId="00002CD8">
            <w:pPr>
              <w:jc w:val="cente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SI</w:delText>
              </w:r>
            </w:del>
          </w:p>
        </w:tc>
        <w:tc>
          <w:tcPr>
            <w:gridSpan w:val="3"/>
            <w:tcPrChange w:author="Valeria Tapia" w:id="1486" w:date="2026-10-01T18:43:00Z">
              <w:tcPr>
                <w:shd w:fill="auto" w:val="clear"/>
                <w:vAlign w:val="center"/>
              </w:tcPr>
            </w:tcPrChange>
          </w:tcPr>
          <w:p w:rsidR="00000000" w:rsidDel="00000000" w:rsidP="00000000" w:rsidRDefault="00000000" w:rsidRPr="00000000" w14:paraId="00002CE1">
            <w:pPr>
              <w:jc w:val="cente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x</w:delText>
              </w:r>
            </w:del>
          </w:p>
        </w:tc>
        <w:tc>
          <w:tcPr>
            <w:gridSpan w:val="30"/>
            <w:tcPrChange w:author="Valeria Tapia" w:id="1486" w:date="2026-10-01T18:43:00Z">
              <w:tcPr>
                <w:shd w:fill="auto" w:val="clear"/>
                <w:vAlign w:val="center"/>
              </w:tcPr>
            </w:tcPrChange>
          </w:tcPr>
          <w:p w:rsidR="00000000" w:rsidDel="00000000" w:rsidP="00000000" w:rsidRDefault="00000000" w:rsidRPr="00000000" w14:paraId="00002CE4">
            <w:pPr>
              <w:jc w:val="center"/>
              <w:rPr>
                <w:del w:author="Valeria Tapia" w:id="1627" w:date="2026-10-01T17:57:00Z"/>
                <w:i w:val="1"/>
                <w:iCs w:val="1"/>
                <w:color w:val="000000"/>
                <w:sz w:val="16"/>
                <w:szCs w:val="16"/>
              </w:rPr>
            </w:pPr>
            <w:del w:author="Valeria Tapia" w:id="1627" w:date="2026-10-01T17:57:00Z">
              <w:r w:rsidDel="00000000" w:rsidR="00000000" w:rsidRPr="00000000">
                <w:rPr>
                  <w:i w:val="1"/>
                  <w:iCs w:val="1"/>
                  <w:color w:val="000000"/>
                  <w:sz w:val="16"/>
                  <w:szCs w:val="16"/>
                  <w:rtl w:val="0"/>
                </w:rPr>
                <w:delText xml:space="preserve">Especificar el nombre del documento</w:delText>
              </w:r>
            </w:del>
          </w:p>
        </w:tc>
        <w:tc>
          <w:tcPr>
            <w:gridSpan w:val="6"/>
            <w:tcPrChange w:author="Valeria Tapia" w:id="1486" w:date="2026-10-01T18:43:00Z">
              <w:tcPr>
                <w:shd w:fill="auto" w:val="clear"/>
                <w:vAlign w:val="center"/>
              </w:tcPr>
            </w:tcPrChange>
          </w:tcPr>
          <w:p w:rsidR="00000000" w:rsidDel="00000000" w:rsidP="00000000" w:rsidRDefault="00000000" w:rsidRPr="00000000" w14:paraId="00002D02">
            <w:pPr>
              <w:jc w:val="cente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NO</w:delText>
              </w:r>
            </w:del>
          </w:p>
        </w:tc>
        <w:tc>
          <w:tcPr>
            <w:gridSpan w:val="16"/>
            <w:tcPrChange w:author="Valeria Tapia" w:id="1486" w:date="2026-10-01T18:43:00Z">
              <w:tcPr>
                <w:shd w:fill="auto" w:val="clear"/>
                <w:vAlign w:val="center"/>
              </w:tcPr>
            </w:tcPrChange>
          </w:tcPr>
          <w:p w:rsidR="00000000" w:rsidDel="00000000" w:rsidP="00000000" w:rsidRDefault="00000000" w:rsidRPr="00000000" w14:paraId="00002D08">
            <w:pPr>
              <w:jc w:val="cente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x</w:delText>
              </w:r>
            </w:del>
          </w:p>
        </w:tc>
      </w:tr>
      <w:tr>
        <w:trPr>
          <w:del w:author="Valeria Tapia" w:id="1627" w:date="2026-10-01T17:57:00Z"/>
          <w:trPrChange w:author="Valeria Tapia" w:id="1486" w:date="2026-10-01T18:43:00Z">
            <w:trPr>
              <w:cantSplit w:val="0"/>
              <w:trHeight w:val="675"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2D18">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11.  ADJUNTE EL DIAGRAMA DE FLUJO DEL PROCESO (EN FORMATO BPMN)  DEL REGISTRO DE OPERADORES, IDENTIFICANDO: PROCESOS EN SISTEMA O PROCESOS MANUALES (SIN USO DE SISTEMA) Y LOS ACTORES QUE LO REALIZAN. </w:delText>
              </w:r>
            </w:del>
          </w:p>
        </w:tc>
      </w:tr>
      <w:tr>
        <w:trPr>
          <w:del w:author="Valeria Tapia" w:id="1627" w:date="2026-10-01T17:57:00Z"/>
          <w:trPrChange w:author="Valeria Tapia" w:id="1486" w:date="2026-10-01T18:43:00Z">
            <w:trPr>
              <w:cantSplit w:val="0"/>
              <w:trHeight w:val="591" w:hRule="atLeast"/>
              <w:tblHeader w:val="0"/>
            </w:trPr>
          </w:trPrChange>
        </w:trPr>
        <w:tc>
          <w:tcPr>
            <w:gridSpan w:val="64"/>
            <w:tcPrChange w:author="Valeria Tapia" w:id="1486" w:date="2026-10-01T18:43:00Z">
              <w:tcPr>
                <w:shd w:fill="ffffff" w:val="clear"/>
              </w:tcPr>
            </w:tcPrChange>
          </w:tcPr>
          <w:p w:rsidR="00000000" w:rsidDel="00000000" w:rsidP="00000000" w:rsidRDefault="00000000" w:rsidRPr="00000000" w14:paraId="00002D58">
            <w:pPr>
              <w:rPr>
                <w:del w:author="Valeria Tapia" w:id="1627" w:date="2026-10-01T17:57:00Z"/>
                <w:b w:val="1"/>
                <w:bCs w:val="1"/>
                <w:color w:val="000000"/>
                <w:sz w:val="16"/>
                <w:szCs w:val="16"/>
              </w:rPr>
            </w:pPr>
            <w:del w:author="Valeria Tapia" w:id="1627" w:date="2026-10-01T17:57:00Z">
              <w:r w:rsidDel="00000000" w:rsidR="00000000" w:rsidRPr="00000000">
                <w:rPr>
                  <w:rtl w:val="0"/>
                </w:rPr>
              </w:r>
            </w:del>
          </w:p>
          <w:p w:rsidR="00000000" w:rsidDel="00000000" w:rsidP="00000000" w:rsidRDefault="00000000" w:rsidRPr="00000000" w14:paraId="00002D59">
            <w:pPr>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945"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2D99">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12. ADJUNTE EL DICCIONARIO DE DATOS PARA EL PROCESO DEL REGISTRO DE OPERADORES, DEBE REMITIR MÍNIMAMENTE LA SIGUIENTE INFORMACIÓN: NOMBRE DEL CAMPO, TIPO DE DATO (NÚMERO, CADENA, OTROS), OBLIGATORIO (SI/NO), LONGITUD, FORMATO (SI SE VALIDA), PARAMÉTRICA (SI/NO), LLENADO (AUTOMÁTICO/MANUAL). (</w:delText>
              </w:r>
              <w:r w:rsidDel="00000000" w:rsidR="00000000" w:rsidRPr="00000000">
                <w:rPr>
                  <w:color w:val="000000"/>
                  <w:sz w:val="16"/>
                  <w:szCs w:val="16"/>
                  <w:rtl w:val="0"/>
                </w:rPr>
                <w:delText xml:space="preserve">En formato digital preferentemente Excel)</w:delText>
              </w:r>
              <w:r w:rsidDel="00000000" w:rsidR="00000000" w:rsidRPr="00000000">
                <w:rPr>
                  <w:rtl w:val="0"/>
                </w:rPr>
              </w:r>
            </w:del>
          </w:p>
        </w:tc>
      </w:tr>
      <w:tr>
        <w:trPr>
          <w:del w:author="Valeria Tapia" w:id="1627" w:date="2026-10-01T17:57:00Z"/>
          <w:trPrChange w:author="Valeria Tapia" w:id="1486" w:date="2026-10-01T18:43:00Z">
            <w:trPr>
              <w:cantSplit w:val="0"/>
              <w:trHeight w:val="420" w:hRule="atLeast"/>
              <w:tblHeader w:val="0"/>
            </w:trPr>
          </w:trPrChange>
        </w:trPr>
        <w:tc>
          <w:tcPr>
            <w:gridSpan w:val="64"/>
            <w:tcPrChange w:author="Valeria Tapia" w:id="1486" w:date="2026-10-01T18:43:00Z">
              <w:tcPr/>
            </w:tcPrChange>
          </w:tcPr>
          <w:p w:rsidR="00000000" w:rsidDel="00000000" w:rsidP="00000000" w:rsidRDefault="00000000" w:rsidRPr="00000000" w14:paraId="00002DD9">
            <w:pPr>
              <w:jc w:val="center"/>
              <w:rPr>
                <w:del w:author="Valeria Tapia" w:id="1627" w:date="2026-10-01T17:57:00Z"/>
                <w:b w:val="1"/>
                <w:bCs w:val="1"/>
                <w:color w:val="000000"/>
                <w:sz w:val="16"/>
                <w:szCs w:val="16"/>
              </w:rPr>
            </w:pPr>
            <w:del w:author="Valeria Tapia" w:id="1627" w:date="2026-10-01T17:57:00Z">
              <w:r w:rsidDel="00000000" w:rsidR="00000000" w:rsidRPr="00000000">
                <w:rPr>
                  <w:rtl w:val="0"/>
                </w:rPr>
              </w:r>
            </w:del>
          </w:p>
          <w:p w:rsidR="00000000" w:rsidDel="00000000" w:rsidP="00000000" w:rsidRDefault="00000000" w:rsidRPr="00000000" w14:paraId="00002DDA">
            <w:pPr>
              <w:jc w:val="center"/>
              <w:rPr>
                <w:del w:author="Valeria Tapia" w:id="1627" w:date="2026-10-01T17:57:00Z"/>
                <w:b w:val="1"/>
                <w:bCs w:val="1"/>
                <w:color w:val="000000"/>
                <w:sz w:val="16"/>
                <w:szCs w:val="16"/>
              </w:rPr>
            </w:pPr>
            <w:del w:author="Valeria Tapia" w:id="1627" w:date="2026-10-01T17:57:00Z">
              <w:r w:rsidDel="00000000" w:rsidR="00000000" w:rsidRPr="00000000">
                <w:rPr>
                  <w:rtl w:val="0"/>
                </w:rPr>
              </w:r>
            </w:del>
          </w:p>
          <w:p w:rsidR="00000000" w:rsidDel="00000000" w:rsidP="00000000" w:rsidRDefault="00000000" w:rsidRPr="00000000" w14:paraId="00002DDB">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 </w:delText>
              </w:r>
            </w:del>
          </w:p>
        </w:tc>
      </w:tr>
      <w:tr>
        <w:trPr>
          <w:del w:author="Valeria Tapia" w:id="1627" w:date="2026-10-01T17:57:00Z"/>
          <w:trPrChange w:author="Valeria Tapia" w:id="1486" w:date="2026-10-01T18:43:00Z">
            <w:trPr>
              <w:cantSplit w:val="0"/>
              <w:trHeight w:val="690"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2E1B">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13.  ADJUNTE EL DIAGRAMA DE FLUJO DEL PROCESO (EN FORMATO BPMN) DE EMISIÓN PARA CADA  AP, C, O DESDE LA SOLICITUD REALIZADA POR EL INTERESADO HASTA SU  EMISIÓN, IDENTIFICANDO: PROCESOS EN SISTEMA O PROCESOS MANUALES (SIN USO DE SISTEMA)  Y LOS ACTORES QUE LO REALIZAN.</w:delText>
              </w:r>
            </w:del>
          </w:p>
        </w:tc>
      </w:tr>
      <w:tr>
        <w:trPr>
          <w:del w:author="Valeria Tapia" w:id="1627" w:date="2026-10-01T17:57:00Z"/>
          <w:trPrChange w:author="Valeria Tapia" w:id="1486" w:date="2026-10-01T18:43:00Z">
            <w:trPr>
              <w:cantSplit w:val="0"/>
              <w:trHeight w:val="41" w:hRule="atLeast"/>
              <w:tblHeader w:val="0"/>
            </w:trPr>
          </w:trPrChange>
        </w:trPr>
        <w:tc>
          <w:tcPr>
            <w:gridSpan w:val="64"/>
            <w:tcPrChange w:author="Valeria Tapia" w:id="1486" w:date="2026-10-01T18:43:00Z">
              <w:tcPr/>
            </w:tcPrChange>
          </w:tcPr>
          <w:p w:rsidR="00000000" w:rsidDel="00000000" w:rsidP="00000000" w:rsidRDefault="00000000" w:rsidRPr="00000000" w14:paraId="00002E5B">
            <w:pPr>
              <w:jc w:val="center"/>
              <w:rPr>
                <w:del w:author="Valeria Tapia" w:id="1627" w:date="2026-10-01T17:57:00Z"/>
                <w:b w:val="1"/>
                <w:bCs w:val="1"/>
                <w:color w:val="000000"/>
                <w:sz w:val="16"/>
                <w:szCs w:val="16"/>
              </w:rPr>
            </w:pPr>
            <w:del w:author="Valeria Tapia" w:id="1627" w:date="2026-10-01T17:57:00Z">
              <w:r w:rsidDel="00000000" w:rsidR="00000000" w:rsidRPr="00000000">
                <w:rPr>
                  <w:rtl w:val="0"/>
                </w:rPr>
              </w:r>
            </w:del>
          </w:p>
          <w:p w:rsidR="00000000" w:rsidDel="00000000" w:rsidP="00000000" w:rsidRDefault="00000000" w:rsidRPr="00000000" w14:paraId="00002E5C">
            <w:pPr>
              <w:jc w:val="center"/>
              <w:rPr>
                <w:del w:author="Valeria Tapia" w:id="1627" w:date="2026-10-01T17:57:00Z"/>
                <w:b w:val="1"/>
                <w:bCs w:val="1"/>
                <w:color w:val="000000"/>
                <w:sz w:val="16"/>
                <w:szCs w:val="16"/>
              </w:rPr>
            </w:pPr>
            <w:del w:author="Valeria Tapia" w:id="1627" w:date="2026-10-01T17:57:00Z">
              <w:r w:rsidDel="00000000" w:rsidR="00000000" w:rsidRPr="00000000">
                <w:rPr>
                  <w:rtl w:val="0"/>
                </w:rPr>
              </w:r>
            </w:del>
          </w:p>
          <w:p w:rsidR="00000000" w:rsidDel="00000000" w:rsidP="00000000" w:rsidRDefault="00000000" w:rsidRPr="00000000" w14:paraId="00002E5D">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 </w:delText>
              </w:r>
            </w:del>
          </w:p>
        </w:tc>
      </w:tr>
      <w:tr>
        <w:trPr>
          <w:del w:author="Valeria Tapia" w:id="1627" w:date="2026-10-01T17:57:00Z"/>
          <w:trPrChange w:author="Valeria Tapia" w:id="1486" w:date="2026-10-01T18:43:00Z">
            <w:trPr>
              <w:cantSplit w:val="0"/>
              <w:trHeight w:val="1245"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2E9D">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14.  ADJUNTE:</w:delText>
              </w:r>
            </w:del>
          </w:p>
          <w:p w:rsidR="00000000" w:rsidDel="00000000" w:rsidP="00000000" w:rsidRDefault="00000000" w:rsidRPr="00000000" w14:paraId="00002E9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del w:author="Valeria Tapia" w:id="1627" w:date="2026-10-01T17:57:00Z"/>
                <w:b w:val="1"/>
                <w:bCs w:val="1"/>
                <w:i w:val="0"/>
                <w:iCs w:val="0"/>
                <w:smallCaps w:val="0"/>
                <w:strike w:val="0"/>
                <w:color w:val="000000"/>
                <w:sz w:val="16"/>
                <w:szCs w:val="16"/>
                <w:u w:val="none"/>
                <w:shd w:fill="auto" w:val="clear"/>
                <w:vertAlign w:val="baseline"/>
              </w:rPr>
            </w:pPr>
            <w:del w:author="Valeria Tapia" w:id="1627" w:date="2026-10-01T17:57:00Z">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delText xml:space="preserve">EL DICCIONARIO DE DATOS PARA EL PROCESO DE SOLICITUD DE EMISIÓN DE DOCUMENTOS (AP,C,O) Y</w:delText>
              </w:r>
            </w:del>
          </w:p>
          <w:p w:rsidR="00000000" w:rsidDel="00000000" w:rsidP="00000000" w:rsidRDefault="00000000" w:rsidRPr="00000000" w14:paraId="00002E9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del w:author="Valeria Tapia" w:id="1627" w:date="2026-10-01T17:57:00Z"/>
                <w:b w:val="1"/>
                <w:bCs w:val="1"/>
                <w:i w:val="0"/>
                <w:iCs w:val="0"/>
                <w:smallCaps w:val="0"/>
                <w:strike w:val="0"/>
                <w:color w:val="000000"/>
                <w:sz w:val="16"/>
                <w:szCs w:val="16"/>
                <w:u w:val="none"/>
                <w:shd w:fill="auto" w:val="clear"/>
                <w:vertAlign w:val="baseline"/>
              </w:rPr>
            </w:pPr>
            <w:del w:author="Valeria Tapia" w:id="1627" w:date="2026-10-01T17:57:00Z">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delText xml:space="preserve">LA INFORMACIÓN DEL AP, C, O EMITIDO, DEBE REMITIR MÍNIMAMENTE LA SIGUIENTE INFORMACIÓN: NOMBRE DEL CAMPO, TIPO DE DATO (NÚMERO, CADENA, OTRO), OBLIGATORIO (SI/NO), LONGITUD, FORMATO (SI SE VALIDA), PARAMÉTRICA (SI/NO), LLENADO (AUTOMÁTICO/MANUAL).</w:delText>
              </w:r>
            </w:del>
          </w:p>
        </w:tc>
      </w:tr>
      <w:tr>
        <w:trPr>
          <w:del w:author="Valeria Tapia" w:id="1627" w:date="2026-10-01T17:57:00Z"/>
          <w:trPrChange w:author="Valeria Tapia" w:id="1486" w:date="2026-10-01T18:43:00Z">
            <w:trPr>
              <w:cantSplit w:val="0"/>
              <w:trHeight w:val="516" w:hRule="atLeast"/>
              <w:tblHeader w:val="0"/>
            </w:trPr>
          </w:trPrChange>
        </w:trPr>
        <w:tc>
          <w:tcPr>
            <w:gridSpan w:val="64"/>
            <w:tcPrChange w:author="Valeria Tapia" w:id="1486" w:date="2026-10-01T18:43:00Z">
              <w:tcPr/>
            </w:tcPrChange>
          </w:tcPr>
          <w:p w:rsidR="00000000" w:rsidDel="00000000" w:rsidP="00000000" w:rsidRDefault="00000000" w:rsidRPr="00000000" w14:paraId="00002EDF">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 </w:delText>
              </w:r>
            </w:del>
          </w:p>
          <w:p w:rsidR="00000000" w:rsidDel="00000000" w:rsidP="00000000" w:rsidRDefault="00000000" w:rsidRPr="00000000" w14:paraId="00002EE0">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 </w:delText>
              </w:r>
            </w:del>
          </w:p>
          <w:p w:rsidR="00000000" w:rsidDel="00000000" w:rsidP="00000000" w:rsidRDefault="00000000" w:rsidRPr="00000000" w14:paraId="00002EE1">
            <w:pPr>
              <w:jc w:val="cente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 </w:delText>
              </w:r>
            </w:del>
          </w:p>
        </w:tc>
      </w:tr>
      <w:tr>
        <w:trPr>
          <w:del w:author="Valeria Tapia" w:id="1627" w:date="2026-10-01T17:57:00Z"/>
          <w:trPrChange w:author="Valeria Tapia" w:id="1486" w:date="2026-10-01T18:43:00Z">
            <w:trPr>
              <w:cantSplit w:val="0"/>
              <w:trHeight w:val="720"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2F21">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15. ADJUNTE EL LISTADO DE DOCUMENTOS QUE SE SOLICITAN EN EL PROCESO DE REGISTRO DE OPERADORES, PARA CADA DOCUMENTO DETALLE E INDIQUE: EL NOMBRE DEL DOCUMENTO, TAMAÑO MÁXIMO (EN MB) Y LA ENTIDAD EMISORA.</w:delText>
              </w:r>
            </w:del>
          </w:p>
        </w:tc>
      </w:tr>
      <w:tr>
        <w:trPr>
          <w:del w:author="Valeria Tapia" w:id="1627" w:date="2026-10-01T17:57:00Z"/>
          <w:trPrChange w:author="Valeria Tapia" w:id="1486" w:date="2026-10-01T18:43:00Z">
            <w:trPr>
              <w:cantSplit w:val="0"/>
              <w:trHeight w:val="791" w:hRule="atLeast"/>
              <w:tblHeader w:val="0"/>
            </w:trPr>
          </w:trPrChange>
        </w:trPr>
        <w:tc>
          <w:tcPr>
            <w:gridSpan w:val="64"/>
            <w:tcPrChange w:author="Valeria Tapia" w:id="1486" w:date="2026-10-01T18:43:00Z">
              <w:tcPr/>
            </w:tcPrChange>
          </w:tcPr>
          <w:p w:rsidR="00000000" w:rsidDel="00000000" w:rsidP="00000000" w:rsidRDefault="00000000" w:rsidRPr="00000000" w14:paraId="00002F61">
            <w:pPr>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720"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2FA1">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16. ADJUNTE EL LISTADO DE DOCUMENTOS QUE SE SOLICITAN EN EL PROCESO DE EMISIÓN DE AP, C, O, PARA CADA DOCUMENTO DETALLE E INDIQUE: EL NOMBRE DEL DOCUMENTO, TAMAÑO MÁXIMO (EN MB) Y LA ENTIDAD EMISORA. </w:delText>
              </w:r>
              <w:r w:rsidDel="00000000" w:rsidR="00000000" w:rsidRPr="00000000">
                <w:rPr>
                  <w:color w:val="000000"/>
                  <w:sz w:val="16"/>
                  <w:szCs w:val="16"/>
                  <w:rtl w:val="0"/>
                </w:rPr>
                <w:delText xml:space="preserve">(En formato digital preferentemente Excel)</w:delText>
              </w:r>
              <w:r w:rsidDel="00000000" w:rsidR="00000000" w:rsidRPr="00000000">
                <w:rPr>
                  <w:rtl w:val="0"/>
                </w:rPr>
              </w:r>
            </w:del>
          </w:p>
        </w:tc>
      </w:tr>
      <w:tr>
        <w:trPr>
          <w:del w:author="Valeria Tapia" w:id="1627" w:date="2026-10-01T17:57:00Z"/>
          <w:trPrChange w:author="Valeria Tapia" w:id="1486" w:date="2026-10-01T18:43:00Z">
            <w:trPr>
              <w:cantSplit w:val="0"/>
              <w:trHeight w:val="702" w:hRule="atLeast"/>
              <w:tblHeader w:val="0"/>
            </w:trPr>
          </w:trPrChange>
        </w:trPr>
        <w:tc>
          <w:tcPr>
            <w:gridSpan w:val="64"/>
            <w:tcPrChange w:author="Valeria Tapia" w:id="1486" w:date="2026-10-01T18:43:00Z">
              <w:tcPr>
                <w:shd w:fill="auto" w:val="clear"/>
              </w:tcPr>
            </w:tcPrChange>
          </w:tcPr>
          <w:p w:rsidR="00000000" w:rsidDel="00000000" w:rsidP="00000000" w:rsidRDefault="00000000" w:rsidRPr="00000000" w14:paraId="00002FE1">
            <w:pPr>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702"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3021">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17. ADJUNTE PARA CADA DATO DESCRITO EN EL DICCIONARIO DE DATOS (DE LAS PREGUNTAS 11 Y 13), DE CORRESPONDER SU PARAMÉTRICA ASOCIADA (CÓDIGO Y DESCRIPCIÓN). </w:delText>
              </w:r>
              <w:r w:rsidDel="00000000" w:rsidR="00000000" w:rsidRPr="00000000">
                <w:rPr>
                  <w:color w:val="000000"/>
                  <w:sz w:val="16"/>
                  <w:szCs w:val="16"/>
                  <w:rtl w:val="0"/>
                </w:rPr>
                <w:delText xml:space="preserve">(En formato digital preferentemente Excel)</w:delText>
              </w:r>
              <w:r w:rsidDel="00000000" w:rsidR="00000000" w:rsidRPr="00000000">
                <w:rPr>
                  <w:rtl w:val="0"/>
                </w:rPr>
              </w:r>
            </w:del>
          </w:p>
        </w:tc>
      </w:tr>
      <w:tr>
        <w:trPr>
          <w:del w:author="Valeria Tapia" w:id="1627" w:date="2026-10-01T17:57:00Z"/>
          <w:trPrChange w:author="Valeria Tapia" w:id="1486" w:date="2026-10-01T18:43:00Z">
            <w:trPr>
              <w:cantSplit w:val="0"/>
              <w:trHeight w:val="702" w:hRule="atLeast"/>
              <w:tblHeader w:val="0"/>
            </w:trPr>
          </w:trPrChange>
        </w:trPr>
        <w:tc>
          <w:tcPr>
            <w:gridSpan w:val="64"/>
            <w:tcPrChange w:author="Valeria Tapia" w:id="1486" w:date="2026-10-01T18:43:00Z">
              <w:tcPr>
                <w:shd w:fill="auto" w:val="clear"/>
              </w:tcPr>
            </w:tcPrChange>
          </w:tcPr>
          <w:p w:rsidR="00000000" w:rsidDel="00000000" w:rsidP="00000000" w:rsidRDefault="00000000" w:rsidRPr="00000000" w14:paraId="00003061">
            <w:pPr>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702"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30A1">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18. DETALLE  LO SIGUIENTE PARA EL REGISTRO DEL OPERADOR:</w:delText>
              </w:r>
            </w:del>
          </w:p>
          <w:p w:rsidR="00000000" w:rsidDel="00000000" w:rsidP="00000000" w:rsidRDefault="00000000" w:rsidRPr="00000000" w14:paraId="000030A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del w:author="Valeria Tapia" w:id="1627" w:date="2026-10-01T17:57:00Z"/>
                <w:b w:val="1"/>
                <w:bCs w:val="1"/>
                <w:i w:val="0"/>
                <w:iCs w:val="0"/>
                <w:smallCaps w:val="0"/>
                <w:strike w:val="0"/>
                <w:color w:val="000000"/>
                <w:sz w:val="16"/>
                <w:szCs w:val="16"/>
                <w:u w:val="none"/>
                <w:shd w:fill="auto" w:val="clear"/>
                <w:vertAlign w:val="baseline"/>
              </w:rPr>
            </w:pPr>
            <w:del w:author="Valeria Tapia" w:id="1627" w:date="2026-10-01T17:57:00Z">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delText xml:space="preserve">LA INFORMACIÓN CONTENIDA EN LA SOLICITUD (LISTADO DE DATOS, REQUISITOS, DOCUMENTOS ADJUNTOS).</w:delText>
              </w:r>
            </w:del>
          </w:p>
          <w:p w:rsidR="00000000" w:rsidDel="00000000" w:rsidP="00000000" w:rsidRDefault="00000000" w:rsidRPr="00000000" w14:paraId="000030A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del w:author="Valeria Tapia" w:id="1627" w:date="2026-10-01T17:57:00Z"/>
                <w:b w:val="1"/>
                <w:bCs w:val="1"/>
                <w:i w:val="0"/>
                <w:iCs w:val="0"/>
                <w:smallCaps w:val="0"/>
                <w:strike w:val="0"/>
                <w:color w:val="000000"/>
                <w:sz w:val="16"/>
                <w:szCs w:val="16"/>
                <w:u w:val="none"/>
                <w:shd w:fill="auto" w:val="clear"/>
                <w:vertAlign w:val="baseline"/>
              </w:rPr>
            </w:pPr>
            <w:del w:author="Valeria Tapia" w:id="1627" w:date="2026-10-01T17:57:00Z">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delText xml:space="preserve">EL DIAGRAMA DE FLUJO DE PROCESO (EN FORMATO BPMN) DE LA SOLICITUD Y  REGISTRO DE OPERADORES, IDENTIFICANDO: PROCESOS MANUALES (SIN USO DE SISTEMA) Y LOS ACTORES QUE LO REALIZAN. </w:delText>
              </w:r>
            </w:del>
          </w:p>
        </w:tc>
      </w:tr>
      <w:tr>
        <w:trPr>
          <w:del w:author="Valeria Tapia" w:id="1627" w:date="2026-10-01T17:57:00Z"/>
          <w:trPrChange w:author="Valeria Tapia" w:id="1486" w:date="2026-10-01T18:43:00Z">
            <w:trPr>
              <w:cantSplit w:val="0"/>
              <w:trHeight w:val="543" w:hRule="atLeast"/>
              <w:tblHeader w:val="0"/>
            </w:trPr>
          </w:trPrChange>
        </w:trPr>
        <w:tc>
          <w:tcPr>
            <w:gridSpan w:val="64"/>
            <w:tcPrChange w:author="Valeria Tapia" w:id="1486" w:date="2026-10-01T18:43:00Z">
              <w:tcPr/>
            </w:tcPrChange>
          </w:tcPr>
          <w:p w:rsidR="00000000" w:rsidDel="00000000" w:rsidP="00000000" w:rsidRDefault="00000000" w:rsidRPr="00000000" w14:paraId="000030E3">
            <w:pPr>
              <w:rPr>
                <w:del w:author="Valeria Tapia" w:id="1627" w:date="2026-10-01T17:57:00Z"/>
                <w:color w:val="000000"/>
                <w:sz w:val="16"/>
                <w:szCs w:val="16"/>
              </w:rPr>
            </w:pPr>
            <w:del w:author="Valeria Tapia" w:id="1627" w:date="2026-10-01T17:57:00Z">
              <w:r w:rsidDel="00000000" w:rsidR="00000000" w:rsidRPr="00000000">
                <w:rPr>
                  <w:color w:val="000000"/>
                  <w:sz w:val="16"/>
                  <w:szCs w:val="16"/>
                  <w:rtl w:val="0"/>
                </w:rPr>
                <w:delText xml:space="preserve"> </w:delText>
              </w:r>
            </w:del>
          </w:p>
        </w:tc>
      </w:tr>
      <w:tr>
        <w:trPr>
          <w:del w:author="Valeria Tapia" w:id="1627" w:date="2026-10-01T17:57:00Z"/>
          <w:trPrChange w:author="Valeria Tapia" w:id="1486" w:date="2026-10-01T18:43:00Z">
            <w:trPr>
              <w:cantSplit w:val="0"/>
              <w:trHeight w:val="360" w:hRule="atLeast"/>
              <w:tblHeader w:val="0"/>
            </w:trPr>
          </w:trPrChange>
        </w:trPr>
        <w:tc>
          <w:tcPr>
            <w:gridSpan w:val="64"/>
            <w:tcPrChange w:author="Valeria Tapia" w:id="1486" w:date="2026-10-01T18:43:00Z">
              <w:tcPr/>
            </w:tcPrChange>
          </w:tcPr>
          <w:p w:rsidR="00000000" w:rsidDel="00000000" w:rsidP="00000000" w:rsidRDefault="00000000" w:rsidRPr="00000000" w14:paraId="00003123">
            <w:pPr>
              <w:rPr>
                <w:del w:author="Valeria Tapia" w:id="1627" w:date="2026-10-01T17:57:00Z"/>
                <w:i w:val="1"/>
                <w:iCs w:val="1"/>
                <w:color w:val="000000"/>
                <w:sz w:val="16"/>
                <w:szCs w:val="16"/>
              </w:rPr>
            </w:pPr>
            <w:del w:author="Valeria Tapia" w:id="1627" w:date="2026-10-01T17:57:00Z">
              <w:r w:rsidDel="00000000" w:rsidR="00000000" w:rsidRPr="00000000">
                <w:rPr>
                  <w:i w:val="1"/>
                  <w:iCs w:val="1"/>
                  <w:color w:val="000000"/>
                  <w:sz w:val="16"/>
                  <w:szCs w:val="16"/>
                  <w:rtl w:val="0"/>
                </w:rPr>
                <w:delText xml:space="preserve">*Nota: remitir la información en formato digital (preferentemente en formato EXCEL)</w:delText>
              </w:r>
            </w:del>
          </w:p>
        </w:tc>
      </w:tr>
      <w:tr>
        <w:trPr>
          <w:del w:author="Valeria Tapia" w:id="1627" w:date="2026-10-01T17:57:00Z"/>
          <w:trPrChange w:author="Valeria Tapia" w:id="1486" w:date="2026-10-01T18:43:00Z">
            <w:trPr>
              <w:cantSplit w:val="0"/>
              <w:trHeight w:val="1245"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3163">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19. DETALLE  POR CADA DOCUMENTO QUE EMITE (AP,C,O):</w:delText>
              </w:r>
            </w:del>
          </w:p>
          <w:p w:rsidR="00000000" w:rsidDel="00000000" w:rsidP="00000000" w:rsidRDefault="00000000" w:rsidRPr="00000000" w14:paraId="0000316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del w:author="Valeria Tapia" w:id="1627" w:date="2026-10-01T17:57:00Z"/>
                <w:b w:val="1"/>
                <w:bCs w:val="1"/>
                <w:i w:val="0"/>
                <w:iCs w:val="0"/>
                <w:smallCaps w:val="0"/>
                <w:strike w:val="0"/>
                <w:color w:val="000000"/>
                <w:sz w:val="16"/>
                <w:szCs w:val="16"/>
                <w:u w:val="none"/>
                <w:shd w:fill="auto" w:val="clear"/>
                <w:vertAlign w:val="baseline"/>
              </w:rPr>
            </w:pPr>
            <w:del w:author="Valeria Tapia" w:id="1627" w:date="2026-10-01T17:57:00Z">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delText xml:space="preserve">LA INFORMACIÓN CONTENIDA EN LA SOLICITUD (LISTADO DE DATOS, REQUISITOS, DOCUMENTOS ADJUNTOS).</w:delText>
              </w:r>
            </w:del>
          </w:p>
          <w:p w:rsidR="00000000" w:rsidDel="00000000" w:rsidP="00000000" w:rsidRDefault="00000000" w:rsidRPr="00000000" w14:paraId="0000316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del w:author="Valeria Tapia" w:id="1627" w:date="2026-10-01T17:57:00Z"/>
                <w:b w:val="1"/>
                <w:bCs w:val="1"/>
                <w:i w:val="0"/>
                <w:iCs w:val="0"/>
                <w:smallCaps w:val="0"/>
                <w:strike w:val="0"/>
                <w:color w:val="000000"/>
                <w:sz w:val="16"/>
                <w:szCs w:val="16"/>
                <w:u w:val="none"/>
                <w:shd w:fill="auto" w:val="clear"/>
                <w:vertAlign w:val="baseline"/>
              </w:rPr>
            </w:pPr>
            <w:del w:author="Valeria Tapia" w:id="1627" w:date="2026-10-01T17:57:00Z">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delText xml:space="preserve">LA INFORMACIÓN CONTENIDA EN CADA DOCUMENTO EMITIDO (LISTADO DE DATOS), Y</w:delText>
              </w:r>
            </w:del>
          </w:p>
          <w:p w:rsidR="00000000" w:rsidDel="00000000" w:rsidP="00000000" w:rsidRDefault="00000000" w:rsidRPr="00000000" w14:paraId="0000316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del w:author="Valeria Tapia" w:id="1627" w:date="2026-10-01T17:57:00Z"/>
                <w:b w:val="1"/>
                <w:bCs w:val="1"/>
                <w:i w:val="0"/>
                <w:iCs w:val="0"/>
                <w:smallCaps w:val="0"/>
                <w:strike w:val="0"/>
                <w:color w:val="000000"/>
                <w:sz w:val="16"/>
                <w:szCs w:val="16"/>
                <w:u w:val="none"/>
                <w:shd w:fill="auto" w:val="clear"/>
                <w:vertAlign w:val="baseline"/>
              </w:rPr>
            </w:pPr>
            <w:del w:author="Valeria Tapia" w:id="1627" w:date="2026-10-01T17:57:00Z">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delText xml:space="preserve">LOS FORMATOS DE IMPRESIÓN DE CADA UNO DE LOS DOCUMENTOS QUE EMITE</w:delText>
                <w:br w:type="textWrapping"/>
                <w:delText xml:space="preserve">EL DIAGRAMA DE FLUJO DE PROCESO (EN FORMATO BPMN), SOLICITUD Y EMISIÓN DE AP, C, O; IDENTIFICANDO: PROCESOS MANUALES (SIN USO DE SISTEMA) Y LOS ACTORES QUE LO REALIZAN. </w:delText>
              </w:r>
            </w:del>
          </w:p>
        </w:tc>
      </w:tr>
      <w:tr>
        <w:trPr>
          <w:del w:author="Valeria Tapia" w:id="1627" w:date="2026-10-01T17:57:00Z"/>
          <w:trPrChange w:author="Valeria Tapia" w:id="1486" w:date="2026-10-01T18:43:00Z">
            <w:trPr>
              <w:cantSplit w:val="0"/>
              <w:trHeight w:val="182" w:hRule="atLeast"/>
              <w:tblHeader w:val="0"/>
            </w:trPr>
          </w:trPrChange>
        </w:trPr>
        <w:tc>
          <w:tcPr>
            <w:gridSpan w:val="64"/>
            <w:tcPrChange w:author="Valeria Tapia" w:id="1486" w:date="2026-10-01T18:43:00Z">
              <w:tcPr/>
            </w:tcPrChange>
          </w:tcPr>
          <w:p w:rsidR="00000000" w:rsidDel="00000000" w:rsidP="00000000" w:rsidRDefault="00000000" w:rsidRPr="00000000" w14:paraId="000031A6">
            <w:pPr>
              <w:rPr>
                <w:del w:author="Valeria Tapia" w:id="1627" w:date="2026-10-01T17:57:00Z"/>
                <w:color w:val="000000"/>
                <w:sz w:val="16"/>
                <w:szCs w:val="16"/>
              </w:rPr>
            </w:pPr>
            <w:del w:author="Valeria Tapia" w:id="1627" w:date="2026-10-01T17:57:00Z">
              <w:r w:rsidDel="00000000" w:rsidR="00000000" w:rsidRPr="00000000">
                <w:rPr>
                  <w:rtl w:val="0"/>
                </w:rPr>
              </w:r>
            </w:del>
          </w:p>
        </w:tc>
      </w:tr>
      <w:tr>
        <w:trPr>
          <w:del w:author="Valeria Tapia" w:id="1627" w:date="2026-10-01T17:57:00Z"/>
          <w:trPrChange w:author="Valeria Tapia" w:id="1486" w:date="2026-10-01T18:43:00Z">
            <w:trPr>
              <w:cantSplit w:val="0"/>
              <w:trHeight w:val="360" w:hRule="atLeast"/>
              <w:tblHeader w:val="0"/>
            </w:trPr>
          </w:trPrChange>
        </w:trPr>
        <w:tc>
          <w:tcPr>
            <w:gridSpan w:val="64"/>
            <w:tcPrChange w:author="Valeria Tapia" w:id="1486" w:date="2026-10-01T18:43:00Z">
              <w:tcPr/>
            </w:tcPrChange>
          </w:tcPr>
          <w:p w:rsidR="00000000" w:rsidDel="00000000" w:rsidP="00000000" w:rsidRDefault="00000000" w:rsidRPr="00000000" w14:paraId="000031E6">
            <w:pPr>
              <w:rPr>
                <w:del w:author="Valeria Tapia" w:id="1627" w:date="2026-10-01T17:57:00Z"/>
                <w:i w:val="1"/>
                <w:iCs w:val="1"/>
                <w:color w:val="000000"/>
                <w:sz w:val="16"/>
                <w:szCs w:val="16"/>
              </w:rPr>
            </w:pPr>
            <w:del w:author="Valeria Tapia" w:id="1627" w:date="2026-10-01T17:57:00Z">
              <w:r w:rsidDel="00000000" w:rsidR="00000000" w:rsidRPr="00000000">
                <w:rPr>
                  <w:i w:val="1"/>
                  <w:iCs w:val="1"/>
                  <w:color w:val="000000"/>
                  <w:sz w:val="16"/>
                  <w:szCs w:val="16"/>
                  <w:rtl w:val="0"/>
                </w:rPr>
                <w:delText xml:space="preserve">*Nota: remitir la información en formato digital (preferentemente en formato EXCEL)</w:delText>
              </w:r>
            </w:del>
          </w:p>
        </w:tc>
      </w:tr>
      <w:tr>
        <w:trPr>
          <w:del w:author="Valeria Tapia" w:id="1627" w:date="2026-10-01T17:57:00Z"/>
          <w:trPrChange w:author="Valeria Tapia" w:id="1486" w:date="2026-10-01T18:43:00Z">
            <w:trPr>
              <w:cantSplit w:val="0"/>
              <w:trHeight w:val="841"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3226">
            <w:pPr>
              <w:rPr>
                <w:del w:author="Valeria Tapia" w:id="1627" w:date="2026-10-01T17:57:00Z"/>
                <w:b w:val="1"/>
                <w:bCs w:val="1"/>
                <w:color w:val="000000"/>
                <w:sz w:val="16"/>
                <w:szCs w:val="16"/>
              </w:rPr>
            </w:pPr>
            <w:del w:author="Valeria Tapia" w:id="1627" w:date="2026-10-01T17:57:00Z">
              <w:r w:rsidDel="00000000" w:rsidR="00000000" w:rsidRPr="00000000">
                <w:rPr>
                  <w:b w:val="1"/>
                  <w:bCs w:val="1"/>
                  <w:color w:val="000000"/>
                  <w:sz w:val="16"/>
                  <w:szCs w:val="16"/>
                  <w:rtl w:val="0"/>
                </w:rPr>
                <w:delText xml:space="preserve">20. COBERTURA GEOGRÁFICA</w:delText>
              </w:r>
              <w:r w:rsidDel="00000000" w:rsidR="00000000" w:rsidRPr="00000000">
                <w:rPr>
                  <w:sz w:val="16"/>
                  <w:szCs w:val="16"/>
                  <w:rtl w:val="0"/>
                </w:rPr>
                <w:delText xml:space="preserve">: Debe indicarse el alcance territorial para la atención del trámite APCO, especificando si este puede ser gestionado o emitido a nivel nacional, únicamente en determinados departamentos o exclusivamente en puntos específicos.</w:delText>
              </w:r>
              <w:r w:rsidDel="00000000" w:rsidR="00000000" w:rsidRPr="00000000">
                <w:rPr>
                  <w:rtl w:val="0"/>
                </w:rPr>
              </w:r>
            </w:del>
          </w:p>
          <w:tbl>
            <w:tblPr>
              <w:tblStyle w:val="Table9"/>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1969"/>
              <w:gridCol w:w="2491"/>
              <w:tblGridChange w:id="0">
                <w:tblGrid>
                  <w:gridCol w:w="4612"/>
                  <w:gridCol w:w="1969"/>
                  <w:gridCol w:w="2491"/>
                </w:tblGrid>
              </w:tblGridChange>
            </w:tblGrid>
            <w:tr>
              <w:trPr>
                <w:cantSplit w:val="0"/>
                <w:trHeight w:val="207" w:hRule="atLeast"/>
                <w:tblHeader w:val="0"/>
                <w:del w:author="Valeria Tapia" w:id="1627" w:date="2026-10-01T17:57:00Z"/>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3227">
                  <w:pPr>
                    <w:shd w:fill="ffffff" w:val="clear"/>
                    <w:jc w:val="left"/>
                    <w:rPr>
                      <w:del w:author="Valeria Tapia" w:id="1627" w:date="2026-10-01T17:57:00Z"/>
                      <w:b w:val="1"/>
                      <w:bCs w:val="1"/>
                      <w:sz w:val="16"/>
                      <w:szCs w:val="16"/>
                    </w:rPr>
                  </w:pPr>
                  <w:del w:author="Valeria Tapia" w:id="1627" w:date="2026-10-01T17:57:00Z">
                    <w:r w:rsidDel="00000000" w:rsidR="00000000" w:rsidRPr="00000000">
                      <w:rPr>
                        <w:b w:val="1"/>
                        <w:bCs w:val="1"/>
                        <w:sz w:val="16"/>
                        <w:szCs w:val="16"/>
                        <w:rtl w:val="0"/>
                      </w:rPr>
                      <w:delText xml:space="preserve">COBERTURA</w:delText>
                    </w:r>
                  </w:del>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3228">
                  <w:pPr>
                    <w:shd w:fill="ffffff" w:val="clear"/>
                    <w:jc w:val="left"/>
                    <w:rPr>
                      <w:del w:author="Valeria Tapia" w:id="1627" w:date="2026-10-01T17:57:00Z"/>
                      <w:b w:val="1"/>
                      <w:bCs w:val="1"/>
                      <w:sz w:val="16"/>
                      <w:szCs w:val="16"/>
                    </w:rPr>
                  </w:pPr>
                  <w:del w:author="Valeria Tapia" w:id="1627" w:date="2026-10-01T17:57:00Z">
                    <w:r w:rsidDel="00000000" w:rsidR="00000000" w:rsidRPr="00000000">
                      <w:rPr>
                        <w:b w:val="1"/>
                        <w:bCs w:val="1"/>
                        <w:sz w:val="16"/>
                        <w:szCs w:val="16"/>
                        <w:rtl w:val="0"/>
                      </w:rPr>
                      <w:delText xml:space="preserve">SI/NO</w:delText>
                    </w:r>
                  </w:del>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3229">
                  <w:pPr>
                    <w:shd w:fill="ffffff" w:val="clear"/>
                    <w:jc w:val="left"/>
                    <w:rPr>
                      <w:del w:author="Valeria Tapia" w:id="1627" w:date="2026-10-01T17:57:00Z"/>
                      <w:b w:val="1"/>
                      <w:bCs w:val="1"/>
                      <w:sz w:val="16"/>
                      <w:szCs w:val="16"/>
                    </w:rPr>
                  </w:pPr>
                  <w:del w:author="Valeria Tapia" w:id="1627" w:date="2026-10-01T17:57:00Z">
                    <w:r w:rsidDel="00000000" w:rsidR="00000000" w:rsidRPr="00000000">
                      <w:rPr>
                        <w:b w:val="1"/>
                        <w:bCs w:val="1"/>
                        <w:sz w:val="16"/>
                        <w:szCs w:val="16"/>
                        <w:rtl w:val="0"/>
                      </w:rPr>
                      <w:delText xml:space="preserve">DETALLE</w:delText>
                    </w:r>
                  </w:del>
                </w:p>
              </w:tc>
            </w:tr>
            <w:tr>
              <w:trPr>
                <w:cantSplit w:val="0"/>
                <w:trHeight w:val="414" w:hRule="atLeast"/>
                <w:tblHeader w:val="0"/>
                <w:del w:author="Valeria Tapia" w:id="1627" w:date="2026-10-01T17:57:00Z"/>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322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40" w:lineRule="auto"/>
                    <w:ind w:left="171" w:right="0" w:hanging="142"/>
                    <w:jc w:val="both"/>
                    <w:rPr>
                      <w:del w:author="Valeria Tapia" w:id="1627" w:date="2026-10-01T17:57:00Z"/>
                      <w:b w:val="0"/>
                      <w:bCs w:val="0"/>
                      <w:i w:val="0"/>
                      <w:iCs w:val="0"/>
                      <w:smallCaps w:val="0"/>
                      <w:strike w:val="0"/>
                      <w:color w:val="000000"/>
                      <w:sz w:val="16"/>
                      <w:szCs w:val="16"/>
                      <w:u w:val="none"/>
                      <w:shd w:fill="auto" w:val="clear"/>
                      <w:vertAlign w:val="baseline"/>
                    </w:rPr>
                  </w:pPr>
                  <w:del w:author="Valeria Tapia" w:id="1627" w:date="2026-10-01T17:57:00Z">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delText xml:space="preserve">NACIONAL</w:delText>
                    </w:r>
                    <w:r w:rsidDel="00000000" w:rsidR="00000000" w:rsidRPr="00000000">
                      <w:rPr>
                        <w:rFonts w:ascii="Open Sans Light" w:cs="Open Sans Light" w:eastAsia="Open Sans Light" w:hAnsi="Open Sans Light"/>
                        <w:b w:val="0"/>
                        <w:bCs w:val="0"/>
                        <w:i w:val="0"/>
                        <w:iCs w:val="0"/>
                        <w:smallCaps w:val="0"/>
                        <w:strike w:val="0"/>
                        <w:color w:val="000000"/>
                        <w:sz w:val="16"/>
                        <w:szCs w:val="16"/>
                        <w:u w:val="none"/>
                        <w:shd w:fill="auto" w:val="clear"/>
                        <w:vertAlign w:val="baseline"/>
                        <w:rtl w:val="0"/>
                      </w:rPr>
                      <w:delText xml:space="preserve"> (El trámite APCO se emite en todo el territorio nacional)</w:delText>
                    </w:r>
                  </w:del>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322B">
                  <w:pPr>
                    <w:shd w:fill="ffffff" w:val="clear"/>
                    <w:jc w:val="left"/>
                    <w:rPr>
                      <w:del w:author="Valeria Tapia" w:id="1627" w:date="2026-10-01T17:57:00Z"/>
                      <w:sz w:val="16"/>
                      <w:szCs w:val="16"/>
                    </w:rPr>
                  </w:pPr>
                  <w:del w:author="Valeria Tapia" w:id="1627" w:date="2026-10-01T17:57:00Z">
                    <w:r w:rsidDel="00000000" w:rsidR="00000000" w:rsidRPr="00000000">
                      <w:rPr>
                        <w:rtl w:val="0"/>
                      </w:rPr>
                    </w:r>
                  </w:del>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322C">
                  <w:pPr>
                    <w:shd w:fill="ffffff" w:val="clear"/>
                    <w:jc w:val="left"/>
                    <w:rPr>
                      <w:del w:author="Valeria Tapia" w:id="1627" w:date="2026-10-01T17:57:00Z"/>
                      <w:sz w:val="16"/>
                      <w:szCs w:val="16"/>
                    </w:rPr>
                  </w:pPr>
                  <w:del w:author="Valeria Tapia" w:id="1627" w:date="2026-10-01T17:57:00Z">
                    <w:r w:rsidDel="00000000" w:rsidR="00000000" w:rsidRPr="00000000">
                      <w:rPr>
                        <w:rtl w:val="0"/>
                      </w:rPr>
                    </w:r>
                  </w:del>
                </w:p>
              </w:tc>
            </w:tr>
            <w:tr>
              <w:trPr>
                <w:cantSplit w:val="0"/>
                <w:trHeight w:val="414" w:hRule="atLeast"/>
                <w:tblHeader w:val="0"/>
                <w:del w:author="Valeria Tapia" w:id="1627" w:date="2026-10-01T17:57:00Z"/>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322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40" w:lineRule="auto"/>
                    <w:ind w:left="171" w:right="0" w:hanging="171"/>
                    <w:jc w:val="both"/>
                    <w:rPr>
                      <w:del w:author="Valeria Tapia" w:id="1627" w:date="2026-10-01T17:57:00Z"/>
                      <w:b w:val="0"/>
                      <w:bCs w:val="0"/>
                      <w:i w:val="0"/>
                      <w:iCs w:val="0"/>
                      <w:smallCaps w:val="0"/>
                      <w:strike w:val="0"/>
                      <w:color w:val="000000"/>
                      <w:sz w:val="16"/>
                      <w:szCs w:val="16"/>
                      <w:u w:val="none"/>
                      <w:shd w:fill="auto" w:val="clear"/>
                      <w:vertAlign w:val="baseline"/>
                    </w:rPr>
                  </w:pPr>
                  <w:del w:author="Valeria Tapia" w:id="1627" w:date="2026-10-01T17:57:00Z">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delText xml:space="preserve">DEPARTAMENTAL</w:delText>
                    </w:r>
                    <w:r w:rsidDel="00000000" w:rsidR="00000000" w:rsidRPr="00000000">
                      <w:rPr>
                        <w:rFonts w:ascii="Open Sans Light" w:cs="Open Sans Light" w:eastAsia="Open Sans Light" w:hAnsi="Open Sans Light"/>
                        <w:b w:val="0"/>
                        <w:bCs w:val="0"/>
                        <w:i w:val="0"/>
                        <w:iCs w:val="0"/>
                        <w:smallCaps w:val="0"/>
                        <w:strike w:val="0"/>
                        <w:color w:val="000000"/>
                        <w:sz w:val="16"/>
                        <w:szCs w:val="16"/>
                        <w:u w:val="none"/>
                        <w:shd w:fill="auto" w:val="clear"/>
                        <w:vertAlign w:val="baseline"/>
                        <w:rtl w:val="0"/>
                      </w:rPr>
                      <w:delText xml:space="preserve"> (Solo puede emitirse o tramitarse en determinados departamentos. Especificar cuáles)</w:delText>
                    </w:r>
                  </w:del>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322E">
                  <w:pPr>
                    <w:shd w:fill="ffffff" w:val="clear"/>
                    <w:jc w:val="left"/>
                    <w:rPr>
                      <w:del w:author="Valeria Tapia" w:id="1627" w:date="2026-10-01T17:57:00Z"/>
                      <w:sz w:val="16"/>
                      <w:szCs w:val="16"/>
                    </w:rPr>
                  </w:pPr>
                  <w:del w:author="Valeria Tapia" w:id="1627" w:date="2026-10-01T17:57:00Z">
                    <w:r w:rsidDel="00000000" w:rsidR="00000000" w:rsidRPr="00000000">
                      <w:rPr>
                        <w:rtl w:val="0"/>
                      </w:rPr>
                    </w:r>
                  </w:del>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322F">
                  <w:pPr>
                    <w:shd w:fill="ffffff" w:val="clear"/>
                    <w:jc w:val="left"/>
                    <w:rPr>
                      <w:del w:author="Valeria Tapia" w:id="1627" w:date="2026-10-01T17:57:00Z"/>
                      <w:sz w:val="16"/>
                      <w:szCs w:val="16"/>
                    </w:rPr>
                  </w:pPr>
                  <w:del w:author="Valeria Tapia" w:id="1627" w:date="2026-10-01T17:57:00Z">
                    <w:r w:rsidDel="00000000" w:rsidR="00000000" w:rsidRPr="00000000">
                      <w:rPr>
                        <w:rtl w:val="0"/>
                      </w:rPr>
                    </w:r>
                  </w:del>
                </w:p>
              </w:tc>
            </w:tr>
            <w:tr>
              <w:trPr>
                <w:cantSplit w:val="0"/>
                <w:trHeight w:val="621" w:hRule="atLeast"/>
                <w:tblHeader w:val="0"/>
                <w:del w:author="Valeria Tapia" w:id="1627" w:date="2026-10-01T17:57:00Z"/>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323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40" w:lineRule="auto"/>
                    <w:ind w:left="171" w:right="0" w:hanging="171"/>
                    <w:jc w:val="both"/>
                    <w:rPr>
                      <w:del w:author="Valeria Tapia" w:id="1627" w:date="2026-10-01T17:57:00Z"/>
                      <w:b w:val="0"/>
                      <w:bCs w:val="0"/>
                      <w:i w:val="0"/>
                      <w:iCs w:val="0"/>
                      <w:smallCaps w:val="0"/>
                      <w:strike w:val="0"/>
                      <w:color w:val="000000"/>
                      <w:sz w:val="16"/>
                      <w:szCs w:val="16"/>
                      <w:u w:val="none"/>
                      <w:shd w:fill="auto" w:val="clear"/>
                      <w:vertAlign w:val="baseline"/>
                    </w:rPr>
                  </w:pPr>
                  <w:del w:author="Valeria Tapia" w:id="1627" w:date="2026-10-01T17:57:00Z">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delText xml:space="preserve">PUNTO ESPECÍFICO</w:delText>
                    </w:r>
                    <w:r w:rsidDel="00000000" w:rsidR="00000000" w:rsidRPr="00000000">
                      <w:rPr>
                        <w:rFonts w:ascii="Open Sans Light" w:cs="Open Sans Light" w:eastAsia="Open Sans Light" w:hAnsi="Open Sans Light"/>
                        <w:b w:val="0"/>
                        <w:bCs w:val="0"/>
                        <w:i w:val="0"/>
                        <w:iCs w:val="0"/>
                        <w:smallCaps w:val="0"/>
                        <w:strike w:val="0"/>
                        <w:color w:val="000000"/>
                        <w:sz w:val="16"/>
                        <w:szCs w:val="16"/>
                        <w:u w:val="none"/>
                        <w:shd w:fill="auto" w:val="clear"/>
                        <w:vertAlign w:val="baseline"/>
                        <w:rtl w:val="0"/>
                      </w:rPr>
                      <w:delText xml:space="preserve"> (Solo se emite/tramita en fronteras,puertos, aeropuertos del país u otros. especificar cuáles) </w:delText>
                    </w:r>
                  </w:del>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3231">
                  <w:pPr>
                    <w:shd w:fill="ffffff" w:val="clear"/>
                    <w:jc w:val="left"/>
                    <w:rPr>
                      <w:del w:author="Valeria Tapia" w:id="1627" w:date="2026-10-01T17:57:00Z"/>
                      <w:sz w:val="16"/>
                      <w:szCs w:val="16"/>
                    </w:rPr>
                  </w:pPr>
                  <w:del w:author="Valeria Tapia" w:id="1627" w:date="2026-10-01T17:57:00Z">
                    <w:r w:rsidDel="00000000" w:rsidR="00000000" w:rsidRPr="00000000">
                      <w:rPr>
                        <w:rtl w:val="0"/>
                      </w:rPr>
                    </w:r>
                  </w:del>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3232">
                  <w:pPr>
                    <w:shd w:fill="ffffff" w:val="clear"/>
                    <w:jc w:val="left"/>
                    <w:rPr>
                      <w:del w:author="Valeria Tapia" w:id="1627" w:date="2026-10-01T17:57:00Z"/>
                      <w:sz w:val="16"/>
                      <w:szCs w:val="16"/>
                    </w:rPr>
                  </w:pPr>
                  <w:del w:author="Valeria Tapia" w:id="1627" w:date="2026-10-01T17:57:00Z">
                    <w:r w:rsidDel="00000000" w:rsidR="00000000" w:rsidRPr="00000000">
                      <w:rPr>
                        <w:rtl w:val="0"/>
                      </w:rPr>
                    </w:r>
                  </w:del>
                </w:p>
              </w:tc>
            </w:tr>
          </w:tbl>
          <w:p w:rsidR="00000000" w:rsidDel="00000000" w:rsidP="00000000" w:rsidRDefault="00000000" w:rsidRPr="00000000" w14:paraId="00003233">
            <w:pPr>
              <w:shd w:fill="ffffff" w:val="clear"/>
              <w:rPr>
                <w:del w:author="Valeria Tapia" w:id="1627" w:date="2026-10-01T17:57:00Z"/>
                <w:b w:val="1"/>
                <w:bCs w:val="1"/>
                <w:color w:val="000000"/>
                <w:sz w:val="16"/>
                <w:szCs w:val="16"/>
              </w:rPr>
            </w:pPr>
            <w:del w:author="Valeria Tapia" w:id="1627" w:date="2026-10-01T17:57:00Z">
              <w:r w:rsidDel="00000000" w:rsidR="00000000" w:rsidRPr="00000000">
                <w:rPr>
                  <w:rtl w:val="0"/>
                </w:rPr>
              </w:r>
            </w:del>
          </w:p>
        </w:tc>
      </w:tr>
      <w:tr>
        <w:trPr>
          <w:trPrChange w:author="Valeria Tapia" w:id="1486" w:date="2026-10-01T18:43:00Z">
            <w:trPr>
              <w:cantSplit w:val="0"/>
              <w:trHeight w:val="514"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3273">
            <w:pPr>
              <w:rPr>
                <w:ins w:author="Valeria Tapia" w:id="1634" w:date="2026-10-01T18:45:00Z"/>
                <w:b w:val="1"/>
                <w:bCs w:val="1"/>
                <w:color w:val="000000"/>
                <w:sz w:val="16"/>
                <w:szCs w:val="16"/>
              </w:rPr>
            </w:pPr>
            <w:del w:author="Valeria Tapia" w:id="1629" w:date="2026-10-01T18:44:00Z">
              <w:r w:rsidDel="00000000" w:rsidR="00000000" w:rsidRPr="00000000">
                <w:rPr>
                  <w:b w:val="1"/>
                  <w:bCs w:val="1"/>
                  <w:color w:val="000000"/>
                  <w:sz w:val="16"/>
                  <w:szCs w:val="16"/>
                  <w:rtl w:val="0"/>
                </w:rPr>
                <w:delText xml:space="preserve">21.</w:delText>
              </w:r>
            </w:del>
            <w:ins w:author="Valeria Tapia" w:id="1629" w:date="2026-10-01T18:44:00Z">
              <w:r w:rsidDel="00000000" w:rsidR="00000000" w:rsidRPr="00000000">
                <w:rPr>
                  <w:b w:val="1"/>
                  <w:bCs w:val="1"/>
                  <w:color w:val="000000"/>
                  <w:sz w:val="16"/>
                  <w:szCs w:val="16"/>
                  <w:rtl w:val="0"/>
                </w:rPr>
                <w:t xml:space="preserve">III.</w:t>
              </w:r>
            </w:ins>
            <w:r w:rsidDel="00000000" w:rsidR="00000000" w:rsidRPr="00000000">
              <w:rPr>
                <w:b w:val="1"/>
                <w:bCs w:val="1"/>
                <w:color w:val="000000"/>
                <w:sz w:val="16"/>
                <w:szCs w:val="16"/>
                <w:rtl w:val="0"/>
              </w:rPr>
              <w:t xml:space="preserve"> </w:t>
            </w:r>
            <w:del w:author="Valeria Tapia" w:id="1630" w:date="2026-10-01T18:44:00Z">
              <w:r w:rsidDel="00000000" w:rsidR="00000000" w:rsidRPr="00000000">
                <w:rPr>
                  <w:b w:val="1"/>
                  <w:bCs w:val="1"/>
                  <w:color w:val="000000"/>
                  <w:sz w:val="16"/>
                  <w:szCs w:val="16"/>
                  <w:rtl w:val="0"/>
                </w:rPr>
                <w:delText xml:space="preserve">DATOS</w:delText>
              </w:r>
            </w:del>
            <w:ins w:author="Valeria Tapia" w:id="1630" w:date="2026-10-01T18:44:00Z">
              <w:r w:rsidDel="00000000" w:rsidR="00000000" w:rsidRPr="00000000">
                <w:rPr>
                  <w:b w:val="1"/>
                  <w:bCs w:val="1"/>
                  <w:color w:val="000000"/>
                  <w:sz w:val="16"/>
                  <w:szCs w:val="16"/>
                  <w:rtl w:val="0"/>
                </w:rPr>
                <w:t xml:space="preserve">INFORMACIÓN</w:t>
              </w:r>
            </w:ins>
            <w:r w:rsidDel="00000000" w:rsidR="00000000" w:rsidRPr="00000000">
              <w:rPr>
                <w:b w:val="1"/>
                <w:bCs w:val="1"/>
                <w:color w:val="000000"/>
                <w:sz w:val="16"/>
                <w:szCs w:val="16"/>
                <w:rtl w:val="0"/>
              </w:rPr>
              <w:t xml:space="preserve"> ESTADÍSTIC</w:t>
            </w:r>
            <w:del w:author="Valeria Tapia" w:id="1631" w:date="2026-10-01T18:44:00Z">
              <w:r w:rsidDel="00000000" w:rsidR="00000000" w:rsidRPr="00000000">
                <w:rPr>
                  <w:b w:val="1"/>
                  <w:bCs w:val="1"/>
                  <w:color w:val="000000"/>
                  <w:sz w:val="16"/>
                  <w:szCs w:val="16"/>
                  <w:rtl w:val="0"/>
                </w:rPr>
                <w:delText xml:space="preserve">OS</w:delText>
              </w:r>
            </w:del>
            <w:ins w:author="Valeria Tapia" w:id="1631" w:date="2026-10-01T18:44:00Z">
              <w:r w:rsidDel="00000000" w:rsidR="00000000" w:rsidRPr="00000000">
                <w:rPr>
                  <w:b w:val="1"/>
                  <w:bCs w:val="1"/>
                  <w:color w:val="000000"/>
                  <w:sz w:val="16"/>
                  <w:szCs w:val="16"/>
                  <w:rtl w:val="0"/>
                </w:rPr>
                <w:t xml:space="preserve">A</w:t>
              </w:r>
            </w:ins>
            <w:r w:rsidDel="00000000" w:rsidR="00000000" w:rsidRPr="00000000">
              <w:rPr>
                <w:b w:val="1"/>
                <w:bCs w:val="1"/>
                <w:color w:val="000000"/>
                <w:sz w:val="16"/>
                <w:szCs w:val="16"/>
                <w:rtl w:val="0"/>
              </w:rPr>
              <w:t xml:space="preserve"> DE</w:t>
            </w:r>
            <w:ins w:author="Valeria Tapia" w:id="1632" w:date="2026-10-01T18:45:00Z">
              <w:r w:rsidDel="00000000" w:rsidR="00000000" w:rsidRPr="00000000">
                <w:rPr>
                  <w:b w:val="1"/>
                  <w:bCs w:val="1"/>
                  <w:color w:val="000000"/>
                  <w:sz w:val="16"/>
                  <w:szCs w:val="16"/>
                  <w:rtl w:val="0"/>
                </w:rPr>
                <w:t xml:space="preserve"> LA EMISIÓN DE LA </w:t>
              </w:r>
            </w:ins>
            <w:del w:author="Valeria Tapia" w:id="1632" w:date="2026-10-01T18:45:00Z">
              <w:r w:rsidDel="00000000" w:rsidR="00000000" w:rsidRPr="00000000">
                <w:rPr>
                  <w:b w:val="1"/>
                  <w:bCs w:val="1"/>
                  <w:color w:val="000000"/>
                  <w:sz w:val="16"/>
                  <w:szCs w:val="16"/>
                  <w:rtl w:val="0"/>
                </w:rPr>
                <w:delText xml:space="preserve"> TRÁMITES </w:delText>
              </w:r>
            </w:del>
            <w:r w:rsidDel="00000000" w:rsidR="00000000" w:rsidRPr="00000000">
              <w:rPr>
                <w:b w:val="1"/>
                <w:bCs w:val="1"/>
                <w:color w:val="000000"/>
                <w:sz w:val="16"/>
                <w:szCs w:val="16"/>
                <w:rtl w:val="0"/>
              </w:rPr>
              <w:t xml:space="preserve">APCO </w:t>
            </w:r>
            <w:del w:author="Valeria Tapia" w:id="1633" w:date="2026-10-01T18:43:00Z">
              <w:r w:rsidDel="00000000" w:rsidR="00000000" w:rsidRPr="00000000">
                <w:rPr>
                  <w:b w:val="1"/>
                  <w:bCs w:val="1"/>
                  <w:color w:val="000000"/>
                  <w:sz w:val="16"/>
                  <w:szCs w:val="16"/>
                  <w:rtl w:val="0"/>
                </w:rPr>
                <w:delText xml:space="preserve">EMITIDOS</w:delText>
              </w:r>
            </w:del>
            <w:r w:rsidDel="00000000" w:rsidR="00000000" w:rsidRPr="00000000">
              <w:rPr>
                <w:b w:val="1"/>
                <w:bCs w:val="1"/>
                <w:color w:val="000000"/>
                <w:sz w:val="16"/>
                <w:szCs w:val="16"/>
                <w:rtl w:val="0"/>
              </w:rPr>
              <w:t xml:space="preserve"> </w:t>
            </w:r>
            <w:ins w:author="Valeria Tapia" w:id="1634" w:date="2026-10-01T18:45:00Z">
              <w:r w:rsidDel="00000000" w:rsidR="00000000" w:rsidRPr="00000000">
                <w:rPr>
                  <w:rtl w:val="0"/>
                </w:rPr>
              </w:r>
            </w:ins>
          </w:p>
          <w:p w:rsidR="00000000" w:rsidDel="00000000" w:rsidP="00000000" w:rsidRDefault="00000000" w:rsidRPr="00000000" w14:paraId="00003274">
            <w:pPr>
              <w:rPr>
                <w:b w:val="1"/>
                <w:bCs w:val="1"/>
                <w:i w:val="1"/>
                <w:iCs w:val="1"/>
                <w:color w:val="000000"/>
                <w:sz w:val="16"/>
                <w:szCs w:val="16"/>
                <w:rPrChange w:author="Valeria Tapia" w:id="1639" w:date="2026-10-01T18:45:00Z">
                  <w:rPr>
                    <w:b w:val="1"/>
                    <w:bCs w:val="1"/>
                    <w:color w:val="000000"/>
                    <w:sz w:val="16"/>
                    <w:szCs w:val="16"/>
                  </w:rPr>
                </w:rPrChange>
              </w:rPr>
            </w:pPr>
            <w:r w:rsidDel="00000000" w:rsidR="00000000" w:rsidRPr="00000000">
              <w:rPr>
                <w:i w:val="1"/>
                <w:iCs w:val="1"/>
                <w:sz w:val="16"/>
                <w:szCs w:val="16"/>
                <w:rtl w:val="0"/>
                <w:rPrChange w:author="Valeria Tapia" w:id="1635" w:date="2026-10-01T18:45:00Z">
                  <w:rPr>
                    <w:sz w:val="16"/>
                    <w:szCs w:val="16"/>
                  </w:rPr>
                </w:rPrChange>
              </w:rPr>
              <w:t xml:space="preserve">Se debe registrar el número total de </w:t>
            </w:r>
            <w:del w:author="Valeria Tapia" w:id="1636" w:date="2026-10-01T18:45:00Z">
              <w:r w:rsidDel="00000000" w:rsidR="00000000" w:rsidRPr="00000000">
                <w:rPr>
                  <w:i w:val="1"/>
                  <w:iCs w:val="1"/>
                  <w:sz w:val="16"/>
                  <w:szCs w:val="16"/>
                  <w:rtl w:val="0"/>
                  <w:rPrChange w:author="Valeria Tapia" w:id="1635" w:date="2026-10-01T18:45:00Z">
                    <w:rPr>
                      <w:sz w:val="16"/>
                      <w:szCs w:val="16"/>
                    </w:rPr>
                  </w:rPrChange>
                </w:rPr>
                <w:delText xml:space="preserve">trámites </w:delText>
              </w:r>
            </w:del>
            <w:r w:rsidDel="00000000" w:rsidR="00000000" w:rsidRPr="00000000">
              <w:rPr>
                <w:i w:val="1"/>
                <w:iCs w:val="1"/>
                <w:sz w:val="16"/>
                <w:szCs w:val="16"/>
                <w:rtl w:val="0"/>
                <w:rPrChange w:author="Valeria Tapia" w:id="1635" w:date="2026-10-01T18:45:00Z">
                  <w:rPr>
                    <w:sz w:val="16"/>
                    <w:szCs w:val="16"/>
                  </w:rPr>
                </w:rPrChange>
              </w:rPr>
              <w:t xml:space="preserve">APCO emitidos</w:t>
            </w:r>
            <w:del w:author="Valeria Tapia" w:id="1637" w:date="2026-10-01T18:45:00Z">
              <w:r w:rsidDel="00000000" w:rsidR="00000000" w:rsidRPr="00000000">
                <w:rPr>
                  <w:i w:val="1"/>
                  <w:iCs w:val="1"/>
                  <w:sz w:val="16"/>
                  <w:szCs w:val="16"/>
                  <w:rtl w:val="0"/>
                  <w:rPrChange w:author="Valeria Tapia" w:id="1635" w:date="2026-10-01T18:45:00Z">
                    <w:rPr>
                      <w:sz w:val="16"/>
                      <w:szCs w:val="16"/>
                    </w:rPr>
                  </w:rPrChange>
                </w:rPr>
                <w:delText xml:space="preserve"> por la Entidad Pública Emisora (EPE) durante los últimos dos (2) años, de forma anual</w:delText>
              </w:r>
            </w:del>
            <w:ins w:author="Valeria Tapia" w:id="1637" w:date="2026-10-01T18:45:00Z">
              <w:r w:rsidDel="00000000" w:rsidR="00000000" w:rsidRPr="00000000">
                <w:rPr>
                  <w:i w:val="1"/>
                  <w:iCs w:val="1"/>
                  <w:sz w:val="16"/>
                  <w:szCs w:val="16"/>
                  <w:rtl w:val="0"/>
                  <w:rPrChange w:author="Valeria Tapia" w:id="1635" w:date="2026-10-01T18:45:00Z">
                    <w:rPr>
                      <w:sz w:val="16"/>
                      <w:szCs w:val="16"/>
                    </w:rPr>
                  </w:rPrChange>
                </w:rPr>
                <w:t xml:space="preserve"> </w:t>
              </w:r>
              <w:r w:rsidDel="00000000" w:rsidR="00000000" w:rsidRPr="00000000">
                <w:rPr>
                  <w:i w:val="1"/>
                  <w:iCs w:val="1"/>
                  <w:sz w:val="16"/>
                  <w:szCs w:val="16"/>
                  <w:rtl w:val="0"/>
                </w:rPr>
                <w:t xml:space="preserve">de</w:t>
              </w:r>
              <w:r w:rsidDel="00000000" w:rsidR="00000000" w:rsidRPr="00000000">
                <w:rPr>
                  <w:i w:val="1"/>
                  <w:iCs w:val="1"/>
                  <w:sz w:val="16"/>
                  <w:szCs w:val="16"/>
                  <w:rtl w:val="0"/>
                  <w:rPrChange w:author="Valeria Tapia" w:id="1638" w:date="2026-10-01T18:45:00Z">
                    <w:rPr>
                      <w:sz w:val="16"/>
                      <w:szCs w:val="16"/>
                    </w:rPr>
                  </w:rPrChange>
                </w:rPr>
                <w:t xml:space="preserve"> las</w:t>
              </w:r>
              <w:r w:rsidDel="00000000" w:rsidR="00000000" w:rsidRPr="00000000">
                <w:rPr>
                  <w:i w:val="1"/>
                  <w:iCs w:val="1"/>
                  <w:sz w:val="16"/>
                  <w:szCs w:val="16"/>
                  <w:rtl w:val="0"/>
                </w:rPr>
                <w:t xml:space="preserve"> últimas 3</w:t>
              </w:r>
              <w:r w:rsidDel="00000000" w:rsidR="00000000" w:rsidRPr="00000000">
                <w:rPr>
                  <w:i w:val="1"/>
                  <w:iCs w:val="1"/>
                  <w:sz w:val="16"/>
                  <w:szCs w:val="16"/>
                  <w:rtl w:val="0"/>
                  <w:rPrChange w:author="Valeria Tapia" w:id="1639" w:date="2026-10-01T18:45:00Z">
                    <w:rPr>
                      <w:sz w:val="16"/>
                      <w:szCs w:val="16"/>
                    </w:rPr>
                  </w:rPrChange>
                </w:rPr>
                <w:t xml:space="preserve"> gestiones</w:t>
              </w:r>
            </w:ins>
            <w:r w:rsidDel="00000000" w:rsidR="00000000" w:rsidRPr="00000000">
              <w:rPr>
                <w:i w:val="1"/>
                <w:iCs w:val="1"/>
                <w:sz w:val="16"/>
                <w:szCs w:val="16"/>
                <w:rtl w:val="0"/>
                <w:rPrChange w:author="Valeria Tapia" w:id="1639" w:date="2026-10-01T18:45:00Z">
                  <w:rPr>
                    <w:sz w:val="16"/>
                    <w:szCs w:val="16"/>
                  </w:rPr>
                </w:rPrChange>
              </w:rPr>
              <w:t xml:space="preserve">.</w:t>
            </w:r>
            <w:r w:rsidDel="00000000" w:rsidR="00000000" w:rsidRPr="00000000">
              <w:rPr>
                <w:rtl w:val="0"/>
              </w:rPr>
            </w:r>
          </w:p>
        </w:tc>
      </w:tr>
      <w:tr>
        <w:trPr>
          <w:trPrChange w:author="Valeria Tapia" w:id="1486" w:date="2026-10-01T18:43:00Z">
            <w:trPr>
              <w:cantSplit w:val="0"/>
              <w:trHeight w:val="67" w:hRule="atLeast"/>
              <w:tblHeader w:val="0"/>
            </w:trPr>
          </w:trPrChange>
        </w:trPr>
        <w:tc>
          <w:tcPr>
            <w:gridSpan w:val="7"/>
            <w:tcPrChange w:author="Valeria Tapia" w:id="1486" w:date="2026-10-01T18:43:00Z">
              <w:tcPr/>
            </w:tcPrChange>
          </w:tcPr>
          <w:p w:rsidR="00000000" w:rsidDel="00000000" w:rsidP="00000000" w:rsidRDefault="00000000" w:rsidRPr="00000000" w14:paraId="000032B4">
            <w:pPr>
              <w:jc w:val="center"/>
              <w:rPr>
                <w:b w:val="1"/>
                <w:bCs w:val="1"/>
                <w:color w:val="000000"/>
                <w:sz w:val="16"/>
                <w:szCs w:val="16"/>
              </w:rPr>
            </w:pPr>
            <w:ins w:author="Valeria Tapia" w:id="1640" w:date="2026-10-01T18:48:00Z">
              <w:r w:rsidDel="00000000" w:rsidR="00000000" w:rsidRPr="00000000">
                <w:rPr>
                  <w:b w:val="1"/>
                  <w:bCs w:val="1"/>
                  <w:color w:val="000000"/>
                  <w:sz w:val="16"/>
                  <w:szCs w:val="16"/>
                  <w:rtl w:val="0"/>
                </w:rPr>
                <w:t xml:space="preserve">Nº</w:t>
              </w:r>
            </w:ins>
            <w:del w:author="Valeria Tapia" w:id="1640" w:date="2026-10-01T18:48:00Z">
              <w:r w:rsidDel="00000000" w:rsidR="00000000" w:rsidRPr="00000000">
                <w:rPr>
                  <w:b w:val="1"/>
                  <w:bCs w:val="1"/>
                  <w:color w:val="000000"/>
                  <w:sz w:val="16"/>
                  <w:szCs w:val="16"/>
                  <w:rtl w:val="0"/>
                </w:rPr>
                <w:delText xml:space="preserve">AÑO</w:delText>
              </w:r>
            </w:del>
            <w:r w:rsidDel="00000000" w:rsidR="00000000" w:rsidRPr="00000000">
              <w:rPr>
                <w:rtl w:val="0"/>
              </w:rPr>
            </w:r>
          </w:p>
        </w:tc>
        <w:tc>
          <w:tcPr>
            <w:gridSpan w:val="31"/>
            <w:tcPrChange w:author="Valeria Tapia" w:id="1486" w:date="2026-10-01T18:43:00Z">
              <w:tcPr/>
            </w:tcPrChange>
          </w:tcPr>
          <w:p w:rsidR="00000000" w:rsidDel="00000000" w:rsidP="00000000" w:rsidRDefault="00000000" w:rsidRPr="00000000" w14:paraId="000032BB">
            <w:pPr>
              <w:jc w:val="center"/>
              <w:rPr>
                <w:b w:val="1"/>
                <w:bCs w:val="1"/>
                <w:color w:val="000000"/>
                <w:sz w:val="16"/>
                <w:szCs w:val="16"/>
              </w:rPr>
            </w:pPr>
            <w:del w:author="Valeria Tapia" w:id="1641" w:date="2026-10-01T18:47:00Z">
              <w:r w:rsidDel="00000000" w:rsidR="00000000" w:rsidRPr="00000000">
                <w:rPr>
                  <w:b w:val="1"/>
                  <w:bCs w:val="1"/>
                  <w:sz w:val="16"/>
                  <w:szCs w:val="16"/>
                  <w:rtl w:val="0"/>
                </w:rPr>
                <w:delText xml:space="preserve">TIPO DE TRÁMITES APCO EMITIDO</w:delText>
              </w:r>
            </w:del>
            <w:ins w:author="Valeria Tapia" w:id="1641" w:date="2026-10-01T18:47:00Z">
              <w:r w:rsidDel="00000000" w:rsidR="00000000" w:rsidRPr="00000000">
                <w:rPr>
                  <w:b w:val="1"/>
                  <w:bCs w:val="1"/>
                  <w:sz w:val="16"/>
                  <w:szCs w:val="16"/>
                  <w:rtl w:val="0"/>
                </w:rPr>
                <w:t xml:space="preserve">2024</w:t>
              </w:r>
            </w:ins>
            <w:del w:author="Valeria Tapia" w:id="1642" w:date="2026-10-01T18:47:00Z">
              <w:r w:rsidDel="00000000" w:rsidR="00000000" w:rsidRPr="00000000">
                <w:rPr>
                  <w:b w:val="1"/>
                  <w:bCs w:val="1"/>
                  <w:sz w:val="16"/>
                  <w:szCs w:val="16"/>
                  <w:rtl w:val="0"/>
                </w:rPr>
                <w:delText xml:space="preserve">S</w:delText>
              </w:r>
            </w:del>
            <w:r w:rsidDel="00000000" w:rsidR="00000000" w:rsidRPr="00000000">
              <w:rPr>
                <w:rtl w:val="0"/>
              </w:rPr>
            </w:r>
          </w:p>
        </w:tc>
        <w:tc>
          <w:tcPr>
            <w:gridSpan w:val="12"/>
            <w:tcPrChange w:author="Valeria Tapia" w:id="1486" w:date="2026-10-01T18:43:00Z">
              <w:tcPr/>
            </w:tcPrChange>
          </w:tcPr>
          <w:p w:rsidR="00000000" w:rsidDel="00000000" w:rsidP="00000000" w:rsidRDefault="00000000" w:rsidRPr="00000000" w14:paraId="000032DA">
            <w:pPr>
              <w:jc w:val="center"/>
              <w:rPr>
                <w:b w:val="1"/>
                <w:bCs w:val="1"/>
                <w:color w:val="000000"/>
                <w:sz w:val="16"/>
                <w:szCs w:val="16"/>
              </w:rPr>
            </w:pPr>
            <w:del w:author="Valeria Tapia" w:id="1643" w:date="2026-10-01T18:47:00Z">
              <w:r w:rsidDel="00000000" w:rsidR="00000000" w:rsidRPr="00000000">
                <w:rPr>
                  <w:b w:val="1"/>
                  <w:bCs w:val="1"/>
                  <w:sz w:val="16"/>
                  <w:szCs w:val="16"/>
                  <w:rtl w:val="0"/>
                </w:rPr>
                <w:delText xml:space="preserve">CANTIDAD DE TRÁMITES APCO EMITIDOS</w:delText>
              </w:r>
            </w:del>
            <w:ins w:author="Valeria Tapia" w:id="1643" w:date="2026-10-01T18:47:00Z">
              <w:r w:rsidDel="00000000" w:rsidR="00000000" w:rsidRPr="00000000">
                <w:rPr>
                  <w:b w:val="1"/>
                  <w:bCs w:val="1"/>
                  <w:sz w:val="16"/>
                  <w:szCs w:val="16"/>
                  <w:rtl w:val="0"/>
                </w:rPr>
                <w:t xml:space="preserve">2025</w:t>
              </w:r>
            </w:ins>
            <w:r w:rsidDel="00000000" w:rsidR="00000000" w:rsidRPr="00000000">
              <w:rPr>
                <w:rtl w:val="0"/>
              </w:rPr>
            </w:r>
          </w:p>
        </w:tc>
        <w:tc>
          <w:tcPr>
            <w:gridSpan w:val="14"/>
            <w:tcPrChange w:author="Valeria Tapia" w:id="1486" w:date="2026-10-01T18:43:00Z">
              <w:tcPr/>
            </w:tcPrChange>
          </w:tcPr>
          <w:p w:rsidR="00000000" w:rsidDel="00000000" w:rsidP="00000000" w:rsidRDefault="00000000" w:rsidRPr="00000000" w14:paraId="000032E6">
            <w:pPr>
              <w:jc w:val="center"/>
              <w:rPr>
                <w:b w:val="1"/>
                <w:bCs w:val="1"/>
                <w:color w:val="000000"/>
                <w:sz w:val="16"/>
                <w:szCs w:val="16"/>
              </w:rPr>
            </w:pPr>
            <w:ins w:author="Valeria Tapia" w:id="1644" w:date="2026-10-01T18:48:00Z">
              <w:r w:rsidDel="00000000" w:rsidR="00000000" w:rsidRPr="00000000">
                <w:rPr>
                  <w:b w:val="1"/>
                  <w:bCs w:val="1"/>
                  <w:color w:val="000000"/>
                  <w:sz w:val="16"/>
                  <w:szCs w:val="16"/>
                  <w:rtl w:val="0"/>
                </w:rPr>
                <w:t xml:space="preserve">2026</w:t>
              </w:r>
            </w:ins>
            <w:del w:author="Valeria Tapia" w:id="1644" w:date="2026-10-01T18:48:00Z">
              <w:r w:rsidDel="00000000" w:rsidR="00000000" w:rsidRPr="00000000">
                <w:rPr>
                  <w:b w:val="1"/>
                  <w:bCs w:val="1"/>
                  <w:color w:val="000000"/>
                  <w:sz w:val="16"/>
                  <w:szCs w:val="16"/>
                  <w:rtl w:val="0"/>
                </w:rPr>
                <w:delText xml:space="preserve">REPRESENTATIVIDAD DEL TRÁMITE EN REPRESENTATIVIDAD  DEL TRÁMITE EN PORCENTAJE % DEL TOTAL DE TRÁMITES EMITIDOS POR LA EPE</w:delText>
              </w:r>
            </w:del>
            <w:r w:rsidDel="00000000" w:rsidR="00000000" w:rsidRPr="00000000">
              <w:rPr>
                <w:rtl w:val="0"/>
              </w:rPr>
            </w:r>
          </w:p>
        </w:tc>
      </w:tr>
      <w:tr>
        <w:trPr>
          <w:trPrChange w:author="Valeria Tapia" w:id="1486" w:date="2026-10-01T18:43:00Z">
            <w:trPr>
              <w:cantSplit w:val="0"/>
              <w:trHeight w:val="67" w:hRule="atLeast"/>
              <w:tblHeader w:val="0"/>
            </w:trPr>
          </w:trPrChange>
        </w:trPr>
        <w:tc>
          <w:tcPr>
            <w:gridSpan w:val="7"/>
            <w:tcPrChange w:author="Valeria Tapia" w:id="1486" w:date="2026-10-01T18:43:00Z">
              <w:tcPr>
                <w:vAlign w:val="center"/>
              </w:tcPr>
            </w:tcPrChange>
          </w:tcPr>
          <w:p w:rsidR="00000000" w:rsidDel="00000000" w:rsidP="00000000" w:rsidRDefault="00000000" w:rsidRPr="00000000" w14:paraId="000032F4">
            <w:pPr>
              <w:jc w:val="center"/>
              <w:rPr>
                <w:color w:val="000000"/>
                <w:sz w:val="16"/>
                <w:szCs w:val="16"/>
              </w:rPr>
            </w:pPr>
            <w:ins w:author="Valeria Tapia" w:id="1645" w:date="2026-10-01T18:49:00Z">
              <w:r w:rsidDel="00000000" w:rsidR="00000000" w:rsidRPr="00000000">
                <w:rPr>
                  <w:sz w:val="16"/>
                  <w:szCs w:val="16"/>
                  <w:rtl w:val="0"/>
                </w:rPr>
                <w:t xml:space="preserve">1</w:t>
              </w:r>
            </w:ins>
            <w:del w:author="Valeria Tapia" w:id="1645" w:date="2026-10-01T18:49:00Z">
              <w:r w:rsidDel="00000000" w:rsidR="00000000" w:rsidRPr="00000000">
                <w:rPr>
                  <w:sz w:val="16"/>
                  <w:szCs w:val="16"/>
                  <w:rtl w:val="0"/>
                </w:rPr>
                <w:delText xml:space="preserve">2023</w:delText>
              </w:r>
            </w:del>
            <w:r w:rsidDel="00000000" w:rsidR="00000000" w:rsidRPr="00000000">
              <w:rPr>
                <w:rtl w:val="0"/>
              </w:rPr>
            </w:r>
          </w:p>
        </w:tc>
        <w:tc>
          <w:tcPr>
            <w:gridSpan w:val="31"/>
            <w:tcPrChange w:author="Valeria Tapia" w:id="1486" w:date="2026-10-01T18:43:00Z">
              <w:tcPr>
                <w:vAlign w:val="center"/>
              </w:tcPr>
            </w:tcPrChange>
          </w:tcPr>
          <w:p w:rsidR="00000000" w:rsidDel="00000000" w:rsidP="00000000" w:rsidRDefault="00000000" w:rsidRPr="00000000" w14:paraId="000032FB">
            <w:pPr>
              <w:jc w:val="center"/>
              <w:rPr>
                <w:rFonts w:ascii="Arial" w:cs="Arial" w:eastAsia="Arial" w:hAnsi="Arial"/>
                <w:color w:val="000000"/>
                <w:sz w:val="16"/>
                <w:szCs w:val="16"/>
                <w:rPrChange w:author="Valeria Tapia" w:id="1648" w:date="2026-10-01T18:48:00Z">
                  <w:rPr>
                    <w:color w:val="000000"/>
                    <w:sz w:val="16"/>
                    <w:szCs w:val="16"/>
                  </w:rPr>
                </w:rPrChange>
              </w:rPr>
            </w:pPr>
            <w:ins w:author="Valeria Tapia" w:id="1646" w:date="2026-10-01T18:48:00Z">
              <w:r w:rsidDel="00000000" w:rsidR="00000000" w:rsidRPr="00000000">
                <w:rPr>
                  <w:rFonts w:ascii="Arial" w:cs="Arial" w:eastAsia="Arial" w:hAnsi="Arial"/>
                  <w:color w:val="000000"/>
                  <w:sz w:val="16"/>
                  <w:szCs w:val="16"/>
                  <w:rtl w:val="0"/>
                  <w:rPrChange w:author="Valeria Tapia" w:id="1647" w:date="2026-10-01T18:48:00Z">
                    <w:rPr>
                      <w:rFonts w:ascii="Arial" w:cs="Arial" w:eastAsia="Arial" w:hAnsi="Arial"/>
                      <w:color w:val="000000"/>
                      <w:sz w:val="18"/>
                      <w:szCs w:val="18"/>
                    </w:rPr>
                  </w:rPrChange>
                </w:rPr>
                <w:t xml:space="preserve">Ej:2.500</w:t>
              </w:r>
            </w:ins>
            <w:del w:author="Valeria Tapia" w:id="1646" w:date="2026-10-01T18:48:00Z">
              <w:r w:rsidDel="00000000" w:rsidR="00000000" w:rsidRPr="00000000">
                <w:rPr>
                  <w:rFonts w:ascii="Arial" w:cs="Arial" w:eastAsia="Arial" w:hAnsi="Arial"/>
                  <w:color w:val="000000"/>
                  <w:sz w:val="16"/>
                  <w:szCs w:val="16"/>
                  <w:rtl w:val="0"/>
                  <w:rPrChange w:author="Valeria Tapia" w:id="1648" w:date="2026-10-01T18:48:00Z">
                    <w:rPr>
                      <w:color w:val="000000"/>
                      <w:sz w:val="16"/>
                      <w:szCs w:val="16"/>
                    </w:rPr>
                  </w:rPrChange>
                </w:rPr>
                <w:delText xml:space="preserve">Certificado Zoosanitario de Exportación</w:delText>
              </w:r>
            </w:del>
            <w:r w:rsidDel="00000000" w:rsidR="00000000" w:rsidRPr="00000000">
              <w:rPr>
                <w:rtl w:val="0"/>
              </w:rPr>
            </w:r>
          </w:p>
        </w:tc>
        <w:tc>
          <w:tcPr>
            <w:gridSpan w:val="12"/>
            <w:tcPrChange w:author="Valeria Tapia" w:id="1486" w:date="2026-10-01T18:43:00Z">
              <w:tcPr>
                <w:vAlign w:val="center"/>
              </w:tcPr>
            </w:tcPrChange>
          </w:tcPr>
          <w:p w:rsidR="00000000" w:rsidDel="00000000" w:rsidP="00000000" w:rsidRDefault="00000000" w:rsidRPr="00000000" w14:paraId="0000331A">
            <w:pPr>
              <w:jc w:val="center"/>
              <w:rPr>
                <w:rFonts w:ascii="Arial" w:cs="Arial" w:eastAsia="Arial" w:hAnsi="Arial"/>
                <w:color w:val="000000"/>
                <w:sz w:val="16"/>
                <w:szCs w:val="16"/>
                <w:rPrChange w:author="Valeria Tapia" w:id="1651" w:date="2026-10-01T18:48:00Z">
                  <w:rPr>
                    <w:color w:val="000000"/>
                    <w:sz w:val="16"/>
                    <w:szCs w:val="16"/>
                  </w:rPr>
                </w:rPrChange>
              </w:rPr>
            </w:pPr>
            <w:ins w:author="Valeria Tapia" w:id="1649" w:date="2026-10-01T18:48:00Z">
              <w:r w:rsidDel="00000000" w:rsidR="00000000" w:rsidRPr="00000000">
                <w:rPr>
                  <w:rFonts w:ascii="Arial" w:cs="Arial" w:eastAsia="Arial" w:hAnsi="Arial"/>
                  <w:color w:val="000000"/>
                  <w:sz w:val="16"/>
                  <w:szCs w:val="16"/>
                  <w:rtl w:val="0"/>
                  <w:rPrChange w:author="Valeria Tapia" w:id="1650" w:date="2026-10-01T18:48:00Z">
                    <w:rPr>
                      <w:rFonts w:ascii="Arial" w:cs="Arial" w:eastAsia="Arial" w:hAnsi="Arial"/>
                      <w:color w:val="000000"/>
                      <w:sz w:val="18"/>
                      <w:szCs w:val="18"/>
                    </w:rPr>
                  </w:rPrChange>
                </w:rPr>
                <w:t xml:space="preserve">Ej:3.500</w:t>
              </w:r>
            </w:ins>
            <w:del w:author="Valeria Tapia" w:id="1649" w:date="2026-10-01T18:48:00Z">
              <w:r w:rsidDel="00000000" w:rsidR="00000000" w:rsidRPr="00000000">
                <w:rPr>
                  <w:rFonts w:ascii="Arial" w:cs="Arial" w:eastAsia="Arial" w:hAnsi="Arial"/>
                  <w:color w:val="000000"/>
                  <w:sz w:val="16"/>
                  <w:szCs w:val="16"/>
                  <w:rtl w:val="0"/>
                  <w:rPrChange w:author="Valeria Tapia" w:id="1651" w:date="2026-10-01T18:48:00Z">
                    <w:rPr>
                      <w:color w:val="000000"/>
                      <w:sz w:val="16"/>
                      <w:szCs w:val="16"/>
                    </w:rPr>
                  </w:rPrChange>
                </w:rPr>
                <w:delText xml:space="preserve">Ejemplo: 11000</w:delText>
              </w:r>
            </w:del>
            <w:r w:rsidDel="00000000" w:rsidR="00000000" w:rsidRPr="00000000">
              <w:rPr>
                <w:rtl w:val="0"/>
              </w:rPr>
            </w:r>
          </w:p>
        </w:tc>
        <w:tc>
          <w:tcPr>
            <w:gridSpan w:val="14"/>
            <w:tcPrChange w:author="Valeria Tapia" w:id="1486" w:date="2026-10-01T18:43:00Z">
              <w:tcPr>
                <w:vAlign w:val="center"/>
              </w:tcPr>
            </w:tcPrChange>
          </w:tcPr>
          <w:p w:rsidR="00000000" w:rsidDel="00000000" w:rsidP="00000000" w:rsidRDefault="00000000" w:rsidRPr="00000000" w14:paraId="00003326">
            <w:pPr>
              <w:jc w:val="center"/>
              <w:rPr>
                <w:rFonts w:ascii="Arial" w:cs="Arial" w:eastAsia="Arial" w:hAnsi="Arial"/>
                <w:color w:val="000000"/>
                <w:sz w:val="16"/>
                <w:szCs w:val="16"/>
                <w:rPrChange w:author="Valeria Tapia" w:id="1654" w:date="2026-10-01T18:48:00Z">
                  <w:rPr>
                    <w:color w:val="000000"/>
                    <w:sz w:val="16"/>
                    <w:szCs w:val="16"/>
                  </w:rPr>
                </w:rPrChange>
              </w:rPr>
            </w:pPr>
            <w:ins w:author="Valeria Tapia" w:id="1652" w:date="2026-10-01T18:48:00Z">
              <w:r w:rsidDel="00000000" w:rsidR="00000000" w:rsidRPr="00000000">
                <w:rPr>
                  <w:rFonts w:ascii="Arial" w:cs="Arial" w:eastAsia="Arial" w:hAnsi="Arial"/>
                  <w:color w:val="000000"/>
                  <w:sz w:val="16"/>
                  <w:szCs w:val="16"/>
                  <w:rtl w:val="0"/>
                  <w:rPrChange w:author="Valeria Tapia" w:id="1653" w:date="2026-10-01T18:48:00Z">
                    <w:rPr>
                      <w:rFonts w:ascii="Arial" w:cs="Arial" w:eastAsia="Arial" w:hAnsi="Arial"/>
                      <w:color w:val="000000"/>
                      <w:sz w:val="18"/>
                      <w:szCs w:val="18"/>
                    </w:rPr>
                  </w:rPrChange>
                </w:rPr>
                <w:t xml:space="preserve">Ej:4.500</w:t>
              </w:r>
            </w:ins>
            <w:r w:rsidDel="00000000" w:rsidR="00000000" w:rsidRPr="00000000">
              <w:rPr>
                <w:rtl w:val="0"/>
              </w:rPr>
            </w:r>
          </w:p>
        </w:tc>
      </w:tr>
      <w:tr>
        <w:trPr>
          <w:del w:author="Valeria Tapia" w:id="1655" w:date="2026-10-01T18:48:00Z"/>
          <w:trPrChange w:author="Valeria Tapia" w:id="1486" w:date="2026-10-01T18:43:00Z">
            <w:trPr>
              <w:cantSplit w:val="0"/>
              <w:trHeight w:val="67" w:hRule="atLeast"/>
              <w:tblHeader w:val="0"/>
            </w:trPr>
          </w:trPrChange>
        </w:trPr>
        <w:tc>
          <w:tcPr>
            <w:gridSpan w:val="7"/>
            <w:tcPrChange w:author="Valeria Tapia" w:id="1486" w:date="2026-10-01T18:43:00Z">
              <w:tcPr>
                <w:vAlign w:val="center"/>
              </w:tcPr>
            </w:tcPrChange>
          </w:tcPr>
          <w:p w:rsidR="00000000" w:rsidDel="00000000" w:rsidP="00000000" w:rsidRDefault="00000000" w:rsidRPr="00000000" w14:paraId="00003334">
            <w:pPr>
              <w:jc w:val="center"/>
              <w:rPr>
                <w:del w:author="Valeria Tapia" w:id="1655" w:date="2026-10-01T18:48:00Z"/>
                <w:color w:val="000000"/>
                <w:sz w:val="16"/>
                <w:szCs w:val="16"/>
              </w:rPr>
            </w:pPr>
            <w:del w:author="Valeria Tapia" w:id="1655" w:date="2026-10-01T18:48:00Z">
              <w:r w:rsidDel="00000000" w:rsidR="00000000" w:rsidRPr="00000000">
                <w:rPr>
                  <w:sz w:val="16"/>
                  <w:szCs w:val="16"/>
                  <w:rtl w:val="0"/>
                </w:rPr>
                <w:delText xml:space="preserve">2024</w:delText>
              </w:r>
              <w:r w:rsidDel="00000000" w:rsidR="00000000" w:rsidRPr="00000000">
                <w:rPr>
                  <w:rtl w:val="0"/>
                </w:rPr>
              </w:r>
            </w:del>
          </w:p>
        </w:tc>
        <w:tc>
          <w:tcPr>
            <w:gridSpan w:val="31"/>
            <w:tcPrChange w:author="Valeria Tapia" w:id="1486" w:date="2026-10-01T18:43:00Z">
              <w:tcPr>
                <w:vAlign w:val="center"/>
              </w:tcPr>
            </w:tcPrChange>
          </w:tcPr>
          <w:p w:rsidR="00000000" w:rsidDel="00000000" w:rsidP="00000000" w:rsidRDefault="00000000" w:rsidRPr="00000000" w14:paraId="0000333B">
            <w:pPr>
              <w:jc w:val="center"/>
              <w:rPr>
                <w:del w:author="Valeria Tapia" w:id="1655" w:date="2026-10-01T18:48:00Z"/>
                <w:color w:val="000000"/>
                <w:sz w:val="16"/>
                <w:szCs w:val="16"/>
              </w:rPr>
            </w:pPr>
            <w:del w:author="Valeria Tapia" w:id="1655" w:date="2026-10-01T18:48:00Z">
              <w:r w:rsidDel="00000000" w:rsidR="00000000" w:rsidRPr="00000000">
                <w:rPr>
                  <w:color w:val="000000"/>
                  <w:sz w:val="16"/>
                  <w:szCs w:val="16"/>
                  <w:rtl w:val="0"/>
                </w:rPr>
                <w:delText xml:space="preserve">Certificado Zoosanitario de Exportación</w:delText>
              </w:r>
            </w:del>
          </w:p>
        </w:tc>
        <w:tc>
          <w:tcPr>
            <w:gridSpan w:val="12"/>
            <w:tcPrChange w:author="Valeria Tapia" w:id="1486" w:date="2026-10-01T18:43:00Z">
              <w:tcPr>
                <w:vAlign w:val="center"/>
              </w:tcPr>
            </w:tcPrChange>
          </w:tcPr>
          <w:p w:rsidR="00000000" w:rsidDel="00000000" w:rsidP="00000000" w:rsidRDefault="00000000" w:rsidRPr="00000000" w14:paraId="0000335A">
            <w:pPr>
              <w:jc w:val="center"/>
              <w:rPr>
                <w:del w:author="Valeria Tapia" w:id="1655" w:date="2026-10-01T18:48:00Z"/>
                <w:color w:val="000000"/>
                <w:sz w:val="16"/>
                <w:szCs w:val="16"/>
              </w:rPr>
            </w:pPr>
            <w:del w:author="Valeria Tapia" w:id="1655" w:date="2026-10-01T18:48:00Z">
              <w:r w:rsidDel="00000000" w:rsidR="00000000" w:rsidRPr="00000000">
                <w:rPr>
                  <w:color w:val="000000"/>
                  <w:sz w:val="16"/>
                  <w:szCs w:val="16"/>
                  <w:rtl w:val="0"/>
                </w:rPr>
                <w:delText xml:space="preserve">Ejemplo: 9850</w:delText>
              </w:r>
            </w:del>
          </w:p>
        </w:tc>
        <w:tc>
          <w:tcPr>
            <w:gridSpan w:val="14"/>
            <w:tcPrChange w:author="Valeria Tapia" w:id="1486" w:date="2026-10-01T18:43:00Z">
              <w:tcPr>
                <w:vAlign w:val="center"/>
              </w:tcPr>
            </w:tcPrChange>
          </w:tcPr>
          <w:p w:rsidR="00000000" w:rsidDel="00000000" w:rsidP="00000000" w:rsidRDefault="00000000" w:rsidRPr="00000000" w14:paraId="00003366">
            <w:pPr>
              <w:jc w:val="center"/>
              <w:rPr>
                <w:del w:author="Valeria Tapia" w:id="1655" w:date="2026-10-01T18:48:00Z"/>
                <w:color w:val="000000"/>
                <w:sz w:val="16"/>
                <w:szCs w:val="16"/>
              </w:rPr>
            </w:pPr>
            <w:del w:author="Valeria Tapia" w:id="1655" w:date="2026-10-01T18:48:00Z">
              <w:r w:rsidDel="00000000" w:rsidR="00000000" w:rsidRPr="00000000">
                <w:rPr>
                  <w:rtl w:val="0"/>
                </w:rPr>
              </w:r>
            </w:del>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bdd7ee" w:val="clear"/>
              </w:tcPr>
            </w:tcPrChange>
          </w:tcPr>
          <w:p w:rsidR="00000000" w:rsidDel="00000000" w:rsidP="00000000" w:rsidRDefault="00000000" w:rsidRPr="00000000" w14:paraId="00003374">
            <w:pPr>
              <w:rPr>
                <w:b w:val="1"/>
                <w:bCs w:val="1"/>
                <w:sz w:val="16"/>
                <w:szCs w:val="16"/>
              </w:rPr>
            </w:pPr>
            <w:r w:rsidDel="00000000" w:rsidR="00000000" w:rsidRPr="00000000">
              <w:rPr>
                <w:b w:val="1"/>
                <w:bCs w:val="1"/>
                <w:sz w:val="16"/>
                <w:szCs w:val="16"/>
                <w:shd w:fill="f2f2f2" w:val="clear"/>
                <w:rtl w:val="0"/>
                <w:rPrChange w:author="Valeria Tapia" w:id="1657" w:date="2026-10-01T18:49:00Z">
                  <w:rPr>
                    <w:b w:val="1"/>
                    <w:bCs w:val="1"/>
                    <w:sz w:val="16"/>
                    <w:szCs w:val="16"/>
                  </w:rPr>
                </w:rPrChange>
              </w:rPr>
              <w:t xml:space="preserve">IV. PROPUESTA DE OPTIMIZACIÓN PARA LA EMISIÓN DEL </w:t>
            </w:r>
            <w:ins w:author="Valeria Tapia" w:id="1658" w:date="2026-10-01T18:49:00Z">
              <w:r w:rsidDel="00000000" w:rsidR="00000000" w:rsidRPr="00000000">
                <w:rPr>
                  <w:b w:val="1"/>
                  <w:bCs w:val="1"/>
                  <w:sz w:val="16"/>
                  <w:szCs w:val="16"/>
                  <w:shd w:fill="f2f2f2" w:val="clear"/>
                  <w:rtl w:val="0"/>
                  <w:rPrChange w:author="Valeria Tapia" w:id="1657" w:date="2026-10-01T18:49:00Z">
                    <w:rPr>
                      <w:b w:val="1"/>
                      <w:bCs w:val="1"/>
                      <w:sz w:val="16"/>
                      <w:szCs w:val="16"/>
                    </w:rPr>
                  </w:rPrChange>
                </w:rPr>
                <w:t xml:space="preserve">APCO</w:t>
              </w:r>
            </w:ins>
            <w:del w:author="Valeria Tapia" w:id="1658" w:date="2026-10-01T18:49:00Z">
              <w:r w:rsidDel="00000000" w:rsidR="00000000" w:rsidRPr="00000000">
                <w:rPr>
                  <w:b w:val="1"/>
                  <w:bCs w:val="1"/>
                  <w:sz w:val="16"/>
                  <w:szCs w:val="16"/>
                  <w:rtl w:val="0"/>
                </w:rPr>
                <w:delText xml:space="preserve">TRÁMITE A TRAVÉS DE LA VUCE (</w:delText>
              </w:r>
              <w:r w:rsidDel="00000000" w:rsidR="00000000" w:rsidRPr="00000000">
                <w:rPr>
                  <w:b w:val="1"/>
                  <w:bCs w:val="1"/>
                  <w:color w:val="000000"/>
                  <w:sz w:val="16"/>
                  <w:szCs w:val="16"/>
                  <w:rtl w:val="0"/>
                </w:rPr>
                <w:delText xml:space="preserve">detalle la propuesta considerando la incorporación de ciudadanía digital, pasarela de pago y AGETIC)</w:delText>
              </w:r>
            </w:del>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33B4">
            <w:pPr>
              <w:spacing w:after="200" w:line="276" w:lineRule="auto"/>
              <w:jc w:val="left"/>
              <w:rPr>
                <w:b w:val="1"/>
                <w:bCs w:val="1"/>
              </w:rPr>
            </w:pPr>
            <w:r w:rsidDel="00000000" w:rsidR="00000000" w:rsidRPr="00000000">
              <w:rPr>
                <w:b w:val="1"/>
                <w:bCs w:val="1"/>
                <w:sz w:val="16"/>
                <w:szCs w:val="16"/>
                <w:rtl w:val="0"/>
              </w:rPr>
              <w:t xml:space="preserve">A. INFORMACIÓN DEL DOCUMENTO.</w:t>
            </w:r>
            <w:r w:rsidDel="00000000" w:rsidR="00000000" w:rsidRPr="00000000">
              <w:rPr>
                <w:rtl w:val="0"/>
              </w:rPr>
            </w:r>
          </w:p>
        </w:tc>
      </w:tr>
      <w:tr>
        <w:trPr>
          <w:del w:author="Valeria Tapia" w:id="1660" w:date="2026-10-01T18:52:00Z"/>
          <w:trPrChange w:author="Valeria Tapia" w:id="1486" w:date="2026-10-01T18:43:00Z">
            <w:trPr>
              <w:cantSplit w:val="0"/>
              <w:trHeight w:val="300" w:hRule="atLeast"/>
              <w:tblHeader w:val="0"/>
            </w:trPr>
          </w:trPrChange>
        </w:trPr>
        <w:tc>
          <w:tcPr>
            <w:gridSpan w:val="31"/>
            <w:tcPrChange w:author="Valeria Tapia" w:id="1486" w:date="2026-10-01T18:43:00Z">
              <w:tcPr>
                <w:shd w:fill="auto" w:val="clear"/>
              </w:tcPr>
            </w:tcPrChange>
          </w:tcPr>
          <w:p w:rsidR="00000000" w:rsidDel="00000000" w:rsidP="00000000" w:rsidRDefault="00000000" w:rsidRPr="00000000" w14:paraId="000033F4">
            <w:pPr>
              <w:jc w:val="right"/>
              <w:rPr>
                <w:del w:author="Valeria Tapia" w:id="1660" w:date="2026-10-01T18:52:00Z"/>
                <w:b w:val="1"/>
                <w:bCs w:val="1"/>
                <w:sz w:val="16"/>
                <w:szCs w:val="16"/>
              </w:rPr>
            </w:pPr>
            <w:del w:author="Valeria Tapia" w:id="1660" w:date="2026-10-01T18:52:00Z">
              <w:r w:rsidDel="00000000" w:rsidR="00000000" w:rsidRPr="00000000">
                <w:rPr>
                  <w:b w:val="1"/>
                  <w:bCs w:val="1"/>
                  <w:sz w:val="16"/>
                  <w:szCs w:val="16"/>
                  <w:rtl w:val="0"/>
                </w:rPr>
                <w:delText xml:space="preserve">TIPO DE  OPERACIÓN:</w:delText>
              </w:r>
            </w:del>
          </w:p>
        </w:tc>
        <w:tc>
          <w:tcPr>
            <w:gridSpan w:val="33"/>
            <w:tcPrChange w:author="Valeria Tapia" w:id="1486" w:date="2026-10-01T18:43:00Z">
              <w:tcPr>
                <w:shd w:fill="auto" w:val="clear"/>
              </w:tcPr>
            </w:tcPrChange>
          </w:tcPr>
          <w:p w:rsidR="00000000" w:rsidDel="00000000" w:rsidP="00000000" w:rsidRDefault="00000000" w:rsidRPr="00000000" w14:paraId="00003413">
            <w:pPr>
              <w:rPr>
                <w:del w:author="Valeria Tapia" w:id="1660" w:date="2026-10-01T18:52:00Z"/>
                <w:sz w:val="16"/>
                <w:szCs w:val="16"/>
              </w:rPr>
            </w:pPr>
            <w:del w:author="Valeria Tapia" w:id="1660" w:date="2026-10-01T18:52:00Z">
              <w:r w:rsidDel="00000000" w:rsidR="00000000" w:rsidRPr="00000000">
                <w:rPr>
                  <w:sz w:val="16"/>
                  <w:szCs w:val="16"/>
                  <w:rtl w:val="0"/>
                </w:rPr>
                <w:delText xml:space="preserve">Exportación </w:delText>
              </w:r>
            </w:del>
          </w:p>
        </w:tc>
      </w:tr>
      <w:tr>
        <w:trPr>
          <w:del w:author="Valeria Tapia" w:id="1660" w:date="2026-10-01T18:52:00Z"/>
          <w:trPrChange w:author="Valeria Tapia" w:id="1486" w:date="2026-10-01T18:43:00Z">
            <w:trPr>
              <w:cantSplit w:val="0"/>
              <w:trHeight w:val="300" w:hRule="atLeast"/>
              <w:tblHeader w:val="0"/>
            </w:trPr>
          </w:trPrChange>
        </w:trPr>
        <w:tc>
          <w:tcPr>
            <w:gridSpan w:val="31"/>
            <w:tcPrChange w:author="Valeria Tapia" w:id="1486" w:date="2026-10-01T18:43:00Z">
              <w:tcPr>
                <w:shd w:fill="auto" w:val="clear"/>
              </w:tcPr>
            </w:tcPrChange>
          </w:tcPr>
          <w:p w:rsidR="00000000" w:rsidDel="00000000" w:rsidP="00000000" w:rsidRDefault="00000000" w:rsidRPr="00000000" w14:paraId="00003434">
            <w:pPr>
              <w:jc w:val="right"/>
              <w:rPr>
                <w:del w:author="Valeria Tapia" w:id="1660" w:date="2026-10-01T18:52:00Z"/>
                <w:b w:val="1"/>
                <w:bCs w:val="1"/>
                <w:sz w:val="16"/>
                <w:szCs w:val="16"/>
              </w:rPr>
            </w:pPr>
            <w:del w:author="Valeria Tapia" w:id="1660" w:date="2026-10-01T18:52:00Z">
              <w:r w:rsidDel="00000000" w:rsidR="00000000" w:rsidRPr="00000000">
                <w:rPr>
                  <w:b w:val="1"/>
                  <w:bCs w:val="1"/>
                  <w:sz w:val="16"/>
                  <w:szCs w:val="16"/>
                  <w:rtl w:val="0"/>
                </w:rPr>
                <w:delText xml:space="preserve">TIPO DE DOCUMENTO:</w:delText>
              </w:r>
            </w:del>
          </w:p>
        </w:tc>
        <w:tc>
          <w:tcPr>
            <w:gridSpan w:val="33"/>
            <w:tcPrChange w:author="Valeria Tapia" w:id="1486" w:date="2026-10-01T18:43:00Z">
              <w:tcPr>
                <w:shd w:fill="auto" w:val="clear"/>
              </w:tcPr>
            </w:tcPrChange>
          </w:tcPr>
          <w:p w:rsidR="00000000" w:rsidDel="00000000" w:rsidP="00000000" w:rsidRDefault="00000000" w:rsidRPr="00000000" w14:paraId="00003453">
            <w:pPr>
              <w:rPr>
                <w:del w:author="Valeria Tapia" w:id="1660" w:date="2026-10-01T18:52:00Z"/>
                <w:b w:val="1"/>
                <w:bCs w:val="1"/>
                <w:sz w:val="16"/>
                <w:szCs w:val="16"/>
              </w:rPr>
            </w:pPr>
            <w:del w:author="Valeria Tapia" w:id="1660" w:date="2026-10-01T18:52:00Z">
              <w:r w:rsidDel="00000000" w:rsidR="00000000" w:rsidRPr="00000000">
                <w:rPr>
                  <w:color w:val="000000"/>
                  <w:sz w:val="16"/>
                  <w:szCs w:val="16"/>
                  <w:rtl w:val="0"/>
                </w:rPr>
                <w:delText xml:space="preserve">Certificado </w:delText>
              </w:r>
              <w:r w:rsidDel="00000000" w:rsidR="00000000" w:rsidRPr="00000000">
                <w:rPr>
                  <w:rtl w:val="0"/>
                </w:rPr>
              </w:r>
            </w:del>
          </w:p>
        </w:tc>
      </w:tr>
      <w:tr>
        <w:trPr>
          <w:del w:author="Valeria Tapia" w:id="1660" w:date="2026-10-01T18:52:00Z"/>
          <w:trPrChange w:author="Valeria Tapia" w:id="1486" w:date="2026-10-01T18:43:00Z">
            <w:trPr>
              <w:cantSplit w:val="0"/>
              <w:trHeight w:val="300" w:hRule="atLeast"/>
              <w:tblHeader w:val="0"/>
            </w:trPr>
          </w:trPrChange>
        </w:trPr>
        <w:tc>
          <w:tcPr>
            <w:gridSpan w:val="31"/>
            <w:tcPrChange w:author="Valeria Tapia" w:id="1486" w:date="2026-10-01T18:43:00Z">
              <w:tcPr>
                <w:shd w:fill="auto" w:val="clear"/>
              </w:tcPr>
            </w:tcPrChange>
          </w:tcPr>
          <w:p w:rsidR="00000000" w:rsidDel="00000000" w:rsidP="00000000" w:rsidRDefault="00000000" w:rsidRPr="00000000" w14:paraId="00003474">
            <w:pPr>
              <w:jc w:val="right"/>
              <w:rPr>
                <w:del w:author="Valeria Tapia" w:id="1660" w:date="2026-10-01T18:52:00Z"/>
                <w:b w:val="1"/>
                <w:bCs w:val="1"/>
                <w:sz w:val="16"/>
                <w:szCs w:val="16"/>
              </w:rPr>
            </w:pPr>
            <w:del w:author="Valeria Tapia" w:id="1660" w:date="2026-10-01T18:52:00Z">
              <w:r w:rsidDel="00000000" w:rsidR="00000000" w:rsidRPr="00000000">
                <w:rPr>
                  <w:b w:val="1"/>
                  <w:bCs w:val="1"/>
                  <w:sz w:val="16"/>
                  <w:szCs w:val="16"/>
                  <w:rtl w:val="0"/>
                </w:rPr>
                <w:delText xml:space="preserve"> DENOMINACIÓN DEL TRÁMITE:</w:delText>
              </w:r>
            </w:del>
          </w:p>
        </w:tc>
        <w:tc>
          <w:tcPr>
            <w:gridSpan w:val="33"/>
            <w:tcPrChange w:author="Valeria Tapia" w:id="1486" w:date="2026-10-01T18:43:00Z">
              <w:tcPr>
                <w:shd w:fill="auto" w:val="clear"/>
              </w:tcPr>
            </w:tcPrChange>
          </w:tcPr>
          <w:p w:rsidR="00000000" w:rsidDel="00000000" w:rsidP="00000000" w:rsidRDefault="00000000" w:rsidRPr="00000000" w14:paraId="00003493">
            <w:pPr>
              <w:rPr>
                <w:del w:author="Valeria Tapia" w:id="1660" w:date="2026-10-01T18:52:00Z"/>
                <w:b w:val="1"/>
                <w:bCs w:val="1"/>
                <w:sz w:val="16"/>
                <w:szCs w:val="16"/>
              </w:rPr>
            </w:pPr>
            <w:del w:author="Valeria Tapia" w:id="1660" w:date="2026-10-01T18:52:00Z">
              <w:r w:rsidDel="00000000" w:rsidR="00000000" w:rsidRPr="00000000">
                <w:rPr>
                  <w:color w:val="000000"/>
                  <w:sz w:val="16"/>
                  <w:szCs w:val="16"/>
                  <w:rtl w:val="0"/>
                </w:rPr>
                <w:delText xml:space="preserve">Certificado de Exportación de Oro – CEO</w:delText>
              </w:r>
              <w:r w:rsidDel="00000000" w:rsidR="00000000" w:rsidRPr="00000000">
                <w:rPr>
                  <w:rtl w:val="0"/>
                </w:rPr>
              </w:r>
            </w:del>
          </w:p>
        </w:tc>
      </w:tr>
      <w:tr>
        <w:trPr>
          <w:trPrChange w:author="Valeria Tapia" w:id="1486" w:date="2026-10-01T18:43:00Z">
            <w:trPr>
              <w:cantSplit w:val="0"/>
              <w:trHeight w:val="300" w:hRule="atLeast"/>
              <w:tblHeader w:val="0"/>
            </w:trPr>
          </w:trPrChange>
        </w:trPr>
        <w:tc>
          <w:tcPr>
            <w:gridSpan w:val="31"/>
            <w:tcPrChange w:author="Valeria Tapia" w:id="1486" w:date="2026-10-01T18:43:00Z">
              <w:tcPr>
                <w:shd w:fill="auto" w:val="clear"/>
              </w:tcPr>
            </w:tcPrChange>
          </w:tcPr>
          <w:p w:rsidR="00000000" w:rsidDel="00000000" w:rsidP="00000000" w:rsidRDefault="00000000" w:rsidRPr="00000000" w14:paraId="000034B4">
            <w:pPr>
              <w:jc w:val="right"/>
              <w:rPr>
                <w:b w:val="1"/>
                <w:bCs w:val="1"/>
                <w:sz w:val="16"/>
                <w:szCs w:val="16"/>
              </w:rPr>
            </w:pPr>
            <w:r w:rsidDel="00000000" w:rsidR="00000000" w:rsidRPr="00000000">
              <w:rPr>
                <w:b w:val="1"/>
                <w:bCs w:val="1"/>
                <w:sz w:val="16"/>
                <w:szCs w:val="16"/>
                <w:rtl w:val="0"/>
              </w:rPr>
              <w:t xml:space="preserve"> VIGENCIA DEL DOCUMENTO:</w:t>
            </w:r>
          </w:p>
        </w:tc>
        <w:tc>
          <w:tcPr>
            <w:gridSpan w:val="33"/>
            <w:tcPrChange w:author="Valeria Tapia" w:id="1486" w:date="2026-10-01T18:43:00Z">
              <w:tcPr>
                <w:shd w:fill="auto" w:val="clear"/>
              </w:tcPr>
            </w:tcPrChange>
          </w:tcPr>
          <w:p w:rsidR="00000000" w:rsidDel="00000000" w:rsidP="00000000" w:rsidRDefault="00000000" w:rsidRPr="00000000" w14:paraId="000034D3">
            <w:pPr>
              <w:rPr>
                <w:b w:val="1"/>
                <w:bCs w:val="1"/>
                <w:sz w:val="16"/>
                <w:szCs w:val="16"/>
              </w:rPr>
            </w:pPr>
            <w:r w:rsidDel="00000000" w:rsidR="00000000" w:rsidRPr="00000000">
              <w:rPr>
                <w:sz w:val="16"/>
                <w:szCs w:val="16"/>
                <w:rtl w:val="0"/>
              </w:rPr>
              <w:t xml:space="preserve">10 días calendario a partir de su emisión</w:t>
            </w:r>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31"/>
            <w:tcPrChange w:author="Valeria Tapia" w:id="1486" w:date="2026-10-01T18:43:00Z">
              <w:tcPr>
                <w:shd w:fill="auto" w:val="clear"/>
              </w:tcPr>
            </w:tcPrChange>
          </w:tcPr>
          <w:p w:rsidR="00000000" w:rsidDel="00000000" w:rsidP="00000000" w:rsidRDefault="00000000" w:rsidRPr="00000000" w14:paraId="000034F4">
            <w:pPr>
              <w:jc w:val="right"/>
              <w:rPr>
                <w:b w:val="1"/>
                <w:bCs w:val="1"/>
                <w:sz w:val="16"/>
                <w:szCs w:val="16"/>
              </w:rPr>
            </w:pPr>
            <w:r w:rsidDel="00000000" w:rsidR="00000000" w:rsidRPr="00000000">
              <w:rPr>
                <w:b w:val="1"/>
                <w:bCs w:val="1"/>
                <w:sz w:val="16"/>
                <w:szCs w:val="16"/>
                <w:rtl w:val="0"/>
              </w:rPr>
              <w:t xml:space="preserve">COSTO DEL DOCUMENTO:</w:t>
            </w:r>
          </w:p>
        </w:tc>
        <w:tc>
          <w:tcPr>
            <w:gridSpan w:val="33"/>
            <w:tcPrChange w:author="Valeria Tapia" w:id="1486" w:date="2026-10-01T18:43:00Z">
              <w:tcPr>
                <w:shd w:fill="auto" w:val="clear"/>
              </w:tcPr>
            </w:tcPrChange>
          </w:tcPr>
          <w:p w:rsidR="00000000" w:rsidDel="00000000" w:rsidP="00000000" w:rsidRDefault="00000000" w:rsidRPr="00000000" w14:paraId="00003513">
            <w:pPr>
              <w:rPr>
                <w:b w:val="1"/>
                <w:bCs w:val="1"/>
                <w:sz w:val="16"/>
                <w:szCs w:val="16"/>
              </w:rPr>
            </w:pPr>
            <w:r w:rsidDel="00000000" w:rsidR="00000000" w:rsidRPr="00000000">
              <w:rPr>
                <w:sz w:val="16"/>
                <w:szCs w:val="16"/>
                <w:rtl w:val="0"/>
              </w:rPr>
              <w:t xml:space="preserve">No tiene costo</w:t>
            </w:r>
            <w:r w:rsidDel="00000000" w:rsidR="00000000" w:rsidRPr="00000000">
              <w:rPr>
                <w:rtl w:val="0"/>
              </w:rPr>
            </w:r>
          </w:p>
        </w:tc>
      </w:tr>
      <w:tr>
        <w:trPr>
          <w:del w:author="Valeria Tapia" w:id="1661" w:date="2026-10-01T18:54:00Z"/>
          <w:trPrChange w:author="Valeria Tapia" w:id="1486" w:date="2026-10-01T18:43:00Z">
            <w:trPr>
              <w:cantSplit w:val="0"/>
              <w:trHeight w:val="300" w:hRule="atLeast"/>
              <w:tblHeader w:val="0"/>
            </w:trPr>
          </w:trPrChange>
        </w:trPr>
        <w:tc>
          <w:tcPr>
            <w:gridSpan w:val="31"/>
            <w:tcPrChange w:author="Valeria Tapia" w:id="1486" w:date="2026-10-01T18:43:00Z">
              <w:tcPr>
                <w:shd w:fill="auto" w:val="clear"/>
              </w:tcPr>
            </w:tcPrChange>
          </w:tcPr>
          <w:p w:rsidR="00000000" w:rsidDel="00000000" w:rsidP="00000000" w:rsidRDefault="00000000" w:rsidRPr="00000000" w14:paraId="00003534">
            <w:pPr>
              <w:jc w:val="right"/>
              <w:rPr>
                <w:del w:author="Valeria Tapia" w:id="1661" w:date="2026-10-01T18:54:00Z"/>
                <w:b w:val="1"/>
                <w:bCs w:val="1"/>
                <w:sz w:val="16"/>
                <w:szCs w:val="16"/>
              </w:rPr>
            </w:pPr>
            <w:del w:author="Valeria Tapia" w:id="1661" w:date="2026-10-01T18:54:00Z">
              <w:r w:rsidDel="00000000" w:rsidR="00000000" w:rsidRPr="00000000">
                <w:rPr>
                  <w:b w:val="1"/>
                  <w:bCs w:val="1"/>
                  <w:sz w:val="16"/>
                  <w:szCs w:val="16"/>
                  <w:rtl w:val="0"/>
                </w:rPr>
                <w:delText xml:space="preserve">MEDIO DE PAGO:</w:delText>
              </w:r>
            </w:del>
          </w:p>
        </w:tc>
        <w:tc>
          <w:tcPr>
            <w:gridSpan w:val="33"/>
            <w:tcPrChange w:author="Valeria Tapia" w:id="1486" w:date="2026-10-01T18:43:00Z">
              <w:tcPr>
                <w:shd w:fill="auto" w:val="clear"/>
              </w:tcPr>
            </w:tcPrChange>
          </w:tcPr>
          <w:p w:rsidR="00000000" w:rsidDel="00000000" w:rsidP="00000000" w:rsidRDefault="00000000" w:rsidRPr="00000000" w14:paraId="00003553">
            <w:pPr>
              <w:rPr>
                <w:del w:author="Valeria Tapia" w:id="1661" w:date="2026-10-01T18:54:00Z"/>
                <w:b w:val="1"/>
                <w:bCs w:val="1"/>
                <w:sz w:val="16"/>
                <w:szCs w:val="16"/>
              </w:rPr>
            </w:pPr>
            <w:del w:author="Valeria Tapia" w:id="1661" w:date="2026-10-01T18:54:00Z">
              <w:r w:rsidDel="00000000" w:rsidR="00000000" w:rsidRPr="00000000">
                <w:rPr>
                  <w:sz w:val="16"/>
                  <w:szCs w:val="16"/>
                  <w:rtl w:val="0"/>
                </w:rPr>
                <w:delText xml:space="preserve">No corresponde</w:delText>
              </w:r>
              <w:r w:rsidDel="00000000" w:rsidR="00000000" w:rsidRPr="00000000">
                <w:rPr>
                  <w:rtl w:val="0"/>
                </w:rPr>
              </w:r>
            </w:del>
          </w:p>
        </w:tc>
      </w:tr>
      <w:tr>
        <w:trPr>
          <w:trPrChange w:author="Valeria Tapia" w:id="1486" w:date="2026-10-01T18:43:00Z">
            <w:trPr>
              <w:cantSplit w:val="0"/>
              <w:trHeight w:val="300" w:hRule="atLeast"/>
              <w:tblHeader w:val="0"/>
            </w:trPr>
          </w:trPrChange>
        </w:trPr>
        <w:tc>
          <w:tcPr>
            <w:gridSpan w:val="31"/>
            <w:tcPrChange w:author="Valeria Tapia" w:id="1486" w:date="2026-10-01T18:43:00Z">
              <w:tcPr>
                <w:shd w:fill="auto" w:val="clear"/>
              </w:tcPr>
            </w:tcPrChange>
          </w:tcPr>
          <w:p w:rsidR="00000000" w:rsidDel="00000000" w:rsidP="00000000" w:rsidRDefault="00000000" w:rsidRPr="00000000" w14:paraId="00003574">
            <w:pPr>
              <w:jc w:val="right"/>
              <w:rPr>
                <w:b w:val="1"/>
                <w:bCs w:val="1"/>
                <w:sz w:val="16"/>
                <w:szCs w:val="16"/>
              </w:rPr>
            </w:pPr>
            <w:r w:rsidDel="00000000" w:rsidR="00000000" w:rsidRPr="00000000">
              <w:rPr>
                <w:b w:val="1"/>
                <w:bCs w:val="1"/>
                <w:sz w:val="16"/>
                <w:szCs w:val="16"/>
                <w:rtl w:val="0"/>
              </w:rPr>
              <w:t xml:space="preserve">CUENTA CON PASARELA DE PAGO:</w:t>
            </w:r>
          </w:p>
        </w:tc>
        <w:tc>
          <w:tcPr>
            <w:gridSpan w:val="33"/>
            <w:tcPrChange w:author="Valeria Tapia" w:id="1486" w:date="2026-10-01T18:43:00Z">
              <w:tcPr>
                <w:shd w:fill="auto" w:val="clear"/>
              </w:tcPr>
            </w:tcPrChange>
          </w:tcPr>
          <w:p w:rsidR="00000000" w:rsidDel="00000000" w:rsidP="00000000" w:rsidRDefault="00000000" w:rsidRPr="00000000" w14:paraId="00003593">
            <w:pPr>
              <w:rPr>
                <w:sz w:val="16"/>
                <w:szCs w:val="16"/>
              </w:rPr>
            </w:pPr>
            <w:r w:rsidDel="00000000" w:rsidR="00000000" w:rsidRPr="00000000">
              <w:rPr>
                <w:i w:val="1"/>
                <w:iCs w:val="1"/>
                <w:color w:val="000000"/>
                <w:sz w:val="16"/>
                <w:szCs w:val="16"/>
                <w:rtl w:val="0"/>
              </w:rPr>
              <w:t xml:space="preserve">Si</w:t>
            </w:r>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31"/>
            <w:tcPrChange w:author="Valeria Tapia" w:id="1486" w:date="2026-10-01T18:43:00Z">
              <w:tcPr>
                <w:shd w:fill="auto" w:val="clear"/>
              </w:tcPr>
            </w:tcPrChange>
          </w:tcPr>
          <w:p w:rsidR="00000000" w:rsidDel="00000000" w:rsidP="00000000" w:rsidRDefault="00000000" w:rsidRPr="00000000" w14:paraId="000035B4">
            <w:pPr>
              <w:jc w:val="right"/>
              <w:rPr>
                <w:b w:val="1"/>
                <w:bCs w:val="1"/>
                <w:sz w:val="16"/>
                <w:szCs w:val="16"/>
              </w:rPr>
            </w:pPr>
            <w:r w:rsidDel="00000000" w:rsidR="00000000" w:rsidRPr="00000000">
              <w:rPr>
                <w:b w:val="1"/>
                <w:bCs w:val="1"/>
                <w:sz w:val="16"/>
                <w:szCs w:val="16"/>
                <w:rtl w:val="0"/>
              </w:rPr>
              <w:t xml:space="preserve">EMITE FACTURA: </w:t>
            </w:r>
          </w:p>
        </w:tc>
        <w:tc>
          <w:tcPr>
            <w:gridSpan w:val="33"/>
            <w:tcPrChange w:author="Valeria Tapia" w:id="1486" w:date="2026-10-01T18:43:00Z">
              <w:tcPr>
                <w:shd w:fill="auto" w:val="clear"/>
              </w:tcPr>
            </w:tcPrChange>
          </w:tcPr>
          <w:p w:rsidR="00000000" w:rsidDel="00000000" w:rsidP="00000000" w:rsidRDefault="00000000" w:rsidRPr="00000000" w14:paraId="000035D3">
            <w:pPr>
              <w:rPr>
                <w:i w:val="1"/>
                <w:iCs w:val="1"/>
                <w:color w:val="000000"/>
                <w:sz w:val="16"/>
                <w:szCs w:val="16"/>
              </w:rPr>
            </w:pPr>
            <w:r w:rsidDel="00000000" w:rsidR="00000000" w:rsidRPr="00000000">
              <w:rPr>
                <w:i w:val="1"/>
                <w:iCs w:val="1"/>
                <w:color w:val="000000"/>
                <w:sz w:val="16"/>
                <w:szCs w:val="16"/>
                <w:rtl w:val="0"/>
              </w:rPr>
              <w:t xml:space="preserve">No</w:t>
            </w:r>
          </w:p>
        </w:tc>
      </w:tr>
      <w:tr>
        <w:trPr>
          <w:del w:author="Valeria Tapia" w:id="1662" w:date="2026-10-01T18:54:00Z"/>
          <w:trPrChange w:author="Valeria Tapia" w:id="1486" w:date="2026-10-01T18:43:00Z">
            <w:trPr>
              <w:cantSplit w:val="0"/>
              <w:trHeight w:val="300" w:hRule="atLeast"/>
              <w:tblHeader w:val="0"/>
            </w:trPr>
          </w:trPrChange>
        </w:trPr>
        <w:tc>
          <w:tcPr>
            <w:gridSpan w:val="31"/>
            <w:tcPrChange w:author="Valeria Tapia" w:id="1486" w:date="2026-10-01T18:43:00Z">
              <w:tcPr>
                <w:shd w:fill="auto" w:val="clear"/>
              </w:tcPr>
            </w:tcPrChange>
          </w:tcPr>
          <w:p w:rsidR="00000000" w:rsidDel="00000000" w:rsidP="00000000" w:rsidRDefault="00000000" w:rsidRPr="00000000" w14:paraId="000035F4">
            <w:pPr>
              <w:jc w:val="right"/>
              <w:rPr>
                <w:del w:author="Valeria Tapia" w:id="1662" w:date="2026-10-01T18:54:00Z"/>
                <w:b w:val="1"/>
                <w:bCs w:val="1"/>
                <w:sz w:val="16"/>
                <w:szCs w:val="16"/>
              </w:rPr>
            </w:pPr>
            <w:del w:author="Valeria Tapia" w:id="1662" w:date="2026-10-01T18:54:00Z">
              <w:r w:rsidDel="00000000" w:rsidR="00000000" w:rsidRPr="00000000">
                <w:rPr>
                  <w:b w:val="1"/>
                  <w:bCs w:val="1"/>
                  <w:sz w:val="16"/>
                  <w:szCs w:val="16"/>
                  <w:rtl w:val="0"/>
                </w:rPr>
                <w:delText xml:space="preserve">SUBPARTIDAS MERCANCÍAS:</w:delText>
              </w:r>
            </w:del>
          </w:p>
        </w:tc>
        <w:tc>
          <w:tcPr>
            <w:gridSpan w:val="33"/>
            <w:tcPrChange w:author="Valeria Tapia" w:id="1486" w:date="2026-10-01T18:43:00Z">
              <w:tcPr>
                <w:shd w:fill="auto" w:val="clear"/>
              </w:tcPr>
            </w:tcPrChange>
          </w:tcPr>
          <w:p w:rsidR="00000000" w:rsidDel="00000000" w:rsidP="00000000" w:rsidRDefault="00000000" w:rsidRPr="00000000" w14:paraId="00003613">
            <w:pPr>
              <w:rPr>
                <w:del w:author="Valeria Tapia" w:id="1662" w:date="2026-10-01T18:54:00Z"/>
                <w:b w:val="1"/>
                <w:bCs w:val="1"/>
                <w:sz w:val="16"/>
                <w:szCs w:val="16"/>
              </w:rPr>
            </w:pPr>
            <w:del w:author="Valeria Tapia" w:id="1662" w:date="2026-10-01T18:54:00Z">
              <w:r w:rsidDel="00000000" w:rsidR="00000000" w:rsidRPr="00000000">
                <w:rPr>
                  <w:sz w:val="16"/>
                  <w:szCs w:val="16"/>
                  <w:rtl w:val="0"/>
                </w:rPr>
                <w:delText xml:space="preserve">2616.90.10.00,  7108.11.00.00, 7108.12.00.00, 7108.13.00.00, 7108.20.00.00, 7112.91.00.00</w:delText>
              </w:r>
              <w:r w:rsidDel="00000000" w:rsidR="00000000" w:rsidRPr="00000000">
                <w:rPr>
                  <w:rtl w:val="0"/>
                </w:rPr>
              </w:r>
            </w:del>
          </w:p>
        </w:tc>
      </w:tr>
      <w:tr>
        <w:trPr>
          <w:trPrChange w:author="Valeria Tapia" w:id="1486" w:date="2026-10-01T18:43:00Z">
            <w:trPr>
              <w:cantSplit w:val="0"/>
              <w:trHeight w:val="300" w:hRule="atLeast"/>
              <w:tblHeader w:val="0"/>
            </w:trPr>
          </w:trPrChange>
        </w:trPr>
        <w:tc>
          <w:tcPr>
            <w:gridSpan w:val="31"/>
            <w:tcPrChange w:author="Valeria Tapia" w:id="1486" w:date="2026-10-01T18:43:00Z">
              <w:tcPr>
                <w:shd w:fill="auto" w:val="clear"/>
              </w:tcPr>
            </w:tcPrChange>
          </w:tcPr>
          <w:p w:rsidR="00000000" w:rsidDel="00000000" w:rsidP="00000000" w:rsidRDefault="00000000" w:rsidRPr="00000000" w14:paraId="00003634">
            <w:pPr>
              <w:jc w:val="right"/>
              <w:rPr>
                <w:b w:val="1"/>
                <w:bCs w:val="1"/>
                <w:sz w:val="16"/>
                <w:szCs w:val="16"/>
              </w:rPr>
            </w:pPr>
            <w:r w:rsidDel="00000000" w:rsidR="00000000" w:rsidRPr="00000000">
              <w:rPr>
                <w:b w:val="1"/>
                <w:bCs w:val="1"/>
                <w:sz w:val="16"/>
                <w:szCs w:val="16"/>
                <w:rtl w:val="0"/>
              </w:rPr>
              <w:t xml:space="preserve">PLAZO DE EMISIÓN:</w:t>
            </w:r>
          </w:p>
        </w:tc>
        <w:tc>
          <w:tcPr>
            <w:gridSpan w:val="33"/>
            <w:tcPrChange w:author="Valeria Tapia" w:id="1486" w:date="2026-10-01T18:43:00Z">
              <w:tcPr>
                <w:shd w:fill="auto" w:val="clear"/>
              </w:tcPr>
            </w:tcPrChange>
          </w:tcPr>
          <w:p w:rsidR="00000000" w:rsidDel="00000000" w:rsidP="00000000" w:rsidRDefault="00000000" w:rsidRPr="00000000" w14:paraId="00003653">
            <w:pPr>
              <w:rPr>
                <w:b w:val="1"/>
                <w:bCs w:val="1"/>
                <w:sz w:val="16"/>
                <w:szCs w:val="16"/>
              </w:rPr>
            </w:pPr>
            <w:r w:rsidDel="00000000" w:rsidR="00000000" w:rsidRPr="00000000">
              <w:rPr>
                <w:sz w:val="16"/>
                <w:szCs w:val="16"/>
                <w:rtl w:val="0"/>
              </w:rPr>
              <w:t xml:space="preserve">1 día hábil</w:t>
            </w:r>
            <w:r w:rsidDel="00000000" w:rsidR="00000000" w:rsidRPr="00000000">
              <w:rPr>
                <w:rtl w:val="0"/>
              </w:rPr>
            </w:r>
          </w:p>
        </w:tc>
      </w:tr>
      <w:tr>
        <w:trPr>
          <w:del w:author="Valeria Tapia" w:id="1663" w:date="2026-10-01T18:54:00Z"/>
          <w:trPrChange w:author="Valeria Tapia" w:id="1486" w:date="2026-10-01T18:43:00Z">
            <w:trPr>
              <w:cantSplit w:val="0"/>
              <w:trHeight w:val="300" w:hRule="atLeast"/>
              <w:tblHeader w:val="0"/>
            </w:trPr>
          </w:trPrChange>
        </w:trPr>
        <w:tc>
          <w:tcPr>
            <w:gridSpan w:val="31"/>
            <w:tcPrChange w:author="Valeria Tapia" w:id="1486" w:date="2026-10-01T18:43:00Z">
              <w:tcPr>
                <w:shd w:fill="auto" w:val="clear"/>
              </w:tcPr>
            </w:tcPrChange>
          </w:tcPr>
          <w:p w:rsidR="00000000" w:rsidDel="00000000" w:rsidP="00000000" w:rsidRDefault="00000000" w:rsidRPr="00000000" w14:paraId="00003674">
            <w:pPr>
              <w:jc w:val="right"/>
              <w:rPr>
                <w:del w:author="Valeria Tapia" w:id="1663" w:date="2026-10-01T18:54:00Z"/>
                <w:b w:val="1"/>
                <w:bCs w:val="1"/>
                <w:sz w:val="16"/>
                <w:szCs w:val="16"/>
              </w:rPr>
            </w:pPr>
            <w:del w:author="Valeria Tapia" w:id="1663" w:date="2026-10-01T18:54:00Z">
              <w:r w:rsidDel="00000000" w:rsidR="00000000" w:rsidRPr="00000000">
                <w:rPr>
                  <w:b w:val="1"/>
                  <w:bCs w:val="1"/>
                  <w:sz w:val="16"/>
                  <w:szCs w:val="16"/>
                  <w:rtl w:val="0"/>
                </w:rPr>
                <w:delText xml:space="preserve">SUCURSALES/REGIONALES  HABILITADAS PARA EMISIÓN:</w:delText>
              </w:r>
            </w:del>
          </w:p>
        </w:tc>
        <w:tc>
          <w:tcPr>
            <w:gridSpan w:val="33"/>
            <w:tcPrChange w:author="Valeria Tapia" w:id="1486" w:date="2026-10-01T18:43:00Z">
              <w:tcPr>
                <w:shd w:fill="auto" w:val="clear"/>
              </w:tcPr>
            </w:tcPrChange>
          </w:tcPr>
          <w:p w:rsidR="00000000" w:rsidDel="00000000" w:rsidP="00000000" w:rsidRDefault="00000000" w:rsidRPr="00000000" w14:paraId="00003693">
            <w:pPr>
              <w:rPr>
                <w:del w:author="Valeria Tapia" w:id="1663" w:date="2026-10-01T18:54:00Z"/>
                <w:sz w:val="16"/>
                <w:szCs w:val="16"/>
              </w:rPr>
            </w:pPr>
            <w:del w:author="Valeria Tapia" w:id="1663" w:date="2026-10-01T18:54:00Z">
              <w:r w:rsidDel="00000000" w:rsidR="00000000" w:rsidRPr="00000000">
                <w:rPr>
                  <w:i w:val="1"/>
                  <w:iCs w:val="1"/>
                  <w:color w:val="000000"/>
                  <w:sz w:val="16"/>
                  <w:szCs w:val="16"/>
                  <w:rtl w:val="0"/>
                </w:rPr>
                <w:delText xml:space="preserve">a nivel nacional</w:delText>
              </w:r>
              <w:r w:rsidDel="00000000" w:rsidR="00000000" w:rsidRPr="00000000">
                <w:rPr>
                  <w:rtl w:val="0"/>
                </w:rPr>
              </w:r>
            </w:del>
          </w:p>
        </w:tc>
      </w:tr>
      <w:tr>
        <w:trPr>
          <w:trPrChange w:author="Valeria Tapia" w:id="1486" w:date="2026-10-01T18:43:00Z">
            <w:trPr>
              <w:cantSplit w:val="0"/>
              <w:trHeight w:val="300" w:hRule="atLeast"/>
              <w:tblHeader w:val="0"/>
            </w:trPr>
          </w:trPrChange>
        </w:trPr>
        <w:tc>
          <w:tcPr>
            <w:gridSpan w:val="31"/>
            <w:tcPrChange w:author="Valeria Tapia" w:id="1486" w:date="2026-10-01T18:43:00Z">
              <w:tcPr>
                <w:shd w:fill="auto" w:val="clear"/>
              </w:tcPr>
            </w:tcPrChange>
          </w:tcPr>
          <w:p w:rsidR="00000000" w:rsidDel="00000000" w:rsidP="00000000" w:rsidRDefault="00000000" w:rsidRPr="00000000" w14:paraId="000036B4">
            <w:pPr>
              <w:jc w:val="right"/>
              <w:rPr>
                <w:b w:val="1"/>
                <w:bCs w:val="1"/>
                <w:sz w:val="16"/>
                <w:szCs w:val="16"/>
              </w:rPr>
            </w:pPr>
            <w:r w:rsidDel="00000000" w:rsidR="00000000" w:rsidRPr="00000000">
              <w:rPr>
                <w:b w:val="1"/>
                <w:bCs w:val="1"/>
                <w:sz w:val="16"/>
                <w:szCs w:val="16"/>
                <w:rtl w:val="0"/>
              </w:rPr>
              <w:t xml:space="preserve">TIPO DE TRÁMITE:</w:t>
            </w:r>
          </w:p>
        </w:tc>
        <w:tc>
          <w:tcPr>
            <w:gridSpan w:val="33"/>
            <w:tcPrChange w:author="Valeria Tapia" w:id="1486" w:date="2026-10-01T18:43:00Z">
              <w:tcPr>
                <w:shd w:fill="auto" w:val="clear"/>
              </w:tcPr>
            </w:tcPrChange>
          </w:tcPr>
          <w:p w:rsidR="00000000" w:rsidDel="00000000" w:rsidP="00000000" w:rsidRDefault="00000000" w:rsidRPr="00000000" w14:paraId="000036D3">
            <w:pPr>
              <w:rPr>
                <w:b w:val="1"/>
                <w:bCs w:val="1"/>
                <w:sz w:val="16"/>
                <w:szCs w:val="16"/>
              </w:rPr>
            </w:pPr>
            <w:r w:rsidDel="00000000" w:rsidR="00000000" w:rsidRPr="00000000">
              <w:rPr>
                <w:sz w:val="16"/>
                <w:szCs w:val="16"/>
                <w:rtl w:val="0"/>
              </w:rPr>
              <w:t xml:space="preserve">En línea a través de la VUCE</w:t>
            </w:r>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36F4">
            <w:pPr>
              <w:spacing w:after="200" w:line="276" w:lineRule="auto"/>
              <w:jc w:val="left"/>
              <w:rPr>
                <w:b w:val="1"/>
                <w:bCs w:val="1"/>
                <w:sz w:val="16"/>
                <w:szCs w:val="16"/>
              </w:rPr>
            </w:pPr>
            <w:ins w:author="Valeria Tapia" w:id="1664" w:date="2026-10-01T18:57:00Z">
              <w:r w:rsidDel="00000000" w:rsidR="00000000" w:rsidRPr="00000000">
                <w:rPr>
                  <w:rFonts w:ascii="Arial" w:cs="Arial" w:eastAsia="Arial" w:hAnsi="Arial"/>
                  <w:b w:val="1"/>
                  <w:bCs w:val="1"/>
                  <w:sz w:val="16"/>
                  <w:szCs w:val="16"/>
                  <w:rtl w:val="0"/>
                </w:rPr>
                <w:t xml:space="preserve">B. REQUISITOS PARA LA OBTENCIÓN DE LA APCO (Registrar los requisitos exigidos actualmente para la obtención del Documento Requerido)</w:t>
              </w:r>
            </w:ins>
            <w:del w:author="Valeria Tapia" w:id="1664" w:date="2026-10-01T18:57:00Z">
              <w:r w:rsidDel="00000000" w:rsidR="00000000" w:rsidRPr="00000000">
                <w:rPr>
                  <w:b w:val="1"/>
                  <w:bCs w:val="1"/>
                  <w:sz w:val="16"/>
                  <w:szCs w:val="16"/>
                  <w:rtl w:val="0"/>
                </w:rPr>
                <w:delText xml:space="preserve">B. REQUISITOS</w:delText>
              </w:r>
              <w:r w:rsidDel="00000000" w:rsidR="00000000" w:rsidRPr="00000000">
                <w:rPr>
                  <w:sz w:val="16"/>
                  <w:szCs w:val="16"/>
                  <w:rtl w:val="0"/>
                </w:rPr>
                <w:delText xml:space="preserve">.(Registrar los requisitos para la obtención del documento requerido para la VUCE)</w:delText>
              </w:r>
            </w:del>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auto" w:val="clear"/>
              </w:tcPr>
            </w:tcPrChange>
          </w:tcPr>
          <w:p w:rsidR="00000000" w:rsidDel="00000000" w:rsidP="00000000" w:rsidRDefault="00000000" w:rsidRPr="00000000" w14:paraId="00003734">
            <w:pPr>
              <w:rPr>
                <w:b w:val="1"/>
                <w:bCs w:val="1"/>
                <w:sz w:val="16"/>
                <w:szCs w:val="16"/>
              </w:rPr>
            </w:pPr>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3774">
            <w:pPr>
              <w:rPr>
                <w:b w:val="1"/>
                <w:bCs w:val="1"/>
                <w:sz w:val="16"/>
                <w:szCs w:val="16"/>
              </w:rPr>
            </w:pPr>
            <w:r w:rsidDel="00000000" w:rsidR="00000000" w:rsidRPr="00000000">
              <w:rPr>
                <w:b w:val="1"/>
                <w:bCs w:val="1"/>
                <w:sz w:val="16"/>
                <w:szCs w:val="16"/>
                <w:rtl w:val="0"/>
              </w:rPr>
              <w:t xml:space="preserve">C. ANÁLISIS DE LABORATORIO Y/O INSPECCIÓN </w:t>
            </w:r>
            <w:r w:rsidDel="00000000" w:rsidR="00000000" w:rsidRPr="00000000">
              <w:rPr>
                <w:sz w:val="16"/>
                <w:szCs w:val="16"/>
                <w:rtl w:val="0"/>
              </w:rPr>
              <w:t xml:space="preserve">(</w:t>
            </w:r>
            <w:r w:rsidDel="00000000" w:rsidR="00000000" w:rsidRPr="00000000">
              <w:rPr>
                <w:i w:val="1"/>
                <w:iCs w:val="1"/>
                <w:sz w:val="16"/>
                <w:szCs w:val="16"/>
                <w:rtl w:val="0"/>
              </w:rPr>
              <w:t xml:space="preserve">Registrar SI pa</w:t>
            </w:r>
            <w:r w:rsidDel="00000000" w:rsidR="00000000" w:rsidRPr="00000000">
              <w:rPr>
                <w:i w:val="1"/>
                <w:iCs w:val="1"/>
                <w:sz w:val="16"/>
                <w:szCs w:val="16"/>
                <w:shd w:fill="fde9d9" w:val="clear"/>
                <w:rtl w:val="0"/>
              </w:rPr>
              <w:t xml:space="preserve">r</w:t>
            </w:r>
            <w:r w:rsidDel="00000000" w:rsidR="00000000" w:rsidRPr="00000000">
              <w:rPr>
                <w:i w:val="1"/>
                <w:iCs w:val="1"/>
                <w:sz w:val="16"/>
                <w:szCs w:val="16"/>
                <w:rtl w:val="0"/>
              </w:rPr>
              <w:t xml:space="preserve">a la obtención del documento requiere Análisis de Laboratorio </w:t>
            </w:r>
            <w:r w:rsidDel="00000000" w:rsidR="00000000" w:rsidRPr="00000000">
              <w:rPr>
                <w:b w:val="1"/>
                <w:bCs w:val="1"/>
                <w:i w:val="1"/>
                <w:iCs w:val="1"/>
                <w:sz w:val="16"/>
                <w:szCs w:val="16"/>
                <w:rtl w:val="0"/>
              </w:rPr>
              <w:t xml:space="preserve">y/o inspección</w:t>
            </w:r>
            <w:r w:rsidDel="00000000" w:rsidR="00000000" w:rsidRPr="00000000">
              <w:rPr>
                <w:i w:val="1"/>
                <w:iCs w:val="1"/>
                <w:sz w:val="16"/>
                <w:szCs w:val="16"/>
                <w:rtl w:val="0"/>
              </w:rPr>
              <w:t xml:space="preserve">, caso contrario consignar NO</w:t>
            </w:r>
            <w:r w:rsidDel="00000000" w:rsidR="00000000" w:rsidRPr="00000000">
              <w:rPr>
                <w:sz w:val="16"/>
                <w:szCs w:val="16"/>
                <w:rtl w:val="0"/>
              </w:rPr>
              <w:t xml:space="preserve">)</w:t>
            </w:r>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6"/>
            <w:tcPrChange w:author="Valeria Tapia" w:id="1486" w:date="2026-10-01T18:43:00Z">
              <w:tcPr>
                <w:shd w:fill="auto" w:val="clear"/>
              </w:tcPr>
            </w:tcPrChange>
          </w:tcPr>
          <w:p w:rsidR="00000000" w:rsidDel="00000000" w:rsidP="00000000" w:rsidRDefault="00000000" w:rsidRPr="00000000" w14:paraId="000037B4">
            <w:pPr>
              <w:jc w:val="center"/>
              <w:rPr>
                <w:sz w:val="16"/>
                <w:szCs w:val="16"/>
              </w:rPr>
            </w:pPr>
            <w:r w:rsidDel="00000000" w:rsidR="00000000" w:rsidRPr="00000000">
              <w:rPr>
                <w:sz w:val="16"/>
                <w:szCs w:val="16"/>
                <w:rtl w:val="0"/>
              </w:rPr>
              <w:t xml:space="preserve">SI</w:t>
            </w:r>
          </w:p>
        </w:tc>
        <w:tc>
          <w:tcPr>
            <w:gridSpan w:val="43"/>
            <w:tcPrChange w:author="Valeria Tapia" w:id="1486" w:date="2026-10-01T18:43:00Z">
              <w:tcPr>
                <w:shd w:fill="auto" w:val="clear"/>
              </w:tcPr>
            </w:tcPrChange>
          </w:tcPr>
          <w:p w:rsidR="00000000" w:rsidDel="00000000" w:rsidP="00000000" w:rsidRDefault="00000000" w:rsidRPr="00000000" w14:paraId="000037BA">
            <w:pPr>
              <w:jc w:val="center"/>
              <w:rPr>
                <w:sz w:val="16"/>
                <w:szCs w:val="16"/>
              </w:rPr>
            </w:pPr>
            <w:r w:rsidDel="00000000" w:rsidR="00000000" w:rsidRPr="00000000">
              <w:rPr>
                <w:rtl w:val="0"/>
              </w:rPr>
            </w:r>
          </w:p>
        </w:tc>
        <w:tc>
          <w:tcPr>
            <w:gridSpan w:val="4"/>
            <w:tcPrChange w:author="Valeria Tapia" w:id="1486" w:date="2026-10-01T18:43:00Z">
              <w:tcPr>
                <w:shd w:fill="auto" w:val="clear"/>
              </w:tcPr>
            </w:tcPrChange>
          </w:tcPr>
          <w:p w:rsidR="00000000" w:rsidDel="00000000" w:rsidP="00000000" w:rsidRDefault="00000000" w:rsidRPr="00000000" w14:paraId="000037E5">
            <w:pPr>
              <w:jc w:val="center"/>
              <w:rPr>
                <w:sz w:val="16"/>
                <w:szCs w:val="16"/>
              </w:rPr>
            </w:pPr>
            <w:r w:rsidDel="00000000" w:rsidR="00000000" w:rsidRPr="00000000">
              <w:rPr>
                <w:sz w:val="16"/>
                <w:szCs w:val="16"/>
                <w:rtl w:val="0"/>
              </w:rPr>
              <w:t xml:space="preserve">NO</w:t>
            </w:r>
          </w:p>
        </w:tc>
        <w:tc>
          <w:tcPr>
            <w:gridSpan w:val="11"/>
            <w:tcPrChange w:author="Valeria Tapia" w:id="1486" w:date="2026-10-01T18:43:00Z">
              <w:tcPr>
                <w:shd w:fill="auto" w:val="clear"/>
              </w:tcPr>
            </w:tcPrChange>
          </w:tcPr>
          <w:p w:rsidR="00000000" w:rsidDel="00000000" w:rsidP="00000000" w:rsidRDefault="00000000" w:rsidRPr="00000000" w14:paraId="000037E9">
            <w:pPr>
              <w:rPr>
                <w:b w:val="1"/>
                <w:bCs w:val="1"/>
                <w:sz w:val="16"/>
                <w:szCs w:val="16"/>
              </w:rPr>
            </w:pPr>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37F4">
            <w:pPr>
              <w:rPr>
                <w:b w:val="1"/>
                <w:bCs w:val="1"/>
                <w:sz w:val="16"/>
                <w:szCs w:val="16"/>
              </w:rPr>
            </w:pPr>
            <w:r w:rsidDel="00000000" w:rsidR="00000000" w:rsidRPr="00000000">
              <w:rPr>
                <w:b w:val="1"/>
                <w:bCs w:val="1"/>
                <w:sz w:val="16"/>
                <w:szCs w:val="16"/>
                <w:rtl w:val="0"/>
              </w:rPr>
              <w:t xml:space="preserve">D. PROCEDIMIENTO DEL TRÁMITE OPTIMIZADO (PASO A PASO) </w:t>
            </w:r>
            <w:r w:rsidDel="00000000" w:rsidR="00000000" w:rsidRPr="00000000">
              <w:rPr>
                <w:sz w:val="16"/>
                <w:szCs w:val="16"/>
                <w:rtl w:val="0"/>
              </w:rPr>
              <w:t xml:space="preserve">(Describir paso a paso el proceso optimizado para la VUCE)</w:t>
            </w:r>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auto" w:val="clear"/>
              </w:tcPr>
            </w:tcPrChange>
          </w:tcPr>
          <w:p w:rsidR="00000000" w:rsidDel="00000000" w:rsidP="00000000" w:rsidRDefault="00000000" w:rsidRPr="00000000" w14:paraId="00003834">
            <w:pPr>
              <w:jc w:val="left"/>
              <w:rPr>
                <w:i w:val="1"/>
                <w:iCs w:val="1"/>
                <w:color w:val="000000"/>
                <w:sz w:val="16"/>
                <w:szCs w:val="16"/>
              </w:rPr>
            </w:pPr>
            <w:r w:rsidDel="00000000" w:rsidR="00000000" w:rsidRPr="00000000">
              <w:rPr>
                <w:i w:val="1"/>
                <w:iCs w:val="1"/>
                <w:color w:val="000000"/>
                <w:sz w:val="16"/>
                <w:szCs w:val="16"/>
                <w:rtl w:val="0"/>
              </w:rPr>
              <w:t xml:space="preserve">Ejemplo:</w:t>
            </w:r>
          </w:p>
          <w:p w:rsidR="00000000" w:rsidDel="00000000" w:rsidP="00000000" w:rsidRDefault="00000000" w:rsidRPr="00000000" w14:paraId="000038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Light" w:cs="Open Sans Light" w:eastAsia="Open Sans Light" w:hAnsi="Open Sans Light"/>
                <w:i w:val="1"/>
                <w:iCs w:val="1"/>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0"/>
                <w:bCs w:val="0"/>
                <w:i w:val="1"/>
                <w:iCs w:val="1"/>
                <w:smallCaps w:val="0"/>
                <w:strike w:val="0"/>
                <w:color w:val="000000"/>
                <w:sz w:val="16"/>
                <w:szCs w:val="16"/>
                <w:u w:val="none"/>
                <w:shd w:fill="auto" w:val="clear"/>
                <w:vertAlign w:val="baseline"/>
                <w:rtl w:val="0"/>
              </w:rPr>
              <w:t xml:space="preserve">Inicio de la solicitud por parte del interesado a través de la VUCE </w:t>
            </w:r>
          </w:p>
          <w:p w:rsidR="00000000" w:rsidDel="00000000" w:rsidP="00000000" w:rsidRDefault="00000000" w:rsidRPr="00000000" w14:paraId="000038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Light" w:cs="Open Sans Light" w:eastAsia="Open Sans Light" w:hAnsi="Open Sans Light"/>
                <w:i w:val="1"/>
                <w:iCs w:val="1"/>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0"/>
                <w:bCs w:val="0"/>
                <w:i w:val="1"/>
                <w:iCs w:val="1"/>
                <w:smallCaps w:val="0"/>
                <w:strike w:val="0"/>
                <w:color w:val="000000"/>
                <w:sz w:val="16"/>
                <w:szCs w:val="16"/>
                <w:u w:val="none"/>
                <w:shd w:fill="auto" w:val="clear"/>
                <w:vertAlign w:val="baseline"/>
                <w:rtl w:val="0"/>
              </w:rPr>
              <w:t xml:space="preserve">Validaciones automáticas</w:t>
            </w:r>
          </w:p>
          <w:p w:rsidR="00000000" w:rsidDel="00000000" w:rsidP="00000000" w:rsidRDefault="00000000" w:rsidRPr="00000000" w14:paraId="000038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Light" w:cs="Open Sans Light" w:eastAsia="Open Sans Light" w:hAnsi="Open Sans Light"/>
                <w:i w:val="1"/>
                <w:iCs w:val="1"/>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0"/>
                <w:bCs w:val="0"/>
                <w:i w:val="1"/>
                <w:iCs w:val="1"/>
                <w:smallCaps w:val="0"/>
                <w:strike w:val="0"/>
                <w:color w:val="000000"/>
                <w:sz w:val="16"/>
                <w:szCs w:val="16"/>
                <w:u w:val="none"/>
                <w:shd w:fill="auto" w:val="clear"/>
                <w:vertAlign w:val="baseline"/>
                <w:rtl w:val="0"/>
              </w:rPr>
              <w:t xml:space="preserve">Llenado del formulario APCO </w:t>
            </w:r>
          </w:p>
          <w:p w:rsidR="00000000" w:rsidDel="00000000" w:rsidP="00000000" w:rsidRDefault="00000000" w:rsidRPr="00000000" w14:paraId="000038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Light" w:cs="Open Sans Light" w:eastAsia="Open Sans Light" w:hAnsi="Open Sans Light"/>
                <w:i w:val="1"/>
                <w:iCs w:val="1"/>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0"/>
                <w:bCs w:val="0"/>
                <w:i w:val="1"/>
                <w:iCs w:val="1"/>
                <w:smallCaps w:val="0"/>
                <w:strike w:val="0"/>
                <w:color w:val="000000"/>
                <w:sz w:val="16"/>
                <w:szCs w:val="16"/>
                <w:u w:val="none"/>
                <w:shd w:fill="auto" w:val="clear"/>
                <w:vertAlign w:val="baseline"/>
                <w:rtl w:val="0"/>
              </w:rPr>
              <w:t xml:space="preserve">Adjuntar documentos </w:t>
            </w:r>
          </w:p>
          <w:p w:rsidR="00000000" w:rsidDel="00000000" w:rsidP="00000000" w:rsidRDefault="00000000" w:rsidRPr="00000000" w14:paraId="000038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Light" w:cs="Open Sans Light" w:eastAsia="Open Sans Light" w:hAnsi="Open Sans Light"/>
                <w:i w:val="1"/>
                <w:iCs w:val="1"/>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0"/>
                <w:bCs w:val="0"/>
                <w:i w:val="1"/>
                <w:iCs w:val="1"/>
                <w:smallCaps w:val="0"/>
                <w:strike w:val="0"/>
                <w:color w:val="000000"/>
                <w:sz w:val="16"/>
                <w:szCs w:val="16"/>
                <w:u w:val="none"/>
                <w:shd w:fill="auto" w:val="clear"/>
                <w:vertAlign w:val="baseline"/>
                <w:rtl w:val="0"/>
              </w:rPr>
              <w:t xml:space="preserve">Envió de la solicitud con firma digital</w:t>
            </w:r>
          </w:p>
          <w:p w:rsidR="00000000" w:rsidDel="00000000" w:rsidP="00000000" w:rsidRDefault="00000000" w:rsidRPr="00000000" w14:paraId="000038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Light" w:cs="Open Sans Light" w:eastAsia="Open Sans Light" w:hAnsi="Open Sans Light"/>
                <w:i w:val="1"/>
                <w:iCs w:val="1"/>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0"/>
                <w:bCs w:val="0"/>
                <w:i w:val="1"/>
                <w:iCs w:val="1"/>
                <w:smallCaps w:val="0"/>
                <w:strike w:val="0"/>
                <w:color w:val="000000"/>
                <w:sz w:val="16"/>
                <w:szCs w:val="16"/>
                <w:u w:val="none"/>
                <w:shd w:fill="auto" w:val="clear"/>
                <w:vertAlign w:val="baseline"/>
                <w:rtl w:val="0"/>
              </w:rPr>
              <w:t xml:space="preserve">Evaluación por parte de la EPE</w:t>
            </w:r>
          </w:p>
          <w:p w:rsidR="00000000" w:rsidDel="00000000" w:rsidP="00000000" w:rsidRDefault="00000000" w:rsidRPr="00000000" w14:paraId="000038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Light" w:cs="Open Sans Light" w:eastAsia="Open Sans Light" w:hAnsi="Open Sans Light"/>
                <w:i w:val="1"/>
                <w:iCs w:val="1"/>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0"/>
                <w:bCs w:val="0"/>
                <w:i w:val="1"/>
                <w:iCs w:val="1"/>
                <w:smallCaps w:val="0"/>
                <w:strike w:val="0"/>
                <w:color w:val="000000"/>
                <w:sz w:val="16"/>
                <w:szCs w:val="16"/>
                <w:u w:val="none"/>
                <w:shd w:fill="auto" w:val="clear"/>
                <w:vertAlign w:val="baseline"/>
                <w:rtl w:val="0"/>
              </w:rPr>
              <w:t xml:space="preserve">Emisión de liquidación</w:t>
            </w:r>
          </w:p>
          <w:p w:rsidR="00000000" w:rsidDel="00000000" w:rsidP="00000000" w:rsidRDefault="00000000" w:rsidRPr="00000000" w14:paraId="000038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Light" w:cs="Open Sans Light" w:eastAsia="Open Sans Light" w:hAnsi="Open Sans Light"/>
                <w:i w:val="1"/>
                <w:iCs w:val="1"/>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0"/>
                <w:bCs w:val="0"/>
                <w:i w:val="1"/>
                <w:iCs w:val="1"/>
                <w:smallCaps w:val="0"/>
                <w:strike w:val="0"/>
                <w:color w:val="000000"/>
                <w:sz w:val="16"/>
                <w:szCs w:val="16"/>
                <w:u w:val="none"/>
                <w:shd w:fill="auto" w:val="clear"/>
                <w:vertAlign w:val="baseline"/>
                <w:rtl w:val="0"/>
              </w:rPr>
              <w:t xml:space="preserve">Pago por el trámite a través de la pasarela de pagos QR y/o CPT.</w:t>
            </w:r>
          </w:p>
          <w:p w:rsidR="00000000" w:rsidDel="00000000" w:rsidP="00000000" w:rsidRDefault="00000000" w:rsidRPr="00000000" w14:paraId="000038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Light" w:cs="Open Sans Light" w:eastAsia="Open Sans Light" w:hAnsi="Open Sans Light"/>
                <w:i w:val="1"/>
                <w:iCs w:val="1"/>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0"/>
                <w:bCs w:val="0"/>
                <w:i w:val="1"/>
                <w:iCs w:val="1"/>
                <w:smallCaps w:val="0"/>
                <w:strike w:val="0"/>
                <w:color w:val="000000"/>
                <w:sz w:val="16"/>
                <w:szCs w:val="16"/>
                <w:u w:val="none"/>
                <w:shd w:fill="auto" w:val="clear"/>
                <w:vertAlign w:val="baseline"/>
                <w:rtl w:val="0"/>
              </w:rPr>
              <w:t xml:space="preserve">Evaluación por parte de la EPE</w:t>
            </w:r>
          </w:p>
          <w:p w:rsidR="00000000" w:rsidDel="00000000" w:rsidP="00000000" w:rsidRDefault="00000000" w:rsidRPr="00000000" w14:paraId="000038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Light" w:cs="Open Sans Light" w:eastAsia="Open Sans Light" w:hAnsi="Open Sans Light"/>
                <w:i w:val="1"/>
                <w:iCs w:val="1"/>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0"/>
                <w:bCs w:val="0"/>
                <w:i w:val="1"/>
                <w:iCs w:val="1"/>
                <w:smallCaps w:val="0"/>
                <w:strike w:val="0"/>
                <w:color w:val="000000"/>
                <w:sz w:val="16"/>
                <w:szCs w:val="16"/>
                <w:u w:val="none"/>
                <w:shd w:fill="auto" w:val="clear"/>
                <w:vertAlign w:val="baseline"/>
                <w:rtl w:val="0"/>
              </w:rPr>
              <w:t xml:space="preserve">Notificación e interoperabilidad</w:t>
            </w:r>
          </w:p>
          <w:p w:rsidR="00000000" w:rsidDel="00000000" w:rsidP="00000000" w:rsidRDefault="00000000" w:rsidRPr="00000000" w14:paraId="000038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Light" w:cs="Open Sans Light" w:eastAsia="Open Sans Light" w:hAnsi="Open Sans Light"/>
                <w:i w:val="1"/>
                <w:iCs w:val="1"/>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0"/>
                <w:bCs w:val="0"/>
                <w:i w:val="1"/>
                <w:iCs w:val="1"/>
                <w:smallCaps w:val="0"/>
                <w:strike w:val="0"/>
                <w:color w:val="000000"/>
                <w:sz w:val="16"/>
                <w:szCs w:val="16"/>
                <w:u w:val="none"/>
                <w:shd w:fill="auto" w:val="clear"/>
                <w:vertAlign w:val="baseline"/>
                <w:rtl w:val="0"/>
              </w:rPr>
              <w:t xml:space="preserve">Descarga e impresión del trámite APCO (sí corresponde)</w:t>
            </w:r>
          </w:p>
          <w:p w:rsidR="00000000" w:rsidDel="00000000" w:rsidP="00000000" w:rsidRDefault="00000000" w:rsidRPr="00000000" w14:paraId="00003840">
            <w:pPr>
              <w:rPr>
                <w:b w:val="1"/>
                <w:bCs w:val="1"/>
                <w:sz w:val="16"/>
                <w:szCs w:val="16"/>
              </w:rPr>
            </w:pPr>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fef7ca" w:val="clear"/>
              </w:tcPr>
            </w:tcPrChange>
          </w:tcPr>
          <w:p w:rsidR="00000000" w:rsidDel="00000000" w:rsidP="00000000" w:rsidRDefault="00000000" w:rsidRPr="00000000" w14:paraId="00003880">
            <w:pPr>
              <w:rPr>
                <w:b w:val="1"/>
                <w:bCs w:val="1"/>
                <w:sz w:val="16"/>
                <w:szCs w:val="16"/>
              </w:rPr>
            </w:pPr>
            <w:r w:rsidDel="00000000" w:rsidR="00000000" w:rsidRPr="00000000">
              <w:rPr>
                <w:b w:val="1"/>
                <w:bCs w:val="1"/>
                <w:sz w:val="16"/>
                <w:szCs w:val="16"/>
                <w:rtl w:val="0"/>
              </w:rPr>
              <w:t xml:space="preserve">E. FLUJO DEL PROCESO OPTIMIZADO. </w:t>
            </w:r>
            <w:r w:rsidDel="00000000" w:rsidR="00000000" w:rsidRPr="00000000">
              <w:rPr>
                <w:sz w:val="16"/>
                <w:szCs w:val="16"/>
                <w:rtl w:val="0"/>
              </w:rPr>
              <w:t xml:space="preserve">(Describir flujo del proceso optimizado para la VUCE)</w:t>
            </w:r>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auto" w:val="clear"/>
              </w:tcPr>
            </w:tcPrChange>
          </w:tcPr>
          <w:p w:rsidR="00000000" w:rsidDel="00000000" w:rsidP="00000000" w:rsidRDefault="00000000" w:rsidRPr="00000000" w14:paraId="000038C0">
            <w:pPr>
              <w:rPr>
                <w:b w:val="1"/>
                <w:bCs w:val="1"/>
                <w:sz w:val="16"/>
                <w:szCs w:val="16"/>
              </w:rPr>
            </w:pPr>
            <w:r w:rsidDel="00000000" w:rsidR="00000000" w:rsidRPr="00000000">
              <w:rPr>
                <w:rtl w:val="0"/>
              </w:rPr>
            </w:r>
          </w:p>
        </w:tc>
      </w:tr>
      <w:tr>
        <w:trPr>
          <w:trPrChange w:author="Valeria Tapia" w:id="1486" w:date="2026-10-01T18:43:00Z">
            <w:trPr>
              <w:cantSplit w:val="0"/>
              <w:trHeight w:val="300" w:hRule="atLeast"/>
              <w:tblHeader w:val="0"/>
            </w:trPr>
          </w:trPrChange>
        </w:trPr>
        <w:tc>
          <w:tcPr>
            <w:gridSpan w:val="64"/>
            <w:tcPrChange w:author="Valeria Tapia" w:id="1486" w:date="2026-10-01T18:43:00Z">
              <w:tcPr>
                <w:shd w:fill="bdd7ee" w:val="clear"/>
              </w:tcPr>
            </w:tcPrChange>
          </w:tcPr>
          <w:p w:rsidR="00000000" w:rsidDel="00000000" w:rsidP="00000000" w:rsidRDefault="00000000" w:rsidRPr="00000000" w14:paraId="00003900">
            <w:pPr>
              <w:rPr>
                <w:b w:val="1"/>
                <w:bCs w:val="1"/>
                <w:sz w:val="16"/>
                <w:szCs w:val="16"/>
              </w:rPr>
            </w:pPr>
            <w:r w:rsidDel="00000000" w:rsidR="00000000" w:rsidRPr="00000000">
              <w:rPr>
                <w:b w:val="1"/>
                <w:bCs w:val="1"/>
                <w:sz w:val="16"/>
                <w:szCs w:val="16"/>
                <w:rtl w:val="0"/>
              </w:rPr>
              <w:t xml:space="preserve">V. DATOS DE LA(S) PERSONA (S) RESPONSABLE (S) DEL LLENADO DEL PRESENTE FORMULARIO</w:t>
            </w:r>
          </w:p>
          <w:p w:rsidR="00000000" w:rsidDel="00000000" w:rsidP="00000000" w:rsidRDefault="00000000" w:rsidRPr="00000000" w14:paraId="00003901">
            <w:pPr>
              <w:rPr>
                <w:b w:val="1"/>
                <w:bCs w:val="1"/>
                <w:sz w:val="16"/>
                <w:szCs w:val="16"/>
              </w:rPr>
            </w:pPr>
            <w:r w:rsidDel="00000000" w:rsidR="00000000" w:rsidRPr="00000000">
              <w:rPr>
                <w:rtl w:val="0"/>
              </w:rPr>
            </w:r>
          </w:p>
        </w:tc>
      </w:tr>
      <w:tr>
        <w:trPr>
          <w:trPrChange w:author="Valeria Tapia" w:id="1486" w:date="2026-10-01T18:43:00Z">
            <w:trPr>
              <w:cantSplit w:val="0"/>
              <w:trHeight w:val="256" w:hRule="atLeast"/>
              <w:tblHeader w:val="0"/>
            </w:trPr>
          </w:trPrChange>
        </w:trPr>
        <w:tc>
          <w:tcPr>
            <w:gridSpan w:val="18"/>
            <w:tcPrChange w:author="Valeria Tapia" w:id="1486" w:date="2026-10-01T18:43:00Z">
              <w:tcPr>
                <w:shd w:fill="auto" w:val="clear"/>
                <w:vAlign w:val="bottom"/>
              </w:tcPr>
            </w:tcPrChange>
          </w:tcPr>
          <w:p w:rsidR="00000000" w:rsidDel="00000000" w:rsidP="00000000" w:rsidRDefault="00000000" w:rsidRPr="00000000" w14:paraId="00003941">
            <w:pPr>
              <w:jc w:val="center"/>
              <w:rPr>
                <w:b w:val="1"/>
                <w:bCs w:val="1"/>
                <w:color w:val="000000"/>
                <w:sz w:val="16"/>
                <w:szCs w:val="16"/>
              </w:rPr>
            </w:pPr>
            <w:r w:rsidDel="00000000" w:rsidR="00000000" w:rsidRPr="00000000">
              <w:rPr>
                <w:b w:val="1"/>
                <w:bCs w:val="1"/>
                <w:color w:val="000000"/>
                <w:sz w:val="16"/>
                <w:szCs w:val="16"/>
                <w:rtl w:val="0"/>
              </w:rPr>
              <w:t xml:space="preserve">NOMBRE COMPLETO</w:t>
            </w:r>
          </w:p>
        </w:tc>
        <w:tc>
          <w:tcPr>
            <w:gridSpan w:val="25"/>
            <w:tcPrChange w:author="Valeria Tapia" w:id="1486" w:date="2026-10-01T18:43:00Z">
              <w:tcPr/>
            </w:tcPrChange>
          </w:tcPr>
          <w:p w:rsidR="00000000" w:rsidDel="00000000" w:rsidP="00000000" w:rsidRDefault="00000000" w:rsidRPr="00000000" w14:paraId="00003953">
            <w:pPr>
              <w:jc w:val="center"/>
              <w:rPr>
                <w:b w:val="1"/>
                <w:bCs w:val="1"/>
                <w:color w:val="000000"/>
                <w:sz w:val="16"/>
                <w:szCs w:val="16"/>
              </w:rPr>
            </w:pPr>
            <w:r w:rsidDel="00000000" w:rsidR="00000000" w:rsidRPr="00000000">
              <w:rPr>
                <w:b w:val="1"/>
                <w:bCs w:val="1"/>
                <w:color w:val="000000"/>
                <w:sz w:val="16"/>
                <w:szCs w:val="16"/>
                <w:rtl w:val="0"/>
              </w:rPr>
              <w:t xml:space="preserve">CARGO</w:t>
            </w:r>
          </w:p>
        </w:tc>
        <w:tc>
          <w:tcPr>
            <w:gridSpan w:val="12"/>
            <w:tcPrChange w:author="Valeria Tapia" w:id="1486" w:date="2026-10-01T18:43:00Z">
              <w:tcPr/>
            </w:tcPrChange>
          </w:tcPr>
          <w:p w:rsidR="00000000" w:rsidDel="00000000" w:rsidP="00000000" w:rsidRDefault="00000000" w:rsidRPr="00000000" w14:paraId="0000396C">
            <w:pPr>
              <w:jc w:val="center"/>
              <w:rPr>
                <w:b w:val="1"/>
                <w:bCs w:val="1"/>
                <w:color w:val="000000"/>
                <w:sz w:val="16"/>
                <w:szCs w:val="16"/>
              </w:rPr>
            </w:pPr>
            <w:r w:rsidDel="00000000" w:rsidR="00000000" w:rsidRPr="00000000">
              <w:rPr>
                <w:b w:val="1"/>
                <w:bCs w:val="1"/>
                <w:color w:val="000000"/>
                <w:sz w:val="16"/>
                <w:szCs w:val="16"/>
                <w:rtl w:val="0"/>
              </w:rPr>
              <w:t xml:space="preserve">CORREO</w:t>
            </w:r>
          </w:p>
        </w:tc>
        <w:tc>
          <w:tcPr>
            <w:gridSpan w:val="9"/>
            <w:tcPrChange w:author="Valeria Tapia" w:id="1486" w:date="2026-10-01T18:43:00Z">
              <w:tcPr>
                <w:shd w:fill="auto" w:val="clear"/>
                <w:vAlign w:val="bottom"/>
              </w:tcPr>
            </w:tcPrChange>
          </w:tcPr>
          <w:p w:rsidR="00000000" w:rsidDel="00000000" w:rsidP="00000000" w:rsidRDefault="00000000" w:rsidRPr="00000000" w14:paraId="00003978">
            <w:pPr>
              <w:jc w:val="center"/>
              <w:rPr>
                <w:b w:val="1"/>
                <w:bCs w:val="1"/>
                <w:color w:val="000000"/>
                <w:sz w:val="16"/>
                <w:szCs w:val="16"/>
              </w:rPr>
            </w:pPr>
            <w:r w:rsidDel="00000000" w:rsidR="00000000" w:rsidRPr="00000000">
              <w:rPr>
                <w:b w:val="1"/>
                <w:bCs w:val="1"/>
                <w:color w:val="000000"/>
                <w:sz w:val="16"/>
                <w:szCs w:val="16"/>
                <w:rtl w:val="0"/>
              </w:rPr>
              <w:t xml:space="preserve">TEL</w:t>
            </w:r>
            <w:r w:rsidDel="00000000" w:rsidR="00000000" w:rsidRPr="00000000">
              <w:rPr>
                <w:b w:val="1"/>
                <w:bCs w:val="1"/>
                <w:sz w:val="16"/>
                <w:szCs w:val="16"/>
                <w:rtl w:val="0"/>
              </w:rPr>
              <w:t xml:space="preserve">É</w:t>
            </w:r>
            <w:r w:rsidDel="00000000" w:rsidR="00000000" w:rsidRPr="00000000">
              <w:rPr>
                <w:b w:val="1"/>
                <w:bCs w:val="1"/>
                <w:color w:val="000000"/>
                <w:sz w:val="16"/>
                <w:szCs w:val="16"/>
                <w:rtl w:val="0"/>
              </w:rPr>
              <w:t xml:space="preserve">FONO/</w:t>
            </w:r>
          </w:p>
          <w:p w:rsidR="00000000" w:rsidDel="00000000" w:rsidP="00000000" w:rsidRDefault="00000000" w:rsidRPr="00000000" w14:paraId="00003979">
            <w:pPr>
              <w:jc w:val="center"/>
              <w:rPr>
                <w:b w:val="1"/>
                <w:bCs w:val="1"/>
                <w:color w:val="000000"/>
                <w:sz w:val="16"/>
                <w:szCs w:val="16"/>
              </w:rPr>
            </w:pPr>
            <w:r w:rsidDel="00000000" w:rsidR="00000000" w:rsidRPr="00000000">
              <w:rPr>
                <w:b w:val="1"/>
                <w:bCs w:val="1"/>
                <w:color w:val="000000"/>
                <w:sz w:val="16"/>
                <w:szCs w:val="16"/>
                <w:rtl w:val="0"/>
              </w:rPr>
              <w:t xml:space="preserve">CELULAR </w:t>
            </w:r>
          </w:p>
          <w:p w:rsidR="00000000" w:rsidDel="00000000" w:rsidP="00000000" w:rsidRDefault="00000000" w:rsidRPr="00000000" w14:paraId="0000397A">
            <w:pPr>
              <w:jc w:val="center"/>
              <w:rPr>
                <w:b w:val="1"/>
                <w:bCs w:val="1"/>
                <w:color w:val="000000"/>
                <w:sz w:val="16"/>
                <w:szCs w:val="16"/>
              </w:rPr>
            </w:pPr>
            <w:r w:rsidDel="00000000" w:rsidR="00000000" w:rsidRPr="00000000">
              <w:rPr>
                <w:rtl w:val="0"/>
              </w:rPr>
            </w:r>
          </w:p>
        </w:tc>
      </w:tr>
      <w:tr>
        <w:trPr>
          <w:trPrChange w:author="Valeria Tapia" w:id="1486" w:date="2026-10-01T18:43:00Z">
            <w:trPr>
              <w:cantSplit w:val="0"/>
              <w:trHeight w:val="335" w:hRule="atLeast"/>
              <w:tblHeader w:val="0"/>
            </w:trPr>
          </w:trPrChange>
        </w:trPr>
        <w:tc>
          <w:tcPr>
            <w:gridSpan w:val="18"/>
            <w:tcPrChange w:author="Valeria Tapia" w:id="1486" w:date="2026-10-01T18:43:00Z">
              <w:tcPr>
                <w:shd w:fill="auto" w:val="clear"/>
                <w:vAlign w:val="bottom"/>
              </w:tcPr>
            </w:tcPrChange>
          </w:tcPr>
          <w:p w:rsidR="00000000" w:rsidDel="00000000" w:rsidP="00000000" w:rsidRDefault="00000000" w:rsidRPr="00000000" w14:paraId="00003983">
            <w:pPr>
              <w:rPr>
                <w:i w:val="1"/>
                <w:iCs w:val="1"/>
                <w:color w:val="000000"/>
                <w:sz w:val="16"/>
                <w:szCs w:val="16"/>
              </w:rPr>
            </w:pPr>
            <w:r w:rsidDel="00000000" w:rsidR="00000000" w:rsidRPr="00000000">
              <w:rPr>
                <w:rtl w:val="0"/>
              </w:rPr>
            </w:r>
          </w:p>
        </w:tc>
        <w:tc>
          <w:tcPr>
            <w:gridSpan w:val="25"/>
            <w:tcPrChange w:author="Valeria Tapia" w:id="1486" w:date="2026-10-01T18:43:00Z">
              <w:tcPr/>
            </w:tcPrChange>
          </w:tcPr>
          <w:p w:rsidR="00000000" w:rsidDel="00000000" w:rsidP="00000000" w:rsidRDefault="00000000" w:rsidRPr="00000000" w14:paraId="00003995">
            <w:pPr>
              <w:rPr>
                <w:i w:val="1"/>
                <w:iCs w:val="1"/>
                <w:color w:val="000000"/>
                <w:sz w:val="16"/>
                <w:szCs w:val="16"/>
              </w:rPr>
            </w:pPr>
            <w:r w:rsidDel="00000000" w:rsidR="00000000" w:rsidRPr="00000000">
              <w:rPr>
                <w:rtl w:val="0"/>
              </w:rPr>
            </w:r>
          </w:p>
        </w:tc>
        <w:tc>
          <w:tcPr>
            <w:gridSpan w:val="12"/>
            <w:tcPrChange w:author="Valeria Tapia" w:id="1486" w:date="2026-10-01T18:43:00Z">
              <w:tcPr/>
            </w:tcPrChange>
          </w:tcPr>
          <w:p w:rsidR="00000000" w:rsidDel="00000000" w:rsidP="00000000" w:rsidRDefault="00000000" w:rsidRPr="00000000" w14:paraId="000039AE">
            <w:pPr>
              <w:rPr>
                <w:i w:val="1"/>
                <w:iCs w:val="1"/>
                <w:color w:val="000000"/>
                <w:sz w:val="16"/>
                <w:szCs w:val="16"/>
              </w:rPr>
            </w:pPr>
            <w:r w:rsidDel="00000000" w:rsidR="00000000" w:rsidRPr="00000000">
              <w:rPr>
                <w:rtl w:val="0"/>
              </w:rPr>
            </w:r>
          </w:p>
        </w:tc>
        <w:tc>
          <w:tcPr>
            <w:gridSpan w:val="9"/>
            <w:tcPrChange w:author="Valeria Tapia" w:id="1486" w:date="2026-10-01T18:43:00Z">
              <w:tcPr>
                <w:shd w:fill="auto" w:val="clear"/>
                <w:vAlign w:val="bottom"/>
              </w:tcPr>
            </w:tcPrChange>
          </w:tcPr>
          <w:p w:rsidR="00000000" w:rsidDel="00000000" w:rsidP="00000000" w:rsidRDefault="00000000" w:rsidRPr="00000000" w14:paraId="000039BA">
            <w:pPr>
              <w:rPr>
                <w:i w:val="1"/>
                <w:iCs w:val="1"/>
                <w:color w:val="000000"/>
                <w:sz w:val="16"/>
                <w:szCs w:val="16"/>
              </w:rPr>
            </w:pPr>
            <w:r w:rsidDel="00000000" w:rsidR="00000000" w:rsidRPr="00000000">
              <w:rPr>
                <w:rtl w:val="0"/>
              </w:rPr>
            </w:r>
          </w:p>
        </w:tc>
      </w:tr>
      <w:tr>
        <w:trPr>
          <w:trPrChange w:author="Valeria Tapia" w:id="1486" w:date="2026-10-01T18:43:00Z">
            <w:trPr>
              <w:cantSplit w:val="0"/>
              <w:trHeight w:val="329" w:hRule="atLeast"/>
              <w:tblHeader w:val="0"/>
            </w:trPr>
          </w:trPrChange>
        </w:trPr>
        <w:tc>
          <w:tcPr>
            <w:gridSpan w:val="18"/>
            <w:tcPrChange w:author="Valeria Tapia" w:id="1486" w:date="2026-10-01T18:43:00Z">
              <w:tcPr>
                <w:shd w:fill="auto" w:val="clear"/>
                <w:vAlign w:val="bottom"/>
              </w:tcPr>
            </w:tcPrChange>
          </w:tcPr>
          <w:p w:rsidR="00000000" w:rsidDel="00000000" w:rsidP="00000000" w:rsidRDefault="00000000" w:rsidRPr="00000000" w14:paraId="000039C3">
            <w:pPr>
              <w:rPr>
                <w:i w:val="1"/>
                <w:iCs w:val="1"/>
                <w:color w:val="000000"/>
                <w:sz w:val="16"/>
                <w:szCs w:val="16"/>
              </w:rPr>
            </w:pPr>
            <w:r w:rsidDel="00000000" w:rsidR="00000000" w:rsidRPr="00000000">
              <w:rPr>
                <w:rtl w:val="0"/>
              </w:rPr>
            </w:r>
          </w:p>
        </w:tc>
        <w:tc>
          <w:tcPr>
            <w:gridSpan w:val="25"/>
            <w:tcPrChange w:author="Valeria Tapia" w:id="1486" w:date="2026-10-01T18:43:00Z">
              <w:tcPr/>
            </w:tcPrChange>
          </w:tcPr>
          <w:p w:rsidR="00000000" w:rsidDel="00000000" w:rsidP="00000000" w:rsidRDefault="00000000" w:rsidRPr="00000000" w14:paraId="000039D5">
            <w:pPr>
              <w:rPr>
                <w:i w:val="1"/>
                <w:iCs w:val="1"/>
                <w:color w:val="000000"/>
                <w:sz w:val="16"/>
                <w:szCs w:val="16"/>
              </w:rPr>
            </w:pPr>
            <w:r w:rsidDel="00000000" w:rsidR="00000000" w:rsidRPr="00000000">
              <w:rPr>
                <w:rtl w:val="0"/>
              </w:rPr>
            </w:r>
          </w:p>
        </w:tc>
        <w:tc>
          <w:tcPr>
            <w:gridSpan w:val="12"/>
            <w:tcPrChange w:author="Valeria Tapia" w:id="1486" w:date="2026-10-01T18:43:00Z">
              <w:tcPr/>
            </w:tcPrChange>
          </w:tcPr>
          <w:p w:rsidR="00000000" w:rsidDel="00000000" w:rsidP="00000000" w:rsidRDefault="00000000" w:rsidRPr="00000000" w14:paraId="000039EE">
            <w:pPr>
              <w:rPr>
                <w:i w:val="1"/>
                <w:iCs w:val="1"/>
                <w:color w:val="000000"/>
                <w:sz w:val="16"/>
                <w:szCs w:val="16"/>
              </w:rPr>
            </w:pPr>
            <w:r w:rsidDel="00000000" w:rsidR="00000000" w:rsidRPr="00000000">
              <w:rPr>
                <w:rtl w:val="0"/>
              </w:rPr>
            </w:r>
          </w:p>
        </w:tc>
        <w:tc>
          <w:tcPr>
            <w:gridSpan w:val="9"/>
            <w:tcPrChange w:author="Valeria Tapia" w:id="1486" w:date="2026-10-01T18:43:00Z">
              <w:tcPr>
                <w:shd w:fill="auto" w:val="clear"/>
                <w:vAlign w:val="bottom"/>
              </w:tcPr>
            </w:tcPrChange>
          </w:tcPr>
          <w:p w:rsidR="00000000" w:rsidDel="00000000" w:rsidP="00000000" w:rsidRDefault="00000000" w:rsidRPr="00000000" w14:paraId="000039FA">
            <w:pPr>
              <w:rPr>
                <w:i w:val="1"/>
                <w:iCs w:val="1"/>
                <w:color w:val="000000"/>
                <w:sz w:val="16"/>
                <w:szCs w:val="16"/>
              </w:rPr>
            </w:pPr>
            <w:r w:rsidDel="00000000" w:rsidR="00000000" w:rsidRPr="00000000">
              <w:rPr>
                <w:rtl w:val="0"/>
              </w:rPr>
            </w:r>
          </w:p>
        </w:tc>
      </w:tr>
      <w:tr>
        <w:trPr>
          <w:trPrChange w:author="Valeria Tapia" w:id="1486" w:date="2026-10-01T18:43:00Z">
            <w:trPr>
              <w:cantSplit w:val="0"/>
              <w:trHeight w:val="278" w:hRule="atLeast"/>
              <w:tblHeader w:val="0"/>
            </w:trPr>
          </w:trPrChange>
        </w:trPr>
        <w:tc>
          <w:tcPr>
            <w:gridSpan w:val="64"/>
            <w:tcPrChange w:author="Valeria Tapia" w:id="1486" w:date="2026-10-01T18:43:00Z">
              <w:tcPr>
                <w:shd w:fill="c6d9f1" w:val="clear"/>
                <w:vAlign w:val="bottom"/>
              </w:tcPr>
            </w:tcPrChange>
          </w:tcPr>
          <w:p w:rsidR="00000000" w:rsidDel="00000000" w:rsidP="00000000" w:rsidRDefault="00000000" w:rsidRPr="00000000" w14:paraId="00003A03">
            <w:pPr>
              <w:rPr>
                <w:i w:val="1"/>
                <w:iCs w:val="1"/>
                <w:color w:val="000000"/>
                <w:sz w:val="16"/>
                <w:szCs w:val="16"/>
              </w:rPr>
            </w:pPr>
            <w:r w:rsidDel="00000000" w:rsidR="00000000" w:rsidRPr="00000000">
              <w:rPr>
                <w:b w:val="1"/>
                <w:bCs w:val="1"/>
                <w:sz w:val="16"/>
                <w:szCs w:val="16"/>
                <w:rtl w:val="0"/>
              </w:rPr>
              <w:t xml:space="preserve">VI. FIRMA Y SELLOS</w:t>
            </w:r>
            <w:r w:rsidDel="00000000" w:rsidR="00000000" w:rsidRPr="00000000">
              <w:rPr>
                <w:rtl w:val="0"/>
              </w:rPr>
              <w:t xml:space="preserve"> </w:t>
            </w:r>
            <w:r w:rsidDel="00000000" w:rsidR="00000000" w:rsidRPr="00000000">
              <w:rPr>
                <w:rtl w:val="0"/>
              </w:rPr>
            </w:r>
          </w:p>
        </w:tc>
      </w:tr>
      <w:tr>
        <w:trPr>
          <w:trPrChange w:author="Valeria Tapia" w:id="1486" w:date="2026-10-01T18:43:00Z">
            <w:trPr>
              <w:cantSplit w:val="0"/>
              <w:trHeight w:val="278" w:hRule="atLeast"/>
              <w:tblHeader w:val="0"/>
            </w:trPr>
          </w:trPrChange>
        </w:trPr>
        <w:tc>
          <w:tcPr>
            <w:gridSpan w:val="43"/>
            <w:tcPrChange w:author="Valeria Tapia" w:id="1486" w:date="2026-10-01T18:43:00Z">
              <w:tcPr>
                <w:shd w:fill="auto" w:val="clear"/>
                <w:vAlign w:val="bottom"/>
              </w:tcPr>
            </w:tcPrChange>
          </w:tcPr>
          <w:p w:rsidR="00000000" w:rsidDel="00000000" w:rsidP="00000000" w:rsidRDefault="00000000" w:rsidRPr="00000000" w14:paraId="00003A43">
            <w:pPr>
              <w:rPr>
                <w:sz w:val="16"/>
                <w:szCs w:val="16"/>
              </w:rPr>
            </w:pPr>
            <w:r w:rsidDel="00000000" w:rsidR="00000000" w:rsidRPr="00000000">
              <w:rPr>
                <w:sz w:val="16"/>
                <w:szCs w:val="16"/>
                <w:rtl w:val="0"/>
              </w:rPr>
              <w:t xml:space="preserve">Elaborado por (personal técnico):</w:t>
            </w:r>
          </w:p>
          <w:p w:rsidR="00000000" w:rsidDel="00000000" w:rsidP="00000000" w:rsidRDefault="00000000" w:rsidRPr="00000000" w14:paraId="00003A44">
            <w:pPr>
              <w:rPr>
                <w:sz w:val="16"/>
                <w:szCs w:val="16"/>
              </w:rPr>
            </w:pPr>
            <w:r w:rsidDel="00000000" w:rsidR="00000000" w:rsidRPr="00000000">
              <w:rPr>
                <w:rtl w:val="0"/>
              </w:rPr>
            </w:r>
          </w:p>
          <w:p w:rsidR="00000000" w:rsidDel="00000000" w:rsidP="00000000" w:rsidRDefault="00000000" w:rsidRPr="00000000" w14:paraId="00003A45">
            <w:pPr>
              <w:rPr>
                <w:sz w:val="16"/>
                <w:szCs w:val="16"/>
              </w:rPr>
            </w:pPr>
            <w:r w:rsidDel="00000000" w:rsidR="00000000" w:rsidRPr="00000000">
              <w:rPr>
                <w:rtl w:val="0"/>
              </w:rPr>
            </w:r>
          </w:p>
          <w:p w:rsidR="00000000" w:rsidDel="00000000" w:rsidP="00000000" w:rsidRDefault="00000000" w:rsidRPr="00000000" w14:paraId="00003A46">
            <w:pPr>
              <w:rPr>
                <w:sz w:val="16"/>
                <w:szCs w:val="16"/>
              </w:rPr>
            </w:pPr>
            <w:r w:rsidDel="00000000" w:rsidR="00000000" w:rsidRPr="00000000">
              <w:rPr>
                <w:rtl w:val="0"/>
              </w:rPr>
            </w:r>
          </w:p>
          <w:p w:rsidR="00000000" w:rsidDel="00000000" w:rsidP="00000000" w:rsidRDefault="00000000" w:rsidRPr="00000000" w14:paraId="00003A47">
            <w:pPr>
              <w:rPr>
                <w:sz w:val="16"/>
                <w:szCs w:val="16"/>
              </w:rPr>
            </w:pPr>
            <w:r w:rsidDel="00000000" w:rsidR="00000000" w:rsidRPr="00000000">
              <w:rPr>
                <w:rtl w:val="0"/>
              </w:rPr>
            </w:r>
          </w:p>
          <w:p w:rsidR="00000000" w:rsidDel="00000000" w:rsidP="00000000" w:rsidRDefault="00000000" w:rsidRPr="00000000" w14:paraId="00003A48">
            <w:pPr>
              <w:rPr>
                <w:sz w:val="16"/>
                <w:szCs w:val="16"/>
              </w:rPr>
            </w:pPr>
            <w:r w:rsidDel="00000000" w:rsidR="00000000" w:rsidRPr="00000000">
              <w:rPr>
                <w:rtl w:val="0"/>
              </w:rPr>
            </w:r>
          </w:p>
          <w:p w:rsidR="00000000" w:rsidDel="00000000" w:rsidP="00000000" w:rsidRDefault="00000000" w:rsidRPr="00000000" w14:paraId="00003A49">
            <w:pPr>
              <w:rPr>
                <w:sz w:val="16"/>
                <w:szCs w:val="16"/>
              </w:rPr>
            </w:pPr>
            <w:r w:rsidDel="00000000" w:rsidR="00000000" w:rsidRPr="00000000">
              <w:rPr>
                <w:rtl w:val="0"/>
              </w:rPr>
            </w:r>
          </w:p>
          <w:p w:rsidR="00000000" w:rsidDel="00000000" w:rsidP="00000000" w:rsidRDefault="00000000" w:rsidRPr="00000000" w14:paraId="00003A4A">
            <w:pPr>
              <w:rPr>
                <w:sz w:val="16"/>
                <w:szCs w:val="16"/>
              </w:rPr>
            </w:pPr>
            <w:r w:rsidDel="00000000" w:rsidR="00000000" w:rsidRPr="00000000">
              <w:rPr>
                <w:rtl w:val="0"/>
              </w:rPr>
            </w:r>
          </w:p>
          <w:p w:rsidR="00000000" w:rsidDel="00000000" w:rsidP="00000000" w:rsidRDefault="00000000" w:rsidRPr="00000000" w14:paraId="00003A4B">
            <w:pPr>
              <w:rPr>
                <w:sz w:val="16"/>
                <w:szCs w:val="16"/>
              </w:rPr>
            </w:pPr>
            <w:r w:rsidDel="00000000" w:rsidR="00000000" w:rsidRPr="00000000">
              <w:rPr>
                <w:rtl w:val="0"/>
              </w:rPr>
            </w:r>
          </w:p>
          <w:p w:rsidR="00000000" w:rsidDel="00000000" w:rsidP="00000000" w:rsidRDefault="00000000" w:rsidRPr="00000000" w14:paraId="00003A4C">
            <w:pPr>
              <w:rPr>
                <w:i w:val="1"/>
                <w:iCs w:val="1"/>
                <w:color w:val="000000"/>
                <w:sz w:val="16"/>
                <w:szCs w:val="16"/>
              </w:rPr>
            </w:pPr>
            <w:r w:rsidDel="00000000" w:rsidR="00000000" w:rsidRPr="00000000">
              <w:rPr>
                <w:rtl w:val="0"/>
              </w:rPr>
            </w:r>
          </w:p>
        </w:tc>
        <w:tc>
          <w:tcPr>
            <w:gridSpan w:val="21"/>
            <w:tcPrChange w:author="Valeria Tapia" w:id="1486" w:date="2026-10-01T18:43:00Z">
              <w:tcPr/>
            </w:tcPrChange>
          </w:tcPr>
          <w:p w:rsidR="00000000" w:rsidDel="00000000" w:rsidP="00000000" w:rsidRDefault="00000000" w:rsidRPr="00000000" w14:paraId="00003A77">
            <w:pPr>
              <w:rPr>
                <w:i w:val="1"/>
                <w:iCs w:val="1"/>
                <w:color w:val="000000"/>
                <w:sz w:val="16"/>
                <w:szCs w:val="16"/>
              </w:rPr>
            </w:pPr>
            <w:r w:rsidDel="00000000" w:rsidR="00000000" w:rsidRPr="00000000">
              <w:rPr>
                <w:sz w:val="16"/>
                <w:szCs w:val="16"/>
                <w:rtl w:val="0"/>
              </w:rPr>
              <w:t xml:space="preserve">Autorizado por (personal con nivel jerárquico):</w:t>
            </w:r>
            <w:r w:rsidDel="00000000" w:rsidR="00000000" w:rsidRPr="00000000">
              <w:rPr>
                <w:rtl w:val="0"/>
              </w:rPr>
            </w:r>
          </w:p>
        </w:tc>
      </w:tr>
      <w:tr>
        <w:trPr>
          <w:trPrChange w:author="Valeria Tapia" w:id="1486" w:date="2026-10-01T18:43:00Z">
            <w:trPr>
              <w:cantSplit w:val="0"/>
              <w:trHeight w:val="163" w:hRule="atLeast"/>
              <w:tblHeader w:val="0"/>
            </w:trPr>
          </w:trPrChange>
        </w:trPr>
        <w:tc>
          <w:tcPr>
            <w:gridSpan w:val="64"/>
            <w:tcPrChange w:author="Valeria Tapia" w:id="1486" w:date="2026-10-01T18:43:00Z">
              <w:tcPr>
                <w:shd w:fill="ddebf7" w:val="clear"/>
                <w:vAlign w:val="bottom"/>
              </w:tcPr>
            </w:tcPrChange>
          </w:tcPr>
          <w:p w:rsidR="00000000" w:rsidDel="00000000" w:rsidP="00000000" w:rsidRDefault="00000000" w:rsidRPr="00000000" w14:paraId="00003A8C">
            <w:pPr>
              <w:rPr>
                <w:b w:val="1"/>
                <w:bCs w:val="1"/>
                <w:sz w:val="16"/>
                <w:szCs w:val="16"/>
              </w:rPr>
            </w:pPr>
            <w:r w:rsidDel="00000000" w:rsidR="00000000" w:rsidRPr="00000000">
              <w:rPr>
                <w:b w:val="1"/>
                <w:bCs w:val="1"/>
                <w:sz w:val="16"/>
                <w:szCs w:val="16"/>
                <w:rtl w:val="0"/>
              </w:rPr>
              <w:t xml:space="preserve">ACLARACIÓN</w:t>
            </w:r>
          </w:p>
        </w:tc>
      </w:tr>
      <w:tr>
        <w:trPr>
          <w:trPrChange w:author="Valeria Tapia" w:id="1486" w:date="2026-10-01T18:43:00Z">
            <w:trPr>
              <w:cantSplit w:val="0"/>
              <w:trHeight w:val="432" w:hRule="atLeast"/>
              <w:tblHeader w:val="0"/>
            </w:trPr>
          </w:trPrChange>
        </w:trPr>
        <w:tc>
          <w:tcPr>
            <w:gridSpan w:val="64"/>
            <w:tcPrChange w:author="Valeria Tapia" w:id="1486" w:date="2026-10-01T18:43:00Z">
              <w:tcPr>
                <w:shd w:fill="auto" w:val="clear"/>
                <w:vAlign w:val="center"/>
              </w:tcPr>
            </w:tcPrChange>
          </w:tcPr>
          <w:p w:rsidR="00000000" w:rsidDel="00000000" w:rsidP="00000000" w:rsidRDefault="00000000" w:rsidRPr="00000000" w14:paraId="00003ACC">
            <w:pPr>
              <w:rPr>
                <w:color w:val="000000"/>
                <w:sz w:val="16"/>
                <w:szCs w:val="16"/>
              </w:rPr>
            </w:pPr>
            <w:r w:rsidDel="00000000" w:rsidR="00000000" w:rsidRPr="00000000">
              <w:rPr>
                <w:color w:val="000000"/>
                <w:sz w:val="16"/>
                <w:szCs w:val="16"/>
                <w:rtl w:val="0"/>
              </w:rPr>
              <w:t xml:space="preserve">En ningún caso se solicita información referente a registros o información personal sobre operadores y operaciones específicos relacionadas al Comercio Exterior.</w:t>
            </w:r>
          </w:p>
        </w:tc>
      </w:tr>
      <w:tr>
        <w:trPr>
          <w:trPrChange w:author="Valeria Tapia" w:id="1486" w:date="2026-10-01T18:43:00Z">
            <w:trPr>
              <w:cantSplit w:val="0"/>
              <w:trHeight w:val="157" w:hRule="atLeast"/>
              <w:tblHeader w:val="0"/>
            </w:trPr>
          </w:trPrChange>
        </w:trPr>
        <w:tc>
          <w:tcPr>
            <w:gridSpan w:val="64"/>
            <w:tcPrChange w:author="Valeria Tapia" w:id="1486" w:date="2026-10-01T18:43:00Z">
              <w:tcPr>
                <w:shd w:fill="ddebf7" w:val="clear"/>
                <w:vAlign w:val="bottom"/>
              </w:tcPr>
            </w:tcPrChange>
          </w:tcPr>
          <w:p w:rsidR="00000000" w:rsidDel="00000000" w:rsidP="00000000" w:rsidRDefault="00000000" w:rsidRPr="00000000" w14:paraId="00003B0C">
            <w:pPr>
              <w:rPr>
                <w:b w:val="1"/>
                <w:bCs w:val="1"/>
                <w:sz w:val="16"/>
                <w:szCs w:val="16"/>
              </w:rPr>
            </w:pPr>
            <w:r w:rsidDel="00000000" w:rsidR="00000000" w:rsidRPr="00000000">
              <w:rPr>
                <w:b w:val="1"/>
                <w:bCs w:val="1"/>
                <w:sz w:val="16"/>
                <w:szCs w:val="16"/>
                <w:rtl w:val="0"/>
              </w:rPr>
              <w:t xml:space="preserve">CONFIDENCIALIDAD</w:t>
            </w:r>
          </w:p>
        </w:tc>
      </w:tr>
      <w:tr>
        <w:trPr>
          <w:trPrChange w:author="Valeria Tapia" w:id="1486" w:date="2026-10-01T18:43:00Z">
            <w:trPr>
              <w:cantSplit w:val="0"/>
              <w:trHeight w:val="425" w:hRule="atLeast"/>
              <w:tblHeader w:val="0"/>
            </w:trPr>
          </w:trPrChange>
        </w:trPr>
        <w:tc>
          <w:tcPr>
            <w:gridSpan w:val="64"/>
            <w:tcPrChange w:author="Valeria Tapia" w:id="1486" w:date="2026-10-01T18:43:00Z">
              <w:tcPr>
                <w:shd w:fill="auto" w:val="clear"/>
                <w:vAlign w:val="center"/>
              </w:tcPr>
            </w:tcPrChange>
          </w:tcPr>
          <w:p w:rsidR="00000000" w:rsidDel="00000000" w:rsidP="00000000" w:rsidRDefault="00000000" w:rsidRPr="00000000" w14:paraId="00003B4C">
            <w:pPr>
              <w:rPr>
                <w:color w:val="000000"/>
                <w:sz w:val="16"/>
                <w:szCs w:val="16"/>
              </w:rPr>
            </w:pPr>
            <w:r w:rsidDel="00000000" w:rsidR="00000000" w:rsidRPr="00000000">
              <w:rPr>
                <w:color w:val="000000"/>
                <w:sz w:val="16"/>
                <w:szCs w:val="16"/>
                <w:rtl w:val="0"/>
              </w:rPr>
              <w:t xml:space="preserve">La información proporcionada en el presente cuestionario será utilizada únicamente para fines de revisión de las actividades de comercio exterior y la interrelación de su entidad con la Ventanilla Única de Comercio Exterior de Bolivia.</w:t>
            </w:r>
          </w:p>
        </w:tc>
      </w:tr>
    </w:tbl>
    <w:p w:rsidR="00000000" w:rsidDel="00000000" w:rsidP="00000000" w:rsidRDefault="00000000" w:rsidRPr="00000000" w14:paraId="00003B8C">
      <w:pPr>
        <w:rPr/>
      </w:pPr>
      <w:r w:rsidDel="00000000" w:rsidR="00000000" w:rsidRPr="00000000">
        <w:rPr>
          <w:rtl w:val="0"/>
        </w:rPr>
      </w:r>
    </w:p>
    <w:p w:rsidR="00000000" w:rsidDel="00000000" w:rsidP="00000000" w:rsidRDefault="00000000" w:rsidRPr="00000000" w14:paraId="00003B8D">
      <w:pPr>
        <w:rPr/>
      </w:pPr>
      <w:r w:rsidDel="00000000" w:rsidR="00000000" w:rsidRPr="00000000">
        <w:rPr>
          <w:rtl w:val="0"/>
        </w:rPr>
      </w:r>
    </w:p>
    <w:p w:rsidR="00000000" w:rsidDel="00000000" w:rsidP="00000000" w:rsidRDefault="00000000" w:rsidRPr="00000000" w14:paraId="00003B8E">
      <w:pPr>
        <w:rPr/>
      </w:pPr>
      <w:r w:rsidDel="00000000" w:rsidR="00000000" w:rsidRPr="00000000">
        <w:rPr>
          <w:rtl w:val="0"/>
        </w:rPr>
      </w:r>
    </w:p>
    <w:p w:rsidR="00000000" w:rsidDel="00000000" w:rsidP="00000000" w:rsidRDefault="00000000" w:rsidRPr="00000000" w14:paraId="00003B8F">
      <w:pPr>
        <w:rPr/>
      </w:pPr>
      <w:r w:rsidDel="00000000" w:rsidR="00000000" w:rsidRPr="00000000">
        <w:rPr>
          <w:rtl w:val="0"/>
        </w:rPr>
      </w:r>
    </w:p>
    <w:p w:rsidR="00000000" w:rsidDel="00000000" w:rsidP="00000000" w:rsidRDefault="00000000" w:rsidRPr="00000000" w14:paraId="00003B90">
      <w:pPr>
        <w:rPr/>
      </w:pPr>
      <w:r w:rsidDel="00000000" w:rsidR="00000000" w:rsidRPr="00000000">
        <w:rPr>
          <w:rtl w:val="0"/>
        </w:rPr>
      </w:r>
    </w:p>
    <w:p w:rsidR="00000000" w:rsidDel="00000000" w:rsidP="00000000" w:rsidRDefault="00000000" w:rsidRPr="00000000" w14:paraId="00003B91">
      <w:pPr>
        <w:rPr/>
      </w:pPr>
      <w:r w:rsidDel="00000000" w:rsidR="00000000" w:rsidRPr="00000000">
        <w:rPr>
          <w:rtl w:val="0"/>
        </w:rPr>
      </w:r>
    </w:p>
    <w:p w:rsidR="00000000" w:rsidDel="00000000" w:rsidP="00000000" w:rsidRDefault="00000000" w:rsidRPr="00000000" w14:paraId="00003B92">
      <w:pPr>
        <w:rPr/>
      </w:pPr>
      <w:r w:rsidDel="00000000" w:rsidR="00000000" w:rsidRPr="00000000">
        <w:rPr>
          <w:rtl w:val="0"/>
        </w:rPr>
      </w:r>
    </w:p>
    <w:p w:rsidR="00000000" w:rsidDel="00000000" w:rsidP="00000000" w:rsidRDefault="00000000" w:rsidRPr="00000000" w14:paraId="00003B93">
      <w:pPr>
        <w:rPr/>
      </w:pPr>
      <w:r w:rsidDel="00000000" w:rsidR="00000000" w:rsidRPr="00000000">
        <w:rPr>
          <w:rtl w:val="0"/>
        </w:rPr>
      </w:r>
    </w:p>
    <w:p w:rsidR="00000000" w:rsidDel="00000000" w:rsidP="00000000" w:rsidRDefault="00000000" w:rsidRPr="00000000" w14:paraId="00003B94">
      <w:pPr>
        <w:rPr/>
      </w:pPr>
      <w:r w:rsidDel="00000000" w:rsidR="00000000" w:rsidRPr="00000000">
        <w:rPr>
          <w:rtl w:val="0"/>
        </w:rPr>
      </w:r>
    </w:p>
    <w:p w:rsidR="00000000" w:rsidDel="00000000" w:rsidP="00000000" w:rsidRDefault="00000000" w:rsidRPr="00000000" w14:paraId="00003B95">
      <w:pPr>
        <w:rPr/>
      </w:pPr>
      <w:r w:rsidDel="00000000" w:rsidR="00000000" w:rsidRPr="00000000">
        <w:rPr>
          <w:rtl w:val="0"/>
        </w:rPr>
      </w:r>
    </w:p>
    <w:p w:rsidR="00000000" w:rsidDel="00000000" w:rsidP="00000000" w:rsidRDefault="00000000" w:rsidRPr="00000000" w14:paraId="00003B96">
      <w:pPr>
        <w:rPr/>
      </w:pPr>
      <w:r w:rsidDel="00000000" w:rsidR="00000000" w:rsidRPr="00000000">
        <w:rPr>
          <w:rtl w:val="0"/>
        </w:rPr>
      </w:r>
    </w:p>
    <w:p w:rsidR="00000000" w:rsidDel="00000000" w:rsidP="00000000" w:rsidRDefault="00000000" w:rsidRPr="00000000" w14:paraId="00003B97">
      <w:pPr>
        <w:rPr/>
      </w:pPr>
      <w:r w:rsidDel="00000000" w:rsidR="00000000" w:rsidRPr="00000000">
        <w:rPr>
          <w:rtl w:val="0"/>
        </w:rPr>
      </w:r>
    </w:p>
    <w:p w:rsidR="00000000" w:rsidDel="00000000" w:rsidP="00000000" w:rsidRDefault="00000000" w:rsidRPr="00000000" w14:paraId="00003B98">
      <w:pPr>
        <w:rPr/>
      </w:pPr>
      <w:r w:rsidDel="00000000" w:rsidR="00000000" w:rsidRPr="00000000">
        <w:rPr>
          <w:rtl w:val="0"/>
        </w:rPr>
      </w:r>
    </w:p>
    <w:p w:rsidR="00000000" w:rsidDel="00000000" w:rsidP="00000000" w:rsidRDefault="00000000" w:rsidRPr="00000000" w14:paraId="00003B99">
      <w:pPr>
        <w:rPr/>
      </w:pPr>
      <w:r w:rsidDel="00000000" w:rsidR="00000000" w:rsidRPr="00000000">
        <w:rPr>
          <w:rtl w:val="0"/>
        </w:rPr>
      </w:r>
    </w:p>
    <w:p w:rsidR="00000000" w:rsidDel="00000000" w:rsidP="00000000" w:rsidRDefault="00000000" w:rsidRPr="00000000" w14:paraId="00003B9A">
      <w:pPr>
        <w:rPr/>
      </w:pPr>
      <w:r w:rsidDel="00000000" w:rsidR="00000000" w:rsidRPr="00000000">
        <w:rPr>
          <w:rtl w:val="0"/>
        </w:rPr>
      </w:r>
    </w:p>
    <w:p w:rsidR="00000000" w:rsidDel="00000000" w:rsidP="00000000" w:rsidRDefault="00000000" w:rsidRPr="00000000" w14:paraId="00003B9B">
      <w:pPr>
        <w:rPr/>
      </w:pPr>
      <w:r w:rsidDel="00000000" w:rsidR="00000000" w:rsidRPr="00000000">
        <w:rPr>
          <w:rtl w:val="0"/>
        </w:rPr>
      </w:r>
    </w:p>
    <w:p w:rsidR="00000000" w:rsidDel="00000000" w:rsidP="00000000" w:rsidRDefault="00000000" w:rsidRPr="00000000" w14:paraId="00003B9C">
      <w:pPr>
        <w:rPr/>
      </w:pPr>
      <w:r w:rsidDel="00000000" w:rsidR="00000000" w:rsidRPr="00000000">
        <w:rPr>
          <w:rtl w:val="0"/>
        </w:rPr>
      </w:r>
    </w:p>
    <w:p w:rsidR="00000000" w:rsidDel="00000000" w:rsidP="00000000" w:rsidRDefault="00000000" w:rsidRPr="00000000" w14:paraId="00003B9D">
      <w:pPr>
        <w:rPr/>
      </w:pPr>
      <w:r w:rsidDel="00000000" w:rsidR="00000000" w:rsidRPr="00000000">
        <w:rPr>
          <w:rtl w:val="0"/>
        </w:rPr>
      </w:r>
    </w:p>
    <w:p w:rsidR="00000000" w:rsidDel="00000000" w:rsidP="00000000" w:rsidRDefault="00000000" w:rsidRPr="00000000" w14:paraId="00003B9E">
      <w:pPr>
        <w:rPr/>
      </w:pPr>
      <w:r w:rsidDel="00000000" w:rsidR="00000000" w:rsidRPr="00000000">
        <w:rPr>
          <w:rtl w:val="0"/>
        </w:rPr>
      </w:r>
    </w:p>
    <w:p w:rsidR="00000000" w:rsidDel="00000000" w:rsidP="00000000" w:rsidRDefault="00000000" w:rsidRPr="00000000" w14:paraId="00003B9F">
      <w:pPr>
        <w:rPr/>
      </w:pPr>
      <w:r w:rsidDel="00000000" w:rsidR="00000000" w:rsidRPr="00000000">
        <w:rPr>
          <w:rtl w:val="0"/>
        </w:rPr>
      </w:r>
    </w:p>
    <w:p w:rsidR="00000000" w:rsidDel="00000000" w:rsidP="00000000" w:rsidRDefault="00000000" w:rsidRPr="00000000" w14:paraId="00003BA0">
      <w:pPr>
        <w:rPr/>
      </w:pPr>
      <w:r w:rsidDel="00000000" w:rsidR="00000000" w:rsidRPr="00000000">
        <w:rPr>
          <w:rtl w:val="0"/>
        </w:rPr>
      </w:r>
    </w:p>
    <w:p w:rsidR="00000000" w:rsidDel="00000000" w:rsidP="00000000" w:rsidRDefault="00000000" w:rsidRPr="00000000" w14:paraId="00003BA1">
      <w:pPr>
        <w:rPr/>
      </w:pPr>
      <w:r w:rsidDel="00000000" w:rsidR="00000000" w:rsidRPr="00000000">
        <w:rPr>
          <w:rtl w:val="0"/>
        </w:rPr>
      </w:r>
    </w:p>
    <w:p w:rsidR="00000000" w:rsidDel="00000000" w:rsidP="00000000" w:rsidRDefault="00000000" w:rsidRPr="00000000" w14:paraId="00003BA2">
      <w:pPr>
        <w:rPr/>
      </w:pPr>
      <w:r w:rsidDel="00000000" w:rsidR="00000000" w:rsidRPr="00000000">
        <w:rPr>
          <w:rtl w:val="0"/>
        </w:rPr>
      </w:r>
    </w:p>
    <w:p w:rsidR="00000000" w:rsidDel="00000000" w:rsidP="00000000" w:rsidRDefault="00000000" w:rsidRPr="00000000" w14:paraId="00003BA3">
      <w:pPr>
        <w:rPr/>
      </w:pPr>
      <w:r w:rsidDel="00000000" w:rsidR="00000000" w:rsidRPr="00000000">
        <w:rPr>
          <w:rtl w:val="0"/>
        </w:rPr>
      </w:r>
    </w:p>
    <w:p w:rsidR="00000000" w:rsidDel="00000000" w:rsidP="00000000" w:rsidRDefault="00000000" w:rsidRPr="00000000" w14:paraId="00003BA4">
      <w:pPr>
        <w:rPr/>
      </w:pPr>
      <w:r w:rsidDel="00000000" w:rsidR="00000000" w:rsidRPr="00000000">
        <w:rPr>
          <w:rtl w:val="0"/>
        </w:rPr>
      </w:r>
    </w:p>
    <w:p w:rsidR="00000000" w:rsidDel="00000000" w:rsidP="00000000" w:rsidRDefault="00000000" w:rsidRPr="00000000" w14:paraId="00003BA5">
      <w:pPr>
        <w:rPr/>
      </w:pPr>
      <w:r w:rsidDel="00000000" w:rsidR="00000000" w:rsidRPr="00000000">
        <w:rPr>
          <w:rtl w:val="0"/>
        </w:rPr>
      </w:r>
    </w:p>
    <w:p w:rsidR="00000000" w:rsidDel="00000000" w:rsidP="00000000" w:rsidRDefault="00000000" w:rsidRPr="00000000" w14:paraId="00003BA6">
      <w:pPr>
        <w:jc w:val="center"/>
        <w:rPr/>
      </w:pPr>
      <w:r w:rsidDel="00000000" w:rsidR="00000000" w:rsidRPr="00000000">
        <w:rPr>
          <w:rtl w:val="0"/>
        </w:rPr>
      </w:r>
    </w:p>
    <w:p w:rsidR="00000000" w:rsidDel="00000000" w:rsidP="00000000" w:rsidRDefault="00000000" w:rsidRPr="00000000" w14:paraId="00003BA7">
      <w:pPr>
        <w:jc w:val="center"/>
        <w:rPr/>
      </w:pPr>
      <w:r w:rsidDel="00000000" w:rsidR="00000000" w:rsidRPr="00000000">
        <w:rPr>
          <w:rtl w:val="0"/>
        </w:rPr>
      </w:r>
    </w:p>
    <w:p w:rsidR="00000000" w:rsidDel="00000000" w:rsidP="00000000" w:rsidRDefault="00000000" w:rsidRPr="00000000" w14:paraId="00003BA8">
      <w:pPr>
        <w:jc w:val="center"/>
        <w:rPr/>
      </w:pPr>
      <w:r w:rsidDel="00000000" w:rsidR="00000000" w:rsidRPr="00000000">
        <w:rPr>
          <w:rtl w:val="0"/>
        </w:rPr>
      </w:r>
    </w:p>
    <w:p w:rsidR="00000000" w:rsidDel="00000000" w:rsidP="00000000" w:rsidRDefault="00000000" w:rsidRPr="00000000" w14:paraId="00003BA9">
      <w:pPr>
        <w:jc w:val="center"/>
        <w:rPr/>
      </w:pPr>
      <w:r w:rsidDel="00000000" w:rsidR="00000000" w:rsidRPr="00000000">
        <w:rPr>
          <w:rtl w:val="0"/>
        </w:rPr>
      </w:r>
    </w:p>
    <w:p w:rsidR="00000000" w:rsidDel="00000000" w:rsidP="00000000" w:rsidRDefault="00000000" w:rsidRPr="00000000" w14:paraId="00003BAA">
      <w:pPr>
        <w:jc w:val="center"/>
        <w:rPr/>
      </w:pPr>
      <w:r w:rsidDel="00000000" w:rsidR="00000000" w:rsidRPr="00000000">
        <w:rPr>
          <w:rtl w:val="0"/>
        </w:rPr>
      </w:r>
    </w:p>
    <w:p w:rsidR="00000000" w:rsidDel="00000000" w:rsidP="00000000" w:rsidRDefault="00000000" w:rsidRPr="00000000" w14:paraId="00003BAB">
      <w:pPr>
        <w:jc w:val="center"/>
        <w:rPr>
          <w:b w:val="1"/>
          <w:bCs w:val="1"/>
        </w:rPr>
      </w:pPr>
      <w:r w:rsidDel="00000000" w:rsidR="00000000" w:rsidRPr="00000000">
        <w:rPr>
          <w:b w:val="1"/>
          <w:bCs w:val="1"/>
          <w:rtl w:val="0"/>
        </w:rPr>
        <w:t xml:space="preserve">INSTRUCTIVO DE LLENADO</w:t>
      </w:r>
    </w:p>
    <w:p w:rsidR="00000000" w:rsidDel="00000000" w:rsidP="00000000" w:rsidRDefault="00000000" w:rsidRPr="00000000" w14:paraId="00003BAC">
      <w:pPr>
        <w:jc w:val="center"/>
        <w:rPr>
          <w:b w:val="1"/>
          <w:bCs w:val="1"/>
        </w:rPr>
      </w:pPr>
      <w:r w:rsidDel="00000000" w:rsidR="00000000" w:rsidRPr="00000000">
        <w:rPr>
          <w:b w:val="1"/>
          <w:bCs w:val="1"/>
          <w:rtl w:val="0"/>
        </w:rPr>
        <w:t xml:space="preserve">R-424</w:t>
      </w:r>
    </w:p>
    <w:p w:rsidR="00000000" w:rsidDel="00000000" w:rsidP="00000000" w:rsidRDefault="00000000" w:rsidRPr="00000000" w14:paraId="00003BAD">
      <w:pPr>
        <w:rPr/>
      </w:pPr>
      <w:r w:rsidDel="00000000" w:rsidR="00000000" w:rsidRPr="00000000">
        <w:rPr>
          <w:b w:val="1"/>
          <w:bCs w:val="1"/>
          <w:sz w:val="20"/>
          <w:szCs w:val="20"/>
          <w:rtl w:val="0"/>
        </w:rPr>
        <w:t xml:space="preserve">REGISTRO DE RELEVAMIENTO DE INFORMACIÓN NORMATIVA Y TECNOLÓGICA – VUCE</w:t>
      </w:r>
      <w:r w:rsidDel="00000000" w:rsidR="00000000" w:rsidRPr="00000000">
        <w:rPr>
          <w:rtl w:val="0"/>
        </w:rPr>
      </w:r>
    </w:p>
    <w:tbl>
      <w:tblPr>
        <w:tblStyle w:val="Table10"/>
        <w:tblW w:w="9170.000000000002" w:type="dxa"/>
        <w:jc w:val="left"/>
        <w:tblInd w:w="-142.0" w:type="dxa"/>
        <w:tblLayout w:type="fixed"/>
        <w:tblLook w:val="0400"/>
      </w:tblPr>
      <w:tblGrid>
        <w:gridCol w:w="2188"/>
        <w:gridCol w:w="140"/>
        <w:gridCol w:w="553"/>
        <w:gridCol w:w="206"/>
        <w:gridCol w:w="559"/>
        <w:gridCol w:w="146"/>
        <w:gridCol w:w="791"/>
        <w:gridCol w:w="379"/>
        <w:gridCol w:w="379"/>
        <w:gridCol w:w="885"/>
        <w:gridCol w:w="2798"/>
        <w:gridCol w:w="146"/>
        <w:tblGridChange w:id="0">
          <w:tblGrid>
            <w:gridCol w:w="2188"/>
            <w:gridCol w:w="140"/>
            <w:gridCol w:w="553"/>
            <w:gridCol w:w="206"/>
            <w:gridCol w:w="559"/>
            <w:gridCol w:w="146"/>
            <w:gridCol w:w="791"/>
            <w:gridCol w:w="379"/>
            <w:gridCol w:w="379"/>
            <w:gridCol w:w="885"/>
            <w:gridCol w:w="2798"/>
            <w:gridCol w:w="146"/>
          </w:tblGrid>
        </w:tblGridChange>
      </w:tblGrid>
      <w:tr>
        <w:trPr>
          <w:cantSplit w:val="0"/>
          <w:trHeight w:val="270" w:hRule="atLeast"/>
          <w:tblHeader w:val="0"/>
        </w:trPr>
        <w:tc>
          <w:tcPr>
            <w:gridSpan w:val="12"/>
            <w:tcBorders>
              <w:top w:color="000000" w:space="0" w:sz="4" w:val="single"/>
              <w:left w:color="000000" w:space="0" w:sz="4" w:val="single"/>
              <w:bottom w:color="000000" w:space="0" w:sz="4" w:val="single"/>
              <w:right w:color="000000" w:space="0" w:sz="4" w:val="single"/>
            </w:tcBorders>
            <w:shd w:fill="2f75b5" w:val="clear"/>
            <w:vAlign w:val="bottom"/>
          </w:tcPr>
          <w:p w:rsidR="00000000" w:rsidDel="00000000" w:rsidP="00000000" w:rsidRDefault="00000000" w:rsidRPr="00000000" w14:paraId="00003BAE">
            <w:pPr>
              <w:rPr>
                <w:b w:val="1"/>
                <w:bCs w:val="1"/>
                <w:color w:val="ffffff"/>
                <w:sz w:val="16"/>
                <w:szCs w:val="16"/>
              </w:rPr>
            </w:pPr>
            <w:r w:rsidDel="00000000" w:rsidR="00000000" w:rsidRPr="00000000">
              <w:rPr>
                <w:b w:val="1"/>
                <w:bCs w:val="1"/>
                <w:color w:val="ffffff"/>
                <w:sz w:val="16"/>
                <w:szCs w:val="16"/>
                <w:rtl w:val="0"/>
              </w:rPr>
              <w:t xml:space="preserve">I. DATOS DE LA ENTIDAD Y DOCUMENTO QUE EMITE RELACIONADO AL COMERCIO EXTERIOR.</w:t>
            </w:r>
          </w:p>
        </w:tc>
      </w:tr>
      <w:tr>
        <w:trPr>
          <w:cantSplit w:val="0"/>
          <w:trHeight w:val="300"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3BBA">
            <w:pPr>
              <w:rPr>
                <w:b w:val="1"/>
                <w:bCs w:val="1"/>
                <w:color w:val="000000"/>
                <w:sz w:val="16"/>
                <w:szCs w:val="16"/>
              </w:rPr>
            </w:pPr>
            <w:r w:rsidDel="00000000" w:rsidR="00000000" w:rsidRPr="00000000">
              <w:rPr>
                <w:b w:val="1"/>
                <w:bCs w:val="1"/>
                <w:color w:val="000000"/>
                <w:sz w:val="16"/>
                <w:szCs w:val="16"/>
                <w:rtl w:val="0"/>
              </w:rPr>
              <w:t xml:space="preserve">1. DATOS DE LA ENTIDAD PÚBLICA EMISORA.</w:t>
            </w:r>
          </w:p>
        </w:tc>
      </w:tr>
      <w:tr>
        <w:trPr>
          <w:cantSplit w:val="0"/>
          <w:trHeight w:val="505" w:hRule="atLeast"/>
          <w:tblHeader w:val="0"/>
        </w:trPr>
        <w:tc>
          <w:tcPr>
            <w:gridSpan w:val="9"/>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BC6">
            <w:pPr>
              <w:rPr>
                <w:b w:val="1"/>
                <w:bCs w:val="1"/>
                <w:color w:val="000000"/>
                <w:sz w:val="16"/>
                <w:szCs w:val="16"/>
              </w:rPr>
            </w:pPr>
            <w:r w:rsidDel="00000000" w:rsidR="00000000" w:rsidRPr="00000000">
              <w:rPr>
                <w:b w:val="1"/>
                <w:bCs w:val="1"/>
                <w:color w:val="000000"/>
                <w:sz w:val="16"/>
                <w:szCs w:val="16"/>
                <w:rtl w:val="0"/>
              </w:rPr>
              <w:t xml:space="preserve">RAZÓN SOCIAL</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BCF">
            <w:pPr>
              <w:rPr>
                <w:color w:val="000000"/>
                <w:sz w:val="16"/>
                <w:szCs w:val="16"/>
              </w:rPr>
            </w:pPr>
            <w:r w:rsidDel="00000000" w:rsidR="00000000" w:rsidRPr="00000000">
              <w:rPr>
                <w:color w:val="000000"/>
                <w:sz w:val="16"/>
                <w:szCs w:val="16"/>
                <w:rtl w:val="0"/>
              </w:rPr>
              <w:t xml:space="preserve">Describir la denominación de la entidad.</w:t>
            </w:r>
          </w:p>
        </w:tc>
      </w:tr>
      <w:tr>
        <w:trPr>
          <w:cantSplit w:val="0"/>
          <w:trHeight w:val="300" w:hRule="atLeast"/>
          <w:tblHeader w:val="0"/>
        </w:trPr>
        <w:tc>
          <w:tcPr>
            <w:gridSpan w:val="9"/>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BD2">
            <w:pPr>
              <w:rPr>
                <w:b w:val="1"/>
                <w:bCs w:val="1"/>
                <w:color w:val="000000"/>
                <w:sz w:val="16"/>
                <w:szCs w:val="16"/>
              </w:rPr>
            </w:pPr>
            <w:r w:rsidDel="00000000" w:rsidR="00000000" w:rsidRPr="00000000">
              <w:rPr>
                <w:b w:val="1"/>
                <w:bCs w:val="1"/>
                <w:color w:val="000000"/>
                <w:sz w:val="16"/>
                <w:szCs w:val="16"/>
                <w:rtl w:val="0"/>
              </w:rPr>
              <w:t xml:space="preserve">NIT</w:t>
            </w:r>
          </w:p>
        </w:tc>
        <w:tc>
          <w:tcPr>
            <w:gridSpan w:val="3"/>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BDB">
            <w:pPr>
              <w:rPr>
                <w:color w:val="000000"/>
                <w:sz w:val="16"/>
                <w:szCs w:val="16"/>
              </w:rPr>
            </w:pPr>
            <w:r w:rsidDel="00000000" w:rsidR="00000000" w:rsidRPr="00000000">
              <w:rPr>
                <w:color w:val="000000"/>
                <w:sz w:val="16"/>
                <w:szCs w:val="16"/>
                <w:rtl w:val="0"/>
              </w:rPr>
              <w:t xml:space="preserve">Describir el Número de Identificación Tributaria de la entidad</w:t>
            </w:r>
          </w:p>
        </w:tc>
      </w:tr>
      <w:tr>
        <w:trPr>
          <w:cantSplit w:val="0"/>
          <w:trHeight w:val="300"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3BDE">
            <w:pPr>
              <w:rPr>
                <w:b w:val="1"/>
                <w:bCs w:val="1"/>
                <w:color w:val="000000"/>
                <w:sz w:val="16"/>
                <w:szCs w:val="16"/>
              </w:rPr>
            </w:pPr>
            <w:r w:rsidDel="00000000" w:rsidR="00000000" w:rsidRPr="00000000">
              <w:rPr>
                <w:b w:val="1"/>
                <w:bCs w:val="1"/>
                <w:color w:val="000000"/>
                <w:sz w:val="16"/>
                <w:szCs w:val="16"/>
                <w:rtl w:val="0"/>
              </w:rPr>
              <w:t xml:space="preserve">2. DETALLE LOS DOCUMENTOS QUE EMITE SU ENTIDAD (AUTORIZACIONES PREVIAS-AP; CERTIFICADOS-C U OTROS (O).</w:t>
            </w:r>
          </w:p>
        </w:tc>
      </w:tr>
      <w:tr>
        <w:trPr>
          <w:cantSplit w:val="0"/>
          <w:trHeight w:val="205" w:hRule="atLeast"/>
          <w:tblHeader w:val="0"/>
        </w:trPr>
        <w:tc>
          <w:tcPr>
            <w:gridSpan w:val="1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EA">
            <w:pPr>
              <w:jc w:val="left"/>
              <w:rPr>
                <w:b w:val="1"/>
                <w:bCs w:val="1"/>
                <w:sz w:val="16"/>
                <w:szCs w:val="16"/>
              </w:rPr>
            </w:pPr>
            <w:r w:rsidDel="00000000" w:rsidR="00000000" w:rsidRPr="00000000">
              <w:rPr>
                <w:b w:val="1"/>
                <w:bCs w:val="1"/>
                <w:sz w:val="16"/>
                <w:szCs w:val="16"/>
                <w:rtl w:val="0"/>
              </w:rPr>
              <w:t xml:space="preserve">N°: </w:t>
            </w:r>
            <w:r w:rsidDel="00000000" w:rsidR="00000000" w:rsidRPr="00000000">
              <w:rPr>
                <w:color w:val="000000"/>
                <w:sz w:val="16"/>
                <w:szCs w:val="16"/>
                <w:rtl w:val="0"/>
              </w:rPr>
              <w:t xml:space="preserve">Consignar el número del documento según la cantidad total de documentos que emite la entidad, ejemplo: si son 2 se deberá consignar en esta casilla “1” en la siguiente “2”, “3”…”n”,  así sucesivamente.</w:t>
            </w:r>
            <w:r w:rsidDel="00000000" w:rsidR="00000000" w:rsidRPr="00000000">
              <w:rPr>
                <w:rtl w:val="0"/>
              </w:rPr>
            </w:r>
          </w:p>
        </w:tc>
      </w:tr>
      <w:tr>
        <w:trPr>
          <w:cantSplit w:val="0"/>
          <w:trHeight w:val="205" w:hRule="atLeast"/>
          <w:tblHeader w:val="0"/>
        </w:trPr>
        <w:tc>
          <w:tcPr>
            <w:gridSpan w:val="1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BF6">
            <w:pPr>
              <w:rPr>
                <w:color w:val="000000"/>
                <w:sz w:val="16"/>
                <w:szCs w:val="16"/>
              </w:rPr>
            </w:pPr>
            <w:r w:rsidDel="00000000" w:rsidR="00000000" w:rsidRPr="00000000">
              <w:rPr>
                <w:b w:val="1"/>
                <w:bCs w:val="1"/>
                <w:sz w:val="16"/>
                <w:szCs w:val="16"/>
                <w:rtl w:val="0"/>
              </w:rPr>
              <w:t xml:space="preserve">A. INFORMACIÓN DEL DOCUMENTO:</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C02">
            <w:pPr>
              <w:jc w:val="right"/>
              <w:rPr>
                <w:b w:val="1"/>
                <w:bCs w:val="1"/>
                <w:sz w:val="16"/>
                <w:szCs w:val="16"/>
              </w:rPr>
            </w:pPr>
            <w:r w:rsidDel="00000000" w:rsidR="00000000" w:rsidRPr="00000000">
              <w:rPr>
                <w:b w:val="1"/>
                <w:bCs w:val="1"/>
                <w:sz w:val="16"/>
                <w:szCs w:val="16"/>
                <w:rtl w:val="0"/>
              </w:rPr>
              <w:t xml:space="preserve">TIPO DE OPERACIÓN:</w:t>
            </w:r>
          </w:p>
        </w:tc>
        <w:tc>
          <w:tcPr>
            <w:gridSpan w:val="9"/>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C05">
            <w:pPr>
              <w:rPr>
                <w:color w:val="000000"/>
                <w:sz w:val="16"/>
                <w:szCs w:val="16"/>
              </w:rPr>
            </w:pPr>
            <w:r w:rsidDel="00000000" w:rsidR="00000000" w:rsidRPr="00000000">
              <w:rPr>
                <w:color w:val="000000"/>
                <w:sz w:val="16"/>
                <w:szCs w:val="16"/>
                <w:rtl w:val="0"/>
              </w:rPr>
              <w:t xml:space="preserve">Describir el tipo de operación a la cual está relacionado el documento (Importación/Exportación) Ej.: Exportación</w:t>
            </w:r>
          </w:p>
        </w:tc>
      </w:tr>
      <w:tr>
        <w:trPr>
          <w:cantSplit w:val="0"/>
          <w:trHeight w:val="381" w:hRule="atLeast"/>
          <w:tblHeader w:val="0"/>
        </w:trPr>
        <w:tc>
          <w:tcPr>
            <w:gridSpan w:val="3"/>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C0E">
            <w:pPr>
              <w:jc w:val="right"/>
              <w:rPr>
                <w:b w:val="1"/>
                <w:bCs w:val="1"/>
                <w:sz w:val="16"/>
                <w:szCs w:val="16"/>
              </w:rPr>
            </w:pPr>
            <w:r w:rsidDel="00000000" w:rsidR="00000000" w:rsidRPr="00000000">
              <w:rPr>
                <w:b w:val="1"/>
                <w:bCs w:val="1"/>
                <w:sz w:val="16"/>
                <w:szCs w:val="16"/>
                <w:rtl w:val="0"/>
              </w:rPr>
              <w:t xml:space="preserve">TIPO DE DOCUMENTO:</w:t>
            </w:r>
          </w:p>
        </w:tc>
        <w:tc>
          <w:tcPr>
            <w:gridSpan w:val="9"/>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C11">
            <w:pPr>
              <w:rPr>
                <w:color w:val="000000"/>
                <w:sz w:val="16"/>
                <w:szCs w:val="16"/>
              </w:rPr>
            </w:pPr>
            <w:r w:rsidDel="00000000" w:rsidR="00000000" w:rsidRPr="00000000">
              <w:rPr>
                <w:color w:val="000000"/>
                <w:sz w:val="16"/>
                <w:szCs w:val="16"/>
                <w:rtl w:val="0"/>
              </w:rPr>
              <w:t xml:space="preserve">Describir si el tipo de documento es: Autorización Previa (AP), Certificación (C) u Otros (O)</w:t>
            </w:r>
          </w:p>
        </w:tc>
      </w:tr>
      <w:tr>
        <w:trPr>
          <w:cantSplit w:val="0"/>
          <w:trHeight w:val="347" w:hRule="atLeast"/>
          <w:tblHeader w:val="0"/>
        </w:trPr>
        <w:tc>
          <w:tcPr>
            <w:gridSpan w:val="3"/>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C1A">
            <w:pPr>
              <w:jc w:val="right"/>
              <w:rPr>
                <w:b w:val="1"/>
                <w:bCs w:val="1"/>
                <w:sz w:val="16"/>
                <w:szCs w:val="16"/>
              </w:rPr>
            </w:pPr>
            <w:r w:rsidDel="00000000" w:rsidR="00000000" w:rsidRPr="00000000">
              <w:rPr>
                <w:b w:val="1"/>
                <w:bCs w:val="1"/>
                <w:sz w:val="16"/>
                <w:szCs w:val="16"/>
                <w:rtl w:val="0"/>
              </w:rPr>
              <w:t xml:space="preserve">DENOMINACIÓN DEL TRÁMITE:</w:t>
            </w:r>
          </w:p>
        </w:tc>
        <w:tc>
          <w:tcPr>
            <w:gridSpan w:val="9"/>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C1D">
            <w:pPr>
              <w:rPr>
                <w:color w:val="000000"/>
                <w:sz w:val="16"/>
                <w:szCs w:val="16"/>
              </w:rPr>
            </w:pPr>
            <w:r w:rsidDel="00000000" w:rsidR="00000000" w:rsidRPr="00000000">
              <w:rPr>
                <w:color w:val="000000"/>
                <w:sz w:val="16"/>
                <w:szCs w:val="16"/>
                <w:rtl w:val="0"/>
              </w:rPr>
              <w:t xml:space="preserve">Describir el nombre del documento que se emite (AP,C,O)</w:t>
            </w:r>
          </w:p>
          <w:p w:rsidR="00000000" w:rsidDel="00000000" w:rsidP="00000000" w:rsidRDefault="00000000" w:rsidRPr="00000000" w14:paraId="00003C1E">
            <w:pPr>
              <w:rPr>
                <w:color w:val="000000"/>
                <w:sz w:val="16"/>
                <w:szCs w:val="16"/>
              </w:rPr>
            </w:pPr>
            <w:r w:rsidDel="00000000" w:rsidR="00000000" w:rsidRPr="00000000">
              <w:rPr>
                <w:color w:val="000000"/>
                <w:sz w:val="16"/>
                <w:szCs w:val="16"/>
                <w:rtl w:val="0"/>
              </w:rPr>
              <w:t xml:space="preserve">Ej: AP- Autorización previa para exportación de Mercurio.</w:t>
            </w:r>
          </w:p>
        </w:tc>
      </w:tr>
      <w:tr>
        <w:trPr>
          <w:cantSplit w:val="0"/>
          <w:trHeight w:val="315" w:hRule="atLeast"/>
          <w:tblHeader w:val="0"/>
        </w:trPr>
        <w:tc>
          <w:tcPr>
            <w:gridSpan w:val="3"/>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C27">
            <w:pPr>
              <w:jc w:val="right"/>
              <w:rPr>
                <w:b w:val="1"/>
                <w:bCs w:val="1"/>
                <w:sz w:val="16"/>
                <w:szCs w:val="16"/>
              </w:rPr>
            </w:pPr>
            <w:r w:rsidDel="00000000" w:rsidR="00000000" w:rsidRPr="00000000">
              <w:rPr>
                <w:b w:val="1"/>
                <w:bCs w:val="1"/>
                <w:sz w:val="16"/>
                <w:szCs w:val="16"/>
                <w:rtl w:val="0"/>
              </w:rPr>
              <w:t xml:space="preserve">VIGENCIA DEL DOCUMENTO:</w:t>
            </w:r>
          </w:p>
        </w:tc>
        <w:tc>
          <w:tcPr>
            <w:gridSpan w:val="9"/>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C2A">
            <w:pPr>
              <w:rPr>
                <w:color w:val="000000"/>
                <w:sz w:val="16"/>
                <w:szCs w:val="16"/>
              </w:rPr>
            </w:pPr>
            <w:r w:rsidDel="00000000" w:rsidR="00000000" w:rsidRPr="00000000">
              <w:rPr>
                <w:color w:val="000000"/>
                <w:sz w:val="16"/>
                <w:szCs w:val="16"/>
                <w:rtl w:val="0"/>
              </w:rPr>
              <w:t xml:space="preserve">Consignar la vigencia en días estableciendo si son hábiles o calendario, ejemplo “Vigencia: Treinta (30) días calendario a partir de su emisión”</w:t>
            </w:r>
          </w:p>
        </w:tc>
      </w:tr>
      <w:tr>
        <w:trPr>
          <w:cantSplit w:val="0"/>
          <w:trHeight w:val="270" w:hRule="atLeast"/>
          <w:tblHeader w:val="0"/>
        </w:trPr>
        <w:tc>
          <w:tcPr>
            <w:gridSpan w:val="3"/>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C33">
            <w:pPr>
              <w:jc w:val="right"/>
              <w:rPr>
                <w:b w:val="1"/>
                <w:bCs w:val="1"/>
                <w:sz w:val="16"/>
                <w:szCs w:val="16"/>
              </w:rPr>
            </w:pPr>
            <w:r w:rsidDel="00000000" w:rsidR="00000000" w:rsidRPr="00000000">
              <w:rPr>
                <w:b w:val="1"/>
                <w:bCs w:val="1"/>
                <w:sz w:val="16"/>
                <w:szCs w:val="16"/>
                <w:rtl w:val="0"/>
              </w:rPr>
              <w:t xml:space="preserve">COSTO DEL DOCUMENTO:</w:t>
            </w:r>
          </w:p>
        </w:tc>
        <w:tc>
          <w:tcPr>
            <w:gridSpan w:val="9"/>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C36">
            <w:pPr>
              <w:rPr>
                <w:color w:val="000000"/>
                <w:sz w:val="16"/>
                <w:szCs w:val="16"/>
              </w:rPr>
            </w:pPr>
            <w:r w:rsidDel="00000000" w:rsidR="00000000" w:rsidRPr="00000000">
              <w:rPr>
                <w:color w:val="000000"/>
                <w:sz w:val="16"/>
                <w:szCs w:val="16"/>
                <w:rtl w:val="0"/>
              </w:rPr>
              <w:t xml:space="preserve">Consignar el costo del Documento Requerido en Bolivianos, ejemplo: Costo: Bs 50 (cincuenta)</w:t>
            </w:r>
          </w:p>
        </w:tc>
      </w:tr>
      <w:tr>
        <w:trPr>
          <w:cantSplit w:val="0"/>
          <w:trHeight w:val="377" w:hRule="atLeast"/>
          <w:tblHeader w:val="0"/>
        </w:trPr>
        <w:tc>
          <w:tcPr>
            <w:gridSpan w:val="3"/>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C3F">
            <w:pPr>
              <w:jc w:val="right"/>
              <w:rPr>
                <w:b w:val="1"/>
                <w:bCs w:val="1"/>
                <w:sz w:val="16"/>
                <w:szCs w:val="16"/>
              </w:rPr>
            </w:pPr>
            <w:r w:rsidDel="00000000" w:rsidR="00000000" w:rsidRPr="00000000">
              <w:rPr>
                <w:b w:val="1"/>
                <w:bCs w:val="1"/>
                <w:sz w:val="16"/>
                <w:szCs w:val="16"/>
                <w:rtl w:val="0"/>
              </w:rPr>
              <w:t xml:space="preserve">MEDIO DE PAGO:</w:t>
            </w:r>
          </w:p>
        </w:tc>
        <w:tc>
          <w:tcPr>
            <w:gridSpan w:val="9"/>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C42">
            <w:pPr>
              <w:rPr>
                <w:color w:val="000000"/>
                <w:sz w:val="16"/>
                <w:szCs w:val="16"/>
              </w:rPr>
            </w:pPr>
            <w:r w:rsidDel="00000000" w:rsidR="00000000" w:rsidRPr="00000000">
              <w:rPr>
                <w:color w:val="000000"/>
                <w:sz w:val="16"/>
                <w:szCs w:val="16"/>
                <w:rtl w:val="0"/>
              </w:rPr>
              <w:t xml:space="preserve">Consignar el medio de pago para la obtención del documento requerido, ejemplo: Transferencia Bancaria, Depósito Bancario, Código QR, etc.</w:t>
            </w:r>
          </w:p>
        </w:tc>
      </w:tr>
      <w:tr>
        <w:trPr>
          <w:cantSplit w:val="0"/>
          <w:trHeight w:val="419" w:hRule="atLeast"/>
          <w:tblHeader w:val="0"/>
        </w:trPr>
        <w:tc>
          <w:tcPr>
            <w:gridSpan w:val="3"/>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C4B">
            <w:pPr>
              <w:jc w:val="right"/>
              <w:rPr>
                <w:b w:val="1"/>
                <w:bCs w:val="1"/>
                <w:sz w:val="16"/>
                <w:szCs w:val="16"/>
              </w:rPr>
            </w:pPr>
            <w:r w:rsidDel="00000000" w:rsidR="00000000" w:rsidRPr="00000000">
              <w:rPr>
                <w:b w:val="1"/>
                <w:bCs w:val="1"/>
                <w:sz w:val="16"/>
                <w:szCs w:val="16"/>
                <w:rtl w:val="0"/>
              </w:rPr>
              <w:t xml:space="preserve">CUENTA CON PASARELA DE PAGO:</w:t>
            </w:r>
          </w:p>
        </w:tc>
        <w:tc>
          <w:tcPr>
            <w:gridSpan w:val="9"/>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C4E">
            <w:pPr>
              <w:rPr>
                <w:color w:val="000000"/>
                <w:sz w:val="16"/>
                <w:szCs w:val="16"/>
              </w:rPr>
            </w:pPr>
            <w:r w:rsidDel="00000000" w:rsidR="00000000" w:rsidRPr="00000000">
              <w:rPr>
                <w:color w:val="000000"/>
                <w:sz w:val="16"/>
                <w:szCs w:val="16"/>
                <w:rtl w:val="0"/>
              </w:rPr>
              <w:t xml:space="preserve">Consignar si la entidad</w:t>
            </w:r>
            <w:r w:rsidDel="00000000" w:rsidR="00000000" w:rsidRPr="00000000">
              <w:rPr>
                <w:rtl w:val="0"/>
              </w:rPr>
              <w:t xml:space="preserve"> </w:t>
            </w:r>
            <w:r w:rsidDel="00000000" w:rsidR="00000000" w:rsidRPr="00000000">
              <w:rPr>
                <w:color w:val="000000"/>
                <w:sz w:val="16"/>
                <w:szCs w:val="16"/>
                <w:rtl w:val="0"/>
              </w:rPr>
              <w:t xml:space="preserve">tiene implementada la Pasarela de Pagos para realizar este trámite</w:t>
            </w:r>
          </w:p>
        </w:tc>
      </w:tr>
      <w:tr>
        <w:trPr>
          <w:cantSplit w:val="0"/>
          <w:trHeight w:val="425" w:hRule="atLeast"/>
          <w:tblHeader w:val="0"/>
        </w:trPr>
        <w:tc>
          <w:tcPr>
            <w:gridSpan w:val="3"/>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C57">
            <w:pPr>
              <w:jc w:val="right"/>
              <w:rPr>
                <w:b w:val="1"/>
                <w:bCs w:val="1"/>
                <w:sz w:val="16"/>
                <w:szCs w:val="16"/>
              </w:rPr>
            </w:pPr>
            <w:r w:rsidDel="00000000" w:rsidR="00000000" w:rsidRPr="00000000">
              <w:rPr>
                <w:b w:val="1"/>
                <w:bCs w:val="1"/>
                <w:sz w:val="16"/>
                <w:szCs w:val="16"/>
                <w:rtl w:val="0"/>
              </w:rPr>
              <w:t xml:space="preserve">EMITE FACTURA: </w:t>
            </w:r>
          </w:p>
        </w:tc>
        <w:tc>
          <w:tcPr>
            <w:gridSpan w:val="9"/>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C5A">
            <w:pPr>
              <w:rPr>
                <w:color w:val="000000"/>
                <w:sz w:val="16"/>
                <w:szCs w:val="16"/>
              </w:rPr>
            </w:pPr>
            <w:r w:rsidDel="00000000" w:rsidR="00000000" w:rsidRPr="00000000">
              <w:rPr>
                <w:i w:val="1"/>
                <w:iCs w:val="1"/>
                <w:color w:val="000000"/>
                <w:sz w:val="16"/>
                <w:szCs w:val="16"/>
                <w:rtl w:val="0"/>
              </w:rPr>
              <w:t xml:space="preserve">Indique si la entidad emite factura y, en caso afirmativo, especifique el régimen de facturación correspondiente. En caso de no emitir factura, escribir: “No corresponde”.</w:t>
            </w:r>
            <w:r w:rsidDel="00000000" w:rsidR="00000000" w:rsidRPr="00000000">
              <w:rPr>
                <w:rtl w:val="0"/>
              </w:rPr>
            </w:r>
          </w:p>
        </w:tc>
      </w:tr>
      <w:tr>
        <w:trPr>
          <w:cantSplit w:val="0"/>
          <w:trHeight w:val="425" w:hRule="atLeast"/>
          <w:tblHeader w:val="0"/>
        </w:trPr>
        <w:tc>
          <w:tcPr>
            <w:gridSpan w:val="3"/>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C63">
            <w:pPr>
              <w:jc w:val="right"/>
              <w:rPr>
                <w:b w:val="1"/>
                <w:bCs w:val="1"/>
                <w:sz w:val="16"/>
                <w:szCs w:val="16"/>
              </w:rPr>
            </w:pPr>
            <w:r w:rsidDel="00000000" w:rsidR="00000000" w:rsidRPr="00000000">
              <w:rPr>
                <w:b w:val="1"/>
                <w:bCs w:val="1"/>
                <w:sz w:val="16"/>
                <w:szCs w:val="16"/>
                <w:rtl w:val="0"/>
              </w:rPr>
              <w:t xml:space="preserve">SUBPARTIDAS DE LAS MERCANCÍAS:</w:t>
            </w:r>
          </w:p>
        </w:tc>
        <w:tc>
          <w:tcPr>
            <w:gridSpan w:val="9"/>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C66">
            <w:pPr>
              <w:rPr>
                <w:color w:val="000000"/>
                <w:sz w:val="16"/>
                <w:szCs w:val="16"/>
              </w:rPr>
            </w:pPr>
            <w:r w:rsidDel="00000000" w:rsidR="00000000" w:rsidRPr="00000000">
              <w:rPr>
                <w:color w:val="000000"/>
                <w:sz w:val="16"/>
                <w:szCs w:val="16"/>
                <w:rtl w:val="0"/>
              </w:rPr>
              <w:t xml:space="preserve">Describir la subpartida arancelaria a nivel de 10 dígitos</w:t>
            </w:r>
          </w:p>
        </w:tc>
      </w:tr>
      <w:tr>
        <w:trPr>
          <w:cantSplit w:val="0"/>
          <w:trHeight w:val="404" w:hRule="atLeast"/>
          <w:tblHeader w:val="0"/>
        </w:trPr>
        <w:tc>
          <w:tcPr>
            <w:gridSpan w:val="3"/>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C6F">
            <w:pPr>
              <w:jc w:val="right"/>
              <w:rPr>
                <w:b w:val="1"/>
                <w:bCs w:val="1"/>
                <w:sz w:val="16"/>
                <w:szCs w:val="16"/>
              </w:rPr>
            </w:pPr>
            <w:r w:rsidDel="00000000" w:rsidR="00000000" w:rsidRPr="00000000">
              <w:rPr>
                <w:b w:val="1"/>
                <w:bCs w:val="1"/>
                <w:sz w:val="16"/>
                <w:szCs w:val="16"/>
                <w:rtl w:val="0"/>
              </w:rPr>
              <w:t xml:space="preserve">PLAZO DE EMISIÓN:</w:t>
            </w:r>
          </w:p>
        </w:tc>
        <w:tc>
          <w:tcPr>
            <w:gridSpan w:val="9"/>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C72">
            <w:pPr>
              <w:rPr>
                <w:color w:val="000000"/>
                <w:sz w:val="16"/>
                <w:szCs w:val="16"/>
              </w:rPr>
            </w:pPr>
            <w:r w:rsidDel="00000000" w:rsidR="00000000" w:rsidRPr="00000000">
              <w:rPr>
                <w:color w:val="000000"/>
                <w:sz w:val="16"/>
                <w:szCs w:val="16"/>
                <w:rtl w:val="0"/>
              </w:rPr>
              <w:t xml:space="preserve">Describir el plazo de emisión especificando si son hábiles o calendario, ejemplo: “Plazo de emisión: Cuarenta y ocho (48) horas”</w:t>
            </w:r>
          </w:p>
        </w:tc>
      </w:tr>
      <w:tr>
        <w:trPr>
          <w:cantSplit w:val="0"/>
          <w:trHeight w:val="423" w:hRule="atLeast"/>
          <w:tblHeader w:val="0"/>
        </w:trPr>
        <w:tc>
          <w:tcPr>
            <w:gridSpan w:val="3"/>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C7B">
            <w:pPr>
              <w:jc w:val="right"/>
              <w:rPr>
                <w:b w:val="1"/>
                <w:bCs w:val="1"/>
                <w:sz w:val="16"/>
                <w:szCs w:val="16"/>
              </w:rPr>
            </w:pPr>
            <w:r w:rsidDel="00000000" w:rsidR="00000000" w:rsidRPr="00000000">
              <w:rPr>
                <w:b w:val="1"/>
                <w:bCs w:val="1"/>
                <w:sz w:val="16"/>
                <w:szCs w:val="16"/>
                <w:rtl w:val="0"/>
              </w:rPr>
              <w:t xml:space="preserve">SUCURSALES/REGIONALES  HABILITADAS PARA EMISIÓN:</w:t>
            </w:r>
          </w:p>
        </w:tc>
        <w:tc>
          <w:tcPr>
            <w:gridSpan w:val="9"/>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3C7E">
            <w:pPr>
              <w:rPr>
                <w:color w:val="000000"/>
                <w:sz w:val="16"/>
                <w:szCs w:val="16"/>
              </w:rPr>
            </w:pPr>
            <w:r w:rsidDel="00000000" w:rsidR="00000000" w:rsidRPr="00000000">
              <w:rPr>
                <w:i w:val="1"/>
                <w:iCs w:val="1"/>
                <w:color w:val="000000"/>
                <w:sz w:val="16"/>
                <w:szCs w:val="16"/>
                <w:rtl w:val="0"/>
              </w:rPr>
              <w:t xml:space="preserve">Indique todas las sucursales habilitadas a nivel nacional, por ejemplo departamentos del país: La Paz, Cochabamba, Santa Cruz, Oruro, Potosí, Chuquisaca, Tarija, Beni y Pando.</w:t>
            </w:r>
            <w:r w:rsidDel="00000000" w:rsidR="00000000" w:rsidRPr="00000000">
              <w:rPr>
                <w:rtl w:val="0"/>
              </w:rPr>
            </w:r>
          </w:p>
        </w:tc>
      </w:tr>
      <w:tr>
        <w:trPr>
          <w:cantSplit w:val="0"/>
          <w:trHeight w:val="423" w:hRule="atLeast"/>
          <w:tblHeader w:val="0"/>
        </w:trPr>
        <w:tc>
          <w:tcPr>
            <w:gridSpan w:val="3"/>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3C87">
            <w:pPr>
              <w:jc w:val="right"/>
              <w:rPr>
                <w:b w:val="1"/>
                <w:bCs w:val="1"/>
                <w:sz w:val="16"/>
                <w:szCs w:val="16"/>
              </w:rPr>
            </w:pPr>
            <w:r w:rsidDel="00000000" w:rsidR="00000000" w:rsidRPr="00000000">
              <w:rPr>
                <w:b w:val="1"/>
                <w:bCs w:val="1"/>
                <w:sz w:val="16"/>
                <w:szCs w:val="16"/>
                <w:rtl w:val="0"/>
              </w:rPr>
              <w:t xml:space="preserve">TIPO DE TRÁMITE:</w:t>
            </w:r>
          </w:p>
        </w:tc>
        <w:tc>
          <w:tcPr>
            <w:gridSpan w:val="9"/>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C8A">
            <w:pPr>
              <w:rPr>
                <w:color w:val="000000"/>
                <w:sz w:val="16"/>
                <w:szCs w:val="16"/>
              </w:rPr>
            </w:pPr>
            <w:r w:rsidDel="00000000" w:rsidR="00000000" w:rsidRPr="00000000">
              <w:rPr>
                <w:color w:val="000000"/>
                <w:sz w:val="16"/>
                <w:szCs w:val="16"/>
                <w:rtl w:val="0"/>
              </w:rPr>
              <w:t xml:space="preserve">Describir el tipo de trámite si este es presencial o en línea.</w:t>
            </w:r>
          </w:p>
        </w:tc>
      </w:tr>
      <w:tr>
        <w:trPr>
          <w:cantSplit w:val="0"/>
          <w:trHeight w:val="268" w:hRule="atLeast"/>
          <w:tblHeader w:val="0"/>
        </w:trPr>
        <w:tc>
          <w:tcPr>
            <w:gridSpan w:val="1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C93">
            <w:pPr>
              <w:rPr>
                <w:color w:val="000000"/>
                <w:sz w:val="16"/>
                <w:szCs w:val="16"/>
              </w:rPr>
            </w:pPr>
            <w:r w:rsidDel="00000000" w:rsidR="00000000" w:rsidRPr="00000000">
              <w:rPr>
                <w:b w:val="1"/>
                <w:bCs w:val="1"/>
                <w:color w:val="000000"/>
                <w:sz w:val="16"/>
                <w:szCs w:val="16"/>
                <w:rtl w:val="0"/>
              </w:rPr>
              <w:t xml:space="preserve">B. REQUISITOS ACTUALES: </w:t>
            </w:r>
            <w:r w:rsidDel="00000000" w:rsidR="00000000" w:rsidRPr="00000000">
              <w:rPr>
                <w:color w:val="000000"/>
                <w:sz w:val="16"/>
                <w:szCs w:val="16"/>
                <w:rtl w:val="0"/>
              </w:rPr>
              <w:t xml:space="preserve">Registrar los requisitos exigidos actualmente para la obtención del Documento Requerido.</w:t>
            </w:r>
          </w:p>
        </w:tc>
      </w:tr>
      <w:tr>
        <w:trPr>
          <w:cantSplit w:val="0"/>
          <w:trHeight w:val="411" w:hRule="atLeast"/>
          <w:tblHeader w:val="0"/>
        </w:trPr>
        <w:tc>
          <w:tcPr>
            <w:gridSpan w:val="1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C9F">
            <w:pPr>
              <w:rPr>
                <w:b w:val="1"/>
                <w:bCs w:val="1"/>
                <w:color w:val="000000"/>
                <w:sz w:val="16"/>
                <w:szCs w:val="16"/>
              </w:rPr>
            </w:pPr>
            <w:r w:rsidDel="00000000" w:rsidR="00000000" w:rsidRPr="00000000">
              <w:rPr>
                <w:b w:val="1"/>
                <w:bCs w:val="1"/>
                <w:sz w:val="16"/>
                <w:szCs w:val="16"/>
                <w:rtl w:val="0"/>
              </w:rPr>
              <w:t xml:space="preserve">C. ANÁLISIS DE LABORATORIO Y/O INSPECCIÓN: </w:t>
            </w:r>
            <w:r w:rsidDel="00000000" w:rsidR="00000000" w:rsidRPr="00000000">
              <w:rPr>
                <w:sz w:val="16"/>
                <w:szCs w:val="16"/>
                <w:rtl w:val="0"/>
              </w:rPr>
              <w:t xml:space="preserve">Registrar SI para la obtención del documento requiere Análisis de Laboratorio y/o inspección, caso contrario consignar NO.</w:t>
            </w:r>
            <w:r w:rsidDel="00000000" w:rsidR="00000000" w:rsidRPr="00000000">
              <w:rPr>
                <w:rtl w:val="0"/>
              </w:rPr>
            </w:r>
          </w:p>
        </w:tc>
      </w:tr>
      <w:tr>
        <w:trPr>
          <w:cantSplit w:val="0"/>
          <w:trHeight w:val="41" w:hRule="atLeast"/>
          <w:tblHeader w:val="0"/>
        </w:trPr>
        <w:tc>
          <w:tcPr>
            <w:gridSpan w:val="1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CAB">
            <w:pPr>
              <w:rPr>
                <w:b w:val="1"/>
                <w:bCs w:val="1"/>
                <w:color w:val="000000"/>
                <w:sz w:val="16"/>
                <w:szCs w:val="16"/>
              </w:rPr>
            </w:pPr>
            <w:r w:rsidDel="00000000" w:rsidR="00000000" w:rsidRPr="00000000">
              <w:rPr>
                <w:b w:val="1"/>
                <w:bCs w:val="1"/>
                <w:sz w:val="16"/>
                <w:szCs w:val="16"/>
                <w:rtl w:val="0"/>
              </w:rPr>
              <w:t xml:space="preserve">D. PROCEDIMIENTO ACTUAL (PASO A PASO): </w:t>
            </w:r>
            <w:r w:rsidDel="00000000" w:rsidR="00000000" w:rsidRPr="00000000">
              <w:rPr>
                <w:sz w:val="16"/>
                <w:szCs w:val="16"/>
                <w:rtl w:val="0"/>
              </w:rPr>
              <w:t xml:space="preserve">Describir paso a paso el proceso actual para la obtención del Documento Requerido</w:t>
            </w:r>
            <w:r w:rsidDel="00000000" w:rsidR="00000000" w:rsidRPr="00000000">
              <w:rPr>
                <w:rtl w:val="0"/>
              </w:rPr>
            </w:r>
          </w:p>
        </w:tc>
      </w:tr>
      <w:tr>
        <w:trPr>
          <w:cantSplit w:val="0"/>
          <w:trHeight w:val="233" w:hRule="atLeast"/>
          <w:tblHeader w:val="0"/>
        </w:trPr>
        <w:tc>
          <w:tcPr>
            <w:gridSpan w:val="1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CB7">
            <w:pPr>
              <w:rPr>
                <w:b w:val="1"/>
                <w:bCs w:val="1"/>
                <w:sz w:val="16"/>
                <w:szCs w:val="16"/>
              </w:rPr>
            </w:pPr>
            <w:r w:rsidDel="00000000" w:rsidR="00000000" w:rsidRPr="00000000">
              <w:rPr>
                <w:b w:val="1"/>
                <w:bCs w:val="1"/>
                <w:color w:val="000000"/>
                <w:sz w:val="16"/>
                <w:szCs w:val="16"/>
                <w:rtl w:val="0"/>
              </w:rPr>
              <w:t xml:space="preserve">E. SUSTENTO NORMATIVO VIGENTE (LEY, DECRETO SUPREMO, RESOLUCIÓN U OTROS)</w:t>
            </w:r>
            <w:r w:rsidDel="00000000" w:rsidR="00000000" w:rsidRPr="00000000">
              <w:rPr>
                <w:color w:val="000000"/>
                <w:sz w:val="16"/>
                <w:szCs w:val="16"/>
                <w:rtl w:val="0"/>
              </w:rPr>
              <w:t xml:space="preserve">: Señalar normativa que respalde la emisión de los documentos citados.</w:t>
            </w:r>
            <w:r w:rsidDel="00000000" w:rsidR="00000000" w:rsidRPr="00000000">
              <w:rPr>
                <w:rtl w:val="0"/>
              </w:rPr>
            </w:r>
          </w:p>
        </w:tc>
      </w:tr>
      <w:tr>
        <w:trPr>
          <w:cantSplit w:val="0"/>
          <w:trHeight w:val="300" w:hRule="atLeast"/>
          <w:tblHeader w:val="0"/>
        </w:trPr>
        <w:tc>
          <w:tcPr>
            <w:gridSpan w:val="12"/>
            <w:tcBorders>
              <w:top w:color="000000" w:space="0" w:sz="4" w:val="single"/>
              <w:left w:color="000000" w:space="0" w:sz="4" w:val="single"/>
              <w:bottom w:color="000000" w:space="0" w:sz="4" w:val="single"/>
              <w:right w:color="000000" w:space="0" w:sz="4" w:val="single"/>
            </w:tcBorders>
            <w:shd w:fill="2f75b5" w:val="clear"/>
            <w:vAlign w:val="bottom"/>
          </w:tcPr>
          <w:p w:rsidR="00000000" w:rsidDel="00000000" w:rsidP="00000000" w:rsidRDefault="00000000" w:rsidRPr="00000000" w14:paraId="00003CC3">
            <w:pPr>
              <w:rPr>
                <w:b w:val="1"/>
                <w:bCs w:val="1"/>
                <w:color w:val="ffffff"/>
                <w:sz w:val="16"/>
                <w:szCs w:val="16"/>
              </w:rPr>
            </w:pPr>
            <w:r w:rsidDel="00000000" w:rsidR="00000000" w:rsidRPr="00000000">
              <w:rPr>
                <w:b w:val="1"/>
                <w:bCs w:val="1"/>
                <w:color w:val="ffffff"/>
                <w:sz w:val="16"/>
                <w:szCs w:val="16"/>
                <w:rtl w:val="0"/>
              </w:rPr>
              <w:t xml:space="preserve">II. ENTIDADES CON SISTEMA PARA LA EMISIÓN DE DOCUMENTOS REQUERIDOS.</w:t>
            </w:r>
          </w:p>
        </w:tc>
      </w:tr>
      <w:tr>
        <w:trPr>
          <w:cantSplit w:val="0"/>
          <w:trHeight w:val="300"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3CCF">
            <w:pPr>
              <w:rPr>
                <w:b w:val="1"/>
                <w:bCs w:val="1"/>
                <w:color w:val="000000"/>
                <w:sz w:val="16"/>
                <w:szCs w:val="16"/>
              </w:rPr>
            </w:pPr>
            <w:r w:rsidDel="00000000" w:rsidR="00000000" w:rsidRPr="00000000">
              <w:rPr>
                <w:b w:val="1"/>
                <w:bCs w:val="1"/>
                <w:color w:val="000000"/>
                <w:sz w:val="16"/>
                <w:szCs w:val="16"/>
                <w:rtl w:val="0"/>
              </w:rPr>
              <w:t xml:space="preserve">1. ¿LA ENTIDAD DISPONE DE UN SISTEMA INFORMÁTICO PARA REALIZAR EL REGISTRO DE OPERADORES? (seleccione marcando con una X)</w:t>
            </w:r>
          </w:p>
        </w:tc>
      </w:tr>
      <w:tr>
        <w:trPr>
          <w:cantSplit w:val="0"/>
          <w:trHeight w:val="360" w:hRule="atLeast"/>
          <w:tblHeader w:val="0"/>
        </w:trPr>
        <w:tc>
          <w:tcPr>
            <w:gridSpan w:val="8"/>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CDB">
            <w:pPr>
              <w:rPr>
                <w:b w:val="1"/>
                <w:bCs w:val="1"/>
                <w:color w:val="000000"/>
                <w:sz w:val="16"/>
                <w:szCs w:val="16"/>
              </w:rPr>
            </w:pPr>
            <w:r w:rsidDel="00000000" w:rsidR="00000000" w:rsidRPr="00000000">
              <w:rPr>
                <w:b w:val="1"/>
                <w:bCs w:val="1"/>
                <w:color w:val="000000"/>
                <w:sz w:val="16"/>
                <w:szCs w:val="16"/>
                <w:rtl w:val="0"/>
              </w:rPr>
              <w:t xml:space="preserve">SI</w:t>
            </w:r>
          </w:p>
        </w:tc>
        <w:tc>
          <w:tcPr>
            <w:gridSpan w:val="4"/>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CE3">
            <w:pPr>
              <w:rPr>
                <w:color w:val="000000"/>
                <w:sz w:val="16"/>
                <w:szCs w:val="16"/>
              </w:rPr>
            </w:pPr>
            <w:r w:rsidDel="00000000" w:rsidR="00000000" w:rsidRPr="00000000">
              <w:rPr>
                <w:color w:val="000000"/>
                <w:sz w:val="16"/>
                <w:szCs w:val="16"/>
                <w:rtl w:val="0"/>
              </w:rPr>
              <w:t xml:space="preserve">Marque la casilla con una X, SI cuenta con un sistema informático.</w:t>
            </w:r>
          </w:p>
        </w:tc>
      </w:tr>
      <w:tr>
        <w:trPr>
          <w:cantSplit w:val="0"/>
          <w:trHeight w:val="300" w:hRule="atLeast"/>
          <w:tblHeader w:val="0"/>
        </w:trPr>
        <w:tc>
          <w:tcPr>
            <w:gridSpan w:val="8"/>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CE7">
            <w:pPr>
              <w:rPr>
                <w:b w:val="1"/>
                <w:bCs w:val="1"/>
                <w:color w:val="000000"/>
                <w:sz w:val="16"/>
                <w:szCs w:val="16"/>
              </w:rPr>
            </w:pPr>
            <w:r w:rsidDel="00000000" w:rsidR="00000000" w:rsidRPr="00000000">
              <w:rPr>
                <w:b w:val="1"/>
                <w:bCs w:val="1"/>
                <w:color w:val="000000"/>
                <w:sz w:val="16"/>
                <w:szCs w:val="16"/>
                <w:rtl w:val="0"/>
              </w:rPr>
              <w:t xml:space="preserve">NO</w:t>
            </w:r>
          </w:p>
        </w:tc>
        <w:tc>
          <w:tcPr>
            <w:gridSpan w:val="4"/>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CEF">
            <w:pPr>
              <w:rPr>
                <w:color w:val="000000"/>
                <w:sz w:val="16"/>
                <w:szCs w:val="16"/>
              </w:rPr>
            </w:pPr>
            <w:r w:rsidDel="00000000" w:rsidR="00000000" w:rsidRPr="00000000">
              <w:rPr>
                <w:color w:val="000000"/>
                <w:sz w:val="16"/>
                <w:szCs w:val="16"/>
                <w:rtl w:val="0"/>
              </w:rPr>
              <w:t xml:space="preserve">Marque la casilla con una X, si NO cuenta con un sistema informático.</w:t>
            </w:r>
          </w:p>
        </w:tc>
      </w:tr>
      <w:tr>
        <w:trPr>
          <w:cantSplit w:val="0"/>
          <w:trHeight w:val="375" w:hRule="atLeast"/>
          <w:tblHeader w:val="0"/>
        </w:trPr>
        <w:tc>
          <w:tcPr>
            <w:gridSpan w:val="8"/>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CF3">
            <w:pPr>
              <w:rPr>
                <w:b w:val="1"/>
                <w:bCs w:val="1"/>
                <w:color w:val="000000"/>
                <w:sz w:val="16"/>
                <w:szCs w:val="16"/>
              </w:rPr>
            </w:pPr>
            <w:r w:rsidDel="00000000" w:rsidR="00000000" w:rsidRPr="00000000">
              <w:rPr>
                <w:b w:val="1"/>
                <w:bCs w:val="1"/>
                <w:color w:val="000000"/>
                <w:sz w:val="16"/>
                <w:szCs w:val="16"/>
                <w:rtl w:val="0"/>
              </w:rPr>
              <w:t xml:space="preserve">EN DESARROLLO</w:t>
            </w:r>
          </w:p>
        </w:tc>
        <w:tc>
          <w:tcPr>
            <w:gridSpan w:val="4"/>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CFB">
            <w:pPr>
              <w:rPr>
                <w:color w:val="000000"/>
                <w:sz w:val="16"/>
                <w:szCs w:val="16"/>
              </w:rPr>
            </w:pPr>
            <w:r w:rsidDel="00000000" w:rsidR="00000000" w:rsidRPr="00000000">
              <w:rPr>
                <w:color w:val="000000"/>
                <w:sz w:val="16"/>
                <w:szCs w:val="16"/>
                <w:rtl w:val="0"/>
              </w:rPr>
              <w:t xml:space="preserve">Marque la casilla con una X, si está en proceso de desarrollo del sistema informático.</w:t>
            </w:r>
          </w:p>
        </w:tc>
      </w:tr>
      <w:tr>
        <w:trPr>
          <w:cantSplit w:val="0"/>
          <w:trHeight w:val="600" w:hRule="atLeast"/>
          <w:tblHeader w:val="0"/>
        </w:trPr>
        <w:tc>
          <w:tcPr>
            <w:gridSpan w:val="8"/>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CFF">
            <w:pPr>
              <w:rPr>
                <w:b w:val="1"/>
                <w:bCs w:val="1"/>
                <w:color w:val="000000"/>
                <w:sz w:val="16"/>
                <w:szCs w:val="16"/>
              </w:rPr>
            </w:pPr>
            <w:r w:rsidDel="00000000" w:rsidR="00000000" w:rsidRPr="00000000">
              <w:rPr>
                <w:b w:val="1"/>
                <w:bCs w:val="1"/>
                <w:color w:val="000000"/>
                <w:sz w:val="16"/>
                <w:szCs w:val="16"/>
                <w:rtl w:val="0"/>
              </w:rPr>
              <w:t xml:space="preserve">% DE AVANCE DEL DESARROLLO</w:t>
            </w:r>
          </w:p>
        </w:tc>
        <w:tc>
          <w:tcPr>
            <w:gridSpan w:val="4"/>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D07">
            <w:pPr>
              <w:rPr>
                <w:color w:val="000000"/>
                <w:sz w:val="16"/>
                <w:szCs w:val="16"/>
              </w:rPr>
            </w:pPr>
            <w:r w:rsidDel="00000000" w:rsidR="00000000" w:rsidRPr="00000000">
              <w:rPr>
                <w:color w:val="000000"/>
                <w:sz w:val="16"/>
                <w:szCs w:val="16"/>
                <w:rtl w:val="0"/>
              </w:rPr>
              <w:t xml:space="preserve">Solo llene en caso de estar en desarrollo el sistema informático, describir el % de avance (10, 50, 80) del desarrollo del sistema informático.</w:t>
            </w:r>
          </w:p>
          <w:p w:rsidR="00000000" w:rsidDel="00000000" w:rsidP="00000000" w:rsidRDefault="00000000" w:rsidRPr="00000000" w14:paraId="00003D08">
            <w:pPr>
              <w:rPr>
                <w:i w:val="1"/>
                <w:iCs w:val="1"/>
                <w:color w:val="000000"/>
                <w:sz w:val="16"/>
                <w:szCs w:val="16"/>
              </w:rPr>
            </w:pPr>
            <w:r w:rsidDel="00000000" w:rsidR="00000000" w:rsidRPr="00000000">
              <w:rPr>
                <w:i w:val="1"/>
                <w:iCs w:val="1"/>
                <w:color w:val="000000"/>
                <w:sz w:val="16"/>
                <w:szCs w:val="16"/>
                <w:rtl w:val="0"/>
              </w:rPr>
              <w:t xml:space="preserve">Ej: 50%</w:t>
            </w:r>
          </w:p>
        </w:tc>
      </w:tr>
      <w:tr>
        <w:trPr>
          <w:cantSplit w:val="0"/>
          <w:trHeight w:val="300" w:hRule="atLeast"/>
          <w:tblHeader w:val="0"/>
        </w:trPr>
        <w:tc>
          <w:tcPr>
            <w:gridSpan w:val="12"/>
            <w:tcBorders>
              <w:top w:color="000000" w:space="0" w:sz="0" w:val="nil"/>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3D0C">
            <w:pPr>
              <w:rPr>
                <w:b w:val="1"/>
                <w:bCs w:val="1"/>
                <w:sz w:val="16"/>
                <w:szCs w:val="16"/>
              </w:rPr>
            </w:pPr>
            <w:r w:rsidDel="00000000" w:rsidR="00000000" w:rsidRPr="00000000">
              <w:rPr>
                <w:b w:val="1"/>
                <w:bCs w:val="1"/>
                <w:sz w:val="16"/>
                <w:szCs w:val="16"/>
                <w:rtl w:val="0"/>
              </w:rPr>
              <w:t xml:space="preserve">2. </w:t>
            </w:r>
            <w:r w:rsidDel="00000000" w:rsidR="00000000" w:rsidRPr="00000000">
              <w:rPr>
                <w:b w:val="1"/>
                <w:bCs w:val="1"/>
                <w:color w:val="000000"/>
                <w:sz w:val="16"/>
                <w:szCs w:val="16"/>
                <w:rtl w:val="0"/>
              </w:rPr>
              <w:t xml:space="preserve">SEÑALE, CUALES SON LOS TIPOS DE OPERADORES DE COMERCIO EXTERIOR QUE REGISTRA LA ENTIDAD:</w:t>
            </w:r>
            <w:r w:rsidDel="00000000" w:rsidR="00000000" w:rsidRPr="00000000">
              <w:rPr>
                <w:rtl w:val="0"/>
              </w:rPr>
            </w:r>
          </w:p>
        </w:tc>
      </w:tr>
      <w:tr>
        <w:trPr>
          <w:cantSplit w:val="0"/>
          <w:trHeight w:val="30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D18">
            <w:pPr>
              <w:rPr>
                <w:b w:val="1"/>
                <w:bCs w:val="1"/>
                <w:sz w:val="16"/>
                <w:szCs w:val="16"/>
              </w:rPr>
            </w:pPr>
            <w:r w:rsidDel="00000000" w:rsidR="00000000" w:rsidRPr="00000000">
              <w:rPr>
                <w:b w:val="1"/>
                <w:bCs w:val="1"/>
                <w:sz w:val="16"/>
                <w:szCs w:val="16"/>
                <w:rtl w:val="0"/>
              </w:rPr>
              <w:t xml:space="preserve">TIPO OPERADOR</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D1E">
            <w:pPr>
              <w:rPr>
                <w:sz w:val="16"/>
                <w:szCs w:val="16"/>
              </w:rPr>
            </w:pPr>
            <w:r w:rsidDel="00000000" w:rsidR="00000000" w:rsidRPr="00000000">
              <w:rPr>
                <w:sz w:val="16"/>
                <w:szCs w:val="16"/>
                <w:rtl w:val="0"/>
              </w:rPr>
              <w:t xml:space="preserve"> Describir el tipo de operador.</w:t>
            </w:r>
          </w:p>
          <w:p w:rsidR="00000000" w:rsidDel="00000000" w:rsidP="00000000" w:rsidRDefault="00000000" w:rsidRPr="00000000" w14:paraId="00003D1F">
            <w:pPr>
              <w:rPr>
                <w:i w:val="1"/>
                <w:iCs w:val="1"/>
                <w:sz w:val="16"/>
                <w:szCs w:val="16"/>
              </w:rPr>
            </w:pPr>
            <w:r w:rsidDel="00000000" w:rsidR="00000000" w:rsidRPr="00000000">
              <w:rPr>
                <w:i w:val="1"/>
                <w:iCs w:val="1"/>
                <w:sz w:val="16"/>
                <w:szCs w:val="16"/>
                <w:rtl w:val="0"/>
              </w:rPr>
              <w:t xml:space="preserve">Ej.: Exportador</w:t>
            </w:r>
          </w:p>
        </w:tc>
      </w:tr>
      <w:tr>
        <w:trPr>
          <w:cantSplit w:val="0"/>
          <w:trHeight w:val="30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D25">
            <w:pPr>
              <w:rPr>
                <w:b w:val="1"/>
                <w:bCs w:val="1"/>
                <w:sz w:val="16"/>
                <w:szCs w:val="16"/>
              </w:rPr>
            </w:pPr>
            <w:r w:rsidDel="00000000" w:rsidR="00000000" w:rsidRPr="00000000">
              <w:rPr>
                <w:b w:val="1"/>
                <w:bCs w:val="1"/>
                <w:sz w:val="16"/>
                <w:szCs w:val="16"/>
                <w:rtl w:val="0"/>
              </w:rPr>
              <w:t xml:space="preserve">DENOMINACIÓN DEL REGISTRO DEL OPERADOR</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D2B">
            <w:pPr>
              <w:rPr>
                <w:sz w:val="16"/>
                <w:szCs w:val="16"/>
              </w:rPr>
            </w:pPr>
            <w:r w:rsidDel="00000000" w:rsidR="00000000" w:rsidRPr="00000000">
              <w:rPr>
                <w:sz w:val="16"/>
                <w:szCs w:val="16"/>
                <w:rtl w:val="0"/>
              </w:rPr>
              <w:t xml:space="preserve">Describir la denominación que se asigna al registro del operador cuando concluye su registro ante la entidad.</w:t>
            </w:r>
          </w:p>
          <w:p w:rsidR="00000000" w:rsidDel="00000000" w:rsidP="00000000" w:rsidRDefault="00000000" w:rsidRPr="00000000" w14:paraId="00003D2C">
            <w:pPr>
              <w:rPr>
                <w:i w:val="1"/>
                <w:iCs w:val="1"/>
                <w:sz w:val="16"/>
                <w:szCs w:val="16"/>
              </w:rPr>
            </w:pPr>
            <w:r w:rsidDel="00000000" w:rsidR="00000000" w:rsidRPr="00000000">
              <w:rPr>
                <w:i w:val="1"/>
                <w:iCs w:val="1"/>
                <w:sz w:val="16"/>
                <w:szCs w:val="16"/>
                <w:rtl w:val="0"/>
              </w:rPr>
              <w:t xml:space="preserve">Ej.: Registro Único de Exportación</w:t>
            </w:r>
          </w:p>
        </w:tc>
      </w:tr>
      <w:tr>
        <w:trPr>
          <w:cantSplit w:val="0"/>
          <w:trHeight w:val="300" w:hRule="atLeast"/>
          <w:tblHeader w:val="0"/>
        </w:trPr>
        <w:tc>
          <w:tcPr>
            <w:gridSpan w:val="12"/>
            <w:tcBorders>
              <w:top w:color="000000" w:space="0" w:sz="0" w:val="nil"/>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3D32">
            <w:pPr>
              <w:rPr>
                <w:b w:val="1"/>
                <w:bCs w:val="1"/>
                <w:color w:val="000000"/>
                <w:sz w:val="16"/>
                <w:szCs w:val="16"/>
              </w:rPr>
            </w:pPr>
            <w:r w:rsidDel="00000000" w:rsidR="00000000" w:rsidRPr="00000000">
              <w:rPr>
                <w:b w:val="1"/>
                <w:bCs w:val="1"/>
                <w:color w:val="000000"/>
                <w:sz w:val="16"/>
                <w:szCs w:val="16"/>
                <w:rtl w:val="0"/>
              </w:rPr>
              <w:t xml:space="preserve">3. LA ENTIDAD CUENTA CON UN SISTEMA INFORMÁTICO PARA LA EMISIÓN DE:  LA AUTORIZACIÓN PREVIA (AP), CERTIFICACIÓN(C) U OTRO DOCUMENTO (O) SEGÚN CORRESPONDA? (marque con una X) </w:t>
            </w:r>
          </w:p>
        </w:tc>
      </w:tr>
      <w:tr>
        <w:trPr>
          <w:cantSplit w:val="0"/>
          <w:trHeight w:val="30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D3E">
            <w:pPr>
              <w:rPr>
                <w:b w:val="1"/>
                <w:bCs w:val="1"/>
                <w:color w:val="000000"/>
                <w:sz w:val="16"/>
                <w:szCs w:val="16"/>
              </w:rPr>
            </w:pPr>
            <w:r w:rsidDel="00000000" w:rsidR="00000000" w:rsidRPr="00000000">
              <w:rPr>
                <w:b w:val="1"/>
                <w:bCs w:val="1"/>
                <w:color w:val="000000"/>
                <w:sz w:val="16"/>
                <w:szCs w:val="16"/>
                <w:rtl w:val="0"/>
              </w:rPr>
              <w:t xml:space="preserve">SI</w:t>
            </w:r>
          </w:p>
        </w:tc>
        <w:tc>
          <w:tcPr>
            <w:gridSpan w:val="6"/>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D44">
            <w:pPr>
              <w:rPr>
                <w:color w:val="000000"/>
                <w:sz w:val="16"/>
                <w:szCs w:val="16"/>
              </w:rPr>
            </w:pPr>
            <w:r w:rsidDel="00000000" w:rsidR="00000000" w:rsidRPr="00000000">
              <w:rPr>
                <w:color w:val="000000"/>
                <w:sz w:val="16"/>
                <w:szCs w:val="16"/>
                <w:rtl w:val="0"/>
              </w:rPr>
              <w:t xml:space="preserve">Marque la casilla con una X, SI cuenta con un sistema informático.</w:t>
            </w:r>
          </w:p>
        </w:tc>
      </w:tr>
      <w:tr>
        <w:trPr>
          <w:cantSplit w:val="0"/>
          <w:trHeight w:val="30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D4A">
            <w:pPr>
              <w:rPr>
                <w:b w:val="1"/>
                <w:bCs w:val="1"/>
                <w:color w:val="000000"/>
                <w:sz w:val="16"/>
                <w:szCs w:val="16"/>
              </w:rPr>
            </w:pPr>
            <w:r w:rsidDel="00000000" w:rsidR="00000000" w:rsidRPr="00000000">
              <w:rPr>
                <w:b w:val="1"/>
                <w:bCs w:val="1"/>
                <w:color w:val="000000"/>
                <w:sz w:val="16"/>
                <w:szCs w:val="16"/>
                <w:rtl w:val="0"/>
              </w:rPr>
              <w:t xml:space="preserve">NO</w:t>
            </w:r>
          </w:p>
        </w:tc>
        <w:tc>
          <w:tcPr>
            <w:gridSpan w:val="6"/>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D50">
            <w:pPr>
              <w:rPr>
                <w:color w:val="000000"/>
                <w:sz w:val="16"/>
                <w:szCs w:val="16"/>
              </w:rPr>
            </w:pPr>
            <w:r w:rsidDel="00000000" w:rsidR="00000000" w:rsidRPr="00000000">
              <w:rPr>
                <w:color w:val="000000"/>
                <w:sz w:val="16"/>
                <w:szCs w:val="16"/>
                <w:rtl w:val="0"/>
              </w:rPr>
              <w:t xml:space="preserve">Marque la casilla con una X, si NO cuenta con un sistema informático.</w:t>
            </w:r>
          </w:p>
        </w:tc>
      </w:tr>
      <w:tr>
        <w:trPr>
          <w:cantSplit w:val="0"/>
          <w:trHeight w:val="27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D56">
            <w:pPr>
              <w:rPr>
                <w:b w:val="1"/>
                <w:bCs w:val="1"/>
                <w:color w:val="000000"/>
                <w:sz w:val="16"/>
                <w:szCs w:val="16"/>
              </w:rPr>
            </w:pPr>
            <w:r w:rsidDel="00000000" w:rsidR="00000000" w:rsidRPr="00000000">
              <w:rPr>
                <w:b w:val="1"/>
                <w:bCs w:val="1"/>
                <w:color w:val="000000"/>
                <w:sz w:val="16"/>
                <w:szCs w:val="16"/>
                <w:rtl w:val="0"/>
              </w:rPr>
              <w:t xml:space="preserve">EN DESARROLLO</w:t>
            </w:r>
          </w:p>
        </w:tc>
        <w:tc>
          <w:tcPr>
            <w:gridSpan w:val="6"/>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D5C">
            <w:pPr>
              <w:rPr>
                <w:color w:val="000000"/>
                <w:sz w:val="16"/>
                <w:szCs w:val="16"/>
              </w:rPr>
            </w:pPr>
            <w:r w:rsidDel="00000000" w:rsidR="00000000" w:rsidRPr="00000000">
              <w:rPr>
                <w:color w:val="000000"/>
                <w:sz w:val="16"/>
                <w:szCs w:val="16"/>
                <w:rtl w:val="0"/>
              </w:rPr>
              <w:t xml:space="preserve">Marque la casilla con una X, si está en proceso de desarrollo del sistema informático.</w:t>
            </w:r>
          </w:p>
        </w:tc>
      </w:tr>
      <w:tr>
        <w:trPr>
          <w:cantSplit w:val="0"/>
          <w:trHeight w:val="72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D62">
            <w:pPr>
              <w:rPr>
                <w:b w:val="1"/>
                <w:bCs w:val="1"/>
                <w:color w:val="000000"/>
                <w:sz w:val="16"/>
                <w:szCs w:val="16"/>
              </w:rPr>
            </w:pPr>
            <w:r w:rsidDel="00000000" w:rsidR="00000000" w:rsidRPr="00000000">
              <w:rPr>
                <w:b w:val="1"/>
                <w:bCs w:val="1"/>
                <w:color w:val="000000"/>
                <w:sz w:val="16"/>
                <w:szCs w:val="16"/>
                <w:rtl w:val="0"/>
              </w:rPr>
              <w:t xml:space="preserve">% DE AVANCE DEL DESARROLLO</w:t>
            </w:r>
          </w:p>
        </w:tc>
        <w:tc>
          <w:tcPr>
            <w:gridSpan w:val="6"/>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D68">
            <w:pPr>
              <w:rPr>
                <w:color w:val="000000"/>
                <w:sz w:val="16"/>
                <w:szCs w:val="16"/>
              </w:rPr>
            </w:pPr>
            <w:r w:rsidDel="00000000" w:rsidR="00000000" w:rsidRPr="00000000">
              <w:rPr>
                <w:color w:val="000000"/>
                <w:sz w:val="16"/>
                <w:szCs w:val="16"/>
                <w:rtl w:val="0"/>
              </w:rPr>
              <w:t xml:space="preserve">Solo llene en caso de estar en desarrollo el sistema informático, describir el % de avance (10, 50,80) del desarrollo del sistema informático.</w:t>
            </w:r>
          </w:p>
        </w:tc>
      </w:tr>
      <w:tr>
        <w:trPr>
          <w:cantSplit w:val="0"/>
          <w:trHeight w:val="300"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3D6E">
            <w:pPr>
              <w:rPr>
                <w:b w:val="1"/>
                <w:bCs w:val="1"/>
                <w:color w:val="000000"/>
                <w:sz w:val="16"/>
                <w:szCs w:val="16"/>
              </w:rPr>
            </w:pPr>
            <w:r w:rsidDel="00000000" w:rsidR="00000000" w:rsidRPr="00000000">
              <w:rPr>
                <w:b w:val="1"/>
                <w:bCs w:val="1"/>
                <w:color w:val="000000"/>
                <w:sz w:val="16"/>
                <w:szCs w:val="16"/>
                <w:rtl w:val="0"/>
              </w:rPr>
              <w:t xml:space="preserve">4.¿QUÉ INSTANCIA DESARROLLÓ LOS SISTEMAS INFORMÁTICOS QUE UTILIZA LA ENTIDAD? (marque con una X)</w:t>
            </w:r>
          </w:p>
        </w:tc>
      </w:tr>
      <w:tr>
        <w:trPr>
          <w:cantSplit w:val="0"/>
          <w:trHeight w:val="30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D7A">
            <w:pPr>
              <w:rPr>
                <w:b w:val="1"/>
                <w:bCs w:val="1"/>
                <w:color w:val="000000"/>
                <w:sz w:val="16"/>
                <w:szCs w:val="16"/>
              </w:rPr>
            </w:pPr>
            <w:r w:rsidDel="00000000" w:rsidR="00000000" w:rsidRPr="00000000">
              <w:rPr>
                <w:b w:val="1"/>
                <w:bCs w:val="1"/>
                <w:color w:val="000000"/>
                <w:sz w:val="16"/>
                <w:szCs w:val="16"/>
                <w:rtl w:val="0"/>
              </w:rPr>
              <w:t xml:space="preserve">SISTEMA</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D80">
            <w:pPr>
              <w:rPr>
                <w:color w:val="000000"/>
                <w:sz w:val="16"/>
                <w:szCs w:val="16"/>
              </w:rPr>
            </w:pPr>
            <w:r w:rsidDel="00000000" w:rsidR="00000000" w:rsidRPr="00000000">
              <w:rPr>
                <w:color w:val="000000"/>
                <w:sz w:val="16"/>
                <w:szCs w:val="16"/>
                <w:rtl w:val="0"/>
              </w:rPr>
              <w:t xml:space="preserve">Describir el sistema de: Registro de operadores, Emisión AP,C,P,O.</w:t>
            </w:r>
          </w:p>
        </w:tc>
      </w:tr>
      <w:tr>
        <w:trPr>
          <w:cantSplit w:val="0"/>
          <w:trHeight w:val="30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D86">
            <w:pPr>
              <w:rPr>
                <w:b w:val="1"/>
                <w:bCs w:val="1"/>
                <w:color w:val="000000"/>
                <w:sz w:val="16"/>
                <w:szCs w:val="16"/>
              </w:rPr>
            </w:pPr>
            <w:r w:rsidDel="00000000" w:rsidR="00000000" w:rsidRPr="00000000">
              <w:rPr>
                <w:b w:val="1"/>
                <w:bCs w:val="1"/>
                <w:color w:val="000000"/>
                <w:sz w:val="16"/>
                <w:szCs w:val="16"/>
                <w:rtl w:val="0"/>
              </w:rPr>
              <w:t xml:space="preserve">SU ENTIDAD</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D8C">
            <w:pPr>
              <w:rPr>
                <w:color w:val="000000"/>
                <w:sz w:val="16"/>
                <w:szCs w:val="16"/>
              </w:rPr>
            </w:pPr>
            <w:r w:rsidDel="00000000" w:rsidR="00000000" w:rsidRPr="00000000">
              <w:rPr>
                <w:color w:val="000000"/>
                <w:sz w:val="16"/>
                <w:szCs w:val="16"/>
                <w:rtl w:val="0"/>
              </w:rPr>
              <w:t xml:space="preserve">Marque la casilla con una X, si el desarrollo del sistema informático fue realizado por su entidad.</w:t>
            </w:r>
          </w:p>
        </w:tc>
      </w:tr>
      <w:tr>
        <w:trPr>
          <w:cantSplit w:val="0"/>
          <w:trHeight w:val="585"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D92">
            <w:pPr>
              <w:rPr>
                <w:b w:val="1"/>
                <w:bCs w:val="1"/>
                <w:color w:val="000000"/>
                <w:sz w:val="16"/>
                <w:szCs w:val="16"/>
              </w:rPr>
            </w:pPr>
            <w:r w:rsidDel="00000000" w:rsidR="00000000" w:rsidRPr="00000000">
              <w:rPr>
                <w:b w:val="1"/>
                <w:bCs w:val="1"/>
                <w:color w:val="000000"/>
                <w:sz w:val="16"/>
                <w:szCs w:val="16"/>
                <w:rtl w:val="0"/>
              </w:rPr>
              <w:t xml:space="preserve">ENTIDAD PRIVADA</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D98">
            <w:pPr>
              <w:rPr>
                <w:color w:val="000000"/>
                <w:sz w:val="16"/>
                <w:szCs w:val="16"/>
              </w:rPr>
            </w:pPr>
            <w:r w:rsidDel="00000000" w:rsidR="00000000" w:rsidRPr="00000000">
              <w:rPr>
                <w:color w:val="000000"/>
                <w:sz w:val="16"/>
                <w:szCs w:val="16"/>
                <w:rtl w:val="0"/>
              </w:rPr>
              <w:t xml:space="preserve">Marque la casilla con una X, si el desarrollo del sistema informático fue realizado por una entidad privada.</w:t>
            </w:r>
          </w:p>
        </w:tc>
      </w:tr>
      <w:tr>
        <w:trPr>
          <w:cantSplit w:val="0"/>
          <w:trHeight w:val="57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D9E">
            <w:pPr>
              <w:rPr>
                <w:b w:val="1"/>
                <w:bCs w:val="1"/>
                <w:color w:val="000000"/>
                <w:sz w:val="16"/>
                <w:szCs w:val="16"/>
              </w:rPr>
            </w:pPr>
            <w:r w:rsidDel="00000000" w:rsidR="00000000" w:rsidRPr="00000000">
              <w:rPr>
                <w:b w:val="1"/>
                <w:bCs w:val="1"/>
                <w:color w:val="000000"/>
                <w:sz w:val="16"/>
                <w:szCs w:val="16"/>
                <w:rtl w:val="0"/>
              </w:rPr>
              <w:t xml:space="preserve">ENTIDAD PÚBLICA EXTERNA</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DA4">
            <w:pPr>
              <w:rPr>
                <w:color w:val="000000"/>
                <w:sz w:val="16"/>
                <w:szCs w:val="16"/>
              </w:rPr>
            </w:pPr>
            <w:r w:rsidDel="00000000" w:rsidR="00000000" w:rsidRPr="00000000">
              <w:rPr>
                <w:color w:val="000000"/>
                <w:sz w:val="16"/>
                <w:szCs w:val="16"/>
                <w:rtl w:val="0"/>
              </w:rPr>
              <w:t xml:space="preserve">Marque la casilla con una X, si el desarrollo del sistema informático fue realizado una entidad pública como AGETIC.</w:t>
            </w:r>
          </w:p>
        </w:tc>
      </w:tr>
      <w:tr>
        <w:trPr>
          <w:cantSplit w:val="0"/>
          <w:trHeight w:val="300"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3DAA">
            <w:pPr>
              <w:rPr>
                <w:b w:val="1"/>
                <w:bCs w:val="1"/>
                <w:color w:val="000000"/>
                <w:sz w:val="16"/>
                <w:szCs w:val="16"/>
              </w:rPr>
            </w:pPr>
            <w:r w:rsidDel="00000000" w:rsidR="00000000" w:rsidRPr="00000000">
              <w:rPr>
                <w:b w:val="1"/>
                <w:bCs w:val="1"/>
                <w:color w:val="000000"/>
                <w:sz w:val="16"/>
                <w:szCs w:val="16"/>
                <w:rtl w:val="0"/>
              </w:rPr>
              <w:t xml:space="preserve">5. ¿LOS SISTEMAS INFORMÁTICOS DE LA ENTIDAD ESTÁN DESARROLLADOS SOBRE SOFTWARE LIBRE? (marque con una X)</w:t>
            </w:r>
          </w:p>
        </w:tc>
      </w:tr>
      <w:tr>
        <w:trPr>
          <w:cantSplit w:val="0"/>
          <w:trHeight w:val="30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DB6">
            <w:pPr>
              <w:rPr>
                <w:b w:val="1"/>
                <w:bCs w:val="1"/>
                <w:color w:val="000000"/>
                <w:sz w:val="16"/>
                <w:szCs w:val="16"/>
              </w:rPr>
            </w:pPr>
            <w:r w:rsidDel="00000000" w:rsidR="00000000" w:rsidRPr="00000000">
              <w:rPr>
                <w:b w:val="1"/>
                <w:bCs w:val="1"/>
                <w:color w:val="000000"/>
                <w:sz w:val="16"/>
                <w:szCs w:val="16"/>
                <w:rtl w:val="0"/>
              </w:rPr>
              <w:t xml:space="preserve">SI</w:t>
            </w:r>
          </w:p>
        </w:tc>
        <w:tc>
          <w:tcPr>
            <w:gridSpan w:val="6"/>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DBC">
            <w:pPr>
              <w:rPr>
                <w:color w:val="000000"/>
                <w:sz w:val="16"/>
                <w:szCs w:val="16"/>
              </w:rPr>
            </w:pPr>
            <w:r w:rsidDel="00000000" w:rsidR="00000000" w:rsidRPr="00000000">
              <w:rPr>
                <w:color w:val="000000"/>
                <w:sz w:val="16"/>
                <w:szCs w:val="16"/>
                <w:rtl w:val="0"/>
              </w:rPr>
              <w:t xml:space="preserve">Marque la casilla con una X, SI el sistema informático fue desarrollado sobre software libre</w:t>
            </w:r>
          </w:p>
        </w:tc>
      </w:tr>
      <w:tr>
        <w:trPr>
          <w:cantSplit w:val="0"/>
          <w:trHeight w:val="645"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DC2">
            <w:pPr>
              <w:rPr>
                <w:b w:val="1"/>
                <w:bCs w:val="1"/>
                <w:color w:val="000000"/>
                <w:sz w:val="16"/>
                <w:szCs w:val="16"/>
              </w:rPr>
            </w:pPr>
            <w:r w:rsidDel="00000000" w:rsidR="00000000" w:rsidRPr="00000000">
              <w:rPr>
                <w:b w:val="1"/>
                <w:bCs w:val="1"/>
                <w:color w:val="000000"/>
                <w:sz w:val="16"/>
                <w:szCs w:val="16"/>
                <w:rtl w:val="0"/>
              </w:rPr>
              <w:t xml:space="preserve">NO</w:t>
            </w:r>
          </w:p>
        </w:tc>
        <w:tc>
          <w:tcPr>
            <w:gridSpan w:val="6"/>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DC8">
            <w:pPr>
              <w:rPr>
                <w:color w:val="000000"/>
                <w:sz w:val="16"/>
                <w:szCs w:val="16"/>
              </w:rPr>
            </w:pPr>
            <w:r w:rsidDel="00000000" w:rsidR="00000000" w:rsidRPr="00000000">
              <w:rPr>
                <w:color w:val="000000"/>
                <w:sz w:val="16"/>
                <w:szCs w:val="16"/>
                <w:rtl w:val="0"/>
              </w:rPr>
              <w:t xml:space="preserve">Marque la casilla con una X, si el sistema informático NO fue desarrollado sobre software libre</w:t>
            </w:r>
          </w:p>
        </w:tc>
      </w:tr>
      <w:tr>
        <w:trPr>
          <w:cantSplit w:val="0"/>
          <w:trHeight w:val="300"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3DCE">
            <w:pPr>
              <w:rPr>
                <w:b w:val="1"/>
                <w:bCs w:val="1"/>
                <w:color w:val="000000"/>
                <w:sz w:val="16"/>
                <w:szCs w:val="16"/>
              </w:rPr>
            </w:pPr>
            <w:r w:rsidDel="00000000" w:rsidR="00000000" w:rsidRPr="00000000">
              <w:rPr>
                <w:b w:val="1"/>
                <w:bCs w:val="1"/>
                <w:color w:val="000000"/>
                <w:sz w:val="16"/>
                <w:szCs w:val="16"/>
                <w:rtl w:val="0"/>
              </w:rPr>
              <w:t xml:space="preserve">6. </w:t>
            </w:r>
            <w:r w:rsidDel="00000000" w:rsidR="00000000" w:rsidRPr="00000000">
              <w:rPr>
                <w:b w:val="1"/>
                <w:bCs w:val="1"/>
                <w:sz w:val="16"/>
                <w:szCs w:val="16"/>
                <w:rtl w:val="0"/>
              </w:rPr>
              <w:t xml:space="preserve">PUEDEN LOS SISTEMAS INFORMÁTICOS DE LA ENTIDAD INTEROPERAR A TRAVÉS DE SERVICIOS WEB BAJO LA ARQUITECTURA REST</w:t>
            </w:r>
            <w:r w:rsidDel="00000000" w:rsidR="00000000" w:rsidRPr="00000000">
              <w:rPr>
                <w:b w:val="1"/>
                <w:bCs w:val="1"/>
                <w:color w:val="000000"/>
                <w:sz w:val="16"/>
                <w:szCs w:val="16"/>
                <w:rtl w:val="0"/>
              </w:rPr>
              <w:t xml:space="preserve"> (marque con una X)</w:t>
            </w:r>
          </w:p>
        </w:tc>
      </w:tr>
      <w:tr>
        <w:trPr>
          <w:cantSplit w:val="0"/>
          <w:trHeight w:val="30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DDA">
            <w:pPr>
              <w:rPr>
                <w:b w:val="1"/>
                <w:bCs w:val="1"/>
                <w:color w:val="000000"/>
                <w:sz w:val="16"/>
                <w:szCs w:val="16"/>
              </w:rPr>
            </w:pPr>
            <w:r w:rsidDel="00000000" w:rsidR="00000000" w:rsidRPr="00000000">
              <w:rPr>
                <w:b w:val="1"/>
                <w:bCs w:val="1"/>
                <w:color w:val="000000"/>
                <w:sz w:val="16"/>
                <w:szCs w:val="16"/>
                <w:rtl w:val="0"/>
              </w:rPr>
              <w:t xml:space="preserve">SI</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DE0">
            <w:pPr>
              <w:rPr>
                <w:color w:val="000000"/>
                <w:sz w:val="16"/>
                <w:szCs w:val="16"/>
              </w:rPr>
            </w:pPr>
            <w:r w:rsidDel="00000000" w:rsidR="00000000" w:rsidRPr="00000000">
              <w:rPr>
                <w:color w:val="000000"/>
                <w:sz w:val="16"/>
                <w:szCs w:val="16"/>
                <w:rtl w:val="0"/>
              </w:rPr>
              <w:t xml:space="preserve">Marque la casilla con una X, SI el sistema informático puede operar mediante servicios Web</w:t>
            </w:r>
          </w:p>
        </w:tc>
      </w:tr>
      <w:tr>
        <w:trPr>
          <w:cantSplit w:val="0"/>
          <w:trHeight w:val="37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DE6">
            <w:pPr>
              <w:rPr>
                <w:b w:val="1"/>
                <w:bCs w:val="1"/>
                <w:color w:val="000000"/>
                <w:sz w:val="16"/>
                <w:szCs w:val="16"/>
              </w:rPr>
            </w:pPr>
            <w:r w:rsidDel="00000000" w:rsidR="00000000" w:rsidRPr="00000000">
              <w:rPr>
                <w:b w:val="1"/>
                <w:bCs w:val="1"/>
                <w:color w:val="000000"/>
                <w:sz w:val="16"/>
                <w:szCs w:val="16"/>
                <w:rtl w:val="0"/>
              </w:rPr>
              <w:t xml:space="preserve">NO</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DEC">
            <w:pPr>
              <w:rPr>
                <w:color w:val="000000"/>
                <w:sz w:val="16"/>
                <w:szCs w:val="16"/>
              </w:rPr>
            </w:pPr>
            <w:r w:rsidDel="00000000" w:rsidR="00000000" w:rsidRPr="00000000">
              <w:rPr>
                <w:color w:val="000000"/>
                <w:sz w:val="16"/>
                <w:szCs w:val="16"/>
                <w:rtl w:val="0"/>
              </w:rPr>
              <w:t xml:space="preserve">Marque la casilla con una X, si el sistema informático NO puede operar mediante servicios Web</w:t>
            </w:r>
          </w:p>
        </w:tc>
      </w:tr>
      <w:tr>
        <w:trPr>
          <w:cantSplit w:val="0"/>
          <w:trHeight w:val="300" w:hRule="atLeast"/>
          <w:tblHeader w:val="0"/>
        </w:trPr>
        <w:tc>
          <w:tcPr>
            <w:gridSpan w:val="12"/>
            <w:tcBorders>
              <w:top w:color="000000" w:space="0" w:sz="0" w:val="nil"/>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3DF2">
            <w:pPr>
              <w:rPr>
                <w:b w:val="1"/>
                <w:bCs w:val="1"/>
                <w:color w:val="000000"/>
                <w:sz w:val="16"/>
                <w:szCs w:val="16"/>
              </w:rPr>
            </w:pPr>
            <w:r w:rsidDel="00000000" w:rsidR="00000000" w:rsidRPr="00000000">
              <w:rPr>
                <w:b w:val="1"/>
                <w:bCs w:val="1"/>
                <w:color w:val="000000"/>
                <w:sz w:val="16"/>
                <w:szCs w:val="16"/>
                <w:rtl w:val="0"/>
              </w:rPr>
              <w:t xml:space="preserve">7. ¿LA ENTIDAD CUENTA CON PERSONAL PROPIO EN EL ÁREA DE DESARROLLO DE SISTEMAS? (marque con una X) </w:t>
            </w:r>
          </w:p>
        </w:tc>
      </w:tr>
      <w:tr>
        <w:trPr>
          <w:cantSplit w:val="0"/>
          <w:trHeight w:val="27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DFE">
            <w:pPr>
              <w:rPr>
                <w:b w:val="1"/>
                <w:bCs w:val="1"/>
                <w:color w:val="000000"/>
                <w:sz w:val="16"/>
                <w:szCs w:val="16"/>
              </w:rPr>
            </w:pPr>
            <w:r w:rsidDel="00000000" w:rsidR="00000000" w:rsidRPr="00000000">
              <w:rPr>
                <w:b w:val="1"/>
                <w:bCs w:val="1"/>
                <w:color w:val="000000"/>
                <w:sz w:val="16"/>
                <w:szCs w:val="16"/>
                <w:rtl w:val="0"/>
              </w:rPr>
              <w:t xml:space="preserve">SI</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E04">
            <w:pPr>
              <w:rPr>
                <w:color w:val="000000"/>
                <w:sz w:val="16"/>
                <w:szCs w:val="16"/>
              </w:rPr>
            </w:pPr>
            <w:r w:rsidDel="00000000" w:rsidR="00000000" w:rsidRPr="00000000">
              <w:rPr>
                <w:color w:val="000000"/>
                <w:sz w:val="16"/>
                <w:szCs w:val="16"/>
                <w:rtl w:val="0"/>
              </w:rPr>
              <w:t xml:space="preserve">Marque la casilla, SI cuenta con personal de sistemas en su Entidad</w:t>
            </w:r>
          </w:p>
        </w:tc>
      </w:tr>
      <w:tr>
        <w:trPr>
          <w:cantSplit w:val="0"/>
          <w:trHeight w:val="30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E0A">
            <w:pPr>
              <w:rPr>
                <w:b w:val="1"/>
                <w:bCs w:val="1"/>
                <w:color w:val="000000"/>
                <w:sz w:val="16"/>
                <w:szCs w:val="16"/>
              </w:rPr>
            </w:pPr>
            <w:r w:rsidDel="00000000" w:rsidR="00000000" w:rsidRPr="00000000">
              <w:rPr>
                <w:b w:val="1"/>
                <w:bCs w:val="1"/>
                <w:color w:val="000000"/>
                <w:sz w:val="16"/>
                <w:szCs w:val="16"/>
                <w:rtl w:val="0"/>
              </w:rPr>
              <w:t xml:space="preserve">NO</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E10">
            <w:pPr>
              <w:rPr>
                <w:color w:val="000000"/>
                <w:sz w:val="16"/>
                <w:szCs w:val="16"/>
              </w:rPr>
            </w:pPr>
            <w:r w:rsidDel="00000000" w:rsidR="00000000" w:rsidRPr="00000000">
              <w:rPr>
                <w:color w:val="000000"/>
                <w:sz w:val="16"/>
                <w:szCs w:val="16"/>
                <w:rtl w:val="0"/>
              </w:rPr>
              <w:t xml:space="preserve">Marque la casilla, si su Entidad NO cuenta con persona de sistemas</w:t>
            </w:r>
          </w:p>
        </w:tc>
      </w:tr>
      <w:tr>
        <w:trPr>
          <w:cantSplit w:val="0"/>
          <w:trHeight w:val="375"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3E16">
            <w:pPr>
              <w:rPr>
                <w:b w:val="1"/>
                <w:bCs w:val="1"/>
                <w:color w:val="000000"/>
                <w:sz w:val="16"/>
                <w:szCs w:val="16"/>
              </w:rPr>
            </w:pPr>
            <w:r w:rsidDel="00000000" w:rsidR="00000000" w:rsidRPr="00000000">
              <w:rPr>
                <w:b w:val="1"/>
                <w:bCs w:val="1"/>
                <w:color w:val="000000"/>
                <w:sz w:val="16"/>
                <w:szCs w:val="16"/>
                <w:rtl w:val="0"/>
              </w:rPr>
              <w:t xml:space="preserve">8. ¿LOS SISTEMAS INFORMÁTICOS INTERACTÚAN CON ALGUNO DE LOS SIGUIENTES MÓDULOS DESARROLLADOS POR AGETIC? (marque con una X)</w:t>
            </w:r>
          </w:p>
        </w:tc>
      </w:tr>
      <w:tr>
        <w:trPr>
          <w:cantSplit w:val="0"/>
          <w:trHeight w:val="375"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E22">
            <w:pPr>
              <w:jc w:val="right"/>
              <w:rPr>
                <w:color w:val="000000"/>
                <w:sz w:val="16"/>
                <w:szCs w:val="16"/>
              </w:rPr>
            </w:pPr>
            <w:r w:rsidDel="00000000" w:rsidR="00000000" w:rsidRPr="00000000">
              <w:rPr>
                <w:color w:val="000000"/>
                <w:sz w:val="16"/>
                <w:szCs w:val="16"/>
                <w:rtl w:val="0"/>
              </w:rPr>
              <w:t xml:space="preserve">CIUDADANÍA DIGITAL:</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E28">
            <w:pPr>
              <w:jc w:val="right"/>
              <w:rPr>
                <w:b w:val="1"/>
                <w:bCs w:val="1"/>
                <w:color w:val="000000"/>
                <w:sz w:val="16"/>
                <w:szCs w:val="16"/>
              </w:rPr>
            </w:pPr>
            <w:r w:rsidDel="00000000" w:rsidR="00000000" w:rsidRPr="00000000">
              <w:rPr>
                <w:rtl w:val="0"/>
              </w:rPr>
            </w:r>
          </w:p>
        </w:tc>
      </w:tr>
      <w:tr>
        <w:trPr>
          <w:cantSplit w:val="0"/>
          <w:trHeight w:val="375"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E2E">
            <w:pPr>
              <w:jc w:val="right"/>
              <w:rPr>
                <w:color w:val="000000"/>
                <w:sz w:val="16"/>
                <w:szCs w:val="16"/>
              </w:rPr>
            </w:pPr>
            <w:r w:rsidDel="00000000" w:rsidR="00000000" w:rsidRPr="00000000">
              <w:rPr>
                <w:color w:val="000000"/>
                <w:sz w:val="16"/>
                <w:szCs w:val="16"/>
                <w:rtl w:val="0"/>
              </w:rPr>
              <w:t xml:space="preserve">PASARELA DE PAGOS:</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E34">
            <w:pPr>
              <w:jc w:val="right"/>
              <w:rPr>
                <w:b w:val="1"/>
                <w:bCs w:val="1"/>
                <w:color w:val="000000"/>
                <w:sz w:val="16"/>
                <w:szCs w:val="16"/>
              </w:rPr>
            </w:pPr>
            <w:r w:rsidDel="00000000" w:rsidR="00000000" w:rsidRPr="00000000">
              <w:rPr>
                <w:rtl w:val="0"/>
              </w:rPr>
            </w:r>
          </w:p>
        </w:tc>
      </w:tr>
      <w:tr>
        <w:trPr>
          <w:cantSplit w:val="0"/>
          <w:trHeight w:val="375"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E3A">
            <w:pPr>
              <w:jc w:val="right"/>
              <w:rPr>
                <w:color w:val="000000"/>
                <w:sz w:val="16"/>
                <w:szCs w:val="16"/>
              </w:rPr>
            </w:pPr>
            <w:r w:rsidDel="00000000" w:rsidR="00000000" w:rsidRPr="00000000">
              <w:rPr>
                <w:color w:val="000000"/>
                <w:sz w:val="16"/>
                <w:szCs w:val="16"/>
                <w:rtl w:val="0"/>
              </w:rPr>
              <w:t xml:space="preserve">FIRMA DIGITAL:</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E40">
            <w:pPr>
              <w:jc w:val="right"/>
              <w:rPr>
                <w:color w:val="000000"/>
                <w:sz w:val="16"/>
                <w:szCs w:val="16"/>
              </w:rPr>
            </w:pPr>
            <w:r w:rsidDel="00000000" w:rsidR="00000000" w:rsidRPr="00000000">
              <w:rPr>
                <w:rtl w:val="0"/>
              </w:rPr>
            </w:r>
          </w:p>
        </w:tc>
      </w:tr>
      <w:tr>
        <w:trPr>
          <w:cantSplit w:val="0"/>
          <w:trHeight w:val="375"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E46">
            <w:pPr>
              <w:jc w:val="right"/>
              <w:rPr>
                <w:color w:val="000000"/>
                <w:sz w:val="16"/>
                <w:szCs w:val="16"/>
              </w:rPr>
            </w:pPr>
            <w:r w:rsidDel="00000000" w:rsidR="00000000" w:rsidRPr="00000000">
              <w:rPr>
                <w:sz w:val="16"/>
                <w:szCs w:val="16"/>
                <w:rtl w:val="0"/>
              </w:rPr>
              <w:t xml:space="preserve">CPT:</w:t>
            </w:r>
            <w:r w:rsidDel="00000000" w:rsidR="00000000" w:rsidRPr="00000000">
              <w:rPr>
                <w:rtl w:val="0"/>
              </w:rPr>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E4C">
            <w:pPr>
              <w:jc w:val="right"/>
              <w:rPr>
                <w:color w:val="000000"/>
                <w:sz w:val="16"/>
                <w:szCs w:val="16"/>
              </w:rPr>
            </w:pPr>
            <w:r w:rsidDel="00000000" w:rsidR="00000000" w:rsidRPr="00000000">
              <w:rPr>
                <w:rtl w:val="0"/>
              </w:rPr>
            </w:r>
          </w:p>
        </w:tc>
      </w:tr>
      <w:tr>
        <w:trPr>
          <w:cantSplit w:val="0"/>
          <w:trHeight w:val="375"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E52">
            <w:pPr>
              <w:jc w:val="right"/>
              <w:rPr>
                <w:color w:val="000000"/>
                <w:sz w:val="16"/>
                <w:szCs w:val="16"/>
              </w:rPr>
            </w:pPr>
            <w:r w:rsidDel="00000000" w:rsidR="00000000" w:rsidRPr="00000000">
              <w:rPr>
                <w:color w:val="000000"/>
                <w:sz w:val="16"/>
                <w:szCs w:val="16"/>
                <w:rtl w:val="0"/>
              </w:rPr>
              <w:t xml:space="preserve">QR:</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E58">
            <w:pPr>
              <w:jc w:val="right"/>
              <w:rPr>
                <w:color w:val="000000"/>
                <w:sz w:val="16"/>
                <w:szCs w:val="16"/>
              </w:rPr>
            </w:pPr>
            <w:r w:rsidDel="00000000" w:rsidR="00000000" w:rsidRPr="00000000">
              <w:rPr>
                <w:rtl w:val="0"/>
              </w:rPr>
            </w:r>
          </w:p>
        </w:tc>
      </w:tr>
      <w:tr>
        <w:trPr>
          <w:cantSplit w:val="0"/>
          <w:trHeight w:val="30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E5E">
            <w:pPr>
              <w:jc w:val="right"/>
              <w:rPr>
                <w:color w:val="000000"/>
                <w:sz w:val="16"/>
                <w:szCs w:val="16"/>
              </w:rPr>
            </w:pPr>
            <w:r w:rsidDel="00000000" w:rsidR="00000000" w:rsidRPr="00000000">
              <w:rPr>
                <w:color w:val="000000"/>
                <w:sz w:val="16"/>
                <w:szCs w:val="16"/>
                <w:rtl w:val="0"/>
              </w:rPr>
              <w:t xml:space="preserve">FACTURACIÓN </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E64">
            <w:pPr>
              <w:jc w:val="right"/>
              <w:rPr>
                <w:i w:val="1"/>
                <w:iCs w:val="1"/>
                <w:color w:val="000000"/>
                <w:sz w:val="16"/>
                <w:szCs w:val="16"/>
              </w:rPr>
            </w:pPr>
            <w:r w:rsidDel="00000000" w:rsidR="00000000" w:rsidRPr="00000000">
              <w:rPr>
                <w:i w:val="1"/>
                <w:iCs w:val="1"/>
                <w:color w:val="000000"/>
                <w:sz w:val="16"/>
                <w:szCs w:val="16"/>
                <w:rtl w:val="0"/>
              </w:rPr>
              <w:t xml:space="preserve"> </w:t>
            </w:r>
          </w:p>
        </w:tc>
      </w:tr>
      <w:tr>
        <w:trPr>
          <w:cantSplit w:val="0"/>
          <w:trHeight w:val="30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E6A">
            <w:pPr>
              <w:jc w:val="right"/>
              <w:rPr>
                <w:color w:val="000000"/>
                <w:sz w:val="16"/>
                <w:szCs w:val="16"/>
              </w:rPr>
            </w:pPr>
            <w:r w:rsidDel="00000000" w:rsidR="00000000" w:rsidRPr="00000000">
              <w:rPr>
                <w:color w:val="000000"/>
                <w:sz w:val="16"/>
                <w:szCs w:val="16"/>
                <w:rtl w:val="0"/>
              </w:rPr>
              <w:t xml:space="preserve">COMENTARIOS:</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E70">
            <w:pPr>
              <w:jc w:val="right"/>
              <w:rPr>
                <w:color w:val="000000"/>
                <w:sz w:val="16"/>
                <w:szCs w:val="16"/>
              </w:rPr>
            </w:pPr>
            <w:r w:rsidDel="00000000" w:rsidR="00000000" w:rsidRPr="00000000">
              <w:rPr>
                <w:i w:val="1"/>
                <w:iCs w:val="1"/>
                <w:sz w:val="16"/>
                <w:szCs w:val="16"/>
                <w:rtl w:val="0"/>
              </w:rPr>
              <w:t xml:space="preserve">Indique si la entidad emite factura y, en caso afirmativo, especifique el régimen de facturación (manual, en línea u otro) correspondiente. En caso de no emitir factura, escribir: “No corresponde”.</w:t>
            </w:r>
            <w:r w:rsidDel="00000000" w:rsidR="00000000" w:rsidRPr="00000000">
              <w:rPr>
                <w:rtl w:val="0"/>
              </w:rPr>
            </w:r>
          </w:p>
        </w:tc>
      </w:tr>
      <w:tr>
        <w:trPr>
          <w:cantSplit w:val="0"/>
          <w:trHeight w:val="300" w:hRule="atLeast"/>
          <w:tblHeader w:val="0"/>
        </w:trPr>
        <w:tc>
          <w:tcPr>
            <w:gridSpan w:val="12"/>
            <w:tcBorders>
              <w:top w:color="000000" w:space="0" w:sz="0" w:val="nil"/>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3E76">
            <w:pPr>
              <w:rPr>
                <w:b w:val="1"/>
                <w:bCs w:val="1"/>
                <w:color w:val="000000"/>
                <w:sz w:val="16"/>
                <w:szCs w:val="16"/>
              </w:rPr>
            </w:pPr>
            <w:r w:rsidDel="00000000" w:rsidR="00000000" w:rsidRPr="00000000">
              <w:rPr>
                <w:b w:val="1"/>
                <w:bCs w:val="1"/>
                <w:color w:val="000000"/>
                <w:sz w:val="16"/>
                <w:szCs w:val="16"/>
                <w:rtl w:val="0"/>
              </w:rPr>
              <w:t xml:space="preserve">9. ¿LA ENTIDAD CUENTA CON INFRAESTRUCTURA TECNOLÓGICA PROPIA (CENTRO DE PROCESAMIENTO DE DATOS - CPD)? (marque con una X) </w:t>
            </w:r>
          </w:p>
        </w:tc>
      </w:tr>
      <w:tr>
        <w:trPr>
          <w:cantSplit w:val="0"/>
          <w:trHeight w:val="30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E82">
            <w:pPr>
              <w:rPr>
                <w:color w:val="000000"/>
                <w:sz w:val="16"/>
                <w:szCs w:val="16"/>
              </w:rPr>
            </w:pPr>
            <w:r w:rsidDel="00000000" w:rsidR="00000000" w:rsidRPr="00000000">
              <w:rPr>
                <w:color w:val="000000"/>
                <w:sz w:val="16"/>
                <w:szCs w:val="16"/>
                <w:rtl w:val="0"/>
              </w:rPr>
              <w:t xml:space="preserve">SI</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E88">
            <w:pPr>
              <w:rPr>
                <w:color w:val="000000"/>
                <w:sz w:val="16"/>
                <w:szCs w:val="16"/>
              </w:rPr>
            </w:pPr>
            <w:r w:rsidDel="00000000" w:rsidR="00000000" w:rsidRPr="00000000">
              <w:rPr>
                <w:color w:val="000000"/>
                <w:sz w:val="16"/>
                <w:szCs w:val="16"/>
                <w:rtl w:val="0"/>
              </w:rPr>
              <w:t xml:space="preserve">Marque la casilla con una X, SI cuenta con infraestructura tecnológica propia.</w:t>
            </w:r>
          </w:p>
        </w:tc>
      </w:tr>
      <w:tr>
        <w:trPr>
          <w:cantSplit w:val="0"/>
          <w:trHeight w:val="300" w:hRule="atLeast"/>
          <w:tblHeader w:val="0"/>
        </w:trPr>
        <w:tc>
          <w:tcPr>
            <w:gridSpan w:val="6"/>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E8E">
            <w:pPr>
              <w:rPr>
                <w:color w:val="000000"/>
                <w:sz w:val="16"/>
                <w:szCs w:val="16"/>
              </w:rPr>
            </w:pPr>
            <w:r w:rsidDel="00000000" w:rsidR="00000000" w:rsidRPr="00000000">
              <w:rPr>
                <w:color w:val="000000"/>
                <w:sz w:val="16"/>
                <w:szCs w:val="16"/>
                <w:rtl w:val="0"/>
              </w:rPr>
              <w:t xml:space="preserve">NO</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3E94">
            <w:pPr>
              <w:rPr>
                <w:color w:val="000000"/>
                <w:sz w:val="16"/>
                <w:szCs w:val="16"/>
              </w:rPr>
            </w:pPr>
            <w:r w:rsidDel="00000000" w:rsidR="00000000" w:rsidRPr="00000000">
              <w:rPr>
                <w:color w:val="000000"/>
                <w:sz w:val="16"/>
                <w:szCs w:val="16"/>
                <w:rtl w:val="0"/>
              </w:rPr>
              <w:t xml:space="preserve">Marque la casilla con una X, si su Entidad NO cuenta con infraestructura tecnológica propia.</w:t>
            </w:r>
          </w:p>
        </w:tc>
      </w:tr>
      <w:tr>
        <w:trPr>
          <w:cantSplit w:val="0"/>
          <w:trHeight w:val="675"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3E9A">
            <w:pPr>
              <w:rPr>
                <w:b w:val="1"/>
                <w:bCs w:val="1"/>
                <w:color w:val="000000"/>
                <w:sz w:val="16"/>
                <w:szCs w:val="16"/>
              </w:rPr>
            </w:pPr>
            <w:r w:rsidDel="00000000" w:rsidR="00000000" w:rsidRPr="00000000">
              <w:rPr>
                <w:b w:val="1"/>
                <w:bCs w:val="1"/>
                <w:color w:val="000000"/>
                <w:sz w:val="16"/>
                <w:szCs w:val="16"/>
                <w:rtl w:val="0"/>
              </w:rPr>
              <w:t xml:space="preserve">10. ¿CUENTA CON LA DOCUMENTACIÓN TÉCNICA DE SUS SERVICIOS PARA LA INTEROPERABILIDAD? </w:t>
            </w:r>
            <w:r w:rsidDel="00000000" w:rsidR="00000000" w:rsidRPr="00000000">
              <w:rPr>
                <w:color w:val="000000"/>
                <w:sz w:val="16"/>
                <w:szCs w:val="16"/>
                <w:rtl w:val="0"/>
              </w:rPr>
              <w:t xml:space="preserve">(marque con una X).</w:t>
            </w:r>
            <w:r w:rsidDel="00000000" w:rsidR="00000000" w:rsidRPr="00000000">
              <w:rPr>
                <w:rtl w:val="0"/>
              </w:rPr>
            </w:r>
          </w:p>
        </w:tc>
      </w:tr>
      <w:tr>
        <w:trPr>
          <w:cantSplit w:val="0"/>
          <w:trHeight w:val="268" w:hRule="atLeast"/>
          <w:tblHeader w:val="0"/>
        </w:trPr>
        <w:tc>
          <w:tcPr>
            <w:gridSpan w:val="6"/>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EA6">
            <w:pPr>
              <w:rPr>
                <w:b w:val="1"/>
                <w:bCs w:val="1"/>
                <w:color w:val="000000"/>
                <w:sz w:val="16"/>
                <w:szCs w:val="16"/>
              </w:rPr>
            </w:pPr>
            <w:r w:rsidDel="00000000" w:rsidR="00000000" w:rsidRPr="00000000">
              <w:rPr>
                <w:color w:val="000000"/>
                <w:sz w:val="16"/>
                <w:szCs w:val="16"/>
                <w:rtl w:val="0"/>
              </w:rPr>
              <w:t xml:space="preserve">SI</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EAC">
            <w:pPr>
              <w:rPr>
                <w:b w:val="1"/>
                <w:bCs w:val="1"/>
                <w:color w:val="000000"/>
                <w:sz w:val="16"/>
                <w:szCs w:val="16"/>
              </w:rPr>
            </w:pPr>
            <w:r w:rsidDel="00000000" w:rsidR="00000000" w:rsidRPr="00000000">
              <w:rPr>
                <w:color w:val="000000"/>
                <w:sz w:val="16"/>
                <w:szCs w:val="16"/>
                <w:rtl w:val="0"/>
              </w:rPr>
              <w:t xml:space="preserve">Marque la casilla con una X, SI cuenta con documentación técnica para la interoperabilidad.</w:t>
            </w:r>
            <w:r w:rsidDel="00000000" w:rsidR="00000000" w:rsidRPr="00000000">
              <w:rPr>
                <w:rtl w:val="0"/>
              </w:rPr>
            </w:r>
          </w:p>
        </w:tc>
      </w:tr>
      <w:tr>
        <w:trPr>
          <w:cantSplit w:val="0"/>
          <w:trHeight w:val="286" w:hRule="atLeast"/>
          <w:tblHeader w:val="0"/>
        </w:trPr>
        <w:tc>
          <w:tcPr>
            <w:gridSpan w:val="6"/>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EB2">
            <w:pPr>
              <w:rPr>
                <w:b w:val="1"/>
                <w:bCs w:val="1"/>
                <w:color w:val="000000"/>
                <w:sz w:val="16"/>
                <w:szCs w:val="16"/>
              </w:rPr>
            </w:pPr>
            <w:r w:rsidDel="00000000" w:rsidR="00000000" w:rsidRPr="00000000">
              <w:rPr>
                <w:color w:val="000000"/>
                <w:sz w:val="16"/>
                <w:szCs w:val="16"/>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3EB8">
            <w:pPr>
              <w:rPr>
                <w:b w:val="1"/>
                <w:bCs w:val="1"/>
                <w:color w:val="000000"/>
                <w:sz w:val="16"/>
                <w:szCs w:val="16"/>
              </w:rPr>
            </w:pPr>
            <w:r w:rsidDel="00000000" w:rsidR="00000000" w:rsidRPr="00000000">
              <w:rPr>
                <w:color w:val="000000"/>
                <w:sz w:val="16"/>
                <w:szCs w:val="16"/>
                <w:rtl w:val="0"/>
              </w:rPr>
              <w:t xml:space="preserve">Marque la casilla con una X, si NO cuenta con documentación técnica para la interoperabilidad.</w:t>
            </w:r>
            <w:r w:rsidDel="00000000" w:rsidR="00000000" w:rsidRPr="00000000">
              <w:rPr>
                <w:rtl w:val="0"/>
              </w:rPr>
            </w:r>
          </w:p>
        </w:tc>
      </w:tr>
      <w:tr>
        <w:trPr>
          <w:cantSplit w:val="0"/>
          <w:trHeight w:val="675"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3EBE">
            <w:pPr>
              <w:rPr>
                <w:b w:val="1"/>
                <w:bCs w:val="1"/>
                <w:color w:val="000000"/>
                <w:sz w:val="16"/>
                <w:szCs w:val="16"/>
              </w:rPr>
            </w:pPr>
            <w:r w:rsidDel="00000000" w:rsidR="00000000" w:rsidRPr="00000000">
              <w:rPr>
                <w:b w:val="1"/>
                <w:bCs w:val="1"/>
                <w:color w:val="000000"/>
                <w:sz w:val="16"/>
                <w:szCs w:val="16"/>
                <w:rtl w:val="0"/>
              </w:rPr>
              <w:t xml:space="preserve">11. ADJUNTE EL DIAGRAMA DE FLUJO DEL PROCESO (EN FORMATO BPMN)  DEL REGISTRO DE OPERADORES, IDENTIFICANDO: PROCESOS EN SISTEMA O PROCESOS MANUALES (SIN USO DE SISTEMA) Y LOS ACTORES QUE LO REALIZAN.</w:t>
            </w:r>
          </w:p>
        </w:tc>
      </w:tr>
      <w:tr>
        <w:trPr>
          <w:cantSplit w:val="0"/>
          <w:trHeight w:val="467" w:hRule="atLeast"/>
          <w:tblHeader w:val="0"/>
        </w:trPr>
        <w:tc>
          <w:tcPr>
            <w:gridSpan w:val="1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3ECA">
            <w:pPr>
              <w:rPr>
                <w:color w:val="000000"/>
                <w:sz w:val="16"/>
                <w:szCs w:val="16"/>
              </w:rPr>
            </w:pPr>
            <w:r w:rsidDel="00000000" w:rsidR="00000000" w:rsidRPr="00000000">
              <w:rPr>
                <w:color w:val="000000"/>
                <w:sz w:val="16"/>
                <w:szCs w:val="16"/>
                <w:rtl w:val="0"/>
              </w:rPr>
              <w:t xml:space="preserve">Los diagramas en formato BPMN del proceso del registro de operadores deberán ser remitidos en formato PDF.</w:t>
            </w:r>
          </w:p>
        </w:tc>
      </w:tr>
      <w:tr>
        <w:trPr>
          <w:cantSplit w:val="0"/>
          <w:trHeight w:val="945"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3ED6">
            <w:pPr>
              <w:rPr>
                <w:b w:val="1"/>
                <w:bCs w:val="1"/>
                <w:color w:val="000000"/>
                <w:sz w:val="16"/>
                <w:szCs w:val="16"/>
              </w:rPr>
            </w:pPr>
            <w:r w:rsidDel="00000000" w:rsidR="00000000" w:rsidRPr="00000000">
              <w:rPr>
                <w:b w:val="1"/>
                <w:bCs w:val="1"/>
                <w:color w:val="000000"/>
                <w:sz w:val="16"/>
                <w:szCs w:val="16"/>
                <w:rtl w:val="0"/>
              </w:rPr>
              <w:t xml:space="preserve">12. ADJUNTE EL DICCIONARIO DE DATOS PARA EL PROCESO DEL REGISTRO DE OPERADORES, DEBE REMITIR MÍNIMAMENTE LA SIGUIENTE INFORMACIÓN: NOMBRE DEL CAMPO, TIPO DE DATO (NÚMERO, CADENA, OTROS), OBLIGATORIO (SI/NO), LONGITUD, FORMATO (SI SE VALIDA), PARAMÉTRICA (SI/NO), LLENADO (AUTOMÁTICO/MANUAL). </w:t>
            </w:r>
            <w:r w:rsidDel="00000000" w:rsidR="00000000" w:rsidRPr="00000000">
              <w:rPr>
                <w:color w:val="000000"/>
                <w:sz w:val="16"/>
                <w:szCs w:val="16"/>
                <w:rtl w:val="0"/>
              </w:rPr>
              <w:t xml:space="preserve">(En formato digital preferentemente Excel):</w:t>
            </w:r>
            <w:r w:rsidDel="00000000" w:rsidR="00000000" w:rsidRPr="00000000">
              <w:rPr>
                <w:rtl w:val="0"/>
              </w:rPr>
            </w:r>
          </w:p>
        </w:tc>
      </w:tr>
      <w:tr>
        <w:trPr>
          <w:cantSplit w:val="0"/>
          <w:trHeight w:val="1455" w:hRule="atLeast"/>
          <w:tblHeader w:val="0"/>
        </w:trPr>
        <w:tc>
          <w:tcPr>
            <w:gridSpan w:val="1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3EE2">
            <w:pPr>
              <w:rPr>
                <w:color w:val="000000"/>
                <w:sz w:val="16"/>
                <w:szCs w:val="16"/>
              </w:rPr>
            </w:pPr>
            <w:r w:rsidDel="00000000" w:rsidR="00000000" w:rsidRPr="00000000">
              <w:rPr>
                <w:color w:val="000000"/>
                <w:sz w:val="16"/>
                <w:szCs w:val="16"/>
                <w:rtl w:val="0"/>
              </w:rPr>
              <w:t xml:space="preserve">El diccionario de datos que se utilizan en el proceso de registro de operadores deberá contener mínimamente los campos de: NOMBRE DEL CAMPO, TIPO DE DATO (NÚMERO, CADENA, OTROS), OBLIGATORIO (SI/NO), LONGITUD, FORMATO (SI SE VALIDA), PARAMÉTRICA (SI/NO), LLENADO (AUTOMÁTICO/MANUAL), no limitando a describir otros campos de interés o importancia.</w:t>
            </w:r>
          </w:p>
          <w:p w:rsidR="00000000" w:rsidDel="00000000" w:rsidP="00000000" w:rsidRDefault="00000000" w:rsidRPr="00000000" w14:paraId="00003EE3">
            <w:pPr>
              <w:rPr>
                <w:i w:val="1"/>
                <w:iCs w:val="1"/>
                <w:color w:val="000000"/>
                <w:sz w:val="16"/>
                <w:szCs w:val="16"/>
              </w:rPr>
            </w:pPr>
            <w:r w:rsidDel="00000000" w:rsidR="00000000" w:rsidRPr="00000000">
              <w:rPr>
                <w:i w:val="1"/>
                <w:iCs w:val="1"/>
                <w:color w:val="000000"/>
                <w:sz w:val="16"/>
                <w:szCs w:val="16"/>
                <w:rtl w:val="0"/>
              </w:rPr>
              <w:t xml:space="preserve">Ej.:</w:t>
            </w:r>
          </w:p>
          <w:tbl>
            <w:tblPr>
              <w:tblStyle w:val="Table11"/>
              <w:tblW w:w="8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4"/>
              <w:gridCol w:w="1629"/>
              <w:gridCol w:w="1319"/>
              <w:gridCol w:w="1061"/>
              <w:gridCol w:w="948"/>
              <w:gridCol w:w="1372"/>
              <w:gridCol w:w="972"/>
              <w:tblGridChange w:id="0">
                <w:tblGrid>
                  <w:gridCol w:w="1514"/>
                  <w:gridCol w:w="1629"/>
                  <w:gridCol w:w="1319"/>
                  <w:gridCol w:w="1061"/>
                  <w:gridCol w:w="948"/>
                  <w:gridCol w:w="1372"/>
                  <w:gridCol w:w="972"/>
                </w:tblGrid>
              </w:tblGridChange>
            </w:tblGrid>
            <w:tr>
              <w:trPr>
                <w:cantSplit w:val="0"/>
                <w:tblHeader w:val="0"/>
              </w:trPr>
              <w:tc>
                <w:tcPr/>
                <w:p w:rsidR="00000000" w:rsidDel="00000000" w:rsidP="00000000" w:rsidRDefault="00000000" w:rsidRPr="00000000" w14:paraId="00003EE4">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NOMBRE DEL CAMPO</w:t>
                  </w:r>
                </w:p>
              </w:tc>
              <w:tc>
                <w:tcPr/>
                <w:p w:rsidR="00000000" w:rsidDel="00000000" w:rsidP="00000000" w:rsidRDefault="00000000" w:rsidRPr="00000000" w14:paraId="00003EE5">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TIPO DE DATO</w:t>
                  </w:r>
                </w:p>
              </w:tc>
              <w:tc>
                <w:tcPr/>
                <w:p w:rsidR="00000000" w:rsidDel="00000000" w:rsidP="00000000" w:rsidRDefault="00000000" w:rsidRPr="00000000" w14:paraId="00003EE6">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OBLIGATORIO</w:t>
                  </w:r>
                </w:p>
              </w:tc>
              <w:tc>
                <w:tcPr/>
                <w:p w:rsidR="00000000" w:rsidDel="00000000" w:rsidP="00000000" w:rsidRDefault="00000000" w:rsidRPr="00000000" w14:paraId="00003EE7">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LONGITUD</w:t>
                  </w:r>
                </w:p>
              </w:tc>
              <w:tc>
                <w:tcPr/>
                <w:p w:rsidR="00000000" w:rsidDel="00000000" w:rsidP="00000000" w:rsidRDefault="00000000" w:rsidRPr="00000000" w14:paraId="00003EE8">
                  <w:pPr>
                    <w:ind w:left="-77" w:firstLine="0"/>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FORMATO</w:t>
                  </w:r>
                </w:p>
              </w:tc>
              <w:tc>
                <w:tcPr/>
                <w:p w:rsidR="00000000" w:rsidDel="00000000" w:rsidP="00000000" w:rsidRDefault="00000000" w:rsidRPr="00000000" w14:paraId="00003EE9">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PARAMÉTRICA</w:t>
                  </w:r>
                </w:p>
              </w:tc>
              <w:tc>
                <w:tcPr/>
                <w:p w:rsidR="00000000" w:rsidDel="00000000" w:rsidP="00000000" w:rsidRDefault="00000000" w:rsidRPr="00000000" w14:paraId="00003EEA">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LLENADO</w:t>
                  </w:r>
                </w:p>
              </w:tc>
            </w:tr>
            <w:tr>
              <w:trPr>
                <w:cantSplit w:val="0"/>
                <w:tblHeader w:val="0"/>
              </w:trPr>
              <w:tc>
                <w:tcPr/>
                <w:p w:rsidR="00000000" w:rsidDel="00000000" w:rsidP="00000000" w:rsidRDefault="00000000" w:rsidRPr="00000000" w14:paraId="00003EEB">
                  <w:pPr>
                    <w:rPr>
                      <w:i w:val="1"/>
                      <w:iCs w:val="1"/>
                      <w:color w:val="000000"/>
                      <w:sz w:val="16"/>
                      <w:szCs w:val="16"/>
                    </w:rPr>
                  </w:pPr>
                  <w:r w:rsidDel="00000000" w:rsidR="00000000" w:rsidRPr="00000000">
                    <w:rPr>
                      <w:i w:val="1"/>
                      <w:iCs w:val="1"/>
                      <w:color w:val="000000"/>
                      <w:sz w:val="16"/>
                      <w:szCs w:val="16"/>
                      <w:rtl w:val="0"/>
                    </w:rPr>
                    <w:t xml:space="preserve">NOMBRE</w:t>
                  </w:r>
                </w:p>
              </w:tc>
              <w:tc>
                <w:tcPr/>
                <w:p w:rsidR="00000000" w:rsidDel="00000000" w:rsidP="00000000" w:rsidRDefault="00000000" w:rsidRPr="00000000" w14:paraId="00003EEC">
                  <w:pPr>
                    <w:rPr>
                      <w:i w:val="1"/>
                      <w:iCs w:val="1"/>
                      <w:color w:val="000000"/>
                      <w:sz w:val="16"/>
                      <w:szCs w:val="16"/>
                    </w:rPr>
                  </w:pPr>
                  <w:r w:rsidDel="00000000" w:rsidR="00000000" w:rsidRPr="00000000">
                    <w:rPr>
                      <w:i w:val="1"/>
                      <w:iCs w:val="1"/>
                      <w:color w:val="000000"/>
                      <w:sz w:val="16"/>
                      <w:szCs w:val="16"/>
                      <w:rtl w:val="0"/>
                    </w:rPr>
                    <w:t xml:space="preserve">ALFANUMÉRICO</w:t>
                  </w:r>
                </w:p>
              </w:tc>
              <w:tc>
                <w:tcPr/>
                <w:p w:rsidR="00000000" w:rsidDel="00000000" w:rsidP="00000000" w:rsidRDefault="00000000" w:rsidRPr="00000000" w14:paraId="00003EED">
                  <w:pPr>
                    <w:rPr>
                      <w:i w:val="1"/>
                      <w:iCs w:val="1"/>
                      <w:color w:val="000000"/>
                      <w:sz w:val="16"/>
                      <w:szCs w:val="16"/>
                    </w:rPr>
                  </w:pPr>
                  <w:r w:rsidDel="00000000" w:rsidR="00000000" w:rsidRPr="00000000">
                    <w:rPr>
                      <w:i w:val="1"/>
                      <w:iCs w:val="1"/>
                      <w:color w:val="000000"/>
                      <w:sz w:val="16"/>
                      <w:szCs w:val="16"/>
                      <w:rtl w:val="0"/>
                    </w:rPr>
                    <w:t xml:space="preserve">SI</w:t>
                  </w:r>
                </w:p>
              </w:tc>
              <w:tc>
                <w:tcPr/>
                <w:p w:rsidR="00000000" w:rsidDel="00000000" w:rsidP="00000000" w:rsidRDefault="00000000" w:rsidRPr="00000000" w14:paraId="00003EEE">
                  <w:pPr>
                    <w:rPr>
                      <w:i w:val="1"/>
                      <w:iCs w:val="1"/>
                      <w:color w:val="000000"/>
                      <w:sz w:val="16"/>
                      <w:szCs w:val="16"/>
                    </w:rPr>
                  </w:pPr>
                  <w:r w:rsidDel="00000000" w:rsidR="00000000" w:rsidRPr="00000000">
                    <w:rPr>
                      <w:i w:val="1"/>
                      <w:iCs w:val="1"/>
                      <w:color w:val="000000"/>
                      <w:sz w:val="16"/>
                      <w:szCs w:val="16"/>
                      <w:rtl w:val="0"/>
                    </w:rPr>
                    <w:t xml:space="preserve">250</w:t>
                  </w:r>
                </w:p>
              </w:tc>
              <w:tc>
                <w:tcPr/>
                <w:p w:rsidR="00000000" w:rsidDel="00000000" w:rsidP="00000000" w:rsidRDefault="00000000" w:rsidRPr="00000000" w14:paraId="00003EEF">
                  <w:pPr>
                    <w:rPr>
                      <w:i w:val="1"/>
                      <w:iCs w:val="1"/>
                      <w:color w:val="000000"/>
                      <w:sz w:val="16"/>
                      <w:szCs w:val="16"/>
                    </w:rPr>
                  </w:pPr>
                  <w:r w:rsidDel="00000000" w:rsidR="00000000" w:rsidRPr="00000000">
                    <w:rPr>
                      <w:i w:val="1"/>
                      <w:iCs w:val="1"/>
                      <w:color w:val="000000"/>
                      <w:sz w:val="16"/>
                      <w:szCs w:val="16"/>
                      <w:rtl w:val="0"/>
                    </w:rPr>
                    <w:t xml:space="preserve">NO SE VALIDA</w:t>
                  </w:r>
                </w:p>
              </w:tc>
              <w:tc>
                <w:tcPr/>
                <w:p w:rsidR="00000000" w:rsidDel="00000000" w:rsidP="00000000" w:rsidRDefault="00000000" w:rsidRPr="00000000" w14:paraId="00003EF0">
                  <w:pPr>
                    <w:rPr>
                      <w:i w:val="1"/>
                      <w:iCs w:val="1"/>
                      <w:color w:val="000000"/>
                      <w:sz w:val="16"/>
                      <w:szCs w:val="16"/>
                    </w:rPr>
                  </w:pPr>
                  <w:r w:rsidDel="00000000" w:rsidR="00000000" w:rsidRPr="00000000">
                    <w:rPr>
                      <w:i w:val="1"/>
                      <w:iCs w:val="1"/>
                      <w:color w:val="000000"/>
                      <w:sz w:val="16"/>
                      <w:szCs w:val="16"/>
                      <w:rtl w:val="0"/>
                    </w:rPr>
                    <w:t xml:space="preserve">NO</w:t>
                  </w:r>
                </w:p>
              </w:tc>
              <w:tc>
                <w:tcPr/>
                <w:p w:rsidR="00000000" w:rsidDel="00000000" w:rsidP="00000000" w:rsidRDefault="00000000" w:rsidRPr="00000000" w14:paraId="00003EF1">
                  <w:pPr>
                    <w:rPr>
                      <w:i w:val="1"/>
                      <w:iCs w:val="1"/>
                      <w:color w:val="000000"/>
                      <w:sz w:val="16"/>
                      <w:szCs w:val="16"/>
                    </w:rPr>
                  </w:pPr>
                  <w:r w:rsidDel="00000000" w:rsidR="00000000" w:rsidRPr="00000000">
                    <w:rPr>
                      <w:i w:val="1"/>
                      <w:iCs w:val="1"/>
                      <w:color w:val="000000"/>
                      <w:sz w:val="16"/>
                      <w:szCs w:val="16"/>
                      <w:rtl w:val="0"/>
                    </w:rPr>
                    <w:t xml:space="preserve">MANUAL</w:t>
                  </w:r>
                </w:p>
              </w:tc>
            </w:tr>
            <w:tr>
              <w:trPr>
                <w:cantSplit w:val="0"/>
                <w:tblHeader w:val="0"/>
              </w:trPr>
              <w:tc>
                <w:tcPr/>
                <w:p w:rsidR="00000000" w:rsidDel="00000000" w:rsidP="00000000" w:rsidRDefault="00000000" w:rsidRPr="00000000" w14:paraId="00003EF2">
                  <w:pPr>
                    <w:rPr>
                      <w:i w:val="1"/>
                      <w:iCs w:val="1"/>
                      <w:color w:val="000000"/>
                      <w:sz w:val="16"/>
                      <w:szCs w:val="16"/>
                    </w:rPr>
                  </w:pPr>
                  <w:r w:rsidDel="00000000" w:rsidR="00000000" w:rsidRPr="00000000">
                    <w:rPr>
                      <w:i w:val="1"/>
                      <w:iCs w:val="1"/>
                      <w:color w:val="000000"/>
                      <w:sz w:val="16"/>
                      <w:szCs w:val="16"/>
                      <w:rtl w:val="0"/>
                    </w:rPr>
                    <w:t xml:space="preserve">DOMICILIO</w:t>
                  </w:r>
                </w:p>
              </w:tc>
              <w:tc>
                <w:tcPr/>
                <w:p w:rsidR="00000000" w:rsidDel="00000000" w:rsidP="00000000" w:rsidRDefault="00000000" w:rsidRPr="00000000" w14:paraId="00003EF3">
                  <w:pPr>
                    <w:rPr>
                      <w:i w:val="1"/>
                      <w:iCs w:val="1"/>
                      <w:color w:val="000000"/>
                      <w:sz w:val="16"/>
                      <w:szCs w:val="16"/>
                    </w:rPr>
                  </w:pPr>
                  <w:r w:rsidDel="00000000" w:rsidR="00000000" w:rsidRPr="00000000">
                    <w:rPr>
                      <w:i w:val="1"/>
                      <w:iCs w:val="1"/>
                      <w:color w:val="000000"/>
                      <w:sz w:val="16"/>
                      <w:szCs w:val="16"/>
                      <w:rtl w:val="0"/>
                    </w:rPr>
                    <w:t xml:space="preserve">ALFANUMÉRICO</w:t>
                  </w:r>
                </w:p>
              </w:tc>
              <w:tc>
                <w:tcPr/>
                <w:p w:rsidR="00000000" w:rsidDel="00000000" w:rsidP="00000000" w:rsidRDefault="00000000" w:rsidRPr="00000000" w14:paraId="00003EF4">
                  <w:pPr>
                    <w:rPr>
                      <w:i w:val="1"/>
                      <w:iCs w:val="1"/>
                      <w:color w:val="000000"/>
                      <w:sz w:val="16"/>
                      <w:szCs w:val="16"/>
                    </w:rPr>
                  </w:pPr>
                  <w:r w:rsidDel="00000000" w:rsidR="00000000" w:rsidRPr="00000000">
                    <w:rPr>
                      <w:i w:val="1"/>
                      <w:iCs w:val="1"/>
                      <w:color w:val="000000"/>
                      <w:sz w:val="16"/>
                      <w:szCs w:val="16"/>
                      <w:rtl w:val="0"/>
                    </w:rPr>
                    <w:t xml:space="preserve">SI</w:t>
                  </w:r>
                </w:p>
              </w:tc>
              <w:tc>
                <w:tcPr/>
                <w:p w:rsidR="00000000" w:rsidDel="00000000" w:rsidP="00000000" w:rsidRDefault="00000000" w:rsidRPr="00000000" w14:paraId="00003EF5">
                  <w:pPr>
                    <w:rPr>
                      <w:i w:val="1"/>
                      <w:iCs w:val="1"/>
                      <w:color w:val="000000"/>
                      <w:sz w:val="16"/>
                      <w:szCs w:val="16"/>
                    </w:rPr>
                  </w:pPr>
                  <w:r w:rsidDel="00000000" w:rsidR="00000000" w:rsidRPr="00000000">
                    <w:rPr>
                      <w:i w:val="1"/>
                      <w:iCs w:val="1"/>
                      <w:color w:val="000000"/>
                      <w:sz w:val="16"/>
                      <w:szCs w:val="16"/>
                      <w:rtl w:val="0"/>
                    </w:rPr>
                    <w:t xml:space="preserve">250</w:t>
                  </w:r>
                </w:p>
              </w:tc>
              <w:tc>
                <w:tcPr/>
                <w:p w:rsidR="00000000" w:rsidDel="00000000" w:rsidP="00000000" w:rsidRDefault="00000000" w:rsidRPr="00000000" w14:paraId="00003EF6">
                  <w:pPr>
                    <w:rPr>
                      <w:i w:val="1"/>
                      <w:iCs w:val="1"/>
                      <w:color w:val="000000"/>
                      <w:sz w:val="16"/>
                      <w:szCs w:val="16"/>
                    </w:rPr>
                  </w:pPr>
                  <w:r w:rsidDel="00000000" w:rsidR="00000000" w:rsidRPr="00000000">
                    <w:rPr>
                      <w:i w:val="1"/>
                      <w:iCs w:val="1"/>
                      <w:color w:val="000000"/>
                      <w:sz w:val="16"/>
                      <w:szCs w:val="16"/>
                      <w:rtl w:val="0"/>
                    </w:rPr>
                    <w:t xml:space="preserve">NO SE VALIDA</w:t>
                  </w:r>
                </w:p>
              </w:tc>
              <w:tc>
                <w:tcPr/>
                <w:p w:rsidR="00000000" w:rsidDel="00000000" w:rsidP="00000000" w:rsidRDefault="00000000" w:rsidRPr="00000000" w14:paraId="00003EF7">
                  <w:pPr>
                    <w:rPr>
                      <w:i w:val="1"/>
                      <w:iCs w:val="1"/>
                      <w:color w:val="000000"/>
                      <w:sz w:val="16"/>
                      <w:szCs w:val="16"/>
                    </w:rPr>
                  </w:pPr>
                  <w:r w:rsidDel="00000000" w:rsidR="00000000" w:rsidRPr="00000000">
                    <w:rPr>
                      <w:i w:val="1"/>
                      <w:iCs w:val="1"/>
                      <w:color w:val="000000"/>
                      <w:sz w:val="16"/>
                      <w:szCs w:val="16"/>
                      <w:rtl w:val="0"/>
                    </w:rPr>
                    <w:t xml:space="preserve">NO</w:t>
                  </w:r>
                </w:p>
              </w:tc>
              <w:tc>
                <w:tcPr/>
                <w:p w:rsidR="00000000" w:rsidDel="00000000" w:rsidP="00000000" w:rsidRDefault="00000000" w:rsidRPr="00000000" w14:paraId="00003EF8">
                  <w:pPr>
                    <w:rPr>
                      <w:i w:val="1"/>
                      <w:iCs w:val="1"/>
                      <w:color w:val="000000"/>
                      <w:sz w:val="16"/>
                      <w:szCs w:val="16"/>
                    </w:rPr>
                  </w:pPr>
                  <w:r w:rsidDel="00000000" w:rsidR="00000000" w:rsidRPr="00000000">
                    <w:rPr>
                      <w:i w:val="1"/>
                      <w:iCs w:val="1"/>
                      <w:color w:val="000000"/>
                      <w:sz w:val="16"/>
                      <w:szCs w:val="16"/>
                      <w:rtl w:val="0"/>
                    </w:rPr>
                    <w:t xml:space="preserve">MANUAL</w:t>
                  </w:r>
                </w:p>
              </w:tc>
            </w:tr>
            <w:tr>
              <w:trPr>
                <w:cantSplit w:val="0"/>
                <w:tblHeader w:val="0"/>
              </w:trPr>
              <w:tc>
                <w:tcPr/>
                <w:p w:rsidR="00000000" w:rsidDel="00000000" w:rsidP="00000000" w:rsidRDefault="00000000" w:rsidRPr="00000000" w14:paraId="00003EF9">
                  <w:pPr>
                    <w:rPr>
                      <w:i w:val="1"/>
                      <w:iCs w:val="1"/>
                      <w:color w:val="000000"/>
                      <w:sz w:val="16"/>
                      <w:szCs w:val="16"/>
                    </w:rPr>
                  </w:pPr>
                  <w:r w:rsidDel="00000000" w:rsidR="00000000" w:rsidRPr="00000000">
                    <w:rPr>
                      <w:i w:val="1"/>
                      <w:iCs w:val="1"/>
                      <w:color w:val="000000"/>
                      <w:sz w:val="16"/>
                      <w:szCs w:val="16"/>
                      <w:rtl w:val="0"/>
                    </w:rPr>
                    <w:t xml:space="preserve">DEPARTAMENTO</w:t>
                  </w:r>
                </w:p>
              </w:tc>
              <w:tc>
                <w:tcPr/>
                <w:p w:rsidR="00000000" w:rsidDel="00000000" w:rsidP="00000000" w:rsidRDefault="00000000" w:rsidRPr="00000000" w14:paraId="00003EFA">
                  <w:pPr>
                    <w:rPr>
                      <w:i w:val="1"/>
                      <w:iCs w:val="1"/>
                      <w:color w:val="000000"/>
                      <w:sz w:val="16"/>
                      <w:szCs w:val="16"/>
                    </w:rPr>
                  </w:pPr>
                  <w:r w:rsidDel="00000000" w:rsidR="00000000" w:rsidRPr="00000000">
                    <w:rPr>
                      <w:i w:val="1"/>
                      <w:iCs w:val="1"/>
                      <w:color w:val="000000"/>
                      <w:sz w:val="16"/>
                      <w:szCs w:val="16"/>
                      <w:rtl w:val="0"/>
                    </w:rPr>
                    <w:t xml:space="preserve">CADENA</w:t>
                  </w:r>
                </w:p>
              </w:tc>
              <w:tc>
                <w:tcPr/>
                <w:p w:rsidR="00000000" w:rsidDel="00000000" w:rsidP="00000000" w:rsidRDefault="00000000" w:rsidRPr="00000000" w14:paraId="00003EFB">
                  <w:pPr>
                    <w:rPr>
                      <w:i w:val="1"/>
                      <w:iCs w:val="1"/>
                      <w:color w:val="000000"/>
                      <w:sz w:val="16"/>
                      <w:szCs w:val="16"/>
                    </w:rPr>
                  </w:pPr>
                  <w:r w:rsidDel="00000000" w:rsidR="00000000" w:rsidRPr="00000000">
                    <w:rPr>
                      <w:i w:val="1"/>
                      <w:iCs w:val="1"/>
                      <w:color w:val="000000"/>
                      <w:sz w:val="16"/>
                      <w:szCs w:val="16"/>
                      <w:rtl w:val="0"/>
                    </w:rPr>
                    <w:t xml:space="preserve">SI</w:t>
                  </w:r>
                </w:p>
              </w:tc>
              <w:tc>
                <w:tcPr/>
                <w:p w:rsidR="00000000" w:rsidDel="00000000" w:rsidP="00000000" w:rsidRDefault="00000000" w:rsidRPr="00000000" w14:paraId="00003EFC">
                  <w:pPr>
                    <w:rPr>
                      <w:i w:val="1"/>
                      <w:iCs w:val="1"/>
                      <w:color w:val="000000"/>
                      <w:sz w:val="16"/>
                      <w:szCs w:val="16"/>
                    </w:rPr>
                  </w:pPr>
                  <w:r w:rsidDel="00000000" w:rsidR="00000000" w:rsidRPr="00000000">
                    <w:rPr>
                      <w:i w:val="1"/>
                      <w:iCs w:val="1"/>
                      <w:color w:val="000000"/>
                      <w:sz w:val="16"/>
                      <w:szCs w:val="16"/>
                      <w:rtl w:val="0"/>
                    </w:rPr>
                    <w:t xml:space="preserve">250</w:t>
                  </w:r>
                </w:p>
              </w:tc>
              <w:tc>
                <w:tcPr/>
                <w:p w:rsidR="00000000" w:rsidDel="00000000" w:rsidP="00000000" w:rsidRDefault="00000000" w:rsidRPr="00000000" w14:paraId="00003EFD">
                  <w:pPr>
                    <w:rPr>
                      <w:i w:val="1"/>
                      <w:iCs w:val="1"/>
                      <w:color w:val="000000"/>
                      <w:sz w:val="16"/>
                      <w:szCs w:val="16"/>
                    </w:rPr>
                  </w:pPr>
                  <w:r w:rsidDel="00000000" w:rsidR="00000000" w:rsidRPr="00000000">
                    <w:rPr>
                      <w:i w:val="1"/>
                      <w:iCs w:val="1"/>
                      <w:color w:val="000000"/>
                      <w:sz w:val="16"/>
                      <w:szCs w:val="16"/>
                      <w:rtl w:val="0"/>
                    </w:rPr>
                    <w:t xml:space="preserve">NO SE VALIDA</w:t>
                  </w:r>
                </w:p>
              </w:tc>
              <w:tc>
                <w:tcPr/>
                <w:p w:rsidR="00000000" w:rsidDel="00000000" w:rsidP="00000000" w:rsidRDefault="00000000" w:rsidRPr="00000000" w14:paraId="00003EFE">
                  <w:pPr>
                    <w:rPr>
                      <w:i w:val="1"/>
                      <w:iCs w:val="1"/>
                      <w:color w:val="000000"/>
                      <w:sz w:val="16"/>
                      <w:szCs w:val="16"/>
                    </w:rPr>
                  </w:pPr>
                  <w:r w:rsidDel="00000000" w:rsidR="00000000" w:rsidRPr="00000000">
                    <w:rPr>
                      <w:i w:val="1"/>
                      <w:iCs w:val="1"/>
                      <w:color w:val="000000"/>
                      <w:sz w:val="16"/>
                      <w:szCs w:val="16"/>
                      <w:rtl w:val="0"/>
                    </w:rPr>
                    <w:t xml:space="preserve">SI</w:t>
                  </w:r>
                </w:p>
              </w:tc>
              <w:tc>
                <w:tcPr/>
                <w:p w:rsidR="00000000" w:rsidDel="00000000" w:rsidP="00000000" w:rsidRDefault="00000000" w:rsidRPr="00000000" w14:paraId="00003EFF">
                  <w:pPr>
                    <w:rPr>
                      <w:i w:val="1"/>
                      <w:iCs w:val="1"/>
                      <w:color w:val="000000"/>
                      <w:sz w:val="16"/>
                      <w:szCs w:val="16"/>
                    </w:rPr>
                  </w:pPr>
                  <w:r w:rsidDel="00000000" w:rsidR="00000000" w:rsidRPr="00000000">
                    <w:rPr>
                      <w:i w:val="1"/>
                      <w:iCs w:val="1"/>
                      <w:color w:val="000000"/>
                      <w:sz w:val="16"/>
                      <w:szCs w:val="16"/>
                      <w:rtl w:val="0"/>
                    </w:rPr>
                    <w:t xml:space="preserve">MANUAL</w:t>
                  </w:r>
                </w:p>
              </w:tc>
            </w:tr>
          </w:tbl>
          <w:p w:rsidR="00000000" w:rsidDel="00000000" w:rsidP="00000000" w:rsidRDefault="00000000" w:rsidRPr="00000000" w14:paraId="00003F00">
            <w:pPr>
              <w:rPr>
                <w:color w:val="000000"/>
                <w:sz w:val="16"/>
                <w:szCs w:val="16"/>
              </w:rPr>
            </w:pPr>
            <w:r w:rsidDel="00000000" w:rsidR="00000000" w:rsidRPr="00000000">
              <w:rPr>
                <w:rtl w:val="0"/>
              </w:rPr>
            </w:r>
          </w:p>
        </w:tc>
      </w:tr>
      <w:tr>
        <w:trPr>
          <w:cantSplit w:val="0"/>
          <w:trHeight w:val="602"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3F0C">
            <w:pPr>
              <w:rPr>
                <w:b w:val="1"/>
                <w:bCs w:val="1"/>
                <w:color w:val="000000"/>
                <w:sz w:val="16"/>
                <w:szCs w:val="16"/>
              </w:rPr>
            </w:pPr>
            <w:r w:rsidDel="00000000" w:rsidR="00000000" w:rsidRPr="00000000">
              <w:rPr>
                <w:b w:val="1"/>
                <w:bCs w:val="1"/>
                <w:color w:val="000000"/>
                <w:sz w:val="16"/>
                <w:szCs w:val="16"/>
                <w:rtl w:val="0"/>
              </w:rPr>
              <w:t xml:space="preserve">13. ADJUNTE EL DIAGRAMA DE FLUJO DEL PROCESO (EN FORMATO BPMN) DE EMISIÓN PARA CADA  AP, C, O DESDE LA SOLICITUD REALIZADA POR EL INTERESADO HASTA SU  EMISIÓN, IDENTIFICANDO: PROCESOS EN SISTEMA O PROCESOS MANUALES (SIN USO DE SISTEMA)  Y LOS ACTORES QUE LO REALIZAN.</w:t>
            </w:r>
          </w:p>
        </w:tc>
      </w:tr>
      <w:tr>
        <w:trPr>
          <w:cantSplit w:val="0"/>
          <w:trHeight w:val="391" w:hRule="atLeast"/>
          <w:tblHeader w:val="0"/>
        </w:trPr>
        <w:tc>
          <w:tcPr>
            <w:gridSpan w:val="1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3F18">
            <w:pPr>
              <w:rPr>
                <w:color w:val="000000"/>
                <w:sz w:val="16"/>
                <w:szCs w:val="16"/>
              </w:rPr>
            </w:pPr>
            <w:r w:rsidDel="00000000" w:rsidR="00000000" w:rsidRPr="00000000">
              <w:rPr>
                <w:color w:val="000000"/>
                <w:sz w:val="16"/>
                <w:szCs w:val="16"/>
                <w:rtl w:val="0"/>
              </w:rPr>
              <w:t xml:space="preserve">Los diagramas en formato BPMN del proceso de emisión de la AP, C, O deberán ser remitidos en formato PDF.</w:t>
            </w:r>
          </w:p>
        </w:tc>
      </w:tr>
      <w:tr>
        <w:trPr>
          <w:cantSplit w:val="0"/>
          <w:trHeight w:val="1296"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3F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56" w:right="0" w:hanging="360"/>
              <w:jc w:val="both"/>
              <w:rPr>
                <w:rFonts w:ascii="Open Sans Light" w:cs="Open Sans Light" w:eastAsia="Open Sans Light" w:hAnsi="Open Sans Light"/>
                <w:b w:val="1"/>
                <w:bCs w:val="1"/>
                <w:i w:val="0"/>
                <w:iCs w:val="0"/>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ADJUNTE:</w:t>
            </w:r>
          </w:p>
          <w:p w:rsidR="00000000" w:rsidDel="00000000" w:rsidP="00000000" w:rsidRDefault="00000000" w:rsidRPr="00000000" w14:paraId="00003F2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b w:val="1"/>
                <w:bCs w:val="1"/>
                <w:i w:val="0"/>
                <w:iCs w:val="0"/>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EL DICCIONARIO DE DATOS PARA EL PROCESO DE SOLICITUD DE EMISIÓN DE DOCUMENTOS (AP,C,O) Y</w:t>
            </w:r>
          </w:p>
          <w:p w:rsidR="00000000" w:rsidDel="00000000" w:rsidP="00000000" w:rsidRDefault="00000000" w:rsidRPr="00000000" w14:paraId="00003F2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b w:val="1"/>
                <w:bCs w:val="1"/>
                <w:i w:val="0"/>
                <w:iCs w:val="0"/>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LA INFORMACIÓN DEL AP, C, O EMITIDO, DEBE REMITIR MÍNIMAMENTE LA SIGUIENTE INFORMACIÓN: NOMBRE DEL CAMPO, TIPO DE DATO (NÚMERO, CADENA, OTRO), OBLIGATORIO (SI/NO), LONGITUD, FORMATO (SI SE VALIDA), PARAMÉTRICA (SI/NO), LLENADO (AUTOMÁTICO/MANUAL).</w:t>
            </w:r>
            <w:r w:rsidDel="00000000" w:rsidR="00000000" w:rsidRPr="00000000">
              <w:rPr>
                <w:rFonts w:ascii="Open Sans Light" w:cs="Open Sans Light" w:eastAsia="Open Sans Light" w:hAnsi="Open Sans Light"/>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(En formato digital preferentemente Excel):</w:t>
            </w:r>
          </w:p>
        </w:tc>
      </w:tr>
      <w:tr>
        <w:trPr>
          <w:cantSplit w:val="0"/>
          <w:trHeight w:val="488" w:hRule="atLeast"/>
          <w:tblHeader w:val="0"/>
        </w:trPr>
        <w:tc>
          <w:tcPr>
            <w:gridSpan w:val="1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3F32">
            <w:pPr>
              <w:rPr>
                <w:color w:val="000000"/>
                <w:sz w:val="16"/>
                <w:szCs w:val="16"/>
              </w:rPr>
            </w:pPr>
            <w:r w:rsidDel="00000000" w:rsidR="00000000" w:rsidRPr="00000000">
              <w:rPr>
                <w:color w:val="000000"/>
                <w:sz w:val="16"/>
                <w:szCs w:val="16"/>
                <w:rtl w:val="0"/>
              </w:rPr>
              <w:t xml:space="preserve">El diccionario de datos correspondientes a la información que utilizan en el proceso de emisión de la AP, C, O deberá contener mínimamente los campos de: NOMBRE DEL CAMPO, TIPO DE DATO (NÚMERO, CADENA, OTROS), OBLIGATORIO (SI/NO), LONGITUD, FORMATO (SI SE VALIDA), PARAMÉTRICA (SI/NO), LLENADO (AUTOMÁTICO/MANUAL), no limitando a describir otros campos de interés o importancia.</w:t>
            </w:r>
          </w:p>
          <w:p w:rsidR="00000000" w:rsidDel="00000000" w:rsidP="00000000" w:rsidRDefault="00000000" w:rsidRPr="00000000" w14:paraId="00003F33">
            <w:pPr>
              <w:rPr>
                <w:i w:val="1"/>
                <w:iCs w:val="1"/>
                <w:color w:val="000000"/>
                <w:sz w:val="16"/>
                <w:szCs w:val="16"/>
              </w:rPr>
            </w:pPr>
            <w:r w:rsidDel="00000000" w:rsidR="00000000" w:rsidRPr="00000000">
              <w:rPr>
                <w:i w:val="1"/>
                <w:iCs w:val="1"/>
                <w:color w:val="000000"/>
                <w:sz w:val="16"/>
                <w:szCs w:val="16"/>
                <w:rtl w:val="0"/>
              </w:rPr>
              <w:t xml:space="preserve">Ej.:</w:t>
            </w:r>
          </w:p>
          <w:tbl>
            <w:tblPr>
              <w:tblStyle w:val="Table12"/>
              <w:tblW w:w="87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4"/>
              <w:gridCol w:w="1470"/>
              <w:gridCol w:w="1319"/>
              <w:gridCol w:w="1061"/>
              <w:gridCol w:w="1025"/>
              <w:gridCol w:w="1372"/>
              <w:gridCol w:w="972"/>
              <w:tblGridChange w:id="0">
                <w:tblGrid>
                  <w:gridCol w:w="1514"/>
                  <w:gridCol w:w="1470"/>
                  <w:gridCol w:w="1319"/>
                  <w:gridCol w:w="1061"/>
                  <w:gridCol w:w="1025"/>
                  <w:gridCol w:w="1372"/>
                  <w:gridCol w:w="972"/>
                </w:tblGrid>
              </w:tblGridChange>
            </w:tblGrid>
            <w:tr>
              <w:trPr>
                <w:cantSplit w:val="0"/>
                <w:tblHeader w:val="0"/>
              </w:trPr>
              <w:tc>
                <w:tcPr/>
                <w:p w:rsidR="00000000" w:rsidDel="00000000" w:rsidP="00000000" w:rsidRDefault="00000000" w:rsidRPr="00000000" w14:paraId="00003F34">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NOMBRE DEL CAMPO</w:t>
                  </w:r>
                </w:p>
              </w:tc>
              <w:tc>
                <w:tcPr/>
                <w:p w:rsidR="00000000" w:rsidDel="00000000" w:rsidP="00000000" w:rsidRDefault="00000000" w:rsidRPr="00000000" w14:paraId="00003F35">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TIPO DE DATO</w:t>
                  </w:r>
                </w:p>
              </w:tc>
              <w:tc>
                <w:tcPr/>
                <w:p w:rsidR="00000000" w:rsidDel="00000000" w:rsidP="00000000" w:rsidRDefault="00000000" w:rsidRPr="00000000" w14:paraId="00003F36">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OBLIGATORIO</w:t>
                  </w:r>
                </w:p>
              </w:tc>
              <w:tc>
                <w:tcPr/>
                <w:p w:rsidR="00000000" w:rsidDel="00000000" w:rsidP="00000000" w:rsidRDefault="00000000" w:rsidRPr="00000000" w14:paraId="00003F37">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LONGITUD</w:t>
                  </w:r>
                </w:p>
              </w:tc>
              <w:tc>
                <w:tcPr/>
                <w:p w:rsidR="00000000" w:rsidDel="00000000" w:rsidP="00000000" w:rsidRDefault="00000000" w:rsidRPr="00000000" w14:paraId="00003F38">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FORMATO</w:t>
                  </w:r>
                </w:p>
              </w:tc>
              <w:tc>
                <w:tcPr/>
                <w:p w:rsidR="00000000" w:rsidDel="00000000" w:rsidP="00000000" w:rsidRDefault="00000000" w:rsidRPr="00000000" w14:paraId="00003F39">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PARAMÉTRICA</w:t>
                  </w:r>
                </w:p>
              </w:tc>
              <w:tc>
                <w:tcPr/>
                <w:p w:rsidR="00000000" w:rsidDel="00000000" w:rsidP="00000000" w:rsidRDefault="00000000" w:rsidRPr="00000000" w14:paraId="00003F3A">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LLENADO</w:t>
                  </w:r>
                </w:p>
              </w:tc>
            </w:tr>
            <w:tr>
              <w:trPr>
                <w:cantSplit w:val="0"/>
                <w:tblHeader w:val="0"/>
              </w:trPr>
              <w:tc>
                <w:tcPr/>
                <w:p w:rsidR="00000000" w:rsidDel="00000000" w:rsidP="00000000" w:rsidRDefault="00000000" w:rsidRPr="00000000" w14:paraId="00003F3B">
                  <w:pPr>
                    <w:rPr>
                      <w:i w:val="1"/>
                      <w:iCs w:val="1"/>
                      <w:color w:val="000000"/>
                      <w:sz w:val="16"/>
                      <w:szCs w:val="16"/>
                    </w:rPr>
                  </w:pPr>
                  <w:r w:rsidDel="00000000" w:rsidR="00000000" w:rsidRPr="00000000">
                    <w:rPr>
                      <w:i w:val="1"/>
                      <w:iCs w:val="1"/>
                      <w:color w:val="000000"/>
                      <w:sz w:val="16"/>
                      <w:szCs w:val="16"/>
                      <w:rtl w:val="0"/>
                    </w:rPr>
                    <w:t xml:space="preserve">NOMBRE</w:t>
                  </w:r>
                </w:p>
              </w:tc>
              <w:tc>
                <w:tcPr/>
                <w:p w:rsidR="00000000" w:rsidDel="00000000" w:rsidP="00000000" w:rsidRDefault="00000000" w:rsidRPr="00000000" w14:paraId="00003F3C">
                  <w:pPr>
                    <w:rPr>
                      <w:i w:val="1"/>
                      <w:iCs w:val="1"/>
                      <w:color w:val="000000"/>
                      <w:sz w:val="16"/>
                      <w:szCs w:val="16"/>
                    </w:rPr>
                  </w:pPr>
                  <w:r w:rsidDel="00000000" w:rsidR="00000000" w:rsidRPr="00000000">
                    <w:rPr>
                      <w:i w:val="1"/>
                      <w:iCs w:val="1"/>
                      <w:color w:val="000000"/>
                      <w:sz w:val="16"/>
                      <w:szCs w:val="16"/>
                      <w:rtl w:val="0"/>
                    </w:rPr>
                    <w:t xml:space="preserve">ALFANUMÉRICO</w:t>
                  </w:r>
                </w:p>
              </w:tc>
              <w:tc>
                <w:tcPr/>
                <w:p w:rsidR="00000000" w:rsidDel="00000000" w:rsidP="00000000" w:rsidRDefault="00000000" w:rsidRPr="00000000" w14:paraId="00003F3D">
                  <w:pPr>
                    <w:rPr>
                      <w:i w:val="1"/>
                      <w:iCs w:val="1"/>
                      <w:color w:val="000000"/>
                      <w:sz w:val="16"/>
                      <w:szCs w:val="16"/>
                    </w:rPr>
                  </w:pPr>
                  <w:r w:rsidDel="00000000" w:rsidR="00000000" w:rsidRPr="00000000">
                    <w:rPr>
                      <w:i w:val="1"/>
                      <w:iCs w:val="1"/>
                      <w:color w:val="000000"/>
                      <w:sz w:val="16"/>
                      <w:szCs w:val="16"/>
                      <w:rtl w:val="0"/>
                    </w:rPr>
                    <w:t xml:space="preserve">SI</w:t>
                  </w:r>
                </w:p>
              </w:tc>
              <w:tc>
                <w:tcPr/>
                <w:p w:rsidR="00000000" w:rsidDel="00000000" w:rsidP="00000000" w:rsidRDefault="00000000" w:rsidRPr="00000000" w14:paraId="00003F3E">
                  <w:pPr>
                    <w:rPr>
                      <w:i w:val="1"/>
                      <w:iCs w:val="1"/>
                      <w:color w:val="000000"/>
                      <w:sz w:val="16"/>
                      <w:szCs w:val="16"/>
                    </w:rPr>
                  </w:pPr>
                  <w:r w:rsidDel="00000000" w:rsidR="00000000" w:rsidRPr="00000000">
                    <w:rPr>
                      <w:i w:val="1"/>
                      <w:iCs w:val="1"/>
                      <w:color w:val="000000"/>
                      <w:sz w:val="16"/>
                      <w:szCs w:val="16"/>
                      <w:rtl w:val="0"/>
                    </w:rPr>
                    <w:t xml:space="preserve">250</w:t>
                  </w:r>
                </w:p>
              </w:tc>
              <w:tc>
                <w:tcPr/>
                <w:p w:rsidR="00000000" w:rsidDel="00000000" w:rsidP="00000000" w:rsidRDefault="00000000" w:rsidRPr="00000000" w14:paraId="00003F3F">
                  <w:pPr>
                    <w:rPr>
                      <w:i w:val="1"/>
                      <w:iCs w:val="1"/>
                      <w:color w:val="000000"/>
                      <w:sz w:val="16"/>
                      <w:szCs w:val="16"/>
                    </w:rPr>
                  </w:pPr>
                  <w:r w:rsidDel="00000000" w:rsidR="00000000" w:rsidRPr="00000000">
                    <w:rPr>
                      <w:i w:val="1"/>
                      <w:iCs w:val="1"/>
                      <w:color w:val="000000"/>
                      <w:sz w:val="16"/>
                      <w:szCs w:val="16"/>
                      <w:rtl w:val="0"/>
                    </w:rPr>
                    <w:t xml:space="preserve">NO SE VALIDA</w:t>
                  </w:r>
                </w:p>
              </w:tc>
              <w:tc>
                <w:tcPr/>
                <w:p w:rsidR="00000000" w:rsidDel="00000000" w:rsidP="00000000" w:rsidRDefault="00000000" w:rsidRPr="00000000" w14:paraId="00003F40">
                  <w:pPr>
                    <w:rPr>
                      <w:i w:val="1"/>
                      <w:iCs w:val="1"/>
                      <w:color w:val="000000"/>
                      <w:sz w:val="16"/>
                      <w:szCs w:val="16"/>
                    </w:rPr>
                  </w:pPr>
                  <w:r w:rsidDel="00000000" w:rsidR="00000000" w:rsidRPr="00000000">
                    <w:rPr>
                      <w:i w:val="1"/>
                      <w:iCs w:val="1"/>
                      <w:color w:val="000000"/>
                      <w:sz w:val="16"/>
                      <w:szCs w:val="16"/>
                      <w:rtl w:val="0"/>
                    </w:rPr>
                    <w:t xml:space="preserve">NO</w:t>
                  </w:r>
                </w:p>
              </w:tc>
              <w:tc>
                <w:tcPr/>
                <w:p w:rsidR="00000000" w:rsidDel="00000000" w:rsidP="00000000" w:rsidRDefault="00000000" w:rsidRPr="00000000" w14:paraId="00003F41">
                  <w:pPr>
                    <w:rPr>
                      <w:i w:val="1"/>
                      <w:iCs w:val="1"/>
                      <w:color w:val="000000"/>
                      <w:sz w:val="16"/>
                      <w:szCs w:val="16"/>
                    </w:rPr>
                  </w:pPr>
                  <w:r w:rsidDel="00000000" w:rsidR="00000000" w:rsidRPr="00000000">
                    <w:rPr>
                      <w:i w:val="1"/>
                      <w:iCs w:val="1"/>
                      <w:color w:val="000000"/>
                      <w:sz w:val="16"/>
                      <w:szCs w:val="16"/>
                      <w:rtl w:val="0"/>
                    </w:rPr>
                    <w:t xml:space="preserve">MANUAL</w:t>
                  </w:r>
                </w:p>
              </w:tc>
            </w:tr>
            <w:tr>
              <w:trPr>
                <w:cantSplit w:val="0"/>
                <w:tblHeader w:val="0"/>
              </w:trPr>
              <w:tc>
                <w:tcPr/>
                <w:p w:rsidR="00000000" w:rsidDel="00000000" w:rsidP="00000000" w:rsidRDefault="00000000" w:rsidRPr="00000000" w14:paraId="00003F42">
                  <w:pPr>
                    <w:rPr>
                      <w:i w:val="1"/>
                      <w:iCs w:val="1"/>
                      <w:color w:val="000000"/>
                      <w:sz w:val="16"/>
                      <w:szCs w:val="16"/>
                    </w:rPr>
                  </w:pPr>
                  <w:r w:rsidDel="00000000" w:rsidR="00000000" w:rsidRPr="00000000">
                    <w:rPr>
                      <w:i w:val="1"/>
                      <w:iCs w:val="1"/>
                      <w:color w:val="000000"/>
                      <w:sz w:val="16"/>
                      <w:szCs w:val="16"/>
                      <w:rtl w:val="0"/>
                    </w:rPr>
                    <w:t xml:space="preserve">CANTIDAD EN LITROS</w:t>
                  </w:r>
                </w:p>
              </w:tc>
              <w:tc>
                <w:tcPr/>
                <w:p w:rsidR="00000000" w:rsidDel="00000000" w:rsidP="00000000" w:rsidRDefault="00000000" w:rsidRPr="00000000" w14:paraId="00003F43">
                  <w:pPr>
                    <w:rPr>
                      <w:i w:val="1"/>
                      <w:iCs w:val="1"/>
                      <w:color w:val="000000"/>
                      <w:sz w:val="16"/>
                      <w:szCs w:val="16"/>
                    </w:rPr>
                  </w:pPr>
                  <w:r w:rsidDel="00000000" w:rsidR="00000000" w:rsidRPr="00000000">
                    <w:rPr>
                      <w:i w:val="1"/>
                      <w:iCs w:val="1"/>
                      <w:color w:val="000000"/>
                      <w:sz w:val="16"/>
                      <w:szCs w:val="16"/>
                      <w:rtl w:val="0"/>
                    </w:rPr>
                    <w:t xml:space="preserve">NUMÉRICO</w:t>
                  </w:r>
                </w:p>
              </w:tc>
              <w:tc>
                <w:tcPr/>
                <w:p w:rsidR="00000000" w:rsidDel="00000000" w:rsidP="00000000" w:rsidRDefault="00000000" w:rsidRPr="00000000" w14:paraId="00003F44">
                  <w:pPr>
                    <w:rPr>
                      <w:i w:val="1"/>
                      <w:iCs w:val="1"/>
                      <w:color w:val="000000"/>
                      <w:sz w:val="16"/>
                      <w:szCs w:val="16"/>
                    </w:rPr>
                  </w:pPr>
                  <w:r w:rsidDel="00000000" w:rsidR="00000000" w:rsidRPr="00000000">
                    <w:rPr>
                      <w:i w:val="1"/>
                      <w:iCs w:val="1"/>
                      <w:color w:val="000000"/>
                      <w:sz w:val="16"/>
                      <w:szCs w:val="16"/>
                      <w:rtl w:val="0"/>
                    </w:rPr>
                    <w:t xml:space="preserve">SI</w:t>
                  </w:r>
                </w:p>
              </w:tc>
              <w:tc>
                <w:tcPr/>
                <w:p w:rsidR="00000000" w:rsidDel="00000000" w:rsidP="00000000" w:rsidRDefault="00000000" w:rsidRPr="00000000" w14:paraId="00003F45">
                  <w:pPr>
                    <w:rPr>
                      <w:i w:val="1"/>
                      <w:iCs w:val="1"/>
                      <w:color w:val="000000"/>
                      <w:sz w:val="16"/>
                      <w:szCs w:val="16"/>
                    </w:rPr>
                  </w:pPr>
                  <w:r w:rsidDel="00000000" w:rsidR="00000000" w:rsidRPr="00000000">
                    <w:rPr>
                      <w:i w:val="1"/>
                      <w:iCs w:val="1"/>
                      <w:color w:val="000000"/>
                      <w:sz w:val="16"/>
                      <w:szCs w:val="16"/>
                      <w:rtl w:val="0"/>
                    </w:rPr>
                    <w:t xml:space="preserve">10,3</w:t>
                  </w:r>
                </w:p>
              </w:tc>
              <w:tc>
                <w:tcPr/>
                <w:p w:rsidR="00000000" w:rsidDel="00000000" w:rsidP="00000000" w:rsidRDefault="00000000" w:rsidRPr="00000000" w14:paraId="00003F46">
                  <w:pPr>
                    <w:rPr>
                      <w:i w:val="1"/>
                      <w:iCs w:val="1"/>
                      <w:color w:val="000000"/>
                      <w:sz w:val="16"/>
                      <w:szCs w:val="16"/>
                    </w:rPr>
                  </w:pPr>
                  <w:r w:rsidDel="00000000" w:rsidR="00000000" w:rsidRPr="00000000">
                    <w:rPr>
                      <w:i w:val="1"/>
                      <w:iCs w:val="1"/>
                      <w:color w:val="000000"/>
                      <w:sz w:val="16"/>
                      <w:szCs w:val="16"/>
                      <w:rtl w:val="0"/>
                    </w:rPr>
                    <w:t xml:space="preserve">SE VALIDA</w:t>
                  </w:r>
                </w:p>
              </w:tc>
              <w:tc>
                <w:tcPr/>
                <w:p w:rsidR="00000000" w:rsidDel="00000000" w:rsidP="00000000" w:rsidRDefault="00000000" w:rsidRPr="00000000" w14:paraId="00003F47">
                  <w:pPr>
                    <w:rPr>
                      <w:i w:val="1"/>
                      <w:iCs w:val="1"/>
                      <w:color w:val="000000"/>
                      <w:sz w:val="16"/>
                      <w:szCs w:val="16"/>
                    </w:rPr>
                  </w:pPr>
                  <w:r w:rsidDel="00000000" w:rsidR="00000000" w:rsidRPr="00000000">
                    <w:rPr>
                      <w:i w:val="1"/>
                      <w:iCs w:val="1"/>
                      <w:color w:val="000000"/>
                      <w:sz w:val="16"/>
                      <w:szCs w:val="16"/>
                      <w:rtl w:val="0"/>
                    </w:rPr>
                    <w:t xml:space="preserve">NO</w:t>
                  </w:r>
                </w:p>
              </w:tc>
              <w:tc>
                <w:tcPr/>
                <w:p w:rsidR="00000000" w:rsidDel="00000000" w:rsidP="00000000" w:rsidRDefault="00000000" w:rsidRPr="00000000" w14:paraId="00003F48">
                  <w:pPr>
                    <w:rPr>
                      <w:i w:val="1"/>
                      <w:iCs w:val="1"/>
                      <w:color w:val="000000"/>
                      <w:sz w:val="16"/>
                      <w:szCs w:val="16"/>
                    </w:rPr>
                  </w:pPr>
                  <w:r w:rsidDel="00000000" w:rsidR="00000000" w:rsidRPr="00000000">
                    <w:rPr>
                      <w:i w:val="1"/>
                      <w:iCs w:val="1"/>
                      <w:color w:val="000000"/>
                      <w:sz w:val="16"/>
                      <w:szCs w:val="16"/>
                      <w:rtl w:val="0"/>
                    </w:rPr>
                    <w:t xml:space="preserve">MANUAL</w:t>
                  </w:r>
                </w:p>
              </w:tc>
            </w:tr>
            <w:tr>
              <w:trPr>
                <w:cantSplit w:val="0"/>
                <w:tblHeader w:val="0"/>
              </w:trPr>
              <w:tc>
                <w:tcPr/>
                <w:p w:rsidR="00000000" w:rsidDel="00000000" w:rsidP="00000000" w:rsidRDefault="00000000" w:rsidRPr="00000000" w14:paraId="00003F49">
                  <w:pPr>
                    <w:rPr>
                      <w:i w:val="1"/>
                      <w:iCs w:val="1"/>
                      <w:color w:val="000000"/>
                      <w:sz w:val="16"/>
                      <w:szCs w:val="16"/>
                    </w:rPr>
                  </w:pPr>
                  <w:r w:rsidDel="00000000" w:rsidR="00000000" w:rsidRPr="00000000">
                    <w:rPr>
                      <w:i w:val="1"/>
                      <w:iCs w:val="1"/>
                      <w:color w:val="000000"/>
                      <w:sz w:val="16"/>
                      <w:szCs w:val="16"/>
                      <w:rtl w:val="0"/>
                    </w:rPr>
                    <w:t xml:space="preserve">DEPARTAMENTO</w:t>
                  </w:r>
                </w:p>
              </w:tc>
              <w:tc>
                <w:tcPr/>
                <w:p w:rsidR="00000000" w:rsidDel="00000000" w:rsidP="00000000" w:rsidRDefault="00000000" w:rsidRPr="00000000" w14:paraId="00003F4A">
                  <w:pPr>
                    <w:rPr>
                      <w:i w:val="1"/>
                      <w:iCs w:val="1"/>
                      <w:color w:val="000000"/>
                      <w:sz w:val="16"/>
                      <w:szCs w:val="16"/>
                    </w:rPr>
                  </w:pPr>
                  <w:r w:rsidDel="00000000" w:rsidR="00000000" w:rsidRPr="00000000">
                    <w:rPr>
                      <w:i w:val="1"/>
                      <w:iCs w:val="1"/>
                      <w:color w:val="000000"/>
                      <w:sz w:val="16"/>
                      <w:szCs w:val="16"/>
                      <w:rtl w:val="0"/>
                    </w:rPr>
                    <w:t xml:space="preserve">CADENA</w:t>
                  </w:r>
                </w:p>
              </w:tc>
              <w:tc>
                <w:tcPr/>
                <w:p w:rsidR="00000000" w:rsidDel="00000000" w:rsidP="00000000" w:rsidRDefault="00000000" w:rsidRPr="00000000" w14:paraId="00003F4B">
                  <w:pPr>
                    <w:rPr>
                      <w:i w:val="1"/>
                      <w:iCs w:val="1"/>
                      <w:color w:val="000000"/>
                      <w:sz w:val="16"/>
                      <w:szCs w:val="16"/>
                    </w:rPr>
                  </w:pPr>
                  <w:r w:rsidDel="00000000" w:rsidR="00000000" w:rsidRPr="00000000">
                    <w:rPr>
                      <w:i w:val="1"/>
                      <w:iCs w:val="1"/>
                      <w:color w:val="000000"/>
                      <w:sz w:val="16"/>
                      <w:szCs w:val="16"/>
                      <w:rtl w:val="0"/>
                    </w:rPr>
                    <w:t xml:space="preserve">SI</w:t>
                  </w:r>
                </w:p>
              </w:tc>
              <w:tc>
                <w:tcPr/>
                <w:p w:rsidR="00000000" w:rsidDel="00000000" w:rsidP="00000000" w:rsidRDefault="00000000" w:rsidRPr="00000000" w14:paraId="00003F4C">
                  <w:pPr>
                    <w:rPr>
                      <w:i w:val="1"/>
                      <w:iCs w:val="1"/>
                      <w:color w:val="000000"/>
                      <w:sz w:val="16"/>
                      <w:szCs w:val="16"/>
                    </w:rPr>
                  </w:pPr>
                  <w:r w:rsidDel="00000000" w:rsidR="00000000" w:rsidRPr="00000000">
                    <w:rPr>
                      <w:i w:val="1"/>
                      <w:iCs w:val="1"/>
                      <w:color w:val="000000"/>
                      <w:sz w:val="16"/>
                      <w:szCs w:val="16"/>
                      <w:rtl w:val="0"/>
                    </w:rPr>
                    <w:t xml:space="preserve">250</w:t>
                  </w:r>
                </w:p>
              </w:tc>
              <w:tc>
                <w:tcPr/>
                <w:p w:rsidR="00000000" w:rsidDel="00000000" w:rsidP="00000000" w:rsidRDefault="00000000" w:rsidRPr="00000000" w14:paraId="00003F4D">
                  <w:pPr>
                    <w:rPr>
                      <w:i w:val="1"/>
                      <w:iCs w:val="1"/>
                      <w:color w:val="000000"/>
                      <w:sz w:val="16"/>
                      <w:szCs w:val="16"/>
                    </w:rPr>
                  </w:pPr>
                  <w:r w:rsidDel="00000000" w:rsidR="00000000" w:rsidRPr="00000000">
                    <w:rPr>
                      <w:i w:val="1"/>
                      <w:iCs w:val="1"/>
                      <w:color w:val="000000"/>
                      <w:sz w:val="16"/>
                      <w:szCs w:val="16"/>
                      <w:rtl w:val="0"/>
                    </w:rPr>
                    <w:t xml:space="preserve">NO SE VALIDA</w:t>
                  </w:r>
                </w:p>
              </w:tc>
              <w:tc>
                <w:tcPr/>
                <w:p w:rsidR="00000000" w:rsidDel="00000000" w:rsidP="00000000" w:rsidRDefault="00000000" w:rsidRPr="00000000" w14:paraId="00003F4E">
                  <w:pPr>
                    <w:rPr>
                      <w:i w:val="1"/>
                      <w:iCs w:val="1"/>
                      <w:color w:val="000000"/>
                      <w:sz w:val="16"/>
                      <w:szCs w:val="16"/>
                    </w:rPr>
                  </w:pPr>
                  <w:r w:rsidDel="00000000" w:rsidR="00000000" w:rsidRPr="00000000">
                    <w:rPr>
                      <w:i w:val="1"/>
                      <w:iCs w:val="1"/>
                      <w:color w:val="000000"/>
                      <w:sz w:val="16"/>
                      <w:szCs w:val="16"/>
                      <w:rtl w:val="0"/>
                    </w:rPr>
                    <w:t xml:space="preserve">SI</w:t>
                  </w:r>
                </w:p>
              </w:tc>
              <w:tc>
                <w:tcPr/>
                <w:p w:rsidR="00000000" w:rsidDel="00000000" w:rsidP="00000000" w:rsidRDefault="00000000" w:rsidRPr="00000000" w14:paraId="00003F4F">
                  <w:pPr>
                    <w:rPr>
                      <w:i w:val="1"/>
                      <w:iCs w:val="1"/>
                      <w:color w:val="000000"/>
                      <w:sz w:val="16"/>
                      <w:szCs w:val="16"/>
                    </w:rPr>
                  </w:pPr>
                  <w:r w:rsidDel="00000000" w:rsidR="00000000" w:rsidRPr="00000000">
                    <w:rPr>
                      <w:i w:val="1"/>
                      <w:iCs w:val="1"/>
                      <w:color w:val="000000"/>
                      <w:sz w:val="16"/>
                      <w:szCs w:val="16"/>
                      <w:rtl w:val="0"/>
                    </w:rPr>
                    <w:t xml:space="preserve">MANUAL</w:t>
                  </w:r>
                </w:p>
              </w:tc>
            </w:tr>
          </w:tbl>
          <w:p w:rsidR="00000000" w:rsidDel="00000000" w:rsidP="00000000" w:rsidRDefault="00000000" w:rsidRPr="00000000" w14:paraId="00003F50">
            <w:pPr>
              <w:rPr>
                <w:color w:val="000000"/>
                <w:sz w:val="16"/>
                <w:szCs w:val="16"/>
              </w:rPr>
            </w:pPr>
            <w:r w:rsidDel="00000000" w:rsidR="00000000" w:rsidRPr="00000000">
              <w:rPr>
                <w:rtl w:val="0"/>
              </w:rPr>
            </w:r>
          </w:p>
        </w:tc>
      </w:tr>
      <w:tr>
        <w:trPr>
          <w:cantSplit w:val="0"/>
          <w:trHeight w:val="387"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3F5C">
            <w:pPr>
              <w:rPr>
                <w:b w:val="1"/>
                <w:bCs w:val="1"/>
                <w:color w:val="000000"/>
                <w:sz w:val="16"/>
                <w:szCs w:val="16"/>
              </w:rPr>
            </w:pPr>
            <w:r w:rsidDel="00000000" w:rsidR="00000000" w:rsidRPr="00000000">
              <w:rPr>
                <w:b w:val="1"/>
                <w:bCs w:val="1"/>
                <w:color w:val="000000"/>
                <w:sz w:val="16"/>
                <w:szCs w:val="16"/>
                <w:rtl w:val="0"/>
              </w:rPr>
              <w:t xml:space="preserve">15. ADJUNTE EL LISTADO DE DOCUMENTOS QUE SE SOLICITAN EN EL PROCESO DE REGISTRO DE OPERADORES, PARA CADA DOCUMENTO DETALLE E INDIQUE: EL NOMBRE DEL DOCUMENTO, TAMAÑO MÁXIMO (EN MB) Y LA ENTIDAD EMISORA.</w:t>
            </w:r>
          </w:p>
        </w:tc>
      </w:tr>
      <w:tr>
        <w:trPr>
          <w:cantSplit w:val="0"/>
          <w:trHeight w:val="690" w:hRule="atLeast"/>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F68">
            <w:pPr>
              <w:rPr>
                <w:color w:val="000000"/>
                <w:sz w:val="16"/>
                <w:szCs w:val="16"/>
              </w:rPr>
            </w:pPr>
            <w:r w:rsidDel="00000000" w:rsidR="00000000" w:rsidRPr="00000000">
              <w:rPr>
                <w:color w:val="000000"/>
                <w:sz w:val="16"/>
                <w:szCs w:val="16"/>
                <w:rtl w:val="0"/>
              </w:rPr>
              <w:t xml:space="preserve">Detallar los documentos que se solicita en el proceso de Registro de Operadores, estos documentos se refieren a aquellos que se adjuntan en el sistema informático y son de respaldo para el proceso.</w:t>
            </w:r>
          </w:p>
        </w:tc>
      </w:tr>
      <w:tr>
        <w:trPr>
          <w:cantSplit w:val="0"/>
          <w:trHeight w:val="810"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3F74">
            <w:pPr>
              <w:rPr>
                <w:b w:val="1"/>
                <w:bCs w:val="1"/>
                <w:color w:val="000000"/>
                <w:sz w:val="16"/>
                <w:szCs w:val="16"/>
              </w:rPr>
            </w:pPr>
            <w:r w:rsidDel="00000000" w:rsidR="00000000" w:rsidRPr="00000000">
              <w:rPr>
                <w:b w:val="1"/>
                <w:bCs w:val="1"/>
                <w:color w:val="000000"/>
                <w:sz w:val="16"/>
                <w:szCs w:val="16"/>
                <w:rtl w:val="0"/>
              </w:rPr>
              <w:t xml:space="preserve">16. ADJUNTE EL LISTADO DE DOCUMENTOS QUE SE SOLICITAN EN EL PROCESO DE EMISIÓN DE AP, C, O, PARA CADA DOCUMENTO DETALLE E INDIQUE: EL NOMBRE DEL DOCUMENTO, TAMAÑO MÁXIMO (EN MB) Y LA ENTIDAD EMISORA. (En formato digital preferentemente Excel)</w:t>
            </w:r>
          </w:p>
        </w:tc>
      </w:tr>
      <w:tr>
        <w:trPr>
          <w:cantSplit w:val="0"/>
          <w:trHeight w:val="283" w:hRule="atLeast"/>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F80">
            <w:pPr>
              <w:rPr>
                <w:color w:val="000000"/>
                <w:sz w:val="16"/>
                <w:szCs w:val="16"/>
              </w:rPr>
            </w:pPr>
            <w:r w:rsidDel="00000000" w:rsidR="00000000" w:rsidRPr="00000000">
              <w:rPr>
                <w:rtl w:val="0"/>
              </w:rPr>
            </w:r>
          </w:p>
          <w:p w:rsidR="00000000" w:rsidDel="00000000" w:rsidP="00000000" w:rsidRDefault="00000000" w:rsidRPr="00000000" w14:paraId="00003F81">
            <w:pPr>
              <w:rPr>
                <w:color w:val="000000"/>
                <w:sz w:val="16"/>
                <w:szCs w:val="16"/>
              </w:rPr>
            </w:pPr>
            <w:r w:rsidDel="00000000" w:rsidR="00000000" w:rsidRPr="00000000">
              <w:rPr>
                <w:color w:val="000000"/>
                <w:sz w:val="16"/>
                <w:szCs w:val="16"/>
                <w:rtl w:val="0"/>
              </w:rPr>
              <w:t xml:space="preserve">Detallar los documentos que se solicita en el proceso de Emisión de AP, C, O, este documento se refiere a aquellos que se adjuntan en el sistema informático y son de respaldo para el proceso. Ej.:</w:t>
            </w:r>
          </w:p>
          <w:tbl>
            <w:tblPr>
              <w:tblStyle w:val="Table13"/>
              <w:tblW w:w="80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0"/>
              <w:gridCol w:w="2482"/>
              <w:gridCol w:w="2549"/>
              <w:tblGridChange w:id="0">
                <w:tblGrid>
                  <w:gridCol w:w="3050"/>
                  <w:gridCol w:w="2482"/>
                  <w:gridCol w:w="2549"/>
                </w:tblGrid>
              </w:tblGridChange>
            </w:tblGrid>
            <w:tr>
              <w:trPr>
                <w:cantSplit w:val="0"/>
                <w:trHeight w:val="201" w:hRule="atLeast"/>
                <w:tblHeader w:val="0"/>
              </w:trPr>
              <w:tc>
                <w:tcPr/>
                <w:p w:rsidR="00000000" w:rsidDel="00000000" w:rsidP="00000000" w:rsidRDefault="00000000" w:rsidRPr="00000000" w14:paraId="00003F82">
                  <w:pPr>
                    <w:rPr>
                      <w:b w:val="1"/>
                      <w:bCs w:val="1"/>
                      <w:i w:val="1"/>
                      <w:iCs w:val="1"/>
                      <w:color w:val="000000"/>
                      <w:sz w:val="16"/>
                      <w:szCs w:val="16"/>
                    </w:rPr>
                  </w:pPr>
                  <w:r w:rsidDel="00000000" w:rsidR="00000000" w:rsidRPr="00000000">
                    <w:rPr>
                      <w:b w:val="1"/>
                      <w:bCs w:val="1"/>
                      <w:i w:val="1"/>
                      <w:iCs w:val="1"/>
                      <w:color w:val="000000"/>
                      <w:sz w:val="16"/>
                      <w:szCs w:val="16"/>
                      <w:rtl w:val="0"/>
                    </w:rPr>
                    <w:t xml:space="preserve">NOMBRE  DEL DOCUMENTO</w:t>
                  </w:r>
                </w:p>
              </w:tc>
              <w:tc>
                <w:tcPr/>
                <w:p w:rsidR="00000000" w:rsidDel="00000000" w:rsidP="00000000" w:rsidRDefault="00000000" w:rsidRPr="00000000" w14:paraId="00003F83">
                  <w:pPr>
                    <w:rPr>
                      <w:b w:val="1"/>
                      <w:bCs w:val="1"/>
                      <w:i w:val="1"/>
                      <w:iCs w:val="1"/>
                      <w:color w:val="000000"/>
                      <w:sz w:val="16"/>
                      <w:szCs w:val="16"/>
                    </w:rPr>
                  </w:pPr>
                  <w:r w:rsidDel="00000000" w:rsidR="00000000" w:rsidRPr="00000000">
                    <w:rPr>
                      <w:b w:val="1"/>
                      <w:bCs w:val="1"/>
                      <w:i w:val="1"/>
                      <w:iCs w:val="1"/>
                      <w:color w:val="000000"/>
                      <w:sz w:val="16"/>
                      <w:szCs w:val="16"/>
                      <w:rtl w:val="0"/>
                    </w:rPr>
                    <w:t xml:space="preserve">TAMAÑO MÁXIMO</w:t>
                  </w:r>
                </w:p>
              </w:tc>
              <w:tc>
                <w:tcPr/>
                <w:p w:rsidR="00000000" w:rsidDel="00000000" w:rsidP="00000000" w:rsidRDefault="00000000" w:rsidRPr="00000000" w14:paraId="00003F84">
                  <w:pPr>
                    <w:rPr>
                      <w:b w:val="1"/>
                      <w:bCs w:val="1"/>
                      <w:i w:val="1"/>
                      <w:iCs w:val="1"/>
                      <w:color w:val="000000"/>
                      <w:sz w:val="16"/>
                      <w:szCs w:val="16"/>
                    </w:rPr>
                  </w:pPr>
                  <w:r w:rsidDel="00000000" w:rsidR="00000000" w:rsidRPr="00000000">
                    <w:rPr>
                      <w:b w:val="1"/>
                      <w:bCs w:val="1"/>
                      <w:i w:val="1"/>
                      <w:iCs w:val="1"/>
                      <w:color w:val="000000"/>
                      <w:sz w:val="16"/>
                      <w:szCs w:val="16"/>
                      <w:rtl w:val="0"/>
                    </w:rPr>
                    <w:t xml:space="preserve">ENTIDAD EMISORA</w:t>
                  </w:r>
                </w:p>
              </w:tc>
            </w:tr>
            <w:tr>
              <w:trPr>
                <w:cantSplit w:val="0"/>
                <w:trHeight w:val="210" w:hRule="atLeast"/>
                <w:tblHeader w:val="0"/>
              </w:trPr>
              <w:tc>
                <w:tcPr/>
                <w:p w:rsidR="00000000" w:rsidDel="00000000" w:rsidP="00000000" w:rsidRDefault="00000000" w:rsidRPr="00000000" w14:paraId="00003F85">
                  <w:pPr>
                    <w:rPr>
                      <w:i w:val="1"/>
                      <w:iCs w:val="1"/>
                      <w:color w:val="000000"/>
                      <w:sz w:val="16"/>
                      <w:szCs w:val="16"/>
                    </w:rPr>
                  </w:pPr>
                  <w:r w:rsidDel="00000000" w:rsidR="00000000" w:rsidRPr="00000000">
                    <w:rPr>
                      <w:i w:val="1"/>
                      <w:iCs w:val="1"/>
                      <w:color w:val="000000"/>
                      <w:sz w:val="16"/>
                      <w:szCs w:val="16"/>
                      <w:rtl w:val="0"/>
                    </w:rPr>
                    <w:t xml:space="preserve">Cédula de Identidad</w:t>
                  </w:r>
                </w:p>
              </w:tc>
              <w:tc>
                <w:tcPr/>
                <w:p w:rsidR="00000000" w:rsidDel="00000000" w:rsidP="00000000" w:rsidRDefault="00000000" w:rsidRPr="00000000" w14:paraId="00003F86">
                  <w:pPr>
                    <w:rPr>
                      <w:i w:val="1"/>
                      <w:iCs w:val="1"/>
                      <w:color w:val="000000"/>
                      <w:sz w:val="16"/>
                      <w:szCs w:val="16"/>
                    </w:rPr>
                  </w:pPr>
                  <w:r w:rsidDel="00000000" w:rsidR="00000000" w:rsidRPr="00000000">
                    <w:rPr>
                      <w:i w:val="1"/>
                      <w:iCs w:val="1"/>
                      <w:color w:val="000000"/>
                      <w:sz w:val="16"/>
                      <w:szCs w:val="16"/>
                      <w:rtl w:val="0"/>
                    </w:rPr>
                    <w:t xml:space="preserve">2 MB</w:t>
                  </w:r>
                </w:p>
              </w:tc>
              <w:tc>
                <w:tcPr/>
                <w:p w:rsidR="00000000" w:rsidDel="00000000" w:rsidP="00000000" w:rsidRDefault="00000000" w:rsidRPr="00000000" w14:paraId="00003F87">
                  <w:pPr>
                    <w:rPr>
                      <w:i w:val="1"/>
                      <w:iCs w:val="1"/>
                      <w:color w:val="000000"/>
                      <w:sz w:val="16"/>
                      <w:szCs w:val="16"/>
                    </w:rPr>
                  </w:pPr>
                  <w:r w:rsidDel="00000000" w:rsidR="00000000" w:rsidRPr="00000000">
                    <w:rPr>
                      <w:i w:val="1"/>
                      <w:iCs w:val="1"/>
                      <w:color w:val="000000"/>
                      <w:sz w:val="16"/>
                      <w:szCs w:val="16"/>
                      <w:rtl w:val="0"/>
                    </w:rPr>
                    <w:t xml:space="preserve">SEGIP</w:t>
                  </w:r>
                </w:p>
              </w:tc>
            </w:tr>
            <w:tr>
              <w:trPr>
                <w:cantSplit w:val="0"/>
                <w:trHeight w:val="210" w:hRule="atLeast"/>
                <w:tblHeader w:val="0"/>
              </w:trPr>
              <w:tc>
                <w:tcPr/>
                <w:p w:rsidR="00000000" w:rsidDel="00000000" w:rsidP="00000000" w:rsidRDefault="00000000" w:rsidRPr="00000000" w14:paraId="00003F88">
                  <w:pPr>
                    <w:rPr>
                      <w:i w:val="1"/>
                      <w:iCs w:val="1"/>
                      <w:color w:val="000000"/>
                      <w:sz w:val="16"/>
                      <w:szCs w:val="16"/>
                    </w:rPr>
                  </w:pPr>
                  <w:r w:rsidDel="00000000" w:rsidR="00000000" w:rsidRPr="00000000">
                    <w:rPr>
                      <w:i w:val="1"/>
                      <w:iCs w:val="1"/>
                      <w:color w:val="000000"/>
                      <w:sz w:val="16"/>
                      <w:szCs w:val="16"/>
                      <w:rtl w:val="0"/>
                    </w:rPr>
                    <w:t xml:space="preserve">Certificado Nacimiento</w:t>
                  </w:r>
                </w:p>
              </w:tc>
              <w:tc>
                <w:tcPr/>
                <w:p w:rsidR="00000000" w:rsidDel="00000000" w:rsidP="00000000" w:rsidRDefault="00000000" w:rsidRPr="00000000" w14:paraId="00003F89">
                  <w:pPr>
                    <w:rPr>
                      <w:i w:val="1"/>
                      <w:iCs w:val="1"/>
                      <w:color w:val="000000"/>
                      <w:sz w:val="16"/>
                      <w:szCs w:val="16"/>
                    </w:rPr>
                  </w:pPr>
                  <w:r w:rsidDel="00000000" w:rsidR="00000000" w:rsidRPr="00000000">
                    <w:rPr>
                      <w:i w:val="1"/>
                      <w:iCs w:val="1"/>
                      <w:color w:val="000000"/>
                      <w:sz w:val="16"/>
                      <w:szCs w:val="16"/>
                      <w:rtl w:val="0"/>
                    </w:rPr>
                    <w:t xml:space="preserve">2 MB</w:t>
                  </w:r>
                </w:p>
              </w:tc>
              <w:tc>
                <w:tcPr/>
                <w:p w:rsidR="00000000" w:rsidDel="00000000" w:rsidP="00000000" w:rsidRDefault="00000000" w:rsidRPr="00000000" w14:paraId="00003F8A">
                  <w:pPr>
                    <w:rPr>
                      <w:i w:val="1"/>
                      <w:iCs w:val="1"/>
                      <w:color w:val="000000"/>
                      <w:sz w:val="16"/>
                      <w:szCs w:val="16"/>
                    </w:rPr>
                  </w:pPr>
                  <w:r w:rsidDel="00000000" w:rsidR="00000000" w:rsidRPr="00000000">
                    <w:rPr>
                      <w:i w:val="1"/>
                      <w:iCs w:val="1"/>
                      <w:color w:val="000000"/>
                      <w:sz w:val="16"/>
                      <w:szCs w:val="16"/>
                      <w:rtl w:val="0"/>
                    </w:rPr>
                    <w:t xml:space="preserve">SERECI</w:t>
                  </w:r>
                </w:p>
              </w:tc>
            </w:tr>
          </w:tbl>
          <w:p w:rsidR="00000000" w:rsidDel="00000000" w:rsidP="00000000" w:rsidRDefault="00000000" w:rsidRPr="00000000" w14:paraId="00003F8B">
            <w:pPr>
              <w:rPr>
                <w:color w:val="000000"/>
                <w:sz w:val="16"/>
                <w:szCs w:val="16"/>
              </w:rPr>
            </w:pPr>
            <w:r w:rsidDel="00000000" w:rsidR="00000000" w:rsidRPr="00000000">
              <w:rPr>
                <w:rtl w:val="0"/>
              </w:rPr>
            </w:r>
          </w:p>
        </w:tc>
      </w:tr>
      <w:tr>
        <w:trPr>
          <w:cantSplit w:val="0"/>
          <w:trHeight w:val="630"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3F97">
            <w:pPr>
              <w:rPr>
                <w:color w:val="000000"/>
                <w:sz w:val="16"/>
                <w:szCs w:val="16"/>
              </w:rPr>
            </w:pPr>
            <w:r w:rsidDel="00000000" w:rsidR="00000000" w:rsidRPr="00000000">
              <w:rPr>
                <w:b w:val="1"/>
                <w:bCs w:val="1"/>
                <w:color w:val="000000"/>
                <w:sz w:val="16"/>
                <w:szCs w:val="16"/>
                <w:rtl w:val="0"/>
              </w:rPr>
              <w:t xml:space="preserve">17. ADJUNTE PARA CADA DATO DESCRITO EN EL DICCIONARIO DE DATOS (DE LAS PREGUNTAS 11 Y 13), DE CORRESPONDER SU PARAMÉTRICA ASOCIADA (CÓDIGO Y DESCRIPCIÓN). (En formato digital preferentemente Excel):  </w:t>
            </w:r>
            <w:r w:rsidDel="00000000" w:rsidR="00000000" w:rsidRPr="00000000">
              <w:rPr>
                <w:rtl w:val="0"/>
              </w:rPr>
            </w:r>
          </w:p>
        </w:tc>
      </w:tr>
      <w:tr>
        <w:trPr>
          <w:cantSplit w:val="0"/>
          <w:trHeight w:val="630" w:hRule="atLeast"/>
          <w:tblHeader w:val="0"/>
        </w:trPr>
        <w:tc>
          <w:tcPr>
            <w:gridSpan w:val="1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FA3">
            <w:pPr>
              <w:rPr>
                <w:color w:val="000000"/>
                <w:sz w:val="16"/>
                <w:szCs w:val="16"/>
              </w:rPr>
            </w:pPr>
            <w:r w:rsidDel="00000000" w:rsidR="00000000" w:rsidRPr="00000000">
              <w:rPr>
                <w:color w:val="000000"/>
                <w:sz w:val="16"/>
                <w:szCs w:val="16"/>
                <w:rtl w:val="0"/>
              </w:rPr>
              <w:t xml:space="preserve">En el diccionario de datos considerar que de existir campos que impliquen la utilización de una paramétrica se las debe listar indicando el código y descripción.</w:t>
            </w:r>
          </w:p>
        </w:tc>
      </w:tr>
      <w:tr>
        <w:trPr>
          <w:cantSplit w:val="0"/>
          <w:trHeight w:val="300" w:hRule="atLeast"/>
          <w:tblHeader w:val="0"/>
        </w:trPr>
        <w:tc>
          <w:tcPr>
            <w:gridSpan w:val="12"/>
            <w:tcBorders>
              <w:top w:color="000000" w:space="0" w:sz="4" w:val="single"/>
              <w:left w:color="000000" w:space="0" w:sz="4" w:val="single"/>
              <w:bottom w:color="000000" w:space="0" w:sz="4" w:val="single"/>
              <w:right w:color="000000" w:space="0" w:sz="4" w:val="single"/>
            </w:tcBorders>
            <w:shd w:fill="2f75b5" w:val="clear"/>
            <w:vAlign w:val="bottom"/>
          </w:tcPr>
          <w:p w:rsidR="00000000" w:rsidDel="00000000" w:rsidP="00000000" w:rsidRDefault="00000000" w:rsidRPr="00000000" w14:paraId="00003FAF">
            <w:pPr>
              <w:rPr>
                <w:b w:val="1"/>
                <w:bCs w:val="1"/>
                <w:color w:val="ffffff"/>
                <w:sz w:val="16"/>
                <w:szCs w:val="16"/>
              </w:rPr>
            </w:pPr>
            <w:r w:rsidDel="00000000" w:rsidR="00000000" w:rsidRPr="00000000">
              <w:rPr>
                <w:b w:val="1"/>
                <w:bCs w:val="1"/>
                <w:color w:val="ffffff"/>
                <w:sz w:val="16"/>
                <w:szCs w:val="16"/>
                <w:rtl w:val="0"/>
              </w:rPr>
              <w:t xml:space="preserve">III. ENTIDADES SIN SISTEMA PARA LA EMISIÓN DE TRÁMITES REQUERIDOS.</w:t>
            </w:r>
          </w:p>
        </w:tc>
      </w:tr>
      <w:tr>
        <w:trPr>
          <w:cantSplit w:val="0"/>
          <w:trHeight w:val="300"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3FBB">
            <w:pPr>
              <w:rPr>
                <w:b w:val="1"/>
                <w:bCs w:val="1"/>
                <w:color w:val="000000"/>
                <w:sz w:val="16"/>
                <w:szCs w:val="16"/>
              </w:rPr>
            </w:pPr>
            <w:r w:rsidDel="00000000" w:rsidR="00000000" w:rsidRPr="00000000">
              <w:rPr>
                <w:b w:val="1"/>
                <w:bCs w:val="1"/>
                <w:color w:val="000000"/>
                <w:sz w:val="16"/>
                <w:szCs w:val="16"/>
                <w:rtl w:val="0"/>
              </w:rPr>
              <w:t xml:space="preserve">1. ¿LA ENTIDAD CUENTA CON ÁREA DE DESARROLLO DE SISTEMAS? (marque con una X).</w:t>
            </w:r>
          </w:p>
        </w:tc>
      </w:tr>
      <w:tr>
        <w:trPr>
          <w:cantSplit w:val="0"/>
          <w:trHeight w:val="36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FC7">
            <w:pPr>
              <w:rPr>
                <w:b w:val="1"/>
                <w:bCs w:val="1"/>
                <w:color w:val="000000"/>
                <w:sz w:val="16"/>
                <w:szCs w:val="16"/>
              </w:rPr>
            </w:pPr>
            <w:r w:rsidDel="00000000" w:rsidR="00000000" w:rsidRPr="00000000">
              <w:rPr>
                <w:b w:val="1"/>
                <w:bCs w:val="1"/>
                <w:color w:val="000000"/>
                <w:sz w:val="16"/>
                <w:szCs w:val="16"/>
                <w:rtl w:val="0"/>
              </w:rPr>
              <w:t xml:space="preserve">SI</w:t>
            </w:r>
          </w:p>
        </w:tc>
        <w:tc>
          <w:tcPr>
            <w:gridSpan w:val="7"/>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FCC">
            <w:pPr>
              <w:rPr>
                <w:color w:val="000000"/>
                <w:sz w:val="16"/>
                <w:szCs w:val="16"/>
              </w:rPr>
            </w:pPr>
            <w:r w:rsidDel="00000000" w:rsidR="00000000" w:rsidRPr="00000000">
              <w:rPr>
                <w:color w:val="000000"/>
                <w:sz w:val="16"/>
                <w:szCs w:val="16"/>
                <w:rtl w:val="0"/>
              </w:rPr>
              <w:t xml:space="preserve">Marque la casilla con una X, SI cuenta con un área de desarrollo de sistemas.</w:t>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FD3">
            <w:pPr>
              <w:rPr>
                <w:b w:val="1"/>
                <w:bCs w:val="1"/>
                <w:color w:val="000000"/>
                <w:sz w:val="16"/>
                <w:szCs w:val="16"/>
              </w:rPr>
            </w:pPr>
            <w:r w:rsidDel="00000000" w:rsidR="00000000" w:rsidRPr="00000000">
              <w:rPr>
                <w:b w:val="1"/>
                <w:bCs w:val="1"/>
                <w:color w:val="000000"/>
                <w:sz w:val="16"/>
                <w:szCs w:val="16"/>
                <w:rtl w:val="0"/>
              </w:rPr>
              <w:t xml:space="preserve">NO</w:t>
            </w:r>
          </w:p>
        </w:tc>
        <w:tc>
          <w:tcPr>
            <w:gridSpan w:val="7"/>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FD8">
            <w:pPr>
              <w:rPr>
                <w:color w:val="000000"/>
                <w:sz w:val="16"/>
                <w:szCs w:val="16"/>
              </w:rPr>
            </w:pPr>
            <w:r w:rsidDel="00000000" w:rsidR="00000000" w:rsidRPr="00000000">
              <w:rPr>
                <w:color w:val="000000"/>
                <w:sz w:val="16"/>
                <w:szCs w:val="16"/>
                <w:rtl w:val="0"/>
              </w:rPr>
              <w:t xml:space="preserve">Marque la casilla con una X, si NO cuenta con un área de desarrollo de sistemas.</w:t>
            </w:r>
          </w:p>
        </w:tc>
      </w:tr>
      <w:tr>
        <w:trPr>
          <w:cantSplit w:val="0"/>
          <w:trHeight w:val="375"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FDF">
            <w:pPr>
              <w:rPr>
                <w:b w:val="1"/>
                <w:bCs w:val="1"/>
                <w:color w:val="000000"/>
                <w:sz w:val="16"/>
                <w:szCs w:val="16"/>
              </w:rPr>
            </w:pPr>
            <w:r w:rsidDel="00000000" w:rsidR="00000000" w:rsidRPr="00000000">
              <w:rPr>
                <w:b w:val="1"/>
                <w:bCs w:val="1"/>
                <w:color w:val="000000"/>
                <w:sz w:val="16"/>
                <w:szCs w:val="16"/>
                <w:rtl w:val="0"/>
              </w:rPr>
              <w:t xml:space="preserve">EN DESARROLLO</w:t>
            </w:r>
          </w:p>
        </w:tc>
        <w:tc>
          <w:tcPr>
            <w:gridSpan w:val="7"/>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3FE4">
            <w:pPr>
              <w:rPr>
                <w:color w:val="000000"/>
                <w:sz w:val="16"/>
                <w:szCs w:val="16"/>
              </w:rPr>
            </w:pPr>
            <w:r w:rsidDel="00000000" w:rsidR="00000000" w:rsidRPr="00000000">
              <w:rPr>
                <w:color w:val="000000"/>
                <w:sz w:val="16"/>
                <w:szCs w:val="16"/>
                <w:rtl w:val="0"/>
              </w:rPr>
              <w:t xml:space="preserve">Marque la casilla con una X, si está en proceso de desarrollo del sistema.</w:t>
            </w:r>
          </w:p>
        </w:tc>
      </w:tr>
      <w:tr>
        <w:trPr>
          <w:cantSplit w:val="0"/>
          <w:trHeight w:val="375" w:hRule="atLeast"/>
          <w:tblHeader w:val="0"/>
        </w:trPr>
        <w:tc>
          <w:tcPr>
            <w:gridSpan w:val="12"/>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3FEB">
            <w:pPr>
              <w:rPr>
                <w:color w:val="000000"/>
                <w:sz w:val="16"/>
                <w:szCs w:val="16"/>
              </w:rPr>
            </w:pPr>
            <w:r w:rsidDel="00000000" w:rsidR="00000000" w:rsidRPr="00000000">
              <w:rPr>
                <w:i w:val="1"/>
                <w:iCs w:val="1"/>
                <w:color w:val="000000"/>
                <w:sz w:val="16"/>
                <w:szCs w:val="16"/>
                <w:rtl w:val="0"/>
              </w:rPr>
              <w:t xml:space="preserve">SI LA RESPUESTA ES "SI"  O "EN DESARROLLO"  CONTINÚE  CON LA PREGUNTA 2, SI LA RESPUESTA ES "</w:t>
            </w:r>
            <w:r w:rsidDel="00000000" w:rsidR="00000000" w:rsidRPr="00000000">
              <w:rPr>
                <w:b w:val="1"/>
                <w:bCs w:val="1"/>
                <w:i w:val="1"/>
                <w:iCs w:val="1"/>
                <w:color w:val="000000"/>
                <w:sz w:val="16"/>
                <w:szCs w:val="16"/>
                <w:rtl w:val="0"/>
              </w:rPr>
              <w:t xml:space="preserve">NO</w:t>
            </w:r>
            <w:r w:rsidDel="00000000" w:rsidR="00000000" w:rsidRPr="00000000">
              <w:rPr>
                <w:i w:val="1"/>
                <w:iCs w:val="1"/>
                <w:color w:val="000000"/>
                <w:sz w:val="16"/>
                <w:szCs w:val="16"/>
                <w:rtl w:val="0"/>
              </w:rPr>
              <w:t xml:space="preserve">",  CONTINÚE CON  LA PREGUNTA 4.</w:t>
            </w:r>
            <w:r w:rsidDel="00000000" w:rsidR="00000000" w:rsidRPr="00000000">
              <w:rPr>
                <w:rtl w:val="0"/>
              </w:rPr>
            </w:r>
          </w:p>
        </w:tc>
      </w:tr>
      <w:tr>
        <w:trPr>
          <w:cantSplit w:val="0"/>
          <w:trHeight w:val="300" w:hRule="atLeast"/>
          <w:tblHeader w:val="0"/>
        </w:trPr>
        <w:tc>
          <w:tcPr>
            <w:gridSpan w:val="12"/>
            <w:tcBorders>
              <w:top w:color="000000" w:space="0" w:sz="0" w:val="nil"/>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3FF7">
            <w:pPr>
              <w:rPr>
                <w:b w:val="1"/>
                <w:bCs w:val="1"/>
                <w:sz w:val="16"/>
                <w:szCs w:val="16"/>
              </w:rPr>
            </w:pPr>
            <w:r w:rsidDel="00000000" w:rsidR="00000000" w:rsidRPr="00000000">
              <w:rPr>
                <w:b w:val="1"/>
                <w:bCs w:val="1"/>
                <w:sz w:val="16"/>
                <w:szCs w:val="16"/>
                <w:rtl w:val="0"/>
              </w:rPr>
              <w:t xml:space="preserve">2</w:t>
            </w:r>
            <w:r w:rsidDel="00000000" w:rsidR="00000000" w:rsidRPr="00000000">
              <w:rPr>
                <w:b w:val="1"/>
                <w:bCs w:val="1"/>
                <w:color w:val="000000"/>
                <w:sz w:val="16"/>
                <w:szCs w:val="16"/>
                <w:rtl w:val="0"/>
              </w:rPr>
              <w:t xml:space="preserve">. INDIQUE SI CUENTA CON LOS SIGUIENTES MÓDULOS (marque con una X).</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003">
            <w:pPr>
              <w:rPr>
                <w:sz w:val="16"/>
                <w:szCs w:val="16"/>
              </w:rPr>
            </w:pPr>
            <w:r w:rsidDel="00000000" w:rsidR="00000000" w:rsidRPr="00000000">
              <w:rPr>
                <w:color w:val="000000"/>
                <w:sz w:val="16"/>
                <w:szCs w:val="16"/>
                <w:rtl w:val="0"/>
              </w:rPr>
              <w:t xml:space="preserve">CIUDADANÍA DIGITAL:</w:t>
            </w:r>
            <w:r w:rsidDel="00000000" w:rsidR="00000000" w:rsidRPr="00000000">
              <w:rPr>
                <w:rtl w:val="0"/>
              </w:rPr>
            </w:r>
          </w:p>
        </w:tc>
        <w:tc>
          <w:tcPr>
            <w:gridSpan w:val="7"/>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008">
            <w:pPr>
              <w:rPr>
                <w:sz w:val="16"/>
                <w:szCs w:val="16"/>
              </w:rPr>
            </w:pPr>
            <w:r w:rsidDel="00000000" w:rsidR="00000000" w:rsidRPr="00000000">
              <w:rPr>
                <w:b w:val="1"/>
                <w:bCs w:val="1"/>
                <w:color w:val="000000"/>
                <w:sz w:val="16"/>
                <w:szCs w:val="16"/>
                <w:rtl w:val="0"/>
              </w:rPr>
              <w:t xml:space="preserve"> </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00F">
            <w:pPr>
              <w:rPr>
                <w:sz w:val="16"/>
                <w:szCs w:val="16"/>
              </w:rPr>
            </w:pPr>
            <w:r w:rsidDel="00000000" w:rsidR="00000000" w:rsidRPr="00000000">
              <w:rPr>
                <w:color w:val="000000"/>
                <w:sz w:val="16"/>
                <w:szCs w:val="16"/>
                <w:rtl w:val="0"/>
              </w:rPr>
              <w:t xml:space="preserve">FIRMA DIGITAL:</w:t>
            </w:r>
            <w:r w:rsidDel="00000000" w:rsidR="00000000" w:rsidRPr="00000000">
              <w:rPr>
                <w:rtl w:val="0"/>
              </w:rPr>
            </w:r>
          </w:p>
        </w:tc>
        <w:tc>
          <w:tcPr>
            <w:gridSpan w:val="7"/>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014">
            <w:pPr>
              <w:rPr>
                <w:sz w:val="16"/>
                <w:szCs w:val="16"/>
              </w:rPr>
            </w:pPr>
            <w:r w:rsidDel="00000000" w:rsidR="00000000" w:rsidRPr="00000000">
              <w:rPr>
                <w:b w:val="1"/>
                <w:bCs w:val="1"/>
                <w:color w:val="000000"/>
                <w:sz w:val="16"/>
                <w:szCs w:val="16"/>
                <w:rtl w:val="0"/>
              </w:rPr>
              <w:t xml:space="preserve"> </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01B">
            <w:pPr>
              <w:rPr>
                <w:sz w:val="16"/>
                <w:szCs w:val="16"/>
              </w:rPr>
            </w:pPr>
            <w:r w:rsidDel="00000000" w:rsidR="00000000" w:rsidRPr="00000000">
              <w:rPr>
                <w:color w:val="000000"/>
                <w:sz w:val="16"/>
                <w:szCs w:val="16"/>
                <w:rtl w:val="0"/>
              </w:rPr>
              <w:t xml:space="preserve">APROBADOR DE DOCUMENTOS (AGETIC):</w:t>
            </w:r>
            <w:r w:rsidDel="00000000" w:rsidR="00000000" w:rsidRPr="00000000">
              <w:rPr>
                <w:rtl w:val="0"/>
              </w:rPr>
            </w:r>
          </w:p>
        </w:tc>
        <w:tc>
          <w:tcPr>
            <w:gridSpan w:val="7"/>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020">
            <w:pPr>
              <w:rPr>
                <w:sz w:val="16"/>
                <w:szCs w:val="16"/>
              </w:rPr>
            </w:pPr>
            <w:r w:rsidDel="00000000" w:rsidR="00000000" w:rsidRPr="00000000">
              <w:rPr>
                <w:color w:val="000000"/>
                <w:sz w:val="16"/>
                <w:szCs w:val="16"/>
                <w:rtl w:val="0"/>
              </w:rPr>
              <w:t xml:space="preserve"> </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027">
            <w:pPr>
              <w:rPr>
                <w:sz w:val="16"/>
                <w:szCs w:val="16"/>
              </w:rPr>
            </w:pPr>
            <w:r w:rsidDel="00000000" w:rsidR="00000000" w:rsidRPr="00000000">
              <w:rPr>
                <w:color w:val="000000"/>
                <w:sz w:val="16"/>
                <w:szCs w:val="16"/>
                <w:rtl w:val="0"/>
              </w:rPr>
              <w:t xml:space="preserve">PASARELA DE PAGOS:</w:t>
            </w:r>
            <w:r w:rsidDel="00000000" w:rsidR="00000000" w:rsidRPr="00000000">
              <w:rPr>
                <w:rtl w:val="0"/>
              </w:rPr>
            </w:r>
          </w:p>
        </w:tc>
        <w:tc>
          <w:tcPr>
            <w:gridSpan w:val="7"/>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02C">
            <w:pPr>
              <w:rPr>
                <w:sz w:val="16"/>
                <w:szCs w:val="16"/>
              </w:rPr>
            </w:pPr>
            <w:r w:rsidDel="00000000" w:rsidR="00000000" w:rsidRPr="00000000">
              <w:rPr>
                <w:color w:val="000000"/>
                <w:sz w:val="16"/>
                <w:szCs w:val="16"/>
                <w:rtl w:val="0"/>
              </w:rPr>
              <w:t xml:space="preserve"> </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033">
            <w:pPr>
              <w:rPr>
                <w:color w:val="000000"/>
                <w:sz w:val="16"/>
                <w:szCs w:val="16"/>
              </w:rPr>
            </w:pPr>
            <w:r w:rsidDel="00000000" w:rsidR="00000000" w:rsidRPr="00000000">
              <w:rPr>
                <w:sz w:val="16"/>
                <w:szCs w:val="16"/>
                <w:rtl w:val="0"/>
              </w:rPr>
              <w:t xml:space="preserve">CPT:</w:t>
            </w:r>
            <w:r w:rsidDel="00000000" w:rsidR="00000000" w:rsidRPr="00000000">
              <w:rPr>
                <w:rtl w:val="0"/>
              </w:rPr>
            </w:r>
          </w:p>
        </w:tc>
        <w:tc>
          <w:tcPr>
            <w:gridSpan w:val="7"/>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038">
            <w:pPr>
              <w:rPr>
                <w:color w:val="000000"/>
                <w:sz w:val="16"/>
                <w:szCs w:val="16"/>
              </w:rPr>
            </w:pPr>
            <w:r w:rsidDel="00000000" w:rsidR="00000000" w:rsidRPr="00000000">
              <w:rPr>
                <w:rtl w:val="0"/>
              </w:rPr>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03F">
            <w:pPr>
              <w:rPr>
                <w:color w:val="000000"/>
                <w:sz w:val="16"/>
                <w:szCs w:val="16"/>
              </w:rPr>
            </w:pPr>
            <w:r w:rsidDel="00000000" w:rsidR="00000000" w:rsidRPr="00000000">
              <w:rPr>
                <w:color w:val="000000"/>
                <w:sz w:val="16"/>
                <w:szCs w:val="16"/>
                <w:rtl w:val="0"/>
              </w:rPr>
              <w:t xml:space="preserve">QR:</w:t>
            </w:r>
          </w:p>
        </w:tc>
        <w:tc>
          <w:tcPr>
            <w:gridSpan w:val="7"/>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044">
            <w:pPr>
              <w:rPr>
                <w:color w:val="000000"/>
                <w:sz w:val="16"/>
                <w:szCs w:val="16"/>
              </w:rPr>
            </w:pPr>
            <w:r w:rsidDel="00000000" w:rsidR="00000000" w:rsidRPr="00000000">
              <w:rPr>
                <w:rtl w:val="0"/>
              </w:rPr>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04B">
            <w:pPr>
              <w:rPr>
                <w:sz w:val="16"/>
                <w:szCs w:val="16"/>
              </w:rPr>
            </w:pPr>
            <w:r w:rsidDel="00000000" w:rsidR="00000000" w:rsidRPr="00000000">
              <w:rPr>
                <w:color w:val="000000"/>
                <w:sz w:val="16"/>
                <w:szCs w:val="16"/>
                <w:rtl w:val="0"/>
              </w:rPr>
              <w:t xml:space="preserve">RÉGIMEN DE FACTURACIÓN (simplificado, general, otro):  </w:t>
            </w:r>
            <w:r w:rsidDel="00000000" w:rsidR="00000000" w:rsidRPr="00000000">
              <w:rPr>
                <w:rtl w:val="0"/>
              </w:rPr>
            </w:r>
          </w:p>
        </w:tc>
        <w:tc>
          <w:tcPr>
            <w:gridSpan w:val="7"/>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050">
            <w:pPr>
              <w:rPr>
                <w:sz w:val="16"/>
                <w:szCs w:val="16"/>
              </w:rPr>
            </w:pPr>
            <w:r w:rsidDel="00000000" w:rsidR="00000000" w:rsidRPr="00000000">
              <w:rPr>
                <w:rtl w:val="0"/>
              </w:rPr>
            </w:r>
          </w:p>
        </w:tc>
      </w:tr>
      <w:tr>
        <w:trPr>
          <w:cantSplit w:val="0"/>
          <w:trHeight w:val="300" w:hRule="atLeast"/>
          <w:tblHeader w:val="0"/>
        </w:trPr>
        <w:tc>
          <w:tcPr>
            <w:gridSpan w:val="12"/>
            <w:tcBorders>
              <w:top w:color="000000" w:space="0" w:sz="0" w:val="nil"/>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4057">
            <w:pPr>
              <w:rPr>
                <w:b w:val="1"/>
                <w:bCs w:val="1"/>
                <w:color w:val="000000"/>
                <w:sz w:val="16"/>
                <w:szCs w:val="16"/>
              </w:rPr>
            </w:pPr>
            <w:r w:rsidDel="00000000" w:rsidR="00000000" w:rsidRPr="00000000">
              <w:rPr>
                <w:b w:val="1"/>
                <w:bCs w:val="1"/>
                <w:color w:val="000000"/>
                <w:sz w:val="16"/>
                <w:szCs w:val="16"/>
                <w:rtl w:val="0"/>
              </w:rPr>
              <w:t xml:space="preserve">3. ¿LA ENTIDAD CUENTA CON INFRAESTRUCTURA TECNOLÓGICA PROPIA (CENTRO DE PROCESAMIENTO DE DATOS - CPD)? (marque con una X).</w:t>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063">
            <w:pPr>
              <w:rPr>
                <w:b w:val="1"/>
                <w:bCs w:val="1"/>
                <w:color w:val="000000"/>
                <w:sz w:val="16"/>
                <w:szCs w:val="16"/>
              </w:rPr>
            </w:pPr>
            <w:r w:rsidDel="00000000" w:rsidR="00000000" w:rsidRPr="00000000">
              <w:rPr>
                <w:b w:val="1"/>
                <w:bCs w:val="1"/>
                <w:color w:val="000000"/>
                <w:sz w:val="16"/>
                <w:szCs w:val="16"/>
                <w:rtl w:val="0"/>
              </w:rPr>
              <w:t xml:space="preserve">SI</w:t>
            </w:r>
          </w:p>
        </w:tc>
        <w:tc>
          <w:tcPr>
            <w:gridSpan w:val="7"/>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4068">
            <w:pPr>
              <w:rPr>
                <w:color w:val="000000"/>
                <w:sz w:val="16"/>
                <w:szCs w:val="16"/>
              </w:rPr>
            </w:pPr>
            <w:r w:rsidDel="00000000" w:rsidR="00000000" w:rsidRPr="00000000">
              <w:rPr>
                <w:color w:val="000000"/>
                <w:sz w:val="16"/>
                <w:szCs w:val="16"/>
                <w:rtl w:val="0"/>
              </w:rPr>
              <w:t xml:space="preserve">Marque la casilla con una X, SI cuenta con una infraestructura tecnológica propia.</w:t>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06F">
            <w:pPr>
              <w:rPr>
                <w:b w:val="1"/>
                <w:bCs w:val="1"/>
                <w:color w:val="000000"/>
                <w:sz w:val="16"/>
                <w:szCs w:val="16"/>
              </w:rPr>
            </w:pPr>
            <w:r w:rsidDel="00000000" w:rsidR="00000000" w:rsidRPr="00000000">
              <w:rPr>
                <w:b w:val="1"/>
                <w:bCs w:val="1"/>
                <w:color w:val="000000"/>
                <w:sz w:val="16"/>
                <w:szCs w:val="16"/>
                <w:rtl w:val="0"/>
              </w:rPr>
              <w:t xml:space="preserve">NO</w:t>
            </w:r>
          </w:p>
        </w:tc>
        <w:tc>
          <w:tcPr>
            <w:gridSpan w:val="7"/>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4074">
            <w:pPr>
              <w:rPr>
                <w:color w:val="000000"/>
                <w:sz w:val="16"/>
                <w:szCs w:val="16"/>
              </w:rPr>
            </w:pPr>
            <w:r w:rsidDel="00000000" w:rsidR="00000000" w:rsidRPr="00000000">
              <w:rPr>
                <w:color w:val="000000"/>
                <w:sz w:val="16"/>
                <w:szCs w:val="16"/>
                <w:rtl w:val="0"/>
              </w:rPr>
              <w:t xml:space="preserve">Marque la casilla con una X, si NO cuenta con una infraestructura tecnológica propia.</w:t>
            </w:r>
          </w:p>
        </w:tc>
      </w:tr>
      <w:tr>
        <w:trPr>
          <w:cantSplit w:val="0"/>
          <w:trHeight w:val="27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07B">
            <w:pPr>
              <w:rPr>
                <w:b w:val="1"/>
                <w:bCs w:val="1"/>
                <w:color w:val="000000"/>
                <w:sz w:val="16"/>
                <w:szCs w:val="16"/>
              </w:rPr>
            </w:pPr>
            <w:r w:rsidDel="00000000" w:rsidR="00000000" w:rsidRPr="00000000">
              <w:rPr>
                <w:b w:val="1"/>
                <w:bCs w:val="1"/>
                <w:color w:val="000000"/>
                <w:sz w:val="16"/>
                <w:szCs w:val="16"/>
                <w:rtl w:val="0"/>
              </w:rPr>
              <w:t xml:space="preserve">EN DESARROLLO</w:t>
            </w:r>
          </w:p>
        </w:tc>
        <w:tc>
          <w:tcPr>
            <w:gridSpan w:val="7"/>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4080">
            <w:pPr>
              <w:rPr>
                <w:color w:val="000000"/>
                <w:sz w:val="16"/>
                <w:szCs w:val="16"/>
              </w:rPr>
            </w:pPr>
            <w:r w:rsidDel="00000000" w:rsidR="00000000" w:rsidRPr="00000000">
              <w:rPr>
                <w:color w:val="000000"/>
                <w:sz w:val="16"/>
                <w:szCs w:val="16"/>
                <w:rtl w:val="0"/>
              </w:rPr>
              <w:t xml:space="preserve">Marque la casilla con una X, si está en proceso de desarrollo del sistema informático.</w:t>
            </w:r>
          </w:p>
        </w:tc>
      </w:tr>
      <w:tr>
        <w:trPr>
          <w:cantSplit w:val="0"/>
          <w:trHeight w:val="720" w:hRule="atLeast"/>
          <w:tblHeader w:val="0"/>
        </w:trPr>
        <w:tc>
          <w:tcPr>
            <w:gridSpan w:val="12"/>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087">
            <w:pPr>
              <w:rPr>
                <w:color w:val="000000"/>
                <w:sz w:val="16"/>
                <w:szCs w:val="16"/>
              </w:rPr>
            </w:pPr>
            <w:r w:rsidDel="00000000" w:rsidR="00000000" w:rsidRPr="00000000">
              <w:rPr>
                <w:sz w:val="16"/>
                <w:szCs w:val="16"/>
                <w:rtl w:val="0"/>
              </w:rPr>
              <w:t xml:space="preserve">En caso de NO contar con </w:t>
            </w:r>
            <w:r w:rsidDel="00000000" w:rsidR="00000000" w:rsidRPr="00000000">
              <w:rPr>
                <w:color w:val="000000"/>
                <w:sz w:val="16"/>
                <w:szCs w:val="16"/>
                <w:rtl w:val="0"/>
              </w:rPr>
              <w:t xml:space="preserve">infraestructura tecnológica deberá gestionar las mismas para implementar el Módulo Informático Estándar desarrollado por la AN, </w:t>
            </w:r>
            <w:r w:rsidDel="00000000" w:rsidR="00000000" w:rsidRPr="00000000">
              <w:rPr>
                <w:sz w:val="16"/>
                <w:szCs w:val="16"/>
                <w:rtl w:val="0"/>
              </w:rPr>
              <w:t xml:space="preserve">dentro los plazos establecidos en el Cronograma de Implementación Gradual de la VUCE</w:t>
            </w:r>
            <w:r w:rsidDel="00000000" w:rsidR="00000000" w:rsidRPr="00000000">
              <w:rPr>
                <w:color w:val="000000"/>
                <w:sz w:val="16"/>
                <w:szCs w:val="16"/>
                <w:rtl w:val="0"/>
              </w:rPr>
              <w:t xml:space="preserve">.</w:t>
            </w:r>
          </w:p>
        </w:tc>
      </w:tr>
      <w:tr>
        <w:trPr>
          <w:cantSplit w:val="0"/>
          <w:trHeight w:val="300"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4093">
            <w:pPr>
              <w:rPr>
                <w:b w:val="1"/>
                <w:bCs w:val="1"/>
                <w:color w:val="000000"/>
                <w:sz w:val="16"/>
                <w:szCs w:val="16"/>
              </w:rPr>
            </w:pPr>
            <w:r w:rsidDel="00000000" w:rsidR="00000000" w:rsidRPr="00000000">
              <w:rPr>
                <w:b w:val="1"/>
                <w:bCs w:val="1"/>
                <w:color w:val="000000"/>
                <w:sz w:val="16"/>
                <w:szCs w:val="16"/>
                <w:rtl w:val="0"/>
              </w:rPr>
              <w:t xml:space="preserve">4. ¿QUÉ INSTANCIA DESARROLLÓ LOS SISTEMAS INFORMÁTICOS QUE UTILIZA LA ENTIDAD? (marque con una X).</w:t>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09F">
            <w:pPr>
              <w:rPr>
                <w:b w:val="1"/>
                <w:bCs w:val="1"/>
                <w:color w:val="000000"/>
                <w:sz w:val="16"/>
                <w:szCs w:val="16"/>
              </w:rPr>
            </w:pPr>
            <w:r w:rsidDel="00000000" w:rsidR="00000000" w:rsidRPr="00000000">
              <w:rPr>
                <w:b w:val="1"/>
                <w:bCs w:val="1"/>
                <w:color w:val="000000"/>
                <w:sz w:val="16"/>
                <w:szCs w:val="16"/>
                <w:rtl w:val="0"/>
              </w:rPr>
              <w:t xml:space="preserve">SISTEMA</w:t>
            </w:r>
          </w:p>
        </w:tc>
        <w:tc>
          <w:tcPr>
            <w:gridSpan w:val="7"/>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0A4">
            <w:pPr>
              <w:rPr>
                <w:color w:val="000000"/>
                <w:sz w:val="16"/>
                <w:szCs w:val="16"/>
              </w:rPr>
            </w:pPr>
            <w:r w:rsidDel="00000000" w:rsidR="00000000" w:rsidRPr="00000000">
              <w:rPr>
                <w:color w:val="000000"/>
                <w:sz w:val="16"/>
                <w:szCs w:val="16"/>
                <w:rtl w:val="0"/>
              </w:rPr>
              <w:t xml:space="preserve">Describir el sistema de: Registro de operadores, Emisión AP,C,O.</w:t>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0AB">
            <w:pPr>
              <w:rPr>
                <w:b w:val="1"/>
                <w:bCs w:val="1"/>
                <w:color w:val="000000"/>
                <w:sz w:val="16"/>
                <w:szCs w:val="16"/>
              </w:rPr>
            </w:pPr>
            <w:r w:rsidDel="00000000" w:rsidR="00000000" w:rsidRPr="00000000">
              <w:rPr>
                <w:b w:val="1"/>
                <w:bCs w:val="1"/>
                <w:color w:val="000000"/>
                <w:sz w:val="16"/>
                <w:szCs w:val="16"/>
                <w:rtl w:val="0"/>
              </w:rPr>
              <w:t xml:space="preserve">SU ENTIDAD</w:t>
            </w:r>
          </w:p>
        </w:tc>
        <w:tc>
          <w:tcPr>
            <w:gridSpan w:val="7"/>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0B0">
            <w:pPr>
              <w:rPr>
                <w:color w:val="000000"/>
                <w:sz w:val="16"/>
                <w:szCs w:val="16"/>
              </w:rPr>
            </w:pPr>
            <w:r w:rsidDel="00000000" w:rsidR="00000000" w:rsidRPr="00000000">
              <w:rPr>
                <w:color w:val="000000"/>
                <w:sz w:val="16"/>
                <w:szCs w:val="16"/>
                <w:rtl w:val="0"/>
              </w:rPr>
              <w:t xml:space="preserve">Marque la casilla con una X, si el desarrollo del sistema informático fue realizado por su entidad.</w:t>
            </w:r>
          </w:p>
        </w:tc>
      </w:tr>
      <w:tr>
        <w:trPr>
          <w:cantSplit w:val="0"/>
          <w:trHeight w:val="585"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0B7">
            <w:pPr>
              <w:rPr>
                <w:b w:val="1"/>
                <w:bCs w:val="1"/>
                <w:color w:val="000000"/>
                <w:sz w:val="16"/>
                <w:szCs w:val="16"/>
              </w:rPr>
            </w:pPr>
            <w:r w:rsidDel="00000000" w:rsidR="00000000" w:rsidRPr="00000000">
              <w:rPr>
                <w:b w:val="1"/>
                <w:bCs w:val="1"/>
                <w:color w:val="000000"/>
                <w:sz w:val="16"/>
                <w:szCs w:val="16"/>
                <w:rtl w:val="0"/>
              </w:rPr>
              <w:t xml:space="preserve">ENTIDAD PRIVADA</w:t>
            </w:r>
          </w:p>
        </w:tc>
        <w:tc>
          <w:tcPr>
            <w:gridSpan w:val="7"/>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0BC">
            <w:pPr>
              <w:rPr>
                <w:color w:val="000000"/>
                <w:sz w:val="16"/>
                <w:szCs w:val="16"/>
              </w:rPr>
            </w:pPr>
            <w:r w:rsidDel="00000000" w:rsidR="00000000" w:rsidRPr="00000000">
              <w:rPr>
                <w:color w:val="000000"/>
                <w:sz w:val="16"/>
                <w:szCs w:val="16"/>
                <w:rtl w:val="0"/>
              </w:rPr>
              <w:t xml:space="preserve">Marque la casilla con una X, si el desarrollo del sistema informático fue realizado por una entidad privada.</w:t>
            </w:r>
          </w:p>
        </w:tc>
      </w:tr>
      <w:tr>
        <w:trPr>
          <w:cantSplit w:val="0"/>
          <w:trHeight w:val="57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0C3">
            <w:pPr>
              <w:rPr>
                <w:b w:val="1"/>
                <w:bCs w:val="1"/>
                <w:color w:val="000000"/>
                <w:sz w:val="16"/>
                <w:szCs w:val="16"/>
              </w:rPr>
            </w:pPr>
            <w:r w:rsidDel="00000000" w:rsidR="00000000" w:rsidRPr="00000000">
              <w:rPr>
                <w:b w:val="1"/>
                <w:bCs w:val="1"/>
                <w:color w:val="000000"/>
                <w:sz w:val="16"/>
                <w:szCs w:val="16"/>
                <w:rtl w:val="0"/>
              </w:rPr>
              <w:t xml:space="preserve">ENTIDAD PÚBLICA EXTERNA</w:t>
            </w:r>
          </w:p>
        </w:tc>
        <w:tc>
          <w:tcPr>
            <w:gridSpan w:val="7"/>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0C8">
            <w:pPr>
              <w:rPr>
                <w:color w:val="000000"/>
                <w:sz w:val="16"/>
                <w:szCs w:val="16"/>
              </w:rPr>
            </w:pPr>
            <w:r w:rsidDel="00000000" w:rsidR="00000000" w:rsidRPr="00000000">
              <w:rPr>
                <w:color w:val="000000"/>
                <w:sz w:val="16"/>
                <w:szCs w:val="16"/>
                <w:rtl w:val="0"/>
              </w:rPr>
              <w:t xml:space="preserve">Marque la casilla con una X, si el desarrollo del sistema informático fue realizado una entidad pública como AGETIC.</w:t>
            </w:r>
          </w:p>
        </w:tc>
      </w:tr>
      <w:tr>
        <w:trPr>
          <w:cantSplit w:val="0"/>
          <w:trHeight w:val="300"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40CF">
            <w:pPr>
              <w:rPr>
                <w:b w:val="1"/>
                <w:bCs w:val="1"/>
                <w:color w:val="000000"/>
                <w:sz w:val="16"/>
                <w:szCs w:val="16"/>
              </w:rPr>
            </w:pPr>
            <w:r w:rsidDel="00000000" w:rsidR="00000000" w:rsidRPr="00000000">
              <w:rPr>
                <w:b w:val="1"/>
                <w:bCs w:val="1"/>
                <w:color w:val="000000"/>
                <w:sz w:val="16"/>
                <w:szCs w:val="16"/>
                <w:rtl w:val="0"/>
              </w:rPr>
              <w:t xml:space="preserve">5. ¿LOS SISTEMAS INFORMÁTICOS DE LA ENTIDAD ESTÁN DESARROLLADOS SOBRE SOFTWARE LIBRE? (marque con una X).</w:t>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0DB">
            <w:pPr>
              <w:rPr>
                <w:b w:val="1"/>
                <w:bCs w:val="1"/>
                <w:color w:val="000000"/>
                <w:sz w:val="16"/>
                <w:szCs w:val="16"/>
              </w:rPr>
            </w:pPr>
            <w:r w:rsidDel="00000000" w:rsidR="00000000" w:rsidRPr="00000000">
              <w:rPr>
                <w:b w:val="1"/>
                <w:bCs w:val="1"/>
                <w:color w:val="000000"/>
                <w:sz w:val="16"/>
                <w:szCs w:val="16"/>
                <w:rtl w:val="0"/>
              </w:rPr>
              <w:t xml:space="preserve">SI</w:t>
            </w:r>
          </w:p>
        </w:tc>
        <w:tc>
          <w:tcPr>
            <w:gridSpan w:val="7"/>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40E0">
            <w:pPr>
              <w:rPr>
                <w:color w:val="000000"/>
                <w:sz w:val="16"/>
                <w:szCs w:val="16"/>
              </w:rPr>
            </w:pPr>
            <w:r w:rsidDel="00000000" w:rsidR="00000000" w:rsidRPr="00000000">
              <w:rPr>
                <w:color w:val="000000"/>
                <w:sz w:val="16"/>
                <w:szCs w:val="16"/>
                <w:rtl w:val="0"/>
              </w:rPr>
              <w:t xml:space="preserve">Marque la casilla con una X, SI el sistema informático fue desarrollado sobre software libre</w:t>
            </w:r>
          </w:p>
        </w:tc>
      </w:tr>
      <w:tr>
        <w:trPr>
          <w:cantSplit w:val="0"/>
          <w:trHeight w:val="645"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0E7">
            <w:pPr>
              <w:rPr>
                <w:b w:val="1"/>
                <w:bCs w:val="1"/>
                <w:color w:val="000000"/>
                <w:sz w:val="16"/>
                <w:szCs w:val="16"/>
              </w:rPr>
            </w:pPr>
            <w:r w:rsidDel="00000000" w:rsidR="00000000" w:rsidRPr="00000000">
              <w:rPr>
                <w:b w:val="1"/>
                <w:bCs w:val="1"/>
                <w:color w:val="000000"/>
                <w:sz w:val="16"/>
                <w:szCs w:val="16"/>
                <w:rtl w:val="0"/>
              </w:rPr>
              <w:t xml:space="preserve">NO</w:t>
            </w:r>
          </w:p>
        </w:tc>
        <w:tc>
          <w:tcPr>
            <w:gridSpan w:val="7"/>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40EC">
            <w:pPr>
              <w:rPr>
                <w:color w:val="000000"/>
                <w:sz w:val="16"/>
                <w:szCs w:val="16"/>
              </w:rPr>
            </w:pPr>
            <w:r w:rsidDel="00000000" w:rsidR="00000000" w:rsidRPr="00000000">
              <w:rPr>
                <w:color w:val="000000"/>
                <w:sz w:val="16"/>
                <w:szCs w:val="16"/>
                <w:rtl w:val="0"/>
              </w:rPr>
              <w:t xml:space="preserve">Marque la casilla con una X, si el sistema informático NO fue desarrollado sobre software libre</w:t>
            </w:r>
          </w:p>
        </w:tc>
      </w:tr>
      <w:tr>
        <w:trPr>
          <w:cantSplit w:val="0"/>
          <w:trHeight w:val="300" w:hRule="atLeast"/>
          <w:tblHeader w:val="0"/>
        </w:trPr>
        <w:tc>
          <w:tcPr>
            <w:gridSpan w:val="12"/>
            <w:tcBorders>
              <w:top w:color="000000" w:space="0" w:sz="4" w:val="single"/>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40F3">
            <w:pPr>
              <w:rPr>
                <w:b w:val="1"/>
                <w:bCs w:val="1"/>
                <w:color w:val="000000"/>
                <w:sz w:val="16"/>
                <w:szCs w:val="16"/>
              </w:rPr>
            </w:pPr>
            <w:r w:rsidDel="00000000" w:rsidR="00000000" w:rsidRPr="00000000">
              <w:rPr>
                <w:b w:val="1"/>
                <w:bCs w:val="1"/>
                <w:color w:val="000000"/>
                <w:sz w:val="16"/>
                <w:szCs w:val="16"/>
                <w:rtl w:val="0"/>
              </w:rPr>
              <w:t xml:space="preserve">6. ¿LOS SISTEMAS INFORMÁTICOS DE LA ENTIDAD PUEDEN INTEROPERAR A TRAVÉS DE SERVICIOS WEB BAJO LA ARQUITECTURA REST? (marque con una X).</w:t>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0FF">
            <w:pPr>
              <w:rPr>
                <w:b w:val="1"/>
                <w:bCs w:val="1"/>
                <w:color w:val="000000"/>
                <w:sz w:val="16"/>
                <w:szCs w:val="16"/>
              </w:rPr>
            </w:pPr>
            <w:r w:rsidDel="00000000" w:rsidR="00000000" w:rsidRPr="00000000">
              <w:rPr>
                <w:b w:val="1"/>
                <w:bCs w:val="1"/>
                <w:color w:val="000000"/>
                <w:sz w:val="16"/>
                <w:szCs w:val="16"/>
                <w:rtl w:val="0"/>
              </w:rPr>
              <w:t xml:space="preserve">SI</w:t>
            </w:r>
          </w:p>
        </w:tc>
        <w:tc>
          <w:tcPr>
            <w:gridSpan w:val="7"/>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104">
            <w:pPr>
              <w:rPr>
                <w:color w:val="000000"/>
                <w:sz w:val="16"/>
                <w:szCs w:val="16"/>
              </w:rPr>
            </w:pPr>
            <w:r w:rsidDel="00000000" w:rsidR="00000000" w:rsidRPr="00000000">
              <w:rPr>
                <w:color w:val="000000"/>
                <w:sz w:val="16"/>
                <w:szCs w:val="16"/>
                <w:rtl w:val="0"/>
              </w:rPr>
              <w:t xml:space="preserve">Marque la casilla con una X, SI el sistema informático puede operar mediante servicios Web</w:t>
            </w:r>
          </w:p>
        </w:tc>
      </w:tr>
      <w:tr>
        <w:trPr>
          <w:cantSplit w:val="0"/>
          <w:trHeight w:val="585"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10B">
            <w:pPr>
              <w:rPr>
                <w:b w:val="1"/>
                <w:bCs w:val="1"/>
                <w:color w:val="000000"/>
                <w:sz w:val="16"/>
                <w:szCs w:val="16"/>
              </w:rPr>
            </w:pPr>
            <w:r w:rsidDel="00000000" w:rsidR="00000000" w:rsidRPr="00000000">
              <w:rPr>
                <w:b w:val="1"/>
                <w:bCs w:val="1"/>
                <w:color w:val="000000"/>
                <w:sz w:val="16"/>
                <w:szCs w:val="16"/>
                <w:rtl w:val="0"/>
              </w:rPr>
              <w:t xml:space="preserve">NO</w:t>
            </w:r>
          </w:p>
        </w:tc>
        <w:tc>
          <w:tcPr>
            <w:gridSpan w:val="7"/>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110">
            <w:pPr>
              <w:rPr>
                <w:color w:val="000000"/>
                <w:sz w:val="16"/>
                <w:szCs w:val="16"/>
              </w:rPr>
            </w:pPr>
            <w:r w:rsidDel="00000000" w:rsidR="00000000" w:rsidRPr="00000000">
              <w:rPr>
                <w:color w:val="000000"/>
                <w:sz w:val="16"/>
                <w:szCs w:val="16"/>
                <w:rtl w:val="0"/>
              </w:rPr>
              <w:t xml:space="preserve">Marque la casilla con una X, si el sistema informático NO puede operar mediante servicios Web</w:t>
            </w:r>
          </w:p>
        </w:tc>
      </w:tr>
      <w:tr>
        <w:trPr>
          <w:cantSplit w:val="0"/>
          <w:trHeight w:val="300" w:hRule="atLeast"/>
          <w:tblHeader w:val="0"/>
        </w:trPr>
        <w:tc>
          <w:tcPr>
            <w:gridSpan w:val="12"/>
            <w:tcBorders>
              <w:top w:color="000000" w:space="0" w:sz="0" w:val="nil"/>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4117">
            <w:pPr>
              <w:rPr>
                <w:b w:val="1"/>
                <w:bCs w:val="1"/>
                <w:color w:val="000000"/>
                <w:sz w:val="16"/>
                <w:szCs w:val="16"/>
              </w:rPr>
            </w:pPr>
            <w:r w:rsidDel="00000000" w:rsidR="00000000" w:rsidRPr="00000000">
              <w:rPr>
                <w:b w:val="1"/>
                <w:bCs w:val="1"/>
                <w:color w:val="000000"/>
                <w:sz w:val="16"/>
                <w:szCs w:val="16"/>
                <w:rtl w:val="0"/>
              </w:rPr>
              <w:t xml:space="preserve">7. ¿LA ENTIDAD CUENTA CON PERSONAL PROPIO EN EL ÁREA DE DESARROLLO DE SISTEMAS? (marque con una X).</w:t>
            </w:r>
          </w:p>
        </w:tc>
      </w:tr>
      <w:tr>
        <w:trPr>
          <w:cantSplit w:val="0"/>
          <w:trHeight w:val="27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123">
            <w:pPr>
              <w:rPr>
                <w:b w:val="1"/>
                <w:bCs w:val="1"/>
                <w:color w:val="000000"/>
                <w:sz w:val="16"/>
                <w:szCs w:val="16"/>
              </w:rPr>
            </w:pPr>
            <w:r w:rsidDel="00000000" w:rsidR="00000000" w:rsidRPr="00000000">
              <w:rPr>
                <w:b w:val="1"/>
                <w:bCs w:val="1"/>
                <w:color w:val="000000"/>
                <w:sz w:val="16"/>
                <w:szCs w:val="16"/>
                <w:rtl w:val="0"/>
              </w:rPr>
              <w:t xml:space="preserve">SI</w:t>
            </w:r>
          </w:p>
        </w:tc>
        <w:tc>
          <w:tcPr>
            <w:gridSpan w:val="7"/>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128">
            <w:pPr>
              <w:rPr>
                <w:color w:val="000000"/>
                <w:sz w:val="16"/>
                <w:szCs w:val="16"/>
              </w:rPr>
            </w:pPr>
            <w:r w:rsidDel="00000000" w:rsidR="00000000" w:rsidRPr="00000000">
              <w:rPr>
                <w:color w:val="000000"/>
                <w:sz w:val="16"/>
                <w:szCs w:val="16"/>
                <w:rtl w:val="0"/>
              </w:rPr>
              <w:t xml:space="preserve">Marque la casilla, SI cuenta con personal de sistemas en su Entidad</w:t>
            </w:r>
          </w:p>
        </w:tc>
      </w:tr>
      <w:tr>
        <w:trPr>
          <w:cantSplit w:val="0"/>
          <w:trHeight w:val="375"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12F">
            <w:pPr>
              <w:rPr>
                <w:b w:val="1"/>
                <w:bCs w:val="1"/>
                <w:color w:val="000000"/>
                <w:sz w:val="16"/>
                <w:szCs w:val="16"/>
              </w:rPr>
            </w:pPr>
            <w:r w:rsidDel="00000000" w:rsidR="00000000" w:rsidRPr="00000000">
              <w:rPr>
                <w:b w:val="1"/>
                <w:bCs w:val="1"/>
                <w:color w:val="000000"/>
                <w:sz w:val="16"/>
                <w:szCs w:val="16"/>
                <w:rtl w:val="0"/>
              </w:rPr>
              <w:t xml:space="preserve">NO</w:t>
            </w:r>
          </w:p>
        </w:tc>
        <w:tc>
          <w:tcPr>
            <w:gridSpan w:val="7"/>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134">
            <w:pPr>
              <w:rPr>
                <w:color w:val="000000"/>
                <w:sz w:val="16"/>
                <w:szCs w:val="16"/>
              </w:rPr>
            </w:pPr>
            <w:r w:rsidDel="00000000" w:rsidR="00000000" w:rsidRPr="00000000">
              <w:rPr>
                <w:color w:val="000000"/>
                <w:sz w:val="16"/>
                <w:szCs w:val="16"/>
                <w:rtl w:val="0"/>
              </w:rPr>
              <w:t xml:space="preserve">Marque la casilla, si su Entidad NO cuenta con persona de sistemas</w:t>
            </w:r>
          </w:p>
        </w:tc>
      </w:tr>
      <w:tr>
        <w:trPr>
          <w:cantSplit w:val="0"/>
          <w:trHeight w:val="375" w:hRule="atLeast"/>
          <w:tblHeader w:val="0"/>
        </w:trPr>
        <w:tc>
          <w:tcPr>
            <w:gridSpan w:val="11"/>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13B">
            <w:pPr>
              <w:rPr>
                <w:color w:val="000000"/>
                <w:sz w:val="16"/>
                <w:szCs w:val="16"/>
                <w:highlight w:val="red"/>
              </w:rPr>
            </w:pPr>
            <w:r w:rsidDel="00000000" w:rsidR="00000000" w:rsidRPr="00000000">
              <w:rPr>
                <w:i w:val="1"/>
                <w:iCs w:val="1"/>
                <w:color w:val="000000"/>
                <w:sz w:val="16"/>
                <w:szCs w:val="16"/>
                <w:rtl w:val="0"/>
              </w:rPr>
              <w:t xml:space="preserve">SI LA RESPUESTA ES "SI"  CONTINÚE CON  LA PREGUNTA 8.  SI LA RESPUESTA ES "</w:t>
            </w:r>
            <w:r w:rsidDel="00000000" w:rsidR="00000000" w:rsidRPr="00000000">
              <w:rPr>
                <w:b w:val="1"/>
                <w:bCs w:val="1"/>
                <w:i w:val="1"/>
                <w:iCs w:val="1"/>
                <w:color w:val="000000"/>
                <w:sz w:val="16"/>
                <w:szCs w:val="16"/>
                <w:rtl w:val="0"/>
              </w:rPr>
              <w:t xml:space="preserve">NO</w:t>
            </w:r>
            <w:r w:rsidDel="00000000" w:rsidR="00000000" w:rsidRPr="00000000">
              <w:rPr>
                <w:i w:val="1"/>
                <w:iCs w:val="1"/>
                <w:color w:val="000000"/>
                <w:sz w:val="16"/>
                <w:szCs w:val="16"/>
                <w:rtl w:val="0"/>
              </w:rPr>
              <w:t xml:space="preserve">",  ESPECIFIQUE LA ENTIDAD DEPENDIENTE:</w:t>
            </w:r>
            <w:r w:rsidDel="00000000" w:rsidR="00000000" w:rsidRPr="00000000">
              <w:rPr>
                <w:rtl w:val="0"/>
              </w:rPr>
            </w:r>
          </w:p>
        </w:tc>
        <w:tc>
          <w:tcPr>
            <w:vAlign w:val="center"/>
          </w:tcPr>
          <w:p w:rsidR="00000000" w:rsidDel="00000000" w:rsidP="00000000" w:rsidRDefault="00000000" w:rsidRPr="00000000" w14:paraId="00004146">
            <w:pPr>
              <w:spacing w:after="200" w:line="276" w:lineRule="auto"/>
              <w:jc w:val="left"/>
              <w:rPr/>
            </w:pPr>
            <w:r w:rsidDel="00000000" w:rsidR="00000000" w:rsidRPr="00000000">
              <w:rPr>
                <w:rtl w:val="0"/>
              </w:rPr>
            </w:r>
          </w:p>
        </w:tc>
      </w:tr>
      <w:tr>
        <w:trPr>
          <w:cantSplit w:val="0"/>
          <w:trHeight w:val="375" w:hRule="atLeast"/>
          <w:tblHeader w:val="0"/>
        </w:trPr>
        <w:tc>
          <w:tcPr>
            <w:gridSpan w:val="11"/>
            <w:tcBorders>
              <w:top w:color="000000" w:space="0" w:sz="4" w:val="single"/>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4147">
            <w:pPr>
              <w:rPr>
                <w:b w:val="1"/>
                <w:bCs w:val="1"/>
                <w:color w:val="000000"/>
                <w:sz w:val="16"/>
                <w:szCs w:val="16"/>
              </w:rPr>
            </w:pPr>
            <w:r w:rsidDel="00000000" w:rsidR="00000000" w:rsidRPr="00000000">
              <w:rPr>
                <w:b w:val="1"/>
                <w:bCs w:val="1"/>
                <w:color w:val="000000"/>
                <w:sz w:val="16"/>
                <w:szCs w:val="16"/>
                <w:rtl w:val="0"/>
              </w:rPr>
              <w:t xml:space="preserve">8. ¿LOS SISTEMAS INFORMÁTICOS INTERACTÚAN CON ALGUNO DE LOS SIGUIENTES MÓDULOS DESARROLLADOS POR AGETIC? (marque con una X).</w:t>
            </w:r>
          </w:p>
        </w:tc>
      </w:tr>
      <w:tr>
        <w:trPr>
          <w:cantSplit w:val="0"/>
          <w:trHeight w:val="375"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152">
            <w:pPr>
              <w:rPr>
                <w:color w:val="000000"/>
                <w:sz w:val="16"/>
                <w:szCs w:val="16"/>
              </w:rPr>
            </w:pPr>
            <w:r w:rsidDel="00000000" w:rsidR="00000000" w:rsidRPr="00000000">
              <w:rPr>
                <w:color w:val="000000"/>
                <w:sz w:val="16"/>
                <w:szCs w:val="16"/>
                <w:rtl w:val="0"/>
              </w:rPr>
              <w:t xml:space="preserve">CIUDADANÍA DIGITAL:</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157">
            <w:pPr>
              <w:rPr>
                <w:b w:val="1"/>
                <w:bCs w:val="1"/>
                <w:color w:val="000000"/>
                <w:sz w:val="16"/>
                <w:szCs w:val="16"/>
              </w:rPr>
            </w:pPr>
            <w:r w:rsidDel="00000000" w:rsidR="00000000" w:rsidRPr="00000000">
              <w:rPr>
                <w:b w:val="1"/>
                <w:bCs w:val="1"/>
                <w:color w:val="000000"/>
                <w:sz w:val="16"/>
                <w:szCs w:val="16"/>
                <w:rtl w:val="0"/>
              </w:rPr>
              <w:t xml:space="preserve"> </w:t>
            </w:r>
          </w:p>
        </w:tc>
      </w:tr>
      <w:tr>
        <w:trPr>
          <w:cantSplit w:val="0"/>
          <w:trHeight w:val="375"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15D">
            <w:pPr>
              <w:rPr>
                <w:color w:val="000000"/>
                <w:sz w:val="16"/>
                <w:szCs w:val="16"/>
              </w:rPr>
            </w:pPr>
            <w:r w:rsidDel="00000000" w:rsidR="00000000" w:rsidRPr="00000000">
              <w:rPr>
                <w:color w:val="000000"/>
                <w:sz w:val="16"/>
                <w:szCs w:val="16"/>
                <w:rtl w:val="0"/>
              </w:rPr>
              <w:t xml:space="preserve">PASARELA DE PAGOS:</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162">
            <w:pPr>
              <w:rPr>
                <w:b w:val="1"/>
                <w:bCs w:val="1"/>
                <w:color w:val="000000"/>
                <w:sz w:val="16"/>
                <w:szCs w:val="16"/>
              </w:rPr>
            </w:pPr>
            <w:r w:rsidDel="00000000" w:rsidR="00000000" w:rsidRPr="00000000">
              <w:rPr>
                <w:b w:val="1"/>
                <w:bCs w:val="1"/>
                <w:color w:val="000000"/>
                <w:sz w:val="16"/>
                <w:szCs w:val="16"/>
                <w:rtl w:val="0"/>
              </w:rPr>
              <w:t xml:space="preserve"> </w:t>
            </w:r>
          </w:p>
        </w:tc>
      </w:tr>
      <w:tr>
        <w:trPr>
          <w:cantSplit w:val="0"/>
          <w:trHeight w:val="375"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168">
            <w:pPr>
              <w:rPr>
                <w:color w:val="000000"/>
                <w:sz w:val="16"/>
                <w:szCs w:val="16"/>
              </w:rPr>
            </w:pPr>
            <w:r w:rsidDel="00000000" w:rsidR="00000000" w:rsidRPr="00000000">
              <w:rPr>
                <w:color w:val="000000"/>
                <w:sz w:val="16"/>
                <w:szCs w:val="16"/>
                <w:rtl w:val="0"/>
              </w:rPr>
              <w:t xml:space="preserve">FIRMA DIGITAL:</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16D">
            <w:pPr>
              <w:rPr>
                <w:color w:val="000000"/>
                <w:sz w:val="16"/>
                <w:szCs w:val="16"/>
              </w:rPr>
            </w:pPr>
            <w:r w:rsidDel="00000000" w:rsidR="00000000" w:rsidRPr="00000000">
              <w:rPr>
                <w:color w:val="000000"/>
                <w:sz w:val="16"/>
                <w:szCs w:val="16"/>
                <w:rtl w:val="0"/>
              </w:rPr>
              <w:t xml:space="preserve"> </w:t>
            </w:r>
          </w:p>
        </w:tc>
      </w:tr>
      <w:tr>
        <w:trPr>
          <w:cantSplit w:val="0"/>
          <w:trHeight w:val="375"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173">
            <w:pPr>
              <w:rPr>
                <w:color w:val="000000"/>
                <w:sz w:val="16"/>
                <w:szCs w:val="16"/>
              </w:rPr>
            </w:pPr>
            <w:r w:rsidDel="00000000" w:rsidR="00000000" w:rsidRPr="00000000">
              <w:rPr>
                <w:color w:val="000000"/>
                <w:sz w:val="16"/>
                <w:szCs w:val="16"/>
                <w:rtl w:val="0"/>
              </w:rPr>
              <w:t xml:space="preserve">CPT:</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178">
            <w:pPr>
              <w:rPr>
                <w:color w:val="000000"/>
                <w:sz w:val="16"/>
                <w:szCs w:val="16"/>
              </w:rPr>
            </w:pPr>
            <w:r w:rsidDel="00000000" w:rsidR="00000000" w:rsidRPr="00000000">
              <w:rPr>
                <w:rtl w:val="0"/>
              </w:rPr>
            </w:r>
          </w:p>
        </w:tc>
      </w:tr>
      <w:tr>
        <w:trPr>
          <w:cantSplit w:val="0"/>
          <w:trHeight w:val="375"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17E">
            <w:pPr>
              <w:rPr>
                <w:color w:val="000000"/>
                <w:sz w:val="16"/>
                <w:szCs w:val="16"/>
              </w:rPr>
            </w:pPr>
            <w:r w:rsidDel="00000000" w:rsidR="00000000" w:rsidRPr="00000000">
              <w:rPr>
                <w:color w:val="000000"/>
                <w:sz w:val="16"/>
                <w:szCs w:val="16"/>
                <w:rtl w:val="0"/>
              </w:rPr>
              <w:t xml:space="preserve">QR:</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183">
            <w:pPr>
              <w:rPr>
                <w:color w:val="000000"/>
                <w:sz w:val="16"/>
                <w:szCs w:val="16"/>
              </w:rPr>
            </w:pPr>
            <w:r w:rsidDel="00000000" w:rsidR="00000000" w:rsidRPr="00000000">
              <w:rPr>
                <w:rtl w:val="0"/>
              </w:rPr>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189">
            <w:pPr>
              <w:rPr>
                <w:color w:val="000000"/>
                <w:sz w:val="16"/>
                <w:szCs w:val="16"/>
              </w:rPr>
            </w:pPr>
            <w:r w:rsidDel="00000000" w:rsidR="00000000" w:rsidRPr="00000000">
              <w:rPr>
                <w:color w:val="000000"/>
                <w:sz w:val="16"/>
                <w:szCs w:val="16"/>
                <w:rtl w:val="0"/>
              </w:rPr>
              <w:t xml:space="preserve">FACTURACIÓN: </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18E">
            <w:pPr>
              <w:rPr>
                <w:color w:val="000000"/>
                <w:sz w:val="16"/>
                <w:szCs w:val="16"/>
              </w:rPr>
            </w:pPr>
            <w:r w:rsidDel="00000000" w:rsidR="00000000" w:rsidRPr="00000000">
              <w:rPr>
                <w:rtl w:val="0"/>
              </w:rPr>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194">
            <w:pPr>
              <w:rPr>
                <w:color w:val="000000"/>
                <w:sz w:val="16"/>
                <w:szCs w:val="16"/>
              </w:rPr>
            </w:pPr>
            <w:r w:rsidDel="00000000" w:rsidR="00000000" w:rsidRPr="00000000">
              <w:rPr>
                <w:color w:val="000000"/>
                <w:sz w:val="16"/>
                <w:szCs w:val="16"/>
                <w:rtl w:val="0"/>
              </w:rPr>
              <w:t xml:space="preserve">COMENTARIOS:</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199">
            <w:pPr>
              <w:rPr>
                <w:color w:val="000000"/>
                <w:sz w:val="16"/>
                <w:szCs w:val="16"/>
              </w:rPr>
            </w:pPr>
            <w:r w:rsidDel="00000000" w:rsidR="00000000" w:rsidRPr="00000000">
              <w:rPr>
                <w:i w:val="1"/>
                <w:iCs w:val="1"/>
                <w:sz w:val="16"/>
                <w:szCs w:val="16"/>
                <w:rtl w:val="0"/>
              </w:rPr>
              <w:t xml:space="preserve">Indique si la entidad emite factura y, en caso afirmativo, especifique el régimen de facturación (manual, en línea u otro) correspondiente. En caso de no emitir factura, escribir: “No corresponde”.</w:t>
            </w:r>
            <w:r w:rsidDel="00000000" w:rsidR="00000000" w:rsidRPr="00000000">
              <w:rPr>
                <w:rtl w:val="0"/>
              </w:rPr>
            </w:r>
          </w:p>
        </w:tc>
      </w:tr>
      <w:tr>
        <w:trPr>
          <w:cantSplit w:val="0"/>
          <w:trHeight w:val="300" w:hRule="atLeast"/>
          <w:tblHeader w:val="0"/>
        </w:trPr>
        <w:tc>
          <w:tcPr>
            <w:gridSpan w:val="11"/>
            <w:tcBorders>
              <w:top w:color="000000" w:space="0" w:sz="0" w:val="nil"/>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419F">
            <w:pPr>
              <w:rPr>
                <w:b w:val="1"/>
                <w:bCs w:val="1"/>
                <w:color w:val="000000"/>
                <w:sz w:val="16"/>
                <w:szCs w:val="16"/>
              </w:rPr>
            </w:pPr>
            <w:r w:rsidDel="00000000" w:rsidR="00000000" w:rsidRPr="00000000">
              <w:rPr>
                <w:b w:val="1"/>
                <w:bCs w:val="1"/>
                <w:color w:val="000000"/>
                <w:sz w:val="16"/>
                <w:szCs w:val="16"/>
                <w:rtl w:val="0"/>
              </w:rPr>
              <w:t xml:space="preserve">9. ¿LA ENTIDAD CUENTA CON INFRAESTRUCTURA TECNOLÓGICA PROPIA (CENTRO DE PROCESAMIENTO DE DATOS - CPD)? (marque con una X).</w:t>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1AA">
            <w:pPr>
              <w:rPr>
                <w:color w:val="000000"/>
                <w:sz w:val="16"/>
                <w:szCs w:val="16"/>
              </w:rPr>
            </w:pPr>
            <w:r w:rsidDel="00000000" w:rsidR="00000000" w:rsidRPr="00000000">
              <w:rPr>
                <w:color w:val="000000"/>
                <w:sz w:val="16"/>
                <w:szCs w:val="16"/>
                <w:rtl w:val="0"/>
              </w:rPr>
              <w:t xml:space="preserve">SI</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1AF">
            <w:pPr>
              <w:rPr>
                <w:color w:val="000000"/>
                <w:sz w:val="16"/>
                <w:szCs w:val="16"/>
              </w:rPr>
            </w:pPr>
            <w:r w:rsidDel="00000000" w:rsidR="00000000" w:rsidRPr="00000000">
              <w:rPr>
                <w:color w:val="000000"/>
                <w:sz w:val="16"/>
                <w:szCs w:val="16"/>
                <w:rtl w:val="0"/>
              </w:rPr>
              <w:t xml:space="preserve">Marque la casilla con una X, SI cuenta con infraestructura tecnológica propia.</w:t>
            </w:r>
          </w:p>
        </w:tc>
      </w:tr>
      <w:tr>
        <w:trPr>
          <w:cantSplit w:val="0"/>
          <w:trHeight w:val="300" w:hRule="atLeast"/>
          <w:tblHeader w:val="0"/>
        </w:trPr>
        <w:tc>
          <w:tcPr>
            <w:gridSpan w:val="5"/>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1B5">
            <w:pPr>
              <w:rPr>
                <w:color w:val="000000"/>
                <w:sz w:val="16"/>
                <w:szCs w:val="16"/>
              </w:rPr>
            </w:pPr>
            <w:r w:rsidDel="00000000" w:rsidR="00000000" w:rsidRPr="00000000">
              <w:rPr>
                <w:color w:val="000000"/>
                <w:sz w:val="16"/>
                <w:szCs w:val="16"/>
                <w:rtl w:val="0"/>
              </w:rPr>
              <w:t xml:space="preserve">NO</w:t>
            </w:r>
          </w:p>
        </w:tc>
        <w:tc>
          <w:tcPr>
            <w:gridSpan w:val="6"/>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41BA">
            <w:pPr>
              <w:rPr>
                <w:color w:val="000000"/>
                <w:sz w:val="16"/>
                <w:szCs w:val="16"/>
              </w:rPr>
            </w:pPr>
            <w:r w:rsidDel="00000000" w:rsidR="00000000" w:rsidRPr="00000000">
              <w:rPr>
                <w:color w:val="000000"/>
                <w:sz w:val="16"/>
                <w:szCs w:val="16"/>
                <w:rtl w:val="0"/>
              </w:rPr>
              <w:t xml:space="preserve">Marque la casilla con una X, si su Entidad NO cuenta con infraestructura tecnológica propia.</w:t>
            </w:r>
          </w:p>
        </w:tc>
      </w:tr>
      <w:tr>
        <w:trPr>
          <w:cantSplit w:val="0"/>
          <w:trHeight w:val="675" w:hRule="atLeast"/>
          <w:tblHeader w:val="0"/>
        </w:trPr>
        <w:tc>
          <w:tcPr>
            <w:gridSpan w:val="11"/>
            <w:tcBorders>
              <w:top w:color="000000" w:space="0" w:sz="4" w:val="single"/>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41C0">
            <w:pPr>
              <w:rPr>
                <w:b w:val="1"/>
                <w:bCs w:val="1"/>
                <w:color w:val="000000"/>
                <w:sz w:val="16"/>
                <w:szCs w:val="16"/>
              </w:rPr>
            </w:pPr>
            <w:r w:rsidDel="00000000" w:rsidR="00000000" w:rsidRPr="00000000">
              <w:rPr>
                <w:b w:val="1"/>
                <w:bCs w:val="1"/>
                <w:color w:val="000000"/>
                <w:sz w:val="16"/>
                <w:szCs w:val="16"/>
                <w:rtl w:val="0"/>
              </w:rPr>
              <w:t xml:space="preserve">10. ¿CUENTA CON LA DOCUMENTACIÓN TÉCNICA DE SUS SERVICIOS PARA LA INTEROPERABILIDAD? </w:t>
            </w:r>
            <w:r w:rsidDel="00000000" w:rsidR="00000000" w:rsidRPr="00000000">
              <w:rPr>
                <w:color w:val="000000"/>
                <w:sz w:val="16"/>
                <w:szCs w:val="16"/>
                <w:rtl w:val="0"/>
              </w:rPr>
              <w:t xml:space="preserve">(marque con una X).</w:t>
            </w:r>
            <w:r w:rsidDel="00000000" w:rsidR="00000000" w:rsidRPr="00000000">
              <w:rPr>
                <w:rtl w:val="0"/>
              </w:rPr>
            </w:r>
          </w:p>
        </w:tc>
      </w:tr>
      <w:tr>
        <w:trPr>
          <w:cantSplit w:val="0"/>
          <w:trHeight w:val="268"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1CB">
            <w:pPr>
              <w:rPr>
                <w:b w:val="1"/>
                <w:bCs w:val="1"/>
                <w:color w:val="000000"/>
                <w:sz w:val="16"/>
                <w:szCs w:val="16"/>
              </w:rPr>
            </w:pPr>
            <w:r w:rsidDel="00000000" w:rsidR="00000000" w:rsidRPr="00000000">
              <w:rPr>
                <w:color w:val="000000"/>
                <w:sz w:val="16"/>
                <w:szCs w:val="16"/>
                <w:rtl w:val="0"/>
              </w:rPr>
              <w:t xml:space="preserve">SI</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1D0">
            <w:pPr>
              <w:rPr>
                <w:b w:val="1"/>
                <w:bCs w:val="1"/>
                <w:color w:val="000000"/>
                <w:sz w:val="16"/>
                <w:szCs w:val="16"/>
              </w:rPr>
            </w:pPr>
            <w:r w:rsidDel="00000000" w:rsidR="00000000" w:rsidRPr="00000000">
              <w:rPr>
                <w:color w:val="000000"/>
                <w:sz w:val="16"/>
                <w:szCs w:val="16"/>
                <w:rtl w:val="0"/>
              </w:rPr>
              <w:t xml:space="preserve">Marque la casilla con una X, SI cuenta con documentación técnica para la interoperabilidad.</w:t>
            </w:r>
            <w:r w:rsidDel="00000000" w:rsidR="00000000" w:rsidRPr="00000000">
              <w:rPr>
                <w:rtl w:val="0"/>
              </w:rPr>
            </w:r>
          </w:p>
        </w:tc>
      </w:tr>
      <w:tr>
        <w:trPr>
          <w:cantSplit w:val="0"/>
          <w:trHeight w:val="286"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1D6">
            <w:pPr>
              <w:rPr>
                <w:b w:val="1"/>
                <w:bCs w:val="1"/>
                <w:color w:val="000000"/>
                <w:sz w:val="16"/>
                <w:szCs w:val="16"/>
              </w:rPr>
            </w:pPr>
            <w:r w:rsidDel="00000000" w:rsidR="00000000" w:rsidRPr="00000000">
              <w:rPr>
                <w:color w:val="000000"/>
                <w:sz w:val="16"/>
                <w:szCs w:val="16"/>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1DB">
            <w:pPr>
              <w:rPr>
                <w:b w:val="1"/>
                <w:bCs w:val="1"/>
                <w:color w:val="000000"/>
                <w:sz w:val="16"/>
                <w:szCs w:val="16"/>
              </w:rPr>
            </w:pPr>
            <w:r w:rsidDel="00000000" w:rsidR="00000000" w:rsidRPr="00000000">
              <w:rPr>
                <w:color w:val="000000"/>
                <w:sz w:val="16"/>
                <w:szCs w:val="16"/>
                <w:rtl w:val="0"/>
              </w:rPr>
              <w:t xml:space="preserve">Marque la casilla con una X, si NO cuenta con documentación técnica para la interoperabilidad.</w:t>
            </w:r>
            <w:r w:rsidDel="00000000" w:rsidR="00000000" w:rsidRPr="00000000">
              <w:rPr>
                <w:rtl w:val="0"/>
              </w:rPr>
            </w:r>
          </w:p>
        </w:tc>
      </w:tr>
      <w:tr>
        <w:trPr>
          <w:cantSplit w:val="0"/>
          <w:trHeight w:val="675" w:hRule="atLeast"/>
          <w:tblHeader w:val="0"/>
        </w:trPr>
        <w:tc>
          <w:tcPr>
            <w:gridSpan w:val="11"/>
            <w:tcBorders>
              <w:top w:color="000000" w:space="0" w:sz="4" w:val="single"/>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41E1">
            <w:pPr>
              <w:rPr>
                <w:b w:val="1"/>
                <w:bCs w:val="1"/>
                <w:color w:val="000000"/>
                <w:sz w:val="16"/>
                <w:szCs w:val="16"/>
              </w:rPr>
            </w:pPr>
            <w:r w:rsidDel="00000000" w:rsidR="00000000" w:rsidRPr="00000000">
              <w:rPr>
                <w:b w:val="1"/>
                <w:bCs w:val="1"/>
                <w:color w:val="000000"/>
                <w:sz w:val="16"/>
                <w:szCs w:val="16"/>
                <w:rtl w:val="0"/>
              </w:rPr>
              <w:t xml:space="preserve">11. ADJUNTE EL DIAGRAMA DE FLUJO DEL PROCESO (EN FORMATO BPMN)  DEL REGISTRO DE OPERADORES, IDENTIFICANDO: PROCESOS EN SISTEMA O PROCESOS MANUALES (SIN USO DE SISTEMA) Y LOS ACTORES QUE LO REALIZAN.</w:t>
            </w:r>
          </w:p>
        </w:tc>
      </w:tr>
      <w:tr>
        <w:trPr>
          <w:cantSplit w:val="0"/>
          <w:trHeight w:val="467" w:hRule="atLeast"/>
          <w:tblHeader w:val="0"/>
        </w:trPr>
        <w:tc>
          <w:tcPr>
            <w:gridSpan w:val="11"/>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41EC">
            <w:pPr>
              <w:rPr>
                <w:color w:val="000000"/>
                <w:sz w:val="16"/>
                <w:szCs w:val="16"/>
              </w:rPr>
            </w:pPr>
            <w:r w:rsidDel="00000000" w:rsidR="00000000" w:rsidRPr="00000000">
              <w:rPr>
                <w:color w:val="000000"/>
                <w:sz w:val="16"/>
                <w:szCs w:val="16"/>
                <w:rtl w:val="0"/>
              </w:rPr>
              <w:t xml:space="preserve">Los diagramas en formato BPMN del proceso del registro de operadores deberán ser remitidos en formato PDF.</w:t>
            </w:r>
          </w:p>
        </w:tc>
      </w:tr>
      <w:tr>
        <w:trPr>
          <w:cantSplit w:val="0"/>
          <w:trHeight w:val="945" w:hRule="atLeast"/>
          <w:tblHeader w:val="0"/>
        </w:trPr>
        <w:tc>
          <w:tcPr>
            <w:gridSpan w:val="11"/>
            <w:tcBorders>
              <w:top w:color="000000" w:space="0" w:sz="4" w:val="single"/>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41F7">
            <w:pPr>
              <w:rPr>
                <w:b w:val="1"/>
                <w:bCs w:val="1"/>
                <w:color w:val="000000"/>
                <w:sz w:val="16"/>
                <w:szCs w:val="16"/>
              </w:rPr>
            </w:pPr>
            <w:r w:rsidDel="00000000" w:rsidR="00000000" w:rsidRPr="00000000">
              <w:rPr>
                <w:b w:val="1"/>
                <w:bCs w:val="1"/>
                <w:color w:val="000000"/>
                <w:sz w:val="16"/>
                <w:szCs w:val="16"/>
                <w:rtl w:val="0"/>
              </w:rPr>
              <w:t xml:space="preserve">12. ADJUNTE EL DICCIONARIO DE DATOS PARA EL PROCESO DEL REGISTRO DE OPERADORES, DEBE REMITIR MÍNIMAMENTE LA SIGUIENTE INFORMACIÓN: NOMBRE DEL CAMPO, TIPO DE DATO (NÚMERO, CADENA, OTROS), OBLIGATORIO (SI/NO), LONGITUD, FORMATO (SI SE VALIDA), PARAMÉTRICA (SI/NO), LLENADO (AUTOMÁTICO/MANUAL). (En formato digital preferentemente Excel):</w:t>
            </w:r>
          </w:p>
        </w:tc>
      </w:tr>
      <w:tr>
        <w:trPr>
          <w:cantSplit w:val="0"/>
          <w:trHeight w:val="283" w:hRule="atLeast"/>
          <w:tblHeader w:val="0"/>
        </w:trPr>
        <w:tc>
          <w:tcPr>
            <w:gridSpan w:val="11"/>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4202">
            <w:pPr>
              <w:rPr>
                <w:color w:val="000000"/>
                <w:sz w:val="16"/>
                <w:szCs w:val="16"/>
              </w:rPr>
            </w:pPr>
            <w:r w:rsidDel="00000000" w:rsidR="00000000" w:rsidRPr="00000000">
              <w:rPr>
                <w:color w:val="000000"/>
                <w:sz w:val="16"/>
                <w:szCs w:val="16"/>
                <w:rtl w:val="0"/>
              </w:rPr>
              <w:t xml:space="preserve">El diccionario de datos que se utilizan en el proceso de registro de operadores deberá contener mínimamente los campos de: NOMBRE DEL CAMPO, TIPO DE DATO (NÚMERO, CADENA, OTROS), OBLIGATORIO (SI/NO), LONGITUD, FORMATO (SI SE VALIDA), PARAMÉTRICA (SI/NO), LLENADO (AUTOMÁTICO/MANUAL), no limitando a describir otros campos de interés o importancia.</w:t>
            </w:r>
          </w:p>
          <w:p w:rsidR="00000000" w:rsidDel="00000000" w:rsidP="00000000" w:rsidRDefault="00000000" w:rsidRPr="00000000" w14:paraId="00004203">
            <w:pPr>
              <w:rPr>
                <w:i w:val="1"/>
                <w:iCs w:val="1"/>
                <w:color w:val="000000"/>
                <w:sz w:val="16"/>
                <w:szCs w:val="16"/>
              </w:rPr>
            </w:pPr>
            <w:r w:rsidDel="00000000" w:rsidR="00000000" w:rsidRPr="00000000">
              <w:rPr>
                <w:i w:val="1"/>
                <w:iCs w:val="1"/>
                <w:color w:val="000000"/>
                <w:sz w:val="16"/>
                <w:szCs w:val="16"/>
                <w:rtl w:val="0"/>
              </w:rPr>
              <w:t xml:space="preserve">Ej.:</w:t>
            </w:r>
          </w:p>
          <w:tbl>
            <w:tblPr>
              <w:tblStyle w:val="Table14"/>
              <w:tblW w:w="88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4"/>
              <w:gridCol w:w="1630"/>
              <w:gridCol w:w="1319"/>
              <w:gridCol w:w="1061"/>
              <w:gridCol w:w="948"/>
              <w:gridCol w:w="1372"/>
              <w:gridCol w:w="972"/>
              <w:tblGridChange w:id="0">
                <w:tblGrid>
                  <w:gridCol w:w="1514"/>
                  <w:gridCol w:w="1630"/>
                  <w:gridCol w:w="1319"/>
                  <w:gridCol w:w="1061"/>
                  <w:gridCol w:w="948"/>
                  <w:gridCol w:w="1372"/>
                  <w:gridCol w:w="972"/>
                </w:tblGrid>
              </w:tblGridChange>
            </w:tblGrid>
            <w:tr>
              <w:trPr>
                <w:cantSplit w:val="0"/>
                <w:tblHeader w:val="0"/>
              </w:trPr>
              <w:tc>
                <w:tcPr/>
                <w:p w:rsidR="00000000" w:rsidDel="00000000" w:rsidP="00000000" w:rsidRDefault="00000000" w:rsidRPr="00000000" w14:paraId="00004204">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NOMBRE DEL CAMPO</w:t>
                  </w:r>
                </w:p>
              </w:tc>
              <w:tc>
                <w:tcPr/>
                <w:p w:rsidR="00000000" w:rsidDel="00000000" w:rsidP="00000000" w:rsidRDefault="00000000" w:rsidRPr="00000000" w14:paraId="00004205">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TIPO DE DATO</w:t>
                  </w:r>
                </w:p>
              </w:tc>
              <w:tc>
                <w:tcPr/>
                <w:p w:rsidR="00000000" w:rsidDel="00000000" w:rsidP="00000000" w:rsidRDefault="00000000" w:rsidRPr="00000000" w14:paraId="00004206">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OBLIGATORIO</w:t>
                  </w:r>
                </w:p>
              </w:tc>
              <w:tc>
                <w:tcPr/>
                <w:p w:rsidR="00000000" w:rsidDel="00000000" w:rsidP="00000000" w:rsidRDefault="00000000" w:rsidRPr="00000000" w14:paraId="00004207">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LONGITUD</w:t>
                  </w:r>
                </w:p>
              </w:tc>
              <w:tc>
                <w:tcPr/>
                <w:p w:rsidR="00000000" w:rsidDel="00000000" w:rsidP="00000000" w:rsidRDefault="00000000" w:rsidRPr="00000000" w14:paraId="00004208">
                  <w:pPr>
                    <w:ind w:left="-77" w:firstLine="0"/>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FORMATO</w:t>
                  </w:r>
                </w:p>
              </w:tc>
              <w:tc>
                <w:tcPr/>
                <w:p w:rsidR="00000000" w:rsidDel="00000000" w:rsidP="00000000" w:rsidRDefault="00000000" w:rsidRPr="00000000" w14:paraId="00004209">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PARAMÉTRICA</w:t>
                  </w:r>
                </w:p>
              </w:tc>
              <w:tc>
                <w:tcPr/>
                <w:p w:rsidR="00000000" w:rsidDel="00000000" w:rsidP="00000000" w:rsidRDefault="00000000" w:rsidRPr="00000000" w14:paraId="0000420A">
                  <w:pPr>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LLENADO</w:t>
                  </w:r>
                </w:p>
              </w:tc>
            </w:tr>
            <w:tr>
              <w:trPr>
                <w:cantSplit w:val="0"/>
                <w:tblHeader w:val="0"/>
              </w:trPr>
              <w:tc>
                <w:tcPr/>
                <w:p w:rsidR="00000000" w:rsidDel="00000000" w:rsidP="00000000" w:rsidRDefault="00000000" w:rsidRPr="00000000" w14:paraId="0000420B">
                  <w:pPr>
                    <w:rPr>
                      <w:i w:val="1"/>
                      <w:iCs w:val="1"/>
                      <w:color w:val="000000"/>
                      <w:sz w:val="16"/>
                      <w:szCs w:val="16"/>
                    </w:rPr>
                  </w:pPr>
                  <w:r w:rsidDel="00000000" w:rsidR="00000000" w:rsidRPr="00000000">
                    <w:rPr>
                      <w:i w:val="1"/>
                      <w:iCs w:val="1"/>
                      <w:color w:val="000000"/>
                      <w:sz w:val="16"/>
                      <w:szCs w:val="16"/>
                      <w:rtl w:val="0"/>
                    </w:rPr>
                    <w:t xml:space="preserve">NOMBRE</w:t>
                  </w:r>
                </w:p>
              </w:tc>
              <w:tc>
                <w:tcPr/>
                <w:p w:rsidR="00000000" w:rsidDel="00000000" w:rsidP="00000000" w:rsidRDefault="00000000" w:rsidRPr="00000000" w14:paraId="0000420C">
                  <w:pPr>
                    <w:rPr>
                      <w:i w:val="1"/>
                      <w:iCs w:val="1"/>
                      <w:color w:val="000000"/>
                      <w:sz w:val="16"/>
                      <w:szCs w:val="16"/>
                    </w:rPr>
                  </w:pPr>
                  <w:r w:rsidDel="00000000" w:rsidR="00000000" w:rsidRPr="00000000">
                    <w:rPr>
                      <w:i w:val="1"/>
                      <w:iCs w:val="1"/>
                      <w:color w:val="000000"/>
                      <w:sz w:val="16"/>
                      <w:szCs w:val="16"/>
                      <w:rtl w:val="0"/>
                    </w:rPr>
                    <w:t xml:space="preserve">ALFANUMÉRICO</w:t>
                  </w:r>
                </w:p>
              </w:tc>
              <w:tc>
                <w:tcPr/>
                <w:p w:rsidR="00000000" w:rsidDel="00000000" w:rsidP="00000000" w:rsidRDefault="00000000" w:rsidRPr="00000000" w14:paraId="0000420D">
                  <w:pPr>
                    <w:rPr>
                      <w:i w:val="1"/>
                      <w:iCs w:val="1"/>
                      <w:color w:val="000000"/>
                      <w:sz w:val="16"/>
                      <w:szCs w:val="16"/>
                    </w:rPr>
                  </w:pPr>
                  <w:r w:rsidDel="00000000" w:rsidR="00000000" w:rsidRPr="00000000">
                    <w:rPr>
                      <w:i w:val="1"/>
                      <w:iCs w:val="1"/>
                      <w:color w:val="000000"/>
                      <w:sz w:val="16"/>
                      <w:szCs w:val="16"/>
                      <w:rtl w:val="0"/>
                    </w:rPr>
                    <w:t xml:space="preserve">SI</w:t>
                  </w:r>
                </w:p>
              </w:tc>
              <w:tc>
                <w:tcPr/>
                <w:p w:rsidR="00000000" w:rsidDel="00000000" w:rsidP="00000000" w:rsidRDefault="00000000" w:rsidRPr="00000000" w14:paraId="0000420E">
                  <w:pPr>
                    <w:rPr>
                      <w:i w:val="1"/>
                      <w:iCs w:val="1"/>
                      <w:color w:val="000000"/>
                      <w:sz w:val="16"/>
                      <w:szCs w:val="16"/>
                    </w:rPr>
                  </w:pPr>
                  <w:r w:rsidDel="00000000" w:rsidR="00000000" w:rsidRPr="00000000">
                    <w:rPr>
                      <w:i w:val="1"/>
                      <w:iCs w:val="1"/>
                      <w:color w:val="000000"/>
                      <w:sz w:val="16"/>
                      <w:szCs w:val="16"/>
                      <w:rtl w:val="0"/>
                    </w:rPr>
                    <w:t xml:space="preserve">250</w:t>
                  </w:r>
                </w:p>
              </w:tc>
              <w:tc>
                <w:tcPr/>
                <w:p w:rsidR="00000000" w:rsidDel="00000000" w:rsidP="00000000" w:rsidRDefault="00000000" w:rsidRPr="00000000" w14:paraId="0000420F">
                  <w:pPr>
                    <w:rPr>
                      <w:i w:val="1"/>
                      <w:iCs w:val="1"/>
                      <w:color w:val="000000"/>
                      <w:sz w:val="16"/>
                      <w:szCs w:val="16"/>
                    </w:rPr>
                  </w:pPr>
                  <w:r w:rsidDel="00000000" w:rsidR="00000000" w:rsidRPr="00000000">
                    <w:rPr>
                      <w:i w:val="1"/>
                      <w:iCs w:val="1"/>
                      <w:color w:val="000000"/>
                      <w:sz w:val="16"/>
                      <w:szCs w:val="16"/>
                      <w:rtl w:val="0"/>
                    </w:rPr>
                    <w:t xml:space="preserve">NO SE VALIDA</w:t>
                  </w:r>
                </w:p>
              </w:tc>
              <w:tc>
                <w:tcPr/>
                <w:p w:rsidR="00000000" w:rsidDel="00000000" w:rsidP="00000000" w:rsidRDefault="00000000" w:rsidRPr="00000000" w14:paraId="00004210">
                  <w:pPr>
                    <w:rPr>
                      <w:i w:val="1"/>
                      <w:iCs w:val="1"/>
                      <w:color w:val="000000"/>
                      <w:sz w:val="16"/>
                      <w:szCs w:val="16"/>
                    </w:rPr>
                  </w:pPr>
                  <w:r w:rsidDel="00000000" w:rsidR="00000000" w:rsidRPr="00000000">
                    <w:rPr>
                      <w:i w:val="1"/>
                      <w:iCs w:val="1"/>
                      <w:color w:val="000000"/>
                      <w:sz w:val="16"/>
                      <w:szCs w:val="16"/>
                      <w:rtl w:val="0"/>
                    </w:rPr>
                    <w:t xml:space="preserve">NO</w:t>
                  </w:r>
                </w:p>
              </w:tc>
              <w:tc>
                <w:tcPr/>
                <w:p w:rsidR="00000000" w:rsidDel="00000000" w:rsidP="00000000" w:rsidRDefault="00000000" w:rsidRPr="00000000" w14:paraId="00004211">
                  <w:pPr>
                    <w:rPr>
                      <w:i w:val="1"/>
                      <w:iCs w:val="1"/>
                      <w:color w:val="000000"/>
                      <w:sz w:val="16"/>
                      <w:szCs w:val="16"/>
                    </w:rPr>
                  </w:pPr>
                  <w:r w:rsidDel="00000000" w:rsidR="00000000" w:rsidRPr="00000000">
                    <w:rPr>
                      <w:i w:val="1"/>
                      <w:iCs w:val="1"/>
                      <w:color w:val="000000"/>
                      <w:sz w:val="16"/>
                      <w:szCs w:val="16"/>
                      <w:rtl w:val="0"/>
                    </w:rPr>
                    <w:t xml:space="preserve">MANUAL</w:t>
                  </w:r>
                </w:p>
              </w:tc>
            </w:tr>
            <w:tr>
              <w:trPr>
                <w:cantSplit w:val="0"/>
                <w:tblHeader w:val="0"/>
              </w:trPr>
              <w:tc>
                <w:tcPr/>
                <w:p w:rsidR="00000000" w:rsidDel="00000000" w:rsidP="00000000" w:rsidRDefault="00000000" w:rsidRPr="00000000" w14:paraId="00004212">
                  <w:pPr>
                    <w:rPr>
                      <w:i w:val="1"/>
                      <w:iCs w:val="1"/>
                      <w:color w:val="000000"/>
                      <w:sz w:val="16"/>
                      <w:szCs w:val="16"/>
                    </w:rPr>
                  </w:pPr>
                  <w:r w:rsidDel="00000000" w:rsidR="00000000" w:rsidRPr="00000000">
                    <w:rPr>
                      <w:i w:val="1"/>
                      <w:iCs w:val="1"/>
                      <w:color w:val="000000"/>
                      <w:sz w:val="16"/>
                      <w:szCs w:val="16"/>
                      <w:rtl w:val="0"/>
                    </w:rPr>
                    <w:t xml:space="preserve">DOMICILIO</w:t>
                  </w:r>
                </w:p>
              </w:tc>
              <w:tc>
                <w:tcPr/>
                <w:p w:rsidR="00000000" w:rsidDel="00000000" w:rsidP="00000000" w:rsidRDefault="00000000" w:rsidRPr="00000000" w14:paraId="00004213">
                  <w:pPr>
                    <w:rPr>
                      <w:i w:val="1"/>
                      <w:iCs w:val="1"/>
                      <w:color w:val="000000"/>
                      <w:sz w:val="16"/>
                      <w:szCs w:val="16"/>
                    </w:rPr>
                  </w:pPr>
                  <w:r w:rsidDel="00000000" w:rsidR="00000000" w:rsidRPr="00000000">
                    <w:rPr>
                      <w:i w:val="1"/>
                      <w:iCs w:val="1"/>
                      <w:color w:val="000000"/>
                      <w:sz w:val="16"/>
                      <w:szCs w:val="16"/>
                      <w:rtl w:val="0"/>
                    </w:rPr>
                    <w:t xml:space="preserve">ALFANUMÉRICO</w:t>
                  </w:r>
                </w:p>
              </w:tc>
              <w:tc>
                <w:tcPr/>
                <w:p w:rsidR="00000000" w:rsidDel="00000000" w:rsidP="00000000" w:rsidRDefault="00000000" w:rsidRPr="00000000" w14:paraId="00004214">
                  <w:pPr>
                    <w:rPr>
                      <w:i w:val="1"/>
                      <w:iCs w:val="1"/>
                      <w:color w:val="000000"/>
                      <w:sz w:val="16"/>
                      <w:szCs w:val="16"/>
                    </w:rPr>
                  </w:pPr>
                  <w:r w:rsidDel="00000000" w:rsidR="00000000" w:rsidRPr="00000000">
                    <w:rPr>
                      <w:i w:val="1"/>
                      <w:iCs w:val="1"/>
                      <w:color w:val="000000"/>
                      <w:sz w:val="16"/>
                      <w:szCs w:val="16"/>
                      <w:rtl w:val="0"/>
                    </w:rPr>
                    <w:t xml:space="preserve">SI</w:t>
                  </w:r>
                </w:p>
              </w:tc>
              <w:tc>
                <w:tcPr/>
                <w:p w:rsidR="00000000" w:rsidDel="00000000" w:rsidP="00000000" w:rsidRDefault="00000000" w:rsidRPr="00000000" w14:paraId="00004215">
                  <w:pPr>
                    <w:rPr>
                      <w:i w:val="1"/>
                      <w:iCs w:val="1"/>
                      <w:color w:val="000000"/>
                      <w:sz w:val="16"/>
                      <w:szCs w:val="16"/>
                    </w:rPr>
                  </w:pPr>
                  <w:r w:rsidDel="00000000" w:rsidR="00000000" w:rsidRPr="00000000">
                    <w:rPr>
                      <w:i w:val="1"/>
                      <w:iCs w:val="1"/>
                      <w:color w:val="000000"/>
                      <w:sz w:val="16"/>
                      <w:szCs w:val="16"/>
                      <w:rtl w:val="0"/>
                    </w:rPr>
                    <w:t xml:space="preserve">250</w:t>
                  </w:r>
                </w:p>
              </w:tc>
              <w:tc>
                <w:tcPr/>
                <w:p w:rsidR="00000000" w:rsidDel="00000000" w:rsidP="00000000" w:rsidRDefault="00000000" w:rsidRPr="00000000" w14:paraId="00004216">
                  <w:pPr>
                    <w:rPr>
                      <w:i w:val="1"/>
                      <w:iCs w:val="1"/>
                      <w:color w:val="000000"/>
                      <w:sz w:val="16"/>
                      <w:szCs w:val="16"/>
                    </w:rPr>
                  </w:pPr>
                  <w:r w:rsidDel="00000000" w:rsidR="00000000" w:rsidRPr="00000000">
                    <w:rPr>
                      <w:i w:val="1"/>
                      <w:iCs w:val="1"/>
                      <w:color w:val="000000"/>
                      <w:sz w:val="16"/>
                      <w:szCs w:val="16"/>
                      <w:rtl w:val="0"/>
                    </w:rPr>
                    <w:t xml:space="preserve">NO SE VALIDA</w:t>
                  </w:r>
                </w:p>
              </w:tc>
              <w:tc>
                <w:tcPr/>
                <w:p w:rsidR="00000000" w:rsidDel="00000000" w:rsidP="00000000" w:rsidRDefault="00000000" w:rsidRPr="00000000" w14:paraId="00004217">
                  <w:pPr>
                    <w:rPr>
                      <w:i w:val="1"/>
                      <w:iCs w:val="1"/>
                      <w:color w:val="000000"/>
                      <w:sz w:val="16"/>
                      <w:szCs w:val="16"/>
                    </w:rPr>
                  </w:pPr>
                  <w:r w:rsidDel="00000000" w:rsidR="00000000" w:rsidRPr="00000000">
                    <w:rPr>
                      <w:i w:val="1"/>
                      <w:iCs w:val="1"/>
                      <w:color w:val="000000"/>
                      <w:sz w:val="16"/>
                      <w:szCs w:val="16"/>
                      <w:rtl w:val="0"/>
                    </w:rPr>
                    <w:t xml:space="preserve">NO</w:t>
                  </w:r>
                </w:p>
              </w:tc>
              <w:tc>
                <w:tcPr/>
                <w:p w:rsidR="00000000" w:rsidDel="00000000" w:rsidP="00000000" w:rsidRDefault="00000000" w:rsidRPr="00000000" w14:paraId="00004218">
                  <w:pPr>
                    <w:rPr>
                      <w:i w:val="1"/>
                      <w:iCs w:val="1"/>
                      <w:color w:val="000000"/>
                      <w:sz w:val="16"/>
                      <w:szCs w:val="16"/>
                    </w:rPr>
                  </w:pPr>
                  <w:r w:rsidDel="00000000" w:rsidR="00000000" w:rsidRPr="00000000">
                    <w:rPr>
                      <w:i w:val="1"/>
                      <w:iCs w:val="1"/>
                      <w:color w:val="000000"/>
                      <w:sz w:val="16"/>
                      <w:szCs w:val="16"/>
                      <w:rtl w:val="0"/>
                    </w:rPr>
                    <w:t xml:space="preserve">MANUAL</w:t>
                  </w:r>
                </w:p>
              </w:tc>
            </w:tr>
            <w:tr>
              <w:trPr>
                <w:cantSplit w:val="0"/>
                <w:tblHeader w:val="0"/>
              </w:trPr>
              <w:tc>
                <w:tcPr/>
                <w:p w:rsidR="00000000" w:rsidDel="00000000" w:rsidP="00000000" w:rsidRDefault="00000000" w:rsidRPr="00000000" w14:paraId="00004219">
                  <w:pPr>
                    <w:rPr>
                      <w:i w:val="1"/>
                      <w:iCs w:val="1"/>
                      <w:color w:val="000000"/>
                      <w:sz w:val="16"/>
                      <w:szCs w:val="16"/>
                    </w:rPr>
                  </w:pPr>
                  <w:r w:rsidDel="00000000" w:rsidR="00000000" w:rsidRPr="00000000">
                    <w:rPr>
                      <w:i w:val="1"/>
                      <w:iCs w:val="1"/>
                      <w:color w:val="000000"/>
                      <w:sz w:val="16"/>
                      <w:szCs w:val="16"/>
                      <w:rtl w:val="0"/>
                    </w:rPr>
                    <w:t xml:space="preserve">DEPARTAMENTO</w:t>
                  </w:r>
                </w:p>
              </w:tc>
              <w:tc>
                <w:tcPr/>
                <w:p w:rsidR="00000000" w:rsidDel="00000000" w:rsidP="00000000" w:rsidRDefault="00000000" w:rsidRPr="00000000" w14:paraId="0000421A">
                  <w:pPr>
                    <w:rPr>
                      <w:i w:val="1"/>
                      <w:iCs w:val="1"/>
                      <w:color w:val="000000"/>
                      <w:sz w:val="16"/>
                      <w:szCs w:val="16"/>
                    </w:rPr>
                  </w:pPr>
                  <w:r w:rsidDel="00000000" w:rsidR="00000000" w:rsidRPr="00000000">
                    <w:rPr>
                      <w:i w:val="1"/>
                      <w:iCs w:val="1"/>
                      <w:color w:val="000000"/>
                      <w:sz w:val="16"/>
                      <w:szCs w:val="16"/>
                      <w:rtl w:val="0"/>
                    </w:rPr>
                    <w:t xml:space="preserve">CADENA</w:t>
                  </w:r>
                </w:p>
              </w:tc>
              <w:tc>
                <w:tcPr/>
                <w:p w:rsidR="00000000" w:rsidDel="00000000" w:rsidP="00000000" w:rsidRDefault="00000000" w:rsidRPr="00000000" w14:paraId="0000421B">
                  <w:pPr>
                    <w:rPr>
                      <w:i w:val="1"/>
                      <w:iCs w:val="1"/>
                      <w:color w:val="000000"/>
                      <w:sz w:val="16"/>
                      <w:szCs w:val="16"/>
                    </w:rPr>
                  </w:pPr>
                  <w:r w:rsidDel="00000000" w:rsidR="00000000" w:rsidRPr="00000000">
                    <w:rPr>
                      <w:i w:val="1"/>
                      <w:iCs w:val="1"/>
                      <w:color w:val="000000"/>
                      <w:sz w:val="16"/>
                      <w:szCs w:val="16"/>
                      <w:rtl w:val="0"/>
                    </w:rPr>
                    <w:t xml:space="preserve">SI</w:t>
                  </w:r>
                </w:p>
              </w:tc>
              <w:tc>
                <w:tcPr/>
                <w:p w:rsidR="00000000" w:rsidDel="00000000" w:rsidP="00000000" w:rsidRDefault="00000000" w:rsidRPr="00000000" w14:paraId="0000421C">
                  <w:pPr>
                    <w:rPr>
                      <w:i w:val="1"/>
                      <w:iCs w:val="1"/>
                      <w:color w:val="000000"/>
                      <w:sz w:val="16"/>
                      <w:szCs w:val="16"/>
                    </w:rPr>
                  </w:pPr>
                  <w:r w:rsidDel="00000000" w:rsidR="00000000" w:rsidRPr="00000000">
                    <w:rPr>
                      <w:i w:val="1"/>
                      <w:iCs w:val="1"/>
                      <w:color w:val="000000"/>
                      <w:sz w:val="16"/>
                      <w:szCs w:val="16"/>
                      <w:rtl w:val="0"/>
                    </w:rPr>
                    <w:t xml:space="preserve">250</w:t>
                  </w:r>
                </w:p>
              </w:tc>
              <w:tc>
                <w:tcPr/>
                <w:p w:rsidR="00000000" w:rsidDel="00000000" w:rsidP="00000000" w:rsidRDefault="00000000" w:rsidRPr="00000000" w14:paraId="0000421D">
                  <w:pPr>
                    <w:rPr>
                      <w:i w:val="1"/>
                      <w:iCs w:val="1"/>
                      <w:color w:val="000000"/>
                      <w:sz w:val="16"/>
                      <w:szCs w:val="16"/>
                    </w:rPr>
                  </w:pPr>
                  <w:r w:rsidDel="00000000" w:rsidR="00000000" w:rsidRPr="00000000">
                    <w:rPr>
                      <w:i w:val="1"/>
                      <w:iCs w:val="1"/>
                      <w:color w:val="000000"/>
                      <w:sz w:val="16"/>
                      <w:szCs w:val="16"/>
                      <w:rtl w:val="0"/>
                    </w:rPr>
                    <w:t xml:space="preserve">NO SE VALIDA</w:t>
                  </w:r>
                </w:p>
              </w:tc>
              <w:tc>
                <w:tcPr/>
                <w:p w:rsidR="00000000" w:rsidDel="00000000" w:rsidP="00000000" w:rsidRDefault="00000000" w:rsidRPr="00000000" w14:paraId="0000421E">
                  <w:pPr>
                    <w:rPr>
                      <w:i w:val="1"/>
                      <w:iCs w:val="1"/>
                      <w:color w:val="000000"/>
                      <w:sz w:val="16"/>
                      <w:szCs w:val="16"/>
                    </w:rPr>
                  </w:pPr>
                  <w:r w:rsidDel="00000000" w:rsidR="00000000" w:rsidRPr="00000000">
                    <w:rPr>
                      <w:i w:val="1"/>
                      <w:iCs w:val="1"/>
                      <w:color w:val="000000"/>
                      <w:sz w:val="16"/>
                      <w:szCs w:val="16"/>
                      <w:rtl w:val="0"/>
                    </w:rPr>
                    <w:t xml:space="preserve">SI</w:t>
                  </w:r>
                </w:p>
              </w:tc>
              <w:tc>
                <w:tcPr/>
                <w:p w:rsidR="00000000" w:rsidDel="00000000" w:rsidP="00000000" w:rsidRDefault="00000000" w:rsidRPr="00000000" w14:paraId="0000421F">
                  <w:pPr>
                    <w:rPr>
                      <w:i w:val="1"/>
                      <w:iCs w:val="1"/>
                      <w:color w:val="000000"/>
                      <w:sz w:val="16"/>
                      <w:szCs w:val="16"/>
                    </w:rPr>
                  </w:pPr>
                  <w:r w:rsidDel="00000000" w:rsidR="00000000" w:rsidRPr="00000000">
                    <w:rPr>
                      <w:i w:val="1"/>
                      <w:iCs w:val="1"/>
                      <w:color w:val="000000"/>
                      <w:sz w:val="16"/>
                      <w:szCs w:val="16"/>
                      <w:rtl w:val="0"/>
                    </w:rPr>
                    <w:t xml:space="preserve">MANUAL</w:t>
                  </w:r>
                </w:p>
              </w:tc>
            </w:tr>
          </w:tbl>
          <w:p w:rsidR="00000000" w:rsidDel="00000000" w:rsidP="00000000" w:rsidRDefault="00000000" w:rsidRPr="00000000" w14:paraId="00004220">
            <w:pPr>
              <w:rPr>
                <w:color w:val="000000"/>
                <w:sz w:val="16"/>
                <w:szCs w:val="16"/>
              </w:rPr>
            </w:pPr>
            <w:r w:rsidDel="00000000" w:rsidR="00000000" w:rsidRPr="00000000">
              <w:rPr>
                <w:rtl w:val="0"/>
              </w:rPr>
            </w:r>
          </w:p>
        </w:tc>
      </w:tr>
      <w:tr>
        <w:trPr>
          <w:cantSplit w:val="0"/>
          <w:trHeight w:val="557" w:hRule="atLeast"/>
          <w:tblHeader w:val="0"/>
        </w:trPr>
        <w:tc>
          <w:tcPr>
            <w:gridSpan w:val="11"/>
            <w:tcBorders>
              <w:top w:color="000000" w:space="0" w:sz="4" w:val="single"/>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422B">
            <w:pPr>
              <w:rPr>
                <w:b w:val="1"/>
                <w:bCs w:val="1"/>
                <w:color w:val="000000"/>
                <w:sz w:val="16"/>
                <w:szCs w:val="16"/>
              </w:rPr>
            </w:pPr>
            <w:r w:rsidDel="00000000" w:rsidR="00000000" w:rsidRPr="00000000">
              <w:rPr>
                <w:b w:val="1"/>
                <w:bCs w:val="1"/>
                <w:color w:val="000000"/>
                <w:sz w:val="16"/>
                <w:szCs w:val="16"/>
                <w:rtl w:val="0"/>
              </w:rPr>
              <w:t xml:space="preserve">13. ADJUNTE EL DIAGRAMA DE FLUJO DEL PROCESO (EN FORMATO BPMN) DE EMISIÓN PARA CADA  AP, C, O DESDE LA SOLICITUD REALIZADA POR EL INTERESADO HASTA SU  EMISIÓN, IDENTIFICANDO: PROCESOS EN SISTEMA O PROCESOS MANUALES (SIN USO DE SISTEMA)  Y LOS ACTORES QUE LO REALIZAN.</w:t>
            </w:r>
          </w:p>
        </w:tc>
      </w:tr>
      <w:tr>
        <w:trPr>
          <w:cantSplit w:val="0"/>
          <w:trHeight w:val="391" w:hRule="atLeast"/>
          <w:tblHeader w:val="0"/>
        </w:trPr>
        <w:tc>
          <w:tcPr>
            <w:gridSpan w:val="11"/>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4236">
            <w:pPr>
              <w:rPr>
                <w:color w:val="000000"/>
                <w:sz w:val="16"/>
                <w:szCs w:val="16"/>
              </w:rPr>
            </w:pPr>
            <w:r w:rsidDel="00000000" w:rsidR="00000000" w:rsidRPr="00000000">
              <w:rPr>
                <w:color w:val="000000"/>
                <w:sz w:val="16"/>
                <w:szCs w:val="16"/>
                <w:rtl w:val="0"/>
              </w:rPr>
              <w:t xml:space="preserve">Los diagramas en formato BPMN del proceso de emisión de la AP, C, O deberán ser remitidos en formato PDF.</w:t>
            </w:r>
          </w:p>
        </w:tc>
      </w:tr>
      <w:tr>
        <w:trPr>
          <w:cantSplit w:val="0"/>
          <w:trHeight w:val="1515" w:hRule="atLeast"/>
          <w:tblHeader w:val="0"/>
        </w:trPr>
        <w:tc>
          <w:tcPr>
            <w:gridSpan w:val="11"/>
            <w:tcBorders>
              <w:top w:color="000000" w:space="0" w:sz="4" w:val="single"/>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42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 w:right="0" w:hanging="644"/>
              <w:jc w:val="both"/>
              <w:rPr>
                <w:rFonts w:ascii="Open Sans Light" w:cs="Open Sans Light" w:eastAsia="Open Sans Light" w:hAnsi="Open Sans Light"/>
                <w:b w:val="1"/>
                <w:bCs w:val="1"/>
                <w:i w:val="0"/>
                <w:iCs w:val="0"/>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14. ADJUNTE:</w:t>
            </w:r>
          </w:p>
          <w:p w:rsidR="00000000" w:rsidDel="00000000" w:rsidP="00000000" w:rsidRDefault="00000000" w:rsidRPr="00000000" w14:paraId="000042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b w:val="1"/>
                <w:bCs w:val="1"/>
                <w:i w:val="0"/>
                <w:iCs w:val="0"/>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EL DICCIONARIO DE DATOS PARA EL PROCESO DE SOLICITUD DE EMISIÓN DE DOCUMENTOS (AP,C,O) Y</w:t>
            </w:r>
          </w:p>
          <w:p w:rsidR="00000000" w:rsidDel="00000000" w:rsidP="00000000" w:rsidRDefault="00000000" w:rsidRPr="00000000" w14:paraId="000042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b w:val="1"/>
                <w:bCs w:val="1"/>
                <w:i w:val="0"/>
                <w:iCs w:val="0"/>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LA INFORMACIÓN DEL AP, C, O EMITIDO, DEBE REMITIR MÍNIMAMENTE LA SIGUIENTE INFORMACIÓN: NOMBRE DEL CAMPO, TIPO DE DATO (NÚMERO, CADENA, OTRO), OBLIGATORIO (SI/NO), LONGITUD, FORMATO (SI SE VALIDA), PARAMÉTRICA (SI/NO), LLENADO (AUTOMÁTICO/MANUAL).</w:t>
            </w:r>
            <w:r w:rsidDel="00000000" w:rsidR="00000000" w:rsidRPr="00000000">
              <w:rPr>
                <w:rFonts w:ascii="Open Sans Light" w:cs="Open Sans Light" w:eastAsia="Open Sans Light" w:hAnsi="Open Sans Light"/>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(En formato digital preferentemente Excel):</w:t>
            </w:r>
          </w:p>
        </w:tc>
      </w:tr>
      <w:tr>
        <w:trPr>
          <w:cantSplit w:val="0"/>
          <w:trHeight w:val="488" w:hRule="atLeast"/>
          <w:tblHeader w:val="0"/>
        </w:trPr>
        <w:tc>
          <w:tcPr>
            <w:gridSpan w:val="11"/>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424E">
            <w:pPr>
              <w:rPr>
                <w:color w:val="000000"/>
                <w:sz w:val="16"/>
                <w:szCs w:val="16"/>
              </w:rPr>
            </w:pPr>
            <w:r w:rsidDel="00000000" w:rsidR="00000000" w:rsidRPr="00000000">
              <w:rPr>
                <w:color w:val="000000"/>
                <w:sz w:val="16"/>
                <w:szCs w:val="16"/>
                <w:rtl w:val="0"/>
              </w:rPr>
              <w:t xml:space="preserve">El diccionario de datos correspondientes a la información que utilizan en el proceso de emisión de la AP, C, O deberá contener mínimamente los campos de: NOMBRE DEL CAMPO, TIPO DE DATO (NÚMERO, CADENA, OTROS), OBLIGATORIO (SI/NO), LONGITUD, FORMATO (SI SE VALIDA), PARAMÉTRICA (SI/NO), LLENADO (AUTOMÁTICO/MANUAL), no limitando a describir otros campos de interés o importancia.</w:t>
            </w:r>
          </w:p>
          <w:p w:rsidR="00000000" w:rsidDel="00000000" w:rsidP="00000000" w:rsidRDefault="00000000" w:rsidRPr="00000000" w14:paraId="0000424F">
            <w:pPr>
              <w:rPr>
                <w:i w:val="1"/>
                <w:iCs w:val="1"/>
                <w:color w:val="000000"/>
                <w:sz w:val="16"/>
                <w:szCs w:val="16"/>
              </w:rPr>
            </w:pPr>
            <w:r w:rsidDel="00000000" w:rsidR="00000000" w:rsidRPr="00000000">
              <w:rPr>
                <w:i w:val="1"/>
                <w:iCs w:val="1"/>
                <w:color w:val="000000"/>
                <w:sz w:val="16"/>
                <w:szCs w:val="16"/>
                <w:rtl w:val="0"/>
              </w:rPr>
              <w:t xml:space="preserve">Ej.:</w:t>
            </w:r>
          </w:p>
          <w:tbl>
            <w:tblPr>
              <w:tblStyle w:val="Table15"/>
              <w:tblW w:w="87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4"/>
              <w:gridCol w:w="1470"/>
              <w:gridCol w:w="1319"/>
              <w:gridCol w:w="1061"/>
              <w:gridCol w:w="1025"/>
              <w:gridCol w:w="1372"/>
              <w:gridCol w:w="972"/>
              <w:tblGridChange w:id="0">
                <w:tblGrid>
                  <w:gridCol w:w="1514"/>
                  <w:gridCol w:w="1470"/>
                  <w:gridCol w:w="1319"/>
                  <w:gridCol w:w="1061"/>
                  <w:gridCol w:w="1025"/>
                  <w:gridCol w:w="1372"/>
                  <w:gridCol w:w="972"/>
                </w:tblGrid>
              </w:tblGridChange>
            </w:tblGrid>
            <w:tr>
              <w:trPr>
                <w:cantSplit w:val="0"/>
                <w:tblHeader w:val="0"/>
              </w:trPr>
              <w:tc>
                <w:tcPr/>
                <w:p w:rsidR="00000000" w:rsidDel="00000000" w:rsidP="00000000" w:rsidRDefault="00000000" w:rsidRPr="00000000" w14:paraId="00004250">
                  <w:pPr>
                    <w:rPr>
                      <w:b w:val="1"/>
                      <w:bCs w:val="1"/>
                      <w:i w:val="1"/>
                      <w:iCs w:val="1"/>
                      <w:color w:val="000000"/>
                      <w:sz w:val="16"/>
                      <w:szCs w:val="16"/>
                    </w:rPr>
                  </w:pPr>
                  <w:r w:rsidDel="00000000" w:rsidR="00000000" w:rsidRPr="00000000">
                    <w:rPr>
                      <w:b w:val="1"/>
                      <w:bCs w:val="1"/>
                      <w:i w:val="1"/>
                      <w:iCs w:val="1"/>
                      <w:color w:val="000000"/>
                      <w:sz w:val="16"/>
                      <w:szCs w:val="16"/>
                      <w:rtl w:val="0"/>
                    </w:rPr>
                    <w:t xml:space="preserve">NOMBRE  DEL CAMPO</w:t>
                  </w:r>
                </w:p>
              </w:tc>
              <w:tc>
                <w:tcPr/>
                <w:p w:rsidR="00000000" w:rsidDel="00000000" w:rsidP="00000000" w:rsidRDefault="00000000" w:rsidRPr="00000000" w14:paraId="00004251">
                  <w:pPr>
                    <w:rPr>
                      <w:b w:val="1"/>
                      <w:bCs w:val="1"/>
                      <w:i w:val="1"/>
                      <w:iCs w:val="1"/>
                      <w:color w:val="000000"/>
                      <w:sz w:val="16"/>
                      <w:szCs w:val="16"/>
                    </w:rPr>
                  </w:pPr>
                  <w:r w:rsidDel="00000000" w:rsidR="00000000" w:rsidRPr="00000000">
                    <w:rPr>
                      <w:b w:val="1"/>
                      <w:bCs w:val="1"/>
                      <w:i w:val="1"/>
                      <w:iCs w:val="1"/>
                      <w:color w:val="000000"/>
                      <w:sz w:val="16"/>
                      <w:szCs w:val="16"/>
                      <w:rtl w:val="0"/>
                    </w:rPr>
                    <w:t xml:space="preserve">TIPO DE DATO</w:t>
                  </w:r>
                </w:p>
              </w:tc>
              <w:tc>
                <w:tcPr/>
                <w:p w:rsidR="00000000" w:rsidDel="00000000" w:rsidP="00000000" w:rsidRDefault="00000000" w:rsidRPr="00000000" w14:paraId="00004252">
                  <w:pPr>
                    <w:rPr>
                      <w:b w:val="1"/>
                      <w:bCs w:val="1"/>
                      <w:i w:val="1"/>
                      <w:iCs w:val="1"/>
                      <w:color w:val="000000"/>
                      <w:sz w:val="16"/>
                      <w:szCs w:val="16"/>
                    </w:rPr>
                  </w:pPr>
                  <w:r w:rsidDel="00000000" w:rsidR="00000000" w:rsidRPr="00000000">
                    <w:rPr>
                      <w:b w:val="1"/>
                      <w:bCs w:val="1"/>
                      <w:i w:val="1"/>
                      <w:iCs w:val="1"/>
                      <w:color w:val="000000"/>
                      <w:sz w:val="16"/>
                      <w:szCs w:val="16"/>
                      <w:rtl w:val="0"/>
                    </w:rPr>
                    <w:t xml:space="preserve">OBLIGATORIO</w:t>
                  </w:r>
                </w:p>
              </w:tc>
              <w:tc>
                <w:tcPr/>
                <w:p w:rsidR="00000000" w:rsidDel="00000000" w:rsidP="00000000" w:rsidRDefault="00000000" w:rsidRPr="00000000" w14:paraId="00004253">
                  <w:pPr>
                    <w:rPr>
                      <w:b w:val="1"/>
                      <w:bCs w:val="1"/>
                      <w:i w:val="1"/>
                      <w:iCs w:val="1"/>
                      <w:color w:val="000000"/>
                      <w:sz w:val="16"/>
                      <w:szCs w:val="16"/>
                    </w:rPr>
                  </w:pPr>
                  <w:r w:rsidDel="00000000" w:rsidR="00000000" w:rsidRPr="00000000">
                    <w:rPr>
                      <w:b w:val="1"/>
                      <w:bCs w:val="1"/>
                      <w:i w:val="1"/>
                      <w:iCs w:val="1"/>
                      <w:color w:val="000000"/>
                      <w:sz w:val="16"/>
                      <w:szCs w:val="16"/>
                      <w:rtl w:val="0"/>
                    </w:rPr>
                    <w:t xml:space="preserve">LONGITUD</w:t>
                  </w:r>
                </w:p>
              </w:tc>
              <w:tc>
                <w:tcPr/>
                <w:p w:rsidR="00000000" w:rsidDel="00000000" w:rsidP="00000000" w:rsidRDefault="00000000" w:rsidRPr="00000000" w14:paraId="00004254">
                  <w:pPr>
                    <w:rPr>
                      <w:b w:val="1"/>
                      <w:bCs w:val="1"/>
                      <w:i w:val="1"/>
                      <w:iCs w:val="1"/>
                      <w:color w:val="000000"/>
                      <w:sz w:val="16"/>
                      <w:szCs w:val="16"/>
                    </w:rPr>
                  </w:pPr>
                  <w:r w:rsidDel="00000000" w:rsidR="00000000" w:rsidRPr="00000000">
                    <w:rPr>
                      <w:b w:val="1"/>
                      <w:bCs w:val="1"/>
                      <w:i w:val="1"/>
                      <w:iCs w:val="1"/>
                      <w:color w:val="000000"/>
                      <w:sz w:val="16"/>
                      <w:szCs w:val="16"/>
                      <w:rtl w:val="0"/>
                    </w:rPr>
                    <w:t xml:space="preserve">FORMATO</w:t>
                  </w:r>
                </w:p>
              </w:tc>
              <w:tc>
                <w:tcPr/>
                <w:p w:rsidR="00000000" w:rsidDel="00000000" w:rsidP="00000000" w:rsidRDefault="00000000" w:rsidRPr="00000000" w14:paraId="00004255">
                  <w:pPr>
                    <w:rPr>
                      <w:b w:val="1"/>
                      <w:bCs w:val="1"/>
                      <w:i w:val="1"/>
                      <w:iCs w:val="1"/>
                      <w:color w:val="000000"/>
                      <w:sz w:val="16"/>
                      <w:szCs w:val="16"/>
                    </w:rPr>
                  </w:pPr>
                  <w:r w:rsidDel="00000000" w:rsidR="00000000" w:rsidRPr="00000000">
                    <w:rPr>
                      <w:b w:val="1"/>
                      <w:bCs w:val="1"/>
                      <w:i w:val="1"/>
                      <w:iCs w:val="1"/>
                      <w:color w:val="000000"/>
                      <w:sz w:val="16"/>
                      <w:szCs w:val="16"/>
                      <w:rtl w:val="0"/>
                    </w:rPr>
                    <w:t xml:space="preserve">PARAMÉTRICA</w:t>
                  </w:r>
                </w:p>
              </w:tc>
              <w:tc>
                <w:tcPr/>
                <w:p w:rsidR="00000000" w:rsidDel="00000000" w:rsidP="00000000" w:rsidRDefault="00000000" w:rsidRPr="00000000" w14:paraId="00004256">
                  <w:pPr>
                    <w:rPr>
                      <w:b w:val="1"/>
                      <w:bCs w:val="1"/>
                      <w:i w:val="1"/>
                      <w:iCs w:val="1"/>
                      <w:color w:val="000000"/>
                      <w:sz w:val="16"/>
                      <w:szCs w:val="16"/>
                    </w:rPr>
                  </w:pPr>
                  <w:r w:rsidDel="00000000" w:rsidR="00000000" w:rsidRPr="00000000">
                    <w:rPr>
                      <w:b w:val="1"/>
                      <w:bCs w:val="1"/>
                      <w:i w:val="1"/>
                      <w:iCs w:val="1"/>
                      <w:color w:val="000000"/>
                      <w:sz w:val="16"/>
                      <w:szCs w:val="16"/>
                      <w:rtl w:val="0"/>
                    </w:rPr>
                    <w:t xml:space="preserve">LLENADO</w:t>
                  </w:r>
                </w:p>
              </w:tc>
            </w:tr>
            <w:tr>
              <w:trPr>
                <w:cantSplit w:val="0"/>
                <w:tblHeader w:val="0"/>
              </w:trPr>
              <w:tc>
                <w:tcPr/>
                <w:p w:rsidR="00000000" w:rsidDel="00000000" w:rsidP="00000000" w:rsidRDefault="00000000" w:rsidRPr="00000000" w14:paraId="00004257">
                  <w:pPr>
                    <w:rPr>
                      <w:i w:val="1"/>
                      <w:iCs w:val="1"/>
                      <w:color w:val="000000"/>
                      <w:sz w:val="16"/>
                      <w:szCs w:val="16"/>
                    </w:rPr>
                  </w:pPr>
                  <w:r w:rsidDel="00000000" w:rsidR="00000000" w:rsidRPr="00000000">
                    <w:rPr>
                      <w:i w:val="1"/>
                      <w:iCs w:val="1"/>
                      <w:color w:val="000000"/>
                      <w:sz w:val="16"/>
                      <w:szCs w:val="16"/>
                      <w:rtl w:val="0"/>
                    </w:rPr>
                    <w:t xml:space="preserve">NOMBRE</w:t>
                  </w:r>
                </w:p>
              </w:tc>
              <w:tc>
                <w:tcPr/>
                <w:p w:rsidR="00000000" w:rsidDel="00000000" w:rsidP="00000000" w:rsidRDefault="00000000" w:rsidRPr="00000000" w14:paraId="00004258">
                  <w:pPr>
                    <w:rPr>
                      <w:i w:val="1"/>
                      <w:iCs w:val="1"/>
                      <w:color w:val="000000"/>
                      <w:sz w:val="16"/>
                      <w:szCs w:val="16"/>
                    </w:rPr>
                  </w:pPr>
                  <w:r w:rsidDel="00000000" w:rsidR="00000000" w:rsidRPr="00000000">
                    <w:rPr>
                      <w:i w:val="1"/>
                      <w:iCs w:val="1"/>
                      <w:color w:val="000000"/>
                      <w:sz w:val="16"/>
                      <w:szCs w:val="16"/>
                      <w:rtl w:val="0"/>
                    </w:rPr>
                    <w:t xml:space="preserve">ALFANUMÉRICO</w:t>
                  </w:r>
                </w:p>
              </w:tc>
              <w:tc>
                <w:tcPr/>
                <w:p w:rsidR="00000000" w:rsidDel="00000000" w:rsidP="00000000" w:rsidRDefault="00000000" w:rsidRPr="00000000" w14:paraId="00004259">
                  <w:pPr>
                    <w:rPr>
                      <w:i w:val="1"/>
                      <w:iCs w:val="1"/>
                      <w:color w:val="000000"/>
                      <w:sz w:val="16"/>
                      <w:szCs w:val="16"/>
                    </w:rPr>
                  </w:pPr>
                  <w:r w:rsidDel="00000000" w:rsidR="00000000" w:rsidRPr="00000000">
                    <w:rPr>
                      <w:i w:val="1"/>
                      <w:iCs w:val="1"/>
                      <w:color w:val="000000"/>
                      <w:sz w:val="16"/>
                      <w:szCs w:val="16"/>
                      <w:rtl w:val="0"/>
                    </w:rPr>
                    <w:t xml:space="preserve">SI</w:t>
                  </w:r>
                </w:p>
              </w:tc>
              <w:tc>
                <w:tcPr/>
                <w:p w:rsidR="00000000" w:rsidDel="00000000" w:rsidP="00000000" w:rsidRDefault="00000000" w:rsidRPr="00000000" w14:paraId="0000425A">
                  <w:pPr>
                    <w:rPr>
                      <w:i w:val="1"/>
                      <w:iCs w:val="1"/>
                      <w:color w:val="000000"/>
                      <w:sz w:val="16"/>
                      <w:szCs w:val="16"/>
                    </w:rPr>
                  </w:pPr>
                  <w:r w:rsidDel="00000000" w:rsidR="00000000" w:rsidRPr="00000000">
                    <w:rPr>
                      <w:i w:val="1"/>
                      <w:iCs w:val="1"/>
                      <w:color w:val="000000"/>
                      <w:sz w:val="16"/>
                      <w:szCs w:val="16"/>
                      <w:rtl w:val="0"/>
                    </w:rPr>
                    <w:t xml:space="preserve">250</w:t>
                  </w:r>
                </w:p>
              </w:tc>
              <w:tc>
                <w:tcPr/>
                <w:p w:rsidR="00000000" w:rsidDel="00000000" w:rsidP="00000000" w:rsidRDefault="00000000" w:rsidRPr="00000000" w14:paraId="0000425B">
                  <w:pPr>
                    <w:rPr>
                      <w:i w:val="1"/>
                      <w:iCs w:val="1"/>
                      <w:color w:val="000000"/>
                      <w:sz w:val="16"/>
                      <w:szCs w:val="16"/>
                    </w:rPr>
                  </w:pPr>
                  <w:r w:rsidDel="00000000" w:rsidR="00000000" w:rsidRPr="00000000">
                    <w:rPr>
                      <w:i w:val="1"/>
                      <w:iCs w:val="1"/>
                      <w:color w:val="000000"/>
                      <w:sz w:val="16"/>
                      <w:szCs w:val="16"/>
                      <w:rtl w:val="0"/>
                    </w:rPr>
                    <w:t xml:space="preserve">NO SE VALIDA</w:t>
                  </w:r>
                </w:p>
              </w:tc>
              <w:tc>
                <w:tcPr/>
                <w:p w:rsidR="00000000" w:rsidDel="00000000" w:rsidP="00000000" w:rsidRDefault="00000000" w:rsidRPr="00000000" w14:paraId="0000425C">
                  <w:pPr>
                    <w:rPr>
                      <w:i w:val="1"/>
                      <w:iCs w:val="1"/>
                      <w:color w:val="000000"/>
                      <w:sz w:val="16"/>
                      <w:szCs w:val="16"/>
                    </w:rPr>
                  </w:pPr>
                  <w:r w:rsidDel="00000000" w:rsidR="00000000" w:rsidRPr="00000000">
                    <w:rPr>
                      <w:i w:val="1"/>
                      <w:iCs w:val="1"/>
                      <w:color w:val="000000"/>
                      <w:sz w:val="16"/>
                      <w:szCs w:val="16"/>
                      <w:rtl w:val="0"/>
                    </w:rPr>
                    <w:t xml:space="preserve">NO</w:t>
                  </w:r>
                </w:p>
              </w:tc>
              <w:tc>
                <w:tcPr/>
                <w:p w:rsidR="00000000" w:rsidDel="00000000" w:rsidP="00000000" w:rsidRDefault="00000000" w:rsidRPr="00000000" w14:paraId="0000425D">
                  <w:pPr>
                    <w:rPr>
                      <w:i w:val="1"/>
                      <w:iCs w:val="1"/>
                      <w:color w:val="000000"/>
                      <w:sz w:val="16"/>
                      <w:szCs w:val="16"/>
                    </w:rPr>
                  </w:pPr>
                  <w:r w:rsidDel="00000000" w:rsidR="00000000" w:rsidRPr="00000000">
                    <w:rPr>
                      <w:i w:val="1"/>
                      <w:iCs w:val="1"/>
                      <w:color w:val="000000"/>
                      <w:sz w:val="16"/>
                      <w:szCs w:val="16"/>
                      <w:rtl w:val="0"/>
                    </w:rPr>
                    <w:t xml:space="preserve">MANUAL</w:t>
                  </w:r>
                </w:p>
              </w:tc>
            </w:tr>
            <w:tr>
              <w:trPr>
                <w:cantSplit w:val="0"/>
                <w:tblHeader w:val="0"/>
              </w:trPr>
              <w:tc>
                <w:tcPr/>
                <w:p w:rsidR="00000000" w:rsidDel="00000000" w:rsidP="00000000" w:rsidRDefault="00000000" w:rsidRPr="00000000" w14:paraId="0000425E">
                  <w:pPr>
                    <w:rPr>
                      <w:i w:val="1"/>
                      <w:iCs w:val="1"/>
                      <w:color w:val="000000"/>
                      <w:sz w:val="16"/>
                      <w:szCs w:val="16"/>
                    </w:rPr>
                  </w:pPr>
                  <w:r w:rsidDel="00000000" w:rsidR="00000000" w:rsidRPr="00000000">
                    <w:rPr>
                      <w:i w:val="1"/>
                      <w:iCs w:val="1"/>
                      <w:color w:val="000000"/>
                      <w:sz w:val="16"/>
                      <w:szCs w:val="16"/>
                      <w:rtl w:val="0"/>
                    </w:rPr>
                    <w:t xml:space="preserve">CANTIDAD EN LITROS</w:t>
                  </w:r>
                </w:p>
              </w:tc>
              <w:tc>
                <w:tcPr/>
                <w:p w:rsidR="00000000" w:rsidDel="00000000" w:rsidP="00000000" w:rsidRDefault="00000000" w:rsidRPr="00000000" w14:paraId="0000425F">
                  <w:pPr>
                    <w:rPr>
                      <w:i w:val="1"/>
                      <w:iCs w:val="1"/>
                      <w:color w:val="000000"/>
                      <w:sz w:val="16"/>
                      <w:szCs w:val="16"/>
                    </w:rPr>
                  </w:pPr>
                  <w:r w:rsidDel="00000000" w:rsidR="00000000" w:rsidRPr="00000000">
                    <w:rPr>
                      <w:i w:val="1"/>
                      <w:iCs w:val="1"/>
                      <w:color w:val="000000"/>
                      <w:sz w:val="16"/>
                      <w:szCs w:val="16"/>
                      <w:rtl w:val="0"/>
                    </w:rPr>
                    <w:t xml:space="preserve">NUMÉRICO</w:t>
                  </w:r>
                </w:p>
              </w:tc>
              <w:tc>
                <w:tcPr/>
                <w:p w:rsidR="00000000" w:rsidDel="00000000" w:rsidP="00000000" w:rsidRDefault="00000000" w:rsidRPr="00000000" w14:paraId="00004260">
                  <w:pPr>
                    <w:rPr>
                      <w:i w:val="1"/>
                      <w:iCs w:val="1"/>
                      <w:color w:val="000000"/>
                      <w:sz w:val="16"/>
                      <w:szCs w:val="16"/>
                    </w:rPr>
                  </w:pPr>
                  <w:r w:rsidDel="00000000" w:rsidR="00000000" w:rsidRPr="00000000">
                    <w:rPr>
                      <w:i w:val="1"/>
                      <w:iCs w:val="1"/>
                      <w:color w:val="000000"/>
                      <w:sz w:val="16"/>
                      <w:szCs w:val="16"/>
                      <w:rtl w:val="0"/>
                    </w:rPr>
                    <w:t xml:space="preserve">SI</w:t>
                  </w:r>
                </w:p>
              </w:tc>
              <w:tc>
                <w:tcPr/>
                <w:p w:rsidR="00000000" w:rsidDel="00000000" w:rsidP="00000000" w:rsidRDefault="00000000" w:rsidRPr="00000000" w14:paraId="00004261">
                  <w:pPr>
                    <w:rPr>
                      <w:i w:val="1"/>
                      <w:iCs w:val="1"/>
                      <w:color w:val="000000"/>
                      <w:sz w:val="16"/>
                      <w:szCs w:val="16"/>
                    </w:rPr>
                  </w:pPr>
                  <w:r w:rsidDel="00000000" w:rsidR="00000000" w:rsidRPr="00000000">
                    <w:rPr>
                      <w:i w:val="1"/>
                      <w:iCs w:val="1"/>
                      <w:color w:val="000000"/>
                      <w:sz w:val="16"/>
                      <w:szCs w:val="16"/>
                      <w:rtl w:val="0"/>
                    </w:rPr>
                    <w:t xml:space="preserve">10,3</w:t>
                  </w:r>
                </w:p>
              </w:tc>
              <w:tc>
                <w:tcPr/>
                <w:p w:rsidR="00000000" w:rsidDel="00000000" w:rsidP="00000000" w:rsidRDefault="00000000" w:rsidRPr="00000000" w14:paraId="00004262">
                  <w:pPr>
                    <w:rPr>
                      <w:i w:val="1"/>
                      <w:iCs w:val="1"/>
                      <w:color w:val="000000"/>
                      <w:sz w:val="16"/>
                      <w:szCs w:val="16"/>
                    </w:rPr>
                  </w:pPr>
                  <w:r w:rsidDel="00000000" w:rsidR="00000000" w:rsidRPr="00000000">
                    <w:rPr>
                      <w:i w:val="1"/>
                      <w:iCs w:val="1"/>
                      <w:color w:val="000000"/>
                      <w:sz w:val="16"/>
                      <w:szCs w:val="16"/>
                      <w:rtl w:val="0"/>
                    </w:rPr>
                    <w:t xml:space="preserve">SE VALIDA</w:t>
                  </w:r>
                </w:p>
              </w:tc>
              <w:tc>
                <w:tcPr/>
                <w:p w:rsidR="00000000" w:rsidDel="00000000" w:rsidP="00000000" w:rsidRDefault="00000000" w:rsidRPr="00000000" w14:paraId="00004263">
                  <w:pPr>
                    <w:rPr>
                      <w:i w:val="1"/>
                      <w:iCs w:val="1"/>
                      <w:color w:val="000000"/>
                      <w:sz w:val="16"/>
                      <w:szCs w:val="16"/>
                    </w:rPr>
                  </w:pPr>
                  <w:r w:rsidDel="00000000" w:rsidR="00000000" w:rsidRPr="00000000">
                    <w:rPr>
                      <w:i w:val="1"/>
                      <w:iCs w:val="1"/>
                      <w:color w:val="000000"/>
                      <w:sz w:val="16"/>
                      <w:szCs w:val="16"/>
                      <w:rtl w:val="0"/>
                    </w:rPr>
                    <w:t xml:space="preserve">NO</w:t>
                  </w:r>
                </w:p>
              </w:tc>
              <w:tc>
                <w:tcPr/>
                <w:p w:rsidR="00000000" w:rsidDel="00000000" w:rsidP="00000000" w:rsidRDefault="00000000" w:rsidRPr="00000000" w14:paraId="00004264">
                  <w:pPr>
                    <w:rPr>
                      <w:i w:val="1"/>
                      <w:iCs w:val="1"/>
                      <w:color w:val="000000"/>
                      <w:sz w:val="16"/>
                      <w:szCs w:val="16"/>
                    </w:rPr>
                  </w:pPr>
                  <w:r w:rsidDel="00000000" w:rsidR="00000000" w:rsidRPr="00000000">
                    <w:rPr>
                      <w:i w:val="1"/>
                      <w:iCs w:val="1"/>
                      <w:color w:val="000000"/>
                      <w:sz w:val="16"/>
                      <w:szCs w:val="16"/>
                      <w:rtl w:val="0"/>
                    </w:rPr>
                    <w:t xml:space="preserve">MANUAL</w:t>
                  </w:r>
                </w:p>
              </w:tc>
            </w:tr>
            <w:tr>
              <w:trPr>
                <w:cantSplit w:val="0"/>
                <w:tblHeader w:val="0"/>
              </w:trPr>
              <w:tc>
                <w:tcPr/>
                <w:p w:rsidR="00000000" w:rsidDel="00000000" w:rsidP="00000000" w:rsidRDefault="00000000" w:rsidRPr="00000000" w14:paraId="00004265">
                  <w:pPr>
                    <w:rPr>
                      <w:i w:val="1"/>
                      <w:iCs w:val="1"/>
                      <w:color w:val="000000"/>
                      <w:sz w:val="16"/>
                      <w:szCs w:val="16"/>
                    </w:rPr>
                  </w:pPr>
                  <w:r w:rsidDel="00000000" w:rsidR="00000000" w:rsidRPr="00000000">
                    <w:rPr>
                      <w:i w:val="1"/>
                      <w:iCs w:val="1"/>
                      <w:color w:val="000000"/>
                      <w:sz w:val="16"/>
                      <w:szCs w:val="16"/>
                      <w:rtl w:val="0"/>
                    </w:rPr>
                    <w:t xml:space="preserve">DEPARTAMENTO</w:t>
                  </w:r>
                </w:p>
              </w:tc>
              <w:tc>
                <w:tcPr/>
                <w:p w:rsidR="00000000" w:rsidDel="00000000" w:rsidP="00000000" w:rsidRDefault="00000000" w:rsidRPr="00000000" w14:paraId="00004266">
                  <w:pPr>
                    <w:rPr>
                      <w:i w:val="1"/>
                      <w:iCs w:val="1"/>
                      <w:color w:val="000000"/>
                      <w:sz w:val="16"/>
                      <w:szCs w:val="16"/>
                    </w:rPr>
                  </w:pPr>
                  <w:r w:rsidDel="00000000" w:rsidR="00000000" w:rsidRPr="00000000">
                    <w:rPr>
                      <w:i w:val="1"/>
                      <w:iCs w:val="1"/>
                      <w:color w:val="000000"/>
                      <w:sz w:val="16"/>
                      <w:szCs w:val="16"/>
                      <w:rtl w:val="0"/>
                    </w:rPr>
                    <w:t xml:space="preserve">CADENA</w:t>
                  </w:r>
                </w:p>
              </w:tc>
              <w:tc>
                <w:tcPr/>
                <w:p w:rsidR="00000000" w:rsidDel="00000000" w:rsidP="00000000" w:rsidRDefault="00000000" w:rsidRPr="00000000" w14:paraId="00004267">
                  <w:pPr>
                    <w:rPr>
                      <w:i w:val="1"/>
                      <w:iCs w:val="1"/>
                      <w:color w:val="000000"/>
                      <w:sz w:val="16"/>
                      <w:szCs w:val="16"/>
                    </w:rPr>
                  </w:pPr>
                  <w:r w:rsidDel="00000000" w:rsidR="00000000" w:rsidRPr="00000000">
                    <w:rPr>
                      <w:i w:val="1"/>
                      <w:iCs w:val="1"/>
                      <w:color w:val="000000"/>
                      <w:sz w:val="16"/>
                      <w:szCs w:val="16"/>
                      <w:rtl w:val="0"/>
                    </w:rPr>
                    <w:t xml:space="preserve">SI</w:t>
                  </w:r>
                </w:p>
              </w:tc>
              <w:tc>
                <w:tcPr/>
                <w:p w:rsidR="00000000" w:rsidDel="00000000" w:rsidP="00000000" w:rsidRDefault="00000000" w:rsidRPr="00000000" w14:paraId="00004268">
                  <w:pPr>
                    <w:rPr>
                      <w:i w:val="1"/>
                      <w:iCs w:val="1"/>
                      <w:color w:val="000000"/>
                      <w:sz w:val="16"/>
                      <w:szCs w:val="16"/>
                    </w:rPr>
                  </w:pPr>
                  <w:r w:rsidDel="00000000" w:rsidR="00000000" w:rsidRPr="00000000">
                    <w:rPr>
                      <w:i w:val="1"/>
                      <w:iCs w:val="1"/>
                      <w:color w:val="000000"/>
                      <w:sz w:val="16"/>
                      <w:szCs w:val="16"/>
                      <w:rtl w:val="0"/>
                    </w:rPr>
                    <w:t xml:space="preserve">250</w:t>
                  </w:r>
                </w:p>
              </w:tc>
              <w:tc>
                <w:tcPr/>
                <w:p w:rsidR="00000000" w:rsidDel="00000000" w:rsidP="00000000" w:rsidRDefault="00000000" w:rsidRPr="00000000" w14:paraId="00004269">
                  <w:pPr>
                    <w:rPr>
                      <w:i w:val="1"/>
                      <w:iCs w:val="1"/>
                      <w:color w:val="000000"/>
                      <w:sz w:val="16"/>
                      <w:szCs w:val="16"/>
                    </w:rPr>
                  </w:pPr>
                  <w:r w:rsidDel="00000000" w:rsidR="00000000" w:rsidRPr="00000000">
                    <w:rPr>
                      <w:i w:val="1"/>
                      <w:iCs w:val="1"/>
                      <w:color w:val="000000"/>
                      <w:sz w:val="16"/>
                      <w:szCs w:val="16"/>
                      <w:rtl w:val="0"/>
                    </w:rPr>
                    <w:t xml:space="preserve">NO SE VALIDA</w:t>
                  </w:r>
                </w:p>
              </w:tc>
              <w:tc>
                <w:tcPr/>
                <w:p w:rsidR="00000000" w:rsidDel="00000000" w:rsidP="00000000" w:rsidRDefault="00000000" w:rsidRPr="00000000" w14:paraId="0000426A">
                  <w:pPr>
                    <w:rPr>
                      <w:i w:val="1"/>
                      <w:iCs w:val="1"/>
                      <w:color w:val="000000"/>
                      <w:sz w:val="16"/>
                      <w:szCs w:val="16"/>
                    </w:rPr>
                  </w:pPr>
                  <w:r w:rsidDel="00000000" w:rsidR="00000000" w:rsidRPr="00000000">
                    <w:rPr>
                      <w:i w:val="1"/>
                      <w:iCs w:val="1"/>
                      <w:color w:val="000000"/>
                      <w:sz w:val="16"/>
                      <w:szCs w:val="16"/>
                      <w:rtl w:val="0"/>
                    </w:rPr>
                    <w:t xml:space="preserve">SI</w:t>
                  </w:r>
                </w:p>
              </w:tc>
              <w:tc>
                <w:tcPr/>
                <w:p w:rsidR="00000000" w:rsidDel="00000000" w:rsidP="00000000" w:rsidRDefault="00000000" w:rsidRPr="00000000" w14:paraId="0000426B">
                  <w:pPr>
                    <w:rPr>
                      <w:i w:val="1"/>
                      <w:iCs w:val="1"/>
                      <w:color w:val="000000"/>
                      <w:sz w:val="16"/>
                      <w:szCs w:val="16"/>
                    </w:rPr>
                  </w:pPr>
                  <w:r w:rsidDel="00000000" w:rsidR="00000000" w:rsidRPr="00000000">
                    <w:rPr>
                      <w:i w:val="1"/>
                      <w:iCs w:val="1"/>
                      <w:color w:val="000000"/>
                      <w:sz w:val="16"/>
                      <w:szCs w:val="16"/>
                      <w:rtl w:val="0"/>
                    </w:rPr>
                    <w:t xml:space="preserve">MANUAL</w:t>
                  </w:r>
                </w:p>
              </w:tc>
            </w:tr>
          </w:tbl>
          <w:p w:rsidR="00000000" w:rsidDel="00000000" w:rsidP="00000000" w:rsidRDefault="00000000" w:rsidRPr="00000000" w14:paraId="0000426C">
            <w:pPr>
              <w:rPr>
                <w:color w:val="000000"/>
                <w:sz w:val="16"/>
                <w:szCs w:val="16"/>
              </w:rPr>
            </w:pPr>
            <w:r w:rsidDel="00000000" w:rsidR="00000000" w:rsidRPr="00000000">
              <w:rPr>
                <w:rtl w:val="0"/>
              </w:rPr>
            </w:r>
          </w:p>
        </w:tc>
      </w:tr>
      <w:tr>
        <w:trPr>
          <w:cantSplit w:val="0"/>
          <w:trHeight w:val="720" w:hRule="atLeast"/>
          <w:tblHeader w:val="0"/>
        </w:trPr>
        <w:tc>
          <w:tcPr>
            <w:gridSpan w:val="11"/>
            <w:tcBorders>
              <w:top w:color="000000" w:space="0" w:sz="4" w:val="single"/>
              <w:left w:color="000000" w:space="0" w:sz="4" w:val="single"/>
              <w:bottom w:color="000000" w:space="0" w:sz="4" w:val="single"/>
              <w:right w:color="000000" w:space="0" w:sz="4" w:val="single"/>
            </w:tcBorders>
            <w:shd w:fill="d6e3bc" w:val="clear"/>
            <w:vAlign w:val="bottom"/>
          </w:tcPr>
          <w:p w:rsidR="00000000" w:rsidDel="00000000" w:rsidP="00000000" w:rsidRDefault="00000000" w:rsidRPr="00000000" w14:paraId="00004277">
            <w:pPr>
              <w:rPr>
                <w:b w:val="1"/>
                <w:bCs w:val="1"/>
                <w:color w:val="000000"/>
                <w:sz w:val="16"/>
                <w:szCs w:val="16"/>
              </w:rPr>
            </w:pPr>
            <w:r w:rsidDel="00000000" w:rsidR="00000000" w:rsidRPr="00000000">
              <w:rPr>
                <w:b w:val="1"/>
                <w:bCs w:val="1"/>
                <w:color w:val="000000"/>
                <w:sz w:val="16"/>
                <w:szCs w:val="16"/>
                <w:rtl w:val="0"/>
              </w:rPr>
              <w:t xml:space="preserve">15. ADJUNTE EL LISTADO DE DOCUMENTOS QUE SE SOLICITAN EN EL PROCESO DE REGISTRO DE OPERADORES, PARA CADA DOCUMENTO DETALLE E INDIQUE: EL NOMBRE DEL DOCUMENTO, TAMAÑO MÁXIMO (EN MB) Y LA ENTIDAD EMISORA.</w:t>
            </w:r>
          </w:p>
        </w:tc>
      </w:tr>
      <w:tr>
        <w:trPr>
          <w:cantSplit w:val="0"/>
          <w:trHeight w:val="690" w:hRule="atLeast"/>
          <w:tblHeader w:val="0"/>
        </w:trPr>
        <w:tc>
          <w:tcPr>
            <w:gridSpan w:val="11"/>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282">
            <w:pPr>
              <w:rPr>
                <w:color w:val="000000"/>
                <w:sz w:val="16"/>
                <w:szCs w:val="16"/>
              </w:rPr>
            </w:pPr>
            <w:r w:rsidDel="00000000" w:rsidR="00000000" w:rsidRPr="00000000">
              <w:rPr>
                <w:color w:val="000000"/>
                <w:sz w:val="16"/>
                <w:szCs w:val="16"/>
                <w:rtl w:val="0"/>
              </w:rPr>
              <w:t xml:space="preserve">Detallar los documentos que se solicita en el proceso de Registro de Operadores, estos documentos se refieren a aquellos que se adjuntan en el sistema informático y son de respaldo para el proceso.</w:t>
            </w:r>
          </w:p>
        </w:tc>
      </w:tr>
      <w:tr>
        <w:trPr>
          <w:cantSplit w:val="0"/>
          <w:trHeight w:val="821" w:hRule="atLeast"/>
          <w:tblHeader w:val="0"/>
        </w:trPr>
        <w:tc>
          <w:tcPr>
            <w:gridSpan w:val="11"/>
            <w:tcBorders>
              <w:top w:color="000000" w:space="0" w:sz="4" w:val="single"/>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428D">
            <w:pPr>
              <w:rPr>
                <w:b w:val="1"/>
                <w:bCs w:val="1"/>
                <w:color w:val="000000"/>
                <w:sz w:val="16"/>
                <w:szCs w:val="16"/>
              </w:rPr>
            </w:pPr>
            <w:r w:rsidDel="00000000" w:rsidR="00000000" w:rsidRPr="00000000">
              <w:rPr>
                <w:b w:val="1"/>
                <w:bCs w:val="1"/>
                <w:color w:val="000000"/>
                <w:sz w:val="16"/>
                <w:szCs w:val="16"/>
                <w:rtl w:val="0"/>
              </w:rPr>
              <w:t xml:space="preserve">16. ADJUNTE EL LISTADO DE DOCUMENTOS QUE SE SOLICITAN EN EL PROCESO DE EMISIÓN DE AP, C, O, PARA CADA DOCUMENTO DETALLE E INDIQUE: EL NOMBRE DEL DOCUMENTO, TAMAÑO MÁXIMO (EN MB) Y LA ENTIDAD EMISORA. (En formato digital preferentemente Excel)</w:t>
            </w:r>
          </w:p>
        </w:tc>
      </w:tr>
      <w:tr>
        <w:trPr>
          <w:cantSplit w:val="0"/>
          <w:trHeight w:val="1400" w:hRule="atLeast"/>
          <w:tblHeader w:val="0"/>
        </w:trPr>
        <w:tc>
          <w:tcPr>
            <w:gridSpan w:val="11"/>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298">
            <w:pPr>
              <w:rPr>
                <w:color w:val="000000"/>
                <w:sz w:val="16"/>
                <w:szCs w:val="16"/>
              </w:rPr>
            </w:pPr>
            <w:r w:rsidDel="00000000" w:rsidR="00000000" w:rsidRPr="00000000">
              <w:rPr>
                <w:rtl w:val="0"/>
              </w:rPr>
            </w:r>
          </w:p>
          <w:p w:rsidR="00000000" w:rsidDel="00000000" w:rsidP="00000000" w:rsidRDefault="00000000" w:rsidRPr="00000000" w14:paraId="00004299">
            <w:pPr>
              <w:rPr>
                <w:color w:val="000000"/>
                <w:sz w:val="16"/>
                <w:szCs w:val="16"/>
              </w:rPr>
            </w:pPr>
            <w:r w:rsidDel="00000000" w:rsidR="00000000" w:rsidRPr="00000000">
              <w:rPr>
                <w:color w:val="000000"/>
                <w:sz w:val="16"/>
                <w:szCs w:val="16"/>
                <w:rtl w:val="0"/>
              </w:rPr>
              <w:t xml:space="preserve">Detallar los documentos que se solicita en el proceso de Emisión de AP, C, O, este documento se refiere a aquellos que se adjuntan en el sistema informático y son de respaldo para el proceso.</w:t>
            </w:r>
          </w:p>
          <w:p w:rsidR="00000000" w:rsidDel="00000000" w:rsidP="00000000" w:rsidRDefault="00000000" w:rsidRPr="00000000" w14:paraId="0000429A">
            <w:pPr>
              <w:rPr>
                <w:color w:val="000000"/>
                <w:sz w:val="16"/>
                <w:szCs w:val="16"/>
              </w:rPr>
            </w:pPr>
            <w:r w:rsidDel="00000000" w:rsidR="00000000" w:rsidRPr="00000000">
              <w:rPr>
                <w:color w:val="000000"/>
                <w:sz w:val="16"/>
                <w:szCs w:val="16"/>
                <w:rtl w:val="0"/>
              </w:rPr>
              <w:t xml:space="preserve">Ej.:</w:t>
            </w:r>
          </w:p>
          <w:tbl>
            <w:tblPr>
              <w:tblStyle w:val="Table16"/>
              <w:tblW w:w="88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9"/>
              <w:gridCol w:w="2726"/>
              <w:gridCol w:w="2799"/>
              <w:tblGridChange w:id="0">
                <w:tblGrid>
                  <w:gridCol w:w="3349"/>
                  <w:gridCol w:w="2726"/>
                  <w:gridCol w:w="2799"/>
                </w:tblGrid>
              </w:tblGridChange>
            </w:tblGrid>
            <w:tr>
              <w:trPr>
                <w:cantSplit w:val="0"/>
                <w:trHeight w:val="248" w:hRule="atLeast"/>
                <w:tblHeader w:val="0"/>
              </w:trPr>
              <w:tc>
                <w:tcPr/>
                <w:p w:rsidR="00000000" w:rsidDel="00000000" w:rsidP="00000000" w:rsidRDefault="00000000" w:rsidRPr="00000000" w14:paraId="0000429B">
                  <w:pPr>
                    <w:rPr>
                      <w:b w:val="1"/>
                      <w:bCs w:val="1"/>
                      <w:i w:val="1"/>
                      <w:iCs w:val="1"/>
                      <w:color w:val="000000"/>
                      <w:sz w:val="16"/>
                      <w:szCs w:val="16"/>
                    </w:rPr>
                  </w:pPr>
                  <w:r w:rsidDel="00000000" w:rsidR="00000000" w:rsidRPr="00000000">
                    <w:rPr>
                      <w:b w:val="1"/>
                      <w:bCs w:val="1"/>
                      <w:i w:val="1"/>
                      <w:iCs w:val="1"/>
                      <w:color w:val="000000"/>
                      <w:sz w:val="16"/>
                      <w:szCs w:val="16"/>
                      <w:rtl w:val="0"/>
                    </w:rPr>
                    <w:t xml:space="preserve">NOMBRE DEL DOCUMENTO</w:t>
                  </w:r>
                </w:p>
              </w:tc>
              <w:tc>
                <w:tcPr/>
                <w:p w:rsidR="00000000" w:rsidDel="00000000" w:rsidP="00000000" w:rsidRDefault="00000000" w:rsidRPr="00000000" w14:paraId="0000429C">
                  <w:pPr>
                    <w:rPr>
                      <w:b w:val="1"/>
                      <w:bCs w:val="1"/>
                      <w:i w:val="1"/>
                      <w:iCs w:val="1"/>
                      <w:color w:val="000000"/>
                      <w:sz w:val="16"/>
                      <w:szCs w:val="16"/>
                    </w:rPr>
                  </w:pPr>
                  <w:r w:rsidDel="00000000" w:rsidR="00000000" w:rsidRPr="00000000">
                    <w:rPr>
                      <w:b w:val="1"/>
                      <w:bCs w:val="1"/>
                      <w:i w:val="1"/>
                      <w:iCs w:val="1"/>
                      <w:color w:val="000000"/>
                      <w:sz w:val="16"/>
                      <w:szCs w:val="16"/>
                      <w:rtl w:val="0"/>
                    </w:rPr>
                    <w:t xml:space="preserve">TAMAÑO MÁXIMO</w:t>
                  </w:r>
                </w:p>
              </w:tc>
              <w:tc>
                <w:tcPr/>
                <w:p w:rsidR="00000000" w:rsidDel="00000000" w:rsidP="00000000" w:rsidRDefault="00000000" w:rsidRPr="00000000" w14:paraId="0000429D">
                  <w:pPr>
                    <w:rPr>
                      <w:b w:val="1"/>
                      <w:bCs w:val="1"/>
                      <w:i w:val="1"/>
                      <w:iCs w:val="1"/>
                      <w:color w:val="000000"/>
                      <w:sz w:val="16"/>
                      <w:szCs w:val="16"/>
                    </w:rPr>
                  </w:pPr>
                  <w:r w:rsidDel="00000000" w:rsidR="00000000" w:rsidRPr="00000000">
                    <w:rPr>
                      <w:b w:val="1"/>
                      <w:bCs w:val="1"/>
                      <w:i w:val="1"/>
                      <w:iCs w:val="1"/>
                      <w:color w:val="000000"/>
                      <w:sz w:val="16"/>
                      <w:szCs w:val="16"/>
                      <w:rtl w:val="0"/>
                    </w:rPr>
                    <w:t xml:space="preserve">ENTIDAD EMISORA</w:t>
                  </w:r>
                </w:p>
              </w:tc>
            </w:tr>
            <w:tr>
              <w:trPr>
                <w:cantSplit w:val="0"/>
                <w:trHeight w:val="248" w:hRule="atLeast"/>
                <w:tblHeader w:val="0"/>
              </w:trPr>
              <w:tc>
                <w:tcPr/>
                <w:p w:rsidR="00000000" w:rsidDel="00000000" w:rsidP="00000000" w:rsidRDefault="00000000" w:rsidRPr="00000000" w14:paraId="0000429E">
                  <w:pPr>
                    <w:rPr>
                      <w:i w:val="1"/>
                      <w:iCs w:val="1"/>
                      <w:color w:val="000000"/>
                      <w:sz w:val="16"/>
                      <w:szCs w:val="16"/>
                    </w:rPr>
                  </w:pPr>
                  <w:r w:rsidDel="00000000" w:rsidR="00000000" w:rsidRPr="00000000">
                    <w:rPr>
                      <w:i w:val="1"/>
                      <w:iCs w:val="1"/>
                      <w:color w:val="000000"/>
                      <w:sz w:val="16"/>
                      <w:szCs w:val="16"/>
                      <w:rtl w:val="0"/>
                    </w:rPr>
                    <w:t xml:space="preserve">Cédula de Identidad</w:t>
                  </w:r>
                </w:p>
              </w:tc>
              <w:tc>
                <w:tcPr/>
                <w:p w:rsidR="00000000" w:rsidDel="00000000" w:rsidP="00000000" w:rsidRDefault="00000000" w:rsidRPr="00000000" w14:paraId="0000429F">
                  <w:pPr>
                    <w:rPr>
                      <w:i w:val="1"/>
                      <w:iCs w:val="1"/>
                      <w:color w:val="000000"/>
                      <w:sz w:val="16"/>
                      <w:szCs w:val="16"/>
                    </w:rPr>
                  </w:pPr>
                  <w:r w:rsidDel="00000000" w:rsidR="00000000" w:rsidRPr="00000000">
                    <w:rPr>
                      <w:i w:val="1"/>
                      <w:iCs w:val="1"/>
                      <w:color w:val="000000"/>
                      <w:sz w:val="16"/>
                      <w:szCs w:val="16"/>
                      <w:rtl w:val="0"/>
                    </w:rPr>
                    <w:t xml:space="preserve">2 MB</w:t>
                  </w:r>
                </w:p>
              </w:tc>
              <w:tc>
                <w:tcPr/>
                <w:p w:rsidR="00000000" w:rsidDel="00000000" w:rsidP="00000000" w:rsidRDefault="00000000" w:rsidRPr="00000000" w14:paraId="000042A0">
                  <w:pPr>
                    <w:rPr>
                      <w:i w:val="1"/>
                      <w:iCs w:val="1"/>
                      <w:color w:val="000000"/>
                      <w:sz w:val="16"/>
                      <w:szCs w:val="16"/>
                    </w:rPr>
                  </w:pPr>
                  <w:r w:rsidDel="00000000" w:rsidR="00000000" w:rsidRPr="00000000">
                    <w:rPr>
                      <w:i w:val="1"/>
                      <w:iCs w:val="1"/>
                      <w:color w:val="000000"/>
                      <w:sz w:val="16"/>
                      <w:szCs w:val="16"/>
                      <w:rtl w:val="0"/>
                    </w:rPr>
                    <w:t xml:space="preserve">SEGIP</w:t>
                  </w:r>
                </w:p>
              </w:tc>
            </w:tr>
            <w:tr>
              <w:trPr>
                <w:cantSplit w:val="0"/>
                <w:trHeight w:val="264" w:hRule="atLeast"/>
                <w:tblHeader w:val="0"/>
              </w:trPr>
              <w:tc>
                <w:tcPr/>
                <w:p w:rsidR="00000000" w:rsidDel="00000000" w:rsidP="00000000" w:rsidRDefault="00000000" w:rsidRPr="00000000" w14:paraId="000042A1">
                  <w:pPr>
                    <w:rPr>
                      <w:i w:val="1"/>
                      <w:iCs w:val="1"/>
                      <w:color w:val="000000"/>
                      <w:sz w:val="16"/>
                      <w:szCs w:val="16"/>
                    </w:rPr>
                  </w:pPr>
                  <w:r w:rsidDel="00000000" w:rsidR="00000000" w:rsidRPr="00000000">
                    <w:rPr>
                      <w:i w:val="1"/>
                      <w:iCs w:val="1"/>
                      <w:color w:val="000000"/>
                      <w:sz w:val="16"/>
                      <w:szCs w:val="16"/>
                      <w:rtl w:val="0"/>
                    </w:rPr>
                    <w:t xml:space="preserve">Certificado Nacimiento</w:t>
                  </w:r>
                </w:p>
              </w:tc>
              <w:tc>
                <w:tcPr/>
                <w:p w:rsidR="00000000" w:rsidDel="00000000" w:rsidP="00000000" w:rsidRDefault="00000000" w:rsidRPr="00000000" w14:paraId="000042A2">
                  <w:pPr>
                    <w:rPr>
                      <w:i w:val="1"/>
                      <w:iCs w:val="1"/>
                      <w:color w:val="000000"/>
                      <w:sz w:val="16"/>
                      <w:szCs w:val="16"/>
                    </w:rPr>
                  </w:pPr>
                  <w:r w:rsidDel="00000000" w:rsidR="00000000" w:rsidRPr="00000000">
                    <w:rPr>
                      <w:i w:val="1"/>
                      <w:iCs w:val="1"/>
                      <w:color w:val="000000"/>
                      <w:sz w:val="16"/>
                      <w:szCs w:val="16"/>
                      <w:rtl w:val="0"/>
                    </w:rPr>
                    <w:t xml:space="preserve">2 MB</w:t>
                  </w:r>
                </w:p>
              </w:tc>
              <w:tc>
                <w:tcPr/>
                <w:p w:rsidR="00000000" w:rsidDel="00000000" w:rsidP="00000000" w:rsidRDefault="00000000" w:rsidRPr="00000000" w14:paraId="000042A3">
                  <w:pPr>
                    <w:rPr>
                      <w:i w:val="1"/>
                      <w:iCs w:val="1"/>
                      <w:color w:val="000000"/>
                      <w:sz w:val="16"/>
                      <w:szCs w:val="16"/>
                    </w:rPr>
                  </w:pPr>
                  <w:r w:rsidDel="00000000" w:rsidR="00000000" w:rsidRPr="00000000">
                    <w:rPr>
                      <w:i w:val="1"/>
                      <w:iCs w:val="1"/>
                      <w:color w:val="000000"/>
                      <w:sz w:val="16"/>
                      <w:szCs w:val="16"/>
                      <w:rtl w:val="0"/>
                    </w:rPr>
                    <w:t xml:space="preserve">SERECI</w:t>
                  </w:r>
                </w:p>
              </w:tc>
            </w:tr>
          </w:tbl>
          <w:p w:rsidR="00000000" w:rsidDel="00000000" w:rsidP="00000000" w:rsidRDefault="00000000" w:rsidRPr="00000000" w14:paraId="000042A4">
            <w:pPr>
              <w:rPr>
                <w:color w:val="000000"/>
                <w:sz w:val="16"/>
                <w:szCs w:val="16"/>
              </w:rPr>
            </w:pPr>
            <w:r w:rsidDel="00000000" w:rsidR="00000000" w:rsidRPr="00000000">
              <w:rPr>
                <w:rtl w:val="0"/>
              </w:rPr>
            </w:r>
          </w:p>
        </w:tc>
      </w:tr>
      <w:tr>
        <w:trPr>
          <w:cantSplit w:val="0"/>
          <w:trHeight w:val="630" w:hRule="atLeast"/>
          <w:tblHeader w:val="0"/>
        </w:trPr>
        <w:tc>
          <w:tcPr>
            <w:gridSpan w:val="11"/>
            <w:tcBorders>
              <w:top w:color="000000" w:space="0" w:sz="4" w:val="single"/>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42AF">
            <w:pPr>
              <w:rPr>
                <w:color w:val="000000"/>
                <w:sz w:val="16"/>
                <w:szCs w:val="16"/>
              </w:rPr>
            </w:pPr>
            <w:r w:rsidDel="00000000" w:rsidR="00000000" w:rsidRPr="00000000">
              <w:rPr>
                <w:b w:val="1"/>
                <w:bCs w:val="1"/>
                <w:color w:val="000000"/>
                <w:sz w:val="16"/>
                <w:szCs w:val="16"/>
                <w:rtl w:val="0"/>
              </w:rPr>
              <w:t xml:space="preserve">17. ADJUNTE PARA CADA DATO DESCRITO EN EL DICCIONARIO DE DATOS (DE LAS PREGUNTAS 11 Y 13), DE CORRESPONDER SU PARAMÉTRICA ASOCIADA (CÓDIGO Y DESCRIPCIÓN). (En formato digital preferentemente Excel):  </w:t>
            </w:r>
            <w:r w:rsidDel="00000000" w:rsidR="00000000" w:rsidRPr="00000000">
              <w:rPr>
                <w:rtl w:val="0"/>
              </w:rPr>
            </w:r>
          </w:p>
        </w:tc>
      </w:tr>
      <w:tr>
        <w:trPr>
          <w:cantSplit w:val="0"/>
          <w:trHeight w:val="630" w:hRule="atLeast"/>
          <w:tblHeader w:val="0"/>
        </w:trPr>
        <w:tc>
          <w:tcPr>
            <w:gridSpan w:val="11"/>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2BA">
            <w:pPr>
              <w:rPr>
                <w:color w:val="000000"/>
                <w:sz w:val="16"/>
                <w:szCs w:val="16"/>
              </w:rPr>
            </w:pPr>
            <w:r w:rsidDel="00000000" w:rsidR="00000000" w:rsidRPr="00000000">
              <w:rPr>
                <w:color w:val="000000"/>
                <w:sz w:val="16"/>
                <w:szCs w:val="16"/>
                <w:rtl w:val="0"/>
              </w:rPr>
              <w:t xml:space="preserve">En el diccionario de datos considerar que de existir campos que impliquen la utilización de una paramétrica se las debe listar indicando el código y descripción.</w:t>
            </w:r>
          </w:p>
        </w:tc>
      </w:tr>
      <w:tr>
        <w:trPr>
          <w:cantSplit w:val="0"/>
          <w:trHeight w:val="702" w:hRule="atLeast"/>
          <w:tblHeader w:val="0"/>
        </w:trPr>
        <w:tc>
          <w:tcPr>
            <w:gridSpan w:val="11"/>
            <w:tcBorders>
              <w:top w:color="000000" w:space="0" w:sz="4" w:val="single"/>
              <w:left w:color="000000" w:space="0" w:sz="4" w:val="single"/>
              <w:bottom w:color="000000" w:space="0" w:sz="4" w:val="single"/>
              <w:right w:color="000000" w:space="0" w:sz="4" w:val="single"/>
            </w:tcBorders>
            <w:shd w:fill="d6e3bc" w:val="clear"/>
          </w:tcPr>
          <w:p w:rsidR="00000000" w:rsidDel="00000000" w:rsidP="00000000" w:rsidRDefault="00000000" w:rsidRPr="00000000" w14:paraId="000042C5">
            <w:pPr>
              <w:rPr>
                <w:b w:val="1"/>
                <w:bCs w:val="1"/>
                <w:color w:val="000000"/>
                <w:sz w:val="16"/>
                <w:szCs w:val="16"/>
              </w:rPr>
            </w:pPr>
            <w:r w:rsidDel="00000000" w:rsidR="00000000" w:rsidRPr="00000000">
              <w:rPr>
                <w:b w:val="1"/>
                <w:bCs w:val="1"/>
                <w:color w:val="000000"/>
                <w:sz w:val="16"/>
                <w:szCs w:val="16"/>
                <w:rtl w:val="0"/>
              </w:rPr>
              <w:t xml:space="preserve">18. DETALLE  LO SIGUIENTE PARA EL REGISTRO DEL OPERADOR:</w:t>
            </w:r>
          </w:p>
          <w:p w:rsidR="00000000" w:rsidDel="00000000" w:rsidP="00000000" w:rsidRDefault="00000000" w:rsidRPr="00000000" w14:paraId="000042C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b w:val="1"/>
                <w:bCs w:val="1"/>
                <w:i w:val="0"/>
                <w:iCs w:val="0"/>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LA INFORMACIÓN CONTENIDA EN LA SOLICITUD (LISTADO DE DATOS, REQUISITOS, DOCUMENTOS ADJUNTOS).</w:t>
            </w:r>
          </w:p>
          <w:p w:rsidR="00000000" w:rsidDel="00000000" w:rsidP="00000000" w:rsidRDefault="00000000" w:rsidRPr="00000000" w14:paraId="000042C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b w:val="1"/>
                <w:bCs w:val="1"/>
                <w:i w:val="0"/>
                <w:iCs w:val="0"/>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EL DIAGRAMA DE FLUJO DE PROCESO (EN FORMATO BPMN) DE LA SOLICITUD Y  REGISTRO DE OPERADORES, IDENTIFICANDO: PROCESOS MANUALES (SIN USO DE SISTEMA) Y LOS ACTORES QUE LO REALIZAN. </w:t>
            </w:r>
          </w:p>
        </w:tc>
      </w:tr>
      <w:tr>
        <w:trPr>
          <w:cantSplit w:val="0"/>
          <w:trHeight w:val="264" w:hRule="atLeast"/>
          <w:tblHeader w:val="0"/>
        </w:trPr>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D2">
            <w:pPr>
              <w:rPr>
                <w:i w:val="1"/>
                <w:iCs w:val="1"/>
                <w:color w:val="000000"/>
                <w:sz w:val="16"/>
                <w:szCs w:val="16"/>
              </w:rPr>
            </w:pPr>
            <w:r w:rsidDel="00000000" w:rsidR="00000000" w:rsidRPr="00000000">
              <w:rPr>
                <w:i w:val="1"/>
                <w:iCs w:val="1"/>
                <w:color w:val="000000"/>
                <w:sz w:val="16"/>
                <w:szCs w:val="16"/>
                <w:rtl w:val="0"/>
              </w:rPr>
              <w:t xml:space="preserve">*Nota: remitir la información en formato digital (preferentemente en formato EXCEL)</w:t>
            </w:r>
          </w:p>
        </w:tc>
      </w:tr>
      <w:tr>
        <w:trPr>
          <w:cantSplit w:val="0"/>
          <w:trHeight w:val="1245" w:hRule="atLeast"/>
          <w:tblHeader w:val="0"/>
        </w:trPr>
        <w:tc>
          <w:tcPr>
            <w:gridSpan w:val="11"/>
            <w:tcBorders>
              <w:top w:color="000000" w:space="0" w:sz="4" w:val="single"/>
              <w:left w:color="000000" w:space="0" w:sz="4" w:val="single"/>
              <w:bottom w:color="000000" w:space="0" w:sz="4" w:val="single"/>
              <w:right w:color="000000" w:space="0" w:sz="4" w:val="single"/>
            </w:tcBorders>
            <w:shd w:fill="d6e3bc" w:val="clear"/>
          </w:tcPr>
          <w:p w:rsidR="00000000" w:rsidDel="00000000" w:rsidP="00000000" w:rsidRDefault="00000000" w:rsidRPr="00000000" w14:paraId="000042DD">
            <w:pPr>
              <w:rPr>
                <w:b w:val="1"/>
                <w:bCs w:val="1"/>
                <w:color w:val="000000"/>
                <w:sz w:val="16"/>
                <w:szCs w:val="16"/>
              </w:rPr>
            </w:pPr>
            <w:r w:rsidDel="00000000" w:rsidR="00000000" w:rsidRPr="00000000">
              <w:rPr>
                <w:b w:val="1"/>
                <w:bCs w:val="1"/>
                <w:color w:val="000000"/>
                <w:sz w:val="16"/>
                <w:szCs w:val="16"/>
                <w:rtl w:val="0"/>
              </w:rPr>
              <w:t xml:space="preserve">19. DETALLE  POR CADA DOCUMENTO QUE EMITE (AP,C,O):</w:t>
            </w:r>
          </w:p>
          <w:p w:rsidR="00000000" w:rsidDel="00000000" w:rsidP="00000000" w:rsidRDefault="00000000" w:rsidRPr="00000000" w14:paraId="000042D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b w:val="1"/>
                <w:bCs w:val="1"/>
                <w:i w:val="0"/>
                <w:iCs w:val="0"/>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LA INFORMACIÓN CONTENIDA EN LA SOLICITUD (LISTADO DE DATOS, REQUISITOS, DOCUMENTOS ADJUNTOS).</w:t>
            </w:r>
          </w:p>
          <w:p w:rsidR="00000000" w:rsidDel="00000000" w:rsidP="00000000" w:rsidRDefault="00000000" w:rsidRPr="00000000" w14:paraId="000042D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b w:val="1"/>
                <w:bCs w:val="1"/>
                <w:i w:val="0"/>
                <w:iCs w:val="0"/>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LA INFORMACIÓN CONTENIDA EN CADA DOCUMENTO EMITIDO (LISTADO DE DATOS), Y</w:t>
            </w:r>
          </w:p>
          <w:p w:rsidR="00000000" w:rsidDel="00000000" w:rsidP="00000000" w:rsidRDefault="00000000" w:rsidRPr="00000000" w14:paraId="000042E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b w:val="1"/>
                <w:bCs w:val="1"/>
                <w:i w:val="0"/>
                <w:iCs w:val="0"/>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LOS FORMATOS DE IMPRESIÓN DE CADA UNO DE LOS DOCUMENTOS QUE EMITE</w:t>
              <w:br w:type="textWrapping"/>
              <w:t xml:space="preserve">EL DIAGRAMA DE FLUJO DE PROCESO (EN FORMATO BPMN), SOLICITUD Y EMISIÓN DE AP, C, O; IDENTIFICANDO: PROCESOS MANUALES (SIN USO DE SISTEMA) Y LOS ACTORES QUE LO REALIZAN. </w:t>
            </w:r>
          </w:p>
        </w:tc>
      </w:tr>
      <w:tr>
        <w:trPr>
          <w:cantSplit w:val="0"/>
          <w:trHeight w:val="132" w:hRule="atLeast"/>
          <w:tblHeader w:val="0"/>
        </w:trPr>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2EB">
            <w:pPr>
              <w:rPr>
                <w:i w:val="1"/>
                <w:iCs w:val="1"/>
                <w:color w:val="000000"/>
                <w:sz w:val="16"/>
                <w:szCs w:val="16"/>
              </w:rPr>
            </w:pPr>
            <w:r w:rsidDel="00000000" w:rsidR="00000000" w:rsidRPr="00000000">
              <w:rPr>
                <w:i w:val="1"/>
                <w:iCs w:val="1"/>
                <w:color w:val="000000"/>
                <w:sz w:val="16"/>
                <w:szCs w:val="16"/>
                <w:rtl w:val="0"/>
              </w:rPr>
              <w:t xml:space="preserve">*Nota: remitir la información en formato digital (preferentemente en formato EXCEL)</w:t>
            </w:r>
          </w:p>
        </w:tc>
      </w:tr>
      <w:tr>
        <w:trPr>
          <w:cantSplit w:val="0"/>
          <w:trHeight w:val="3260" w:hRule="atLeast"/>
          <w:tblHeader w:val="0"/>
        </w:trPr>
        <w:tc>
          <w:tcPr>
            <w:gridSpan w:val="11"/>
            <w:tcBorders>
              <w:top w:color="000000" w:space="0" w:sz="4" w:val="single"/>
              <w:left w:color="000000" w:space="0" w:sz="4" w:val="single"/>
              <w:bottom w:color="000000" w:space="0" w:sz="4" w:val="single"/>
              <w:right w:color="000000" w:space="0" w:sz="4" w:val="single"/>
            </w:tcBorders>
            <w:shd w:fill="d6e3bc" w:val="clear"/>
          </w:tcPr>
          <w:p w:rsidR="00000000" w:rsidDel="00000000" w:rsidP="00000000" w:rsidRDefault="00000000" w:rsidRPr="00000000" w14:paraId="000042F6">
            <w:pPr>
              <w:shd w:fill="d6e3bc" w:val="clear"/>
              <w:rPr>
                <w:b w:val="1"/>
                <w:bCs w:val="1"/>
                <w:color w:val="000000"/>
                <w:sz w:val="16"/>
                <w:szCs w:val="16"/>
              </w:rPr>
            </w:pPr>
            <w:r w:rsidDel="00000000" w:rsidR="00000000" w:rsidRPr="00000000">
              <w:rPr>
                <w:b w:val="1"/>
                <w:bCs w:val="1"/>
                <w:color w:val="000000"/>
                <w:sz w:val="16"/>
                <w:szCs w:val="16"/>
                <w:rtl w:val="0"/>
              </w:rPr>
              <w:t xml:space="preserve">20. COBERTURA GEOGRÁFICA</w:t>
            </w:r>
            <w:r w:rsidDel="00000000" w:rsidR="00000000" w:rsidRPr="00000000">
              <w:rPr>
                <w:sz w:val="16"/>
                <w:szCs w:val="16"/>
                <w:rtl w:val="0"/>
              </w:rPr>
              <w:t xml:space="preserve">: Señalar el alcance territorial para la atención del trámite APCO, especificando si este puede ser gestionado o emitido a nivel nacional, únicamente en determinados departamentos o exclusivamente en puntos específicos.</w:t>
            </w:r>
            <w:r w:rsidDel="00000000" w:rsidR="00000000" w:rsidRPr="00000000">
              <w:rPr>
                <w:rtl w:val="0"/>
              </w:rPr>
            </w:r>
          </w:p>
          <w:tbl>
            <w:tblPr>
              <w:tblStyle w:val="Table17"/>
              <w:tblW w:w="87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9"/>
              <w:gridCol w:w="1550"/>
              <w:gridCol w:w="3849"/>
              <w:tblGridChange w:id="0">
                <w:tblGrid>
                  <w:gridCol w:w="3309"/>
                  <w:gridCol w:w="1550"/>
                  <w:gridCol w:w="3849"/>
                </w:tblGrid>
              </w:tblGridChange>
            </w:tblGrid>
            <w:tr>
              <w:trPr>
                <w:cantSplit w:val="0"/>
                <w:trHeight w:val="179"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42F7">
                  <w:pPr>
                    <w:shd w:fill="ffffff" w:val="clear"/>
                    <w:jc w:val="center"/>
                    <w:rPr>
                      <w:b w:val="1"/>
                      <w:bCs w:val="1"/>
                      <w:sz w:val="16"/>
                      <w:szCs w:val="16"/>
                    </w:rPr>
                  </w:pPr>
                  <w:r w:rsidDel="00000000" w:rsidR="00000000" w:rsidRPr="00000000">
                    <w:rPr>
                      <w:b w:val="1"/>
                      <w:bCs w:val="1"/>
                      <w:sz w:val="16"/>
                      <w:szCs w:val="16"/>
                      <w:rtl w:val="0"/>
                    </w:rPr>
                    <w:t xml:space="preserve">COBERTURA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42F8">
                  <w:pPr>
                    <w:shd w:fill="ffffff" w:val="clear"/>
                    <w:jc w:val="center"/>
                    <w:rPr>
                      <w:b w:val="1"/>
                      <w:bCs w:val="1"/>
                      <w:sz w:val="16"/>
                      <w:szCs w:val="16"/>
                    </w:rPr>
                  </w:pPr>
                  <w:r w:rsidDel="00000000" w:rsidR="00000000" w:rsidRPr="00000000">
                    <w:rPr>
                      <w:b w:val="1"/>
                      <w:bCs w:val="1"/>
                      <w:sz w:val="16"/>
                      <w:szCs w:val="16"/>
                      <w:rtl w:val="0"/>
                    </w:rPr>
                    <w:t xml:space="preserve">SI/NO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42F9">
                  <w:pPr>
                    <w:shd w:fill="ffffff" w:val="clear"/>
                    <w:jc w:val="center"/>
                    <w:rPr>
                      <w:b w:val="1"/>
                      <w:bCs w:val="1"/>
                      <w:sz w:val="16"/>
                      <w:szCs w:val="16"/>
                    </w:rPr>
                  </w:pPr>
                  <w:r w:rsidDel="00000000" w:rsidR="00000000" w:rsidRPr="00000000">
                    <w:rPr>
                      <w:b w:val="1"/>
                      <w:bCs w:val="1"/>
                      <w:sz w:val="16"/>
                      <w:szCs w:val="16"/>
                      <w:rtl w:val="0"/>
                    </w:rPr>
                    <w:t xml:space="preserve">DETALLE</w:t>
                  </w:r>
                </w:p>
              </w:tc>
            </w:tr>
            <w:tr>
              <w:trPr>
                <w:cantSplit w:val="0"/>
                <w:trHeight w:val="726"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42F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40" w:lineRule="auto"/>
                    <w:ind w:left="171" w:right="0" w:hanging="142"/>
                    <w:jc w:val="both"/>
                    <w:rPr>
                      <w:b w:val="0"/>
                      <w:bCs w:val="0"/>
                      <w:i w:val="0"/>
                      <w:iCs w:val="0"/>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NACIONAL</w:t>
                  </w:r>
                  <w:r w:rsidDel="00000000" w:rsidR="00000000" w:rsidRPr="00000000">
                    <w:rPr>
                      <w:rFonts w:ascii="Open Sans Light" w:cs="Open Sans Light" w:eastAsia="Open Sans Light" w:hAnsi="Open Sans Light"/>
                      <w:b w:val="0"/>
                      <w:bCs w:val="0"/>
                      <w:i w:val="0"/>
                      <w:iCs w:val="0"/>
                      <w:smallCaps w:val="0"/>
                      <w:strike w:val="0"/>
                      <w:color w:val="000000"/>
                      <w:sz w:val="16"/>
                      <w:szCs w:val="16"/>
                      <w:u w:val="none"/>
                      <w:shd w:fill="auto" w:val="clear"/>
                      <w:vertAlign w:val="baseline"/>
                      <w:rtl w:val="0"/>
                    </w:rPr>
                    <w:t xml:space="preserve"> (El trámite APCO se emite en todo el territorio nacional)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42FB">
                  <w:pPr>
                    <w:shd w:fill="ffffff" w:val="clear"/>
                    <w:jc w:val="center"/>
                    <w:rPr>
                      <w:sz w:val="16"/>
                      <w:szCs w:val="16"/>
                    </w:rPr>
                  </w:pPr>
                  <w:r w:rsidDel="00000000" w:rsidR="00000000" w:rsidRPr="00000000">
                    <w:rPr>
                      <w:sz w:val="16"/>
                      <w:szCs w:val="16"/>
                      <w:rtl w:val="0"/>
                    </w:rPr>
                    <w:t xml:space="preserve">SI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42FC">
                  <w:pPr>
                    <w:shd w:fill="ffffff" w:val="clear"/>
                    <w:rPr>
                      <w:sz w:val="16"/>
                      <w:szCs w:val="16"/>
                    </w:rPr>
                  </w:pPr>
                  <w:r w:rsidDel="00000000" w:rsidR="00000000" w:rsidRPr="00000000">
                    <w:rPr>
                      <w:sz w:val="16"/>
                      <w:szCs w:val="16"/>
                      <w:rtl w:val="0"/>
                    </w:rPr>
                    <w:t xml:space="preserve">Atención del trámite  en todo el territorio nacional cubriendo los 9 departamentos.</w:t>
                  </w:r>
                </w:p>
              </w:tc>
            </w:tr>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42F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40" w:lineRule="auto"/>
                    <w:ind w:left="171" w:right="0" w:hanging="171"/>
                    <w:jc w:val="both"/>
                    <w:rPr>
                      <w:b w:val="0"/>
                      <w:bCs w:val="0"/>
                      <w:i w:val="0"/>
                      <w:iCs w:val="0"/>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DEPARTAMENTAL</w:t>
                  </w:r>
                  <w:r w:rsidDel="00000000" w:rsidR="00000000" w:rsidRPr="00000000">
                    <w:rPr>
                      <w:rFonts w:ascii="Open Sans Light" w:cs="Open Sans Light" w:eastAsia="Open Sans Light" w:hAnsi="Open Sans Light"/>
                      <w:b w:val="0"/>
                      <w:bCs w:val="0"/>
                      <w:i w:val="0"/>
                      <w:iCs w:val="0"/>
                      <w:smallCaps w:val="0"/>
                      <w:strike w:val="0"/>
                      <w:color w:val="000000"/>
                      <w:sz w:val="16"/>
                      <w:szCs w:val="16"/>
                      <w:u w:val="none"/>
                      <w:shd w:fill="auto" w:val="clear"/>
                      <w:vertAlign w:val="baseline"/>
                      <w:rtl w:val="0"/>
                    </w:rPr>
                    <w:t xml:space="preserve"> (Solo puede emitirse o tramitarse en determinados departamentos. Especificar cuáles)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42FE">
                  <w:pPr>
                    <w:shd w:fill="ffffff" w:val="clear"/>
                    <w:jc w:val="center"/>
                    <w:rPr>
                      <w:sz w:val="16"/>
                      <w:szCs w:val="16"/>
                    </w:rPr>
                  </w:pPr>
                  <w:r w:rsidDel="00000000" w:rsidR="00000000" w:rsidRPr="00000000">
                    <w:rPr>
                      <w:sz w:val="16"/>
                      <w:szCs w:val="16"/>
                      <w:rtl w:val="0"/>
                    </w:rPr>
                    <w:t xml:space="preserve">SI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42FF">
                  <w:pPr>
                    <w:shd w:fill="ffffff" w:val="clear"/>
                    <w:rPr>
                      <w:sz w:val="16"/>
                      <w:szCs w:val="16"/>
                    </w:rPr>
                  </w:pPr>
                  <w:r w:rsidDel="00000000" w:rsidR="00000000" w:rsidRPr="00000000">
                    <w:rPr>
                      <w:sz w:val="16"/>
                      <w:szCs w:val="16"/>
                      <w:rtl w:val="0"/>
                    </w:rPr>
                    <w:t xml:space="preserve">Ámbito departamental habilitado, por ejemplo en La Paz, Oruro y Potosí.</w:t>
                  </w:r>
                </w:p>
              </w:tc>
            </w:tr>
            <w:tr>
              <w:trPr>
                <w:cantSplit w:val="0"/>
                <w:trHeight w:val="1094"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430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40" w:lineRule="auto"/>
                    <w:ind w:left="243" w:right="0" w:hanging="243"/>
                    <w:jc w:val="both"/>
                    <w:rPr>
                      <w:b w:val="0"/>
                      <w:bCs w:val="0"/>
                      <w:i w:val="0"/>
                      <w:iCs w:val="0"/>
                      <w:smallCaps w:val="0"/>
                      <w:strike w:val="0"/>
                      <w:color w:val="000000"/>
                      <w:sz w:val="16"/>
                      <w:szCs w:val="16"/>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6"/>
                      <w:szCs w:val="16"/>
                      <w:u w:val="none"/>
                      <w:shd w:fill="auto" w:val="clear"/>
                      <w:vertAlign w:val="baseline"/>
                      <w:rtl w:val="0"/>
                    </w:rPr>
                    <w:t xml:space="preserve">PUNTO ESPECÍFICO</w:t>
                  </w:r>
                  <w:r w:rsidDel="00000000" w:rsidR="00000000" w:rsidRPr="00000000">
                    <w:rPr>
                      <w:rFonts w:ascii="Open Sans Light" w:cs="Open Sans Light" w:eastAsia="Open Sans Light" w:hAnsi="Open Sans Light"/>
                      <w:b w:val="0"/>
                      <w:bCs w:val="0"/>
                      <w:i w:val="0"/>
                      <w:iCs w:val="0"/>
                      <w:smallCaps w:val="0"/>
                      <w:strike w:val="0"/>
                      <w:color w:val="000000"/>
                      <w:sz w:val="16"/>
                      <w:szCs w:val="16"/>
                      <w:u w:val="none"/>
                      <w:shd w:fill="auto" w:val="clear"/>
                      <w:vertAlign w:val="baseline"/>
                      <w:rtl w:val="0"/>
                    </w:rPr>
                    <w:t xml:space="preserve"> (Solo se emite/tramita en fronteras, puertos, aeropuertos del país u otros. especificar cuáles)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4301">
                  <w:pPr>
                    <w:shd w:fill="ffffff" w:val="clear"/>
                    <w:jc w:val="center"/>
                    <w:rPr>
                      <w:sz w:val="16"/>
                      <w:szCs w:val="16"/>
                    </w:rPr>
                  </w:pPr>
                  <w:r w:rsidDel="00000000" w:rsidR="00000000" w:rsidRPr="00000000">
                    <w:rPr>
                      <w:sz w:val="16"/>
                      <w:szCs w:val="16"/>
                      <w:rtl w:val="0"/>
                    </w:rPr>
                    <w:t xml:space="preserve">SI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4302">
                  <w:pPr>
                    <w:shd w:fill="ffffff" w:val="clear"/>
                    <w:rPr>
                      <w:sz w:val="16"/>
                      <w:szCs w:val="16"/>
                    </w:rPr>
                  </w:pPr>
                  <w:r w:rsidDel="00000000" w:rsidR="00000000" w:rsidRPr="00000000">
                    <w:rPr>
                      <w:sz w:val="16"/>
                      <w:szCs w:val="16"/>
                      <w:rtl w:val="0"/>
                    </w:rPr>
                    <w:t xml:space="preserve">Habilitado en puntos específicos, por ejemplo: Aeropuerto Internacional de El Alto, Puerto Suárez (Santa Cruz) y Guayaramerín (Beni), Frontera Tambo Quemado.</w:t>
                  </w:r>
                </w:p>
              </w:tc>
            </w:tr>
          </w:tbl>
          <w:p w:rsidR="00000000" w:rsidDel="00000000" w:rsidP="00000000" w:rsidRDefault="00000000" w:rsidRPr="00000000" w14:paraId="00004303">
            <w:pPr>
              <w:shd w:fill="ffffff" w:val="clear"/>
              <w:rPr>
                <w:b w:val="1"/>
                <w:bCs w:val="1"/>
                <w:color w:val="000000"/>
                <w:sz w:val="16"/>
                <w:szCs w:val="16"/>
              </w:rPr>
            </w:pPr>
            <w:r w:rsidDel="00000000" w:rsidR="00000000" w:rsidRPr="00000000">
              <w:rPr>
                <w:rtl w:val="0"/>
              </w:rPr>
            </w:r>
          </w:p>
        </w:tc>
      </w:tr>
      <w:tr>
        <w:trPr>
          <w:cantSplit w:val="0"/>
          <w:trHeight w:val="282" w:hRule="atLeast"/>
          <w:tblHeader w:val="0"/>
        </w:trPr>
        <w:tc>
          <w:tcPr>
            <w:gridSpan w:val="11"/>
            <w:tcBorders>
              <w:top w:color="000000" w:space="0" w:sz="4" w:val="single"/>
              <w:left w:color="000000" w:space="0" w:sz="4" w:val="single"/>
              <w:bottom w:color="000000" w:space="0" w:sz="4" w:val="single"/>
              <w:right w:color="000000" w:space="0" w:sz="4" w:val="single"/>
            </w:tcBorders>
            <w:shd w:fill="d6e3bc" w:val="clear"/>
          </w:tcPr>
          <w:p w:rsidR="00000000" w:rsidDel="00000000" w:rsidP="00000000" w:rsidRDefault="00000000" w:rsidRPr="00000000" w14:paraId="0000430E">
            <w:pPr>
              <w:rPr>
                <w:b w:val="1"/>
                <w:bCs w:val="1"/>
                <w:color w:val="000000"/>
                <w:sz w:val="16"/>
                <w:szCs w:val="16"/>
              </w:rPr>
            </w:pPr>
            <w:r w:rsidDel="00000000" w:rsidR="00000000" w:rsidRPr="00000000">
              <w:rPr>
                <w:b w:val="1"/>
                <w:bCs w:val="1"/>
                <w:color w:val="000000"/>
                <w:sz w:val="16"/>
                <w:szCs w:val="16"/>
                <w:rtl w:val="0"/>
              </w:rPr>
              <w:t xml:space="preserve">21. DATOS ESTADÍSTICOS DE TRÁMITES APCO EMITIDOS </w:t>
            </w:r>
            <w:r w:rsidDel="00000000" w:rsidR="00000000" w:rsidRPr="00000000">
              <w:rPr>
                <w:sz w:val="16"/>
                <w:szCs w:val="16"/>
                <w:rtl w:val="0"/>
              </w:rPr>
              <w:t xml:space="preserve">Se debe registrar el número total de trámites APCO emitidos por la Entidad Pública Emisora (EPE) durante los últimos dos (2) años, de forma anual.</w:t>
            </w:r>
            <w:r w:rsidDel="00000000" w:rsidR="00000000" w:rsidRPr="00000000">
              <w:rPr>
                <w:rtl w:val="0"/>
              </w:rPr>
            </w:r>
          </w:p>
        </w:tc>
      </w:tr>
      <w:tr>
        <w:trPr>
          <w:cantSplit w:val="0"/>
          <w:trHeight w:val="6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319">
            <w:pPr>
              <w:jc w:val="center"/>
              <w:rPr>
                <w:b w:val="1"/>
                <w:bCs w:val="1"/>
                <w:color w:val="000000"/>
                <w:sz w:val="16"/>
                <w:szCs w:val="16"/>
              </w:rPr>
            </w:pPr>
            <w:r w:rsidDel="00000000" w:rsidR="00000000" w:rsidRPr="00000000">
              <w:rPr>
                <w:b w:val="1"/>
                <w:bCs w:val="1"/>
                <w:color w:val="000000"/>
                <w:sz w:val="16"/>
                <w:szCs w:val="16"/>
                <w:rtl w:val="0"/>
              </w:rPr>
              <w:t xml:space="preserve">AÑO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31D">
            <w:pPr>
              <w:jc w:val="center"/>
              <w:rPr>
                <w:b w:val="1"/>
                <w:bCs w:val="1"/>
                <w:color w:val="000000"/>
                <w:sz w:val="16"/>
                <w:szCs w:val="16"/>
              </w:rPr>
            </w:pPr>
            <w:r w:rsidDel="00000000" w:rsidR="00000000" w:rsidRPr="00000000">
              <w:rPr>
                <w:b w:val="1"/>
                <w:bCs w:val="1"/>
                <w:sz w:val="16"/>
                <w:szCs w:val="16"/>
                <w:rtl w:val="0"/>
              </w:rPr>
              <w:t xml:space="preserve">TIPO DE TRÁMITES APCO EMITIDOS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320">
            <w:pPr>
              <w:jc w:val="center"/>
              <w:rPr>
                <w:b w:val="1"/>
                <w:bCs w:val="1"/>
                <w:color w:val="000000"/>
                <w:sz w:val="16"/>
                <w:szCs w:val="16"/>
              </w:rPr>
            </w:pPr>
            <w:r w:rsidDel="00000000" w:rsidR="00000000" w:rsidRPr="00000000">
              <w:rPr>
                <w:b w:val="1"/>
                <w:bCs w:val="1"/>
                <w:sz w:val="16"/>
                <w:szCs w:val="16"/>
                <w:rtl w:val="0"/>
              </w:rPr>
              <w:t xml:space="preserve">CANTIDAD DE TRÁMITES APCO EMITIDOS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323">
            <w:pPr>
              <w:jc w:val="center"/>
              <w:rPr>
                <w:b w:val="1"/>
                <w:bCs w:val="1"/>
                <w:color w:val="000000"/>
                <w:sz w:val="16"/>
                <w:szCs w:val="16"/>
              </w:rPr>
            </w:pPr>
            <w:r w:rsidDel="00000000" w:rsidR="00000000" w:rsidRPr="00000000">
              <w:rPr>
                <w:b w:val="1"/>
                <w:bCs w:val="1"/>
                <w:color w:val="000000"/>
                <w:sz w:val="16"/>
                <w:szCs w:val="16"/>
                <w:rtl w:val="0"/>
              </w:rPr>
              <w:t xml:space="preserve">REPRESENTATIVIDAD  DEL TRÁMITE EN PORCENTAJE % DEL TOTAL DE TRÁMITES EMITIDOS POR LA EPE</w:t>
            </w:r>
          </w:p>
        </w:tc>
      </w:tr>
      <w:tr>
        <w:trPr>
          <w:cantSplit w:val="0"/>
          <w:trHeight w:val="38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324">
            <w:pPr>
              <w:jc w:val="center"/>
              <w:rPr>
                <w:color w:val="000000"/>
                <w:sz w:val="16"/>
                <w:szCs w:val="16"/>
              </w:rPr>
            </w:pPr>
            <w:r w:rsidDel="00000000" w:rsidR="00000000" w:rsidRPr="00000000">
              <w:rPr>
                <w:sz w:val="16"/>
                <w:szCs w:val="16"/>
                <w:rtl w:val="0"/>
              </w:rPr>
              <w:t xml:space="preserve">2023</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328">
            <w:pPr>
              <w:jc w:val="center"/>
              <w:rPr>
                <w:color w:val="000000"/>
                <w:sz w:val="16"/>
                <w:szCs w:val="16"/>
              </w:rPr>
            </w:pPr>
            <w:r w:rsidDel="00000000" w:rsidR="00000000" w:rsidRPr="00000000">
              <w:rPr>
                <w:color w:val="000000"/>
                <w:sz w:val="16"/>
                <w:szCs w:val="16"/>
                <w:rtl w:val="0"/>
              </w:rPr>
              <w:t xml:space="preserve">Certificado Zoosanitario de Exportación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32B">
            <w:pPr>
              <w:jc w:val="center"/>
              <w:rPr>
                <w:color w:val="000000"/>
                <w:sz w:val="16"/>
                <w:szCs w:val="16"/>
              </w:rPr>
            </w:pPr>
            <w:r w:rsidDel="00000000" w:rsidR="00000000" w:rsidRPr="00000000">
              <w:rPr>
                <w:color w:val="000000"/>
                <w:sz w:val="16"/>
                <w:szCs w:val="16"/>
                <w:rtl w:val="0"/>
              </w:rPr>
              <w:t xml:space="preserve">Ejemplo: 11000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32E">
            <w:pPr>
              <w:jc w:val="center"/>
              <w:rPr>
                <w:color w:val="ff0000"/>
                <w:sz w:val="16"/>
                <w:szCs w:val="16"/>
              </w:rPr>
            </w:pPr>
            <w:r w:rsidDel="00000000" w:rsidR="00000000" w:rsidRPr="00000000">
              <w:rPr>
                <w:color w:val="000000"/>
                <w:sz w:val="16"/>
                <w:szCs w:val="16"/>
                <w:rtl w:val="0"/>
              </w:rPr>
              <w:t xml:space="preserve">Ejemplo: 60%</w:t>
            </w:r>
            <w:r w:rsidDel="00000000" w:rsidR="00000000" w:rsidRPr="00000000">
              <w:rPr>
                <w:rtl w:val="0"/>
              </w:rPr>
            </w:r>
          </w:p>
        </w:tc>
      </w:tr>
      <w:tr>
        <w:trPr>
          <w:cantSplit w:val="0"/>
          <w:trHeight w:val="50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32F">
            <w:pPr>
              <w:jc w:val="center"/>
              <w:rPr>
                <w:color w:val="000000"/>
                <w:sz w:val="16"/>
                <w:szCs w:val="16"/>
              </w:rPr>
            </w:pPr>
            <w:r w:rsidDel="00000000" w:rsidR="00000000" w:rsidRPr="00000000">
              <w:rPr>
                <w:sz w:val="16"/>
                <w:szCs w:val="16"/>
                <w:rtl w:val="0"/>
              </w:rPr>
              <w:t xml:space="preserve">2024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333">
            <w:pPr>
              <w:jc w:val="center"/>
              <w:rPr>
                <w:color w:val="000000"/>
                <w:sz w:val="16"/>
                <w:szCs w:val="16"/>
              </w:rPr>
            </w:pPr>
            <w:r w:rsidDel="00000000" w:rsidR="00000000" w:rsidRPr="00000000">
              <w:rPr>
                <w:color w:val="000000"/>
                <w:sz w:val="16"/>
                <w:szCs w:val="16"/>
                <w:rtl w:val="0"/>
              </w:rPr>
              <w:t xml:space="preserve">Certificado Zoosanitario de Exportación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336">
            <w:pPr>
              <w:jc w:val="center"/>
              <w:rPr>
                <w:color w:val="000000"/>
                <w:sz w:val="16"/>
                <w:szCs w:val="16"/>
              </w:rPr>
            </w:pPr>
            <w:r w:rsidDel="00000000" w:rsidR="00000000" w:rsidRPr="00000000">
              <w:rPr>
                <w:color w:val="000000"/>
                <w:sz w:val="16"/>
                <w:szCs w:val="16"/>
                <w:rtl w:val="0"/>
              </w:rPr>
              <w:t xml:space="preserve">Ejemplo: 9850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339">
            <w:pPr>
              <w:jc w:val="center"/>
              <w:rPr>
                <w:color w:val="ff0000"/>
                <w:sz w:val="16"/>
                <w:szCs w:val="16"/>
              </w:rPr>
            </w:pPr>
            <w:r w:rsidDel="00000000" w:rsidR="00000000" w:rsidRPr="00000000">
              <w:rPr>
                <w:color w:val="000000"/>
                <w:sz w:val="16"/>
                <w:szCs w:val="16"/>
                <w:rtl w:val="0"/>
              </w:rPr>
              <w:t xml:space="preserve">Ejemplo: 90%</w:t>
            </w:r>
            <w:r w:rsidDel="00000000" w:rsidR="00000000" w:rsidRPr="00000000">
              <w:rPr>
                <w:rtl w:val="0"/>
              </w:rPr>
            </w:r>
          </w:p>
        </w:tc>
      </w:tr>
      <w:tr>
        <w:trPr>
          <w:cantSplit w:val="0"/>
          <w:trHeight w:val="181" w:hRule="atLeast"/>
          <w:tblHeader w:val="0"/>
        </w:trPr>
        <w:tc>
          <w:tcPr>
            <w:gridSpan w:val="11"/>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433A">
            <w:pPr>
              <w:rPr>
                <w:color w:val="000000"/>
                <w:sz w:val="16"/>
                <w:szCs w:val="16"/>
              </w:rPr>
            </w:pPr>
            <w:r w:rsidDel="00000000" w:rsidR="00000000" w:rsidRPr="00000000">
              <w:rPr>
                <w:b w:val="1"/>
                <w:bCs w:val="1"/>
                <w:color w:val="ffffff"/>
                <w:sz w:val="16"/>
                <w:szCs w:val="16"/>
                <w:rtl w:val="0"/>
              </w:rPr>
              <w:t xml:space="preserve">IV. PROPUESTA DE OPTIMIZACIÓN PARA LA EMISIÓN DEL TRÁMITE A TRAVÉS DE LA VUCE (detalle la propuesta considerando la incorporación de ciudadanía digital, pasarela de pago y AGETIC)</w:t>
            </w:r>
            <w:r w:rsidDel="00000000" w:rsidR="00000000" w:rsidRPr="00000000">
              <w:rPr>
                <w:rtl w:val="0"/>
              </w:rPr>
            </w:r>
          </w:p>
        </w:tc>
      </w:tr>
      <w:tr>
        <w:trPr>
          <w:cantSplit w:val="0"/>
          <w:trHeight w:val="1565" w:hRule="atLeast"/>
          <w:tblHeader w:val="0"/>
        </w:trPr>
        <w:tc>
          <w:tcPr>
            <w:gridSpan w:val="11"/>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345">
            <w:pPr>
              <w:rPr>
                <w:sz w:val="16"/>
                <w:szCs w:val="16"/>
              </w:rPr>
            </w:pPr>
            <w:r w:rsidDel="00000000" w:rsidR="00000000" w:rsidRPr="00000000">
              <w:rPr>
                <w:sz w:val="16"/>
                <w:szCs w:val="16"/>
                <w:rtl w:val="0"/>
              </w:rPr>
              <w:t xml:space="preserve">Elaborar propuesta de optimización para la emisión del documento requerido a ser incorporado en la VUCE, conforme a las instrucciones señaladas en el numeral I. DATOS DE LA ENTIDAD Y DOCUMENTOS QUE EMITE, considerando lo siguiente:</w:t>
            </w:r>
          </w:p>
          <w:p w:rsidR="00000000" w:rsidDel="00000000" w:rsidP="00000000" w:rsidRDefault="00000000" w:rsidRPr="00000000" w14:paraId="00004346">
            <w:pPr>
              <w:numPr>
                <w:ilvl w:val="0"/>
                <w:numId w:val="52"/>
              </w:numPr>
              <w:ind w:left="1211" w:hanging="360"/>
              <w:rPr>
                <w:sz w:val="16"/>
                <w:szCs w:val="16"/>
              </w:rPr>
            </w:pPr>
            <w:r w:rsidDel="00000000" w:rsidR="00000000" w:rsidRPr="00000000">
              <w:rPr>
                <w:sz w:val="16"/>
                <w:szCs w:val="16"/>
                <w:rtl w:val="0"/>
              </w:rPr>
              <w:t xml:space="preserve">Simplificación de pasos.</w:t>
            </w:r>
          </w:p>
          <w:p w:rsidR="00000000" w:rsidDel="00000000" w:rsidP="00000000" w:rsidRDefault="00000000" w:rsidRPr="00000000" w14:paraId="00004347">
            <w:pPr>
              <w:numPr>
                <w:ilvl w:val="0"/>
                <w:numId w:val="52"/>
              </w:numPr>
              <w:ind w:left="1211" w:hanging="360"/>
              <w:rPr>
                <w:sz w:val="16"/>
                <w:szCs w:val="16"/>
              </w:rPr>
            </w:pPr>
            <w:r w:rsidDel="00000000" w:rsidR="00000000" w:rsidRPr="00000000">
              <w:rPr>
                <w:sz w:val="16"/>
                <w:szCs w:val="16"/>
                <w:rtl w:val="0"/>
              </w:rPr>
              <w:t xml:space="preserve">Eliminación del uso de papel.</w:t>
            </w:r>
          </w:p>
          <w:p w:rsidR="00000000" w:rsidDel="00000000" w:rsidP="00000000" w:rsidRDefault="00000000" w:rsidRPr="00000000" w14:paraId="00004348">
            <w:pPr>
              <w:numPr>
                <w:ilvl w:val="0"/>
                <w:numId w:val="52"/>
              </w:numPr>
              <w:ind w:left="1211" w:hanging="360"/>
              <w:rPr>
                <w:sz w:val="16"/>
                <w:szCs w:val="16"/>
              </w:rPr>
            </w:pPr>
            <w:r w:rsidDel="00000000" w:rsidR="00000000" w:rsidRPr="00000000">
              <w:rPr>
                <w:sz w:val="16"/>
                <w:szCs w:val="16"/>
                <w:rtl w:val="0"/>
              </w:rPr>
              <w:t xml:space="preserve">La realización de trámites no presenciales.</w:t>
            </w:r>
          </w:p>
          <w:p w:rsidR="00000000" w:rsidDel="00000000" w:rsidP="00000000" w:rsidRDefault="00000000" w:rsidRPr="00000000" w14:paraId="00004349">
            <w:pPr>
              <w:numPr>
                <w:ilvl w:val="0"/>
                <w:numId w:val="52"/>
              </w:numPr>
              <w:ind w:left="1211" w:hanging="360"/>
              <w:rPr>
                <w:sz w:val="16"/>
                <w:szCs w:val="16"/>
              </w:rPr>
            </w:pPr>
            <w:r w:rsidDel="00000000" w:rsidR="00000000" w:rsidRPr="00000000">
              <w:rPr>
                <w:sz w:val="16"/>
                <w:szCs w:val="16"/>
                <w:rtl w:val="0"/>
              </w:rPr>
              <w:t xml:space="preserve">Implementación del pago y facturación electrónica. </w:t>
            </w:r>
          </w:p>
          <w:p w:rsidR="00000000" w:rsidDel="00000000" w:rsidP="00000000" w:rsidRDefault="00000000" w:rsidRPr="00000000" w14:paraId="0000434A">
            <w:pPr>
              <w:numPr>
                <w:ilvl w:val="0"/>
                <w:numId w:val="52"/>
              </w:numPr>
              <w:ind w:left="1211" w:hanging="360"/>
              <w:rPr>
                <w:sz w:val="16"/>
                <w:szCs w:val="16"/>
              </w:rPr>
            </w:pPr>
            <w:r w:rsidDel="00000000" w:rsidR="00000000" w:rsidRPr="00000000">
              <w:rPr>
                <w:sz w:val="16"/>
                <w:szCs w:val="16"/>
                <w:rtl w:val="0"/>
              </w:rPr>
              <w:t xml:space="preserve">Implementación de la firma digital o ciudadanía digital con aprobación de documentos.</w:t>
            </w:r>
          </w:p>
          <w:p w:rsidR="00000000" w:rsidDel="00000000" w:rsidP="00000000" w:rsidRDefault="00000000" w:rsidRPr="00000000" w14:paraId="0000434B">
            <w:pPr>
              <w:numPr>
                <w:ilvl w:val="0"/>
                <w:numId w:val="52"/>
              </w:numPr>
              <w:ind w:left="1211" w:hanging="360"/>
              <w:rPr>
                <w:sz w:val="16"/>
                <w:szCs w:val="16"/>
              </w:rPr>
            </w:pPr>
            <w:r w:rsidDel="00000000" w:rsidR="00000000" w:rsidRPr="00000000">
              <w:rPr>
                <w:sz w:val="16"/>
                <w:szCs w:val="16"/>
                <w:rtl w:val="0"/>
              </w:rPr>
              <w:t xml:space="preserve">Interoperabilidad de la información y/o documentos con otra Entidad Pública Emisora.</w:t>
            </w:r>
            <w:r w:rsidDel="00000000" w:rsidR="00000000" w:rsidRPr="00000000">
              <w:rPr>
                <w:sz w:val="16"/>
                <w:szCs w:val="16"/>
                <w:highlight w:val="yellow"/>
                <w:rtl w:val="0"/>
              </w:rPr>
              <w:t xml:space="preserve"> </w:t>
            </w:r>
            <w:r w:rsidDel="00000000" w:rsidR="00000000" w:rsidRPr="00000000">
              <w:rPr>
                <w:rtl w:val="0"/>
              </w:rPr>
            </w:r>
          </w:p>
          <w:p w:rsidR="00000000" w:rsidDel="00000000" w:rsidP="00000000" w:rsidRDefault="00000000" w:rsidRPr="00000000" w14:paraId="0000434C">
            <w:pPr>
              <w:ind w:left="1211" w:firstLine="0"/>
              <w:rPr>
                <w:sz w:val="16"/>
                <w:szCs w:val="16"/>
              </w:rPr>
            </w:pPr>
            <w:r w:rsidDel="00000000" w:rsidR="00000000" w:rsidRPr="00000000">
              <w:rPr>
                <w:rtl w:val="0"/>
              </w:rPr>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357">
            <w:pPr>
              <w:jc w:val="right"/>
              <w:rPr>
                <w:sz w:val="16"/>
                <w:szCs w:val="16"/>
              </w:rPr>
            </w:pPr>
            <w:r w:rsidDel="00000000" w:rsidR="00000000" w:rsidRPr="00000000">
              <w:rPr>
                <w:b w:val="1"/>
                <w:bCs w:val="1"/>
                <w:sz w:val="16"/>
                <w:szCs w:val="16"/>
                <w:rtl w:val="0"/>
              </w:rPr>
              <w:t xml:space="preserve">TIPO DE OPERACIÓN:</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359">
            <w:pPr>
              <w:rPr>
                <w:sz w:val="16"/>
                <w:szCs w:val="16"/>
              </w:rPr>
            </w:pPr>
            <w:r w:rsidDel="00000000" w:rsidR="00000000" w:rsidRPr="00000000">
              <w:rPr>
                <w:color w:val="000000"/>
                <w:sz w:val="16"/>
                <w:szCs w:val="16"/>
                <w:rtl w:val="0"/>
              </w:rPr>
              <w:t xml:space="preserve">Describir el tipo de operación a la cual está relacionado el documento (Importación/Exportación) Ej.: Exportación</w:t>
            </w:r>
            <w:r w:rsidDel="00000000" w:rsidR="00000000" w:rsidRPr="00000000">
              <w:rPr>
                <w:rtl w:val="0"/>
              </w:rPr>
            </w:r>
          </w:p>
        </w:tc>
      </w:tr>
      <w:tr>
        <w:trPr>
          <w:cantSplit w:val="0"/>
          <w:trHeight w:val="35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362">
            <w:pPr>
              <w:jc w:val="right"/>
              <w:rPr>
                <w:sz w:val="16"/>
                <w:szCs w:val="16"/>
              </w:rPr>
            </w:pPr>
            <w:r w:rsidDel="00000000" w:rsidR="00000000" w:rsidRPr="00000000">
              <w:rPr>
                <w:b w:val="1"/>
                <w:bCs w:val="1"/>
                <w:sz w:val="16"/>
                <w:szCs w:val="16"/>
                <w:rtl w:val="0"/>
              </w:rPr>
              <w:t xml:space="preserve">TIPO DE DOCUMENTO:</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364">
            <w:pPr>
              <w:rPr>
                <w:sz w:val="16"/>
                <w:szCs w:val="16"/>
              </w:rPr>
            </w:pPr>
            <w:r w:rsidDel="00000000" w:rsidR="00000000" w:rsidRPr="00000000">
              <w:rPr>
                <w:color w:val="000000"/>
                <w:sz w:val="16"/>
                <w:szCs w:val="16"/>
                <w:rtl w:val="0"/>
              </w:rPr>
              <w:t xml:space="preserve">Describir si el tipo de documento es: Autorización Previa (AP), Certificación (C) u Otro (O)</w:t>
            </w:r>
            <w:r w:rsidDel="00000000" w:rsidR="00000000" w:rsidRPr="00000000">
              <w:rPr>
                <w:rtl w:val="0"/>
              </w:rPr>
            </w:r>
          </w:p>
        </w:tc>
      </w:tr>
      <w:tr>
        <w:trPr>
          <w:cantSplit w:val="0"/>
          <w:trHeight w:val="426"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36D">
            <w:pPr>
              <w:jc w:val="right"/>
              <w:rPr>
                <w:sz w:val="16"/>
                <w:szCs w:val="16"/>
              </w:rPr>
            </w:pPr>
            <w:r w:rsidDel="00000000" w:rsidR="00000000" w:rsidRPr="00000000">
              <w:rPr>
                <w:b w:val="1"/>
                <w:bCs w:val="1"/>
                <w:sz w:val="16"/>
                <w:szCs w:val="16"/>
                <w:rtl w:val="0"/>
              </w:rPr>
              <w:t xml:space="preserve">DENOMINACIÓN DEL TRÁMITE:</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36F">
            <w:pPr>
              <w:rPr>
                <w:color w:val="000000"/>
                <w:sz w:val="16"/>
                <w:szCs w:val="16"/>
              </w:rPr>
            </w:pPr>
            <w:r w:rsidDel="00000000" w:rsidR="00000000" w:rsidRPr="00000000">
              <w:rPr>
                <w:color w:val="000000"/>
                <w:sz w:val="16"/>
                <w:szCs w:val="16"/>
                <w:rtl w:val="0"/>
              </w:rPr>
              <w:t xml:space="preserve">Describir el nombre del documento que se emite (AP,C,O)</w:t>
            </w:r>
          </w:p>
          <w:p w:rsidR="00000000" w:rsidDel="00000000" w:rsidP="00000000" w:rsidRDefault="00000000" w:rsidRPr="00000000" w14:paraId="00004370">
            <w:pPr>
              <w:rPr>
                <w:sz w:val="16"/>
                <w:szCs w:val="16"/>
              </w:rPr>
            </w:pPr>
            <w:r w:rsidDel="00000000" w:rsidR="00000000" w:rsidRPr="00000000">
              <w:rPr>
                <w:color w:val="000000"/>
                <w:sz w:val="16"/>
                <w:szCs w:val="16"/>
                <w:rtl w:val="0"/>
              </w:rPr>
              <w:t xml:space="preserve">Ej.: AP- Autorización previa para exportación de Mercurio.</w:t>
            </w:r>
            <w:r w:rsidDel="00000000" w:rsidR="00000000" w:rsidRPr="00000000">
              <w:rPr>
                <w:rtl w:val="0"/>
              </w:rPr>
            </w:r>
          </w:p>
        </w:tc>
      </w:tr>
      <w:tr>
        <w:trPr>
          <w:cantSplit w:val="0"/>
          <w:trHeight w:val="42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379">
            <w:pPr>
              <w:jc w:val="right"/>
              <w:rPr>
                <w:sz w:val="16"/>
                <w:szCs w:val="16"/>
              </w:rPr>
            </w:pPr>
            <w:r w:rsidDel="00000000" w:rsidR="00000000" w:rsidRPr="00000000">
              <w:rPr>
                <w:b w:val="1"/>
                <w:bCs w:val="1"/>
                <w:sz w:val="16"/>
                <w:szCs w:val="16"/>
                <w:rtl w:val="0"/>
              </w:rPr>
              <w:t xml:space="preserve">VIGENCIA DEL DOCUMENTO:</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37B">
            <w:pPr>
              <w:rPr>
                <w:sz w:val="16"/>
                <w:szCs w:val="16"/>
              </w:rPr>
            </w:pPr>
            <w:r w:rsidDel="00000000" w:rsidR="00000000" w:rsidRPr="00000000">
              <w:rPr>
                <w:color w:val="000000"/>
                <w:sz w:val="16"/>
                <w:szCs w:val="16"/>
                <w:rtl w:val="0"/>
              </w:rPr>
              <w:t xml:space="preserve">Consignar la vigencia en días estableciendo si son hábiles o calendario, ejemplo “Vigencia: Treinta (30) días calendario a partir de su emisión”</w:t>
            </w:r>
            <w:r w:rsidDel="00000000" w:rsidR="00000000" w:rsidRPr="00000000">
              <w:rPr>
                <w:rtl w:val="0"/>
              </w:rPr>
            </w:r>
          </w:p>
        </w:tc>
      </w:tr>
      <w:tr>
        <w:trPr>
          <w:cantSplit w:val="0"/>
          <w:trHeight w:val="412"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384">
            <w:pPr>
              <w:jc w:val="right"/>
              <w:rPr>
                <w:sz w:val="16"/>
                <w:szCs w:val="16"/>
              </w:rPr>
            </w:pPr>
            <w:r w:rsidDel="00000000" w:rsidR="00000000" w:rsidRPr="00000000">
              <w:rPr>
                <w:b w:val="1"/>
                <w:bCs w:val="1"/>
                <w:sz w:val="16"/>
                <w:szCs w:val="16"/>
                <w:rtl w:val="0"/>
              </w:rPr>
              <w:t xml:space="preserve">COSTO DEL DOCUMENTO:</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386">
            <w:pPr>
              <w:rPr>
                <w:sz w:val="16"/>
                <w:szCs w:val="16"/>
              </w:rPr>
            </w:pPr>
            <w:r w:rsidDel="00000000" w:rsidR="00000000" w:rsidRPr="00000000">
              <w:rPr>
                <w:color w:val="000000"/>
                <w:sz w:val="16"/>
                <w:szCs w:val="16"/>
                <w:rtl w:val="0"/>
              </w:rPr>
              <w:t xml:space="preserve">Consignar el costo del Documento Requerido en Bolivianos, ejemplo: Costo: Bs 50 (cincuenta)</w:t>
            </w:r>
            <w:r w:rsidDel="00000000" w:rsidR="00000000" w:rsidRPr="00000000">
              <w:rPr>
                <w:rtl w:val="0"/>
              </w:rPr>
            </w:r>
          </w:p>
        </w:tc>
      </w:tr>
      <w:tr>
        <w:trPr>
          <w:cantSplit w:val="0"/>
          <w:trHeight w:val="41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38F">
            <w:pPr>
              <w:jc w:val="right"/>
              <w:rPr>
                <w:sz w:val="16"/>
                <w:szCs w:val="16"/>
              </w:rPr>
            </w:pPr>
            <w:r w:rsidDel="00000000" w:rsidR="00000000" w:rsidRPr="00000000">
              <w:rPr>
                <w:b w:val="1"/>
                <w:bCs w:val="1"/>
                <w:sz w:val="16"/>
                <w:szCs w:val="16"/>
                <w:rtl w:val="0"/>
              </w:rPr>
              <w:t xml:space="preserve">MEDIO DE PAGO:</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391">
            <w:pPr>
              <w:rPr>
                <w:sz w:val="16"/>
                <w:szCs w:val="16"/>
              </w:rPr>
            </w:pPr>
            <w:r w:rsidDel="00000000" w:rsidR="00000000" w:rsidRPr="00000000">
              <w:rPr>
                <w:color w:val="000000"/>
                <w:sz w:val="16"/>
                <w:szCs w:val="16"/>
                <w:rtl w:val="0"/>
              </w:rPr>
              <w:t xml:space="preserve">Consignar el medio de pago para la obtención del documento requerido, ejemplo: Transferencia Bancaria, Depósito Bancario, Código QR, etc.</w:t>
            </w:r>
            <w:r w:rsidDel="00000000" w:rsidR="00000000" w:rsidRPr="00000000">
              <w:rPr>
                <w:rtl w:val="0"/>
              </w:rPr>
            </w:r>
          </w:p>
        </w:tc>
      </w:tr>
      <w:tr>
        <w:trPr>
          <w:cantSplit w:val="0"/>
          <w:trHeight w:val="398"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39A">
            <w:pPr>
              <w:jc w:val="right"/>
              <w:rPr>
                <w:sz w:val="16"/>
                <w:szCs w:val="16"/>
              </w:rPr>
            </w:pPr>
            <w:r w:rsidDel="00000000" w:rsidR="00000000" w:rsidRPr="00000000">
              <w:rPr>
                <w:b w:val="1"/>
                <w:bCs w:val="1"/>
                <w:sz w:val="16"/>
                <w:szCs w:val="16"/>
                <w:rtl w:val="0"/>
              </w:rPr>
              <w:t xml:space="preserve">CUENTA CON PASARELA DE PAGO:</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39C">
            <w:pPr>
              <w:rPr>
                <w:sz w:val="16"/>
                <w:szCs w:val="16"/>
              </w:rPr>
            </w:pPr>
            <w:r w:rsidDel="00000000" w:rsidR="00000000" w:rsidRPr="00000000">
              <w:rPr>
                <w:color w:val="000000"/>
                <w:sz w:val="16"/>
                <w:szCs w:val="16"/>
                <w:rtl w:val="0"/>
              </w:rPr>
              <w:t xml:space="preserve">Consignar si la entidad</w:t>
            </w:r>
            <w:r w:rsidDel="00000000" w:rsidR="00000000" w:rsidRPr="00000000">
              <w:rPr>
                <w:rtl w:val="0"/>
              </w:rPr>
              <w:t xml:space="preserve"> </w:t>
            </w:r>
            <w:r w:rsidDel="00000000" w:rsidR="00000000" w:rsidRPr="00000000">
              <w:rPr>
                <w:color w:val="000000"/>
                <w:sz w:val="16"/>
                <w:szCs w:val="16"/>
                <w:rtl w:val="0"/>
              </w:rPr>
              <w:t xml:space="preserve">tiene implementada la Pasarela de Pagos para realizar este trámite</w:t>
            </w:r>
            <w:r w:rsidDel="00000000" w:rsidR="00000000" w:rsidRPr="00000000">
              <w:rPr>
                <w:rtl w:val="0"/>
              </w:rPr>
            </w:r>
          </w:p>
        </w:tc>
      </w:tr>
      <w:tr>
        <w:trPr>
          <w:cantSplit w:val="0"/>
          <w:trHeight w:val="288"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3A5">
            <w:pPr>
              <w:jc w:val="right"/>
              <w:rPr>
                <w:sz w:val="16"/>
                <w:szCs w:val="16"/>
              </w:rPr>
            </w:pPr>
            <w:r w:rsidDel="00000000" w:rsidR="00000000" w:rsidRPr="00000000">
              <w:rPr>
                <w:b w:val="1"/>
                <w:bCs w:val="1"/>
                <w:sz w:val="16"/>
                <w:szCs w:val="16"/>
                <w:rtl w:val="0"/>
              </w:rPr>
              <w:t xml:space="preserve">EMITE FACTURA: </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3A7">
            <w:pPr>
              <w:rPr>
                <w:sz w:val="16"/>
                <w:szCs w:val="16"/>
              </w:rPr>
            </w:pPr>
            <w:r w:rsidDel="00000000" w:rsidR="00000000" w:rsidRPr="00000000">
              <w:rPr>
                <w:i w:val="1"/>
                <w:iCs w:val="1"/>
                <w:color w:val="000000"/>
                <w:sz w:val="16"/>
                <w:szCs w:val="16"/>
                <w:rtl w:val="0"/>
              </w:rPr>
              <w:t xml:space="preserve">Indique si la entidad emite factura y, en caso afirmativo, especifique el régimen de facturación correspondiente. En caso de no emitir factura, escribir: “No corresponde”.</w:t>
            </w:r>
            <w:r w:rsidDel="00000000" w:rsidR="00000000" w:rsidRPr="00000000">
              <w:rPr>
                <w:rtl w:val="0"/>
              </w:rPr>
            </w:r>
          </w:p>
        </w:tc>
      </w:tr>
      <w:tr>
        <w:trPr>
          <w:cantSplit w:val="0"/>
          <w:trHeight w:val="39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3B0">
            <w:pPr>
              <w:jc w:val="right"/>
              <w:rPr>
                <w:sz w:val="16"/>
                <w:szCs w:val="16"/>
              </w:rPr>
            </w:pPr>
            <w:r w:rsidDel="00000000" w:rsidR="00000000" w:rsidRPr="00000000">
              <w:rPr>
                <w:b w:val="1"/>
                <w:bCs w:val="1"/>
                <w:sz w:val="16"/>
                <w:szCs w:val="16"/>
                <w:rtl w:val="0"/>
              </w:rPr>
              <w:t xml:space="preserve">SUBPARTIDAS DE LAS MERCANCÍAS:</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3B2">
            <w:pPr>
              <w:rPr>
                <w:sz w:val="16"/>
                <w:szCs w:val="16"/>
              </w:rPr>
            </w:pPr>
            <w:r w:rsidDel="00000000" w:rsidR="00000000" w:rsidRPr="00000000">
              <w:rPr>
                <w:color w:val="000000"/>
                <w:sz w:val="16"/>
                <w:szCs w:val="16"/>
                <w:rtl w:val="0"/>
              </w:rPr>
              <w:t xml:space="preserve">Describir la subpartida arancelaria a nivel de 10 dígitos</w:t>
            </w:r>
            <w:r w:rsidDel="00000000" w:rsidR="00000000" w:rsidRPr="00000000">
              <w:rPr>
                <w:rtl w:val="0"/>
              </w:rPr>
            </w:r>
          </w:p>
        </w:tc>
      </w:tr>
      <w:tr>
        <w:trPr>
          <w:cantSplit w:val="0"/>
          <w:trHeight w:val="41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3BB">
            <w:pPr>
              <w:jc w:val="right"/>
              <w:rPr>
                <w:sz w:val="16"/>
                <w:szCs w:val="16"/>
              </w:rPr>
            </w:pPr>
            <w:r w:rsidDel="00000000" w:rsidR="00000000" w:rsidRPr="00000000">
              <w:rPr>
                <w:b w:val="1"/>
                <w:bCs w:val="1"/>
                <w:sz w:val="16"/>
                <w:szCs w:val="16"/>
                <w:rtl w:val="0"/>
              </w:rPr>
              <w:t xml:space="preserve">PLAZO DE EMISIÓN:</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3BD">
            <w:pPr>
              <w:rPr>
                <w:sz w:val="16"/>
                <w:szCs w:val="16"/>
              </w:rPr>
            </w:pPr>
            <w:r w:rsidDel="00000000" w:rsidR="00000000" w:rsidRPr="00000000">
              <w:rPr>
                <w:color w:val="000000"/>
                <w:sz w:val="16"/>
                <w:szCs w:val="16"/>
                <w:rtl w:val="0"/>
              </w:rPr>
              <w:t xml:space="preserve">Describir el plazo de emisión especificando si son hábiles o calendario, ejemplo: “Plazo de emisión: Cuarenta y ocho (48) horas”</w:t>
            </w:r>
            <w:r w:rsidDel="00000000" w:rsidR="00000000" w:rsidRPr="00000000">
              <w:rPr>
                <w:rtl w:val="0"/>
              </w:rPr>
            </w:r>
          </w:p>
        </w:tc>
      </w:tr>
      <w:tr>
        <w:trPr>
          <w:cantSplit w:val="0"/>
          <w:trHeight w:val="519"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3C6">
            <w:pPr>
              <w:jc w:val="right"/>
              <w:rPr>
                <w:sz w:val="16"/>
                <w:szCs w:val="16"/>
              </w:rPr>
            </w:pPr>
            <w:r w:rsidDel="00000000" w:rsidR="00000000" w:rsidRPr="00000000">
              <w:rPr>
                <w:b w:val="1"/>
                <w:bCs w:val="1"/>
                <w:sz w:val="16"/>
                <w:szCs w:val="16"/>
                <w:rtl w:val="0"/>
              </w:rPr>
              <w:t xml:space="preserve">SUCURSALES/REGIONALES  HABILITADAS PARA EMISIÓN:</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3C8">
            <w:pPr>
              <w:rPr>
                <w:sz w:val="16"/>
                <w:szCs w:val="16"/>
              </w:rPr>
            </w:pPr>
            <w:r w:rsidDel="00000000" w:rsidR="00000000" w:rsidRPr="00000000">
              <w:rPr>
                <w:i w:val="1"/>
                <w:iCs w:val="1"/>
                <w:color w:val="000000"/>
                <w:sz w:val="16"/>
                <w:szCs w:val="16"/>
                <w:rtl w:val="0"/>
              </w:rPr>
              <w:t xml:space="preserve">Indique todas las sucursales habilitadas a nivel nacional, por ejemplo departamentos del país: La Paz, Cochabamba, Santa Cruz, Oruro, Potosí, Chuquisaca, Tarija, Beni y Pando.</w:t>
            </w:r>
            <w:r w:rsidDel="00000000" w:rsidR="00000000" w:rsidRPr="00000000">
              <w:rPr>
                <w:rtl w:val="0"/>
              </w:rPr>
            </w:r>
          </w:p>
        </w:tc>
      </w:tr>
      <w:tr>
        <w:trPr>
          <w:cantSplit w:val="0"/>
          <w:trHeight w:val="332"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3D1">
            <w:pPr>
              <w:jc w:val="right"/>
              <w:rPr>
                <w:sz w:val="16"/>
                <w:szCs w:val="16"/>
              </w:rPr>
            </w:pPr>
            <w:r w:rsidDel="00000000" w:rsidR="00000000" w:rsidRPr="00000000">
              <w:rPr>
                <w:b w:val="1"/>
                <w:bCs w:val="1"/>
                <w:sz w:val="16"/>
                <w:szCs w:val="16"/>
                <w:rtl w:val="0"/>
              </w:rPr>
              <w:t xml:space="preserve">TIPO DE TRÁMITE:</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3D3">
            <w:pPr>
              <w:rPr>
                <w:sz w:val="16"/>
                <w:szCs w:val="16"/>
              </w:rPr>
            </w:pPr>
            <w:r w:rsidDel="00000000" w:rsidR="00000000" w:rsidRPr="00000000">
              <w:rPr>
                <w:color w:val="000000"/>
                <w:sz w:val="16"/>
                <w:szCs w:val="16"/>
                <w:rtl w:val="0"/>
              </w:rPr>
              <w:t xml:space="preserve">Describir el tipo de trámite si este es presencial o en línea.</w:t>
            </w:r>
            <w:r w:rsidDel="00000000" w:rsidR="00000000" w:rsidRPr="00000000">
              <w:rPr>
                <w:rtl w:val="0"/>
              </w:rPr>
            </w:r>
          </w:p>
        </w:tc>
      </w:tr>
      <w:tr>
        <w:trPr>
          <w:cantSplit w:val="0"/>
          <w:trHeight w:val="300" w:hRule="atLeast"/>
          <w:tblHeader w:val="0"/>
        </w:trPr>
        <w:tc>
          <w:tcPr>
            <w:gridSpan w:val="11"/>
            <w:tcBorders>
              <w:top w:color="000000" w:space="0" w:sz="4" w:val="single"/>
              <w:left w:color="000000" w:space="0" w:sz="4" w:val="single"/>
              <w:bottom w:color="000000" w:space="0" w:sz="4" w:val="single"/>
              <w:right w:color="000000" w:space="0" w:sz="4" w:val="single"/>
            </w:tcBorders>
            <w:shd w:fill="d6e3bc" w:val="clear"/>
          </w:tcPr>
          <w:p w:rsidR="00000000" w:rsidDel="00000000" w:rsidP="00000000" w:rsidRDefault="00000000" w:rsidRPr="00000000" w14:paraId="000043DC">
            <w:pPr>
              <w:spacing w:after="200" w:line="276" w:lineRule="auto"/>
              <w:jc w:val="left"/>
              <w:rPr>
                <w:b w:val="1"/>
                <w:bCs w:val="1"/>
                <w:sz w:val="16"/>
                <w:szCs w:val="16"/>
              </w:rPr>
            </w:pPr>
            <w:r w:rsidDel="00000000" w:rsidR="00000000" w:rsidRPr="00000000">
              <w:rPr>
                <w:b w:val="1"/>
                <w:bCs w:val="1"/>
                <w:sz w:val="16"/>
                <w:szCs w:val="16"/>
                <w:rtl w:val="0"/>
              </w:rPr>
              <w:t xml:space="preserve">B. REQUISITOS</w:t>
            </w:r>
            <w:r w:rsidDel="00000000" w:rsidR="00000000" w:rsidRPr="00000000">
              <w:rPr>
                <w:sz w:val="16"/>
                <w:szCs w:val="16"/>
                <w:rtl w:val="0"/>
              </w:rPr>
              <w:t xml:space="preserve">.(Registrar los requisitos para la obtención del documento requerido para la VUCE)</w:t>
            </w:r>
            <w:r w:rsidDel="00000000" w:rsidR="00000000" w:rsidRPr="00000000">
              <w:rPr>
                <w:rtl w:val="0"/>
              </w:rPr>
            </w:r>
          </w:p>
        </w:tc>
      </w:tr>
      <w:tr>
        <w:trPr>
          <w:cantSplit w:val="0"/>
          <w:trHeight w:val="300" w:hRule="atLeast"/>
          <w:tblHeader w:val="0"/>
        </w:trPr>
        <w:tc>
          <w:tcPr>
            <w:gridSpan w:val="11"/>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3E7">
            <w:pPr>
              <w:rPr>
                <w:b w:val="1"/>
                <w:bCs w:val="1"/>
                <w:sz w:val="16"/>
                <w:szCs w:val="16"/>
              </w:rPr>
            </w:pPr>
            <w:r w:rsidDel="00000000" w:rsidR="00000000" w:rsidRPr="00000000">
              <w:rPr>
                <w:rtl w:val="0"/>
              </w:rPr>
            </w:r>
          </w:p>
        </w:tc>
      </w:tr>
      <w:tr>
        <w:trPr>
          <w:cantSplit w:val="0"/>
          <w:trHeight w:val="300" w:hRule="atLeast"/>
          <w:tblHeader w:val="0"/>
        </w:trPr>
        <w:tc>
          <w:tcPr>
            <w:gridSpan w:val="11"/>
            <w:tcBorders>
              <w:top w:color="000000" w:space="0" w:sz="4" w:val="single"/>
              <w:left w:color="000000" w:space="0" w:sz="4" w:val="single"/>
              <w:bottom w:color="000000" w:space="0" w:sz="4" w:val="single"/>
              <w:right w:color="000000" w:space="0" w:sz="4" w:val="single"/>
            </w:tcBorders>
            <w:shd w:fill="d6e3bc" w:val="clear"/>
          </w:tcPr>
          <w:p w:rsidR="00000000" w:rsidDel="00000000" w:rsidP="00000000" w:rsidRDefault="00000000" w:rsidRPr="00000000" w14:paraId="000043F2">
            <w:pPr>
              <w:rPr>
                <w:b w:val="1"/>
                <w:bCs w:val="1"/>
                <w:sz w:val="16"/>
                <w:szCs w:val="16"/>
              </w:rPr>
            </w:pPr>
            <w:r w:rsidDel="00000000" w:rsidR="00000000" w:rsidRPr="00000000">
              <w:rPr>
                <w:b w:val="1"/>
                <w:bCs w:val="1"/>
                <w:sz w:val="16"/>
                <w:szCs w:val="16"/>
                <w:rtl w:val="0"/>
              </w:rPr>
              <w:t xml:space="preserve">C. ANÁLISIS DE LABORATORIO Y/O INSPECCIÓN </w:t>
            </w:r>
            <w:r w:rsidDel="00000000" w:rsidR="00000000" w:rsidRPr="00000000">
              <w:rPr>
                <w:sz w:val="16"/>
                <w:szCs w:val="16"/>
                <w:rtl w:val="0"/>
              </w:rPr>
              <w:t xml:space="preserve">(</w:t>
            </w:r>
            <w:r w:rsidDel="00000000" w:rsidR="00000000" w:rsidRPr="00000000">
              <w:rPr>
                <w:i w:val="1"/>
                <w:iCs w:val="1"/>
                <w:sz w:val="16"/>
                <w:szCs w:val="16"/>
                <w:rtl w:val="0"/>
              </w:rPr>
              <w:t xml:space="preserve">Registrar SI pa</w:t>
            </w:r>
            <w:r w:rsidDel="00000000" w:rsidR="00000000" w:rsidRPr="00000000">
              <w:rPr>
                <w:i w:val="1"/>
                <w:iCs w:val="1"/>
                <w:sz w:val="16"/>
                <w:szCs w:val="16"/>
                <w:shd w:fill="fde9d9" w:val="clear"/>
                <w:rtl w:val="0"/>
              </w:rPr>
              <w:t xml:space="preserve">r</w:t>
            </w:r>
            <w:r w:rsidDel="00000000" w:rsidR="00000000" w:rsidRPr="00000000">
              <w:rPr>
                <w:i w:val="1"/>
                <w:iCs w:val="1"/>
                <w:sz w:val="16"/>
                <w:szCs w:val="16"/>
                <w:rtl w:val="0"/>
              </w:rPr>
              <w:t xml:space="preserve">a la obtención del documento requiere Análisis de Laboratorio </w:t>
            </w:r>
            <w:r w:rsidDel="00000000" w:rsidR="00000000" w:rsidRPr="00000000">
              <w:rPr>
                <w:b w:val="1"/>
                <w:bCs w:val="1"/>
                <w:i w:val="1"/>
                <w:iCs w:val="1"/>
                <w:sz w:val="16"/>
                <w:szCs w:val="16"/>
                <w:rtl w:val="0"/>
              </w:rPr>
              <w:t xml:space="preserve">y/o inspección</w:t>
            </w:r>
            <w:r w:rsidDel="00000000" w:rsidR="00000000" w:rsidRPr="00000000">
              <w:rPr>
                <w:i w:val="1"/>
                <w:iCs w:val="1"/>
                <w:sz w:val="16"/>
                <w:szCs w:val="16"/>
                <w:rtl w:val="0"/>
              </w:rPr>
              <w:t xml:space="preserve">, caso contrario consignar NO</w:t>
            </w:r>
            <w:r w:rsidDel="00000000" w:rsidR="00000000" w:rsidRPr="00000000">
              <w:rPr>
                <w:sz w:val="16"/>
                <w:szCs w:val="16"/>
                <w:rtl w:val="0"/>
              </w:rPr>
              <w:t xml:space="preserve">)</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3FD">
            <w:pPr>
              <w:jc w:val="center"/>
              <w:rPr>
                <w:sz w:val="16"/>
                <w:szCs w:val="16"/>
              </w:rPr>
            </w:pPr>
            <w:r w:rsidDel="00000000" w:rsidR="00000000" w:rsidRPr="00000000">
              <w:rPr>
                <w:sz w:val="16"/>
                <w:szCs w:val="16"/>
                <w:rtl w:val="0"/>
              </w:rPr>
              <w:t xml:space="preserve">SI</w:t>
            </w:r>
          </w:p>
        </w:tc>
        <w:tc>
          <w:tcPr>
            <w:gridSpan w:val="10"/>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3FE">
            <w:pPr>
              <w:rPr>
                <w:b w:val="1"/>
                <w:bCs w:val="1"/>
                <w:sz w:val="16"/>
                <w:szCs w:val="16"/>
              </w:rPr>
            </w:pPr>
            <w:r w:rsidDel="00000000" w:rsidR="00000000" w:rsidRPr="00000000">
              <w:rPr>
                <w:color w:val="000000"/>
                <w:sz w:val="16"/>
                <w:szCs w:val="16"/>
                <w:rtl w:val="0"/>
              </w:rPr>
              <w:t xml:space="preserve">Marque la casilla con una X, SI el trámite necesita análisis de laboratorio y/o inspección.</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408">
            <w:pPr>
              <w:jc w:val="center"/>
              <w:rPr>
                <w:sz w:val="16"/>
                <w:szCs w:val="16"/>
              </w:rPr>
            </w:pPr>
            <w:r w:rsidDel="00000000" w:rsidR="00000000" w:rsidRPr="00000000">
              <w:rPr>
                <w:sz w:val="16"/>
                <w:szCs w:val="16"/>
                <w:rtl w:val="0"/>
              </w:rPr>
              <w:t xml:space="preserve">NO</w:t>
            </w:r>
          </w:p>
        </w:tc>
        <w:tc>
          <w:tcPr>
            <w:gridSpan w:val="10"/>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4409">
            <w:pPr>
              <w:rPr>
                <w:b w:val="1"/>
                <w:bCs w:val="1"/>
                <w:sz w:val="16"/>
                <w:szCs w:val="16"/>
              </w:rPr>
            </w:pPr>
            <w:r w:rsidDel="00000000" w:rsidR="00000000" w:rsidRPr="00000000">
              <w:rPr>
                <w:color w:val="000000"/>
                <w:sz w:val="16"/>
                <w:szCs w:val="16"/>
                <w:rtl w:val="0"/>
              </w:rPr>
              <w:t xml:space="preserve">Marque la casilla con una X, si su Entidad NO necesita análisis de laboratorio y/o inspección.</w:t>
            </w:r>
            <w:r w:rsidDel="00000000" w:rsidR="00000000" w:rsidRPr="00000000">
              <w:rPr>
                <w:rtl w:val="0"/>
              </w:rPr>
            </w:r>
          </w:p>
        </w:tc>
      </w:tr>
      <w:tr>
        <w:trPr>
          <w:cantSplit w:val="0"/>
          <w:trHeight w:val="300" w:hRule="atLeast"/>
          <w:tblHeader w:val="0"/>
        </w:trPr>
        <w:tc>
          <w:tcPr>
            <w:gridSpan w:val="11"/>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413">
            <w:pPr>
              <w:rPr>
                <w:color w:val="000000"/>
                <w:sz w:val="16"/>
                <w:szCs w:val="16"/>
              </w:rPr>
            </w:pPr>
            <w:r w:rsidDel="00000000" w:rsidR="00000000" w:rsidRPr="00000000">
              <w:rPr>
                <w:sz w:val="16"/>
                <w:szCs w:val="16"/>
                <w:rtl w:val="0"/>
              </w:rPr>
              <w:t xml:space="preserve">(</w:t>
            </w:r>
            <w:r w:rsidDel="00000000" w:rsidR="00000000" w:rsidRPr="00000000">
              <w:rPr>
                <w:i w:val="1"/>
                <w:iCs w:val="1"/>
                <w:sz w:val="16"/>
                <w:szCs w:val="16"/>
                <w:rtl w:val="0"/>
              </w:rPr>
              <w:t xml:space="preserve">Registrar SI pa</w:t>
            </w:r>
            <w:r w:rsidDel="00000000" w:rsidR="00000000" w:rsidRPr="00000000">
              <w:rPr>
                <w:i w:val="1"/>
                <w:iCs w:val="1"/>
                <w:sz w:val="16"/>
                <w:szCs w:val="16"/>
                <w:shd w:fill="fde9d9" w:val="clear"/>
                <w:rtl w:val="0"/>
              </w:rPr>
              <w:t xml:space="preserve">r</w:t>
            </w:r>
            <w:r w:rsidDel="00000000" w:rsidR="00000000" w:rsidRPr="00000000">
              <w:rPr>
                <w:i w:val="1"/>
                <w:iCs w:val="1"/>
                <w:sz w:val="16"/>
                <w:szCs w:val="16"/>
                <w:rtl w:val="0"/>
              </w:rPr>
              <w:t xml:space="preserve">a la obtención del documento requiere Análisis de Laboratorio y/o inspección, caso contrario consignar NO</w:t>
            </w:r>
            <w:r w:rsidDel="00000000" w:rsidR="00000000" w:rsidRPr="00000000">
              <w:rPr>
                <w:sz w:val="16"/>
                <w:szCs w:val="16"/>
                <w:rtl w:val="0"/>
              </w:rPr>
              <w:t xml:space="preserve">)</w:t>
            </w:r>
            <w:r w:rsidDel="00000000" w:rsidR="00000000" w:rsidRPr="00000000">
              <w:rPr>
                <w:rtl w:val="0"/>
              </w:rPr>
            </w:r>
          </w:p>
        </w:tc>
      </w:tr>
      <w:tr>
        <w:trPr>
          <w:cantSplit w:val="0"/>
          <w:trHeight w:val="300" w:hRule="atLeast"/>
          <w:tblHeader w:val="0"/>
        </w:trPr>
        <w:tc>
          <w:tcPr>
            <w:gridSpan w:val="11"/>
            <w:tcBorders>
              <w:top w:color="000000" w:space="0" w:sz="4" w:val="single"/>
              <w:left w:color="000000" w:space="0" w:sz="4" w:val="single"/>
              <w:bottom w:color="000000" w:space="0" w:sz="4" w:val="single"/>
              <w:right w:color="000000" w:space="0" w:sz="4" w:val="single"/>
            </w:tcBorders>
            <w:shd w:fill="d6e3bc" w:val="clear"/>
          </w:tcPr>
          <w:p w:rsidR="00000000" w:rsidDel="00000000" w:rsidP="00000000" w:rsidRDefault="00000000" w:rsidRPr="00000000" w14:paraId="0000441E">
            <w:pPr>
              <w:rPr>
                <w:b w:val="1"/>
                <w:bCs w:val="1"/>
                <w:sz w:val="16"/>
                <w:szCs w:val="16"/>
              </w:rPr>
            </w:pPr>
            <w:r w:rsidDel="00000000" w:rsidR="00000000" w:rsidRPr="00000000">
              <w:rPr>
                <w:b w:val="1"/>
                <w:bCs w:val="1"/>
                <w:sz w:val="16"/>
                <w:szCs w:val="16"/>
                <w:rtl w:val="0"/>
              </w:rPr>
              <w:t xml:space="preserve">D. PROCEDIMIENTO DEL TRÁMITE OPTIMIZADO (PASO A PASO) </w:t>
            </w:r>
            <w:r w:rsidDel="00000000" w:rsidR="00000000" w:rsidRPr="00000000">
              <w:rPr>
                <w:sz w:val="16"/>
                <w:szCs w:val="16"/>
                <w:rtl w:val="0"/>
              </w:rPr>
              <w:t xml:space="preserve">(Describir paso a paso el proceso optimizado para la VUCE)</w:t>
            </w:r>
            <w:r w:rsidDel="00000000" w:rsidR="00000000" w:rsidRPr="00000000">
              <w:rPr>
                <w:rtl w:val="0"/>
              </w:rPr>
            </w:r>
          </w:p>
        </w:tc>
      </w:tr>
      <w:tr>
        <w:trPr>
          <w:cantSplit w:val="0"/>
          <w:trHeight w:val="300" w:hRule="atLeast"/>
          <w:tblHeader w:val="0"/>
        </w:trPr>
        <w:tc>
          <w:tcPr>
            <w:gridSpan w:val="11"/>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429">
            <w:pPr>
              <w:jc w:val="left"/>
              <w:rPr>
                <w:b w:val="1"/>
                <w:bCs w:val="1"/>
                <w:sz w:val="16"/>
                <w:szCs w:val="16"/>
              </w:rPr>
            </w:pPr>
            <w:r w:rsidDel="00000000" w:rsidR="00000000" w:rsidRPr="00000000">
              <w:rPr>
                <w:b w:val="1"/>
                <w:bCs w:val="1"/>
                <w:sz w:val="16"/>
                <w:szCs w:val="16"/>
                <w:rtl w:val="0"/>
              </w:rPr>
              <w:t xml:space="preserve">1. Inicio de la solicitud en la VUCE</w:t>
            </w:r>
          </w:p>
          <w:p w:rsidR="00000000" w:rsidDel="00000000" w:rsidP="00000000" w:rsidRDefault="00000000" w:rsidRPr="00000000" w14:paraId="0000442A">
            <w:pPr>
              <w:jc w:val="left"/>
              <w:rPr>
                <w:sz w:val="16"/>
                <w:szCs w:val="16"/>
              </w:rPr>
            </w:pPr>
            <w:r w:rsidDel="00000000" w:rsidR="00000000" w:rsidRPr="00000000">
              <w:rPr>
                <w:sz w:val="16"/>
                <w:szCs w:val="16"/>
                <w:rtl w:val="0"/>
              </w:rPr>
              <w:t xml:space="preserve">El interesado ingresa a la VUCE, elige el trámite APCO, define cobertura/finalidad y se genera el Nº de trámite en estado Borrador.</w:t>
            </w:r>
          </w:p>
          <w:p w:rsidR="00000000" w:rsidDel="00000000" w:rsidP="00000000" w:rsidRDefault="00000000" w:rsidRPr="00000000" w14:paraId="0000442B">
            <w:pPr>
              <w:jc w:val="left"/>
              <w:rPr>
                <w:sz w:val="16"/>
                <w:szCs w:val="16"/>
              </w:rPr>
            </w:pPr>
            <w:r w:rsidDel="00000000" w:rsidR="00000000" w:rsidRPr="00000000">
              <w:rPr>
                <w:rtl w:val="0"/>
              </w:rPr>
            </w:r>
          </w:p>
          <w:p w:rsidR="00000000" w:rsidDel="00000000" w:rsidP="00000000" w:rsidRDefault="00000000" w:rsidRPr="00000000" w14:paraId="0000442C">
            <w:pPr>
              <w:jc w:val="left"/>
              <w:rPr>
                <w:sz w:val="16"/>
                <w:szCs w:val="16"/>
              </w:rPr>
            </w:pPr>
            <w:r w:rsidDel="00000000" w:rsidR="00000000" w:rsidRPr="00000000">
              <w:rPr>
                <w:b w:val="1"/>
                <w:bCs w:val="1"/>
                <w:sz w:val="16"/>
                <w:szCs w:val="16"/>
                <w:rtl w:val="0"/>
              </w:rPr>
              <w:t xml:space="preserve">2. Validaciones automáticas</w:t>
            </w:r>
            <w:r w:rsidDel="00000000" w:rsidR="00000000" w:rsidRPr="00000000">
              <w:rPr>
                <w:rtl w:val="0"/>
              </w:rPr>
            </w:r>
          </w:p>
          <w:p w:rsidR="00000000" w:rsidDel="00000000" w:rsidP="00000000" w:rsidRDefault="00000000" w:rsidRPr="00000000" w14:paraId="0000442D">
            <w:pPr>
              <w:jc w:val="left"/>
              <w:rPr>
                <w:sz w:val="16"/>
                <w:szCs w:val="16"/>
              </w:rPr>
            </w:pPr>
            <w:r w:rsidDel="00000000" w:rsidR="00000000" w:rsidRPr="00000000">
              <w:rPr>
                <w:sz w:val="16"/>
                <w:szCs w:val="16"/>
                <w:rtl w:val="0"/>
              </w:rPr>
              <w:t xml:space="preserve">El sistema verifica NIT y Padrón, regla por subpartida, campos obligatorios, duplicidad y formato/vigencia de anexos. Si hay errores, los muestra antes de continuar.</w:t>
            </w:r>
          </w:p>
          <w:p w:rsidR="00000000" w:rsidDel="00000000" w:rsidP="00000000" w:rsidRDefault="00000000" w:rsidRPr="00000000" w14:paraId="0000442E">
            <w:pPr>
              <w:jc w:val="left"/>
              <w:rPr>
                <w:sz w:val="16"/>
                <w:szCs w:val="16"/>
              </w:rPr>
            </w:pPr>
            <w:r w:rsidDel="00000000" w:rsidR="00000000" w:rsidRPr="00000000">
              <w:rPr>
                <w:rtl w:val="0"/>
              </w:rPr>
            </w:r>
          </w:p>
          <w:p w:rsidR="00000000" w:rsidDel="00000000" w:rsidP="00000000" w:rsidRDefault="00000000" w:rsidRPr="00000000" w14:paraId="0000442F">
            <w:pPr>
              <w:jc w:val="left"/>
              <w:rPr>
                <w:b w:val="1"/>
                <w:bCs w:val="1"/>
                <w:sz w:val="16"/>
                <w:szCs w:val="16"/>
              </w:rPr>
            </w:pPr>
            <w:r w:rsidDel="00000000" w:rsidR="00000000" w:rsidRPr="00000000">
              <w:rPr>
                <w:b w:val="1"/>
                <w:bCs w:val="1"/>
                <w:sz w:val="16"/>
                <w:szCs w:val="16"/>
                <w:rtl w:val="0"/>
              </w:rPr>
              <w:t xml:space="preserve">3. Llenado del formulario APCO</w:t>
            </w:r>
          </w:p>
          <w:p w:rsidR="00000000" w:rsidDel="00000000" w:rsidP="00000000" w:rsidRDefault="00000000" w:rsidRPr="00000000" w14:paraId="00004430">
            <w:pPr>
              <w:jc w:val="left"/>
              <w:rPr>
                <w:sz w:val="16"/>
                <w:szCs w:val="16"/>
              </w:rPr>
            </w:pPr>
            <w:r w:rsidDel="00000000" w:rsidR="00000000" w:rsidRPr="00000000">
              <w:rPr>
                <w:sz w:val="16"/>
                <w:szCs w:val="16"/>
                <w:rtl w:val="0"/>
              </w:rPr>
              <w:t xml:space="preserve">El solicitante completa datos de empresa, mercancía, cantidades, destino y demás campos; se usan catálogos oficiales y controles de coherencia (unidades, descripción, etc.).</w:t>
            </w:r>
          </w:p>
          <w:p w:rsidR="00000000" w:rsidDel="00000000" w:rsidP="00000000" w:rsidRDefault="00000000" w:rsidRPr="00000000" w14:paraId="00004431">
            <w:pPr>
              <w:jc w:val="left"/>
              <w:rPr>
                <w:sz w:val="16"/>
                <w:szCs w:val="16"/>
              </w:rPr>
            </w:pPr>
            <w:r w:rsidDel="00000000" w:rsidR="00000000" w:rsidRPr="00000000">
              <w:rPr>
                <w:rtl w:val="0"/>
              </w:rPr>
            </w:r>
          </w:p>
          <w:p w:rsidR="00000000" w:rsidDel="00000000" w:rsidP="00000000" w:rsidRDefault="00000000" w:rsidRPr="00000000" w14:paraId="00004432">
            <w:pPr>
              <w:jc w:val="left"/>
              <w:rPr>
                <w:b w:val="1"/>
                <w:bCs w:val="1"/>
                <w:sz w:val="16"/>
                <w:szCs w:val="16"/>
              </w:rPr>
            </w:pPr>
            <w:r w:rsidDel="00000000" w:rsidR="00000000" w:rsidRPr="00000000">
              <w:rPr>
                <w:b w:val="1"/>
                <w:bCs w:val="1"/>
                <w:sz w:val="16"/>
                <w:szCs w:val="16"/>
                <w:rtl w:val="0"/>
              </w:rPr>
              <w:t xml:space="preserve">4. Adjuntar documentos</w:t>
            </w:r>
          </w:p>
          <w:p w:rsidR="00000000" w:rsidDel="00000000" w:rsidP="00000000" w:rsidRDefault="00000000" w:rsidRPr="00000000" w14:paraId="00004433">
            <w:pPr>
              <w:jc w:val="left"/>
              <w:rPr>
                <w:sz w:val="16"/>
                <w:szCs w:val="16"/>
              </w:rPr>
            </w:pPr>
            <w:r w:rsidDel="00000000" w:rsidR="00000000" w:rsidRPr="00000000">
              <w:rPr>
                <w:sz w:val="16"/>
                <w:szCs w:val="16"/>
                <w:rtl w:val="0"/>
              </w:rPr>
              <w:t xml:space="preserve">Se cargan en PDF la factura/contrato, lista de empaque y, si aplica, ficha técnica/hoja de seguridad u otros. La VUCE valida legibilidad, peso y vigencia.</w:t>
            </w:r>
          </w:p>
          <w:p w:rsidR="00000000" w:rsidDel="00000000" w:rsidP="00000000" w:rsidRDefault="00000000" w:rsidRPr="00000000" w14:paraId="00004434">
            <w:pPr>
              <w:jc w:val="left"/>
              <w:rPr>
                <w:sz w:val="16"/>
                <w:szCs w:val="16"/>
              </w:rPr>
            </w:pPr>
            <w:r w:rsidDel="00000000" w:rsidR="00000000" w:rsidRPr="00000000">
              <w:rPr>
                <w:rtl w:val="0"/>
              </w:rPr>
            </w:r>
          </w:p>
          <w:p w:rsidR="00000000" w:rsidDel="00000000" w:rsidP="00000000" w:rsidRDefault="00000000" w:rsidRPr="00000000" w14:paraId="00004435">
            <w:pPr>
              <w:jc w:val="left"/>
              <w:rPr>
                <w:b w:val="1"/>
                <w:bCs w:val="1"/>
                <w:sz w:val="16"/>
                <w:szCs w:val="16"/>
              </w:rPr>
            </w:pPr>
            <w:r w:rsidDel="00000000" w:rsidR="00000000" w:rsidRPr="00000000">
              <w:rPr>
                <w:b w:val="1"/>
                <w:bCs w:val="1"/>
                <w:sz w:val="16"/>
                <w:szCs w:val="16"/>
                <w:rtl w:val="0"/>
              </w:rPr>
              <w:t xml:space="preserve">5. Envío con firma digital</w:t>
            </w:r>
          </w:p>
          <w:p w:rsidR="00000000" w:rsidDel="00000000" w:rsidP="00000000" w:rsidRDefault="00000000" w:rsidRPr="00000000" w14:paraId="00004436">
            <w:pPr>
              <w:jc w:val="left"/>
              <w:rPr>
                <w:sz w:val="16"/>
                <w:szCs w:val="16"/>
              </w:rPr>
            </w:pPr>
            <w:r w:rsidDel="00000000" w:rsidR="00000000" w:rsidRPr="00000000">
              <w:rPr>
                <w:sz w:val="16"/>
                <w:szCs w:val="16"/>
                <w:rtl w:val="0"/>
              </w:rPr>
              <w:t xml:space="preserve">El solicitante revisa el resumen, firma digitalmente y remite. Se emite acuse con QR y el expediente pasa a En evaluación.</w:t>
            </w:r>
          </w:p>
          <w:p w:rsidR="00000000" w:rsidDel="00000000" w:rsidP="00000000" w:rsidRDefault="00000000" w:rsidRPr="00000000" w14:paraId="00004437">
            <w:pPr>
              <w:jc w:val="left"/>
              <w:rPr>
                <w:sz w:val="16"/>
                <w:szCs w:val="16"/>
              </w:rPr>
            </w:pPr>
            <w:r w:rsidDel="00000000" w:rsidR="00000000" w:rsidRPr="00000000">
              <w:rPr>
                <w:rtl w:val="0"/>
              </w:rPr>
            </w:r>
          </w:p>
          <w:p w:rsidR="00000000" w:rsidDel="00000000" w:rsidP="00000000" w:rsidRDefault="00000000" w:rsidRPr="00000000" w14:paraId="00004438">
            <w:pPr>
              <w:jc w:val="left"/>
              <w:rPr>
                <w:b w:val="1"/>
                <w:bCs w:val="1"/>
                <w:sz w:val="16"/>
                <w:szCs w:val="16"/>
              </w:rPr>
            </w:pPr>
            <w:r w:rsidDel="00000000" w:rsidR="00000000" w:rsidRPr="00000000">
              <w:rPr>
                <w:b w:val="1"/>
                <w:bCs w:val="1"/>
                <w:sz w:val="16"/>
                <w:szCs w:val="16"/>
                <w:rtl w:val="0"/>
              </w:rPr>
              <w:t xml:space="preserve">6. Evaluación de la EPE (documental)</w:t>
            </w:r>
          </w:p>
          <w:p w:rsidR="00000000" w:rsidDel="00000000" w:rsidP="00000000" w:rsidRDefault="00000000" w:rsidRPr="00000000" w14:paraId="00004439">
            <w:pPr>
              <w:jc w:val="left"/>
              <w:rPr>
                <w:sz w:val="16"/>
                <w:szCs w:val="16"/>
              </w:rPr>
            </w:pPr>
            <w:r w:rsidDel="00000000" w:rsidR="00000000" w:rsidRPr="00000000">
              <w:rPr>
                <w:sz w:val="16"/>
                <w:szCs w:val="16"/>
                <w:rtl w:val="0"/>
              </w:rPr>
              <w:t xml:space="preserve">La Entidad Pública Emisora revisa datos y anexos con checklist; si corresponde, formula observaciones para subsanar dentro del mismo expediente.</w:t>
            </w:r>
          </w:p>
          <w:p w:rsidR="00000000" w:rsidDel="00000000" w:rsidP="00000000" w:rsidRDefault="00000000" w:rsidRPr="00000000" w14:paraId="0000443A">
            <w:pPr>
              <w:jc w:val="left"/>
              <w:rPr>
                <w:sz w:val="16"/>
                <w:szCs w:val="16"/>
              </w:rPr>
            </w:pPr>
            <w:r w:rsidDel="00000000" w:rsidR="00000000" w:rsidRPr="00000000">
              <w:rPr>
                <w:rtl w:val="0"/>
              </w:rPr>
            </w:r>
          </w:p>
          <w:p w:rsidR="00000000" w:rsidDel="00000000" w:rsidP="00000000" w:rsidRDefault="00000000" w:rsidRPr="00000000" w14:paraId="0000443B">
            <w:pPr>
              <w:jc w:val="left"/>
              <w:rPr>
                <w:b w:val="1"/>
                <w:bCs w:val="1"/>
                <w:sz w:val="16"/>
                <w:szCs w:val="16"/>
              </w:rPr>
            </w:pPr>
            <w:r w:rsidDel="00000000" w:rsidR="00000000" w:rsidRPr="00000000">
              <w:rPr>
                <w:b w:val="1"/>
                <w:bCs w:val="1"/>
                <w:sz w:val="16"/>
                <w:szCs w:val="16"/>
                <w:rtl w:val="0"/>
              </w:rPr>
              <w:t xml:space="preserve">7. Emisión de liquidación</w:t>
            </w:r>
          </w:p>
          <w:p w:rsidR="00000000" w:rsidDel="00000000" w:rsidP="00000000" w:rsidRDefault="00000000" w:rsidRPr="00000000" w14:paraId="0000443C">
            <w:pPr>
              <w:jc w:val="left"/>
              <w:rPr>
                <w:sz w:val="16"/>
                <w:szCs w:val="16"/>
              </w:rPr>
            </w:pPr>
            <w:r w:rsidDel="00000000" w:rsidR="00000000" w:rsidRPr="00000000">
              <w:rPr>
                <w:sz w:val="16"/>
                <w:szCs w:val="16"/>
                <w:rtl w:val="0"/>
              </w:rPr>
              <w:t xml:space="preserve">La EPE genera la liquidación electrónica del trámite; queda disponible para pago y se notifica al solicitante en la VUCE.</w:t>
            </w:r>
          </w:p>
          <w:p w:rsidR="00000000" w:rsidDel="00000000" w:rsidP="00000000" w:rsidRDefault="00000000" w:rsidRPr="00000000" w14:paraId="0000443D">
            <w:pPr>
              <w:jc w:val="left"/>
              <w:rPr>
                <w:sz w:val="16"/>
                <w:szCs w:val="16"/>
              </w:rPr>
            </w:pPr>
            <w:r w:rsidDel="00000000" w:rsidR="00000000" w:rsidRPr="00000000">
              <w:rPr>
                <w:rtl w:val="0"/>
              </w:rPr>
            </w:r>
          </w:p>
          <w:p w:rsidR="00000000" w:rsidDel="00000000" w:rsidP="00000000" w:rsidRDefault="00000000" w:rsidRPr="00000000" w14:paraId="0000443E">
            <w:pPr>
              <w:jc w:val="left"/>
              <w:rPr>
                <w:sz w:val="16"/>
                <w:szCs w:val="16"/>
              </w:rPr>
            </w:pPr>
            <w:r w:rsidDel="00000000" w:rsidR="00000000" w:rsidRPr="00000000">
              <w:rPr>
                <w:sz w:val="16"/>
                <w:szCs w:val="16"/>
                <w:rtl w:val="0"/>
              </w:rPr>
              <w:t xml:space="preserve">8. Pago del trámite (QR/CPT)</w:t>
            </w:r>
          </w:p>
          <w:p w:rsidR="00000000" w:rsidDel="00000000" w:rsidP="00000000" w:rsidRDefault="00000000" w:rsidRPr="00000000" w14:paraId="0000443F">
            <w:pPr>
              <w:jc w:val="left"/>
              <w:rPr>
                <w:sz w:val="16"/>
                <w:szCs w:val="16"/>
              </w:rPr>
            </w:pPr>
            <w:r w:rsidDel="00000000" w:rsidR="00000000" w:rsidRPr="00000000">
              <w:rPr>
                <w:sz w:val="16"/>
                <w:szCs w:val="16"/>
                <w:rtl w:val="0"/>
              </w:rPr>
              <w:t xml:space="preserve">El solicitante paga por la pasarela (QR y/o CPT). La conciliación es automática y el estado cambia a Pago verificado.</w:t>
            </w:r>
          </w:p>
          <w:p w:rsidR="00000000" w:rsidDel="00000000" w:rsidP="00000000" w:rsidRDefault="00000000" w:rsidRPr="00000000" w14:paraId="00004440">
            <w:pPr>
              <w:jc w:val="left"/>
              <w:rPr>
                <w:sz w:val="16"/>
                <w:szCs w:val="16"/>
              </w:rPr>
            </w:pPr>
            <w:r w:rsidDel="00000000" w:rsidR="00000000" w:rsidRPr="00000000">
              <w:rPr>
                <w:rtl w:val="0"/>
              </w:rPr>
            </w:r>
          </w:p>
          <w:p w:rsidR="00000000" w:rsidDel="00000000" w:rsidP="00000000" w:rsidRDefault="00000000" w:rsidRPr="00000000" w14:paraId="00004441">
            <w:pPr>
              <w:jc w:val="left"/>
              <w:rPr>
                <w:b w:val="1"/>
                <w:bCs w:val="1"/>
                <w:sz w:val="16"/>
                <w:szCs w:val="16"/>
              </w:rPr>
            </w:pPr>
            <w:r w:rsidDel="00000000" w:rsidR="00000000" w:rsidRPr="00000000">
              <w:rPr>
                <w:b w:val="1"/>
                <w:bCs w:val="1"/>
                <w:sz w:val="16"/>
                <w:szCs w:val="16"/>
                <w:rtl w:val="0"/>
              </w:rPr>
              <w:t xml:space="preserve">9. Evaluación de la EPE (técnica/decisión)</w:t>
            </w:r>
          </w:p>
          <w:p w:rsidR="00000000" w:rsidDel="00000000" w:rsidP="00000000" w:rsidRDefault="00000000" w:rsidRPr="00000000" w14:paraId="00004442">
            <w:pPr>
              <w:jc w:val="left"/>
              <w:rPr>
                <w:sz w:val="16"/>
                <w:szCs w:val="16"/>
              </w:rPr>
            </w:pPr>
            <w:r w:rsidDel="00000000" w:rsidR="00000000" w:rsidRPr="00000000">
              <w:rPr>
                <w:sz w:val="16"/>
                <w:szCs w:val="16"/>
                <w:rtl w:val="0"/>
              </w:rPr>
              <w:t xml:space="preserve">Con el pago verificado, la EPE emite dictamen. Si aplica, agenda inspección y registra acta digital. Decide Aprobado/Observado/Rechazado.</w:t>
            </w:r>
          </w:p>
          <w:p w:rsidR="00000000" w:rsidDel="00000000" w:rsidP="00000000" w:rsidRDefault="00000000" w:rsidRPr="00000000" w14:paraId="00004443">
            <w:pPr>
              <w:jc w:val="left"/>
              <w:rPr>
                <w:sz w:val="16"/>
                <w:szCs w:val="16"/>
              </w:rPr>
            </w:pPr>
            <w:r w:rsidDel="00000000" w:rsidR="00000000" w:rsidRPr="00000000">
              <w:rPr>
                <w:rtl w:val="0"/>
              </w:rPr>
            </w:r>
          </w:p>
          <w:p w:rsidR="00000000" w:rsidDel="00000000" w:rsidP="00000000" w:rsidRDefault="00000000" w:rsidRPr="00000000" w14:paraId="00004444">
            <w:pPr>
              <w:jc w:val="left"/>
              <w:rPr>
                <w:b w:val="1"/>
                <w:bCs w:val="1"/>
                <w:sz w:val="16"/>
                <w:szCs w:val="16"/>
              </w:rPr>
            </w:pPr>
            <w:r w:rsidDel="00000000" w:rsidR="00000000" w:rsidRPr="00000000">
              <w:rPr>
                <w:b w:val="1"/>
                <w:bCs w:val="1"/>
                <w:sz w:val="16"/>
                <w:szCs w:val="16"/>
                <w:rtl w:val="0"/>
              </w:rPr>
              <w:t xml:space="preserve">10. Notificación e interoperabilidad</w:t>
            </w:r>
          </w:p>
          <w:p w:rsidR="00000000" w:rsidDel="00000000" w:rsidP="00000000" w:rsidRDefault="00000000" w:rsidRPr="00000000" w14:paraId="00004445">
            <w:pPr>
              <w:jc w:val="left"/>
              <w:rPr>
                <w:sz w:val="16"/>
                <w:szCs w:val="16"/>
              </w:rPr>
            </w:pPr>
            <w:r w:rsidDel="00000000" w:rsidR="00000000" w:rsidRPr="00000000">
              <w:rPr>
                <w:sz w:val="16"/>
                <w:szCs w:val="16"/>
                <w:rtl w:val="0"/>
              </w:rPr>
              <w:t xml:space="preserve">La VUCE notifica el resultado; si es Aprobado, se emite el APCO con folio, vigencia y código QR y se publica para Aduana/otros sistemas.</w:t>
            </w:r>
          </w:p>
          <w:p w:rsidR="00000000" w:rsidDel="00000000" w:rsidP="00000000" w:rsidRDefault="00000000" w:rsidRPr="00000000" w14:paraId="00004446">
            <w:pPr>
              <w:jc w:val="left"/>
              <w:rPr>
                <w:sz w:val="16"/>
                <w:szCs w:val="16"/>
              </w:rPr>
            </w:pPr>
            <w:r w:rsidDel="00000000" w:rsidR="00000000" w:rsidRPr="00000000">
              <w:rPr>
                <w:rtl w:val="0"/>
              </w:rPr>
            </w:r>
          </w:p>
          <w:p w:rsidR="00000000" w:rsidDel="00000000" w:rsidP="00000000" w:rsidRDefault="00000000" w:rsidRPr="00000000" w14:paraId="00004447">
            <w:pPr>
              <w:jc w:val="left"/>
              <w:rPr>
                <w:b w:val="1"/>
                <w:bCs w:val="1"/>
                <w:sz w:val="16"/>
                <w:szCs w:val="16"/>
              </w:rPr>
            </w:pPr>
            <w:r w:rsidDel="00000000" w:rsidR="00000000" w:rsidRPr="00000000">
              <w:rPr>
                <w:b w:val="1"/>
                <w:bCs w:val="1"/>
                <w:sz w:val="16"/>
                <w:szCs w:val="16"/>
                <w:rtl w:val="0"/>
              </w:rPr>
              <w:t xml:space="preserve">11. Descarga e impresión (si corresponde)</w:t>
            </w:r>
          </w:p>
          <w:p w:rsidR="00000000" w:rsidDel="00000000" w:rsidP="00000000" w:rsidRDefault="00000000" w:rsidRPr="00000000" w14:paraId="00004448">
            <w:pPr>
              <w:jc w:val="left"/>
              <w:rPr>
                <w:b w:val="1"/>
                <w:bCs w:val="1"/>
                <w:sz w:val="16"/>
                <w:szCs w:val="16"/>
              </w:rPr>
            </w:pPr>
            <w:r w:rsidDel="00000000" w:rsidR="00000000" w:rsidRPr="00000000">
              <w:rPr>
                <w:sz w:val="16"/>
                <w:szCs w:val="16"/>
                <w:rtl w:val="0"/>
              </w:rPr>
              <w:t xml:space="preserve">El solicitante descarga el APCO desde la VUCE y lo imprime solo cuando la normativa o el país de destino lo exija.</w:t>
            </w:r>
            <w:r w:rsidDel="00000000" w:rsidR="00000000" w:rsidRPr="00000000">
              <w:rPr>
                <w:rtl w:val="0"/>
              </w:rPr>
            </w:r>
          </w:p>
        </w:tc>
      </w:tr>
      <w:tr>
        <w:trPr>
          <w:cantSplit w:val="0"/>
          <w:trHeight w:val="300" w:hRule="atLeast"/>
          <w:tblHeader w:val="0"/>
        </w:trPr>
        <w:tc>
          <w:tcPr>
            <w:gridSpan w:val="11"/>
            <w:tcBorders>
              <w:top w:color="000000" w:space="0" w:sz="4" w:val="single"/>
              <w:left w:color="000000" w:space="0" w:sz="4" w:val="single"/>
              <w:bottom w:color="000000" w:space="0" w:sz="4" w:val="single"/>
              <w:right w:color="000000" w:space="0" w:sz="4" w:val="single"/>
            </w:tcBorders>
            <w:shd w:fill="d6e3bc" w:val="clear"/>
          </w:tcPr>
          <w:p w:rsidR="00000000" w:rsidDel="00000000" w:rsidP="00000000" w:rsidRDefault="00000000" w:rsidRPr="00000000" w14:paraId="00004453">
            <w:pPr>
              <w:rPr>
                <w:b w:val="1"/>
                <w:bCs w:val="1"/>
                <w:sz w:val="16"/>
                <w:szCs w:val="16"/>
              </w:rPr>
            </w:pPr>
            <w:r w:rsidDel="00000000" w:rsidR="00000000" w:rsidRPr="00000000">
              <w:rPr>
                <w:b w:val="1"/>
                <w:bCs w:val="1"/>
                <w:sz w:val="16"/>
                <w:szCs w:val="16"/>
                <w:rtl w:val="0"/>
              </w:rPr>
              <w:t xml:space="preserve">E. FLUJO DEL PROCESO OPTIMIZADO. (Describir flujo del proceso optimizado para la VUCE)</w:t>
            </w:r>
          </w:p>
        </w:tc>
      </w:tr>
      <w:tr>
        <w:trPr>
          <w:cantSplit w:val="0"/>
          <w:trHeight w:val="300" w:hRule="atLeast"/>
          <w:tblHeader w:val="0"/>
        </w:trPr>
        <w:tc>
          <w:tcPr>
            <w:gridSpan w:val="11"/>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445E">
            <w:pPr>
              <w:rPr>
                <w:sz w:val="16"/>
                <w:szCs w:val="16"/>
              </w:rPr>
            </w:pPr>
            <w:r w:rsidDel="00000000" w:rsidR="00000000" w:rsidRPr="00000000">
              <w:rPr>
                <w:i w:val="1"/>
                <w:iCs w:val="1"/>
                <w:sz w:val="16"/>
                <w:szCs w:val="16"/>
                <w:rtl w:val="0"/>
              </w:rPr>
              <w:t xml:space="preserve">Adjunte el diagrama de flujo del proceso (en formato BPMN)  del registro de operadores, identificando: procesos en sistema o procesos manuales (sin uso de sistema) y los actores que lo realizan</w:t>
            </w:r>
            <w:r w:rsidDel="00000000" w:rsidR="00000000" w:rsidRPr="00000000">
              <w:rPr>
                <w:sz w:val="16"/>
                <w:szCs w:val="16"/>
                <w:rtl w:val="0"/>
              </w:rPr>
              <w:t xml:space="preserve">.</w:t>
            </w:r>
          </w:p>
          <w:p w:rsidR="00000000" w:rsidDel="00000000" w:rsidP="00000000" w:rsidRDefault="00000000" w:rsidRPr="00000000" w14:paraId="0000445F">
            <w:pPr>
              <w:rPr>
                <w:b w:val="1"/>
                <w:bCs w:val="1"/>
                <w:sz w:val="16"/>
                <w:szCs w:val="16"/>
              </w:rPr>
            </w:pPr>
            <w:r w:rsidDel="00000000" w:rsidR="00000000" w:rsidRPr="00000000">
              <w:rPr>
                <w:rtl w:val="0"/>
              </w:rPr>
            </w:r>
          </w:p>
        </w:tc>
      </w:tr>
      <w:tr>
        <w:trPr>
          <w:cantSplit w:val="0"/>
          <w:trHeight w:val="255" w:hRule="atLeast"/>
          <w:tblHeader w:val="0"/>
        </w:trPr>
        <w:tc>
          <w:tcPr>
            <w:gridSpan w:val="11"/>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446A">
            <w:pPr>
              <w:rPr>
                <w:b w:val="1"/>
                <w:bCs w:val="1"/>
                <w:color w:val="000000"/>
                <w:sz w:val="16"/>
                <w:szCs w:val="16"/>
              </w:rPr>
            </w:pPr>
            <w:r w:rsidDel="00000000" w:rsidR="00000000" w:rsidRPr="00000000">
              <w:rPr>
                <w:b w:val="1"/>
                <w:bCs w:val="1"/>
                <w:color w:val="ffffff"/>
                <w:sz w:val="16"/>
                <w:szCs w:val="16"/>
                <w:rtl w:val="0"/>
              </w:rPr>
              <w:t xml:space="preserve">V. DATOS DE LA(S) PERSONA (S) RESPONSABLE (S) DEL LLENADO DEL PRESENTE FORMULARIO</w:t>
            </w:r>
            <w:r w:rsidDel="00000000" w:rsidR="00000000" w:rsidRPr="00000000">
              <w:rPr>
                <w:rtl w:val="0"/>
              </w:rPr>
            </w:r>
          </w:p>
        </w:tc>
      </w:tr>
      <w:tr>
        <w:trPr>
          <w:cantSplit w:val="0"/>
          <w:trHeight w:val="318"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475">
            <w:pPr>
              <w:rPr>
                <w:b w:val="1"/>
                <w:bCs w:val="1"/>
                <w:color w:val="000000"/>
                <w:sz w:val="16"/>
                <w:szCs w:val="16"/>
              </w:rPr>
            </w:pPr>
            <w:r w:rsidDel="00000000" w:rsidR="00000000" w:rsidRPr="00000000">
              <w:rPr>
                <w:b w:val="1"/>
                <w:bCs w:val="1"/>
                <w:color w:val="000000"/>
                <w:sz w:val="16"/>
                <w:szCs w:val="16"/>
                <w:rtl w:val="0"/>
              </w:rPr>
              <w:t xml:space="preserve">NOMBRE COMPLETO:</w:t>
            </w:r>
          </w:p>
        </w:tc>
        <w:tc>
          <w:tcPr>
            <w:gridSpan w:val="8"/>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478">
            <w:pPr>
              <w:rPr>
                <w:color w:val="000000"/>
                <w:sz w:val="16"/>
                <w:szCs w:val="16"/>
              </w:rPr>
            </w:pPr>
            <w:r w:rsidDel="00000000" w:rsidR="00000000" w:rsidRPr="00000000">
              <w:rPr>
                <w:color w:val="000000"/>
                <w:sz w:val="16"/>
                <w:szCs w:val="16"/>
                <w:rtl w:val="0"/>
              </w:rPr>
              <w:t xml:space="preserve">Consignar el o los nombres completos de la persona que lleno el formulario.</w:t>
            </w:r>
          </w:p>
        </w:tc>
      </w:tr>
      <w:tr>
        <w:trPr>
          <w:cantSplit w:val="0"/>
          <w:trHeight w:val="405"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480">
            <w:pPr>
              <w:rPr>
                <w:color w:val="000000"/>
                <w:sz w:val="16"/>
                <w:szCs w:val="16"/>
              </w:rPr>
            </w:pPr>
            <w:r w:rsidDel="00000000" w:rsidR="00000000" w:rsidRPr="00000000">
              <w:rPr>
                <w:b w:val="1"/>
                <w:bCs w:val="1"/>
                <w:color w:val="000000"/>
                <w:sz w:val="16"/>
                <w:szCs w:val="16"/>
                <w:rtl w:val="0"/>
              </w:rPr>
              <w:t xml:space="preserve">CARGO:</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483">
            <w:pPr>
              <w:rPr>
                <w:color w:val="000000"/>
                <w:sz w:val="16"/>
                <w:szCs w:val="16"/>
              </w:rPr>
            </w:pPr>
            <w:r w:rsidDel="00000000" w:rsidR="00000000" w:rsidRPr="00000000">
              <w:rPr>
                <w:color w:val="000000"/>
                <w:sz w:val="16"/>
                <w:szCs w:val="16"/>
                <w:rtl w:val="0"/>
              </w:rPr>
              <w:t xml:space="preserve">Consignar el cargo de la persona que lleno el formulario.</w:t>
            </w:r>
          </w:p>
        </w:tc>
      </w:tr>
      <w:tr>
        <w:trPr>
          <w:cantSplit w:val="0"/>
          <w:trHeight w:val="316"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48B">
            <w:pPr>
              <w:rPr>
                <w:color w:val="000000"/>
                <w:sz w:val="16"/>
                <w:szCs w:val="16"/>
              </w:rPr>
            </w:pPr>
            <w:r w:rsidDel="00000000" w:rsidR="00000000" w:rsidRPr="00000000">
              <w:rPr>
                <w:b w:val="1"/>
                <w:bCs w:val="1"/>
                <w:color w:val="000000"/>
                <w:sz w:val="16"/>
                <w:szCs w:val="16"/>
                <w:rtl w:val="0"/>
              </w:rPr>
              <w:t xml:space="preserve">CORREO:</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48E">
            <w:pPr>
              <w:rPr>
                <w:color w:val="000000"/>
                <w:sz w:val="16"/>
                <w:szCs w:val="16"/>
              </w:rPr>
            </w:pPr>
            <w:r w:rsidDel="00000000" w:rsidR="00000000" w:rsidRPr="00000000">
              <w:rPr>
                <w:color w:val="000000"/>
                <w:sz w:val="16"/>
                <w:szCs w:val="16"/>
                <w:rtl w:val="0"/>
              </w:rPr>
              <w:t xml:space="preserve">Consignar el correo electrónico de la persona que lleno el formulario.</w:t>
            </w:r>
          </w:p>
        </w:tc>
      </w:tr>
      <w:tr>
        <w:trPr>
          <w:cantSplit w:val="0"/>
          <w:trHeight w:val="413"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496">
            <w:pPr>
              <w:rPr>
                <w:color w:val="000000"/>
                <w:sz w:val="16"/>
                <w:szCs w:val="16"/>
              </w:rPr>
            </w:pPr>
            <w:r w:rsidDel="00000000" w:rsidR="00000000" w:rsidRPr="00000000">
              <w:rPr>
                <w:b w:val="1"/>
                <w:bCs w:val="1"/>
                <w:color w:val="000000"/>
                <w:sz w:val="16"/>
                <w:szCs w:val="16"/>
                <w:rtl w:val="0"/>
              </w:rPr>
              <w:t xml:space="preserve">TELÉFONO/CELULAR:</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499">
            <w:pPr>
              <w:rPr>
                <w:color w:val="000000"/>
                <w:sz w:val="16"/>
                <w:szCs w:val="16"/>
              </w:rPr>
            </w:pPr>
            <w:r w:rsidDel="00000000" w:rsidR="00000000" w:rsidRPr="00000000">
              <w:rPr>
                <w:color w:val="000000"/>
                <w:sz w:val="16"/>
                <w:szCs w:val="16"/>
                <w:rtl w:val="0"/>
              </w:rPr>
              <w:t xml:space="preserve">Consignar el número de teléfono fijo o celular de la persona que lleno el formulario.</w:t>
            </w:r>
          </w:p>
        </w:tc>
      </w:tr>
      <w:tr>
        <w:trPr>
          <w:cantSplit w:val="0"/>
          <w:trHeight w:val="275" w:hRule="atLeast"/>
          <w:tblHeader w:val="0"/>
        </w:trPr>
        <w:tc>
          <w:tcPr>
            <w:gridSpan w:val="11"/>
            <w:tcBorders>
              <w:top w:color="000000" w:space="0" w:sz="4" w:val="single"/>
              <w:left w:color="000000" w:space="0" w:sz="4" w:val="single"/>
              <w:bottom w:color="000000" w:space="0" w:sz="4" w:val="single"/>
              <w:right w:color="000000" w:space="0" w:sz="4" w:val="single"/>
            </w:tcBorders>
            <w:shd w:fill="4f81bd" w:val="clear"/>
            <w:vAlign w:val="center"/>
          </w:tcPr>
          <w:p w:rsidR="00000000" w:rsidDel="00000000" w:rsidP="00000000" w:rsidRDefault="00000000" w:rsidRPr="00000000" w14:paraId="000044A1">
            <w:pPr>
              <w:rPr>
                <w:b w:val="1"/>
                <w:bCs w:val="1"/>
                <w:color w:val="000000"/>
                <w:sz w:val="16"/>
                <w:szCs w:val="16"/>
              </w:rPr>
            </w:pPr>
            <w:r w:rsidDel="00000000" w:rsidR="00000000" w:rsidRPr="00000000">
              <w:rPr>
                <w:b w:val="1"/>
                <w:bCs w:val="1"/>
                <w:color w:val="ffffff"/>
                <w:sz w:val="16"/>
                <w:szCs w:val="16"/>
                <w:rtl w:val="0"/>
              </w:rPr>
              <w:t xml:space="preserve">VI. FIRMA Y SELLOS</w:t>
            </w:r>
            <w:r w:rsidDel="00000000" w:rsidR="00000000" w:rsidRPr="00000000">
              <w:rPr>
                <w:rtl w:val="0"/>
              </w:rPr>
            </w:r>
          </w:p>
        </w:tc>
      </w:tr>
      <w:tr>
        <w:trPr>
          <w:cantSplit w:val="0"/>
          <w:trHeight w:val="371" w:hRule="atLeast"/>
          <w:tblHeader w:val="0"/>
        </w:trPr>
        <w:tc>
          <w:tcPr>
            <w:gridSpan w:val="11"/>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44AC">
            <w:pPr>
              <w:rPr>
                <w:b w:val="1"/>
                <w:bCs w:val="1"/>
              </w:rPr>
            </w:pPr>
            <w:r w:rsidDel="00000000" w:rsidR="00000000" w:rsidRPr="00000000">
              <w:rPr>
                <w:sz w:val="16"/>
                <w:szCs w:val="16"/>
                <w:rtl w:val="0"/>
              </w:rPr>
              <w:t xml:space="preserve">Debe ser suscrito por el personal de la Entidad Pública Emisora que elaboró y autorizó (personal con nivel jerárquico)</w:t>
            </w:r>
            <w:r w:rsidDel="00000000" w:rsidR="00000000" w:rsidRPr="00000000">
              <w:rPr>
                <w:rtl w:val="0"/>
              </w:rPr>
              <w:t xml:space="preserve">.</w:t>
            </w:r>
            <w:r w:rsidDel="00000000" w:rsidR="00000000" w:rsidRPr="00000000">
              <w:rPr>
                <w:b w:val="1"/>
                <w:bCs w:val="1"/>
                <w:rtl w:val="0"/>
              </w:rPr>
              <w:t xml:space="preserve"> </w:t>
            </w:r>
          </w:p>
        </w:tc>
      </w:tr>
    </w:tbl>
    <w:p w:rsidR="00000000" w:rsidDel="00000000" w:rsidP="00000000" w:rsidRDefault="00000000" w:rsidRPr="00000000" w14:paraId="000044B7">
      <w:pPr>
        <w:rPr/>
      </w:pPr>
      <w:r w:rsidDel="00000000" w:rsidR="00000000" w:rsidRPr="00000000">
        <w:rPr>
          <w:rtl w:val="0"/>
        </w:rPr>
      </w:r>
    </w:p>
    <w:p w:rsidR="00000000" w:rsidDel="00000000" w:rsidP="00000000" w:rsidRDefault="00000000" w:rsidRPr="00000000" w14:paraId="000044B8">
      <w:pPr>
        <w:rPr/>
      </w:pPr>
      <w:r w:rsidDel="00000000" w:rsidR="00000000" w:rsidRPr="00000000">
        <w:rPr>
          <w:rtl w:val="0"/>
        </w:rPr>
      </w:r>
    </w:p>
    <w:p w:rsidR="00000000" w:rsidDel="00000000" w:rsidP="00000000" w:rsidRDefault="00000000" w:rsidRPr="00000000" w14:paraId="000044B9">
      <w:pPr>
        <w:rPr/>
      </w:pPr>
      <w:r w:rsidDel="00000000" w:rsidR="00000000" w:rsidRPr="00000000">
        <w:rPr>
          <w:rtl w:val="0"/>
        </w:rPr>
      </w:r>
    </w:p>
    <w:p w:rsidR="00000000" w:rsidDel="00000000" w:rsidP="00000000" w:rsidRDefault="00000000" w:rsidRPr="00000000" w14:paraId="000044BA">
      <w:pPr>
        <w:rPr/>
      </w:pPr>
      <w:r w:rsidDel="00000000" w:rsidR="00000000" w:rsidRPr="00000000">
        <w:rPr>
          <w:rtl w:val="0"/>
        </w:rPr>
      </w:r>
    </w:p>
    <w:p w:rsidR="00000000" w:rsidDel="00000000" w:rsidP="00000000" w:rsidRDefault="00000000" w:rsidRPr="00000000" w14:paraId="000044BB">
      <w:pPr>
        <w:rPr/>
      </w:pPr>
      <w:r w:rsidDel="00000000" w:rsidR="00000000" w:rsidRPr="00000000">
        <w:rPr>
          <w:rtl w:val="0"/>
        </w:rPr>
      </w:r>
    </w:p>
    <w:p w:rsidR="00000000" w:rsidDel="00000000" w:rsidP="00000000" w:rsidRDefault="00000000" w:rsidRPr="00000000" w14:paraId="000044BC">
      <w:pPr>
        <w:rPr/>
      </w:pPr>
      <w:bookmarkStart w:colFirst="0" w:colLast="0" w:name="_uvbgdjayye3l" w:id="50"/>
      <w:bookmarkEnd w:id="50"/>
      <w:r w:rsidDel="00000000" w:rsidR="00000000" w:rsidRPr="00000000">
        <w:rPr>
          <w:rtl w:val="0"/>
        </w:rPr>
      </w:r>
    </w:p>
    <w:p w:rsidR="00000000" w:rsidDel="00000000" w:rsidP="00000000" w:rsidRDefault="00000000" w:rsidRPr="00000000" w14:paraId="000044BD">
      <w:pPr>
        <w:rPr/>
      </w:pPr>
      <w:r w:rsidDel="00000000" w:rsidR="00000000" w:rsidRPr="00000000">
        <w:rPr>
          <w:rtl w:val="0"/>
        </w:rPr>
      </w:r>
    </w:p>
    <w:p w:rsidR="00000000" w:rsidDel="00000000" w:rsidP="00000000" w:rsidRDefault="00000000" w:rsidRPr="00000000" w14:paraId="000044BE">
      <w:pPr>
        <w:rPr/>
      </w:pPr>
      <w:r w:rsidDel="00000000" w:rsidR="00000000" w:rsidRPr="00000000">
        <w:rPr>
          <w:rtl w:val="0"/>
        </w:rPr>
      </w:r>
    </w:p>
    <w:p w:rsidR="00000000" w:rsidDel="00000000" w:rsidP="00000000" w:rsidRDefault="00000000" w:rsidRPr="00000000" w14:paraId="000044BF">
      <w:pPr>
        <w:rPr/>
      </w:pPr>
      <w:r w:rsidDel="00000000" w:rsidR="00000000" w:rsidRPr="00000000">
        <w:rPr>
          <w:rtl w:val="0"/>
        </w:rPr>
      </w:r>
    </w:p>
    <w:p w:rsidR="00000000" w:rsidDel="00000000" w:rsidP="00000000" w:rsidRDefault="00000000" w:rsidRPr="00000000" w14:paraId="000044C0">
      <w:pPr>
        <w:rPr/>
      </w:pPr>
      <w:r w:rsidDel="00000000" w:rsidR="00000000" w:rsidRPr="00000000">
        <w:rPr>
          <w:rtl w:val="0"/>
        </w:rPr>
      </w:r>
    </w:p>
    <w:p w:rsidR="00000000" w:rsidDel="00000000" w:rsidP="00000000" w:rsidRDefault="00000000" w:rsidRPr="00000000" w14:paraId="000044C1">
      <w:pPr>
        <w:rPr/>
      </w:pPr>
      <w:r w:rsidDel="00000000" w:rsidR="00000000" w:rsidRPr="00000000">
        <w:rPr>
          <w:rtl w:val="0"/>
        </w:rPr>
      </w:r>
    </w:p>
    <w:p w:rsidR="00000000" w:rsidDel="00000000" w:rsidP="00000000" w:rsidRDefault="00000000" w:rsidRPr="00000000" w14:paraId="000044C2">
      <w:pPr>
        <w:rPr/>
      </w:pPr>
      <w:r w:rsidDel="00000000" w:rsidR="00000000" w:rsidRPr="00000000">
        <w:rPr>
          <w:rtl w:val="0"/>
        </w:rPr>
      </w:r>
    </w:p>
    <w:p w:rsidR="00000000" w:rsidDel="00000000" w:rsidP="00000000" w:rsidRDefault="00000000" w:rsidRPr="00000000" w14:paraId="000044C3">
      <w:pPr>
        <w:rPr/>
      </w:pPr>
      <w:r w:rsidDel="00000000" w:rsidR="00000000" w:rsidRPr="00000000">
        <w:rPr>
          <w:rtl w:val="0"/>
        </w:rPr>
      </w:r>
    </w:p>
    <w:p w:rsidR="00000000" w:rsidDel="00000000" w:rsidP="00000000" w:rsidRDefault="00000000" w:rsidRPr="00000000" w14:paraId="000044C4">
      <w:pPr>
        <w:rPr/>
      </w:pPr>
      <w:r w:rsidDel="00000000" w:rsidR="00000000" w:rsidRPr="00000000">
        <w:rPr>
          <w:rtl w:val="0"/>
        </w:rPr>
      </w:r>
    </w:p>
    <w:p w:rsidR="00000000" w:rsidDel="00000000" w:rsidP="00000000" w:rsidRDefault="00000000" w:rsidRPr="00000000" w14:paraId="000044C5">
      <w:pPr>
        <w:tabs>
          <w:tab w:val="left" w:leader="none" w:pos="3746"/>
        </w:tabs>
        <w:rPr/>
      </w:pPr>
      <w:r w:rsidDel="00000000" w:rsidR="00000000" w:rsidRPr="00000000">
        <w:rPr>
          <w:rtl w:val="0"/>
        </w:rPr>
        <w:tab/>
      </w:r>
    </w:p>
    <w:p w:rsidR="00000000" w:rsidDel="00000000" w:rsidP="00000000" w:rsidRDefault="00000000" w:rsidRPr="00000000" w14:paraId="000044C6">
      <w:pPr>
        <w:rPr/>
      </w:pPr>
      <w:r w:rsidDel="00000000" w:rsidR="00000000" w:rsidRPr="00000000">
        <w:rPr>
          <w:rtl w:val="0"/>
        </w:rPr>
      </w:r>
    </w:p>
    <w:p w:rsidR="00000000" w:rsidDel="00000000" w:rsidP="00000000" w:rsidRDefault="00000000" w:rsidRPr="00000000" w14:paraId="000044C7">
      <w:pPr>
        <w:rPr/>
      </w:pPr>
      <w:r w:rsidDel="00000000" w:rsidR="00000000" w:rsidRPr="00000000">
        <w:rPr>
          <w:rtl w:val="0"/>
        </w:rPr>
      </w:r>
    </w:p>
    <w:p w:rsidR="00000000" w:rsidDel="00000000" w:rsidP="00000000" w:rsidRDefault="00000000" w:rsidRPr="00000000" w14:paraId="000044C8">
      <w:pPr>
        <w:rPr/>
      </w:pPr>
      <w:r w:rsidDel="00000000" w:rsidR="00000000" w:rsidRPr="00000000">
        <w:rPr>
          <w:rtl w:val="0"/>
        </w:rPr>
      </w:r>
    </w:p>
    <w:p w:rsidR="00000000" w:rsidDel="00000000" w:rsidP="00000000" w:rsidRDefault="00000000" w:rsidRPr="00000000" w14:paraId="000044C9">
      <w:pPr>
        <w:rPr/>
      </w:pPr>
      <w:r w:rsidDel="00000000" w:rsidR="00000000" w:rsidRPr="00000000">
        <w:rPr>
          <w:rtl w:val="0"/>
        </w:rPr>
      </w:r>
    </w:p>
    <w:p w:rsidR="00000000" w:rsidDel="00000000" w:rsidP="00000000" w:rsidRDefault="00000000" w:rsidRPr="00000000" w14:paraId="000044CA">
      <w:pPr>
        <w:rPr/>
      </w:pPr>
      <w:r w:rsidDel="00000000" w:rsidR="00000000" w:rsidRPr="00000000">
        <w:rPr>
          <w:rtl w:val="0"/>
        </w:rPr>
      </w:r>
    </w:p>
    <w:p w:rsidR="00000000" w:rsidDel="00000000" w:rsidP="00000000" w:rsidRDefault="00000000" w:rsidRPr="00000000" w14:paraId="000044CB">
      <w:pPr>
        <w:keepNext w:val="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jc w:val="center"/>
        <w:rPr>
          <w:b w:val="1"/>
          <w:bCs w:val="1"/>
        </w:rPr>
      </w:pPr>
      <w:bookmarkStart w:colFirst="0" w:colLast="0" w:name="_rtirqzsgbn26" w:id="51"/>
      <w:bookmarkEnd w:id="51"/>
      <w:r w:rsidDel="00000000" w:rsidR="00000000" w:rsidRPr="00000000">
        <w:rPr>
          <w:b w:val="1"/>
          <w:bCs w:val="1"/>
          <w:rtl w:val="0"/>
        </w:rPr>
        <w:t xml:space="preserve">ANEXO 3</w:t>
      </w:r>
    </w:p>
    <w:p w:rsidR="00000000" w:rsidDel="00000000" w:rsidP="00000000" w:rsidRDefault="00000000" w:rsidRPr="00000000" w14:paraId="000044CC">
      <w:pPr>
        <w:jc w:val="center"/>
        <w:rPr>
          <w:b w:val="1"/>
          <w:bCs w:val="1"/>
        </w:rPr>
      </w:pPr>
      <w:r w:rsidDel="00000000" w:rsidR="00000000" w:rsidRPr="00000000">
        <w:rPr>
          <w:b w:val="1"/>
          <w:bCs w:val="1"/>
          <w:rtl w:val="0"/>
        </w:rPr>
        <w:t xml:space="preserve">R-</w:t>
      </w:r>
      <w:r w:rsidDel="00000000" w:rsidR="00000000" w:rsidRPr="00000000">
        <w:rPr>
          <w:rtl w:val="0"/>
        </w:rPr>
        <w:t xml:space="preserve"> </w:t>
      </w:r>
      <w:r w:rsidDel="00000000" w:rsidR="00000000" w:rsidRPr="00000000">
        <w:rPr>
          <w:b w:val="1"/>
          <w:bCs w:val="1"/>
          <w:rtl w:val="0"/>
        </w:rPr>
        <w:t xml:space="preserve">710 </w:t>
      </w:r>
    </w:p>
    <w:p w:rsidR="00000000" w:rsidDel="00000000" w:rsidP="00000000" w:rsidRDefault="00000000" w:rsidRPr="00000000" w14:paraId="000044CD">
      <w:pPr>
        <w:keepNext w:val="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jc w:val="center"/>
        <w:rPr>
          <w:b w:val="1"/>
          <w:bCs w:val="1"/>
        </w:rPr>
      </w:pPr>
      <w:bookmarkStart w:colFirst="0" w:colLast="0" w:name="_14m6zy7ge9a1" w:id="52"/>
      <w:bookmarkEnd w:id="52"/>
      <w:r w:rsidDel="00000000" w:rsidR="00000000" w:rsidRPr="00000000">
        <w:rPr>
          <w:b w:val="1"/>
          <w:bCs w:val="1"/>
          <w:rtl w:val="0"/>
        </w:rPr>
        <w:t xml:space="preserve">REGISTRO PLAN DE TRABAJO DEL TRÁMITE APCO A IMPLEMENTAR </w:t>
      </w:r>
    </w:p>
    <w:tbl>
      <w:tblPr>
        <w:tblStyle w:val="Table18"/>
        <w:tblW w:w="9356.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71"/>
        <w:gridCol w:w="425"/>
        <w:gridCol w:w="709"/>
        <w:gridCol w:w="1134"/>
        <w:gridCol w:w="709"/>
        <w:gridCol w:w="425"/>
        <w:gridCol w:w="992"/>
        <w:gridCol w:w="46"/>
        <w:gridCol w:w="167"/>
        <w:gridCol w:w="1048"/>
        <w:gridCol w:w="15"/>
        <w:gridCol w:w="1276"/>
        <w:tblGridChange w:id="0">
          <w:tblGrid>
            <w:gridCol w:w="2339"/>
            <w:gridCol w:w="71"/>
            <w:gridCol w:w="425"/>
            <w:gridCol w:w="709"/>
            <w:gridCol w:w="1134"/>
            <w:gridCol w:w="709"/>
            <w:gridCol w:w="425"/>
            <w:gridCol w:w="992"/>
            <w:gridCol w:w="46"/>
            <w:gridCol w:w="167"/>
            <w:gridCol w:w="1048"/>
            <w:gridCol w:w="15"/>
            <w:gridCol w:w="1276"/>
          </w:tblGrid>
        </w:tblGridChange>
      </w:tblGrid>
      <w:tr>
        <w:trPr>
          <w:cantSplit w:val="0"/>
          <w:trHeight w:val="199" w:hRule="atLeast"/>
          <w:tblHeader w:val="0"/>
        </w:trPr>
        <w:tc>
          <w:tcPr>
            <w:gridSpan w:val="2"/>
            <w:vMerge w:val="restart"/>
            <w:shd w:fill="auto" w:val="clear"/>
          </w:tcPr>
          <w:p w:rsidR="00000000" w:rsidDel="00000000" w:rsidP="00000000" w:rsidRDefault="00000000" w:rsidRPr="00000000" w14:paraId="000044CE">
            <w:pPr>
              <w:tabs>
                <w:tab w:val="center" w:leader="none" w:pos="4252"/>
                <w:tab w:val="right" w:leader="none" w:pos="8504"/>
              </w:tabs>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917575</wp:posOffset>
                  </wp:positionH>
                  <wp:positionV relativeFrom="paragraph">
                    <wp:posOffset>59055</wp:posOffset>
                  </wp:positionV>
                  <wp:extent cx="1302385" cy="401955"/>
                  <wp:effectExtent b="0" l="0" r="0" t="0"/>
                  <wp:wrapNone/>
                  <wp:docPr id="1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302385" cy="401955"/>
                          </a:xfrm>
                          <a:prstGeom prst="rect"/>
                          <a:ln/>
                        </pic:spPr>
                      </pic:pic>
                    </a:graphicData>
                  </a:graphic>
                </wp:anchor>
              </w:drawing>
            </w:r>
          </w:p>
        </w:tc>
        <w:tc>
          <w:tcPr>
            <w:gridSpan w:val="7"/>
            <w:vMerge w:val="restart"/>
            <w:shd w:fill="auto" w:val="clear"/>
            <w:vAlign w:val="center"/>
          </w:tcPr>
          <w:p w:rsidR="00000000" w:rsidDel="00000000" w:rsidP="00000000" w:rsidRDefault="00000000" w:rsidRPr="00000000" w14:paraId="000044D0">
            <w:pPr>
              <w:tabs>
                <w:tab w:val="center" w:leader="none" w:pos="4252"/>
                <w:tab w:val="right" w:leader="none" w:pos="8504"/>
              </w:tabs>
              <w:jc w:val="center"/>
              <w:rPr/>
            </w:pPr>
            <w:r w:rsidDel="00000000" w:rsidR="00000000" w:rsidRPr="00000000">
              <w:rPr>
                <w:b w:val="1"/>
                <w:bCs w:val="1"/>
                <w:rtl w:val="0"/>
              </w:rPr>
              <w:t xml:space="preserve">REGISTRO</w:t>
            </w:r>
            <w:r w:rsidDel="00000000" w:rsidR="00000000" w:rsidRPr="00000000">
              <w:rPr>
                <w:rtl w:val="0"/>
              </w:rPr>
            </w:r>
          </w:p>
          <w:p w:rsidR="00000000" w:rsidDel="00000000" w:rsidP="00000000" w:rsidRDefault="00000000" w:rsidRPr="00000000" w14:paraId="000044D1">
            <w:pPr>
              <w:tabs>
                <w:tab w:val="center" w:leader="none" w:pos="4252"/>
                <w:tab w:val="left" w:leader="none" w:pos="5900"/>
              </w:tabs>
              <w:jc w:val="center"/>
              <w:rPr>
                <w:b w:val="1"/>
                <w:bCs w:val="1"/>
              </w:rPr>
            </w:pPr>
            <w:r w:rsidDel="00000000" w:rsidR="00000000" w:rsidRPr="00000000">
              <w:rPr>
                <w:b w:val="1"/>
                <w:bCs w:val="1"/>
                <w:rtl w:val="0"/>
              </w:rPr>
              <w:t xml:space="preserve">PLAN DE TRABAJO DEL  </w:t>
            </w:r>
          </w:p>
          <w:p w:rsidR="00000000" w:rsidDel="00000000" w:rsidP="00000000" w:rsidRDefault="00000000" w:rsidRPr="00000000" w14:paraId="000044D2">
            <w:pPr>
              <w:jc w:val="center"/>
              <w:rPr>
                <w:b w:val="1"/>
                <w:bCs w:val="1"/>
                <w:sz w:val="22"/>
                <w:szCs w:val="22"/>
              </w:rPr>
            </w:pPr>
            <w:r w:rsidDel="00000000" w:rsidR="00000000" w:rsidRPr="00000000">
              <w:rPr>
                <w:b w:val="1"/>
                <w:bCs w:val="1"/>
                <w:rtl w:val="0"/>
              </w:rPr>
              <w:t xml:space="preserve">TRÁMITE APCO A IMPLEMENTAR</w:t>
            </w:r>
            <w:r w:rsidDel="00000000" w:rsidR="00000000" w:rsidRPr="00000000">
              <w:rPr>
                <w:rtl w:val="0"/>
              </w:rPr>
            </w:r>
          </w:p>
        </w:tc>
        <w:tc>
          <w:tcPr>
            <w:gridSpan w:val="4"/>
            <w:shd w:fill="ffffff" w:val="clear"/>
            <w:vAlign w:val="center"/>
          </w:tcPr>
          <w:p w:rsidR="00000000" w:rsidDel="00000000" w:rsidP="00000000" w:rsidRDefault="00000000" w:rsidRPr="00000000" w14:paraId="000044D9">
            <w:pPr>
              <w:shd w:fill="ffffff" w:val="clear"/>
              <w:tabs>
                <w:tab w:val="center" w:leader="none" w:pos="4252"/>
                <w:tab w:val="right" w:leader="none" w:pos="8504"/>
              </w:tabs>
              <w:jc w:val="center"/>
              <w:rPr>
                <w:sz w:val="14"/>
                <w:szCs w:val="14"/>
              </w:rPr>
            </w:pPr>
            <w:r w:rsidDel="00000000" w:rsidR="00000000" w:rsidRPr="00000000">
              <w:rPr>
                <w:sz w:val="14"/>
                <w:szCs w:val="14"/>
                <w:rtl w:val="0"/>
              </w:rPr>
              <w:t xml:space="preserve">Código</w:t>
            </w:r>
          </w:p>
        </w:tc>
      </w:tr>
      <w:tr>
        <w:trPr>
          <w:cantSplit w:val="0"/>
          <w:trHeight w:val="199" w:hRule="atLeast"/>
          <w:tblHeader w:val="0"/>
        </w:trPr>
        <w:tc>
          <w:tcPr>
            <w:gridSpan w:val="2"/>
            <w:vMerge w:val="continue"/>
            <w:shd w:fill="auto" w:val="clear"/>
          </w:tcPr>
          <w:p w:rsidR="00000000" w:rsidDel="00000000" w:rsidP="00000000" w:rsidRDefault="00000000" w:rsidRPr="00000000" w14:paraId="00004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gridSpan w:val="7"/>
            <w:vMerge w:val="continue"/>
            <w:shd w:fill="auto" w:val="clear"/>
            <w:vAlign w:val="center"/>
          </w:tcPr>
          <w:p w:rsidR="00000000" w:rsidDel="00000000" w:rsidP="00000000" w:rsidRDefault="00000000" w:rsidRPr="00000000" w14:paraId="00004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gridSpan w:val="4"/>
            <w:shd w:fill="ffffff" w:val="clear"/>
            <w:vAlign w:val="center"/>
          </w:tcPr>
          <w:p w:rsidR="00000000" w:rsidDel="00000000" w:rsidP="00000000" w:rsidRDefault="00000000" w:rsidRPr="00000000" w14:paraId="000044E6">
            <w:pPr>
              <w:shd w:fill="ffffff" w:val="clear"/>
              <w:tabs>
                <w:tab w:val="center" w:leader="none" w:pos="4252"/>
                <w:tab w:val="right" w:leader="none" w:pos="8504"/>
              </w:tabs>
              <w:jc w:val="center"/>
              <w:rPr>
                <w:sz w:val="14"/>
                <w:szCs w:val="14"/>
              </w:rPr>
            </w:pPr>
            <w:r w:rsidDel="00000000" w:rsidR="00000000" w:rsidRPr="00000000">
              <w:rPr>
                <w:sz w:val="14"/>
                <w:szCs w:val="14"/>
                <w:rtl w:val="0"/>
              </w:rPr>
              <w:t xml:space="preserve">R-710</w:t>
            </w:r>
          </w:p>
        </w:tc>
      </w:tr>
      <w:tr>
        <w:trPr>
          <w:cantSplit w:val="0"/>
          <w:trHeight w:val="129" w:hRule="atLeast"/>
          <w:tblHeader w:val="0"/>
        </w:trPr>
        <w:tc>
          <w:tcPr>
            <w:gridSpan w:val="2"/>
            <w:vMerge w:val="continue"/>
            <w:shd w:fill="auto" w:val="clear"/>
          </w:tcPr>
          <w:p w:rsidR="00000000" w:rsidDel="00000000" w:rsidP="00000000" w:rsidRDefault="00000000" w:rsidRPr="00000000" w14:paraId="00004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gridSpan w:val="7"/>
            <w:vMerge w:val="continue"/>
            <w:shd w:fill="auto" w:val="clear"/>
            <w:vAlign w:val="center"/>
          </w:tcPr>
          <w:p w:rsidR="00000000" w:rsidDel="00000000" w:rsidP="00000000" w:rsidRDefault="00000000" w:rsidRPr="00000000" w14:paraId="00004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gridSpan w:val="2"/>
            <w:shd w:fill="ffffff" w:val="clear"/>
            <w:vAlign w:val="center"/>
          </w:tcPr>
          <w:p w:rsidR="00000000" w:rsidDel="00000000" w:rsidP="00000000" w:rsidRDefault="00000000" w:rsidRPr="00000000" w14:paraId="000044F3">
            <w:pPr>
              <w:tabs>
                <w:tab w:val="center" w:leader="none" w:pos="4252"/>
                <w:tab w:val="right" w:leader="none" w:pos="8504"/>
              </w:tabs>
              <w:jc w:val="center"/>
              <w:rPr>
                <w:sz w:val="14"/>
                <w:szCs w:val="14"/>
              </w:rPr>
            </w:pPr>
            <w:r w:rsidDel="00000000" w:rsidR="00000000" w:rsidRPr="00000000">
              <w:rPr>
                <w:sz w:val="14"/>
                <w:szCs w:val="14"/>
                <w:rtl w:val="0"/>
              </w:rPr>
              <w:t xml:space="preserve">Versión</w:t>
            </w:r>
          </w:p>
        </w:tc>
        <w:tc>
          <w:tcPr>
            <w:gridSpan w:val="2"/>
            <w:shd w:fill="ffffff" w:val="clear"/>
            <w:vAlign w:val="center"/>
          </w:tcPr>
          <w:p w:rsidR="00000000" w:rsidDel="00000000" w:rsidP="00000000" w:rsidRDefault="00000000" w:rsidRPr="00000000" w14:paraId="000044F5">
            <w:pPr>
              <w:tabs>
                <w:tab w:val="center" w:leader="none" w:pos="4252"/>
                <w:tab w:val="right" w:leader="none" w:pos="8504"/>
              </w:tabs>
              <w:ind w:left="92" w:firstLine="0"/>
              <w:jc w:val="center"/>
              <w:rPr>
                <w:sz w:val="14"/>
                <w:szCs w:val="14"/>
              </w:rPr>
            </w:pPr>
            <w:r w:rsidDel="00000000" w:rsidR="00000000" w:rsidRPr="00000000">
              <w:rPr>
                <w:sz w:val="14"/>
                <w:szCs w:val="14"/>
                <w:rtl w:val="0"/>
              </w:rPr>
              <w:t xml:space="preserve">Página</w:t>
            </w:r>
          </w:p>
        </w:tc>
      </w:tr>
      <w:tr>
        <w:trPr>
          <w:cantSplit w:val="0"/>
          <w:trHeight w:val="129" w:hRule="atLeast"/>
          <w:tblHeader w:val="0"/>
        </w:trPr>
        <w:tc>
          <w:tcPr>
            <w:gridSpan w:val="2"/>
            <w:vMerge w:val="continue"/>
            <w:shd w:fill="auto" w:val="clear"/>
          </w:tcPr>
          <w:p w:rsidR="00000000" w:rsidDel="00000000" w:rsidP="00000000" w:rsidRDefault="00000000" w:rsidRPr="00000000" w14:paraId="00004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gridSpan w:val="7"/>
            <w:vMerge w:val="continue"/>
            <w:shd w:fill="auto" w:val="clear"/>
            <w:vAlign w:val="center"/>
          </w:tcPr>
          <w:p w:rsidR="00000000" w:rsidDel="00000000" w:rsidP="00000000" w:rsidRDefault="00000000" w:rsidRPr="00000000" w14:paraId="00004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gridSpan w:val="2"/>
            <w:shd w:fill="ffffff" w:val="clear"/>
            <w:vAlign w:val="center"/>
          </w:tcPr>
          <w:p w:rsidR="00000000" w:rsidDel="00000000" w:rsidP="00000000" w:rsidRDefault="00000000" w:rsidRPr="00000000" w14:paraId="00004500">
            <w:pPr>
              <w:tabs>
                <w:tab w:val="center" w:leader="none" w:pos="4252"/>
                <w:tab w:val="right" w:leader="none" w:pos="8504"/>
              </w:tabs>
              <w:jc w:val="center"/>
              <w:rPr>
                <w:sz w:val="14"/>
                <w:szCs w:val="14"/>
              </w:rPr>
            </w:pPr>
            <w:r w:rsidDel="00000000" w:rsidR="00000000" w:rsidRPr="00000000">
              <w:rPr>
                <w:sz w:val="14"/>
                <w:szCs w:val="14"/>
                <w:rtl w:val="0"/>
              </w:rPr>
              <w:t xml:space="preserve">2</w:t>
            </w:r>
          </w:p>
        </w:tc>
        <w:tc>
          <w:tcPr>
            <w:gridSpan w:val="2"/>
            <w:shd w:fill="ffffff" w:val="clear"/>
            <w:vAlign w:val="center"/>
          </w:tcPr>
          <w:p w:rsidR="00000000" w:rsidDel="00000000" w:rsidP="00000000" w:rsidRDefault="00000000" w:rsidRPr="00000000" w14:paraId="00004502">
            <w:pPr>
              <w:tabs>
                <w:tab w:val="center" w:leader="none" w:pos="4252"/>
                <w:tab w:val="right" w:leader="none" w:pos="8504"/>
              </w:tabs>
              <w:ind w:left="205" w:hanging="161"/>
              <w:jc w:val="center"/>
              <w:rPr>
                <w:sz w:val="14"/>
                <w:szCs w:val="14"/>
              </w:rPr>
            </w:pPr>
            <w:r w:rsidDel="00000000" w:rsidR="00000000" w:rsidRPr="00000000">
              <w:rPr>
                <w:sz w:val="14"/>
                <w:szCs w:val="14"/>
                <w:rtl w:val="0"/>
              </w:rPr>
              <w:t xml:space="preserve"> de </w:t>
            </w:r>
          </w:p>
        </w:tc>
      </w:tr>
      <w:tr>
        <w:trPr>
          <w:cantSplit w:val="0"/>
          <w:trHeight w:val="479" w:hRule="atLeast"/>
          <w:tblHeader w:val="0"/>
        </w:trPr>
        <w:tc>
          <w:tcPr>
            <w:gridSpan w:val="13"/>
            <w:tcBorders>
              <w:top w:color="000000" w:space="0" w:sz="4" w:val="single"/>
              <w:left w:color="000000" w:space="0" w:sz="4" w:val="single"/>
              <w:bottom w:color="000000" w:space="0" w:sz="0" w:val="nil"/>
              <w:right w:color="000000" w:space="0" w:sz="4" w:val="single"/>
            </w:tcBorders>
            <w:shd w:fill="ffffff" w:val="clear"/>
            <w:tcMar>
              <w:left w:w="10.0" w:type="dxa"/>
              <w:right w:w="10.0" w:type="dxa"/>
            </w:tcMar>
            <w:vAlign w:val="center"/>
          </w:tcPr>
          <w:p w:rsidR="00000000" w:rsidDel="00000000" w:rsidP="00000000" w:rsidRDefault="00000000" w:rsidRPr="00000000" w14:paraId="00004504">
            <w:pPr>
              <w:ind w:left="130" w:firstLine="0"/>
              <w:rPr>
                <w:sz w:val="20"/>
                <w:szCs w:val="20"/>
              </w:rPr>
            </w:pPr>
            <w:r w:rsidDel="00000000" w:rsidR="00000000" w:rsidRPr="00000000">
              <w:rPr>
                <w:b w:val="1"/>
                <w:bCs w:val="1"/>
                <w:sz w:val="20"/>
                <w:szCs w:val="20"/>
                <w:rtl w:val="0"/>
              </w:rPr>
              <w:t xml:space="preserve">1. DATOS DEL REGISTRO</w:t>
            </w:r>
            <w:r w:rsidDel="00000000" w:rsidR="00000000" w:rsidRPr="00000000">
              <w:rPr>
                <w:rtl w:val="0"/>
              </w:rPr>
            </w:r>
          </w:p>
        </w:tc>
      </w:tr>
      <w:tr>
        <w:trPr>
          <w:cantSplit w:val="0"/>
          <w:trHeight w:val="417" w:hRule="atLeast"/>
          <w:tblHeader w:val="0"/>
        </w:trPr>
        <w:tc>
          <w:tcPr>
            <w:gridSpan w:val="3"/>
            <w:tcBorders>
              <w:top w:color="000000" w:space="0" w:sz="4" w:val="single"/>
              <w:left w:color="000000" w:space="0" w:sz="4" w:val="single"/>
              <w:bottom w:color="000000" w:space="0" w:sz="0" w:val="nil"/>
              <w:right w:color="000000" w:space="0" w:sz="0" w:val="nil"/>
            </w:tcBorders>
            <w:shd w:fill="ffffff" w:val="clear"/>
            <w:tcMar>
              <w:left w:w="10.0" w:type="dxa"/>
              <w:right w:w="10.0" w:type="dxa"/>
            </w:tcMar>
            <w:vAlign w:val="center"/>
          </w:tcPr>
          <w:p w:rsidR="00000000" w:rsidDel="00000000" w:rsidP="00000000" w:rsidRDefault="00000000" w:rsidRPr="00000000" w14:paraId="00004511">
            <w:pPr>
              <w:jc w:val="left"/>
              <w:rPr>
                <w:b w:val="1"/>
                <w:bCs w:val="1"/>
                <w:sz w:val="20"/>
                <w:szCs w:val="20"/>
              </w:rPr>
            </w:pPr>
            <w:r w:rsidDel="00000000" w:rsidR="00000000" w:rsidRPr="00000000">
              <w:rPr>
                <w:b w:val="1"/>
                <w:bCs w:val="1"/>
                <w:sz w:val="20"/>
                <w:szCs w:val="20"/>
                <w:rtl w:val="0"/>
              </w:rPr>
              <w:t xml:space="preserve">Fecha de elaboración</w:t>
            </w:r>
          </w:p>
        </w:tc>
        <w:tc>
          <w:tcPr>
            <w:gridSpan w:val="10"/>
            <w:tcBorders>
              <w:top w:color="000000" w:space="0" w:sz="4" w:val="single"/>
              <w:left w:color="000000" w:space="0" w:sz="4" w:val="single"/>
              <w:bottom w:color="000000" w:space="0" w:sz="0" w:val="nil"/>
              <w:right w:color="000000" w:space="0" w:sz="4" w:val="single"/>
            </w:tcBorders>
            <w:shd w:fill="ffffff" w:val="clear"/>
            <w:tcMar>
              <w:left w:w="10.0" w:type="dxa"/>
              <w:right w:w="10.0" w:type="dxa"/>
            </w:tcMar>
            <w:vAlign w:val="center"/>
          </w:tcPr>
          <w:p w:rsidR="00000000" w:rsidDel="00000000" w:rsidP="00000000" w:rsidRDefault="00000000" w:rsidRPr="00000000" w14:paraId="00004514">
            <w:pPr>
              <w:ind w:left="130" w:firstLine="0"/>
              <w:rPr>
                <w:sz w:val="20"/>
                <w:szCs w:val="20"/>
              </w:rPr>
            </w:pPr>
            <w:r w:rsidDel="00000000" w:rsidR="00000000" w:rsidRPr="00000000">
              <w:rPr>
                <w:rtl w:val="0"/>
              </w:rPr>
            </w:r>
          </w:p>
        </w:tc>
      </w:tr>
      <w:tr>
        <w:trPr>
          <w:cantSplit w:val="0"/>
          <w:trHeight w:val="528" w:hRule="atLeast"/>
          <w:tblHeader w:val="0"/>
        </w:trPr>
        <w:tc>
          <w:tcPr>
            <w:gridSpan w:val="3"/>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51E">
            <w:pPr>
              <w:jc w:val="left"/>
              <w:rPr>
                <w:b w:val="1"/>
                <w:bCs w:val="1"/>
                <w:sz w:val="20"/>
                <w:szCs w:val="20"/>
              </w:rPr>
            </w:pPr>
            <w:r w:rsidDel="00000000" w:rsidR="00000000" w:rsidRPr="00000000">
              <w:rPr>
                <w:b w:val="1"/>
                <w:bCs w:val="1"/>
                <w:sz w:val="20"/>
                <w:szCs w:val="20"/>
                <w:rtl w:val="0"/>
              </w:rPr>
              <w:t xml:space="preserve">Entidad Pública Emisora</w:t>
            </w:r>
          </w:p>
        </w:tc>
        <w:tc>
          <w:tcPr>
            <w:gridSpan w:val="10"/>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21">
            <w:pPr>
              <w:rPr>
                <w:sz w:val="20"/>
                <w:szCs w:val="20"/>
              </w:rPr>
            </w:pPr>
            <w:r w:rsidDel="00000000" w:rsidR="00000000" w:rsidRPr="00000000">
              <w:rPr>
                <w:rtl w:val="0"/>
              </w:rPr>
            </w:r>
          </w:p>
        </w:tc>
      </w:tr>
      <w:tr>
        <w:trPr>
          <w:cantSplit w:val="0"/>
          <w:trHeight w:val="564" w:hRule="atLeast"/>
          <w:tblHeader w:val="0"/>
        </w:trPr>
        <w:tc>
          <w:tcPr>
            <w:gridSpan w:val="3"/>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52B">
            <w:pPr>
              <w:jc w:val="left"/>
              <w:rPr>
                <w:b w:val="1"/>
                <w:bCs w:val="1"/>
                <w:sz w:val="20"/>
                <w:szCs w:val="20"/>
              </w:rPr>
            </w:pPr>
            <w:r w:rsidDel="00000000" w:rsidR="00000000" w:rsidRPr="00000000">
              <w:rPr>
                <w:b w:val="1"/>
                <w:bCs w:val="1"/>
                <w:sz w:val="20"/>
                <w:szCs w:val="20"/>
                <w:rtl w:val="0"/>
              </w:rPr>
              <w:t xml:space="preserve">Denominación del Trámite APCO</w:t>
            </w:r>
          </w:p>
        </w:tc>
        <w:tc>
          <w:tcPr>
            <w:gridSpan w:val="10"/>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2E">
            <w:pPr>
              <w:rPr>
                <w:sz w:val="20"/>
                <w:szCs w:val="20"/>
              </w:rPr>
            </w:pPr>
            <w:r w:rsidDel="00000000" w:rsidR="00000000" w:rsidRPr="00000000">
              <w:rPr>
                <w:rtl w:val="0"/>
              </w:rPr>
            </w:r>
          </w:p>
        </w:tc>
      </w:tr>
      <w:tr>
        <w:trPr>
          <w:cantSplit w:val="0"/>
          <w:trHeight w:val="326" w:hRule="atLeast"/>
          <w:tblHeader w:val="0"/>
        </w:trPr>
        <w:tc>
          <w:tcPr>
            <w:gridSpan w:val="13"/>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3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360" w:right="0" w:hanging="228"/>
              <w:jc w:val="left"/>
              <w:rPr>
                <w:rFonts w:ascii="Open Sans Light" w:cs="Open Sans Light" w:eastAsia="Open Sans Light" w:hAnsi="Open Sans Light"/>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CRONOGRAMA DE EJECUCIÓN </w:t>
            </w:r>
          </w:p>
        </w:tc>
      </w:tr>
      <w:tr>
        <w:trPr>
          <w:cantSplit w:val="0"/>
          <w:trHeight w:val="318" w:hRule="atLeast"/>
          <w:tblHeader w:val="0"/>
        </w:trPr>
        <w:tc>
          <w:tcPr>
            <w:gridSpan w:val="4"/>
            <w:vMerge w:val="restart"/>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545">
            <w:pPr>
              <w:jc w:val="center"/>
              <w:rPr>
                <w:b w:val="1"/>
                <w:bCs w:val="1"/>
                <w:sz w:val="20"/>
                <w:szCs w:val="20"/>
              </w:rPr>
            </w:pPr>
            <w:r w:rsidDel="00000000" w:rsidR="00000000" w:rsidRPr="00000000">
              <w:rPr>
                <w:b w:val="1"/>
                <w:bCs w:val="1"/>
                <w:sz w:val="20"/>
                <w:szCs w:val="20"/>
                <w:rtl w:val="0"/>
              </w:rPr>
              <w:t xml:space="preserve">Descripción de la actividad</w:t>
            </w:r>
          </w:p>
        </w:tc>
        <w:tc>
          <w:tcPr>
            <w:gridSpan w:val="2"/>
            <w:vMerge w:val="restart"/>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49">
            <w:pPr>
              <w:ind w:left="130" w:firstLine="0"/>
              <w:jc w:val="center"/>
              <w:rPr>
                <w:b w:val="1"/>
                <w:bCs w:val="1"/>
                <w:sz w:val="20"/>
                <w:szCs w:val="20"/>
              </w:rPr>
            </w:pPr>
            <w:r w:rsidDel="00000000" w:rsidR="00000000" w:rsidRPr="00000000">
              <w:rPr>
                <w:b w:val="1"/>
                <w:bCs w:val="1"/>
                <w:sz w:val="20"/>
                <w:szCs w:val="20"/>
                <w:rtl w:val="0"/>
              </w:rPr>
              <w:t xml:space="preserve">Responsable</w:t>
            </w:r>
          </w:p>
          <w:p w:rsidR="00000000" w:rsidDel="00000000" w:rsidP="00000000" w:rsidRDefault="00000000" w:rsidRPr="00000000" w14:paraId="0000454A">
            <w:pPr>
              <w:ind w:left="130" w:firstLine="0"/>
              <w:jc w:val="center"/>
              <w:rPr>
                <w:b w:val="1"/>
                <w:bCs w:val="1"/>
                <w:sz w:val="20"/>
                <w:szCs w:val="20"/>
              </w:rPr>
            </w:pPr>
            <w:r w:rsidDel="00000000" w:rsidR="00000000" w:rsidRPr="00000000">
              <w:rPr>
                <w:b w:val="1"/>
                <w:bCs w:val="1"/>
                <w:sz w:val="20"/>
                <w:szCs w:val="20"/>
                <w:rtl w:val="0"/>
              </w:rPr>
              <w:t xml:space="preserve">de ejecución</w:t>
            </w:r>
          </w:p>
        </w:tc>
        <w:tc>
          <w:tcPr>
            <w:gridSpan w:val="6"/>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4C">
            <w:pPr>
              <w:jc w:val="center"/>
              <w:rPr>
                <w:b w:val="1"/>
                <w:bCs w:val="1"/>
                <w:sz w:val="20"/>
                <w:szCs w:val="20"/>
              </w:rPr>
            </w:pPr>
            <w:r w:rsidDel="00000000" w:rsidR="00000000" w:rsidRPr="00000000">
              <w:rPr>
                <w:b w:val="1"/>
                <w:bCs w:val="1"/>
                <w:sz w:val="20"/>
                <w:szCs w:val="20"/>
                <w:rtl w:val="0"/>
              </w:rPr>
              <w:t xml:space="preserve">Plazo</w:t>
            </w:r>
          </w:p>
        </w:tc>
        <w:tc>
          <w:tcPr>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52">
            <w:pPr>
              <w:jc w:val="center"/>
              <w:rPr>
                <w:b w:val="1"/>
                <w:bCs w:val="1"/>
                <w:sz w:val="20"/>
                <w:szCs w:val="20"/>
              </w:rPr>
            </w:pPr>
            <w:r w:rsidDel="00000000" w:rsidR="00000000" w:rsidRPr="00000000">
              <w:rPr>
                <w:b w:val="1"/>
                <w:bCs w:val="1"/>
                <w:sz w:val="20"/>
                <w:szCs w:val="20"/>
                <w:rtl w:val="0"/>
              </w:rPr>
              <w:t xml:space="preserve">Comentario</w:t>
            </w:r>
          </w:p>
        </w:tc>
      </w:tr>
      <w:tr>
        <w:trPr>
          <w:cantSplit w:val="0"/>
          <w:trHeight w:val="407" w:hRule="atLeast"/>
          <w:tblHeader w:val="0"/>
        </w:trPr>
        <w:tc>
          <w:tcPr>
            <w:gridSpan w:val="4"/>
            <w:vMerge w:val="continue"/>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2"/>
            <w:vMerge w:val="continue"/>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59">
            <w:pPr>
              <w:jc w:val="center"/>
              <w:rPr>
                <w:b w:val="1"/>
                <w:bCs w:val="1"/>
                <w:sz w:val="20"/>
                <w:szCs w:val="20"/>
              </w:rPr>
            </w:pPr>
            <w:r w:rsidDel="00000000" w:rsidR="00000000" w:rsidRPr="00000000">
              <w:rPr>
                <w:b w:val="1"/>
                <w:bCs w:val="1"/>
                <w:sz w:val="20"/>
                <w:szCs w:val="20"/>
                <w:rtl w:val="0"/>
              </w:rPr>
              <w:t xml:space="preserve">Inicio</w:t>
            </w:r>
          </w:p>
          <w:p w:rsidR="00000000" w:rsidDel="00000000" w:rsidP="00000000" w:rsidRDefault="00000000" w:rsidRPr="00000000" w14:paraId="0000455A">
            <w:pPr>
              <w:jc w:val="center"/>
              <w:rPr>
                <w:b w:val="1"/>
                <w:bCs w:val="1"/>
                <w:sz w:val="20"/>
                <w:szCs w:val="20"/>
              </w:rPr>
            </w:pPr>
            <w:r w:rsidDel="00000000" w:rsidR="00000000" w:rsidRPr="00000000">
              <w:rPr>
                <w:rtl w:val="0"/>
              </w:rPr>
            </w:r>
          </w:p>
          <w:p w:rsidR="00000000" w:rsidDel="00000000" w:rsidP="00000000" w:rsidRDefault="00000000" w:rsidRPr="00000000" w14:paraId="0000455B">
            <w:pPr>
              <w:jc w:val="center"/>
              <w:rPr>
                <w:b w:val="1"/>
                <w:bCs w:val="1"/>
                <w:sz w:val="20"/>
                <w:szCs w:val="20"/>
              </w:rPr>
            </w:pPr>
            <w:r w:rsidDel="00000000" w:rsidR="00000000" w:rsidRPr="00000000">
              <w:rPr>
                <w:rtl w:val="0"/>
              </w:rPr>
            </w:r>
          </w:p>
        </w:tc>
        <w:tc>
          <w:tcPr>
            <w:gridSpan w:val="4"/>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5D">
            <w:pPr>
              <w:jc w:val="center"/>
              <w:rPr>
                <w:i w:val="1"/>
                <w:iCs w:val="1"/>
                <w:sz w:val="20"/>
                <w:szCs w:val="20"/>
              </w:rPr>
            </w:pPr>
            <w:r w:rsidDel="00000000" w:rsidR="00000000" w:rsidRPr="00000000">
              <w:rPr>
                <w:b w:val="1"/>
                <w:bCs w:val="1"/>
                <w:sz w:val="20"/>
                <w:szCs w:val="20"/>
                <w:rtl w:val="0"/>
              </w:rPr>
              <w:t xml:space="preserve">Conclusión</w:t>
            </w: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61">
            <w:pPr>
              <w:jc w:val="center"/>
              <w:rPr>
                <w:b w:val="1"/>
                <w:bCs w:val="1"/>
                <w:sz w:val="20"/>
                <w:szCs w:val="20"/>
              </w:rPr>
            </w:pPr>
            <w:r w:rsidDel="00000000" w:rsidR="00000000" w:rsidRPr="00000000">
              <w:rPr>
                <w:rtl w:val="0"/>
              </w:rPr>
            </w:r>
          </w:p>
        </w:tc>
      </w:tr>
      <w:tr>
        <w:trPr>
          <w:cantSplit w:val="0"/>
          <w:trHeight w:val="445" w:hRule="atLeast"/>
          <w:tblHeader w:val="0"/>
        </w:trPr>
        <w:tc>
          <w:tcPr>
            <w:gridSpan w:val="4"/>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562">
            <w:pPr>
              <w:rPr>
                <w:i w:val="1"/>
                <w:iCs w:val="1"/>
                <w:color w:val="808080"/>
                <w:sz w:val="16"/>
                <w:szCs w:val="16"/>
              </w:rPr>
            </w:pPr>
            <w:r w:rsidDel="00000000" w:rsidR="00000000" w:rsidRPr="00000000">
              <w:rPr>
                <w:i w:val="1"/>
                <w:iCs w:val="1"/>
                <w:color w:val="808080"/>
                <w:sz w:val="16"/>
                <w:szCs w:val="16"/>
                <w:rtl w:val="0"/>
              </w:rPr>
              <w:t xml:space="preserve">Optimización del trámite</w:t>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66">
            <w:pPr>
              <w:ind w:left="130" w:firstLine="0"/>
              <w:rPr>
                <w:i w:val="1"/>
                <w:iCs w:val="1"/>
                <w:color w:val="808080"/>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68">
            <w:pPr>
              <w:ind w:left="130" w:firstLine="0"/>
              <w:rPr>
                <w:i w:val="1"/>
                <w:iCs w:val="1"/>
                <w:color w:val="808080"/>
                <w:sz w:val="20"/>
                <w:szCs w:val="20"/>
              </w:rPr>
            </w:pPr>
            <w:r w:rsidDel="00000000" w:rsidR="00000000" w:rsidRPr="00000000">
              <w:rPr>
                <w:rtl w:val="0"/>
              </w:rPr>
            </w:r>
          </w:p>
        </w:tc>
        <w:tc>
          <w:tcPr>
            <w:gridSpan w:val="4"/>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6A">
            <w:pPr>
              <w:ind w:left="130" w:firstLine="0"/>
              <w:rPr>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6E">
            <w:pPr>
              <w:ind w:left="130" w:firstLine="0"/>
              <w:rPr>
                <w:sz w:val="20"/>
                <w:szCs w:val="20"/>
              </w:rPr>
            </w:pPr>
            <w:r w:rsidDel="00000000" w:rsidR="00000000" w:rsidRPr="00000000">
              <w:rPr>
                <w:rtl w:val="0"/>
              </w:rPr>
            </w:r>
          </w:p>
        </w:tc>
      </w:tr>
      <w:tr>
        <w:trPr>
          <w:cantSplit w:val="0"/>
          <w:trHeight w:val="423" w:hRule="atLeast"/>
          <w:tblHeader w:val="0"/>
        </w:trPr>
        <w:tc>
          <w:tcPr>
            <w:gridSpan w:val="4"/>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56F">
            <w:pPr>
              <w:rPr>
                <w:i w:val="1"/>
                <w:iCs w:val="1"/>
                <w:color w:val="808080"/>
                <w:sz w:val="16"/>
                <w:szCs w:val="16"/>
              </w:rPr>
            </w:pPr>
            <w:r w:rsidDel="00000000" w:rsidR="00000000" w:rsidRPr="00000000">
              <w:rPr>
                <w:i w:val="1"/>
                <w:iCs w:val="1"/>
                <w:color w:val="808080"/>
                <w:sz w:val="16"/>
                <w:szCs w:val="16"/>
                <w:rtl w:val="0"/>
              </w:rPr>
              <w:t xml:space="preserve">Verificación de subpartidas</w:t>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73">
            <w:pPr>
              <w:ind w:left="130" w:firstLine="0"/>
              <w:rPr>
                <w:i w:val="1"/>
                <w:iCs w:val="1"/>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75">
            <w:pPr>
              <w:ind w:left="130" w:firstLine="0"/>
              <w:rPr>
                <w:i w:val="1"/>
                <w:iCs w:val="1"/>
                <w:sz w:val="20"/>
                <w:szCs w:val="20"/>
              </w:rPr>
            </w:pPr>
            <w:r w:rsidDel="00000000" w:rsidR="00000000" w:rsidRPr="00000000">
              <w:rPr>
                <w:rtl w:val="0"/>
              </w:rPr>
            </w:r>
          </w:p>
        </w:tc>
        <w:tc>
          <w:tcPr>
            <w:gridSpan w:val="4"/>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77">
            <w:pPr>
              <w:tabs>
                <w:tab w:val="left" w:leader="none" w:pos="346"/>
              </w:tabs>
              <w:spacing w:after="120" w:lineRule="auto"/>
              <w:ind w:left="130" w:right="140" w:firstLine="0"/>
              <w:rPr>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7B">
            <w:pPr>
              <w:tabs>
                <w:tab w:val="left" w:leader="none" w:pos="346"/>
              </w:tabs>
              <w:spacing w:after="120" w:lineRule="auto"/>
              <w:ind w:left="130" w:right="140" w:firstLine="0"/>
              <w:rPr>
                <w:sz w:val="20"/>
                <w:szCs w:val="20"/>
              </w:rPr>
            </w:pPr>
            <w:r w:rsidDel="00000000" w:rsidR="00000000" w:rsidRPr="00000000">
              <w:rPr>
                <w:rtl w:val="0"/>
              </w:rPr>
            </w:r>
          </w:p>
        </w:tc>
      </w:tr>
      <w:tr>
        <w:trPr>
          <w:cantSplit w:val="0"/>
          <w:trHeight w:val="437" w:hRule="atLeast"/>
          <w:tblHeader w:val="0"/>
        </w:trPr>
        <w:tc>
          <w:tcPr>
            <w:gridSpan w:val="4"/>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57C">
            <w:pPr>
              <w:widowControl w:val="0"/>
              <w:rPr>
                <w:i w:val="1"/>
                <w:iCs w:val="1"/>
                <w:color w:val="808080"/>
                <w:sz w:val="16"/>
                <w:szCs w:val="16"/>
              </w:rPr>
            </w:pPr>
            <w:r w:rsidDel="00000000" w:rsidR="00000000" w:rsidRPr="00000000">
              <w:rPr>
                <w:i w:val="1"/>
                <w:iCs w:val="1"/>
                <w:color w:val="808080"/>
                <w:sz w:val="16"/>
                <w:szCs w:val="16"/>
                <w:rtl w:val="0"/>
              </w:rPr>
              <w:t xml:space="preserve">Elaboración del requerimiento funcional</w:t>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80">
            <w:pPr>
              <w:ind w:left="130" w:firstLine="0"/>
              <w:rPr>
                <w:i w:val="1"/>
                <w:iCs w:val="1"/>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82">
            <w:pPr>
              <w:ind w:left="130" w:firstLine="0"/>
              <w:rPr>
                <w:i w:val="1"/>
                <w:iCs w:val="1"/>
                <w:sz w:val="20"/>
                <w:szCs w:val="20"/>
              </w:rPr>
            </w:pPr>
            <w:r w:rsidDel="00000000" w:rsidR="00000000" w:rsidRPr="00000000">
              <w:rPr>
                <w:rtl w:val="0"/>
              </w:rPr>
            </w:r>
          </w:p>
        </w:tc>
        <w:tc>
          <w:tcPr>
            <w:gridSpan w:val="4"/>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84">
            <w:pPr>
              <w:widowControl w:val="0"/>
              <w:shd w:fill="ffffff" w:val="clear"/>
              <w:tabs>
                <w:tab w:val="left" w:leader="none" w:pos="-54"/>
              </w:tabs>
              <w:ind w:left="414" w:firstLine="0"/>
              <w:rPr>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88">
            <w:pPr>
              <w:widowControl w:val="0"/>
              <w:shd w:fill="ffffff" w:val="clear"/>
              <w:tabs>
                <w:tab w:val="left" w:leader="none" w:pos="-54"/>
              </w:tabs>
              <w:ind w:left="414" w:firstLine="0"/>
              <w:rPr>
                <w:sz w:val="20"/>
                <w:szCs w:val="20"/>
              </w:rPr>
            </w:pPr>
            <w:r w:rsidDel="00000000" w:rsidR="00000000" w:rsidRPr="00000000">
              <w:rPr>
                <w:rtl w:val="0"/>
              </w:rPr>
            </w:r>
          </w:p>
        </w:tc>
      </w:tr>
      <w:tr>
        <w:trPr>
          <w:cantSplit w:val="0"/>
          <w:trHeight w:val="429" w:hRule="atLeast"/>
          <w:tblHeader w:val="0"/>
        </w:trPr>
        <w:tc>
          <w:tcPr>
            <w:gridSpan w:val="4"/>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589">
            <w:pPr>
              <w:widowControl w:val="0"/>
              <w:rPr>
                <w:i w:val="1"/>
                <w:iCs w:val="1"/>
                <w:color w:val="808080"/>
                <w:sz w:val="16"/>
                <w:szCs w:val="16"/>
              </w:rPr>
            </w:pPr>
            <w:r w:rsidDel="00000000" w:rsidR="00000000" w:rsidRPr="00000000">
              <w:rPr>
                <w:i w:val="1"/>
                <w:iCs w:val="1"/>
                <w:color w:val="808080"/>
                <w:sz w:val="16"/>
                <w:szCs w:val="16"/>
                <w:rtl w:val="0"/>
              </w:rPr>
              <w:t xml:space="preserve">Desarrollo de funcionalidades informáticas y pruebas de conectividad</w:t>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8D">
            <w:pPr>
              <w:ind w:left="130" w:firstLine="0"/>
              <w:rPr>
                <w:i w:val="1"/>
                <w:iCs w:val="1"/>
                <w:color w:val="808080"/>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8F">
            <w:pPr>
              <w:ind w:left="130" w:firstLine="0"/>
              <w:rPr>
                <w:i w:val="1"/>
                <w:iCs w:val="1"/>
                <w:color w:val="808080"/>
                <w:sz w:val="20"/>
                <w:szCs w:val="20"/>
              </w:rPr>
            </w:pPr>
            <w:r w:rsidDel="00000000" w:rsidR="00000000" w:rsidRPr="00000000">
              <w:rPr>
                <w:rtl w:val="0"/>
              </w:rPr>
            </w:r>
          </w:p>
        </w:tc>
        <w:tc>
          <w:tcPr>
            <w:gridSpan w:val="4"/>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91">
            <w:pPr>
              <w:widowControl w:val="0"/>
              <w:shd w:fill="ffffff" w:val="clear"/>
              <w:tabs>
                <w:tab w:val="left" w:leader="none" w:pos="-54"/>
              </w:tabs>
              <w:ind w:left="414" w:firstLine="0"/>
              <w:rPr>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95">
            <w:pPr>
              <w:widowControl w:val="0"/>
              <w:shd w:fill="ffffff" w:val="clear"/>
              <w:tabs>
                <w:tab w:val="left" w:leader="none" w:pos="-54"/>
              </w:tabs>
              <w:ind w:left="414" w:firstLine="0"/>
              <w:rPr>
                <w:sz w:val="20"/>
                <w:szCs w:val="20"/>
              </w:rPr>
            </w:pPr>
            <w:r w:rsidDel="00000000" w:rsidR="00000000" w:rsidRPr="00000000">
              <w:rPr>
                <w:rtl w:val="0"/>
              </w:rPr>
            </w:r>
          </w:p>
        </w:tc>
      </w:tr>
      <w:tr>
        <w:trPr>
          <w:cantSplit w:val="0"/>
          <w:trHeight w:val="402" w:hRule="atLeast"/>
          <w:tblHeader w:val="0"/>
        </w:trPr>
        <w:tc>
          <w:tcPr>
            <w:gridSpan w:val="4"/>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596">
            <w:pPr>
              <w:widowControl w:val="0"/>
              <w:rPr>
                <w:i w:val="1"/>
                <w:iCs w:val="1"/>
                <w:color w:val="808080"/>
                <w:sz w:val="16"/>
                <w:szCs w:val="16"/>
              </w:rPr>
            </w:pPr>
            <w:r w:rsidDel="00000000" w:rsidR="00000000" w:rsidRPr="00000000">
              <w:rPr>
                <w:i w:val="1"/>
                <w:iCs w:val="1"/>
                <w:color w:val="808080"/>
                <w:sz w:val="16"/>
                <w:szCs w:val="16"/>
                <w:rtl w:val="0"/>
              </w:rPr>
              <w:t xml:space="preserve">Gestión y emisión de la normativa</w:t>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9A">
            <w:pPr>
              <w:ind w:left="130" w:firstLine="0"/>
              <w:rPr>
                <w:i w:val="1"/>
                <w:iCs w:val="1"/>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9C">
            <w:pPr>
              <w:ind w:left="130" w:firstLine="0"/>
              <w:rPr>
                <w:i w:val="1"/>
                <w:iCs w:val="1"/>
                <w:sz w:val="20"/>
                <w:szCs w:val="20"/>
              </w:rPr>
            </w:pPr>
            <w:r w:rsidDel="00000000" w:rsidR="00000000" w:rsidRPr="00000000">
              <w:rPr>
                <w:rtl w:val="0"/>
              </w:rPr>
            </w:r>
          </w:p>
        </w:tc>
        <w:tc>
          <w:tcPr>
            <w:gridSpan w:val="4"/>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9E">
            <w:pPr>
              <w:widowControl w:val="0"/>
              <w:shd w:fill="ffffff" w:val="clear"/>
              <w:tabs>
                <w:tab w:val="left" w:leader="none" w:pos="-54"/>
              </w:tabs>
              <w:ind w:left="414" w:firstLine="0"/>
              <w:rPr>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A2">
            <w:pPr>
              <w:widowControl w:val="0"/>
              <w:shd w:fill="ffffff" w:val="clear"/>
              <w:tabs>
                <w:tab w:val="left" w:leader="none" w:pos="-54"/>
              </w:tabs>
              <w:ind w:left="414" w:firstLine="0"/>
              <w:rPr>
                <w:sz w:val="20"/>
                <w:szCs w:val="20"/>
              </w:rPr>
            </w:pPr>
            <w:r w:rsidDel="00000000" w:rsidR="00000000" w:rsidRPr="00000000">
              <w:rPr>
                <w:rtl w:val="0"/>
              </w:rPr>
            </w:r>
          </w:p>
        </w:tc>
      </w:tr>
      <w:tr>
        <w:trPr>
          <w:cantSplit w:val="0"/>
          <w:trHeight w:val="408" w:hRule="atLeast"/>
          <w:tblHeader w:val="0"/>
        </w:trPr>
        <w:tc>
          <w:tcPr>
            <w:gridSpan w:val="4"/>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5A3">
            <w:pPr>
              <w:widowControl w:val="0"/>
              <w:rPr>
                <w:b w:val="1"/>
                <w:bCs w:val="1"/>
                <w:i w:val="1"/>
                <w:iCs w:val="1"/>
                <w:color w:val="808080"/>
                <w:sz w:val="16"/>
                <w:szCs w:val="16"/>
              </w:rPr>
            </w:pPr>
            <w:r w:rsidDel="00000000" w:rsidR="00000000" w:rsidRPr="00000000">
              <w:rPr>
                <w:i w:val="1"/>
                <w:iCs w:val="1"/>
                <w:color w:val="808080"/>
                <w:sz w:val="16"/>
                <w:szCs w:val="16"/>
                <w:rtl w:val="0"/>
              </w:rPr>
              <w:t xml:space="preserve">Control de calidad </w:t>
            </w: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A7">
            <w:pPr>
              <w:ind w:left="130" w:firstLine="0"/>
              <w:rPr>
                <w:i w:val="1"/>
                <w:iCs w:val="1"/>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A9">
            <w:pPr>
              <w:ind w:left="130" w:firstLine="0"/>
              <w:rPr>
                <w:i w:val="1"/>
                <w:iCs w:val="1"/>
                <w:sz w:val="20"/>
                <w:szCs w:val="20"/>
              </w:rPr>
            </w:pPr>
            <w:r w:rsidDel="00000000" w:rsidR="00000000" w:rsidRPr="00000000">
              <w:rPr>
                <w:rtl w:val="0"/>
              </w:rPr>
            </w:r>
          </w:p>
        </w:tc>
        <w:tc>
          <w:tcPr>
            <w:gridSpan w:val="4"/>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AB">
            <w:pPr>
              <w:widowControl w:val="0"/>
              <w:shd w:fill="ffffff" w:val="clear"/>
              <w:tabs>
                <w:tab w:val="left" w:leader="none" w:pos="-54"/>
              </w:tabs>
              <w:ind w:left="414" w:firstLine="0"/>
              <w:rPr>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AF">
            <w:pPr>
              <w:widowControl w:val="0"/>
              <w:shd w:fill="ffffff" w:val="clear"/>
              <w:tabs>
                <w:tab w:val="left" w:leader="none" w:pos="-54"/>
              </w:tabs>
              <w:ind w:left="414" w:firstLine="0"/>
              <w:rPr>
                <w:sz w:val="20"/>
                <w:szCs w:val="20"/>
              </w:rPr>
            </w:pPr>
            <w:r w:rsidDel="00000000" w:rsidR="00000000" w:rsidRPr="00000000">
              <w:rPr>
                <w:rtl w:val="0"/>
              </w:rPr>
            </w:r>
          </w:p>
        </w:tc>
      </w:tr>
      <w:tr>
        <w:trPr>
          <w:cantSplit w:val="0"/>
          <w:trHeight w:val="413" w:hRule="atLeast"/>
          <w:tblHeader w:val="0"/>
        </w:trPr>
        <w:tc>
          <w:tcPr>
            <w:gridSpan w:val="4"/>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5B0">
            <w:pPr>
              <w:widowControl w:val="0"/>
              <w:rPr>
                <w:i w:val="1"/>
                <w:iCs w:val="1"/>
                <w:color w:val="808080"/>
                <w:sz w:val="16"/>
                <w:szCs w:val="16"/>
              </w:rPr>
            </w:pPr>
            <w:r w:rsidDel="00000000" w:rsidR="00000000" w:rsidRPr="00000000">
              <w:rPr>
                <w:i w:val="1"/>
                <w:iCs w:val="1"/>
                <w:color w:val="808080"/>
                <w:sz w:val="16"/>
                <w:szCs w:val="16"/>
                <w:rtl w:val="0"/>
              </w:rPr>
              <w:t xml:space="preserve">Control funcional</w:t>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B4">
            <w:pPr>
              <w:ind w:left="130" w:firstLine="0"/>
              <w:rPr>
                <w:i w:val="1"/>
                <w:iCs w:val="1"/>
                <w:color w:val="808080"/>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B6">
            <w:pPr>
              <w:ind w:left="130" w:firstLine="0"/>
              <w:rPr>
                <w:i w:val="1"/>
                <w:iCs w:val="1"/>
                <w:color w:val="808080"/>
                <w:sz w:val="20"/>
                <w:szCs w:val="20"/>
              </w:rPr>
            </w:pPr>
            <w:r w:rsidDel="00000000" w:rsidR="00000000" w:rsidRPr="00000000">
              <w:rPr>
                <w:rtl w:val="0"/>
              </w:rPr>
            </w:r>
          </w:p>
        </w:tc>
        <w:tc>
          <w:tcPr>
            <w:gridSpan w:val="4"/>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B8">
            <w:pPr>
              <w:widowControl w:val="0"/>
              <w:shd w:fill="ffffff" w:val="clear"/>
              <w:tabs>
                <w:tab w:val="left" w:leader="none" w:pos="-54"/>
              </w:tabs>
              <w:ind w:left="414" w:firstLine="0"/>
              <w:rPr>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BC">
            <w:pPr>
              <w:widowControl w:val="0"/>
              <w:shd w:fill="ffffff" w:val="clear"/>
              <w:tabs>
                <w:tab w:val="left" w:leader="none" w:pos="-54"/>
              </w:tabs>
              <w:ind w:left="414" w:firstLine="0"/>
              <w:rPr>
                <w:sz w:val="20"/>
                <w:szCs w:val="20"/>
              </w:rPr>
            </w:pPr>
            <w:r w:rsidDel="00000000" w:rsidR="00000000" w:rsidRPr="00000000">
              <w:rPr>
                <w:rtl w:val="0"/>
              </w:rPr>
            </w:r>
          </w:p>
        </w:tc>
      </w:tr>
      <w:tr>
        <w:trPr>
          <w:cantSplit w:val="0"/>
          <w:trHeight w:val="415" w:hRule="atLeast"/>
          <w:tblHeader w:val="0"/>
        </w:trPr>
        <w:tc>
          <w:tcPr>
            <w:gridSpan w:val="4"/>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5BD">
            <w:pPr>
              <w:widowControl w:val="0"/>
              <w:rPr>
                <w:i w:val="1"/>
                <w:iCs w:val="1"/>
                <w:color w:val="808080"/>
                <w:sz w:val="16"/>
                <w:szCs w:val="16"/>
              </w:rPr>
            </w:pPr>
            <w:r w:rsidDel="00000000" w:rsidR="00000000" w:rsidRPr="00000000">
              <w:rPr>
                <w:i w:val="1"/>
                <w:iCs w:val="1"/>
                <w:color w:val="808080"/>
                <w:sz w:val="16"/>
                <w:szCs w:val="16"/>
                <w:rtl w:val="0"/>
              </w:rPr>
              <w:t xml:space="preserve">Capacitación</w:t>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C1">
            <w:pPr>
              <w:ind w:left="130" w:firstLine="0"/>
              <w:rPr>
                <w:i w:val="1"/>
                <w:iCs w:val="1"/>
                <w:color w:val="808080"/>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C3">
            <w:pPr>
              <w:ind w:left="130" w:firstLine="0"/>
              <w:rPr>
                <w:i w:val="1"/>
                <w:iCs w:val="1"/>
                <w:color w:val="808080"/>
                <w:sz w:val="20"/>
                <w:szCs w:val="20"/>
              </w:rPr>
            </w:pPr>
            <w:r w:rsidDel="00000000" w:rsidR="00000000" w:rsidRPr="00000000">
              <w:rPr>
                <w:rtl w:val="0"/>
              </w:rPr>
            </w:r>
          </w:p>
        </w:tc>
        <w:tc>
          <w:tcPr>
            <w:gridSpan w:val="4"/>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C5">
            <w:pPr>
              <w:widowControl w:val="0"/>
              <w:shd w:fill="ffffff" w:val="clear"/>
              <w:tabs>
                <w:tab w:val="left" w:leader="none" w:pos="-54"/>
              </w:tabs>
              <w:ind w:left="414" w:firstLine="0"/>
              <w:rPr>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C9">
            <w:pPr>
              <w:widowControl w:val="0"/>
              <w:shd w:fill="ffffff" w:val="clear"/>
              <w:tabs>
                <w:tab w:val="left" w:leader="none" w:pos="-54"/>
              </w:tabs>
              <w:ind w:left="414" w:firstLine="0"/>
              <w:rPr>
                <w:sz w:val="20"/>
                <w:szCs w:val="20"/>
              </w:rPr>
            </w:pPr>
            <w:r w:rsidDel="00000000" w:rsidR="00000000" w:rsidRPr="00000000">
              <w:rPr>
                <w:rtl w:val="0"/>
              </w:rPr>
            </w:r>
          </w:p>
        </w:tc>
      </w:tr>
      <w:tr>
        <w:trPr>
          <w:cantSplit w:val="0"/>
          <w:trHeight w:val="428" w:hRule="atLeast"/>
          <w:tblHeader w:val="0"/>
        </w:trPr>
        <w:tc>
          <w:tcPr>
            <w:gridSpan w:val="4"/>
            <w:tcBorders>
              <w:top w:color="000000" w:space="0" w:sz="4" w:val="single"/>
              <w:left w:color="000000" w:space="0" w:sz="4" w:val="single"/>
              <w:bottom w:color="000000" w:space="0" w:sz="4" w:val="single"/>
            </w:tcBorders>
            <w:shd w:fill="ffffff" w:val="clear"/>
            <w:tcMar>
              <w:left w:w="10.0" w:type="dxa"/>
              <w:right w:w="10.0" w:type="dxa"/>
            </w:tcMar>
            <w:vAlign w:val="center"/>
          </w:tcPr>
          <w:p w:rsidR="00000000" w:rsidDel="00000000" w:rsidP="00000000" w:rsidRDefault="00000000" w:rsidRPr="00000000" w14:paraId="000045CA">
            <w:pPr>
              <w:rPr>
                <w:b w:val="1"/>
                <w:bCs w:val="1"/>
                <w:i w:val="1"/>
                <w:iCs w:val="1"/>
                <w:color w:val="808080"/>
                <w:sz w:val="16"/>
                <w:szCs w:val="16"/>
              </w:rPr>
            </w:pPr>
            <w:r w:rsidDel="00000000" w:rsidR="00000000" w:rsidRPr="00000000">
              <w:rPr>
                <w:i w:val="1"/>
                <w:iCs w:val="1"/>
                <w:color w:val="808080"/>
                <w:sz w:val="16"/>
                <w:szCs w:val="16"/>
                <w:rtl w:val="0"/>
              </w:rPr>
              <w:t xml:space="preserve">Implementación del trámite (Prueba Piloto o puesta en vigencia)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CE">
            <w:pPr>
              <w:ind w:left="130" w:firstLine="0"/>
              <w:rPr>
                <w:i w:val="1"/>
                <w:iCs w:val="1"/>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D0">
            <w:pPr>
              <w:ind w:left="130" w:firstLine="0"/>
              <w:rPr>
                <w:i w:val="1"/>
                <w:iCs w:val="1"/>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D2">
            <w:pPr>
              <w:ind w:left="130"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D6">
            <w:pPr>
              <w:ind w:left="130" w:firstLine="0"/>
              <w:rPr>
                <w:sz w:val="20"/>
                <w:szCs w:val="20"/>
              </w:rPr>
            </w:pPr>
            <w:r w:rsidDel="00000000" w:rsidR="00000000" w:rsidRPr="00000000">
              <w:rPr>
                <w:rtl w:val="0"/>
              </w:rPr>
            </w:r>
          </w:p>
        </w:tc>
      </w:tr>
      <w:tr>
        <w:trPr>
          <w:cantSplit w:val="0"/>
          <w:trHeight w:val="428" w:hRule="atLeast"/>
          <w:tblHeader w:val="0"/>
        </w:trPr>
        <w:tc>
          <w:tcPr>
            <w:gridSpan w:val="13"/>
            <w:tcBorders>
              <w:top w:color="000000" w:space="0" w:sz="4" w:val="single"/>
              <w:left w:color="000000" w:space="0" w:sz="4" w:val="single"/>
              <w:bottom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D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416" w:right="0" w:hanging="284"/>
              <w:jc w:val="both"/>
              <w:rPr>
                <w:rFonts w:ascii="Open Sans Light" w:cs="Open Sans Light" w:eastAsia="Open Sans Light" w:hAnsi="Open Sans Light"/>
                <w:smallCaps w:val="0"/>
                <w:strike w:val="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PERIODO DE EJECUCIÓN ESTIMADO</w:t>
            </w:r>
            <w:r w:rsidDel="00000000" w:rsidR="00000000" w:rsidRPr="00000000">
              <w:rPr>
                <w:rtl w:val="0"/>
              </w:rPr>
            </w:r>
          </w:p>
        </w:tc>
      </w:tr>
      <w:tr>
        <w:trPr>
          <w:cantSplit w:val="0"/>
          <w:trHeight w:val="42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Fecha de Inicio</w:t>
            </w:r>
          </w:p>
        </w:tc>
        <w:tc>
          <w:tcPr>
            <w:gridSpan w:val="4"/>
            <w:tcBorders>
              <w:top w:color="000000" w:space="0" w:sz="4" w:val="single"/>
              <w:left w:color="000000" w:space="0" w:sz="4" w:val="single"/>
              <w:bottom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Fecha de  Conclusión</w:t>
            </w:r>
          </w:p>
        </w:tc>
        <w:tc>
          <w:tcPr>
            <w:gridSpan w:val="3"/>
            <w:tcBorders>
              <w:top w:color="000000" w:space="0" w:sz="4" w:val="single"/>
              <w:left w:color="000000" w:space="0" w:sz="4" w:val="single"/>
              <w:bottom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28" w:hRule="atLeast"/>
          <w:tblHeader w:val="0"/>
        </w:trPr>
        <w:tc>
          <w:tcPr>
            <w:gridSpan w:val="13"/>
            <w:tcBorders>
              <w:top w:color="000000" w:space="0" w:sz="4" w:val="single"/>
              <w:left w:color="000000" w:space="0" w:sz="4" w:val="single"/>
              <w:bottom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5F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416" w:right="0" w:hanging="284"/>
              <w:jc w:val="both"/>
              <w:rPr>
                <w:rFonts w:ascii="Open Sans Light" w:cs="Open Sans Light" w:eastAsia="Open Sans Light" w:hAnsi="Open Sans Light"/>
                <w:smallCaps w:val="0"/>
                <w:strike w:val="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FIRMAS Y SELLOS</w:t>
            </w:r>
          </w:p>
        </w:tc>
      </w:tr>
      <w:tr>
        <w:trPr>
          <w:cantSplit w:val="0"/>
          <w:trHeight w:val="1323" w:hRule="atLeast"/>
          <w:tblHeader w:val="0"/>
        </w:trPr>
        <w:tc>
          <w:tcPr>
            <w:gridSpan w:val="7"/>
            <w:tcBorders>
              <w:bottom w:color="000000" w:space="0" w:sz="4" w:val="single"/>
            </w:tcBorders>
            <w:tcMar>
              <w:left w:w="70.0" w:type="dxa"/>
              <w:right w:w="70.0" w:type="dxa"/>
            </w:tcMar>
          </w:tcPr>
          <w:p w:rsidR="00000000" w:rsidDel="00000000" w:rsidP="00000000" w:rsidRDefault="00000000" w:rsidRPr="00000000" w14:paraId="000045FE">
            <w:pPr>
              <w:tabs>
                <w:tab w:val="center" w:leader="none" w:pos="4252"/>
                <w:tab w:val="left" w:leader="none" w:pos="5900"/>
              </w:tabs>
              <w:rPr>
                <w:b w:val="1"/>
                <w:bCs w:val="1"/>
                <w:sz w:val="20"/>
                <w:szCs w:val="20"/>
              </w:rPr>
            </w:pPr>
            <w:r w:rsidDel="00000000" w:rsidR="00000000" w:rsidRPr="00000000">
              <w:rPr>
                <w:sz w:val="20"/>
                <w:szCs w:val="20"/>
                <w:rtl w:val="0"/>
              </w:rPr>
              <w:t xml:space="preserve">Elaborado por (sello y firma personal  técnico AN)</w:t>
            </w:r>
            <w:r w:rsidDel="00000000" w:rsidR="00000000" w:rsidRPr="00000000">
              <w:rPr>
                <w:rtl w:val="0"/>
              </w:rPr>
            </w:r>
          </w:p>
        </w:tc>
        <w:tc>
          <w:tcPr>
            <w:gridSpan w:val="6"/>
            <w:tcBorders>
              <w:bottom w:color="000000" w:space="0" w:sz="4" w:val="single"/>
            </w:tcBorders>
            <w:tcMar>
              <w:left w:w="70.0" w:type="dxa"/>
              <w:right w:w="70.0" w:type="dxa"/>
            </w:tcMar>
          </w:tcPr>
          <w:p w:rsidR="00000000" w:rsidDel="00000000" w:rsidP="00000000" w:rsidRDefault="00000000" w:rsidRPr="00000000" w14:paraId="00004605">
            <w:pPr>
              <w:jc w:val="left"/>
              <w:rPr>
                <w:i w:val="1"/>
                <w:iCs w:val="1"/>
                <w:sz w:val="20"/>
                <w:szCs w:val="20"/>
              </w:rPr>
            </w:pPr>
            <w:r w:rsidDel="00000000" w:rsidR="00000000" w:rsidRPr="00000000">
              <w:rPr>
                <w:sz w:val="20"/>
                <w:szCs w:val="20"/>
                <w:rtl w:val="0"/>
              </w:rPr>
              <w:t xml:space="preserve">Elaborado por (sello y firma personal  técnico de las EPEs)</w:t>
            </w:r>
            <w:r w:rsidDel="00000000" w:rsidR="00000000" w:rsidRPr="00000000">
              <w:rPr>
                <w:rtl w:val="0"/>
              </w:rPr>
            </w:r>
          </w:p>
        </w:tc>
      </w:tr>
    </w:tbl>
    <w:p w:rsidR="00000000" w:rsidDel="00000000" w:rsidP="00000000" w:rsidRDefault="00000000" w:rsidRPr="00000000" w14:paraId="0000460B">
      <w:pPr>
        <w:jc w:val="center"/>
        <w:rPr>
          <w:b w:val="1"/>
          <w:bCs w:val="1"/>
        </w:rPr>
      </w:pPr>
      <w:r w:rsidDel="00000000" w:rsidR="00000000" w:rsidRPr="00000000">
        <w:rPr>
          <w:b w:val="1"/>
          <w:bCs w:val="1"/>
          <w:rtl w:val="0"/>
        </w:rPr>
        <w:t xml:space="preserve">INSTRUCTIVO DE LLENADO</w:t>
      </w:r>
    </w:p>
    <w:p w:rsidR="00000000" w:rsidDel="00000000" w:rsidP="00000000" w:rsidRDefault="00000000" w:rsidRPr="00000000" w14:paraId="0000460C">
      <w:pPr>
        <w:jc w:val="center"/>
        <w:rPr>
          <w:b w:val="1"/>
          <w:bCs w:val="1"/>
        </w:rPr>
      </w:pPr>
      <w:r w:rsidDel="00000000" w:rsidR="00000000" w:rsidRPr="00000000">
        <w:rPr>
          <w:b w:val="1"/>
          <w:bCs w:val="1"/>
          <w:rtl w:val="0"/>
        </w:rPr>
        <w:t xml:space="preserve">R-710</w:t>
      </w:r>
    </w:p>
    <w:p w:rsidR="00000000" w:rsidDel="00000000" w:rsidP="00000000" w:rsidRDefault="00000000" w:rsidRPr="00000000" w14:paraId="0000460D">
      <w:pPr>
        <w:jc w:val="center"/>
        <w:rPr>
          <w:b w:val="1"/>
          <w:bCs w:val="1"/>
        </w:rPr>
      </w:pPr>
      <w:r w:rsidDel="00000000" w:rsidR="00000000" w:rsidRPr="00000000">
        <w:rPr>
          <w:b w:val="1"/>
          <w:bCs w:val="1"/>
          <w:rtl w:val="0"/>
        </w:rPr>
        <w:t xml:space="preserve">REGISTRO</w:t>
      </w:r>
    </w:p>
    <w:p w:rsidR="00000000" w:rsidDel="00000000" w:rsidP="00000000" w:rsidRDefault="00000000" w:rsidRPr="00000000" w14:paraId="0000460E">
      <w:pPr>
        <w:keepNext w:val="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jc w:val="center"/>
        <w:rPr>
          <w:b w:val="1"/>
          <w:bCs w:val="1"/>
        </w:rPr>
      </w:pPr>
      <w:bookmarkStart w:colFirst="0" w:colLast="0" w:name="_dks8jyyeaufy" w:id="53"/>
      <w:bookmarkEnd w:id="53"/>
      <w:r w:rsidDel="00000000" w:rsidR="00000000" w:rsidRPr="00000000">
        <w:rPr>
          <w:b w:val="1"/>
          <w:bCs w:val="1"/>
          <w:rtl w:val="0"/>
        </w:rPr>
        <w:t xml:space="preserve">PLAN DE TRABAJO DEL TRÁMITE APCO A IMPLEMENTAR </w:t>
      </w:r>
    </w:p>
    <w:p w:rsidR="00000000" w:rsidDel="00000000" w:rsidP="00000000" w:rsidRDefault="00000000" w:rsidRPr="00000000" w14:paraId="0000460F">
      <w:pPr>
        <w:jc w:val="center"/>
        <w:rPr>
          <w:b w:val="1"/>
          <w:bCs w:val="1"/>
        </w:rPr>
      </w:pPr>
      <w:r w:rsidDel="00000000" w:rsidR="00000000" w:rsidRPr="00000000">
        <w:rPr>
          <w:rtl w:val="0"/>
        </w:rPr>
      </w:r>
    </w:p>
    <w:p w:rsidR="00000000" w:rsidDel="00000000" w:rsidP="00000000" w:rsidRDefault="00000000" w:rsidRPr="00000000" w14:paraId="00004610">
      <w:pPr>
        <w:rPr>
          <w:b w:val="1"/>
          <w:bCs w:val="1"/>
        </w:rPr>
      </w:pPr>
      <w:r w:rsidDel="00000000" w:rsidR="00000000" w:rsidRPr="00000000">
        <w:rPr>
          <w:b w:val="1"/>
          <w:bCs w:val="1"/>
          <w:rtl w:val="0"/>
        </w:rPr>
        <w:t xml:space="preserve">1. DATOS DEL REGISTRO</w:t>
      </w:r>
    </w:p>
    <w:p w:rsidR="00000000" w:rsidDel="00000000" w:rsidP="00000000" w:rsidRDefault="00000000" w:rsidRPr="00000000" w14:paraId="00004611">
      <w:pPr>
        <w:rPr>
          <w:b w:val="1"/>
          <w:bCs w:val="1"/>
        </w:rPr>
      </w:pPr>
      <w:r w:rsidDel="00000000" w:rsidR="00000000" w:rsidRPr="00000000">
        <w:rPr>
          <w:rtl w:val="0"/>
        </w:rPr>
      </w:r>
    </w:p>
    <w:p w:rsidR="00000000" w:rsidDel="00000000" w:rsidP="00000000" w:rsidRDefault="00000000" w:rsidRPr="00000000" w14:paraId="00004612">
      <w:pPr>
        <w:rPr>
          <w:b w:val="1"/>
          <w:bCs w:val="1"/>
        </w:rPr>
      </w:pPr>
      <w:r w:rsidDel="00000000" w:rsidR="00000000" w:rsidRPr="00000000">
        <w:rPr>
          <w:b w:val="1"/>
          <w:bCs w:val="1"/>
          <w:rtl w:val="0"/>
        </w:rPr>
        <w:t xml:space="preserve">Fecha de elaboración: </w:t>
      </w:r>
      <w:r w:rsidDel="00000000" w:rsidR="00000000" w:rsidRPr="00000000">
        <w:rPr>
          <w:rtl w:val="0"/>
        </w:rPr>
        <w:t xml:space="preserve">Registrar la fecha de elaboración del Registro.</w:t>
      </w:r>
      <w:r w:rsidDel="00000000" w:rsidR="00000000" w:rsidRPr="00000000">
        <w:rPr>
          <w:rtl w:val="0"/>
        </w:rPr>
      </w:r>
    </w:p>
    <w:p w:rsidR="00000000" w:rsidDel="00000000" w:rsidP="00000000" w:rsidRDefault="00000000" w:rsidRPr="00000000" w14:paraId="00004613">
      <w:pPr>
        <w:rPr>
          <w:b w:val="1"/>
          <w:bCs w:val="1"/>
        </w:rPr>
      </w:pPr>
      <w:r w:rsidDel="00000000" w:rsidR="00000000" w:rsidRPr="00000000">
        <w:rPr>
          <w:b w:val="1"/>
          <w:bCs w:val="1"/>
          <w:rtl w:val="0"/>
        </w:rPr>
        <w:t xml:space="preserve">Entidad Pública Emisora: </w:t>
      </w:r>
      <w:r w:rsidDel="00000000" w:rsidR="00000000" w:rsidRPr="00000000">
        <w:rPr>
          <w:rtl w:val="0"/>
        </w:rPr>
        <w:t xml:space="preserve">Registrar la denominación de la Entidad Pública correspondiente.</w:t>
      </w:r>
      <w:r w:rsidDel="00000000" w:rsidR="00000000" w:rsidRPr="00000000">
        <w:rPr>
          <w:rtl w:val="0"/>
        </w:rPr>
      </w:r>
    </w:p>
    <w:p w:rsidR="00000000" w:rsidDel="00000000" w:rsidP="00000000" w:rsidRDefault="00000000" w:rsidRPr="00000000" w14:paraId="00004614">
      <w:pPr>
        <w:rPr/>
      </w:pPr>
      <w:r w:rsidDel="00000000" w:rsidR="00000000" w:rsidRPr="00000000">
        <w:rPr>
          <w:b w:val="1"/>
          <w:bCs w:val="1"/>
          <w:rtl w:val="0"/>
        </w:rPr>
        <w:t xml:space="preserve">Denominación del trámite APCO: </w:t>
      </w:r>
      <w:r w:rsidDel="00000000" w:rsidR="00000000" w:rsidRPr="00000000">
        <w:rPr>
          <w:rtl w:val="0"/>
        </w:rPr>
        <w:t xml:space="preserve">Especificar el nombre del trámite APCO a ser implementado Ejemplo: Certificado Medioambiental.</w:t>
      </w:r>
    </w:p>
    <w:p w:rsidR="00000000" w:rsidDel="00000000" w:rsidP="00000000" w:rsidRDefault="00000000" w:rsidRPr="00000000" w14:paraId="00004615">
      <w:pPr>
        <w:rPr/>
      </w:pPr>
      <w:r w:rsidDel="00000000" w:rsidR="00000000" w:rsidRPr="00000000">
        <w:rPr>
          <w:rtl w:val="0"/>
        </w:rPr>
        <w:t xml:space="preserve">Cuando el plan de trabajo se reprograme la denominación deberá incluir el siguiente texto “REPROGRAMADO”. Ejemplo: Certificado del Café - REPROGRAMADO </w:t>
      </w:r>
    </w:p>
    <w:p w:rsidR="00000000" w:rsidDel="00000000" w:rsidP="00000000" w:rsidRDefault="00000000" w:rsidRPr="00000000" w14:paraId="00004616">
      <w:pPr>
        <w:rPr>
          <w:b w:val="1"/>
          <w:bCs w:val="1"/>
        </w:rPr>
      </w:pPr>
      <w:r w:rsidDel="00000000" w:rsidR="00000000" w:rsidRPr="00000000">
        <w:rPr>
          <w:rtl w:val="0"/>
        </w:rPr>
      </w:r>
    </w:p>
    <w:p w:rsidR="00000000" w:rsidDel="00000000" w:rsidP="00000000" w:rsidRDefault="00000000" w:rsidRPr="00000000" w14:paraId="00004617">
      <w:pPr>
        <w:rPr>
          <w:b w:val="1"/>
          <w:bCs w:val="1"/>
        </w:rPr>
      </w:pPr>
      <w:r w:rsidDel="00000000" w:rsidR="00000000" w:rsidRPr="00000000">
        <w:rPr>
          <w:b w:val="1"/>
          <w:bCs w:val="1"/>
          <w:rtl w:val="0"/>
        </w:rPr>
        <w:t xml:space="preserve">2. CRONOGRAMA DE EJECUCIÓN</w:t>
      </w:r>
    </w:p>
    <w:p w:rsidR="00000000" w:rsidDel="00000000" w:rsidP="00000000" w:rsidRDefault="00000000" w:rsidRPr="00000000" w14:paraId="00004618">
      <w:pPr>
        <w:rPr/>
      </w:pPr>
      <w:r w:rsidDel="00000000" w:rsidR="00000000" w:rsidRPr="00000000">
        <w:rPr>
          <w:rtl w:val="0"/>
        </w:rPr>
      </w:r>
    </w:p>
    <w:p w:rsidR="00000000" w:rsidDel="00000000" w:rsidP="00000000" w:rsidRDefault="00000000" w:rsidRPr="00000000" w14:paraId="00004619">
      <w:pPr>
        <w:rPr/>
      </w:pPr>
      <w:r w:rsidDel="00000000" w:rsidR="00000000" w:rsidRPr="00000000">
        <w:rPr>
          <w:b w:val="1"/>
          <w:bCs w:val="1"/>
          <w:rtl w:val="0"/>
        </w:rPr>
        <w:t xml:space="preserve">Descripción de la actividad:</w:t>
      </w:r>
      <w:r w:rsidDel="00000000" w:rsidR="00000000" w:rsidRPr="00000000">
        <w:rPr>
          <w:rtl w:val="0"/>
        </w:rPr>
        <w:t xml:space="preserve"> Registrar la actividad que se desarrollará. Ejemplo: Optimización del trámite, Verificación de subpartidas, etc.</w:t>
      </w:r>
    </w:p>
    <w:p w:rsidR="00000000" w:rsidDel="00000000" w:rsidP="00000000" w:rsidRDefault="00000000" w:rsidRPr="00000000" w14:paraId="0000461A">
      <w:pPr>
        <w:rPr/>
      </w:pPr>
      <w:r w:rsidDel="00000000" w:rsidR="00000000" w:rsidRPr="00000000">
        <w:rPr>
          <w:rtl w:val="0"/>
        </w:rPr>
      </w:r>
    </w:p>
    <w:p w:rsidR="00000000" w:rsidDel="00000000" w:rsidP="00000000" w:rsidRDefault="00000000" w:rsidRPr="00000000" w14:paraId="0000461B">
      <w:pPr>
        <w:rPr/>
      </w:pPr>
      <w:r w:rsidDel="00000000" w:rsidR="00000000" w:rsidRPr="00000000">
        <w:rPr>
          <w:b w:val="1"/>
          <w:bCs w:val="1"/>
          <w:rtl w:val="0"/>
        </w:rPr>
        <w:t xml:space="preserve">Responsable de Ejecución: </w:t>
      </w:r>
      <w:r w:rsidDel="00000000" w:rsidR="00000000" w:rsidRPr="00000000">
        <w:rPr>
          <w:rtl w:val="0"/>
        </w:rPr>
        <w:t xml:space="preserve">Especificar el nombre de la entidad a cargo de la actividad. Ejemplo: AN, SENAVEX, BCB, etc.</w:t>
      </w:r>
    </w:p>
    <w:p w:rsidR="00000000" w:rsidDel="00000000" w:rsidP="00000000" w:rsidRDefault="00000000" w:rsidRPr="00000000" w14:paraId="0000461C">
      <w:pPr>
        <w:rPr>
          <w:b w:val="1"/>
          <w:bCs w:val="1"/>
        </w:rPr>
      </w:pPr>
      <w:r w:rsidDel="00000000" w:rsidR="00000000" w:rsidRPr="00000000">
        <w:rPr>
          <w:b w:val="1"/>
          <w:bCs w:val="1"/>
          <w:rtl w:val="0"/>
        </w:rPr>
        <w:t xml:space="preserve">Plazo: </w:t>
      </w:r>
    </w:p>
    <w:p w:rsidR="00000000" w:rsidDel="00000000" w:rsidP="00000000" w:rsidRDefault="00000000" w:rsidRPr="00000000" w14:paraId="0000461D">
      <w:pPr>
        <w:rPr/>
      </w:pPr>
      <w:r w:rsidDel="00000000" w:rsidR="00000000" w:rsidRPr="00000000">
        <w:rPr>
          <w:b w:val="1"/>
          <w:bCs w:val="1"/>
          <w:rtl w:val="0"/>
        </w:rPr>
        <w:t xml:space="preserve">Inicio:</w:t>
      </w:r>
      <w:r w:rsidDel="00000000" w:rsidR="00000000" w:rsidRPr="00000000">
        <w:rPr>
          <w:rtl w:val="0"/>
        </w:rPr>
        <w:t xml:space="preserve"> Registrar la fecha de Inicio de las actividades registrada en el campo Descripción de la actividad.</w:t>
      </w:r>
    </w:p>
    <w:p w:rsidR="00000000" w:rsidDel="00000000" w:rsidP="00000000" w:rsidRDefault="00000000" w:rsidRPr="00000000" w14:paraId="0000461E">
      <w:pPr>
        <w:rPr/>
      </w:pPr>
      <w:r w:rsidDel="00000000" w:rsidR="00000000" w:rsidRPr="00000000">
        <w:rPr>
          <w:b w:val="1"/>
          <w:bCs w:val="1"/>
          <w:rtl w:val="0"/>
        </w:rPr>
        <w:t xml:space="preserve">Conclusión:</w:t>
      </w:r>
      <w:r w:rsidDel="00000000" w:rsidR="00000000" w:rsidRPr="00000000">
        <w:rPr>
          <w:rtl w:val="0"/>
        </w:rPr>
        <w:t xml:space="preserve"> Registrar la fecha de conclusión de las actividades registrada en el campo Descripción de la actividad.</w:t>
      </w:r>
    </w:p>
    <w:p w:rsidR="00000000" w:rsidDel="00000000" w:rsidP="00000000" w:rsidRDefault="00000000" w:rsidRPr="00000000" w14:paraId="0000461F">
      <w:pPr>
        <w:rPr/>
      </w:pPr>
      <w:r w:rsidDel="00000000" w:rsidR="00000000" w:rsidRPr="00000000">
        <w:rPr>
          <w:rtl w:val="0"/>
        </w:rPr>
      </w:r>
    </w:p>
    <w:p w:rsidR="00000000" w:rsidDel="00000000" w:rsidP="00000000" w:rsidRDefault="00000000" w:rsidRPr="00000000" w14:paraId="000046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Open Sans Light" w:cs="Open Sans Light" w:eastAsia="Open Sans Light" w:hAnsi="Open Sans Light"/>
          <w:smallCaps w:val="0"/>
          <w:strike w:val="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PERIODO DE EJECUCIÓN ESTIMADO</w:t>
      </w:r>
    </w:p>
    <w:p w:rsidR="00000000" w:rsidDel="00000000" w:rsidP="00000000" w:rsidRDefault="00000000" w:rsidRPr="00000000" w14:paraId="00004621">
      <w:pPr>
        <w:rPr/>
      </w:pPr>
      <w:r w:rsidDel="00000000" w:rsidR="00000000" w:rsidRPr="00000000">
        <w:rPr>
          <w:rtl w:val="0"/>
        </w:rPr>
      </w:r>
    </w:p>
    <w:p w:rsidR="00000000" w:rsidDel="00000000" w:rsidP="00000000" w:rsidRDefault="00000000" w:rsidRPr="00000000" w14:paraId="00004622">
      <w:pPr>
        <w:rPr>
          <w:b w:val="1"/>
          <w:bCs w:val="1"/>
        </w:rPr>
      </w:pPr>
      <w:r w:rsidDel="00000000" w:rsidR="00000000" w:rsidRPr="00000000">
        <w:rPr>
          <w:b w:val="1"/>
          <w:bCs w:val="1"/>
          <w:rtl w:val="0"/>
        </w:rPr>
        <w:t xml:space="preserve">Fecha de inicio: </w:t>
      </w:r>
      <w:r w:rsidDel="00000000" w:rsidR="00000000" w:rsidRPr="00000000">
        <w:rPr>
          <w:rtl w:val="0"/>
        </w:rPr>
        <w:t xml:space="preserve">Registrar la fecha de Inicio de las actividades señaladas en el Cronograma de ejecución.</w:t>
      </w:r>
      <w:r w:rsidDel="00000000" w:rsidR="00000000" w:rsidRPr="00000000">
        <w:rPr>
          <w:rtl w:val="0"/>
        </w:rPr>
      </w:r>
    </w:p>
    <w:p w:rsidR="00000000" w:rsidDel="00000000" w:rsidP="00000000" w:rsidRDefault="00000000" w:rsidRPr="00000000" w14:paraId="00004623">
      <w:pPr>
        <w:rPr>
          <w:b w:val="1"/>
          <w:bCs w:val="1"/>
        </w:rPr>
      </w:pPr>
      <w:r w:rsidDel="00000000" w:rsidR="00000000" w:rsidRPr="00000000">
        <w:rPr>
          <w:b w:val="1"/>
          <w:bCs w:val="1"/>
          <w:rtl w:val="0"/>
        </w:rPr>
        <w:t xml:space="preserve">Fecha de conclusión: </w:t>
      </w:r>
      <w:r w:rsidDel="00000000" w:rsidR="00000000" w:rsidRPr="00000000">
        <w:rPr>
          <w:rtl w:val="0"/>
        </w:rPr>
        <w:t xml:space="preserve">Registrar la fecha de conclusión de las actividades señaladas en el Cronograma de ejecución.</w:t>
      </w:r>
      <w:r w:rsidDel="00000000" w:rsidR="00000000" w:rsidRPr="00000000">
        <w:rPr>
          <w:rtl w:val="0"/>
        </w:rPr>
      </w:r>
    </w:p>
    <w:p w:rsidR="00000000" w:rsidDel="00000000" w:rsidP="00000000" w:rsidRDefault="00000000" w:rsidRPr="00000000" w14:paraId="00004624">
      <w:pPr>
        <w:jc w:val="center"/>
        <w:rPr>
          <w:b w:val="1"/>
          <w:bCs w:val="1"/>
        </w:rPr>
      </w:pPr>
      <w:r w:rsidDel="00000000" w:rsidR="00000000" w:rsidRPr="00000000">
        <w:rPr>
          <w:rtl w:val="0"/>
        </w:rPr>
      </w:r>
    </w:p>
    <w:p w:rsidR="00000000" w:rsidDel="00000000" w:rsidP="00000000" w:rsidRDefault="00000000" w:rsidRPr="00000000" w14:paraId="00004625">
      <w:pPr>
        <w:rPr>
          <w:b w:val="1"/>
          <w:bCs w:val="1"/>
        </w:rPr>
      </w:pPr>
      <w:r w:rsidDel="00000000" w:rsidR="00000000" w:rsidRPr="00000000">
        <w:rPr>
          <w:b w:val="1"/>
          <w:bCs w:val="1"/>
          <w:rtl w:val="0"/>
        </w:rPr>
        <w:t xml:space="preserve">4. FIRMA Y SELLOS.</w:t>
      </w:r>
    </w:p>
    <w:p w:rsidR="00000000" w:rsidDel="00000000" w:rsidP="00000000" w:rsidRDefault="00000000" w:rsidRPr="00000000" w14:paraId="00004626">
      <w:pPr>
        <w:rPr/>
      </w:pPr>
      <w:r w:rsidDel="00000000" w:rsidR="00000000" w:rsidRPr="00000000">
        <w:rPr>
          <w:rtl w:val="0"/>
        </w:rPr>
        <w:t xml:space="preserve">Debe ser suscrito por el personal de la AN y los puntos focales de la Entidad Pública.</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4627">
      <w:pPr>
        <w:tabs>
          <w:tab w:val="center" w:leader="none" w:pos="4731"/>
        </w:tabs>
        <w:rPr/>
      </w:pPr>
      <w:r w:rsidDel="00000000" w:rsidR="00000000" w:rsidRPr="00000000">
        <w:rPr>
          <w:rtl w:val="0"/>
        </w:rPr>
        <w:tab/>
      </w:r>
    </w:p>
    <w:p w:rsidR="00000000" w:rsidDel="00000000" w:rsidP="00000000" w:rsidRDefault="00000000" w:rsidRPr="00000000" w14:paraId="00004628">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pPr>
      <w:bookmarkStart w:colFirst="0" w:colLast="0" w:name="_4lz5opivcp0a" w:id="54"/>
      <w:bookmarkEnd w:id="54"/>
      <w:r w:rsidDel="00000000" w:rsidR="00000000" w:rsidRPr="00000000">
        <w:rPr>
          <w:rtl w:val="0"/>
        </w:rPr>
        <w:t xml:space="preserve">ANEXO 4</w:t>
      </w:r>
    </w:p>
    <w:p w:rsidR="00000000" w:rsidDel="00000000" w:rsidP="00000000" w:rsidRDefault="00000000" w:rsidRPr="00000000" w14:paraId="00004629">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pPr>
      <w:bookmarkStart w:colFirst="0" w:colLast="0" w:name="_9jw22yu6gzfk" w:id="55"/>
      <w:bookmarkEnd w:id="55"/>
      <w:r w:rsidDel="00000000" w:rsidR="00000000" w:rsidRPr="00000000">
        <w:rPr>
          <w:rtl w:val="0"/>
        </w:rPr>
        <w:t xml:space="preserve">FLUJO REFERENCIAL ETAPAS DEL TRÁMITE APCO</w:t>
      </w:r>
    </w:p>
    <w:p w:rsidR="00000000" w:rsidDel="00000000" w:rsidP="00000000" w:rsidRDefault="00000000" w:rsidRPr="00000000" w14:paraId="0000462A">
      <w:pPr>
        <w:ind w:left="708" w:hanging="708"/>
        <w:jc w:val="center"/>
        <w:rPr>
          <w:b w:val="1"/>
          <w:bCs w:val="1"/>
        </w:rPr>
      </w:pPr>
      <w:r w:rsidDel="00000000" w:rsidR="00000000" w:rsidRPr="00000000">
        <w:rPr/>
        <w:drawing>
          <wp:inline distB="0" distT="0" distL="114300" distR="114300">
            <wp:extent cx="6000750" cy="6324600"/>
            <wp:effectExtent b="0" l="0" r="0" t="0"/>
            <wp:docPr id="7"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600075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462B">
      <w:pPr>
        <w:jc w:val="center"/>
        <w:rPr>
          <w:b w:val="1"/>
          <w:bCs w:val="1"/>
        </w:rPr>
      </w:pPr>
      <w:r w:rsidDel="00000000" w:rsidR="00000000" w:rsidRPr="00000000">
        <w:rPr>
          <w:rtl w:val="0"/>
        </w:rPr>
      </w:r>
    </w:p>
    <w:p w:rsidR="00000000" w:rsidDel="00000000" w:rsidP="00000000" w:rsidRDefault="00000000" w:rsidRPr="00000000" w14:paraId="0000462C">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pPr>
      <w:bookmarkStart w:colFirst="0" w:colLast="0" w:name="_beu897lbsrdw" w:id="56"/>
      <w:bookmarkEnd w:id="56"/>
      <w:r w:rsidDel="00000000" w:rsidR="00000000" w:rsidRPr="00000000">
        <w:rPr>
          <w:rtl w:val="0"/>
        </w:rPr>
        <w:t xml:space="preserve">ANEXO 5</w:t>
      </w:r>
    </w:p>
    <w:p w:rsidR="00000000" w:rsidDel="00000000" w:rsidP="00000000" w:rsidRDefault="00000000" w:rsidRPr="00000000" w14:paraId="0000462D">
      <w:pPr>
        <w:jc w:val="center"/>
        <w:rPr/>
      </w:pPr>
      <w:r w:rsidDel="00000000" w:rsidR="00000000" w:rsidRPr="00000000">
        <w:rPr>
          <w:b w:val="1"/>
          <w:bCs w:val="1"/>
          <w:rtl w:val="0"/>
        </w:rPr>
        <w:t xml:space="preserve">R-425</w:t>
      </w:r>
      <w:r w:rsidDel="00000000" w:rsidR="00000000" w:rsidRPr="00000000">
        <w:rPr>
          <w:rtl w:val="0"/>
        </w:rPr>
      </w:r>
    </w:p>
    <w:p w:rsidR="00000000" w:rsidDel="00000000" w:rsidP="00000000" w:rsidRDefault="00000000" w:rsidRPr="00000000" w14:paraId="0000462E">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pPr>
      <w:bookmarkStart w:colFirst="0" w:colLast="0" w:name="_qfy79j5ghwrp" w:id="57"/>
      <w:bookmarkEnd w:id="57"/>
      <w:r w:rsidDel="00000000" w:rsidR="00000000" w:rsidRPr="00000000">
        <w:rPr>
          <w:rtl w:val="0"/>
        </w:rPr>
        <w:t xml:space="preserve">REGISTRO REQUERIMIENTOS FUNCIONALES VUCE</w:t>
      </w:r>
    </w:p>
    <w:p w:rsidR="00000000" w:rsidDel="00000000" w:rsidP="00000000" w:rsidRDefault="00000000" w:rsidRPr="00000000" w14:paraId="0000462F">
      <w:pPr>
        <w:rPr/>
      </w:pPr>
      <w:r w:rsidDel="00000000" w:rsidR="00000000" w:rsidRPr="00000000">
        <w:rPr>
          <w:rtl w:val="0"/>
        </w:rPr>
      </w:r>
    </w:p>
    <w:tbl>
      <w:tblPr>
        <w:tblStyle w:val="Table19"/>
        <w:tblW w:w="93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561"/>
        <w:gridCol w:w="282"/>
        <w:gridCol w:w="2779"/>
        <w:gridCol w:w="1060"/>
        <w:gridCol w:w="2255"/>
        <w:gridCol w:w="20"/>
        <w:tblGridChange w:id="0">
          <w:tblGrid>
            <w:gridCol w:w="2400"/>
            <w:gridCol w:w="561"/>
            <w:gridCol w:w="282"/>
            <w:gridCol w:w="2779"/>
            <w:gridCol w:w="1060"/>
            <w:gridCol w:w="2255"/>
            <w:gridCol w:w="20"/>
          </w:tblGrid>
        </w:tblGridChange>
      </w:tblGrid>
      <w:tr>
        <w:trPr>
          <w:cantSplit w:val="0"/>
          <w:trHeight w:val="276"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8"/>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4631">
            <w:pPr>
              <w:rPr/>
            </w:pPr>
            <w:r w:rsidDel="00000000" w:rsidR="00000000" w:rsidRPr="00000000">
              <w:rPr/>
              <w:drawing>
                <wp:inline distB="0" distT="0" distL="114300" distR="114300">
                  <wp:extent cx="1104900" cy="495300"/>
                  <wp:effectExtent b="0" l="0" r="0" t="0"/>
                  <wp:docPr id="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11049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4632">
            <w:pPr>
              <w:ind w:firstLine="708"/>
              <w:rPr/>
            </w:pP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REGISTRO</w:t>
            </w:r>
          </w:p>
          <w:p w:rsidR="00000000" w:rsidDel="00000000" w:rsidP="00000000" w:rsidRDefault="00000000" w:rsidRPr="00000000" w14:paraId="00004634">
            <w:pPr>
              <w:tabs>
                <w:tab w:val="left" w:leader="none" w:pos="1305"/>
              </w:tabs>
              <w:jc w:val="center"/>
              <w:rPr>
                <w:b w:val="1"/>
                <w:bCs w:val="1"/>
                <w:sz w:val="20"/>
                <w:szCs w:val="20"/>
              </w:rPr>
            </w:pPr>
            <w:r w:rsidDel="00000000" w:rsidR="00000000" w:rsidRPr="00000000">
              <w:rPr>
                <w:b w:val="1"/>
                <w:bCs w:val="1"/>
                <w:sz w:val="20"/>
                <w:szCs w:val="20"/>
                <w:rtl w:val="0"/>
              </w:rPr>
              <w:t xml:space="preserve">REQUERIMIENTOS </w:t>
            </w:r>
          </w:p>
          <w:p w:rsidR="00000000" w:rsidDel="00000000" w:rsidP="00000000" w:rsidRDefault="00000000" w:rsidRPr="00000000" w14:paraId="00004635">
            <w:pPr>
              <w:tabs>
                <w:tab w:val="left" w:leader="none" w:pos="1305"/>
              </w:tabs>
              <w:jc w:val="center"/>
              <w:rPr>
                <w:b w:val="1"/>
                <w:bCs w:val="1"/>
                <w:sz w:val="20"/>
                <w:szCs w:val="20"/>
              </w:rPr>
            </w:pPr>
            <w:r w:rsidDel="00000000" w:rsidR="00000000" w:rsidRPr="00000000">
              <w:rPr>
                <w:b w:val="1"/>
                <w:bCs w:val="1"/>
                <w:sz w:val="20"/>
                <w:szCs w:val="20"/>
                <w:rtl w:val="0"/>
              </w:rPr>
              <w:t xml:space="preserve">FUNCIONALES</w:t>
            </w:r>
          </w:p>
          <w:p w:rsidR="00000000" w:rsidDel="00000000" w:rsidP="00000000" w:rsidRDefault="00000000" w:rsidRPr="00000000" w14:paraId="00004636">
            <w:pPr>
              <w:tabs>
                <w:tab w:val="left" w:leader="none" w:pos="1305"/>
              </w:tabs>
              <w:jc w:val="center"/>
              <w:rPr>
                <w:b w:val="1"/>
                <w:bCs w:val="1"/>
                <w:sz w:val="20"/>
                <w:szCs w:val="20"/>
              </w:rPr>
            </w:pPr>
            <w:r w:rsidDel="00000000" w:rsidR="00000000" w:rsidRPr="00000000">
              <w:rPr>
                <w:b w:val="1"/>
                <w:bCs w:val="1"/>
                <w:sz w:val="20"/>
                <w:szCs w:val="20"/>
                <w:rtl w:val="0"/>
              </w:rPr>
              <w:t xml:space="preserve">VUCE</w:t>
            </w:r>
          </w:p>
        </w:tc>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6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4"/>
                <w:szCs w:val="14"/>
                <w:u w:val="none"/>
                <w:shd w:fill="auto" w:val="clear"/>
                <w:vertAlign w:val="baseline"/>
                <w:rtl w:val="0"/>
              </w:rPr>
              <w:t xml:space="preserve">Código</w:t>
            </w:r>
          </w:p>
        </w:tc>
      </w:tr>
      <w:tr>
        <w:trPr>
          <w:cantSplit w:val="0"/>
          <w:trHeight w:val="27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14"/>
                <w:szCs w:val="14"/>
                <w:u w:val="none"/>
                <w:shd w:fill="auto" w:val="clear"/>
                <w:vertAlign w:val="baseline"/>
                <w:rtl w:val="0"/>
              </w:rPr>
              <w:t xml:space="preserve">R-425</w:t>
            </w:r>
          </w:p>
        </w:tc>
      </w:tr>
      <w:tr>
        <w:trPr>
          <w:cantSplit w:val="0"/>
          <w:trHeight w:val="27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6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4"/>
                <w:szCs w:val="14"/>
                <w:u w:val="none"/>
                <w:shd w:fill="auto" w:val="clear"/>
                <w:vertAlign w:val="baseline"/>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6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4"/>
                <w:szCs w:val="14"/>
                <w:u w:val="none"/>
                <w:shd w:fill="auto" w:val="clear"/>
                <w:vertAlign w:val="baseline"/>
                <w:rtl w:val="0"/>
              </w:rPr>
              <w:t xml:space="preserve">N° de Página</w:t>
            </w:r>
          </w:p>
        </w:tc>
      </w:tr>
      <w:tr>
        <w:trPr>
          <w:cantSplit w:val="0"/>
          <w:trHeight w:val="26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14"/>
                <w:szCs w:val="14"/>
                <w:u w:val="none"/>
                <w:shd w:fill="auto" w:val="clear"/>
                <w:vertAlign w:val="baseline"/>
                <w:rtl w:val="0"/>
              </w:rPr>
              <w:t xml:space="preserve">2</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6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14"/>
                <w:szCs w:val="14"/>
                <w:u w:val="none"/>
                <w:shd w:fill="auto" w:val="clear"/>
                <w:vertAlign w:val="baseline"/>
                <w:rtl w:val="0"/>
              </w:rPr>
              <w:t xml:space="preserve"> de </w:t>
            </w:r>
          </w:p>
        </w:tc>
      </w:tr>
      <w:tr>
        <w:trPr>
          <w:cantSplit w:val="0"/>
          <w:trHeight w:val="273" w:hRule="atLeast"/>
          <w:tblHeader w:val="0"/>
        </w:trPr>
        <w:tc>
          <w:tcPr>
            <w:gridSpan w:val="6"/>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65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419"/>
                <w:tab w:val="right" w:leader="none" w:pos="8838"/>
              </w:tabs>
              <w:spacing w:after="0" w:before="0" w:line="240" w:lineRule="auto"/>
              <w:ind w:left="360" w:right="0" w:hanging="360"/>
              <w:jc w:val="lef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DATOS DEL REQUERIMIENTO</w:t>
            </w:r>
          </w:p>
        </w:tc>
      </w:tr>
      <w:tr>
        <w:trPr>
          <w:cantSplit w:val="0"/>
          <w:trHeight w:val="147"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6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Entidad Pública Emisora: </w:t>
            </w:r>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46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ffffff"/>
                <w:sz w:val="20"/>
                <w:szCs w:val="20"/>
                <w:u w:val="none"/>
                <w:shd w:fill="auto" w:val="clear"/>
                <w:vertAlign w:val="baseline"/>
                <w:rtl w:val="0"/>
              </w:rPr>
              <w:t xml:space="preserve">AN/GNN/DNPTA/RF/31/2024</w:t>
            </w:r>
            <w:r w:rsidDel="00000000" w:rsidR="00000000" w:rsidRPr="00000000">
              <w:rPr>
                <w:rtl w:val="0"/>
              </w:rPr>
            </w:r>
          </w:p>
        </w:tc>
      </w:tr>
      <w:tr>
        <w:trPr>
          <w:cantSplit w:val="0"/>
          <w:trHeight w:val="273"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6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Gerencia o Unidad Responsable:</w:t>
            </w:r>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46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3"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6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Servidores Públicos Responsables:</w:t>
            </w:r>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46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3"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6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Sistema VUCE:</w:t>
            </w:r>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46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3"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6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Fecha de emisión:</w:t>
            </w:r>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46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67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CARACTERÍSTICAS DEL REQUERIMIENTO</w:t>
            </w:r>
          </w:p>
        </w:tc>
      </w:tr>
      <w:tr>
        <w:trPr>
          <w:cantSplit w:val="0"/>
          <w:trHeight w:val="3211"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67B">
            <w:pPr>
              <w:spacing w:after="160" w:line="256" w:lineRule="auto"/>
              <w:jc w:val="center"/>
              <w:rPr>
                <w:sz w:val="20"/>
                <w:szCs w:val="20"/>
                <w:u w:val="single"/>
              </w:rPr>
            </w:pPr>
            <w:r w:rsidDel="00000000" w:rsidR="00000000" w:rsidRPr="00000000">
              <w:rPr>
                <w:rtl w:val="0"/>
              </w:rPr>
            </w:r>
          </w:p>
          <w:p w:rsidR="00000000" w:rsidDel="00000000" w:rsidP="00000000" w:rsidRDefault="00000000" w:rsidRPr="00000000" w14:paraId="0000467C">
            <w:pPr>
              <w:spacing w:after="160" w:line="256" w:lineRule="auto"/>
              <w:jc w:val="center"/>
              <w:rPr>
                <w:sz w:val="20"/>
                <w:szCs w:val="20"/>
                <w:u w:val="single"/>
              </w:rPr>
            </w:pPr>
            <w:r w:rsidDel="00000000" w:rsidR="00000000" w:rsidRPr="00000000">
              <w:rPr>
                <w:rtl w:val="0"/>
              </w:rPr>
            </w:r>
          </w:p>
          <w:p w:rsidR="00000000" w:rsidDel="00000000" w:rsidP="00000000" w:rsidRDefault="00000000" w:rsidRPr="00000000" w14:paraId="0000467D">
            <w:pPr>
              <w:spacing w:after="160" w:line="256" w:lineRule="auto"/>
              <w:jc w:val="center"/>
              <w:rPr>
                <w:sz w:val="20"/>
                <w:szCs w:val="20"/>
                <w:u w:val="single"/>
              </w:rPr>
            </w:pPr>
            <w:r w:rsidDel="00000000" w:rsidR="00000000" w:rsidRPr="00000000">
              <w:rPr>
                <w:rtl w:val="0"/>
              </w:rPr>
            </w:r>
          </w:p>
          <w:p w:rsidR="00000000" w:rsidDel="00000000" w:rsidP="00000000" w:rsidRDefault="00000000" w:rsidRPr="00000000" w14:paraId="0000467E">
            <w:pPr>
              <w:spacing w:after="160" w:line="256" w:lineRule="auto"/>
              <w:jc w:val="center"/>
              <w:rPr>
                <w:sz w:val="20"/>
                <w:szCs w:val="20"/>
                <w:u w:val="single"/>
              </w:rPr>
            </w:pPr>
            <w:r w:rsidDel="00000000" w:rsidR="00000000" w:rsidRPr="00000000">
              <w:rPr>
                <w:rtl w:val="0"/>
              </w:rPr>
            </w:r>
          </w:p>
          <w:p w:rsidR="00000000" w:rsidDel="00000000" w:rsidP="00000000" w:rsidRDefault="00000000" w:rsidRPr="00000000" w14:paraId="0000467F">
            <w:pPr>
              <w:rPr>
                <w:b w:val="1"/>
                <w:bCs w:val="1"/>
                <w:sz w:val="20"/>
                <w:szCs w:val="20"/>
              </w:rPr>
            </w:pPr>
            <w:r w:rsidDel="00000000" w:rsidR="00000000" w:rsidRPr="00000000">
              <w:rPr>
                <w:rtl w:val="0"/>
              </w:rPr>
            </w:r>
          </w:p>
        </w:tc>
      </w:tr>
      <w:tr>
        <w:trPr>
          <w:cantSplit w:val="0"/>
          <w:trHeight w:val="45"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685">
            <w:pPr>
              <w:rPr>
                <w:b w:val="1"/>
                <w:bCs w:val="1"/>
                <w:sz w:val="20"/>
                <w:szCs w:val="20"/>
              </w:rPr>
            </w:pPr>
            <w:r w:rsidDel="00000000" w:rsidR="00000000" w:rsidRPr="00000000">
              <w:rPr>
                <w:b w:val="1"/>
                <w:bCs w:val="1"/>
                <w:sz w:val="20"/>
                <w:szCs w:val="20"/>
                <w:rtl w:val="0"/>
              </w:rPr>
              <w:t xml:space="preserve">3. RESPALDO/JUSTIFICACIÓN DEL REQUERIMIENTO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6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4688">
            <w:pPr>
              <w:widowControl w:val="0"/>
              <w:spacing w:after="120" w:lineRule="auto"/>
              <w:rPr>
                <w:color w:val="bfbfbf"/>
                <w:sz w:val="20"/>
                <w:szCs w:val="20"/>
              </w:rPr>
            </w:pPr>
            <w:r w:rsidDel="00000000" w:rsidR="00000000" w:rsidRPr="00000000">
              <w:rPr>
                <w:color w:val="bfbfbf"/>
                <w:sz w:val="20"/>
                <w:szCs w:val="20"/>
                <w:rtl w:val="0"/>
              </w:rPr>
              <w:t xml:space="preserve">Normativa/justificativo</w:t>
            </w:r>
          </w:p>
          <w:p w:rsidR="00000000" w:rsidDel="00000000" w:rsidP="00000000" w:rsidRDefault="00000000" w:rsidRPr="00000000" w14:paraId="00004689">
            <w:pPr>
              <w:widowControl w:val="0"/>
              <w:rPr>
                <w:b w:val="1"/>
                <w:bCs w:val="1"/>
                <w:sz w:val="20"/>
                <w:szCs w:val="20"/>
              </w:rPr>
            </w:pPr>
            <w:r w:rsidDel="00000000" w:rsidR="00000000" w:rsidRPr="00000000">
              <w:rPr>
                <w:b w:val="1"/>
                <w:bCs w:val="1"/>
                <w:sz w:val="20"/>
                <w:szCs w:val="20"/>
                <w:rtl w:val="0"/>
              </w:rPr>
              <w:t xml:space="preserve">Diagrama de Actividades</w:t>
            </w:r>
          </w:p>
          <w:p w:rsidR="00000000" w:rsidDel="00000000" w:rsidP="00000000" w:rsidRDefault="00000000" w:rsidRPr="00000000" w14:paraId="0000468A">
            <w:pPr>
              <w:widowControl w:val="0"/>
              <w:rPr>
                <w:b w:val="1"/>
                <w:bCs w:val="1"/>
                <w:sz w:val="20"/>
                <w:szCs w:val="20"/>
              </w:rPr>
            </w:pPr>
            <w:r w:rsidDel="00000000" w:rsidR="00000000" w:rsidRPr="00000000">
              <w:rPr>
                <w:b w:val="1"/>
                <w:bCs w:val="1"/>
                <w:sz w:val="20"/>
                <w:szCs w:val="20"/>
                <w:rtl w:val="0"/>
              </w:rPr>
              <w:t xml:space="preserve">Diagrama de Estados</w:t>
            </w:r>
          </w:p>
          <w:p w:rsidR="00000000" w:rsidDel="00000000" w:rsidP="00000000" w:rsidRDefault="00000000" w:rsidRPr="00000000" w14:paraId="0000468B">
            <w:pPr>
              <w:widowControl w:val="0"/>
              <w:rPr>
                <w:sz w:val="20"/>
                <w:szCs w:val="20"/>
              </w:rPr>
            </w:pPr>
            <w:r w:rsidDel="00000000" w:rsidR="00000000" w:rsidRPr="00000000">
              <w:rPr>
                <w:b w:val="1"/>
                <w:bCs w:val="1"/>
                <w:sz w:val="20"/>
                <w:szCs w:val="20"/>
                <w:rtl w:val="0"/>
              </w:rPr>
              <w:t xml:space="preserve">Diccionario de datos de la solicitud</w:t>
            </w:r>
            <w:r w:rsidDel="00000000" w:rsidR="00000000" w:rsidRPr="00000000">
              <w:rPr>
                <w:rtl w:val="0"/>
              </w:rPr>
            </w:r>
          </w:p>
        </w:tc>
      </w:tr>
      <w:tr>
        <w:trPr>
          <w:cantSplit w:val="0"/>
          <w:trHeight w:val="45"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68F">
            <w:pPr>
              <w:rPr>
                <w:b w:val="1"/>
                <w:bCs w:val="1"/>
                <w:sz w:val="20"/>
                <w:szCs w:val="20"/>
              </w:rPr>
            </w:pPr>
            <w:r w:rsidDel="00000000" w:rsidR="00000000" w:rsidRPr="00000000">
              <w:rPr>
                <w:b w:val="1"/>
                <w:bCs w:val="1"/>
                <w:sz w:val="20"/>
                <w:szCs w:val="20"/>
                <w:rtl w:val="0"/>
              </w:rPr>
              <w:t xml:space="preserve">4. FIRMA Y SELLOS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691">
            <w:pPr>
              <w:widowControl w:val="0"/>
              <w:spacing w:after="120" w:lineRule="auto"/>
              <w:rPr>
                <w:sz w:val="20"/>
                <w:szCs w:val="20"/>
              </w:rPr>
            </w:pPr>
            <w:r w:rsidDel="00000000" w:rsidR="00000000" w:rsidRPr="00000000">
              <w:rPr>
                <w:sz w:val="20"/>
                <w:szCs w:val="20"/>
                <w:rtl w:val="0"/>
              </w:rPr>
              <w:t xml:space="preserve">Elaborado por  (personal técnico):</w:t>
            </w:r>
          </w:p>
          <w:p w:rsidR="00000000" w:rsidDel="00000000" w:rsidP="00000000" w:rsidRDefault="00000000" w:rsidRPr="00000000" w14:paraId="00004692">
            <w:pPr>
              <w:widowControl w:val="0"/>
              <w:spacing w:after="120" w:lineRule="auto"/>
              <w:rPr>
                <w:sz w:val="20"/>
                <w:szCs w:val="20"/>
              </w:rPr>
            </w:pPr>
            <w:r w:rsidDel="00000000" w:rsidR="00000000" w:rsidRPr="00000000">
              <w:rPr>
                <w:rtl w:val="0"/>
              </w:rPr>
            </w:r>
          </w:p>
          <w:p w:rsidR="00000000" w:rsidDel="00000000" w:rsidP="00000000" w:rsidRDefault="00000000" w:rsidRPr="00000000" w14:paraId="00004693">
            <w:pPr>
              <w:widowControl w:val="0"/>
              <w:spacing w:after="120" w:lineRule="auto"/>
              <w:rPr>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695">
            <w:pPr>
              <w:rPr>
                <w:sz w:val="20"/>
                <w:szCs w:val="20"/>
              </w:rPr>
            </w:pPr>
            <w:r w:rsidDel="00000000" w:rsidR="00000000" w:rsidRPr="00000000">
              <w:rPr>
                <w:sz w:val="20"/>
                <w:szCs w:val="20"/>
                <w:rtl w:val="0"/>
              </w:rPr>
              <w:t xml:space="preserve">Autorizado por (personal con nivel jerárquico):</w:t>
            </w:r>
          </w:p>
          <w:p w:rsidR="00000000" w:rsidDel="00000000" w:rsidP="00000000" w:rsidRDefault="00000000" w:rsidRPr="00000000" w14:paraId="000046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4697">
            <w:pPr>
              <w:widowControl w:val="0"/>
              <w:spacing w:after="120" w:lineRule="auto"/>
              <w:rPr>
                <w:sz w:val="20"/>
                <w:szCs w:val="20"/>
              </w:rPr>
            </w:pPr>
            <w:r w:rsidDel="00000000" w:rsidR="00000000" w:rsidRPr="00000000">
              <w:rPr>
                <w:rtl w:val="0"/>
              </w:rPr>
            </w:r>
          </w:p>
        </w:tc>
      </w:tr>
    </w:tbl>
    <w:p w:rsidR="00000000" w:rsidDel="00000000" w:rsidP="00000000" w:rsidRDefault="00000000" w:rsidRPr="00000000" w14:paraId="00004699">
      <w:pPr>
        <w:rPr>
          <w:b w:val="1"/>
          <w:bCs w:val="1"/>
        </w:rPr>
      </w:pPr>
      <w:r w:rsidDel="00000000" w:rsidR="00000000" w:rsidRPr="00000000">
        <w:rPr>
          <w:b w:val="1"/>
          <w:bCs w:val="1"/>
          <w:rtl w:val="0"/>
        </w:rPr>
        <w:t xml:space="preserve"> </w:t>
      </w:r>
    </w:p>
    <w:p w:rsidR="00000000" w:rsidDel="00000000" w:rsidP="00000000" w:rsidRDefault="00000000" w:rsidRPr="00000000" w14:paraId="0000469A">
      <w:pPr>
        <w:jc w:val="center"/>
        <w:rPr>
          <w:b w:val="1"/>
          <w:bCs w:val="1"/>
        </w:rPr>
      </w:pPr>
      <w:r w:rsidDel="00000000" w:rsidR="00000000" w:rsidRPr="00000000">
        <w:rPr>
          <w:b w:val="1"/>
          <w:bCs w:val="1"/>
          <w:rtl w:val="0"/>
        </w:rPr>
        <w:t xml:space="preserve">INSTRUCTIVO DE LLENADO</w:t>
      </w:r>
    </w:p>
    <w:p w:rsidR="00000000" w:rsidDel="00000000" w:rsidP="00000000" w:rsidRDefault="00000000" w:rsidRPr="00000000" w14:paraId="0000469B">
      <w:pPr>
        <w:jc w:val="center"/>
        <w:rPr>
          <w:b w:val="1"/>
          <w:bCs w:val="1"/>
        </w:rPr>
      </w:pPr>
      <w:r w:rsidDel="00000000" w:rsidR="00000000" w:rsidRPr="00000000">
        <w:rPr>
          <w:b w:val="1"/>
          <w:bCs w:val="1"/>
          <w:rtl w:val="0"/>
        </w:rPr>
        <w:t xml:space="preserve">R-425</w:t>
      </w:r>
    </w:p>
    <w:p w:rsidR="00000000" w:rsidDel="00000000" w:rsidP="00000000" w:rsidRDefault="00000000" w:rsidRPr="00000000" w14:paraId="0000469C">
      <w:pPr>
        <w:jc w:val="center"/>
        <w:rPr>
          <w:b w:val="1"/>
          <w:bCs w:val="1"/>
        </w:rPr>
      </w:pPr>
      <w:r w:rsidDel="00000000" w:rsidR="00000000" w:rsidRPr="00000000">
        <w:rPr>
          <w:b w:val="1"/>
          <w:bCs w:val="1"/>
          <w:rtl w:val="0"/>
        </w:rPr>
        <w:t xml:space="preserve">REGISTRO</w:t>
      </w:r>
    </w:p>
    <w:p w:rsidR="00000000" w:rsidDel="00000000" w:rsidP="00000000" w:rsidRDefault="00000000" w:rsidRPr="00000000" w14:paraId="0000469D">
      <w:pPr>
        <w:jc w:val="center"/>
        <w:rPr>
          <w:b w:val="1"/>
          <w:bCs w:val="1"/>
        </w:rPr>
      </w:pPr>
      <w:r w:rsidDel="00000000" w:rsidR="00000000" w:rsidRPr="00000000">
        <w:rPr>
          <w:b w:val="1"/>
          <w:bCs w:val="1"/>
          <w:rtl w:val="0"/>
        </w:rPr>
        <w:t xml:space="preserve">REQUERIMIENTOS FUNCIONALES VUCE</w:t>
      </w:r>
    </w:p>
    <w:p w:rsidR="00000000" w:rsidDel="00000000" w:rsidP="00000000" w:rsidRDefault="00000000" w:rsidRPr="00000000" w14:paraId="0000469E">
      <w:pPr>
        <w:rPr>
          <w:b w:val="1"/>
          <w:bCs w:val="1"/>
        </w:rPr>
      </w:pPr>
      <w:r w:rsidDel="00000000" w:rsidR="00000000" w:rsidRPr="00000000">
        <w:rPr>
          <w:rtl w:val="0"/>
        </w:rPr>
      </w:r>
    </w:p>
    <w:p w:rsidR="00000000" w:rsidDel="00000000" w:rsidP="00000000" w:rsidRDefault="00000000" w:rsidRPr="00000000" w14:paraId="0000469F">
      <w:pPr>
        <w:rPr>
          <w:b w:val="1"/>
          <w:bCs w:val="1"/>
        </w:rPr>
      </w:pPr>
      <w:r w:rsidDel="00000000" w:rsidR="00000000" w:rsidRPr="00000000">
        <w:rPr>
          <w:b w:val="1"/>
          <w:bCs w:val="1"/>
          <w:rtl w:val="0"/>
        </w:rPr>
        <w:t xml:space="preserve">1. DATOS DEL REQUERIMIENTO</w:t>
      </w:r>
    </w:p>
    <w:p w:rsidR="00000000" w:rsidDel="00000000" w:rsidP="00000000" w:rsidRDefault="00000000" w:rsidRPr="00000000" w14:paraId="000046A0">
      <w:pPr>
        <w:rPr>
          <w:b w:val="1"/>
          <w:bCs w:val="1"/>
        </w:rPr>
      </w:pPr>
      <w:r w:rsidDel="00000000" w:rsidR="00000000" w:rsidRPr="00000000">
        <w:rPr>
          <w:rtl w:val="0"/>
        </w:rPr>
      </w:r>
    </w:p>
    <w:p w:rsidR="00000000" w:rsidDel="00000000" w:rsidP="00000000" w:rsidRDefault="00000000" w:rsidRPr="00000000" w14:paraId="000046A1">
      <w:pPr>
        <w:rPr>
          <w:b w:val="1"/>
          <w:bCs w:val="1"/>
        </w:rPr>
      </w:pPr>
      <w:r w:rsidDel="00000000" w:rsidR="00000000" w:rsidRPr="00000000">
        <w:rPr>
          <w:b w:val="1"/>
          <w:bCs w:val="1"/>
          <w:rtl w:val="0"/>
        </w:rPr>
        <w:t xml:space="preserve">Entidad: </w:t>
      </w:r>
      <w:r w:rsidDel="00000000" w:rsidR="00000000" w:rsidRPr="00000000">
        <w:rPr>
          <w:rtl w:val="0"/>
        </w:rPr>
        <w:t xml:space="preserve">Registrar la denominación de la Entidad Emisora (Ejemplo: IBMETRO).</w:t>
      </w:r>
      <w:r w:rsidDel="00000000" w:rsidR="00000000" w:rsidRPr="00000000">
        <w:rPr>
          <w:rtl w:val="0"/>
        </w:rPr>
      </w:r>
    </w:p>
    <w:p w:rsidR="00000000" w:rsidDel="00000000" w:rsidP="00000000" w:rsidRDefault="00000000" w:rsidRPr="00000000" w14:paraId="000046A2">
      <w:pPr>
        <w:rPr>
          <w:b w:val="1"/>
          <w:bCs w:val="1"/>
        </w:rPr>
      </w:pPr>
      <w:r w:rsidDel="00000000" w:rsidR="00000000" w:rsidRPr="00000000">
        <w:rPr>
          <w:b w:val="1"/>
          <w:bCs w:val="1"/>
          <w:rtl w:val="0"/>
        </w:rPr>
        <w:t xml:space="preserve">Gerencia o Unidad Responsable: </w:t>
      </w:r>
      <w:r w:rsidDel="00000000" w:rsidR="00000000" w:rsidRPr="00000000">
        <w:rPr>
          <w:rtl w:val="0"/>
        </w:rPr>
        <w:t xml:space="preserve">Registrar la denominación de la Gerencia o Unidad Responsable de la Entidad Emisora autorizada para solicitar funcionalidades y adecuaciones en el sistema de la VUCE.</w:t>
      </w:r>
      <w:r w:rsidDel="00000000" w:rsidR="00000000" w:rsidRPr="00000000">
        <w:rPr>
          <w:rtl w:val="0"/>
        </w:rPr>
      </w:r>
    </w:p>
    <w:p w:rsidR="00000000" w:rsidDel="00000000" w:rsidP="00000000" w:rsidRDefault="00000000" w:rsidRPr="00000000" w14:paraId="000046A3">
      <w:pPr>
        <w:rPr/>
      </w:pPr>
      <w:r w:rsidDel="00000000" w:rsidR="00000000" w:rsidRPr="00000000">
        <w:rPr>
          <w:b w:val="1"/>
          <w:bCs w:val="1"/>
          <w:rtl w:val="0"/>
        </w:rPr>
        <w:t xml:space="preserve">Servidores Públicos Responsables: </w:t>
      </w:r>
      <w:r w:rsidDel="00000000" w:rsidR="00000000" w:rsidRPr="00000000">
        <w:rPr>
          <w:rtl w:val="0"/>
        </w:rPr>
        <w:t xml:space="preserve">Especificar el nombre de los servidores públicos autorizados para elaborar los requerimientos funcionales en el sistema de la VUCE.</w:t>
      </w:r>
    </w:p>
    <w:p w:rsidR="00000000" w:rsidDel="00000000" w:rsidP="00000000" w:rsidRDefault="00000000" w:rsidRPr="00000000" w14:paraId="000046A4">
      <w:pPr>
        <w:rPr/>
      </w:pPr>
      <w:r w:rsidDel="00000000" w:rsidR="00000000" w:rsidRPr="00000000">
        <w:rPr>
          <w:b w:val="1"/>
          <w:bCs w:val="1"/>
          <w:rtl w:val="0"/>
        </w:rPr>
        <w:t xml:space="preserve">Sistema VUCE: </w:t>
      </w:r>
      <w:r w:rsidDel="00000000" w:rsidR="00000000" w:rsidRPr="00000000">
        <w:rPr>
          <w:rtl w:val="0"/>
        </w:rPr>
        <w:t xml:space="preserve">Datos del sistema o módulo a ser modificado.</w:t>
      </w:r>
    </w:p>
    <w:p w:rsidR="00000000" w:rsidDel="00000000" w:rsidP="00000000" w:rsidRDefault="00000000" w:rsidRPr="00000000" w14:paraId="000046A5">
      <w:pPr>
        <w:rPr>
          <w:b w:val="1"/>
          <w:bCs w:val="1"/>
        </w:rPr>
      </w:pPr>
      <w:r w:rsidDel="00000000" w:rsidR="00000000" w:rsidRPr="00000000">
        <w:rPr>
          <w:b w:val="1"/>
          <w:bCs w:val="1"/>
          <w:rtl w:val="0"/>
        </w:rPr>
        <w:t xml:space="preserve">Fecha de emisión: </w:t>
      </w:r>
      <w:r w:rsidDel="00000000" w:rsidR="00000000" w:rsidRPr="00000000">
        <w:rPr>
          <w:rtl w:val="0"/>
        </w:rPr>
        <w:t xml:space="preserve">Registrar la fecha de emisión del Registro.</w:t>
      </w:r>
      <w:r w:rsidDel="00000000" w:rsidR="00000000" w:rsidRPr="00000000">
        <w:rPr>
          <w:rtl w:val="0"/>
        </w:rPr>
      </w:r>
    </w:p>
    <w:p w:rsidR="00000000" w:rsidDel="00000000" w:rsidP="00000000" w:rsidRDefault="00000000" w:rsidRPr="00000000" w14:paraId="000046A6">
      <w:pPr>
        <w:rPr>
          <w:b w:val="1"/>
          <w:bCs w:val="1"/>
        </w:rPr>
      </w:pPr>
      <w:r w:rsidDel="00000000" w:rsidR="00000000" w:rsidRPr="00000000">
        <w:rPr>
          <w:rtl w:val="0"/>
        </w:rPr>
      </w:r>
    </w:p>
    <w:p w:rsidR="00000000" w:rsidDel="00000000" w:rsidP="00000000" w:rsidRDefault="00000000" w:rsidRPr="00000000" w14:paraId="000046A7">
      <w:pPr>
        <w:rPr>
          <w:b w:val="1"/>
          <w:bCs w:val="1"/>
        </w:rPr>
      </w:pPr>
      <w:r w:rsidDel="00000000" w:rsidR="00000000" w:rsidRPr="00000000">
        <w:rPr>
          <w:b w:val="1"/>
          <w:bCs w:val="1"/>
          <w:rtl w:val="0"/>
        </w:rPr>
        <w:t xml:space="preserve">2. CARACTERÍSTICAS DEL REQUERIMIENTO</w:t>
      </w:r>
    </w:p>
    <w:p w:rsidR="00000000" w:rsidDel="00000000" w:rsidP="00000000" w:rsidRDefault="00000000" w:rsidRPr="00000000" w14:paraId="000046A8">
      <w:pPr>
        <w:rPr/>
      </w:pPr>
      <w:r w:rsidDel="00000000" w:rsidR="00000000" w:rsidRPr="00000000">
        <w:rPr>
          <w:rtl w:val="0"/>
        </w:rPr>
      </w:r>
    </w:p>
    <w:p w:rsidR="00000000" w:rsidDel="00000000" w:rsidP="00000000" w:rsidRDefault="00000000" w:rsidRPr="00000000" w14:paraId="000046A9">
      <w:pPr>
        <w:rPr/>
      </w:pPr>
      <w:r w:rsidDel="00000000" w:rsidR="00000000" w:rsidRPr="00000000">
        <w:rPr>
          <w:rtl w:val="0"/>
        </w:rPr>
        <w:t xml:space="preserve">Detalle y especificaciones del requerimiento a ser desarrollado.</w:t>
      </w:r>
    </w:p>
    <w:p w:rsidR="00000000" w:rsidDel="00000000" w:rsidP="00000000" w:rsidRDefault="00000000" w:rsidRPr="00000000" w14:paraId="000046AA">
      <w:pPr>
        <w:rPr>
          <w:b w:val="1"/>
          <w:bCs w:val="1"/>
        </w:rPr>
      </w:pPr>
      <w:r w:rsidDel="00000000" w:rsidR="00000000" w:rsidRPr="00000000">
        <w:rPr>
          <w:rtl w:val="0"/>
        </w:rPr>
      </w:r>
    </w:p>
    <w:p w:rsidR="00000000" w:rsidDel="00000000" w:rsidP="00000000" w:rsidRDefault="00000000" w:rsidRPr="00000000" w14:paraId="000046AB">
      <w:pPr>
        <w:rPr>
          <w:b w:val="1"/>
          <w:bCs w:val="1"/>
        </w:rPr>
      </w:pPr>
      <w:r w:rsidDel="00000000" w:rsidR="00000000" w:rsidRPr="00000000">
        <w:rPr>
          <w:b w:val="1"/>
          <w:bCs w:val="1"/>
          <w:rtl w:val="0"/>
        </w:rPr>
        <w:t xml:space="preserve">3. RESPALDO/JUSTIFICACIÓN DEL REQUERIMIENTO</w:t>
      </w:r>
    </w:p>
    <w:p w:rsidR="00000000" w:rsidDel="00000000" w:rsidP="00000000" w:rsidRDefault="00000000" w:rsidRPr="00000000" w14:paraId="000046AC">
      <w:pPr>
        <w:rPr/>
      </w:pPr>
      <w:r w:rsidDel="00000000" w:rsidR="00000000" w:rsidRPr="00000000">
        <w:rPr>
          <w:rtl w:val="0"/>
        </w:rPr>
      </w:r>
    </w:p>
    <w:p w:rsidR="00000000" w:rsidDel="00000000" w:rsidP="00000000" w:rsidRDefault="00000000" w:rsidRPr="00000000" w14:paraId="000046AD">
      <w:pPr>
        <w:rPr>
          <w:b w:val="1"/>
          <w:bCs w:val="1"/>
        </w:rPr>
      </w:pPr>
      <w:r w:rsidDel="00000000" w:rsidR="00000000" w:rsidRPr="00000000">
        <w:rPr>
          <w:rtl w:val="0"/>
        </w:rPr>
        <w:t xml:space="preserve">Nombre o número del documento o normativa se sustenta el requerimiento, debiendo adjuntar el Diagrama de Actividades, el Diagrama de Estados y el Diccionario de datos de la solicitud. Cuando se trate de una complementación y/o modificación al requerimiento inicial deberá señalar los motivos de la solicitud. </w:t>
      </w:r>
      <w:r w:rsidDel="00000000" w:rsidR="00000000" w:rsidRPr="00000000">
        <w:rPr>
          <w:rtl w:val="0"/>
        </w:rPr>
      </w:r>
    </w:p>
    <w:p w:rsidR="00000000" w:rsidDel="00000000" w:rsidP="00000000" w:rsidRDefault="00000000" w:rsidRPr="00000000" w14:paraId="000046AE">
      <w:pPr>
        <w:jc w:val="center"/>
        <w:rPr>
          <w:b w:val="1"/>
          <w:bCs w:val="1"/>
        </w:rPr>
      </w:pPr>
      <w:r w:rsidDel="00000000" w:rsidR="00000000" w:rsidRPr="00000000">
        <w:rPr>
          <w:rtl w:val="0"/>
        </w:rPr>
      </w:r>
    </w:p>
    <w:p w:rsidR="00000000" w:rsidDel="00000000" w:rsidP="00000000" w:rsidRDefault="00000000" w:rsidRPr="00000000" w14:paraId="000046AF">
      <w:pPr>
        <w:rPr>
          <w:b w:val="1"/>
          <w:bCs w:val="1"/>
        </w:rPr>
      </w:pPr>
      <w:r w:rsidDel="00000000" w:rsidR="00000000" w:rsidRPr="00000000">
        <w:rPr>
          <w:b w:val="1"/>
          <w:bCs w:val="1"/>
          <w:rtl w:val="0"/>
        </w:rPr>
        <w:t xml:space="preserve">4. FIRMA Y SELLOS.</w:t>
      </w:r>
    </w:p>
    <w:p w:rsidR="00000000" w:rsidDel="00000000" w:rsidP="00000000" w:rsidRDefault="00000000" w:rsidRPr="00000000" w14:paraId="000046B0">
      <w:pPr>
        <w:rPr/>
      </w:pPr>
      <w:r w:rsidDel="00000000" w:rsidR="00000000" w:rsidRPr="00000000">
        <w:rPr>
          <w:rtl w:val="0"/>
        </w:rPr>
      </w:r>
    </w:p>
    <w:p w:rsidR="00000000" w:rsidDel="00000000" w:rsidP="00000000" w:rsidRDefault="00000000" w:rsidRPr="00000000" w14:paraId="000046B1">
      <w:pPr>
        <w:rPr/>
      </w:pPr>
      <w:r w:rsidDel="00000000" w:rsidR="00000000" w:rsidRPr="00000000">
        <w:rPr>
          <w:rtl w:val="0"/>
        </w:rPr>
        <w:t xml:space="preserve">Debe ser suscrito por el personal de la Entidad Pública Emisora que elaboró y autorizó la propuesta de adecuaciones informáticas en el sistema de la VUCE.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46B2">
      <w:pPr>
        <w:rPr/>
      </w:pPr>
      <w:r w:rsidDel="00000000" w:rsidR="00000000" w:rsidRPr="00000000">
        <w:rPr>
          <w:rtl w:val="0"/>
        </w:rPr>
      </w:r>
    </w:p>
    <w:p w:rsidR="00000000" w:rsidDel="00000000" w:rsidP="00000000" w:rsidRDefault="00000000" w:rsidRPr="00000000" w14:paraId="000046B3">
      <w:pPr>
        <w:rPr>
          <w:b w:val="1"/>
          <w:bCs w:val="1"/>
        </w:rPr>
      </w:pPr>
      <w:r w:rsidDel="00000000" w:rsidR="00000000" w:rsidRPr="00000000">
        <w:rPr>
          <w:rtl w:val="0"/>
        </w:rPr>
      </w:r>
    </w:p>
    <w:p w:rsidR="00000000" w:rsidDel="00000000" w:rsidP="00000000" w:rsidRDefault="00000000" w:rsidRPr="00000000" w14:paraId="000046B4">
      <w:pPr>
        <w:rPr/>
      </w:pPr>
      <w:r w:rsidDel="00000000" w:rsidR="00000000" w:rsidRPr="00000000">
        <w:rPr>
          <w:rtl w:val="0"/>
        </w:rPr>
      </w:r>
    </w:p>
    <w:p w:rsidR="00000000" w:rsidDel="00000000" w:rsidP="00000000" w:rsidRDefault="00000000" w:rsidRPr="00000000" w14:paraId="000046B5">
      <w:pPr>
        <w:rPr/>
      </w:pPr>
      <w:r w:rsidDel="00000000" w:rsidR="00000000" w:rsidRPr="00000000">
        <w:rPr>
          <w:rtl w:val="0"/>
        </w:rPr>
      </w:r>
    </w:p>
    <w:p w:rsidR="00000000" w:rsidDel="00000000" w:rsidP="00000000" w:rsidRDefault="00000000" w:rsidRPr="00000000" w14:paraId="000046B6">
      <w:pPr>
        <w:rPr/>
      </w:pPr>
      <w:r w:rsidDel="00000000" w:rsidR="00000000" w:rsidRPr="00000000">
        <w:rPr>
          <w:rtl w:val="0"/>
        </w:rPr>
      </w:r>
    </w:p>
    <w:p w:rsidR="00000000" w:rsidDel="00000000" w:rsidP="00000000" w:rsidRDefault="00000000" w:rsidRPr="00000000" w14:paraId="000046B7">
      <w:pPr>
        <w:rPr/>
      </w:pPr>
      <w:r w:rsidDel="00000000" w:rsidR="00000000" w:rsidRPr="00000000">
        <w:rPr>
          <w:rtl w:val="0"/>
        </w:rPr>
      </w:r>
    </w:p>
    <w:p w:rsidR="00000000" w:rsidDel="00000000" w:rsidP="00000000" w:rsidRDefault="00000000" w:rsidRPr="00000000" w14:paraId="000046B8">
      <w:pPr>
        <w:rPr/>
      </w:pPr>
      <w:r w:rsidDel="00000000" w:rsidR="00000000" w:rsidRPr="00000000">
        <w:rPr>
          <w:rtl w:val="0"/>
        </w:rPr>
      </w:r>
    </w:p>
    <w:p w:rsidR="00000000" w:rsidDel="00000000" w:rsidP="00000000" w:rsidRDefault="00000000" w:rsidRPr="00000000" w14:paraId="000046B9">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pPr>
      <w:bookmarkStart w:colFirst="0" w:colLast="0" w:name="_9y95ndy0tdel" w:id="58"/>
      <w:bookmarkEnd w:id="58"/>
      <w:r w:rsidDel="00000000" w:rsidR="00000000" w:rsidRPr="00000000">
        <w:rPr>
          <w:rtl w:val="0"/>
        </w:rPr>
        <w:t xml:space="preserve">ANEXO 6</w:t>
      </w:r>
    </w:p>
    <w:p w:rsidR="00000000" w:rsidDel="00000000" w:rsidP="00000000" w:rsidRDefault="00000000" w:rsidRPr="00000000" w14:paraId="000046BA">
      <w:pPr>
        <w:jc w:val="center"/>
        <w:rPr/>
      </w:pPr>
      <w:r w:rsidDel="00000000" w:rsidR="00000000" w:rsidRPr="00000000">
        <w:rPr>
          <w:b w:val="1"/>
          <w:bCs w:val="1"/>
          <w:rtl w:val="0"/>
        </w:rPr>
        <w:t xml:space="preserve">R-711</w:t>
      </w:r>
      <w:r w:rsidDel="00000000" w:rsidR="00000000" w:rsidRPr="00000000">
        <w:rPr>
          <w:rtl w:val="0"/>
        </w:rPr>
      </w:r>
    </w:p>
    <w:p w:rsidR="00000000" w:rsidDel="00000000" w:rsidP="00000000" w:rsidRDefault="00000000" w:rsidRPr="00000000" w14:paraId="000046B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993"/>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bookmarkStart w:colFirst="0" w:colLast="0" w:name="_lplb33a4i8il" w:id="59"/>
      <w:bookmarkEnd w:id="59"/>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REGISTRO DE PROGRAMACIÓN DE ACTIVIDADES PARA EL DESARROLLO FUNCIONAL </w:t>
      </w:r>
    </w:p>
    <w:p w:rsidR="00000000" w:rsidDel="00000000" w:rsidP="00000000" w:rsidRDefault="00000000" w:rsidRPr="00000000" w14:paraId="000046BC">
      <w:pPr>
        <w:jc w:val="center"/>
        <w:rPr>
          <w:b w:val="1"/>
          <w:bCs w:val="1"/>
        </w:rPr>
      </w:pPr>
      <w:r w:rsidDel="00000000" w:rsidR="00000000" w:rsidRPr="00000000">
        <w:rPr>
          <w:rtl w:val="0"/>
        </w:rPr>
      </w:r>
    </w:p>
    <w:tbl>
      <w:tblPr>
        <w:tblStyle w:val="Table20"/>
        <w:tblW w:w="9356.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42"/>
        <w:gridCol w:w="1021"/>
        <w:gridCol w:w="113"/>
        <w:gridCol w:w="1276"/>
        <w:gridCol w:w="141"/>
        <w:gridCol w:w="1418"/>
        <w:gridCol w:w="329"/>
        <w:gridCol w:w="380"/>
        <w:gridCol w:w="544"/>
        <w:gridCol w:w="291"/>
        <w:gridCol w:w="1291"/>
        <w:tblGridChange w:id="0">
          <w:tblGrid>
            <w:gridCol w:w="2410"/>
            <w:gridCol w:w="142"/>
            <w:gridCol w:w="1021"/>
            <w:gridCol w:w="113"/>
            <w:gridCol w:w="1276"/>
            <w:gridCol w:w="141"/>
            <w:gridCol w:w="1418"/>
            <w:gridCol w:w="329"/>
            <w:gridCol w:w="380"/>
            <w:gridCol w:w="544"/>
            <w:gridCol w:w="291"/>
            <w:gridCol w:w="1291"/>
          </w:tblGrid>
        </w:tblGridChange>
      </w:tblGrid>
      <w:tr>
        <w:trPr>
          <w:cantSplit w:val="0"/>
          <w:trHeight w:val="199" w:hRule="atLeast"/>
          <w:tblHeader w:val="0"/>
        </w:trPr>
        <w:tc>
          <w:tcPr>
            <w:vMerge w:val="restart"/>
            <w:shd w:fill="auto" w:val="clear"/>
          </w:tcPr>
          <w:p w:rsidR="00000000" w:rsidDel="00000000" w:rsidP="00000000" w:rsidRDefault="00000000" w:rsidRPr="00000000" w14:paraId="000046BD">
            <w:pPr>
              <w:tabs>
                <w:tab w:val="center" w:leader="none" w:pos="4252"/>
                <w:tab w:val="right" w:leader="none" w:pos="8504"/>
              </w:tabs>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917575</wp:posOffset>
                  </wp:positionH>
                  <wp:positionV relativeFrom="paragraph">
                    <wp:posOffset>59055</wp:posOffset>
                  </wp:positionV>
                  <wp:extent cx="1302385" cy="401955"/>
                  <wp:effectExtent b="0" l="0" r="0" t="0"/>
                  <wp:wrapNone/>
                  <wp:docPr id="1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302385" cy="401955"/>
                          </a:xfrm>
                          <a:prstGeom prst="rect"/>
                          <a:ln/>
                        </pic:spPr>
                      </pic:pic>
                    </a:graphicData>
                  </a:graphic>
                </wp:anchor>
              </w:drawing>
            </w:r>
          </w:p>
        </w:tc>
        <w:tc>
          <w:tcPr>
            <w:gridSpan w:val="7"/>
            <w:vMerge w:val="restart"/>
            <w:shd w:fill="auto" w:val="clear"/>
            <w:vAlign w:val="center"/>
          </w:tcPr>
          <w:p w:rsidR="00000000" w:rsidDel="00000000" w:rsidP="00000000" w:rsidRDefault="00000000" w:rsidRPr="00000000" w14:paraId="000046BE">
            <w:pPr>
              <w:tabs>
                <w:tab w:val="center" w:leader="none" w:pos="4252"/>
                <w:tab w:val="right" w:leader="none" w:pos="8504"/>
              </w:tabs>
              <w:jc w:val="center"/>
              <w:rPr/>
            </w:pPr>
            <w:r w:rsidDel="00000000" w:rsidR="00000000" w:rsidRPr="00000000">
              <w:rPr>
                <w:b w:val="1"/>
                <w:bCs w:val="1"/>
                <w:rtl w:val="0"/>
              </w:rPr>
              <w:t xml:space="preserve">REGISTRO</w:t>
            </w:r>
            <w:r w:rsidDel="00000000" w:rsidR="00000000" w:rsidRPr="00000000">
              <w:rPr>
                <w:rtl w:val="0"/>
              </w:rPr>
            </w:r>
          </w:p>
          <w:p w:rsidR="00000000" w:rsidDel="00000000" w:rsidP="00000000" w:rsidRDefault="00000000" w:rsidRPr="00000000" w14:paraId="000046BF">
            <w:pPr>
              <w:jc w:val="center"/>
              <w:rPr>
                <w:b w:val="1"/>
                <w:bCs w:val="1"/>
                <w:sz w:val="22"/>
                <w:szCs w:val="22"/>
              </w:rPr>
            </w:pPr>
            <w:r w:rsidDel="00000000" w:rsidR="00000000" w:rsidRPr="00000000">
              <w:rPr>
                <w:b w:val="1"/>
                <w:bCs w:val="1"/>
                <w:rtl w:val="0"/>
              </w:rPr>
              <w:t xml:space="preserve">DE PROGRAMACIÓN DE ACTIVIDADES PARA EL DESARROLLO FUNCIONAL</w:t>
            </w:r>
            <w:r w:rsidDel="00000000" w:rsidR="00000000" w:rsidRPr="00000000">
              <w:rPr>
                <w:rtl w:val="0"/>
              </w:rPr>
            </w:r>
          </w:p>
        </w:tc>
        <w:tc>
          <w:tcPr>
            <w:gridSpan w:val="4"/>
            <w:shd w:fill="d9d9d9" w:val="clear"/>
            <w:vAlign w:val="center"/>
          </w:tcPr>
          <w:p w:rsidR="00000000" w:rsidDel="00000000" w:rsidP="00000000" w:rsidRDefault="00000000" w:rsidRPr="00000000" w14:paraId="000046C6">
            <w:pPr>
              <w:shd w:fill="ffffff" w:val="clear"/>
              <w:tabs>
                <w:tab w:val="center" w:leader="none" w:pos="4252"/>
                <w:tab w:val="right" w:leader="none" w:pos="8504"/>
              </w:tabs>
              <w:jc w:val="center"/>
              <w:rPr>
                <w:b w:val="1"/>
                <w:bCs w:val="1"/>
                <w:sz w:val="14"/>
                <w:szCs w:val="14"/>
              </w:rPr>
            </w:pPr>
            <w:r w:rsidDel="00000000" w:rsidR="00000000" w:rsidRPr="00000000">
              <w:rPr>
                <w:b w:val="1"/>
                <w:bCs w:val="1"/>
                <w:sz w:val="14"/>
                <w:szCs w:val="14"/>
                <w:rtl w:val="0"/>
              </w:rPr>
              <w:t xml:space="preserve">Código</w:t>
            </w:r>
          </w:p>
        </w:tc>
      </w:tr>
      <w:tr>
        <w:trPr>
          <w:cantSplit w:val="0"/>
          <w:trHeight w:val="199" w:hRule="atLeast"/>
          <w:tblHeader w:val="0"/>
        </w:trPr>
        <w:tc>
          <w:tcPr>
            <w:vMerge w:val="continue"/>
            <w:shd w:fill="auto" w:val="clear"/>
          </w:tcPr>
          <w:p w:rsidR="00000000" w:rsidDel="00000000" w:rsidP="00000000" w:rsidRDefault="00000000" w:rsidRPr="00000000" w14:paraId="00004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c>
          <w:tcPr>
            <w:gridSpan w:val="7"/>
            <w:vMerge w:val="continue"/>
            <w:shd w:fill="auto" w:val="clear"/>
            <w:vAlign w:val="center"/>
          </w:tcPr>
          <w:p w:rsidR="00000000" w:rsidDel="00000000" w:rsidP="00000000" w:rsidRDefault="00000000" w:rsidRPr="00000000" w14:paraId="00004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c>
          <w:tcPr>
            <w:gridSpan w:val="4"/>
            <w:shd w:fill="ffffff" w:val="clear"/>
            <w:vAlign w:val="center"/>
          </w:tcPr>
          <w:p w:rsidR="00000000" w:rsidDel="00000000" w:rsidP="00000000" w:rsidRDefault="00000000" w:rsidRPr="00000000" w14:paraId="000046D2">
            <w:pPr>
              <w:shd w:fill="ffffff" w:val="clear"/>
              <w:tabs>
                <w:tab w:val="center" w:leader="none" w:pos="4252"/>
                <w:tab w:val="right" w:leader="none" w:pos="8504"/>
              </w:tabs>
              <w:jc w:val="center"/>
              <w:rPr>
                <w:sz w:val="14"/>
                <w:szCs w:val="14"/>
              </w:rPr>
            </w:pPr>
            <w:r w:rsidDel="00000000" w:rsidR="00000000" w:rsidRPr="00000000">
              <w:rPr>
                <w:sz w:val="14"/>
                <w:szCs w:val="14"/>
                <w:rtl w:val="0"/>
              </w:rPr>
              <w:t xml:space="preserve">R-711</w:t>
            </w:r>
          </w:p>
        </w:tc>
      </w:tr>
      <w:tr>
        <w:trPr>
          <w:cantSplit w:val="0"/>
          <w:trHeight w:val="129" w:hRule="atLeast"/>
          <w:tblHeader w:val="0"/>
        </w:trPr>
        <w:tc>
          <w:tcPr>
            <w:vMerge w:val="continue"/>
            <w:shd w:fill="auto" w:val="clear"/>
          </w:tcPr>
          <w:p w:rsidR="00000000" w:rsidDel="00000000" w:rsidP="00000000" w:rsidRDefault="00000000" w:rsidRPr="00000000" w14:paraId="00004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gridSpan w:val="7"/>
            <w:vMerge w:val="continue"/>
            <w:shd w:fill="auto" w:val="clear"/>
            <w:vAlign w:val="center"/>
          </w:tcPr>
          <w:p w:rsidR="00000000" w:rsidDel="00000000" w:rsidP="00000000" w:rsidRDefault="00000000" w:rsidRPr="00000000" w14:paraId="00004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gridSpan w:val="3"/>
            <w:shd w:fill="d9d9d9" w:val="clear"/>
            <w:vAlign w:val="center"/>
          </w:tcPr>
          <w:p w:rsidR="00000000" w:rsidDel="00000000" w:rsidP="00000000" w:rsidRDefault="00000000" w:rsidRPr="00000000" w14:paraId="000046DE">
            <w:pPr>
              <w:tabs>
                <w:tab w:val="center" w:leader="none" w:pos="4252"/>
                <w:tab w:val="right" w:leader="none" w:pos="8504"/>
              </w:tabs>
              <w:jc w:val="center"/>
              <w:rPr>
                <w:b w:val="1"/>
                <w:bCs w:val="1"/>
                <w:sz w:val="14"/>
                <w:szCs w:val="14"/>
              </w:rPr>
            </w:pPr>
            <w:r w:rsidDel="00000000" w:rsidR="00000000" w:rsidRPr="00000000">
              <w:rPr>
                <w:b w:val="1"/>
                <w:bCs w:val="1"/>
                <w:sz w:val="14"/>
                <w:szCs w:val="14"/>
                <w:rtl w:val="0"/>
              </w:rPr>
              <w:t xml:space="preserve">Versión</w:t>
            </w:r>
          </w:p>
        </w:tc>
        <w:tc>
          <w:tcPr>
            <w:shd w:fill="d9d9d9" w:val="clear"/>
            <w:vAlign w:val="center"/>
          </w:tcPr>
          <w:p w:rsidR="00000000" w:rsidDel="00000000" w:rsidP="00000000" w:rsidRDefault="00000000" w:rsidRPr="00000000" w14:paraId="000046E1">
            <w:pPr>
              <w:tabs>
                <w:tab w:val="center" w:leader="none" w:pos="4252"/>
                <w:tab w:val="right" w:leader="none" w:pos="8504"/>
              </w:tabs>
              <w:ind w:left="92" w:firstLine="0"/>
              <w:jc w:val="center"/>
              <w:rPr>
                <w:b w:val="1"/>
                <w:bCs w:val="1"/>
                <w:sz w:val="14"/>
                <w:szCs w:val="14"/>
              </w:rPr>
            </w:pPr>
            <w:r w:rsidDel="00000000" w:rsidR="00000000" w:rsidRPr="00000000">
              <w:rPr>
                <w:b w:val="1"/>
                <w:bCs w:val="1"/>
                <w:sz w:val="14"/>
                <w:szCs w:val="14"/>
                <w:rtl w:val="0"/>
              </w:rPr>
              <w:t xml:space="preserve">Página</w:t>
            </w:r>
          </w:p>
        </w:tc>
      </w:tr>
      <w:tr>
        <w:trPr>
          <w:cantSplit w:val="0"/>
          <w:trHeight w:val="129" w:hRule="atLeast"/>
          <w:tblHeader w:val="0"/>
        </w:trPr>
        <w:tc>
          <w:tcPr>
            <w:vMerge w:val="continue"/>
            <w:shd w:fill="auto" w:val="clear"/>
          </w:tcPr>
          <w:p w:rsidR="00000000" w:rsidDel="00000000" w:rsidP="00000000" w:rsidRDefault="00000000" w:rsidRPr="00000000" w14:paraId="00004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c>
          <w:tcPr>
            <w:gridSpan w:val="7"/>
            <w:vMerge w:val="continue"/>
            <w:shd w:fill="auto" w:val="clear"/>
            <w:vAlign w:val="center"/>
          </w:tcPr>
          <w:p w:rsidR="00000000" w:rsidDel="00000000" w:rsidP="00000000" w:rsidRDefault="00000000" w:rsidRPr="00000000" w14:paraId="00004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c>
          <w:tcPr>
            <w:gridSpan w:val="3"/>
            <w:shd w:fill="ffffff" w:val="clear"/>
            <w:vAlign w:val="center"/>
          </w:tcPr>
          <w:p w:rsidR="00000000" w:rsidDel="00000000" w:rsidP="00000000" w:rsidRDefault="00000000" w:rsidRPr="00000000" w14:paraId="000046EA">
            <w:pPr>
              <w:tabs>
                <w:tab w:val="center" w:leader="none" w:pos="4252"/>
                <w:tab w:val="right" w:leader="none" w:pos="8504"/>
              </w:tabs>
              <w:jc w:val="center"/>
              <w:rPr>
                <w:sz w:val="14"/>
                <w:szCs w:val="14"/>
              </w:rPr>
            </w:pPr>
            <w:r w:rsidDel="00000000" w:rsidR="00000000" w:rsidRPr="00000000">
              <w:rPr>
                <w:sz w:val="14"/>
                <w:szCs w:val="14"/>
                <w:rtl w:val="0"/>
              </w:rPr>
              <w:t xml:space="preserve">2</w:t>
            </w:r>
          </w:p>
        </w:tc>
        <w:tc>
          <w:tcPr>
            <w:shd w:fill="ffffff" w:val="clear"/>
            <w:vAlign w:val="center"/>
          </w:tcPr>
          <w:p w:rsidR="00000000" w:rsidDel="00000000" w:rsidP="00000000" w:rsidRDefault="00000000" w:rsidRPr="00000000" w14:paraId="000046ED">
            <w:pPr>
              <w:tabs>
                <w:tab w:val="center" w:leader="none" w:pos="4252"/>
                <w:tab w:val="right" w:leader="none" w:pos="8504"/>
              </w:tabs>
              <w:ind w:left="205" w:hanging="161"/>
              <w:jc w:val="center"/>
              <w:rPr>
                <w:sz w:val="14"/>
                <w:szCs w:val="14"/>
              </w:rPr>
            </w:pPr>
            <w:r w:rsidDel="00000000" w:rsidR="00000000" w:rsidRPr="00000000">
              <w:rPr>
                <w:sz w:val="14"/>
                <w:szCs w:val="14"/>
                <w:rtl w:val="0"/>
              </w:rPr>
              <w:t xml:space="preserve"> de </w:t>
            </w:r>
          </w:p>
        </w:tc>
      </w:tr>
      <w:tr>
        <w:trPr>
          <w:cantSplit w:val="0"/>
          <w:trHeight w:val="479" w:hRule="atLeast"/>
          <w:tblHeader w:val="0"/>
        </w:trPr>
        <w:tc>
          <w:tcPr>
            <w:gridSpan w:val="12"/>
            <w:tcBorders>
              <w:top w:color="000000" w:space="0" w:sz="4" w:val="single"/>
              <w:left w:color="000000" w:space="0" w:sz="4" w:val="single"/>
              <w:bottom w:color="000000" w:space="0" w:sz="0" w:val="nil"/>
              <w:right w:color="000000" w:space="0" w:sz="4" w:val="single"/>
            </w:tcBorders>
            <w:shd w:fill="ffffff" w:val="clear"/>
            <w:tcMar>
              <w:left w:w="10.0" w:type="dxa"/>
              <w:right w:w="10.0" w:type="dxa"/>
            </w:tcMar>
            <w:vAlign w:val="center"/>
          </w:tcPr>
          <w:p w:rsidR="00000000" w:rsidDel="00000000" w:rsidP="00000000" w:rsidRDefault="00000000" w:rsidRPr="00000000" w14:paraId="000046EE">
            <w:pPr>
              <w:ind w:left="130" w:firstLine="0"/>
              <w:rPr>
                <w:sz w:val="20"/>
                <w:szCs w:val="20"/>
              </w:rPr>
            </w:pPr>
            <w:r w:rsidDel="00000000" w:rsidR="00000000" w:rsidRPr="00000000">
              <w:rPr>
                <w:b w:val="1"/>
                <w:bCs w:val="1"/>
                <w:sz w:val="20"/>
                <w:szCs w:val="20"/>
                <w:rtl w:val="0"/>
              </w:rPr>
              <w:t xml:space="preserve">1. DATOS DEL REGISTRO</w:t>
            </w:r>
            <w:r w:rsidDel="00000000" w:rsidR="00000000" w:rsidRPr="00000000">
              <w:rPr>
                <w:rtl w:val="0"/>
              </w:rPr>
            </w:r>
          </w:p>
        </w:tc>
      </w:tr>
      <w:tr>
        <w:trPr>
          <w:cantSplit w:val="0"/>
          <w:trHeight w:val="417" w:hRule="atLeast"/>
          <w:tblHeader w:val="0"/>
        </w:trPr>
        <w:tc>
          <w:tcPr>
            <w:gridSpan w:val="3"/>
            <w:tcBorders>
              <w:top w:color="000000" w:space="0" w:sz="4" w:val="single"/>
              <w:left w:color="000000" w:space="0" w:sz="4" w:val="single"/>
              <w:bottom w:color="000000" w:space="0" w:sz="0" w:val="nil"/>
              <w:right w:color="000000" w:space="0" w:sz="0" w:val="nil"/>
            </w:tcBorders>
            <w:shd w:fill="ffffff" w:val="clear"/>
            <w:tcMar>
              <w:left w:w="10.0" w:type="dxa"/>
              <w:right w:w="10.0" w:type="dxa"/>
            </w:tcMar>
            <w:vAlign w:val="center"/>
          </w:tcPr>
          <w:p w:rsidR="00000000" w:rsidDel="00000000" w:rsidP="00000000" w:rsidRDefault="00000000" w:rsidRPr="00000000" w14:paraId="00004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2"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Fecha de elaboración:</w:t>
            </w:r>
          </w:p>
        </w:tc>
        <w:tc>
          <w:tcPr>
            <w:gridSpan w:val="9"/>
            <w:tcBorders>
              <w:top w:color="000000" w:space="0" w:sz="4" w:val="single"/>
              <w:left w:color="000000" w:space="0" w:sz="4" w:val="single"/>
              <w:bottom w:color="000000" w:space="0" w:sz="0" w:val="nil"/>
              <w:right w:color="000000" w:space="0" w:sz="4" w:val="single"/>
            </w:tcBorders>
            <w:shd w:fill="ffffff" w:val="clear"/>
            <w:tcMar>
              <w:left w:w="10.0" w:type="dxa"/>
              <w:right w:w="10.0" w:type="dxa"/>
            </w:tcMar>
            <w:vAlign w:val="center"/>
          </w:tcPr>
          <w:p w:rsidR="00000000" w:rsidDel="00000000" w:rsidP="00000000" w:rsidRDefault="00000000" w:rsidRPr="00000000" w14:paraId="000046FD">
            <w:pPr>
              <w:ind w:left="130" w:firstLine="0"/>
              <w:rPr>
                <w:sz w:val="20"/>
                <w:szCs w:val="20"/>
              </w:rPr>
            </w:pPr>
            <w:r w:rsidDel="00000000" w:rsidR="00000000" w:rsidRPr="00000000">
              <w:rPr>
                <w:rtl w:val="0"/>
              </w:rPr>
            </w:r>
          </w:p>
        </w:tc>
      </w:tr>
      <w:tr>
        <w:trPr>
          <w:cantSplit w:val="0"/>
          <w:trHeight w:val="528" w:hRule="atLeast"/>
          <w:tblHeader w:val="0"/>
        </w:trPr>
        <w:tc>
          <w:tcPr>
            <w:gridSpan w:val="3"/>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706">
            <w:pPr>
              <w:jc w:val="right"/>
              <w:rPr>
                <w:b w:val="1"/>
                <w:bCs w:val="1"/>
                <w:sz w:val="20"/>
                <w:szCs w:val="20"/>
              </w:rPr>
            </w:pPr>
            <w:r w:rsidDel="00000000" w:rsidR="00000000" w:rsidRPr="00000000">
              <w:rPr>
                <w:b w:val="1"/>
                <w:bCs w:val="1"/>
                <w:sz w:val="20"/>
                <w:szCs w:val="20"/>
                <w:rtl w:val="0"/>
              </w:rPr>
              <w:t xml:space="preserve">Entidad Pública Emisora:</w:t>
            </w:r>
          </w:p>
        </w:tc>
        <w:tc>
          <w:tcPr>
            <w:gridSpan w:val="9"/>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09">
            <w:pPr>
              <w:rPr>
                <w:sz w:val="20"/>
                <w:szCs w:val="20"/>
              </w:rPr>
            </w:pPr>
            <w:r w:rsidDel="00000000" w:rsidR="00000000" w:rsidRPr="00000000">
              <w:rPr>
                <w:rtl w:val="0"/>
              </w:rPr>
            </w:r>
          </w:p>
        </w:tc>
      </w:tr>
      <w:tr>
        <w:trPr>
          <w:cantSplit w:val="0"/>
          <w:trHeight w:val="564" w:hRule="atLeast"/>
          <w:tblHeader w:val="0"/>
        </w:trPr>
        <w:tc>
          <w:tcPr>
            <w:gridSpan w:val="3"/>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712">
            <w:pPr>
              <w:jc w:val="right"/>
              <w:rPr>
                <w:b w:val="1"/>
                <w:bCs w:val="1"/>
                <w:sz w:val="20"/>
                <w:szCs w:val="20"/>
              </w:rPr>
            </w:pPr>
            <w:r w:rsidDel="00000000" w:rsidR="00000000" w:rsidRPr="00000000">
              <w:rPr>
                <w:b w:val="1"/>
                <w:bCs w:val="1"/>
                <w:sz w:val="20"/>
                <w:szCs w:val="20"/>
                <w:rtl w:val="0"/>
              </w:rPr>
              <w:t xml:space="preserve">Denominación del Trámite APCO:</w:t>
            </w:r>
          </w:p>
        </w:tc>
        <w:tc>
          <w:tcPr>
            <w:gridSpan w:val="9"/>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15">
            <w:pPr>
              <w:rPr>
                <w:sz w:val="20"/>
                <w:szCs w:val="20"/>
              </w:rPr>
            </w:pPr>
            <w:r w:rsidDel="00000000" w:rsidR="00000000" w:rsidRPr="00000000">
              <w:rPr>
                <w:rtl w:val="0"/>
              </w:rPr>
            </w:r>
          </w:p>
        </w:tc>
      </w:tr>
      <w:tr>
        <w:trPr>
          <w:cantSplit w:val="0"/>
          <w:trHeight w:val="469" w:hRule="atLeast"/>
          <w:tblHeader w:val="0"/>
        </w:trPr>
        <w:tc>
          <w:tcPr>
            <w:gridSpan w:val="1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1E">
            <w:pPr>
              <w:ind w:left="132" w:firstLine="0"/>
              <w:rPr>
                <w:sz w:val="20"/>
                <w:szCs w:val="20"/>
              </w:rPr>
            </w:pPr>
            <w:r w:rsidDel="00000000" w:rsidR="00000000" w:rsidRPr="00000000">
              <w:rPr>
                <w:b w:val="1"/>
                <w:bCs w:val="1"/>
                <w:sz w:val="20"/>
                <w:szCs w:val="20"/>
                <w:rtl w:val="0"/>
              </w:rPr>
              <w:t xml:space="preserve">2. PERIODO DE EJECUCIÓN ESTIMADO</w:t>
            </w:r>
            <w:r w:rsidDel="00000000" w:rsidR="00000000" w:rsidRPr="00000000">
              <w:rPr>
                <w:rtl w:val="0"/>
              </w:rPr>
            </w:r>
          </w:p>
        </w:tc>
      </w:tr>
      <w:tr>
        <w:trPr>
          <w:cantSplit w:val="0"/>
          <w:trHeight w:val="335" w:hRule="atLeast"/>
          <w:tblHeader w:val="0"/>
        </w:trPr>
        <w:tc>
          <w:tcPr>
            <w:gridSpan w:val="2"/>
            <w:tcBorders>
              <w:top w:color="000000" w:space="0" w:sz="4" w:val="single"/>
              <w:left w:color="000000" w:space="0" w:sz="4" w:val="single"/>
              <w:bottom w:color="000000" w:space="0" w:sz="0" w:val="nil"/>
              <w:right w:color="000000" w:space="0" w:sz="0" w:val="nil"/>
            </w:tcBorders>
            <w:shd w:fill="ffffff" w:val="clear"/>
            <w:tcMar>
              <w:left w:w="10.0" w:type="dxa"/>
              <w:right w:w="10.0" w:type="dxa"/>
            </w:tcMar>
            <w:vAlign w:val="center"/>
          </w:tcPr>
          <w:p w:rsidR="00000000" w:rsidDel="00000000" w:rsidP="00000000" w:rsidRDefault="00000000" w:rsidRPr="00000000" w14:paraId="0000472A">
            <w:pPr>
              <w:rPr>
                <w:b w:val="1"/>
                <w:bCs w:val="1"/>
                <w:sz w:val="20"/>
                <w:szCs w:val="20"/>
              </w:rPr>
            </w:pPr>
            <w:r w:rsidDel="00000000" w:rsidR="00000000" w:rsidRPr="00000000">
              <w:rPr>
                <w:b w:val="1"/>
                <w:bCs w:val="1"/>
                <w:sz w:val="20"/>
                <w:szCs w:val="20"/>
                <w:rtl w:val="0"/>
              </w:rPr>
              <w:t xml:space="preserve">Fecha de Inicio </w:t>
            </w:r>
          </w:p>
        </w:tc>
        <w:tc>
          <w:tcPr>
            <w:gridSpan w:val="3"/>
            <w:tcBorders>
              <w:top w:color="000000" w:space="0" w:sz="4" w:val="single"/>
              <w:left w:color="000000" w:space="0" w:sz="4" w:val="single"/>
              <w:bottom w:color="000000" w:space="0" w:sz="0" w:val="nil"/>
              <w:right w:color="000000" w:space="0" w:sz="4" w:val="single"/>
            </w:tcBorders>
            <w:shd w:fill="ffffff" w:val="clear"/>
            <w:tcMar>
              <w:left w:w="10.0" w:type="dxa"/>
              <w:right w:w="10.0" w:type="dxa"/>
            </w:tcMar>
            <w:vAlign w:val="center"/>
          </w:tcPr>
          <w:p w:rsidR="00000000" w:rsidDel="00000000" w:rsidP="00000000" w:rsidRDefault="00000000" w:rsidRPr="00000000" w14:paraId="0000472C">
            <w:pPr>
              <w:rPr>
                <w:b w:val="1"/>
                <w:bCs w:val="1"/>
                <w:sz w:val="20"/>
                <w:szCs w:val="20"/>
              </w:rPr>
            </w:pPr>
            <w:r w:rsidDel="00000000" w:rsidR="00000000" w:rsidRPr="00000000">
              <w:rPr>
                <w:rtl w:val="0"/>
              </w:rPr>
            </w:r>
          </w:p>
        </w:tc>
        <w:tc>
          <w:tcPr>
            <w:gridSpan w:val="4"/>
            <w:tcBorders>
              <w:top w:color="000000" w:space="0" w:sz="4" w:val="single"/>
              <w:left w:color="000000" w:space="0" w:sz="4" w:val="single"/>
              <w:bottom w:color="000000" w:space="0" w:sz="0" w:val="nil"/>
              <w:right w:color="000000" w:space="0" w:sz="4" w:val="single"/>
            </w:tcBorders>
            <w:shd w:fill="ffffff" w:val="clear"/>
            <w:tcMar>
              <w:left w:w="10.0" w:type="dxa"/>
              <w:right w:w="10.0" w:type="dxa"/>
            </w:tcMar>
            <w:vAlign w:val="center"/>
          </w:tcPr>
          <w:p w:rsidR="00000000" w:rsidDel="00000000" w:rsidP="00000000" w:rsidRDefault="00000000" w:rsidRPr="00000000" w14:paraId="0000472F">
            <w:pPr>
              <w:ind w:left="160" w:firstLine="0"/>
              <w:jc w:val="left"/>
              <w:rPr>
                <w:b w:val="1"/>
                <w:bCs w:val="1"/>
                <w:sz w:val="20"/>
                <w:szCs w:val="20"/>
              </w:rPr>
            </w:pPr>
            <w:r w:rsidDel="00000000" w:rsidR="00000000" w:rsidRPr="00000000">
              <w:rPr>
                <w:b w:val="1"/>
                <w:bCs w:val="1"/>
                <w:sz w:val="20"/>
                <w:szCs w:val="20"/>
                <w:rtl w:val="0"/>
              </w:rPr>
              <w:t xml:space="preserve">Fecha de  Conclusión</w:t>
            </w:r>
          </w:p>
        </w:tc>
        <w:tc>
          <w:tcPr>
            <w:gridSpan w:val="3"/>
            <w:tcBorders>
              <w:top w:color="000000" w:space="0" w:sz="4" w:val="single"/>
              <w:left w:color="000000" w:space="0" w:sz="4" w:val="single"/>
              <w:bottom w:color="000000" w:space="0" w:sz="0" w:val="nil"/>
              <w:right w:color="000000" w:space="0" w:sz="4" w:val="single"/>
            </w:tcBorders>
            <w:shd w:fill="ffffff" w:val="clear"/>
            <w:tcMar>
              <w:left w:w="10.0" w:type="dxa"/>
              <w:right w:w="10.0" w:type="dxa"/>
            </w:tcMar>
            <w:vAlign w:val="center"/>
          </w:tcPr>
          <w:p w:rsidR="00000000" w:rsidDel="00000000" w:rsidP="00000000" w:rsidRDefault="00000000" w:rsidRPr="00000000" w14:paraId="00004733">
            <w:pPr>
              <w:rPr>
                <w:sz w:val="20"/>
                <w:szCs w:val="20"/>
              </w:rPr>
            </w:pPr>
            <w:r w:rsidDel="00000000" w:rsidR="00000000" w:rsidRPr="00000000">
              <w:rPr>
                <w:rtl w:val="0"/>
              </w:rPr>
            </w:r>
          </w:p>
        </w:tc>
      </w:tr>
      <w:tr>
        <w:trPr>
          <w:cantSplit w:val="0"/>
          <w:trHeight w:val="326" w:hRule="atLeast"/>
          <w:tblHeader w:val="0"/>
        </w:trPr>
        <w:tc>
          <w:tcPr>
            <w:gridSpan w:val="1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3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228"/>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PROGRAMACIÓN DE ACTIVIDADES DE DESARROLLO</w:t>
            </w:r>
          </w:p>
        </w:tc>
      </w:tr>
      <w:tr>
        <w:trPr>
          <w:cantSplit w:val="0"/>
          <w:trHeight w:val="318" w:hRule="atLeast"/>
          <w:tblHeader w:val="0"/>
        </w:trPr>
        <w:tc>
          <w:tcPr>
            <w:gridSpan w:val="4"/>
            <w:vMerge w:val="restart"/>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742">
            <w:pPr>
              <w:jc w:val="center"/>
              <w:rPr>
                <w:b w:val="1"/>
                <w:bCs w:val="1"/>
                <w:sz w:val="20"/>
                <w:szCs w:val="20"/>
              </w:rPr>
            </w:pPr>
            <w:r w:rsidDel="00000000" w:rsidR="00000000" w:rsidRPr="00000000">
              <w:rPr>
                <w:b w:val="1"/>
                <w:bCs w:val="1"/>
                <w:sz w:val="20"/>
                <w:szCs w:val="20"/>
                <w:rtl w:val="0"/>
              </w:rPr>
              <w:t xml:space="preserve">Descripción de la actividad</w:t>
            </w:r>
          </w:p>
        </w:tc>
        <w:tc>
          <w:tcPr>
            <w:gridSpan w:val="2"/>
            <w:vMerge w:val="restart"/>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46">
            <w:pPr>
              <w:ind w:left="130" w:firstLine="0"/>
              <w:jc w:val="center"/>
              <w:rPr>
                <w:b w:val="1"/>
                <w:bCs w:val="1"/>
                <w:sz w:val="20"/>
                <w:szCs w:val="20"/>
              </w:rPr>
            </w:pPr>
            <w:r w:rsidDel="00000000" w:rsidR="00000000" w:rsidRPr="00000000">
              <w:rPr>
                <w:b w:val="1"/>
                <w:bCs w:val="1"/>
                <w:sz w:val="20"/>
                <w:szCs w:val="20"/>
                <w:rtl w:val="0"/>
              </w:rPr>
              <w:t xml:space="preserve">Responsable</w:t>
            </w:r>
          </w:p>
          <w:p w:rsidR="00000000" w:rsidDel="00000000" w:rsidP="00000000" w:rsidRDefault="00000000" w:rsidRPr="00000000" w14:paraId="00004747">
            <w:pPr>
              <w:ind w:left="130" w:firstLine="0"/>
              <w:jc w:val="center"/>
              <w:rPr>
                <w:b w:val="1"/>
                <w:bCs w:val="1"/>
                <w:sz w:val="20"/>
                <w:szCs w:val="20"/>
              </w:rPr>
            </w:pPr>
            <w:r w:rsidDel="00000000" w:rsidR="00000000" w:rsidRPr="00000000">
              <w:rPr>
                <w:b w:val="1"/>
                <w:bCs w:val="1"/>
                <w:sz w:val="20"/>
                <w:szCs w:val="20"/>
                <w:rtl w:val="0"/>
              </w:rPr>
              <w:t xml:space="preserve">de ejecución</w:t>
            </w:r>
          </w:p>
        </w:tc>
        <w:tc>
          <w:tcPr>
            <w:gridSpan w:val="4"/>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49">
            <w:pPr>
              <w:jc w:val="center"/>
              <w:rPr>
                <w:b w:val="1"/>
                <w:bCs w:val="1"/>
                <w:sz w:val="20"/>
                <w:szCs w:val="20"/>
              </w:rPr>
            </w:pPr>
            <w:r w:rsidDel="00000000" w:rsidR="00000000" w:rsidRPr="00000000">
              <w:rPr>
                <w:b w:val="1"/>
                <w:bCs w:val="1"/>
                <w:sz w:val="20"/>
                <w:szCs w:val="20"/>
                <w:rtl w:val="0"/>
              </w:rPr>
              <w:t xml:space="preserve">Plazo</w:t>
            </w:r>
          </w:p>
        </w:tc>
        <w:tc>
          <w:tcPr>
            <w:gridSpan w:val="2"/>
            <w:vMerge w:val="restart"/>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4D">
            <w:pPr>
              <w:jc w:val="center"/>
              <w:rPr>
                <w:b w:val="1"/>
                <w:bCs w:val="1"/>
                <w:sz w:val="20"/>
                <w:szCs w:val="20"/>
              </w:rPr>
            </w:pPr>
            <w:r w:rsidDel="00000000" w:rsidR="00000000" w:rsidRPr="00000000">
              <w:rPr>
                <w:b w:val="1"/>
                <w:bCs w:val="1"/>
                <w:sz w:val="20"/>
                <w:szCs w:val="20"/>
                <w:rtl w:val="0"/>
              </w:rPr>
              <w:t xml:space="preserve">Observaciones</w:t>
            </w:r>
          </w:p>
        </w:tc>
      </w:tr>
      <w:tr>
        <w:trPr>
          <w:cantSplit w:val="0"/>
          <w:trHeight w:val="407" w:hRule="atLeast"/>
          <w:tblHeader w:val="0"/>
        </w:trPr>
        <w:tc>
          <w:tcPr>
            <w:gridSpan w:val="4"/>
            <w:vMerge w:val="continue"/>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2"/>
            <w:vMerge w:val="continue"/>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55">
            <w:pPr>
              <w:jc w:val="center"/>
              <w:rPr>
                <w:b w:val="1"/>
                <w:bCs w:val="1"/>
                <w:sz w:val="20"/>
                <w:szCs w:val="20"/>
              </w:rPr>
            </w:pPr>
            <w:r w:rsidDel="00000000" w:rsidR="00000000" w:rsidRPr="00000000">
              <w:rPr>
                <w:b w:val="1"/>
                <w:bCs w:val="1"/>
                <w:sz w:val="20"/>
                <w:szCs w:val="20"/>
                <w:rtl w:val="0"/>
              </w:rPr>
              <w:t xml:space="preserve">Inicio</w:t>
            </w:r>
          </w:p>
          <w:p w:rsidR="00000000" w:rsidDel="00000000" w:rsidP="00000000" w:rsidRDefault="00000000" w:rsidRPr="00000000" w14:paraId="00004756">
            <w:pPr>
              <w:jc w:val="center"/>
              <w:rPr>
                <w:b w:val="1"/>
                <w:bCs w:val="1"/>
                <w:sz w:val="20"/>
                <w:szCs w:val="20"/>
              </w:rPr>
            </w:pPr>
            <w:r w:rsidDel="00000000" w:rsidR="00000000" w:rsidRPr="00000000">
              <w:rPr>
                <w:rtl w:val="0"/>
              </w:rPr>
            </w:r>
          </w:p>
          <w:p w:rsidR="00000000" w:rsidDel="00000000" w:rsidP="00000000" w:rsidRDefault="00000000" w:rsidRPr="00000000" w14:paraId="00004757">
            <w:pPr>
              <w:jc w:val="center"/>
              <w:rPr>
                <w:b w:val="1"/>
                <w:bCs w:val="1"/>
                <w:sz w:val="20"/>
                <w:szCs w:val="20"/>
              </w:rPr>
            </w:pPr>
            <w:r w:rsidDel="00000000" w:rsidR="00000000" w:rsidRPr="00000000">
              <w:rPr>
                <w:rtl w:val="0"/>
              </w:rPr>
            </w:r>
          </w:p>
        </w:tc>
        <w:tc>
          <w:tcPr>
            <w:gridSpan w:val="3"/>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58">
            <w:pPr>
              <w:jc w:val="center"/>
              <w:rPr>
                <w:i w:val="1"/>
                <w:iCs w:val="1"/>
                <w:sz w:val="20"/>
                <w:szCs w:val="20"/>
              </w:rPr>
            </w:pPr>
            <w:r w:rsidDel="00000000" w:rsidR="00000000" w:rsidRPr="00000000">
              <w:rPr>
                <w:b w:val="1"/>
                <w:bCs w:val="1"/>
                <w:sz w:val="20"/>
                <w:szCs w:val="20"/>
                <w:rtl w:val="0"/>
              </w:rPr>
              <w:t xml:space="preserve">Conclusión</w:t>
            </w:r>
            <w:r w:rsidDel="00000000" w:rsidR="00000000" w:rsidRPr="00000000">
              <w:rPr>
                <w:rtl w:val="0"/>
              </w:rPr>
            </w:r>
          </w:p>
          <w:p w:rsidR="00000000" w:rsidDel="00000000" w:rsidP="00000000" w:rsidRDefault="00000000" w:rsidRPr="00000000" w14:paraId="00004759">
            <w:pPr>
              <w:numPr>
                <w:ilvl w:val="0"/>
                <w:numId w:val="59"/>
              </w:numPr>
              <w:ind w:left="2136" w:hanging="360"/>
              <w:jc w:val="center"/>
              <w:rPr>
                <w:b w:val="1"/>
                <w:bCs w:val="1"/>
                <w:sz w:val="20"/>
                <w:szCs w:val="20"/>
              </w:rPr>
            </w:pPr>
            <w:r w:rsidDel="00000000" w:rsidR="00000000" w:rsidRPr="00000000">
              <w:rPr>
                <w:b w:val="1"/>
                <w:bCs w:val="1"/>
                <w:sz w:val="20"/>
                <w:szCs w:val="20"/>
                <w:rtl w:val="0"/>
              </w:rPr>
              <w:t xml:space="preserve">SUJETO A MODIFICACIÓN</w:t>
            </w:r>
          </w:p>
        </w:tc>
        <w:tc>
          <w:tcPr>
            <w:gridSpan w:val="2"/>
            <w:vMerge w:val="continue"/>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rHeight w:val="445" w:hRule="atLeast"/>
          <w:tblHeader w:val="0"/>
        </w:trPr>
        <w:tc>
          <w:tcPr>
            <w:gridSpan w:val="4"/>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75E">
            <w:pPr>
              <w:rPr>
                <w:i w:val="1"/>
                <w:iCs w:val="1"/>
                <w:color w:val="808080"/>
                <w:sz w:val="16"/>
                <w:szCs w:val="16"/>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62">
            <w:pPr>
              <w:ind w:left="130" w:firstLine="0"/>
              <w:rPr>
                <w:i w:val="1"/>
                <w:iCs w:val="1"/>
                <w:color w:val="808080"/>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64">
            <w:pPr>
              <w:ind w:left="130" w:firstLine="0"/>
              <w:rPr>
                <w:i w:val="1"/>
                <w:iCs w:val="1"/>
                <w:color w:val="808080"/>
                <w:sz w:val="20"/>
                <w:szCs w:val="20"/>
              </w:rPr>
            </w:pPr>
            <w:r w:rsidDel="00000000" w:rsidR="00000000" w:rsidRPr="00000000">
              <w:rPr>
                <w:rtl w:val="0"/>
              </w:rPr>
            </w:r>
          </w:p>
        </w:tc>
        <w:tc>
          <w:tcPr>
            <w:gridSpan w:val="3"/>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65">
            <w:pPr>
              <w:ind w:left="130" w:firstLine="0"/>
              <w:rPr>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68">
            <w:pPr>
              <w:ind w:left="130" w:firstLine="0"/>
              <w:rPr>
                <w:sz w:val="20"/>
                <w:szCs w:val="20"/>
              </w:rPr>
            </w:pPr>
            <w:r w:rsidDel="00000000" w:rsidR="00000000" w:rsidRPr="00000000">
              <w:rPr>
                <w:rtl w:val="0"/>
              </w:rPr>
            </w:r>
          </w:p>
        </w:tc>
      </w:tr>
      <w:tr>
        <w:trPr>
          <w:cantSplit w:val="0"/>
          <w:trHeight w:val="423" w:hRule="atLeast"/>
          <w:tblHeader w:val="0"/>
        </w:trPr>
        <w:tc>
          <w:tcPr>
            <w:gridSpan w:val="4"/>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76A">
            <w:pPr>
              <w:rPr>
                <w:i w:val="1"/>
                <w:iCs w:val="1"/>
                <w:color w:val="808080"/>
                <w:sz w:val="16"/>
                <w:szCs w:val="16"/>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6E">
            <w:pPr>
              <w:ind w:left="130" w:firstLine="0"/>
              <w:rPr>
                <w:i w:val="1"/>
                <w:iCs w:val="1"/>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70">
            <w:pPr>
              <w:ind w:left="130" w:firstLine="0"/>
              <w:rPr>
                <w:i w:val="1"/>
                <w:iCs w:val="1"/>
                <w:sz w:val="20"/>
                <w:szCs w:val="20"/>
              </w:rPr>
            </w:pPr>
            <w:r w:rsidDel="00000000" w:rsidR="00000000" w:rsidRPr="00000000">
              <w:rPr>
                <w:rtl w:val="0"/>
              </w:rPr>
            </w:r>
          </w:p>
        </w:tc>
        <w:tc>
          <w:tcPr>
            <w:gridSpan w:val="3"/>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71">
            <w:pPr>
              <w:tabs>
                <w:tab w:val="left" w:leader="none" w:pos="346"/>
              </w:tabs>
              <w:spacing w:after="120" w:lineRule="auto"/>
              <w:ind w:left="130" w:right="140" w:firstLine="0"/>
              <w:rPr>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74">
            <w:pPr>
              <w:tabs>
                <w:tab w:val="left" w:leader="none" w:pos="346"/>
              </w:tabs>
              <w:spacing w:after="120" w:lineRule="auto"/>
              <w:ind w:left="130" w:right="140" w:firstLine="0"/>
              <w:rPr>
                <w:sz w:val="20"/>
                <w:szCs w:val="20"/>
              </w:rPr>
            </w:pPr>
            <w:r w:rsidDel="00000000" w:rsidR="00000000" w:rsidRPr="00000000">
              <w:rPr>
                <w:rtl w:val="0"/>
              </w:rPr>
            </w:r>
          </w:p>
        </w:tc>
      </w:tr>
      <w:tr>
        <w:trPr>
          <w:cantSplit w:val="0"/>
          <w:trHeight w:val="437" w:hRule="atLeast"/>
          <w:tblHeader w:val="0"/>
        </w:trPr>
        <w:tc>
          <w:tcPr>
            <w:gridSpan w:val="4"/>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776">
            <w:pPr>
              <w:widowControl w:val="0"/>
              <w:rPr>
                <w:i w:val="1"/>
                <w:iCs w:val="1"/>
                <w:color w:val="808080"/>
                <w:sz w:val="16"/>
                <w:szCs w:val="16"/>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7A">
            <w:pPr>
              <w:ind w:left="130" w:firstLine="0"/>
              <w:rPr>
                <w:i w:val="1"/>
                <w:iCs w:val="1"/>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7C">
            <w:pPr>
              <w:ind w:left="130" w:firstLine="0"/>
              <w:rPr>
                <w:i w:val="1"/>
                <w:iCs w:val="1"/>
                <w:sz w:val="20"/>
                <w:szCs w:val="20"/>
              </w:rPr>
            </w:pPr>
            <w:r w:rsidDel="00000000" w:rsidR="00000000" w:rsidRPr="00000000">
              <w:rPr>
                <w:rtl w:val="0"/>
              </w:rPr>
            </w:r>
          </w:p>
        </w:tc>
        <w:tc>
          <w:tcPr>
            <w:gridSpan w:val="3"/>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7D">
            <w:pPr>
              <w:widowControl w:val="0"/>
              <w:shd w:fill="ffffff" w:val="clear"/>
              <w:tabs>
                <w:tab w:val="left" w:leader="none" w:pos="-54"/>
              </w:tabs>
              <w:ind w:left="414" w:firstLine="0"/>
              <w:rPr>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80">
            <w:pPr>
              <w:widowControl w:val="0"/>
              <w:shd w:fill="ffffff" w:val="clear"/>
              <w:tabs>
                <w:tab w:val="left" w:leader="none" w:pos="-54"/>
              </w:tabs>
              <w:ind w:left="414" w:firstLine="0"/>
              <w:rPr>
                <w:sz w:val="20"/>
                <w:szCs w:val="20"/>
              </w:rPr>
            </w:pPr>
            <w:r w:rsidDel="00000000" w:rsidR="00000000" w:rsidRPr="00000000">
              <w:rPr>
                <w:rtl w:val="0"/>
              </w:rPr>
            </w:r>
          </w:p>
        </w:tc>
      </w:tr>
      <w:tr>
        <w:trPr>
          <w:cantSplit w:val="0"/>
          <w:trHeight w:val="429" w:hRule="atLeast"/>
          <w:tblHeader w:val="0"/>
        </w:trPr>
        <w:tc>
          <w:tcPr>
            <w:gridSpan w:val="4"/>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782">
            <w:pPr>
              <w:widowControl w:val="0"/>
              <w:rPr>
                <w:i w:val="1"/>
                <w:iCs w:val="1"/>
                <w:color w:val="808080"/>
                <w:sz w:val="16"/>
                <w:szCs w:val="16"/>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86">
            <w:pPr>
              <w:ind w:left="130" w:firstLine="0"/>
              <w:rPr>
                <w:i w:val="1"/>
                <w:iCs w:val="1"/>
                <w:color w:val="808080"/>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88">
            <w:pPr>
              <w:ind w:left="130" w:firstLine="0"/>
              <w:rPr>
                <w:i w:val="1"/>
                <w:iCs w:val="1"/>
                <w:color w:val="808080"/>
                <w:sz w:val="20"/>
                <w:szCs w:val="20"/>
              </w:rPr>
            </w:pPr>
            <w:r w:rsidDel="00000000" w:rsidR="00000000" w:rsidRPr="00000000">
              <w:rPr>
                <w:rtl w:val="0"/>
              </w:rPr>
            </w:r>
          </w:p>
        </w:tc>
        <w:tc>
          <w:tcPr>
            <w:gridSpan w:val="3"/>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89">
            <w:pPr>
              <w:widowControl w:val="0"/>
              <w:shd w:fill="ffffff" w:val="clear"/>
              <w:tabs>
                <w:tab w:val="left" w:leader="none" w:pos="-54"/>
              </w:tabs>
              <w:ind w:left="414" w:firstLine="0"/>
              <w:rPr>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8C">
            <w:pPr>
              <w:widowControl w:val="0"/>
              <w:shd w:fill="ffffff" w:val="clear"/>
              <w:tabs>
                <w:tab w:val="left" w:leader="none" w:pos="-54"/>
              </w:tabs>
              <w:ind w:left="414" w:firstLine="0"/>
              <w:rPr>
                <w:sz w:val="20"/>
                <w:szCs w:val="20"/>
              </w:rPr>
            </w:pPr>
            <w:r w:rsidDel="00000000" w:rsidR="00000000" w:rsidRPr="00000000">
              <w:rPr>
                <w:rtl w:val="0"/>
              </w:rPr>
            </w:r>
          </w:p>
        </w:tc>
      </w:tr>
      <w:tr>
        <w:trPr>
          <w:cantSplit w:val="0"/>
          <w:trHeight w:val="402" w:hRule="atLeast"/>
          <w:tblHeader w:val="0"/>
        </w:trPr>
        <w:tc>
          <w:tcPr>
            <w:gridSpan w:val="4"/>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78E">
            <w:pPr>
              <w:widowControl w:val="0"/>
              <w:rPr>
                <w:i w:val="1"/>
                <w:iCs w:val="1"/>
                <w:color w:val="808080"/>
                <w:sz w:val="16"/>
                <w:szCs w:val="16"/>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92">
            <w:pPr>
              <w:ind w:left="130" w:firstLine="0"/>
              <w:rPr>
                <w:i w:val="1"/>
                <w:iCs w:val="1"/>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94">
            <w:pPr>
              <w:ind w:left="130" w:firstLine="0"/>
              <w:rPr>
                <w:i w:val="1"/>
                <w:iCs w:val="1"/>
                <w:sz w:val="20"/>
                <w:szCs w:val="20"/>
              </w:rPr>
            </w:pPr>
            <w:r w:rsidDel="00000000" w:rsidR="00000000" w:rsidRPr="00000000">
              <w:rPr>
                <w:rtl w:val="0"/>
              </w:rPr>
            </w:r>
          </w:p>
        </w:tc>
        <w:tc>
          <w:tcPr>
            <w:gridSpan w:val="3"/>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95">
            <w:pPr>
              <w:widowControl w:val="0"/>
              <w:shd w:fill="ffffff" w:val="clear"/>
              <w:tabs>
                <w:tab w:val="left" w:leader="none" w:pos="-54"/>
              </w:tabs>
              <w:ind w:left="414" w:firstLine="0"/>
              <w:rPr>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98">
            <w:pPr>
              <w:widowControl w:val="0"/>
              <w:shd w:fill="ffffff" w:val="clear"/>
              <w:tabs>
                <w:tab w:val="left" w:leader="none" w:pos="-54"/>
              </w:tabs>
              <w:ind w:left="414" w:firstLine="0"/>
              <w:rPr>
                <w:sz w:val="20"/>
                <w:szCs w:val="20"/>
              </w:rPr>
            </w:pPr>
            <w:r w:rsidDel="00000000" w:rsidR="00000000" w:rsidRPr="00000000">
              <w:rPr>
                <w:rtl w:val="0"/>
              </w:rPr>
            </w:r>
          </w:p>
        </w:tc>
      </w:tr>
      <w:tr>
        <w:trPr>
          <w:cantSplit w:val="0"/>
          <w:trHeight w:val="408" w:hRule="atLeast"/>
          <w:tblHeader w:val="0"/>
        </w:trPr>
        <w:tc>
          <w:tcPr>
            <w:gridSpan w:val="4"/>
            <w:tcBorders>
              <w:top w:color="000000" w:space="0" w:sz="4" w:val="single"/>
              <w:left w:color="000000" w:space="0" w:sz="4" w:val="single"/>
            </w:tcBorders>
            <w:shd w:fill="ffffff" w:val="clear"/>
            <w:tcMar>
              <w:left w:w="10.0" w:type="dxa"/>
              <w:right w:w="10.0" w:type="dxa"/>
            </w:tcMar>
            <w:vAlign w:val="center"/>
          </w:tcPr>
          <w:p w:rsidR="00000000" w:rsidDel="00000000" w:rsidP="00000000" w:rsidRDefault="00000000" w:rsidRPr="00000000" w14:paraId="0000479A">
            <w:pPr>
              <w:widowControl w:val="0"/>
              <w:rPr>
                <w:b w:val="1"/>
                <w:bCs w:val="1"/>
                <w:i w:val="1"/>
                <w:iCs w:val="1"/>
                <w:color w:val="808080"/>
                <w:sz w:val="16"/>
                <w:szCs w:val="16"/>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9E">
            <w:pPr>
              <w:ind w:left="130" w:firstLine="0"/>
              <w:rPr>
                <w:i w:val="1"/>
                <w:iCs w:val="1"/>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A0">
            <w:pPr>
              <w:ind w:left="130" w:firstLine="0"/>
              <w:rPr>
                <w:i w:val="1"/>
                <w:iCs w:val="1"/>
                <w:sz w:val="20"/>
                <w:szCs w:val="20"/>
              </w:rPr>
            </w:pPr>
            <w:r w:rsidDel="00000000" w:rsidR="00000000" w:rsidRPr="00000000">
              <w:rPr>
                <w:rtl w:val="0"/>
              </w:rPr>
            </w:r>
          </w:p>
        </w:tc>
        <w:tc>
          <w:tcPr>
            <w:gridSpan w:val="3"/>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A1">
            <w:pPr>
              <w:widowControl w:val="0"/>
              <w:shd w:fill="ffffff" w:val="clear"/>
              <w:tabs>
                <w:tab w:val="left" w:leader="none" w:pos="-54"/>
              </w:tabs>
              <w:ind w:left="414" w:firstLine="0"/>
              <w:rPr>
                <w:color w:val="808080"/>
                <w:sz w:val="20"/>
                <w:szCs w:val="20"/>
              </w:rPr>
            </w:pPr>
            <w:r w:rsidDel="00000000" w:rsidR="00000000" w:rsidRPr="00000000">
              <w:rPr>
                <w:rtl w:val="0"/>
              </w:rPr>
            </w:r>
          </w:p>
        </w:tc>
        <w:tc>
          <w:tcPr>
            <w:gridSpan w:val="2"/>
            <w:tcBorders>
              <w:top w:color="000000" w:space="0" w:sz="4" w:val="single"/>
              <w:left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A4">
            <w:pPr>
              <w:widowControl w:val="0"/>
              <w:shd w:fill="ffffff" w:val="clear"/>
              <w:tabs>
                <w:tab w:val="left" w:leader="none" w:pos="-54"/>
              </w:tabs>
              <w:ind w:left="414" w:firstLine="0"/>
              <w:rPr>
                <w:sz w:val="20"/>
                <w:szCs w:val="20"/>
              </w:rPr>
            </w:pPr>
            <w:r w:rsidDel="00000000" w:rsidR="00000000" w:rsidRPr="00000000">
              <w:rPr>
                <w:rtl w:val="0"/>
              </w:rPr>
            </w:r>
          </w:p>
        </w:tc>
      </w:tr>
      <w:tr>
        <w:trPr>
          <w:cantSplit w:val="0"/>
          <w:trHeight w:val="428" w:hRule="atLeast"/>
          <w:tblHeader w:val="0"/>
        </w:trPr>
        <w:tc>
          <w:tcPr>
            <w:gridSpan w:val="4"/>
            <w:tcBorders>
              <w:top w:color="000000" w:space="0" w:sz="4" w:val="single"/>
              <w:left w:color="000000" w:space="0" w:sz="4" w:val="single"/>
              <w:bottom w:color="000000" w:space="0" w:sz="4" w:val="single"/>
            </w:tcBorders>
            <w:shd w:fill="ffffff" w:val="clear"/>
            <w:tcMar>
              <w:left w:w="10.0" w:type="dxa"/>
              <w:right w:w="10.0" w:type="dxa"/>
            </w:tcMar>
            <w:vAlign w:val="center"/>
          </w:tcPr>
          <w:p w:rsidR="00000000" w:rsidDel="00000000" w:rsidP="00000000" w:rsidRDefault="00000000" w:rsidRPr="00000000" w14:paraId="000047A6">
            <w:pPr>
              <w:rPr>
                <w:b w:val="1"/>
                <w:bCs w:val="1"/>
                <w:i w:val="1"/>
                <w:iCs w:val="1"/>
                <w:color w:val="808080"/>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AA">
            <w:pPr>
              <w:ind w:left="130" w:firstLine="0"/>
              <w:rPr>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AC">
            <w:pPr>
              <w:ind w:left="130" w:firstLine="0"/>
              <w:rPr>
                <w:i w:val="1"/>
                <w:iCs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AD">
            <w:pPr>
              <w:ind w:left="130" w:firstLine="0"/>
              <w:rPr>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left w:w="10.0" w:type="dxa"/>
              <w:right w:w="10.0" w:type="dxa"/>
            </w:tcMar>
            <w:vAlign w:val="center"/>
          </w:tcPr>
          <w:p w:rsidR="00000000" w:rsidDel="00000000" w:rsidP="00000000" w:rsidRDefault="00000000" w:rsidRPr="00000000" w14:paraId="000047B0">
            <w:pPr>
              <w:ind w:left="130" w:firstLine="0"/>
              <w:rPr>
                <w:sz w:val="20"/>
                <w:szCs w:val="20"/>
              </w:rPr>
            </w:pPr>
            <w:r w:rsidDel="00000000" w:rsidR="00000000" w:rsidRPr="00000000">
              <w:rPr>
                <w:rtl w:val="0"/>
              </w:rPr>
            </w:r>
          </w:p>
        </w:tc>
      </w:tr>
      <w:tr>
        <w:trPr>
          <w:cantSplit w:val="0"/>
          <w:trHeight w:val="1081" w:hRule="atLeast"/>
          <w:tblHeader w:val="0"/>
        </w:trPr>
        <w:tc>
          <w:tcPr>
            <w:gridSpan w:val="4"/>
            <w:tcBorders>
              <w:top w:color="000000" w:space="0" w:sz="4" w:val="single"/>
              <w:left w:color="000000" w:space="0" w:sz="4" w:val="single"/>
              <w:bottom w:color="000000" w:space="0" w:sz="4" w:val="single"/>
            </w:tcBorders>
            <w:shd w:fill="ffffff" w:val="clear"/>
            <w:tcMar>
              <w:left w:w="10.0" w:type="dxa"/>
              <w:right w:w="10.0" w:type="dxa"/>
            </w:tcMar>
            <w:vAlign w:val="center"/>
          </w:tcPr>
          <w:p w:rsidR="00000000" w:rsidDel="00000000" w:rsidP="00000000" w:rsidRDefault="00000000" w:rsidRPr="00000000" w14:paraId="000047B2">
            <w:pPr>
              <w:rPr>
                <w:b w:val="1"/>
                <w:bCs w:val="1"/>
                <w:i w:val="1"/>
                <w:iCs w:val="1"/>
                <w:color w:val="808080"/>
                <w:sz w:val="16"/>
                <w:szCs w:val="16"/>
              </w:rPr>
            </w:pPr>
            <w:r w:rsidDel="00000000" w:rsidR="00000000" w:rsidRPr="00000000">
              <w:rPr>
                <w:b w:val="1"/>
                <w:bCs w:val="1"/>
                <w:sz w:val="20"/>
                <w:szCs w:val="20"/>
                <w:rtl w:val="0"/>
              </w:rPr>
              <w:t xml:space="preserve">4. FIRMA Y SELLOS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left w:w="10.0" w:type="dxa"/>
              <w:right w:w="10.0" w:type="dxa"/>
            </w:tcMar>
          </w:tcPr>
          <w:p w:rsidR="00000000" w:rsidDel="00000000" w:rsidP="00000000" w:rsidRDefault="00000000" w:rsidRPr="00000000" w14:paraId="000047B6">
            <w:pPr>
              <w:widowControl w:val="0"/>
              <w:spacing w:after="120" w:lineRule="auto"/>
              <w:jc w:val="left"/>
              <w:rPr>
                <w:sz w:val="20"/>
                <w:szCs w:val="20"/>
              </w:rPr>
            </w:pPr>
            <w:r w:rsidDel="00000000" w:rsidR="00000000" w:rsidRPr="00000000">
              <w:rPr>
                <w:sz w:val="20"/>
                <w:szCs w:val="20"/>
                <w:rtl w:val="0"/>
              </w:rPr>
              <w:t xml:space="preserve">Elaborado por  (personal técnico):</w:t>
            </w:r>
          </w:p>
          <w:p w:rsidR="00000000" w:rsidDel="00000000" w:rsidP="00000000" w:rsidRDefault="00000000" w:rsidRPr="00000000" w14:paraId="000047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47B8">
            <w:pPr>
              <w:ind w:left="130" w:firstLine="0"/>
              <w:jc w:val="left"/>
              <w:rPr>
                <w:i w:val="1"/>
                <w:iCs w:val="1"/>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ffffff" w:val="clear"/>
            <w:tcMar>
              <w:left w:w="10.0" w:type="dxa"/>
              <w:right w:w="10.0" w:type="dxa"/>
            </w:tcMar>
          </w:tcPr>
          <w:p w:rsidR="00000000" w:rsidDel="00000000" w:rsidP="00000000" w:rsidRDefault="00000000" w:rsidRPr="00000000" w14:paraId="000047BB">
            <w:pPr>
              <w:jc w:val="left"/>
              <w:rPr>
                <w:sz w:val="20"/>
                <w:szCs w:val="20"/>
              </w:rPr>
            </w:pPr>
            <w:r w:rsidDel="00000000" w:rsidR="00000000" w:rsidRPr="00000000">
              <w:rPr>
                <w:sz w:val="20"/>
                <w:szCs w:val="20"/>
                <w:rtl w:val="0"/>
              </w:rPr>
              <w:t xml:space="preserve">Autorizado por (personal con nivel jerárquico):</w:t>
            </w:r>
          </w:p>
          <w:p w:rsidR="00000000" w:rsidDel="00000000" w:rsidP="00000000" w:rsidRDefault="00000000" w:rsidRPr="00000000" w14:paraId="000047BC">
            <w:pPr>
              <w:ind w:left="130" w:firstLine="0"/>
              <w:jc w:val="left"/>
              <w:rPr>
                <w:sz w:val="20"/>
                <w:szCs w:val="20"/>
              </w:rPr>
            </w:pPr>
            <w:r w:rsidDel="00000000" w:rsidR="00000000" w:rsidRPr="00000000">
              <w:rPr>
                <w:rtl w:val="0"/>
              </w:rPr>
            </w:r>
          </w:p>
        </w:tc>
      </w:tr>
    </w:tbl>
    <w:p w:rsidR="00000000" w:rsidDel="00000000" w:rsidP="00000000" w:rsidRDefault="00000000" w:rsidRPr="00000000" w14:paraId="000047C1">
      <w:pPr>
        <w:jc w:val="center"/>
        <w:rPr>
          <w:b w:val="1"/>
          <w:bCs w:val="1"/>
        </w:rPr>
      </w:pPr>
      <w:r w:rsidDel="00000000" w:rsidR="00000000" w:rsidRPr="00000000">
        <w:rPr>
          <w:rtl w:val="0"/>
        </w:rPr>
      </w:r>
    </w:p>
    <w:p w:rsidR="00000000" w:rsidDel="00000000" w:rsidP="00000000" w:rsidRDefault="00000000" w:rsidRPr="00000000" w14:paraId="000047C2">
      <w:pPr>
        <w:rPr/>
      </w:pPr>
      <w:r w:rsidDel="00000000" w:rsidR="00000000" w:rsidRPr="00000000">
        <w:rPr>
          <w:rtl w:val="0"/>
        </w:rPr>
      </w:r>
    </w:p>
    <w:p w:rsidR="00000000" w:rsidDel="00000000" w:rsidP="00000000" w:rsidRDefault="00000000" w:rsidRPr="00000000" w14:paraId="000047C3">
      <w:pPr>
        <w:jc w:val="center"/>
        <w:rPr>
          <w:b w:val="1"/>
          <w:bCs w:val="1"/>
        </w:rPr>
      </w:pPr>
      <w:r w:rsidDel="00000000" w:rsidR="00000000" w:rsidRPr="00000000">
        <w:rPr>
          <w:b w:val="1"/>
          <w:bCs w:val="1"/>
          <w:rtl w:val="0"/>
        </w:rPr>
        <w:t xml:space="preserve">INSTRUCTIVO DE LLENADO</w:t>
      </w:r>
    </w:p>
    <w:p w:rsidR="00000000" w:rsidDel="00000000" w:rsidP="00000000" w:rsidRDefault="00000000" w:rsidRPr="00000000" w14:paraId="000047C4">
      <w:pPr>
        <w:jc w:val="center"/>
        <w:rPr>
          <w:b w:val="1"/>
          <w:bCs w:val="1"/>
        </w:rPr>
      </w:pPr>
      <w:r w:rsidDel="00000000" w:rsidR="00000000" w:rsidRPr="00000000">
        <w:rPr>
          <w:b w:val="1"/>
          <w:bCs w:val="1"/>
          <w:rtl w:val="0"/>
        </w:rPr>
        <w:t xml:space="preserve">R-711</w:t>
      </w:r>
    </w:p>
    <w:p w:rsidR="00000000" w:rsidDel="00000000" w:rsidP="00000000" w:rsidRDefault="00000000" w:rsidRPr="00000000" w14:paraId="000047C5">
      <w:pPr>
        <w:jc w:val="center"/>
        <w:rPr>
          <w:b w:val="1"/>
          <w:bCs w:val="1"/>
        </w:rPr>
      </w:pPr>
      <w:r w:rsidDel="00000000" w:rsidR="00000000" w:rsidRPr="00000000">
        <w:rPr>
          <w:b w:val="1"/>
          <w:bCs w:val="1"/>
          <w:rtl w:val="0"/>
        </w:rPr>
        <w:t xml:space="preserve">REGISTRO</w:t>
      </w:r>
    </w:p>
    <w:p w:rsidR="00000000" w:rsidDel="00000000" w:rsidP="00000000" w:rsidRDefault="00000000" w:rsidRPr="00000000" w14:paraId="000047C6">
      <w:pPr>
        <w:jc w:val="center"/>
        <w:rPr>
          <w:b w:val="1"/>
          <w:bCs w:val="1"/>
        </w:rPr>
      </w:pPr>
      <w:r w:rsidDel="00000000" w:rsidR="00000000" w:rsidRPr="00000000">
        <w:rPr>
          <w:b w:val="1"/>
          <w:bCs w:val="1"/>
          <w:rtl w:val="0"/>
        </w:rPr>
        <w:t xml:space="preserve">PROGRAMACIÓN DE ACTIVIDADES PARA EL DESARROLLO FUNCIONAL</w:t>
      </w:r>
    </w:p>
    <w:p w:rsidR="00000000" w:rsidDel="00000000" w:rsidP="00000000" w:rsidRDefault="00000000" w:rsidRPr="00000000" w14:paraId="000047C7">
      <w:pPr>
        <w:rPr>
          <w:b w:val="1"/>
          <w:bCs w:val="1"/>
        </w:rPr>
      </w:pPr>
      <w:r w:rsidDel="00000000" w:rsidR="00000000" w:rsidRPr="00000000">
        <w:rPr>
          <w:rtl w:val="0"/>
        </w:rPr>
      </w:r>
    </w:p>
    <w:p w:rsidR="00000000" w:rsidDel="00000000" w:rsidP="00000000" w:rsidRDefault="00000000" w:rsidRPr="00000000" w14:paraId="000047C8">
      <w:pPr>
        <w:rPr>
          <w:b w:val="1"/>
          <w:bCs w:val="1"/>
        </w:rPr>
      </w:pPr>
      <w:r w:rsidDel="00000000" w:rsidR="00000000" w:rsidRPr="00000000">
        <w:rPr>
          <w:b w:val="1"/>
          <w:bCs w:val="1"/>
          <w:rtl w:val="0"/>
        </w:rPr>
        <w:t xml:space="preserve">1. DATOS DEL REGISTRO</w:t>
      </w:r>
    </w:p>
    <w:p w:rsidR="00000000" w:rsidDel="00000000" w:rsidP="00000000" w:rsidRDefault="00000000" w:rsidRPr="00000000" w14:paraId="000047C9">
      <w:pPr>
        <w:rPr>
          <w:b w:val="1"/>
          <w:bCs w:val="1"/>
        </w:rPr>
      </w:pPr>
      <w:r w:rsidDel="00000000" w:rsidR="00000000" w:rsidRPr="00000000">
        <w:rPr>
          <w:rtl w:val="0"/>
        </w:rPr>
      </w:r>
    </w:p>
    <w:p w:rsidR="00000000" w:rsidDel="00000000" w:rsidP="00000000" w:rsidRDefault="00000000" w:rsidRPr="00000000" w14:paraId="000047CA">
      <w:pPr>
        <w:rPr>
          <w:b w:val="1"/>
          <w:bCs w:val="1"/>
        </w:rPr>
      </w:pPr>
      <w:r w:rsidDel="00000000" w:rsidR="00000000" w:rsidRPr="00000000">
        <w:rPr>
          <w:b w:val="1"/>
          <w:bCs w:val="1"/>
          <w:rtl w:val="0"/>
        </w:rPr>
        <w:t xml:space="preserve">Fecha de Elaboración: </w:t>
      </w:r>
      <w:r w:rsidDel="00000000" w:rsidR="00000000" w:rsidRPr="00000000">
        <w:rPr>
          <w:rtl w:val="0"/>
        </w:rPr>
        <w:t xml:space="preserve">Registrar la fecha de emisión del Registro.</w:t>
      </w:r>
      <w:r w:rsidDel="00000000" w:rsidR="00000000" w:rsidRPr="00000000">
        <w:rPr>
          <w:rtl w:val="0"/>
        </w:rPr>
      </w:r>
    </w:p>
    <w:p w:rsidR="00000000" w:rsidDel="00000000" w:rsidP="00000000" w:rsidRDefault="00000000" w:rsidRPr="00000000" w14:paraId="000047CB">
      <w:pPr>
        <w:rPr>
          <w:b w:val="1"/>
          <w:bCs w:val="1"/>
        </w:rPr>
      </w:pPr>
      <w:r w:rsidDel="00000000" w:rsidR="00000000" w:rsidRPr="00000000">
        <w:rPr>
          <w:b w:val="1"/>
          <w:bCs w:val="1"/>
          <w:rtl w:val="0"/>
        </w:rPr>
        <w:t xml:space="preserve">Entidad Pública Emisora: </w:t>
      </w:r>
      <w:r w:rsidDel="00000000" w:rsidR="00000000" w:rsidRPr="00000000">
        <w:rPr>
          <w:rtl w:val="0"/>
        </w:rPr>
        <w:t xml:space="preserve">Registrar la denominación o razón social de la Entidad Emisora autorizada para solicitar funcionalidades y adecuaciones en el sistema de la VUCE.</w:t>
      </w:r>
      <w:r w:rsidDel="00000000" w:rsidR="00000000" w:rsidRPr="00000000">
        <w:rPr>
          <w:rtl w:val="0"/>
        </w:rPr>
      </w:r>
    </w:p>
    <w:p w:rsidR="00000000" w:rsidDel="00000000" w:rsidP="00000000" w:rsidRDefault="00000000" w:rsidRPr="00000000" w14:paraId="000047CC">
      <w:pPr>
        <w:rPr>
          <w:b w:val="1"/>
          <w:bCs w:val="1"/>
        </w:rPr>
      </w:pPr>
      <w:r w:rsidDel="00000000" w:rsidR="00000000" w:rsidRPr="00000000">
        <w:rPr>
          <w:b w:val="1"/>
          <w:bCs w:val="1"/>
          <w:rtl w:val="0"/>
        </w:rPr>
        <w:t xml:space="preserve">Denominación del Tramite APCO: </w:t>
      </w:r>
      <w:r w:rsidDel="00000000" w:rsidR="00000000" w:rsidRPr="00000000">
        <w:rPr>
          <w:rtl w:val="0"/>
        </w:rPr>
        <w:t xml:space="preserve">Registrar la denominación el nombre del trámite APCO a ser implementado.</w:t>
      </w:r>
      <w:r w:rsidDel="00000000" w:rsidR="00000000" w:rsidRPr="00000000">
        <w:rPr>
          <w:rtl w:val="0"/>
        </w:rPr>
      </w:r>
    </w:p>
    <w:p w:rsidR="00000000" w:rsidDel="00000000" w:rsidP="00000000" w:rsidRDefault="00000000" w:rsidRPr="00000000" w14:paraId="000047CD">
      <w:pPr>
        <w:rPr>
          <w:b w:val="1"/>
          <w:bCs w:val="1"/>
        </w:rPr>
      </w:pPr>
      <w:r w:rsidDel="00000000" w:rsidR="00000000" w:rsidRPr="00000000">
        <w:rPr>
          <w:rtl w:val="0"/>
        </w:rPr>
      </w:r>
    </w:p>
    <w:p w:rsidR="00000000" w:rsidDel="00000000" w:rsidP="00000000" w:rsidRDefault="00000000" w:rsidRPr="00000000" w14:paraId="000047CE">
      <w:pPr>
        <w:rPr>
          <w:b w:val="1"/>
          <w:bCs w:val="1"/>
        </w:rPr>
      </w:pPr>
      <w:r w:rsidDel="00000000" w:rsidR="00000000" w:rsidRPr="00000000">
        <w:rPr>
          <w:b w:val="1"/>
          <w:bCs w:val="1"/>
          <w:rtl w:val="0"/>
        </w:rPr>
        <w:t xml:space="preserve">2. PERIODO DE EJECUCIÓN ESTIMADO</w:t>
      </w:r>
    </w:p>
    <w:p w:rsidR="00000000" w:rsidDel="00000000" w:rsidP="00000000" w:rsidRDefault="00000000" w:rsidRPr="00000000" w14:paraId="000047CF">
      <w:pPr>
        <w:rPr/>
      </w:pPr>
      <w:r w:rsidDel="00000000" w:rsidR="00000000" w:rsidRPr="00000000">
        <w:rPr>
          <w:rtl w:val="0"/>
        </w:rPr>
      </w:r>
    </w:p>
    <w:p w:rsidR="00000000" w:rsidDel="00000000" w:rsidP="00000000" w:rsidRDefault="00000000" w:rsidRPr="00000000" w14:paraId="000047D0">
      <w:pPr>
        <w:rPr>
          <w:b w:val="1"/>
          <w:bCs w:val="1"/>
        </w:rPr>
      </w:pPr>
      <w:r w:rsidDel="00000000" w:rsidR="00000000" w:rsidRPr="00000000">
        <w:rPr>
          <w:b w:val="1"/>
          <w:bCs w:val="1"/>
          <w:rtl w:val="0"/>
        </w:rPr>
        <w:t xml:space="preserve">Fecha de Inicio: </w:t>
      </w:r>
      <w:r w:rsidDel="00000000" w:rsidR="00000000" w:rsidRPr="00000000">
        <w:rPr>
          <w:rtl w:val="0"/>
        </w:rPr>
        <w:t xml:space="preserve">Registrar la fecha de Inicio del desarrollo del requerimiento.</w:t>
      </w:r>
      <w:r w:rsidDel="00000000" w:rsidR="00000000" w:rsidRPr="00000000">
        <w:rPr>
          <w:rtl w:val="0"/>
        </w:rPr>
      </w:r>
    </w:p>
    <w:p w:rsidR="00000000" w:rsidDel="00000000" w:rsidP="00000000" w:rsidRDefault="00000000" w:rsidRPr="00000000" w14:paraId="000047D1">
      <w:pPr>
        <w:rPr>
          <w:b w:val="1"/>
          <w:bCs w:val="1"/>
        </w:rPr>
      </w:pPr>
      <w:r w:rsidDel="00000000" w:rsidR="00000000" w:rsidRPr="00000000">
        <w:rPr>
          <w:b w:val="1"/>
          <w:bCs w:val="1"/>
          <w:rtl w:val="0"/>
        </w:rPr>
        <w:t xml:space="preserve">Fecha de Conclusión: </w:t>
      </w:r>
      <w:r w:rsidDel="00000000" w:rsidR="00000000" w:rsidRPr="00000000">
        <w:rPr>
          <w:rtl w:val="0"/>
        </w:rPr>
        <w:t xml:space="preserve">Registrar la fecha de conclusión del desarrollo del requerimiento.</w:t>
      </w:r>
      <w:r w:rsidDel="00000000" w:rsidR="00000000" w:rsidRPr="00000000">
        <w:rPr>
          <w:rtl w:val="0"/>
        </w:rPr>
      </w:r>
    </w:p>
    <w:p w:rsidR="00000000" w:rsidDel="00000000" w:rsidP="00000000" w:rsidRDefault="00000000" w:rsidRPr="00000000" w14:paraId="000047D2">
      <w:pPr>
        <w:rPr>
          <w:b w:val="1"/>
          <w:bCs w:val="1"/>
        </w:rPr>
      </w:pPr>
      <w:r w:rsidDel="00000000" w:rsidR="00000000" w:rsidRPr="00000000">
        <w:rPr>
          <w:rtl w:val="0"/>
        </w:rPr>
      </w:r>
    </w:p>
    <w:p w:rsidR="00000000" w:rsidDel="00000000" w:rsidP="00000000" w:rsidRDefault="00000000" w:rsidRPr="00000000" w14:paraId="000047D3">
      <w:pPr>
        <w:rPr>
          <w:b w:val="1"/>
          <w:bCs w:val="1"/>
        </w:rPr>
      </w:pPr>
      <w:r w:rsidDel="00000000" w:rsidR="00000000" w:rsidRPr="00000000">
        <w:rPr>
          <w:b w:val="1"/>
          <w:bCs w:val="1"/>
          <w:rtl w:val="0"/>
        </w:rPr>
        <w:t xml:space="preserve">3. PROGRAMACIÓN DE ACTIVIDADES DE DESARROLLO</w:t>
      </w:r>
    </w:p>
    <w:p w:rsidR="00000000" w:rsidDel="00000000" w:rsidP="00000000" w:rsidRDefault="00000000" w:rsidRPr="00000000" w14:paraId="000047D4">
      <w:pPr>
        <w:rPr/>
      </w:pPr>
      <w:r w:rsidDel="00000000" w:rsidR="00000000" w:rsidRPr="00000000">
        <w:rPr>
          <w:rtl w:val="0"/>
        </w:rPr>
      </w:r>
    </w:p>
    <w:p w:rsidR="00000000" w:rsidDel="00000000" w:rsidP="00000000" w:rsidRDefault="00000000" w:rsidRPr="00000000" w14:paraId="000047D5">
      <w:pPr>
        <w:rPr>
          <w:b w:val="1"/>
          <w:bCs w:val="1"/>
        </w:rPr>
      </w:pPr>
      <w:r w:rsidDel="00000000" w:rsidR="00000000" w:rsidRPr="00000000">
        <w:rPr>
          <w:b w:val="1"/>
          <w:bCs w:val="1"/>
          <w:rtl w:val="0"/>
        </w:rPr>
        <w:t xml:space="preserve">Descripción de la actividad: </w:t>
      </w:r>
      <w:r w:rsidDel="00000000" w:rsidR="00000000" w:rsidRPr="00000000">
        <w:rPr>
          <w:rtl w:val="0"/>
        </w:rPr>
        <w:t xml:space="preserve">Registrar la denominación de la actividad o tarea a desarrollar.</w:t>
      </w:r>
      <w:r w:rsidDel="00000000" w:rsidR="00000000" w:rsidRPr="00000000">
        <w:rPr>
          <w:rtl w:val="0"/>
        </w:rPr>
      </w:r>
    </w:p>
    <w:p w:rsidR="00000000" w:rsidDel="00000000" w:rsidP="00000000" w:rsidRDefault="00000000" w:rsidRPr="00000000" w14:paraId="000047D6">
      <w:pPr>
        <w:rPr/>
      </w:pPr>
      <w:r w:rsidDel="00000000" w:rsidR="00000000" w:rsidRPr="00000000">
        <w:rPr>
          <w:b w:val="1"/>
          <w:bCs w:val="1"/>
          <w:rtl w:val="0"/>
        </w:rPr>
        <w:t xml:space="preserve">Responsable de ejecución: </w:t>
      </w:r>
      <w:r w:rsidDel="00000000" w:rsidR="00000000" w:rsidRPr="00000000">
        <w:rPr>
          <w:rtl w:val="0"/>
        </w:rPr>
        <w:t xml:space="preserve">Registrar el nombre de la Entidad responsable de la ejecución de la actividad a desarrollarse.</w:t>
      </w:r>
    </w:p>
    <w:p w:rsidR="00000000" w:rsidDel="00000000" w:rsidP="00000000" w:rsidRDefault="00000000" w:rsidRPr="00000000" w14:paraId="000047D7">
      <w:pPr>
        <w:jc w:val="left"/>
        <w:rPr>
          <w:b w:val="1"/>
          <w:bCs w:val="1"/>
        </w:rPr>
      </w:pPr>
      <w:r w:rsidDel="00000000" w:rsidR="00000000" w:rsidRPr="00000000">
        <w:rPr>
          <w:b w:val="1"/>
          <w:bCs w:val="1"/>
          <w:rtl w:val="0"/>
        </w:rPr>
        <w:t xml:space="preserve">Plazo Inicio: </w:t>
      </w:r>
      <w:r w:rsidDel="00000000" w:rsidR="00000000" w:rsidRPr="00000000">
        <w:rPr>
          <w:rtl w:val="0"/>
        </w:rPr>
        <w:t xml:space="preserve">Registrar la fecha de inicio de la actividad o tarea a desarrollar.</w:t>
      </w:r>
      <w:r w:rsidDel="00000000" w:rsidR="00000000" w:rsidRPr="00000000">
        <w:rPr>
          <w:rtl w:val="0"/>
        </w:rPr>
      </w:r>
    </w:p>
    <w:p w:rsidR="00000000" w:rsidDel="00000000" w:rsidP="00000000" w:rsidRDefault="00000000" w:rsidRPr="00000000" w14:paraId="000047D8">
      <w:pPr>
        <w:jc w:val="left"/>
        <w:rPr>
          <w:b w:val="1"/>
          <w:bCs w:val="1"/>
        </w:rPr>
      </w:pPr>
      <w:r w:rsidDel="00000000" w:rsidR="00000000" w:rsidRPr="00000000">
        <w:rPr>
          <w:b w:val="1"/>
          <w:bCs w:val="1"/>
          <w:rtl w:val="0"/>
        </w:rPr>
        <w:t xml:space="preserve">Plazo Conclusión: </w:t>
      </w:r>
      <w:r w:rsidDel="00000000" w:rsidR="00000000" w:rsidRPr="00000000">
        <w:rPr>
          <w:rtl w:val="0"/>
        </w:rPr>
        <w:t xml:space="preserve">Registrar la fecha de conclusión de la actividad o tarea a desarrollar.</w:t>
      </w:r>
      <w:r w:rsidDel="00000000" w:rsidR="00000000" w:rsidRPr="00000000">
        <w:rPr>
          <w:rtl w:val="0"/>
        </w:rPr>
      </w:r>
    </w:p>
    <w:p w:rsidR="00000000" w:rsidDel="00000000" w:rsidP="00000000" w:rsidRDefault="00000000" w:rsidRPr="00000000" w14:paraId="000047D9">
      <w:pPr>
        <w:jc w:val="left"/>
        <w:rPr>
          <w:b w:val="1"/>
          <w:bCs w:val="1"/>
        </w:rPr>
      </w:pPr>
      <w:r w:rsidDel="00000000" w:rsidR="00000000" w:rsidRPr="00000000">
        <w:rPr>
          <w:b w:val="1"/>
          <w:bCs w:val="1"/>
          <w:rtl w:val="0"/>
        </w:rPr>
        <w:t xml:space="preserve">Observaciones: </w:t>
      </w:r>
      <w:r w:rsidDel="00000000" w:rsidR="00000000" w:rsidRPr="00000000">
        <w:rPr>
          <w:rtl w:val="0"/>
        </w:rPr>
        <w:t xml:space="preserve">Registrar las observaciones relacionadas a la actividad o tarea que considere necesarias.</w:t>
      </w:r>
      <w:r w:rsidDel="00000000" w:rsidR="00000000" w:rsidRPr="00000000">
        <w:rPr>
          <w:rtl w:val="0"/>
        </w:rPr>
      </w:r>
    </w:p>
    <w:p w:rsidR="00000000" w:rsidDel="00000000" w:rsidP="00000000" w:rsidRDefault="00000000" w:rsidRPr="00000000" w14:paraId="000047DA">
      <w:pPr>
        <w:rPr/>
      </w:pPr>
      <w:r w:rsidDel="00000000" w:rsidR="00000000" w:rsidRPr="00000000">
        <w:rPr>
          <w:rtl w:val="0"/>
        </w:rPr>
      </w:r>
    </w:p>
    <w:p w:rsidR="00000000" w:rsidDel="00000000" w:rsidP="00000000" w:rsidRDefault="00000000" w:rsidRPr="00000000" w14:paraId="000047D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Open Sans Light" w:cs="Open Sans Light" w:eastAsia="Open Sans Light" w:hAnsi="Open Sans Light"/>
          <w:b w:val="1"/>
          <w:bCs w:val="1"/>
          <w:i w:val="0"/>
          <w:iCs w:val="0"/>
          <w:smallCaps w:val="0"/>
          <w:strike w:val="0"/>
          <w:color w:val="000000"/>
          <w:sz w:val="24"/>
          <w:szCs w:val="2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4"/>
          <w:szCs w:val="24"/>
          <w:u w:val="none"/>
          <w:shd w:fill="auto" w:val="clear"/>
          <w:vertAlign w:val="baseline"/>
          <w:rtl w:val="0"/>
        </w:rPr>
        <w:t xml:space="preserve">FIRMA Y SELLOS.</w:t>
      </w:r>
    </w:p>
    <w:p w:rsidR="00000000" w:rsidDel="00000000" w:rsidP="00000000" w:rsidRDefault="00000000" w:rsidRPr="00000000" w14:paraId="000047DC">
      <w:pPr>
        <w:rPr/>
      </w:pPr>
      <w:r w:rsidDel="00000000" w:rsidR="00000000" w:rsidRPr="00000000">
        <w:rPr>
          <w:rtl w:val="0"/>
        </w:rPr>
      </w:r>
    </w:p>
    <w:p w:rsidR="00000000" w:rsidDel="00000000" w:rsidP="00000000" w:rsidRDefault="00000000" w:rsidRPr="00000000" w14:paraId="000047DD">
      <w:pPr>
        <w:rPr/>
      </w:pPr>
      <w:r w:rsidDel="00000000" w:rsidR="00000000" w:rsidRPr="00000000">
        <w:rPr>
          <w:rtl w:val="0"/>
        </w:rPr>
        <w:t xml:space="preserve">Debe ser suscrito por el personal elaboró la programación de actividades para el desarrollo funcional.</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47DE">
      <w:pPr>
        <w:rPr/>
      </w:pPr>
      <w:r w:rsidDel="00000000" w:rsidR="00000000" w:rsidRPr="00000000">
        <w:rPr>
          <w:rtl w:val="0"/>
        </w:rPr>
      </w:r>
    </w:p>
    <w:p w:rsidR="00000000" w:rsidDel="00000000" w:rsidP="00000000" w:rsidRDefault="00000000" w:rsidRPr="00000000" w14:paraId="000047DF">
      <w:pPr>
        <w:rPr/>
      </w:pPr>
      <w:r w:rsidDel="00000000" w:rsidR="00000000" w:rsidRPr="00000000">
        <w:rPr>
          <w:rtl w:val="0"/>
        </w:rPr>
      </w:r>
    </w:p>
    <w:p w:rsidR="00000000" w:rsidDel="00000000" w:rsidP="00000000" w:rsidRDefault="00000000" w:rsidRPr="00000000" w14:paraId="000047E0">
      <w:pPr>
        <w:rPr/>
      </w:pPr>
      <w:r w:rsidDel="00000000" w:rsidR="00000000" w:rsidRPr="00000000">
        <w:rPr>
          <w:rtl w:val="0"/>
        </w:rPr>
      </w:r>
    </w:p>
    <w:p w:rsidR="00000000" w:rsidDel="00000000" w:rsidP="00000000" w:rsidRDefault="00000000" w:rsidRPr="00000000" w14:paraId="000047E1">
      <w:pPr>
        <w:rPr/>
      </w:pPr>
      <w:r w:rsidDel="00000000" w:rsidR="00000000" w:rsidRPr="00000000">
        <w:rPr>
          <w:rtl w:val="0"/>
        </w:rPr>
      </w:r>
    </w:p>
    <w:p w:rsidR="00000000" w:rsidDel="00000000" w:rsidP="00000000" w:rsidRDefault="00000000" w:rsidRPr="00000000" w14:paraId="000047E2">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pPr>
      <w:bookmarkStart w:colFirst="0" w:colLast="0" w:name="_z55rmb23fcp7" w:id="60"/>
      <w:bookmarkEnd w:id="60"/>
      <w:r w:rsidDel="00000000" w:rsidR="00000000" w:rsidRPr="00000000">
        <w:rPr>
          <w:rtl w:val="0"/>
        </w:rPr>
        <w:t xml:space="preserve">ANEXO 7</w:t>
      </w:r>
    </w:p>
    <w:p w:rsidR="00000000" w:rsidDel="00000000" w:rsidP="00000000" w:rsidRDefault="00000000" w:rsidRPr="00000000" w14:paraId="000047E3">
      <w:pPr>
        <w:jc w:val="center"/>
        <w:rPr/>
      </w:pPr>
      <w:r w:rsidDel="00000000" w:rsidR="00000000" w:rsidRPr="00000000">
        <w:rPr>
          <w:b w:val="1"/>
          <w:bCs w:val="1"/>
          <w:rtl w:val="0"/>
        </w:rPr>
        <w:t xml:space="preserve">R-426</w:t>
      </w:r>
      <w:r w:rsidDel="00000000" w:rsidR="00000000" w:rsidRPr="00000000">
        <w:rPr>
          <w:rtl w:val="0"/>
        </w:rPr>
      </w:r>
    </w:p>
    <w:p w:rsidR="00000000" w:rsidDel="00000000" w:rsidP="00000000" w:rsidRDefault="00000000" w:rsidRPr="00000000" w14:paraId="000047E4">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pPr>
      <w:bookmarkStart w:colFirst="0" w:colLast="0" w:name="_dfjaboxhiddi" w:id="61"/>
      <w:bookmarkEnd w:id="61"/>
      <w:r w:rsidDel="00000000" w:rsidR="00000000" w:rsidRPr="00000000">
        <w:rPr>
          <w:rtl w:val="0"/>
        </w:rPr>
        <w:t xml:space="preserve">REGISTRO CONTROL FUNCIONAL VUCE</w:t>
      </w:r>
    </w:p>
    <w:tbl>
      <w:tblPr>
        <w:tblStyle w:val="Table21"/>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
        <w:gridCol w:w="1939"/>
        <w:gridCol w:w="909"/>
        <w:gridCol w:w="141"/>
        <w:gridCol w:w="2511"/>
        <w:gridCol w:w="41"/>
        <w:gridCol w:w="1276"/>
        <w:gridCol w:w="1842"/>
        <w:tblGridChange w:id="0">
          <w:tblGrid>
            <w:gridCol w:w="521"/>
            <w:gridCol w:w="1939"/>
            <w:gridCol w:w="909"/>
            <w:gridCol w:w="141"/>
            <w:gridCol w:w="2511"/>
            <w:gridCol w:w="41"/>
            <w:gridCol w:w="1276"/>
            <w:gridCol w:w="1842"/>
          </w:tblGrid>
        </w:tblGridChange>
      </w:tblGrid>
      <w:tr>
        <w:trPr>
          <w:cantSplit w:val="0"/>
          <w:trHeight w:val="276" w:hRule="atLeast"/>
          <w:tblHeader w:val="1"/>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7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426"/>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drawing>
                <wp:inline distB="0" distT="0" distL="114300" distR="114300">
                  <wp:extent cx="1104900" cy="495300"/>
                  <wp:effectExtent b="0" l="0" r="0" t="0"/>
                  <wp:docPr id="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1104900" cy="495300"/>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7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47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REGISTRO</w:t>
            </w:r>
          </w:p>
          <w:p w:rsidR="00000000" w:rsidDel="00000000" w:rsidP="00000000" w:rsidRDefault="00000000" w:rsidRPr="00000000" w14:paraId="000047E8">
            <w:pPr>
              <w:tabs>
                <w:tab w:val="left" w:leader="none" w:pos="1305"/>
              </w:tabs>
              <w:jc w:val="center"/>
              <w:rPr>
                <w:b w:val="1"/>
                <w:bCs w:val="1"/>
                <w:sz w:val="20"/>
                <w:szCs w:val="20"/>
              </w:rPr>
            </w:pPr>
            <w:r w:rsidDel="00000000" w:rsidR="00000000" w:rsidRPr="00000000">
              <w:rPr>
                <w:b w:val="1"/>
                <w:bCs w:val="1"/>
                <w:sz w:val="20"/>
                <w:szCs w:val="20"/>
                <w:rtl w:val="0"/>
              </w:rPr>
              <w:t xml:space="preserve">CONTROL FUNCIONAL</w:t>
            </w:r>
          </w:p>
          <w:p w:rsidR="00000000" w:rsidDel="00000000" w:rsidP="00000000" w:rsidRDefault="00000000" w:rsidRPr="00000000" w14:paraId="000047E9">
            <w:pPr>
              <w:tabs>
                <w:tab w:val="left" w:leader="none" w:pos="1305"/>
              </w:tabs>
              <w:jc w:val="center"/>
              <w:rPr>
                <w:b w:val="1"/>
                <w:bCs w:val="1"/>
                <w:sz w:val="20"/>
                <w:szCs w:val="20"/>
              </w:rPr>
            </w:pPr>
            <w:r w:rsidDel="00000000" w:rsidR="00000000" w:rsidRPr="00000000">
              <w:rPr>
                <w:b w:val="1"/>
                <w:bCs w:val="1"/>
                <w:sz w:val="20"/>
                <w:szCs w:val="20"/>
                <w:rtl w:val="0"/>
              </w:rPr>
              <w:t xml:space="preserve">VUCE</w:t>
            </w:r>
          </w:p>
        </w:tc>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7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14"/>
                <w:szCs w:val="14"/>
                <w:u w:val="none"/>
                <w:shd w:fill="auto" w:val="clear"/>
                <w:vertAlign w:val="baseline"/>
                <w:rtl w:val="0"/>
              </w:rPr>
              <w:t xml:space="preserve">Código</w:t>
            </w:r>
          </w:p>
        </w:tc>
      </w:tr>
      <w:tr>
        <w:trPr>
          <w:cantSplit w:val="0"/>
          <w:trHeight w:val="273" w:hRule="atLeast"/>
          <w:tblHeader w:val="1"/>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7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14"/>
                <w:szCs w:val="14"/>
                <w:u w:val="none"/>
                <w:shd w:fill="auto" w:val="clear"/>
                <w:vertAlign w:val="baseline"/>
                <w:rtl w:val="0"/>
              </w:rPr>
              <w:t xml:space="preserve">R-426</w:t>
            </w:r>
          </w:p>
        </w:tc>
      </w:tr>
      <w:tr>
        <w:trPr>
          <w:cantSplit w:val="0"/>
          <w:trHeight w:val="273" w:hRule="atLeast"/>
          <w:tblHeader w:val="1"/>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7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14"/>
                <w:szCs w:val="14"/>
                <w:u w:val="none"/>
                <w:shd w:fill="auto" w:val="clear"/>
                <w:vertAlign w:val="baseline"/>
                <w:rtl w:val="0"/>
              </w:rPr>
              <w:t xml:space="preserve">Versión</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7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14"/>
                <w:szCs w:val="14"/>
                <w:u w:val="none"/>
                <w:shd w:fill="auto" w:val="clear"/>
                <w:vertAlign w:val="baseline"/>
                <w:rtl w:val="0"/>
              </w:rPr>
              <w:t xml:space="preserve">Página</w:t>
            </w:r>
          </w:p>
        </w:tc>
      </w:tr>
      <w:tr>
        <w:trPr>
          <w:cantSplit w:val="0"/>
          <w:trHeight w:val="273" w:hRule="atLeast"/>
          <w:tblHeader w:val="1"/>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7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14"/>
                <w:szCs w:val="1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7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14"/>
                <w:szCs w:val="14"/>
                <w:u w:val="none"/>
                <w:shd w:fill="auto" w:val="clear"/>
                <w:vertAlign w:val="baseline"/>
                <w:rtl w:val="0"/>
              </w:rPr>
              <w:t xml:space="preserve">       de </w:t>
            </w:r>
          </w:p>
        </w:tc>
      </w:tr>
      <w:tr>
        <w:trPr>
          <w:cantSplit w:val="0"/>
          <w:trHeight w:val="247" w:hRule="atLeast"/>
          <w:tblHeader w:val="0"/>
        </w:trPr>
        <w:tc>
          <w:tcPr>
            <w:gridSpan w:val="8"/>
            <w:shd w:fill="002060" w:val="clear"/>
          </w:tcPr>
          <w:p w:rsidR="00000000" w:rsidDel="00000000" w:rsidP="00000000" w:rsidRDefault="00000000" w:rsidRPr="00000000" w14:paraId="000047F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419"/>
                <w:tab w:val="right" w:leader="none" w:pos="8838"/>
              </w:tabs>
              <w:spacing w:after="0" w:before="0" w:line="240" w:lineRule="auto"/>
              <w:ind w:left="284" w:right="0" w:hanging="284"/>
              <w:jc w:val="left"/>
              <w:rPr>
                <w:rFonts w:ascii="Open Sans Light" w:cs="Open Sans Light" w:eastAsia="Open Sans Light" w:hAnsi="Open Sans Light"/>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DATOS DE CONTROL FUNCIONAL</w:t>
            </w:r>
          </w:p>
        </w:tc>
      </w:tr>
      <w:tr>
        <w:trPr>
          <w:cantSplit w:val="0"/>
          <w:trHeight w:val="247" w:hRule="atLeast"/>
          <w:tblHeader w:val="0"/>
        </w:trPr>
        <w:tc>
          <w:tcPr>
            <w:gridSpan w:val="4"/>
            <w:shd w:fill="d9d9d9" w:val="clear"/>
          </w:tcPr>
          <w:p w:rsidR="00000000" w:rsidDel="00000000" w:rsidP="00000000" w:rsidRDefault="00000000" w:rsidRPr="00000000" w14:paraId="000048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N° de Requerimiento:</w:t>
            </w:r>
          </w:p>
        </w:tc>
        <w:tc>
          <w:tcPr>
            <w:gridSpan w:val="4"/>
            <w:vAlign w:val="center"/>
          </w:tcPr>
          <w:p w:rsidR="00000000" w:rsidDel="00000000" w:rsidP="00000000" w:rsidRDefault="00000000" w:rsidRPr="00000000" w14:paraId="000048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7" w:hRule="atLeast"/>
          <w:tblHeader w:val="0"/>
        </w:trPr>
        <w:tc>
          <w:tcPr>
            <w:gridSpan w:val="4"/>
            <w:shd w:fill="d9d9d9" w:val="clear"/>
          </w:tcPr>
          <w:p w:rsidR="00000000" w:rsidDel="00000000" w:rsidP="00000000" w:rsidRDefault="00000000" w:rsidRPr="00000000" w14:paraId="000048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Sistema VUCE:</w:t>
            </w:r>
          </w:p>
        </w:tc>
        <w:tc>
          <w:tcPr>
            <w:gridSpan w:val="4"/>
            <w:vAlign w:val="center"/>
          </w:tcPr>
          <w:p w:rsidR="00000000" w:rsidDel="00000000" w:rsidP="00000000" w:rsidRDefault="00000000" w:rsidRPr="00000000" w14:paraId="000048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7" w:hRule="atLeast"/>
          <w:tblHeader w:val="0"/>
        </w:trPr>
        <w:tc>
          <w:tcPr>
            <w:gridSpan w:val="4"/>
            <w:shd w:fill="d9d9d9" w:val="clear"/>
          </w:tcPr>
          <w:p w:rsidR="00000000" w:rsidDel="00000000" w:rsidP="00000000" w:rsidRDefault="00000000" w:rsidRPr="00000000" w14:paraId="000048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Fecha de emisión:</w:t>
            </w:r>
          </w:p>
        </w:tc>
        <w:tc>
          <w:tcPr>
            <w:gridSpan w:val="4"/>
            <w:vAlign w:val="center"/>
          </w:tcPr>
          <w:p w:rsidR="00000000" w:rsidDel="00000000" w:rsidP="00000000" w:rsidRDefault="00000000" w:rsidRPr="00000000" w14:paraId="000048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7" w:hRule="atLeast"/>
          <w:tblHeader w:val="0"/>
        </w:trPr>
        <w:tc>
          <w:tcPr>
            <w:gridSpan w:val="4"/>
            <w:shd w:fill="d9d9d9" w:val="clear"/>
          </w:tcPr>
          <w:p w:rsidR="00000000" w:rsidDel="00000000" w:rsidP="00000000" w:rsidRDefault="00000000" w:rsidRPr="00000000" w14:paraId="000048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Entidad Pública Emisora: </w:t>
            </w:r>
          </w:p>
        </w:tc>
        <w:tc>
          <w:tcPr>
            <w:gridSpan w:val="4"/>
            <w:vAlign w:val="center"/>
          </w:tcPr>
          <w:p w:rsidR="00000000" w:rsidDel="00000000" w:rsidP="00000000" w:rsidRDefault="00000000" w:rsidRPr="00000000" w14:paraId="000048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7" w:hRule="atLeast"/>
          <w:tblHeader w:val="0"/>
        </w:trPr>
        <w:tc>
          <w:tcPr>
            <w:gridSpan w:val="4"/>
            <w:shd w:fill="d9d9d9" w:val="clear"/>
          </w:tcPr>
          <w:p w:rsidR="00000000" w:rsidDel="00000000" w:rsidP="00000000" w:rsidRDefault="00000000" w:rsidRPr="00000000" w14:paraId="000048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Gerencia/Unidad/Departamento Responsable del Control:</w:t>
            </w:r>
          </w:p>
        </w:tc>
        <w:tc>
          <w:tcPr>
            <w:gridSpan w:val="4"/>
            <w:vAlign w:val="center"/>
          </w:tcPr>
          <w:p w:rsidR="00000000" w:rsidDel="00000000" w:rsidP="00000000" w:rsidRDefault="00000000" w:rsidRPr="00000000" w14:paraId="000048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7" w:hRule="atLeast"/>
          <w:tblHeader w:val="0"/>
        </w:trPr>
        <w:tc>
          <w:tcPr>
            <w:gridSpan w:val="4"/>
            <w:shd w:fill="d9d9d9" w:val="clear"/>
          </w:tcPr>
          <w:p w:rsidR="00000000" w:rsidDel="00000000" w:rsidP="00000000" w:rsidRDefault="00000000" w:rsidRPr="00000000" w14:paraId="000048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Nombre(s) de participante(s)</w:t>
            </w:r>
          </w:p>
          <w:p w:rsidR="00000000" w:rsidDel="00000000" w:rsidP="00000000" w:rsidRDefault="00000000" w:rsidRPr="00000000" w14:paraId="000048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en control funcional:</w:t>
            </w:r>
          </w:p>
        </w:tc>
        <w:tc>
          <w:tcPr>
            <w:gridSpan w:val="4"/>
            <w:vAlign w:val="center"/>
          </w:tcPr>
          <w:p w:rsidR="00000000" w:rsidDel="00000000" w:rsidP="00000000" w:rsidRDefault="00000000" w:rsidRPr="00000000" w14:paraId="000048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4" w:hRule="atLeast"/>
          <w:tblHeader w:val="0"/>
        </w:trPr>
        <w:tc>
          <w:tcPr>
            <w:gridSpan w:val="8"/>
            <w:shd w:fill="002060" w:val="clear"/>
          </w:tcPr>
          <w:p w:rsidR="00000000" w:rsidDel="00000000" w:rsidP="00000000" w:rsidRDefault="00000000" w:rsidRPr="00000000" w14:paraId="00004831">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419"/>
                <w:tab w:val="right" w:leader="none" w:pos="8838"/>
              </w:tabs>
              <w:spacing w:after="0" w:before="0" w:line="240" w:lineRule="auto"/>
              <w:ind w:left="284" w:right="0" w:hanging="284"/>
              <w:jc w:val="left"/>
              <w:rPr>
                <w:rFonts w:ascii="Open Sans Light" w:cs="Open Sans Light" w:eastAsia="Open Sans Light" w:hAnsi="Open Sans Light"/>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DETALLE DE PRUEBAS DE CONTROL FUNCIONAL</w:t>
            </w:r>
          </w:p>
        </w:tc>
      </w:tr>
      <w:tr>
        <w:trPr>
          <w:cantSplit w:val="0"/>
          <w:trHeight w:val="109" w:hRule="atLeast"/>
          <w:tblHeader w:val="0"/>
        </w:trPr>
        <w:tc>
          <w:tcPr>
            <w:shd w:fill="d9d9d9" w:val="clear"/>
          </w:tcPr>
          <w:p w:rsidR="00000000" w:rsidDel="00000000" w:rsidP="00000000" w:rsidRDefault="00000000" w:rsidRPr="00000000" w14:paraId="00004839">
            <w:pPr>
              <w:widowControl w:val="0"/>
              <w:jc w:val="center"/>
              <w:rPr>
                <w:b w:val="1"/>
                <w:bCs w:val="1"/>
                <w:sz w:val="20"/>
                <w:szCs w:val="20"/>
              </w:rPr>
            </w:pPr>
            <w:r w:rsidDel="00000000" w:rsidR="00000000" w:rsidRPr="00000000">
              <w:rPr>
                <w:b w:val="1"/>
                <w:bCs w:val="1"/>
                <w:sz w:val="20"/>
                <w:szCs w:val="20"/>
                <w:rtl w:val="0"/>
              </w:rPr>
              <w:t xml:space="preserve">N°</w:t>
            </w:r>
          </w:p>
        </w:tc>
        <w:tc>
          <w:tcPr>
            <w:gridSpan w:val="2"/>
            <w:shd w:fill="d9d9d9" w:val="clear"/>
          </w:tcPr>
          <w:p w:rsidR="00000000" w:rsidDel="00000000" w:rsidP="00000000" w:rsidRDefault="00000000" w:rsidRPr="00000000" w14:paraId="0000483A">
            <w:pPr>
              <w:widowControl w:val="0"/>
              <w:jc w:val="center"/>
              <w:rPr>
                <w:b w:val="1"/>
                <w:bCs w:val="1"/>
                <w:sz w:val="20"/>
                <w:szCs w:val="20"/>
              </w:rPr>
            </w:pPr>
            <w:r w:rsidDel="00000000" w:rsidR="00000000" w:rsidRPr="00000000">
              <w:rPr>
                <w:b w:val="1"/>
                <w:bCs w:val="1"/>
                <w:sz w:val="20"/>
                <w:szCs w:val="20"/>
                <w:rtl w:val="0"/>
              </w:rPr>
              <w:t xml:space="preserve">Requerimiento realizado</w:t>
            </w:r>
          </w:p>
        </w:tc>
        <w:tc>
          <w:tcPr>
            <w:gridSpan w:val="3"/>
            <w:shd w:fill="d9d9d9" w:val="clear"/>
          </w:tcPr>
          <w:p w:rsidR="00000000" w:rsidDel="00000000" w:rsidP="00000000" w:rsidRDefault="00000000" w:rsidRPr="00000000" w14:paraId="0000483C">
            <w:pPr>
              <w:widowControl w:val="0"/>
              <w:jc w:val="center"/>
              <w:rPr>
                <w:b w:val="1"/>
                <w:bCs w:val="1"/>
                <w:sz w:val="20"/>
                <w:szCs w:val="20"/>
              </w:rPr>
            </w:pPr>
            <w:r w:rsidDel="00000000" w:rsidR="00000000" w:rsidRPr="00000000">
              <w:rPr>
                <w:b w:val="1"/>
                <w:bCs w:val="1"/>
                <w:sz w:val="20"/>
                <w:szCs w:val="20"/>
                <w:rtl w:val="0"/>
              </w:rPr>
              <w:t xml:space="preserve">Prueba a ser realizada</w:t>
            </w:r>
          </w:p>
        </w:tc>
        <w:tc>
          <w:tcPr>
            <w:shd w:fill="d9d9d9" w:val="clear"/>
          </w:tcPr>
          <w:p w:rsidR="00000000" w:rsidDel="00000000" w:rsidP="00000000" w:rsidRDefault="00000000" w:rsidRPr="00000000" w14:paraId="0000483F">
            <w:pPr>
              <w:widowControl w:val="0"/>
              <w:jc w:val="center"/>
              <w:rPr>
                <w:b w:val="1"/>
                <w:bCs w:val="1"/>
                <w:sz w:val="20"/>
                <w:szCs w:val="20"/>
              </w:rPr>
            </w:pPr>
            <w:r w:rsidDel="00000000" w:rsidR="00000000" w:rsidRPr="00000000">
              <w:rPr>
                <w:b w:val="1"/>
                <w:bCs w:val="1"/>
                <w:sz w:val="20"/>
                <w:szCs w:val="20"/>
                <w:rtl w:val="0"/>
              </w:rPr>
              <w:t xml:space="preserve">Resultado</w:t>
            </w:r>
          </w:p>
        </w:tc>
        <w:tc>
          <w:tcPr>
            <w:shd w:fill="d9d9d9" w:val="clear"/>
          </w:tcPr>
          <w:p w:rsidR="00000000" w:rsidDel="00000000" w:rsidP="00000000" w:rsidRDefault="00000000" w:rsidRPr="00000000" w14:paraId="00004840">
            <w:pPr>
              <w:widowControl w:val="0"/>
              <w:jc w:val="center"/>
              <w:rPr>
                <w:b w:val="1"/>
                <w:bCs w:val="1"/>
                <w:sz w:val="20"/>
                <w:szCs w:val="20"/>
              </w:rPr>
            </w:pPr>
            <w:r w:rsidDel="00000000" w:rsidR="00000000" w:rsidRPr="00000000">
              <w:rPr>
                <w:b w:val="1"/>
                <w:bCs w:val="1"/>
                <w:sz w:val="20"/>
                <w:szCs w:val="20"/>
                <w:rtl w:val="0"/>
              </w:rPr>
              <w:t xml:space="preserve">Observaciones</w:t>
            </w:r>
          </w:p>
        </w:tc>
      </w:tr>
      <w:tr>
        <w:trPr>
          <w:cantSplit w:val="0"/>
          <w:trHeight w:val="427" w:hRule="atLeast"/>
          <w:tblHeader w:val="0"/>
        </w:trPr>
        <w:tc>
          <w:tcPr>
            <w:tcBorders>
              <w:bottom w:color="000000" w:space="0" w:sz="4" w:val="single"/>
            </w:tcBorders>
          </w:tcPr>
          <w:p w:rsidR="00000000" w:rsidDel="00000000" w:rsidP="00000000" w:rsidRDefault="00000000" w:rsidRPr="00000000" w14:paraId="00004841">
            <w:pPr>
              <w:widowControl w:val="0"/>
              <w:rPr>
                <w:sz w:val="20"/>
                <w:szCs w:val="20"/>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4842">
            <w:pPr>
              <w:widowControl w:val="0"/>
              <w:rPr>
                <w:sz w:val="20"/>
                <w:szCs w:val="20"/>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4844">
            <w:pPr>
              <w:widowControl w:val="0"/>
              <w:rPr>
                <w:sz w:val="20"/>
                <w:szCs w:val="20"/>
              </w:rPr>
            </w:pPr>
            <w:r w:rsidDel="00000000" w:rsidR="00000000" w:rsidRPr="00000000">
              <w:rPr>
                <w:rtl w:val="0"/>
              </w:rPr>
            </w:r>
          </w:p>
        </w:tc>
        <w:tc>
          <w:tcPr>
            <w:vAlign w:val="center"/>
          </w:tcPr>
          <w:p w:rsidR="00000000" w:rsidDel="00000000" w:rsidP="00000000" w:rsidRDefault="00000000" w:rsidRPr="00000000" w14:paraId="00004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4848">
            <w:pPr>
              <w:ind w:firstLine="34"/>
              <w:jc w:val="center"/>
              <w:rPr>
                <w:b w:val="1"/>
                <w:bCs w:val="1"/>
                <w:sz w:val="20"/>
                <w:szCs w:val="20"/>
              </w:rPr>
            </w:pPr>
            <w:r w:rsidDel="00000000" w:rsidR="00000000" w:rsidRPr="00000000">
              <w:rPr>
                <w:rtl w:val="0"/>
              </w:rPr>
            </w:r>
          </w:p>
        </w:tc>
      </w:tr>
      <w:tr>
        <w:trPr>
          <w:cantSplit w:val="0"/>
          <w:trHeight w:val="427" w:hRule="atLeast"/>
          <w:tblHeader w:val="0"/>
        </w:trPr>
        <w:tc>
          <w:tcPr>
            <w:tcBorders>
              <w:bottom w:color="000000" w:space="0" w:sz="4" w:val="single"/>
            </w:tcBorders>
          </w:tcPr>
          <w:p w:rsidR="00000000" w:rsidDel="00000000" w:rsidP="00000000" w:rsidRDefault="00000000" w:rsidRPr="00000000" w14:paraId="00004849">
            <w:pPr>
              <w:widowControl w:val="0"/>
              <w:rPr>
                <w:sz w:val="20"/>
                <w:szCs w:val="20"/>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484A">
            <w:pPr>
              <w:widowControl w:val="0"/>
              <w:rPr>
                <w:sz w:val="20"/>
                <w:szCs w:val="20"/>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484C">
            <w:pPr>
              <w:widowControl w:val="0"/>
              <w:rPr>
                <w:sz w:val="20"/>
                <w:szCs w:val="20"/>
              </w:rPr>
            </w:pPr>
            <w:r w:rsidDel="00000000" w:rsidR="00000000" w:rsidRPr="00000000">
              <w:rPr>
                <w:rtl w:val="0"/>
              </w:rPr>
            </w:r>
          </w:p>
        </w:tc>
        <w:tc>
          <w:tcPr>
            <w:vAlign w:val="center"/>
          </w:tcPr>
          <w:p w:rsidR="00000000" w:rsidDel="00000000" w:rsidP="00000000" w:rsidRDefault="00000000" w:rsidRPr="00000000" w14:paraId="00004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4850">
            <w:pPr>
              <w:ind w:firstLine="34"/>
              <w:jc w:val="center"/>
              <w:rPr>
                <w:b w:val="1"/>
                <w:bCs w:val="1"/>
                <w:sz w:val="20"/>
                <w:szCs w:val="20"/>
              </w:rPr>
            </w:pPr>
            <w:r w:rsidDel="00000000" w:rsidR="00000000" w:rsidRPr="00000000">
              <w:rPr>
                <w:rtl w:val="0"/>
              </w:rPr>
            </w:r>
          </w:p>
        </w:tc>
      </w:tr>
      <w:tr>
        <w:trPr>
          <w:cantSplit w:val="0"/>
          <w:trHeight w:val="261" w:hRule="atLeast"/>
          <w:tblHeader w:val="0"/>
        </w:trPr>
        <w:tc>
          <w:tcPr>
            <w:gridSpan w:val="8"/>
            <w:shd w:fill="002060" w:val="clear"/>
            <w:vAlign w:val="center"/>
          </w:tcPr>
          <w:p w:rsidR="00000000" w:rsidDel="00000000" w:rsidP="00000000" w:rsidRDefault="00000000" w:rsidRPr="00000000" w14:paraId="00004851">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Open Sans Light" w:cs="Open Sans Light" w:eastAsia="Open Sans Light" w:hAnsi="Open Sans Light"/>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RESULTADO DEL CONTROL FUNCIONAL</w:t>
            </w:r>
            <w:r w:rsidDel="00000000" w:rsidR="00000000" w:rsidRPr="00000000">
              <w:rPr>
                <w:rtl w:val="0"/>
              </w:rPr>
            </w:r>
          </w:p>
        </w:tc>
      </w:tr>
      <w:tr>
        <w:trPr>
          <w:cantSplit w:val="0"/>
          <w:trHeight w:val="247" w:hRule="atLeast"/>
          <w:tblHeader w:val="0"/>
        </w:trPr>
        <w:tc>
          <w:tcPr>
            <w:gridSpan w:val="2"/>
            <w:shd w:fill="d9d9d9" w:val="clear"/>
          </w:tcPr>
          <w:p w:rsidR="00000000" w:rsidDel="00000000" w:rsidP="00000000" w:rsidRDefault="00000000" w:rsidRPr="00000000" w14:paraId="000048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Conformidad</w:t>
            </w:r>
          </w:p>
          <w:p w:rsidR="00000000" w:rsidDel="00000000" w:rsidP="00000000" w:rsidRDefault="00000000" w:rsidRPr="00000000" w14:paraId="000048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(Conforme/No Conforme)</w:t>
            </w:r>
          </w:p>
        </w:tc>
        <w:tc>
          <w:tcPr>
            <w:gridSpan w:val="6"/>
            <w:vAlign w:val="center"/>
          </w:tcPr>
          <w:p w:rsidR="00000000" w:rsidDel="00000000" w:rsidP="00000000" w:rsidRDefault="00000000" w:rsidRPr="00000000" w14:paraId="000048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7" w:hRule="atLeast"/>
          <w:tblHeader w:val="0"/>
        </w:trPr>
        <w:tc>
          <w:tcPr>
            <w:gridSpan w:val="2"/>
            <w:shd w:fill="d9d9d9" w:val="clear"/>
          </w:tcPr>
          <w:p w:rsidR="00000000" w:rsidDel="00000000" w:rsidP="00000000" w:rsidRDefault="00000000" w:rsidRPr="00000000" w14:paraId="000048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48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Observaciones</w:t>
            </w:r>
          </w:p>
          <w:p w:rsidR="00000000" w:rsidDel="00000000" w:rsidP="00000000" w:rsidRDefault="00000000" w:rsidRPr="00000000" w14:paraId="000048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6"/>
            <w:vAlign w:val="center"/>
          </w:tcPr>
          <w:p w:rsidR="00000000" w:rsidDel="00000000" w:rsidP="00000000" w:rsidRDefault="00000000" w:rsidRPr="00000000" w14:paraId="000048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7" w:hRule="atLeast"/>
          <w:tblHeader w:val="0"/>
        </w:trPr>
        <w:tc>
          <w:tcPr>
            <w:gridSpan w:val="2"/>
            <w:shd w:fill="d9d9d9" w:val="clear"/>
          </w:tcPr>
          <w:p w:rsidR="00000000" w:rsidDel="00000000" w:rsidP="00000000" w:rsidRDefault="00000000" w:rsidRPr="00000000" w14:paraId="000048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Responsable del control Funcional</w:t>
            </w:r>
          </w:p>
        </w:tc>
        <w:tc>
          <w:tcPr>
            <w:gridSpan w:val="6"/>
            <w:vAlign w:val="center"/>
          </w:tcPr>
          <w:p w:rsidR="00000000" w:rsidDel="00000000" w:rsidP="00000000" w:rsidRDefault="00000000" w:rsidRPr="00000000" w14:paraId="000048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7" w:hRule="atLeast"/>
          <w:tblHeader w:val="0"/>
        </w:trPr>
        <w:tc>
          <w:tcPr>
            <w:gridSpan w:val="8"/>
            <w:shd w:fill="17365d" w:val="clear"/>
          </w:tcPr>
          <w:p w:rsidR="00000000" w:rsidDel="00000000" w:rsidP="00000000" w:rsidRDefault="00000000" w:rsidRPr="00000000" w14:paraId="0000487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Open Sans Light" w:cs="Open Sans Light" w:eastAsia="Open Sans Light" w:hAnsi="Open Sans Light"/>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SOLICITUD DE PUESTA EN PRODUCCIÓN</w:t>
            </w:r>
          </w:p>
        </w:tc>
      </w:tr>
      <w:tr>
        <w:trPr>
          <w:cantSplit w:val="0"/>
          <w:trHeight w:val="247" w:hRule="atLeast"/>
          <w:tblHeader w:val="0"/>
        </w:trPr>
        <w:tc>
          <w:tcPr>
            <w:gridSpan w:val="2"/>
            <w:shd w:fill="d9d9d9" w:val="clear"/>
          </w:tcPr>
          <w:p w:rsidR="00000000" w:rsidDel="00000000" w:rsidP="00000000" w:rsidRDefault="00000000" w:rsidRPr="00000000" w14:paraId="000048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Fecha de puesta en Producción </w:t>
            </w:r>
          </w:p>
        </w:tc>
        <w:tc>
          <w:tcPr>
            <w:gridSpan w:val="6"/>
            <w:vAlign w:val="center"/>
          </w:tcPr>
          <w:p w:rsidR="00000000" w:rsidDel="00000000" w:rsidP="00000000" w:rsidRDefault="00000000" w:rsidRPr="00000000" w14:paraId="000048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25" w:hRule="atLeast"/>
          <w:tblHeader w:val="0"/>
        </w:trPr>
        <w:tc>
          <w:tcPr>
            <w:gridSpan w:val="2"/>
            <w:shd w:fill="d9d9d9" w:val="clear"/>
            <w:vAlign w:val="center"/>
          </w:tcPr>
          <w:p w:rsidR="00000000" w:rsidDel="00000000" w:rsidP="00000000" w:rsidRDefault="00000000" w:rsidRPr="00000000" w14:paraId="000048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4. FIRMA Y SELLOS</w:t>
            </w:r>
          </w:p>
        </w:tc>
        <w:tc>
          <w:tcPr>
            <w:gridSpan w:val="3"/>
          </w:tcPr>
          <w:p w:rsidR="00000000" w:rsidDel="00000000" w:rsidP="00000000" w:rsidRDefault="00000000" w:rsidRPr="00000000" w14:paraId="00004886">
            <w:pPr>
              <w:widowControl w:val="0"/>
              <w:spacing w:after="120" w:lineRule="auto"/>
              <w:jc w:val="left"/>
              <w:rPr>
                <w:sz w:val="20"/>
                <w:szCs w:val="20"/>
              </w:rPr>
            </w:pPr>
            <w:r w:rsidDel="00000000" w:rsidR="00000000" w:rsidRPr="00000000">
              <w:rPr>
                <w:sz w:val="20"/>
                <w:szCs w:val="20"/>
                <w:rtl w:val="0"/>
              </w:rPr>
              <w:t xml:space="preserve">Elaborado por  (personal técnico):</w:t>
            </w:r>
          </w:p>
          <w:p w:rsidR="00000000" w:rsidDel="00000000" w:rsidP="00000000" w:rsidRDefault="00000000" w:rsidRPr="00000000" w14:paraId="00004887">
            <w:pPr>
              <w:widowControl w:val="0"/>
              <w:spacing w:after="120" w:lineRule="auto"/>
              <w:jc w:val="left"/>
              <w:rPr>
                <w:sz w:val="20"/>
                <w:szCs w:val="20"/>
              </w:rPr>
            </w:pPr>
            <w:r w:rsidDel="00000000" w:rsidR="00000000" w:rsidRPr="00000000">
              <w:rPr>
                <w:rtl w:val="0"/>
              </w:rPr>
            </w:r>
          </w:p>
          <w:p w:rsidR="00000000" w:rsidDel="00000000" w:rsidP="00000000" w:rsidRDefault="00000000" w:rsidRPr="00000000" w14:paraId="000048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488B">
            <w:pPr>
              <w:jc w:val="left"/>
              <w:rPr>
                <w:sz w:val="20"/>
                <w:szCs w:val="20"/>
              </w:rPr>
            </w:pPr>
            <w:r w:rsidDel="00000000" w:rsidR="00000000" w:rsidRPr="00000000">
              <w:rPr>
                <w:sz w:val="20"/>
                <w:szCs w:val="20"/>
                <w:rtl w:val="0"/>
              </w:rPr>
              <w:t xml:space="preserve">Autorizado por (personal con nivel jerárquico):</w:t>
            </w:r>
          </w:p>
          <w:p w:rsidR="00000000" w:rsidDel="00000000" w:rsidP="00000000" w:rsidRDefault="00000000" w:rsidRPr="00000000" w14:paraId="000048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488F">
      <w:pPr>
        <w:jc w:val="center"/>
        <w:rPr/>
      </w:pPr>
      <w:r w:rsidDel="00000000" w:rsidR="00000000" w:rsidRPr="00000000">
        <w:rPr>
          <w:rtl w:val="0"/>
        </w:rPr>
      </w:r>
    </w:p>
    <w:p w:rsidR="00000000" w:rsidDel="00000000" w:rsidP="00000000" w:rsidRDefault="00000000" w:rsidRPr="00000000" w14:paraId="00004890">
      <w:pPr>
        <w:spacing w:after="120" w:lineRule="auto"/>
        <w:rPr/>
      </w:pPr>
      <w:r w:rsidDel="00000000" w:rsidR="00000000" w:rsidRPr="00000000">
        <w:rPr>
          <w:rtl w:val="0"/>
        </w:rPr>
      </w:r>
    </w:p>
    <w:p w:rsidR="00000000" w:rsidDel="00000000" w:rsidP="00000000" w:rsidRDefault="00000000" w:rsidRPr="00000000" w14:paraId="00004891">
      <w:pPr>
        <w:jc w:val="center"/>
        <w:rPr>
          <w:b w:val="1"/>
          <w:bCs w:val="1"/>
        </w:rPr>
      </w:pPr>
      <w:r w:rsidDel="00000000" w:rsidR="00000000" w:rsidRPr="00000000">
        <w:rPr>
          <w:rtl w:val="0"/>
        </w:rPr>
      </w:r>
    </w:p>
    <w:p w:rsidR="00000000" w:rsidDel="00000000" w:rsidP="00000000" w:rsidRDefault="00000000" w:rsidRPr="00000000" w14:paraId="00004892">
      <w:pPr>
        <w:jc w:val="center"/>
        <w:rPr>
          <w:b w:val="1"/>
          <w:bCs w:val="1"/>
        </w:rPr>
      </w:pPr>
      <w:r w:rsidDel="00000000" w:rsidR="00000000" w:rsidRPr="00000000">
        <w:rPr>
          <w:b w:val="1"/>
          <w:bCs w:val="1"/>
          <w:rtl w:val="0"/>
        </w:rPr>
        <w:t xml:space="preserve">INSTRUCTIVO DE LLENADO</w:t>
      </w:r>
    </w:p>
    <w:p w:rsidR="00000000" w:rsidDel="00000000" w:rsidP="00000000" w:rsidRDefault="00000000" w:rsidRPr="00000000" w14:paraId="00004893">
      <w:pPr>
        <w:jc w:val="center"/>
        <w:rPr>
          <w:b w:val="1"/>
          <w:bCs w:val="1"/>
        </w:rPr>
      </w:pPr>
      <w:r w:rsidDel="00000000" w:rsidR="00000000" w:rsidRPr="00000000">
        <w:rPr>
          <w:b w:val="1"/>
          <w:bCs w:val="1"/>
          <w:rtl w:val="0"/>
        </w:rPr>
        <w:t xml:space="preserve">R - 426</w:t>
      </w:r>
    </w:p>
    <w:p w:rsidR="00000000" w:rsidDel="00000000" w:rsidP="00000000" w:rsidRDefault="00000000" w:rsidRPr="00000000" w14:paraId="00004894">
      <w:pPr>
        <w:jc w:val="center"/>
        <w:rPr>
          <w:b w:val="1"/>
          <w:bCs w:val="1"/>
        </w:rPr>
      </w:pPr>
      <w:r w:rsidDel="00000000" w:rsidR="00000000" w:rsidRPr="00000000">
        <w:rPr>
          <w:b w:val="1"/>
          <w:bCs w:val="1"/>
          <w:rtl w:val="0"/>
        </w:rPr>
        <w:t xml:space="preserve">REGISTRO CONTROL FUNCIONAL VUCE</w:t>
      </w:r>
    </w:p>
    <w:p w:rsidR="00000000" w:rsidDel="00000000" w:rsidP="00000000" w:rsidRDefault="00000000" w:rsidRPr="00000000" w14:paraId="00004895">
      <w:pPr>
        <w:rPr>
          <w:b w:val="1"/>
          <w:bCs w:val="1"/>
        </w:rPr>
      </w:pPr>
      <w:r w:rsidDel="00000000" w:rsidR="00000000" w:rsidRPr="00000000">
        <w:rPr>
          <w:rtl w:val="0"/>
        </w:rPr>
      </w:r>
    </w:p>
    <w:p w:rsidR="00000000" w:rsidDel="00000000" w:rsidP="00000000" w:rsidRDefault="00000000" w:rsidRPr="00000000" w14:paraId="00004896">
      <w:pPr>
        <w:rPr>
          <w:b w:val="1"/>
          <w:bCs w:val="1"/>
        </w:rPr>
      </w:pPr>
      <w:r w:rsidDel="00000000" w:rsidR="00000000" w:rsidRPr="00000000">
        <w:rPr>
          <w:b w:val="1"/>
          <w:bCs w:val="1"/>
          <w:rtl w:val="0"/>
        </w:rPr>
        <w:t xml:space="preserve">1. DATOS DE CONTROL FUNCIONAL.</w:t>
      </w:r>
    </w:p>
    <w:p w:rsidR="00000000" w:rsidDel="00000000" w:rsidP="00000000" w:rsidRDefault="00000000" w:rsidRPr="00000000" w14:paraId="00004897">
      <w:pPr>
        <w:rPr>
          <w:b w:val="1"/>
          <w:bCs w:val="1"/>
        </w:rPr>
      </w:pPr>
      <w:r w:rsidDel="00000000" w:rsidR="00000000" w:rsidRPr="00000000">
        <w:rPr>
          <w:rtl w:val="0"/>
        </w:rPr>
      </w:r>
    </w:p>
    <w:p w:rsidR="00000000" w:rsidDel="00000000" w:rsidP="00000000" w:rsidRDefault="00000000" w:rsidRPr="00000000" w14:paraId="00004898">
      <w:pPr>
        <w:rPr/>
      </w:pPr>
      <w:r w:rsidDel="00000000" w:rsidR="00000000" w:rsidRPr="00000000">
        <w:rPr>
          <w:b w:val="1"/>
          <w:bCs w:val="1"/>
          <w:rtl w:val="0"/>
        </w:rPr>
        <w:t xml:space="preserve">Nro. Requerimiento:</w:t>
      </w:r>
      <w:r w:rsidDel="00000000" w:rsidR="00000000" w:rsidRPr="00000000">
        <w:rPr>
          <w:rtl w:val="0"/>
        </w:rPr>
        <w:t xml:space="preserve"> Es el número de requerimiento asignado por la AN, del cual se realizará el control.</w:t>
      </w:r>
    </w:p>
    <w:p w:rsidR="00000000" w:rsidDel="00000000" w:rsidP="00000000" w:rsidRDefault="00000000" w:rsidRPr="00000000" w14:paraId="00004899">
      <w:pPr>
        <w:rPr/>
      </w:pPr>
      <w:r w:rsidDel="00000000" w:rsidR="00000000" w:rsidRPr="00000000">
        <w:rPr>
          <w:b w:val="1"/>
          <w:bCs w:val="1"/>
          <w:rtl w:val="0"/>
        </w:rPr>
        <w:t xml:space="preserve">Sistema </w:t>
      </w:r>
      <w:r w:rsidDel="00000000" w:rsidR="00000000" w:rsidRPr="00000000">
        <w:rPr>
          <w:b w:val="1"/>
          <w:bCs w:val="1"/>
          <w:sz w:val="20"/>
          <w:szCs w:val="20"/>
          <w:rtl w:val="0"/>
        </w:rPr>
        <w:t xml:space="preserve">VUCE</w:t>
      </w:r>
      <w:r w:rsidDel="00000000" w:rsidR="00000000" w:rsidRPr="00000000">
        <w:rPr>
          <w:b w:val="1"/>
          <w:bCs w:val="1"/>
          <w:rtl w:val="0"/>
        </w:rPr>
        <w:t xml:space="preserve">:</w:t>
      </w:r>
      <w:r w:rsidDel="00000000" w:rsidR="00000000" w:rsidRPr="00000000">
        <w:rPr>
          <w:rtl w:val="0"/>
        </w:rPr>
        <w:t xml:space="preserve"> Nombre del sistema o módulo.</w:t>
      </w:r>
    </w:p>
    <w:p w:rsidR="00000000" w:rsidDel="00000000" w:rsidP="00000000" w:rsidRDefault="00000000" w:rsidRPr="00000000" w14:paraId="0000489A">
      <w:pPr>
        <w:rPr/>
      </w:pPr>
      <w:r w:rsidDel="00000000" w:rsidR="00000000" w:rsidRPr="00000000">
        <w:rPr>
          <w:b w:val="1"/>
          <w:bCs w:val="1"/>
          <w:rtl w:val="0"/>
        </w:rPr>
        <w:t xml:space="preserve">Fecha de emisión:</w:t>
      </w:r>
      <w:r w:rsidDel="00000000" w:rsidR="00000000" w:rsidRPr="00000000">
        <w:rPr>
          <w:rtl w:val="0"/>
        </w:rPr>
        <w:t xml:space="preserve"> Registrar la fecha de emisión del Registro.</w:t>
      </w:r>
    </w:p>
    <w:p w:rsidR="00000000" w:rsidDel="00000000" w:rsidP="00000000" w:rsidRDefault="00000000" w:rsidRPr="00000000" w14:paraId="0000489B">
      <w:pPr>
        <w:rPr/>
      </w:pPr>
      <w:r w:rsidDel="00000000" w:rsidR="00000000" w:rsidRPr="00000000">
        <w:rPr>
          <w:b w:val="1"/>
          <w:bCs w:val="1"/>
          <w:rtl w:val="0"/>
        </w:rPr>
        <w:t xml:space="preserve">Gerencia/Unidad/Departamento Responsable del Control:</w:t>
      </w:r>
      <w:r w:rsidDel="00000000" w:rsidR="00000000" w:rsidRPr="00000000">
        <w:rPr>
          <w:rtl w:val="0"/>
        </w:rPr>
        <w:t xml:space="preserve"> Gerencia, Unidad o Departamento de la Entidad Emisora que está realizando el control funcional.</w:t>
      </w:r>
    </w:p>
    <w:p w:rsidR="00000000" w:rsidDel="00000000" w:rsidP="00000000" w:rsidRDefault="00000000" w:rsidRPr="00000000" w14:paraId="0000489C">
      <w:pPr>
        <w:rPr/>
      </w:pPr>
      <w:r w:rsidDel="00000000" w:rsidR="00000000" w:rsidRPr="00000000">
        <w:rPr>
          <w:b w:val="1"/>
          <w:bCs w:val="1"/>
          <w:rtl w:val="0"/>
        </w:rPr>
        <w:t xml:space="preserve">Nombre(s) de participante(s) en control funcional:</w:t>
      </w:r>
      <w:r w:rsidDel="00000000" w:rsidR="00000000" w:rsidRPr="00000000">
        <w:rPr>
          <w:rtl w:val="0"/>
        </w:rPr>
        <w:t xml:space="preserve"> Nombre de la persona o personas que están realizando el control funcional.</w:t>
      </w:r>
    </w:p>
    <w:p w:rsidR="00000000" w:rsidDel="00000000" w:rsidP="00000000" w:rsidRDefault="00000000" w:rsidRPr="00000000" w14:paraId="0000489D">
      <w:pPr>
        <w:rPr>
          <w:b w:val="1"/>
          <w:bCs w:val="1"/>
        </w:rPr>
      </w:pPr>
      <w:r w:rsidDel="00000000" w:rsidR="00000000" w:rsidRPr="00000000">
        <w:rPr>
          <w:rtl w:val="0"/>
        </w:rPr>
      </w:r>
    </w:p>
    <w:p w:rsidR="00000000" w:rsidDel="00000000" w:rsidP="00000000" w:rsidRDefault="00000000" w:rsidRPr="00000000" w14:paraId="0000489E">
      <w:pPr>
        <w:rPr>
          <w:b w:val="1"/>
          <w:bCs w:val="1"/>
        </w:rPr>
      </w:pPr>
      <w:r w:rsidDel="00000000" w:rsidR="00000000" w:rsidRPr="00000000">
        <w:rPr>
          <w:b w:val="1"/>
          <w:bCs w:val="1"/>
          <w:rtl w:val="0"/>
        </w:rPr>
        <w:t xml:space="preserve">2. DETALLE DE PRUEBAS DEL CONTROL FUNCIONAL</w:t>
      </w:r>
    </w:p>
    <w:p w:rsidR="00000000" w:rsidDel="00000000" w:rsidP="00000000" w:rsidRDefault="00000000" w:rsidRPr="00000000" w14:paraId="0000489F">
      <w:pPr>
        <w:rPr>
          <w:b w:val="1"/>
          <w:bCs w:val="1"/>
        </w:rPr>
      </w:pPr>
      <w:r w:rsidDel="00000000" w:rsidR="00000000" w:rsidRPr="00000000">
        <w:rPr>
          <w:rtl w:val="0"/>
        </w:rPr>
      </w:r>
    </w:p>
    <w:p w:rsidR="00000000" w:rsidDel="00000000" w:rsidP="00000000" w:rsidRDefault="00000000" w:rsidRPr="00000000" w14:paraId="000048A0">
      <w:pPr>
        <w:rPr/>
      </w:pPr>
      <w:r w:rsidDel="00000000" w:rsidR="00000000" w:rsidRPr="00000000">
        <w:rPr>
          <w:b w:val="1"/>
          <w:bCs w:val="1"/>
          <w:rtl w:val="0"/>
        </w:rPr>
        <w:t xml:space="preserve">Nro.:</w:t>
      </w:r>
      <w:r w:rsidDel="00000000" w:rsidR="00000000" w:rsidRPr="00000000">
        <w:rPr>
          <w:rtl w:val="0"/>
        </w:rPr>
        <w:t xml:space="preserve"> Número de prueba.</w:t>
      </w:r>
    </w:p>
    <w:p w:rsidR="00000000" w:rsidDel="00000000" w:rsidP="00000000" w:rsidRDefault="00000000" w:rsidRPr="00000000" w14:paraId="000048A1">
      <w:pPr>
        <w:rPr/>
      </w:pPr>
      <w:r w:rsidDel="00000000" w:rsidR="00000000" w:rsidRPr="00000000">
        <w:rPr>
          <w:b w:val="1"/>
          <w:bCs w:val="1"/>
          <w:rtl w:val="0"/>
        </w:rPr>
        <w:t xml:space="preserve">Requerimiento realizado: </w:t>
      </w:r>
      <w:r w:rsidDel="00000000" w:rsidR="00000000" w:rsidRPr="00000000">
        <w:rPr>
          <w:rtl w:val="0"/>
        </w:rPr>
        <w:t xml:space="preserve">Registras el detalle del requerimiento realizo en los Registros R-425 o R-427 según corresponda. Ejemplo: El ingreso a la VUCE será a través de la ciudadanía digital.</w:t>
      </w:r>
    </w:p>
    <w:p w:rsidR="00000000" w:rsidDel="00000000" w:rsidP="00000000" w:rsidRDefault="00000000" w:rsidRPr="00000000" w14:paraId="000048A2">
      <w:pPr>
        <w:rPr/>
      </w:pPr>
      <w:r w:rsidDel="00000000" w:rsidR="00000000" w:rsidRPr="00000000">
        <w:rPr>
          <w:b w:val="1"/>
          <w:bCs w:val="1"/>
          <w:rtl w:val="0"/>
        </w:rPr>
        <w:t xml:space="preserve">Prueba a ser realizada:</w:t>
      </w:r>
      <w:r w:rsidDel="00000000" w:rsidR="00000000" w:rsidRPr="00000000">
        <w:rPr>
          <w:rtl w:val="0"/>
        </w:rPr>
        <w:t xml:space="preserve"> Descripción amplia de la prueba que se está realizando, incluyendo capturas de pantalla, la cual debe ir de acuerdo al requerimiento funcional que se solicitó en los Registros R-425 o R-427 según corresponda.</w:t>
      </w:r>
    </w:p>
    <w:p w:rsidR="00000000" w:rsidDel="00000000" w:rsidP="00000000" w:rsidRDefault="00000000" w:rsidRPr="00000000" w14:paraId="000048A3">
      <w:pPr>
        <w:rPr/>
      </w:pPr>
      <w:r w:rsidDel="00000000" w:rsidR="00000000" w:rsidRPr="00000000">
        <w:rPr>
          <w:rtl w:val="0"/>
        </w:rPr>
        <w:t xml:space="preserve">En este espacio puede ingresar los datos, imágenes con los que está realizando la prueba; información ingresada, Usuario VUCE, roles, etc.</w:t>
      </w:r>
    </w:p>
    <w:p w:rsidR="00000000" w:rsidDel="00000000" w:rsidP="00000000" w:rsidRDefault="00000000" w:rsidRPr="00000000" w14:paraId="000048A4">
      <w:pPr>
        <w:rPr/>
      </w:pPr>
      <w:r w:rsidDel="00000000" w:rsidR="00000000" w:rsidRPr="00000000">
        <w:rPr>
          <w:b w:val="1"/>
          <w:bCs w:val="1"/>
          <w:rtl w:val="0"/>
        </w:rPr>
        <w:t xml:space="preserve">Resultado:</w:t>
      </w:r>
      <w:r w:rsidDel="00000000" w:rsidR="00000000" w:rsidRPr="00000000">
        <w:rPr>
          <w:rtl w:val="0"/>
        </w:rPr>
        <w:t xml:space="preserve"> Debe ingresar CORRECTO u OBSERVADO, dependiendo del resultado de la prueba.</w:t>
      </w:r>
    </w:p>
    <w:p w:rsidR="00000000" w:rsidDel="00000000" w:rsidP="00000000" w:rsidRDefault="00000000" w:rsidRPr="00000000" w14:paraId="000048A5">
      <w:pPr>
        <w:rPr/>
      </w:pPr>
      <w:r w:rsidDel="00000000" w:rsidR="00000000" w:rsidRPr="00000000">
        <w:rPr>
          <w:b w:val="1"/>
          <w:bCs w:val="1"/>
          <w:rtl w:val="0"/>
        </w:rPr>
        <w:t xml:space="preserve">Observaciones:</w:t>
      </w:r>
      <w:r w:rsidDel="00000000" w:rsidR="00000000" w:rsidRPr="00000000">
        <w:rPr>
          <w:rtl w:val="0"/>
        </w:rPr>
        <w:t xml:space="preserve"> En caso de que la prueba resulte “OBSERVADO”, en este espacio debe describir cuál fue el error identificado y añadir una captura de pantalla o evidencia del error.</w:t>
      </w:r>
    </w:p>
    <w:p w:rsidR="00000000" w:rsidDel="00000000" w:rsidP="00000000" w:rsidRDefault="00000000" w:rsidRPr="00000000" w14:paraId="000048A6">
      <w:pPr>
        <w:rPr>
          <w:b w:val="1"/>
          <w:bCs w:val="1"/>
        </w:rPr>
      </w:pPr>
      <w:r w:rsidDel="00000000" w:rsidR="00000000" w:rsidRPr="00000000">
        <w:rPr>
          <w:rtl w:val="0"/>
        </w:rPr>
      </w:r>
    </w:p>
    <w:p w:rsidR="00000000" w:rsidDel="00000000" w:rsidP="00000000" w:rsidRDefault="00000000" w:rsidRPr="00000000" w14:paraId="000048A7">
      <w:pPr>
        <w:rPr>
          <w:b w:val="1"/>
          <w:bCs w:val="1"/>
        </w:rPr>
      </w:pPr>
      <w:r w:rsidDel="00000000" w:rsidR="00000000" w:rsidRPr="00000000">
        <w:rPr>
          <w:b w:val="1"/>
          <w:bCs w:val="1"/>
          <w:rtl w:val="0"/>
        </w:rPr>
        <w:t xml:space="preserve">3. RESULTADOS DEL CONTROL FUNCIONAL</w:t>
      </w:r>
    </w:p>
    <w:p w:rsidR="00000000" w:rsidDel="00000000" w:rsidP="00000000" w:rsidRDefault="00000000" w:rsidRPr="00000000" w14:paraId="000048A8">
      <w:pPr>
        <w:rPr>
          <w:b w:val="1"/>
          <w:bCs w:val="1"/>
        </w:rPr>
      </w:pPr>
      <w:r w:rsidDel="00000000" w:rsidR="00000000" w:rsidRPr="00000000">
        <w:rPr>
          <w:rtl w:val="0"/>
        </w:rPr>
      </w:r>
    </w:p>
    <w:p w:rsidR="00000000" w:rsidDel="00000000" w:rsidP="00000000" w:rsidRDefault="00000000" w:rsidRPr="00000000" w14:paraId="000048A9">
      <w:pPr>
        <w:rPr/>
      </w:pPr>
      <w:r w:rsidDel="00000000" w:rsidR="00000000" w:rsidRPr="00000000">
        <w:rPr>
          <w:b w:val="1"/>
          <w:bCs w:val="1"/>
          <w:rtl w:val="0"/>
        </w:rPr>
        <w:t xml:space="preserve">Conformidad:</w:t>
      </w:r>
      <w:r w:rsidDel="00000000" w:rsidR="00000000" w:rsidRPr="00000000">
        <w:rPr>
          <w:rtl w:val="0"/>
        </w:rPr>
        <w:t xml:space="preserve"> Si el resultado de las pruebas es CORRECTO y el desarrollo realizado satisface el requerimiento, entonces se debe registrar CONFORME, caso contrario si existieran Observaciones, se debe consignar NO CONFORME.</w:t>
      </w:r>
    </w:p>
    <w:p w:rsidR="00000000" w:rsidDel="00000000" w:rsidP="00000000" w:rsidRDefault="00000000" w:rsidRPr="00000000" w14:paraId="000048AA">
      <w:pPr>
        <w:rPr/>
      </w:pPr>
      <w:r w:rsidDel="00000000" w:rsidR="00000000" w:rsidRPr="00000000">
        <w:rPr>
          <w:b w:val="1"/>
          <w:bCs w:val="1"/>
          <w:rtl w:val="0"/>
        </w:rPr>
        <w:t xml:space="preserve">Observaciones:</w:t>
      </w:r>
      <w:r w:rsidDel="00000000" w:rsidR="00000000" w:rsidRPr="00000000">
        <w:rPr>
          <w:rtl w:val="0"/>
        </w:rPr>
        <w:t xml:space="preserve"> En caso de que no exista conformidad en el control funcional realizado, debe ingresar las observaciones que considere necesarias.</w:t>
      </w:r>
    </w:p>
    <w:p w:rsidR="00000000" w:rsidDel="00000000" w:rsidP="00000000" w:rsidRDefault="00000000" w:rsidRPr="00000000" w14:paraId="000048AB">
      <w:pPr>
        <w:rPr/>
      </w:pPr>
      <w:r w:rsidDel="00000000" w:rsidR="00000000" w:rsidRPr="00000000">
        <w:rPr>
          <w:b w:val="1"/>
          <w:bCs w:val="1"/>
          <w:rtl w:val="0"/>
        </w:rPr>
        <w:t xml:space="preserve">Responsable del control Funcional:</w:t>
      </w:r>
      <w:r w:rsidDel="00000000" w:rsidR="00000000" w:rsidRPr="00000000">
        <w:rPr>
          <w:rtl w:val="0"/>
        </w:rPr>
        <w:t xml:space="preserve"> Nombre de la persona responsable del resultado del control funcional. </w:t>
      </w:r>
    </w:p>
    <w:p w:rsidR="00000000" w:rsidDel="00000000" w:rsidP="00000000" w:rsidRDefault="00000000" w:rsidRPr="00000000" w14:paraId="000048AC">
      <w:pPr>
        <w:rPr/>
      </w:pPr>
      <w:r w:rsidDel="00000000" w:rsidR="00000000" w:rsidRPr="00000000">
        <w:rPr>
          <w:rtl w:val="0"/>
        </w:rPr>
      </w:r>
    </w:p>
    <w:p w:rsidR="00000000" w:rsidDel="00000000" w:rsidP="00000000" w:rsidRDefault="00000000" w:rsidRPr="00000000" w14:paraId="000048AD">
      <w:pPr>
        <w:rPr>
          <w:b w:val="1"/>
          <w:bCs w:val="1"/>
        </w:rPr>
      </w:pPr>
      <w:r w:rsidDel="00000000" w:rsidR="00000000" w:rsidRPr="00000000">
        <w:rPr>
          <w:b w:val="1"/>
          <w:bCs w:val="1"/>
          <w:rtl w:val="0"/>
        </w:rPr>
        <w:t xml:space="preserve">4. SOLICTUD DE PUESTA EN PRODUCCIÓN.</w:t>
      </w:r>
    </w:p>
    <w:p w:rsidR="00000000" w:rsidDel="00000000" w:rsidP="00000000" w:rsidRDefault="00000000" w:rsidRPr="00000000" w14:paraId="000048AE">
      <w:pPr>
        <w:rPr/>
      </w:pPr>
      <w:r w:rsidDel="00000000" w:rsidR="00000000" w:rsidRPr="00000000">
        <w:rPr>
          <w:b w:val="1"/>
          <w:bCs w:val="1"/>
          <w:rtl w:val="0"/>
        </w:rPr>
        <w:t xml:space="preserve">Fecha de puesta en Producción:</w:t>
      </w:r>
      <w:r w:rsidDel="00000000" w:rsidR="00000000" w:rsidRPr="00000000">
        <w:rPr>
          <w:rtl w:val="0"/>
        </w:rPr>
        <w:t xml:space="preserve"> La Entidad Emisora debe registrar la fecha tentativa de puesta en producción debiendo para tal efecto prever las adecuaciones que se requieren en el ámbito normativo. </w:t>
      </w:r>
    </w:p>
    <w:p w:rsidR="00000000" w:rsidDel="00000000" w:rsidP="00000000" w:rsidRDefault="00000000" w:rsidRPr="00000000" w14:paraId="000048AF">
      <w:pPr>
        <w:rPr>
          <w:b w:val="1"/>
          <w:bCs w:val="1"/>
        </w:rPr>
      </w:pPr>
      <w:r w:rsidDel="00000000" w:rsidR="00000000" w:rsidRPr="00000000">
        <w:rPr>
          <w:b w:val="1"/>
          <w:bCs w:val="1"/>
          <w:rtl w:val="0"/>
        </w:rPr>
        <w:t xml:space="preserve"> </w:t>
      </w:r>
    </w:p>
    <w:p w:rsidR="00000000" w:rsidDel="00000000" w:rsidP="00000000" w:rsidRDefault="00000000" w:rsidRPr="00000000" w14:paraId="000048B0">
      <w:pPr>
        <w:rPr>
          <w:b w:val="1"/>
          <w:bCs w:val="1"/>
        </w:rPr>
      </w:pPr>
      <w:r w:rsidDel="00000000" w:rsidR="00000000" w:rsidRPr="00000000">
        <w:rPr>
          <w:b w:val="1"/>
          <w:bCs w:val="1"/>
          <w:rtl w:val="0"/>
        </w:rPr>
        <w:t xml:space="preserve">5. FIRMA Y SELLOS.</w:t>
      </w:r>
    </w:p>
    <w:p w:rsidR="00000000" w:rsidDel="00000000" w:rsidP="00000000" w:rsidRDefault="00000000" w:rsidRPr="00000000" w14:paraId="000048B1">
      <w:pPr>
        <w:rPr/>
      </w:pPr>
      <w:r w:rsidDel="00000000" w:rsidR="00000000" w:rsidRPr="00000000">
        <w:rPr>
          <w:rtl w:val="0"/>
        </w:rPr>
      </w:r>
    </w:p>
    <w:p w:rsidR="00000000" w:rsidDel="00000000" w:rsidP="00000000" w:rsidRDefault="00000000" w:rsidRPr="00000000" w14:paraId="000048B2">
      <w:pPr>
        <w:rPr>
          <w:b w:val="1"/>
          <w:bCs w:val="1"/>
        </w:rPr>
      </w:pPr>
      <w:r w:rsidDel="00000000" w:rsidR="00000000" w:rsidRPr="00000000">
        <w:rPr>
          <w:rtl w:val="0"/>
        </w:rPr>
        <w:t xml:space="preserve">Debe ser suscrito por el personal de la Entidad Emisora que elaboró y autorizó la propuesta de modificación en el sistema. </w:t>
      </w:r>
      <w:r w:rsidDel="00000000" w:rsidR="00000000" w:rsidRPr="00000000">
        <w:rPr>
          <w:rtl w:val="0"/>
        </w:rPr>
      </w:r>
    </w:p>
    <w:p w:rsidR="00000000" w:rsidDel="00000000" w:rsidP="00000000" w:rsidRDefault="00000000" w:rsidRPr="00000000" w14:paraId="000048B3">
      <w:pPr>
        <w:rPr>
          <w:b w:val="1"/>
          <w:bCs w:val="1"/>
        </w:rPr>
      </w:pPr>
      <w:r w:rsidDel="00000000" w:rsidR="00000000" w:rsidRPr="00000000">
        <w:rPr>
          <w:rtl w:val="0"/>
        </w:rPr>
      </w:r>
    </w:p>
    <w:p w:rsidR="00000000" w:rsidDel="00000000" w:rsidP="00000000" w:rsidRDefault="00000000" w:rsidRPr="00000000" w14:paraId="000048B4">
      <w:pPr>
        <w:rPr>
          <w:b w:val="1"/>
          <w:bCs w:val="1"/>
        </w:rPr>
      </w:pPr>
      <w:r w:rsidDel="00000000" w:rsidR="00000000" w:rsidRPr="00000000">
        <w:rPr>
          <w:rtl w:val="0"/>
        </w:rPr>
      </w:r>
    </w:p>
    <w:p w:rsidR="00000000" w:rsidDel="00000000" w:rsidP="00000000" w:rsidRDefault="00000000" w:rsidRPr="00000000" w14:paraId="000048B5">
      <w:pPr>
        <w:rPr>
          <w:b w:val="1"/>
          <w:bCs w:val="1"/>
        </w:rPr>
      </w:pPr>
      <w:r w:rsidDel="00000000" w:rsidR="00000000" w:rsidRPr="00000000">
        <w:rPr>
          <w:rtl w:val="0"/>
        </w:rPr>
      </w:r>
    </w:p>
    <w:p w:rsidR="00000000" w:rsidDel="00000000" w:rsidP="00000000" w:rsidRDefault="00000000" w:rsidRPr="00000000" w14:paraId="000048B6">
      <w:pPr>
        <w:rPr>
          <w:b w:val="1"/>
          <w:bCs w:val="1"/>
        </w:rPr>
      </w:pPr>
      <w:r w:rsidDel="00000000" w:rsidR="00000000" w:rsidRPr="00000000">
        <w:rPr>
          <w:rtl w:val="0"/>
        </w:rPr>
      </w:r>
    </w:p>
    <w:p w:rsidR="00000000" w:rsidDel="00000000" w:rsidP="00000000" w:rsidRDefault="00000000" w:rsidRPr="00000000" w14:paraId="000048B7">
      <w:pPr>
        <w:rPr>
          <w:b w:val="1"/>
          <w:bCs w:val="1"/>
        </w:rPr>
      </w:pPr>
      <w:r w:rsidDel="00000000" w:rsidR="00000000" w:rsidRPr="00000000">
        <w:rPr>
          <w:rtl w:val="0"/>
        </w:rPr>
      </w:r>
    </w:p>
    <w:p w:rsidR="00000000" w:rsidDel="00000000" w:rsidP="00000000" w:rsidRDefault="00000000" w:rsidRPr="00000000" w14:paraId="000048B8">
      <w:pPr>
        <w:rPr>
          <w:b w:val="1"/>
          <w:bCs w:val="1"/>
        </w:rPr>
      </w:pPr>
      <w:r w:rsidDel="00000000" w:rsidR="00000000" w:rsidRPr="00000000">
        <w:rPr>
          <w:rtl w:val="0"/>
        </w:rPr>
      </w:r>
    </w:p>
    <w:p w:rsidR="00000000" w:rsidDel="00000000" w:rsidP="00000000" w:rsidRDefault="00000000" w:rsidRPr="00000000" w14:paraId="000048B9">
      <w:pPr>
        <w:rPr>
          <w:b w:val="1"/>
          <w:bCs w:val="1"/>
        </w:rPr>
      </w:pPr>
      <w:r w:rsidDel="00000000" w:rsidR="00000000" w:rsidRPr="00000000">
        <w:rPr>
          <w:rtl w:val="0"/>
        </w:rPr>
      </w:r>
    </w:p>
    <w:p w:rsidR="00000000" w:rsidDel="00000000" w:rsidP="00000000" w:rsidRDefault="00000000" w:rsidRPr="00000000" w14:paraId="000048BA">
      <w:pPr>
        <w:rPr>
          <w:b w:val="1"/>
          <w:bCs w:val="1"/>
        </w:rPr>
      </w:pPr>
      <w:r w:rsidDel="00000000" w:rsidR="00000000" w:rsidRPr="00000000">
        <w:rPr>
          <w:rtl w:val="0"/>
        </w:rPr>
      </w:r>
    </w:p>
    <w:p w:rsidR="00000000" w:rsidDel="00000000" w:rsidP="00000000" w:rsidRDefault="00000000" w:rsidRPr="00000000" w14:paraId="000048BB">
      <w:pPr>
        <w:rPr>
          <w:b w:val="1"/>
          <w:bCs w:val="1"/>
        </w:rPr>
      </w:pPr>
      <w:r w:rsidDel="00000000" w:rsidR="00000000" w:rsidRPr="00000000">
        <w:rPr>
          <w:rtl w:val="0"/>
        </w:rPr>
      </w:r>
    </w:p>
    <w:p w:rsidR="00000000" w:rsidDel="00000000" w:rsidP="00000000" w:rsidRDefault="00000000" w:rsidRPr="00000000" w14:paraId="000048BC">
      <w:pPr>
        <w:rPr>
          <w:b w:val="1"/>
          <w:bCs w:val="1"/>
        </w:rPr>
      </w:pPr>
      <w:r w:rsidDel="00000000" w:rsidR="00000000" w:rsidRPr="00000000">
        <w:rPr>
          <w:rtl w:val="0"/>
        </w:rPr>
      </w:r>
    </w:p>
    <w:p w:rsidR="00000000" w:rsidDel="00000000" w:rsidP="00000000" w:rsidRDefault="00000000" w:rsidRPr="00000000" w14:paraId="000048BD">
      <w:pPr>
        <w:rPr>
          <w:b w:val="1"/>
          <w:bCs w:val="1"/>
        </w:rPr>
      </w:pPr>
      <w:r w:rsidDel="00000000" w:rsidR="00000000" w:rsidRPr="00000000">
        <w:rPr>
          <w:rtl w:val="0"/>
        </w:rPr>
      </w:r>
    </w:p>
    <w:p w:rsidR="00000000" w:rsidDel="00000000" w:rsidP="00000000" w:rsidRDefault="00000000" w:rsidRPr="00000000" w14:paraId="000048BE">
      <w:pPr>
        <w:rPr>
          <w:b w:val="1"/>
          <w:bCs w:val="1"/>
        </w:rPr>
      </w:pPr>
      <w:r w:rsidDel="00000000" w:rsidR="00000000" w:rsidRPr="00000000">
        <w:rPr>
          <w:rtl w:val="0"/>
        </w:rPr>
      </w:r>
    </w:p>
    <w:p w:rsidR="00000000" w:rsidDel="00000000" w:rsidP="00000000" w:rsidRDefault="00000000" w:rsidRPr="00000000" w14:paraId="000048BF">
      <w:pPr>
        <w:rPr>
          <w:b w:val="1"/>
          <w:bCs w:val="1"/>
        </w:rPr>
      </w:pPr>
      <w:r w:rsidDel="00000000" w:rsidR="00000000" w:rsidRPr="00000000">
        <w:rPr>
          <w:rtl w:val="0"/>
        </w:rPr>
      </w:r>
    </w:p>
    <w:p w:rsidR="00000000" w:rsidDel="00000000" w:rsidP="00000000" w:rsidRDefault="00000000" w:rsidRPr="00000000" w14:paraId="000048C0">
      <w:pPr>
        <w:rPr>
          <w:b w:val="1"/>
          <w:bCs w:val="1"/>
        </w:rPr>
      </w:pPr>
      <w:r w:rsidDel="00000000" w:rsidR="00000000" w:rsidRPr="00000000">
        <w:rPr>
          <w:rtl w:val="0"/>
        </w:rPr>
      </w:r>
    </w:p>
    <w:p w:rsidR="00000000" w:rsidDel="00000000" w:rsidP="00000000" w:rsidRDefault="00000000" w:rsidRPr="00000000" w14:paraId="000048C1">
      <w:pPr>
        <w:rPr>
          <w:b w:val="1"/>
          <w:bCs w:val="1"/>
        </w:rPr>
      </w:pPr>
      <w:r w:rsidDel="00000000" w:rsidR="00000000" w:rsidRPr="00000000">
        <w:rPr>
          <w:rtl w:val="0"/>
        </w:rPr>
      </w:r>
    </w:p>
    <w:p w:rsidR="00000000" w:rsidDel="00000000" w:rsidP="00000000" w:rsidRDefault="00000000" w:rsidRPr="00000000" w14:paraId="000048C2">
      <w:pPr>
        <w:rPr>
          <w:b w:val="1"/>
          <w:bCs w:val="1"/>
        </w:rPr>
      </w:pPr>
      <w:r w:rsidDel="00000000" w:rsidR="00000000" w:rsidRPr="00000000">
        <w:rPr>
          <w:rtl w:val="0"/>
        </w:rPr>
      </w:r>
    </w:p>
    <w:p w:rsidR="00000000" w:rsidDel="00000000" w:rsidP="00000000" w:rsidRDefault="00000000" w:rsidRPr="00000000" w14:paraId="000048C3">
      <w:pPr>
        <w:rPr>
          <w:b w:val="1"/>
          <w:bCs w:val="1"/>
        </w:rPr>
      </w:pPr>
      <w:r w:rsidDel="00000000" w:rsidR="00000000" w:rsidRPr="00000000">
        <w:rPr>
          <w:rtl w:val="0"/>
        </w:rPr>
      </w:r>
    </w:p>
    <w:p w:rsidR="00000000" w:rsidDel="00000000" w:rsidP="00000000" w:rsidRDefault="00000000" w:rsidRPr="00000000" w14:paraId="000048C4">
      <w:pPr>
        <w:rPr>
          <w:b w:val="1"/>
          <w:bCs w:val="1"/>
        </w:rPr>
      </w:pPr>
      <w:r w:rsidDel="00000000" w:rsidR="00000000" w:rsidRPr="00000000">
        <w:rPr>
          <w:rtl w:val="0"/>
        </w:rPr>
      </w:r>
    </w:p>
    <w:p w:rsidR="00000000" w:rsidDel="00000000" w:rsidP="00000000" w:rsidRDefault="00000000" w:rsidRPr="00000000" w14:paraId="000048C5">
      <w:pPr>
        <w:rPr>
          <w:b w:val="1"/>
          <w:bCs w:val="1"/>
        </w:rPr>
      </w:pPr>
      <w:r w:rsidDel="00000000" w:rsidR="00000000" w:rsidRPr="00000000">
        <w:rPr>
          <w:rtl w:val="0"/>
        </w:rPr>
      </w:r>
    </w:p>
    <w:p w:rsidR="00000000" w:rsidDel="00000000" w:rsidP="00000000" w:rsidRDefault="00000000" w:rsidRPr="00000000" w14:paraId="000048C6">
      <w:pPr>
        <w:rPr>
          <w:b w:val="1"/>
          <w:bCs w:val="1"/>
        </w:rPr>
      </w:pPr>
      <w:r w:rsidDel="00000000" w:rsidR="00000000" w:rsidRPr="00000000">
        <w:rPr>
          <w:rtl w:val="0"/>
        </w:rPr>
      </w:r>
    </w:p>
    <w:p w:rsidR="00000000" w:rsidDel="00000000" w:rsidP="00000000" w:rsidRDefault="00000000" w:rsidRPr="00000000" w14:paraId="000048C7">
      <w:pPr>
        <w:rPr>
          <w:b w:val="1"/>
          <w:bCs w:val="1"/>
        </w:rPr>
      </w:pPr>
      <w:r w:rsidDel="00000000" w:rsidR="00000000" w:rsidRPr="00000000">
        <w:rPr>
          <w:rtl w:val="0"/>
        </w:rPr>
      </w:r>
    </w:p>
    <w:p w:rsidR="00000000" w:rsidDel="00000000" w:rsidP="00000000" w:rsidRDefault="00000000" w:rsidRPr="00000000" w14:paraId="000048C8">
      <w:pPr>
        <w:rPr/>
      </w:pPr>
      <w:r w:rsidDel="00000000" w:rsidR="00000000" w:rsidRPr="00000000">
        <w:rPr>
          <w:rtl w:val="0"/>
        </w:rPr>
      </w:r>
    </w:p>
    <w:p w:rsidR="00000000" w:rsidDel="00000000" w:rsidP="00000000" w:rsidRDefault="00000000" w:rsidRPr="00000000" w14:paraId="000048C9">
      <w:pPr>
        <w:rPr/>
      </w:pPr>
      <w:r w:rsidDel="00000000" w:rsidR="00000000" w:rsidRPr="00000000">
        <w:rPr>
          <w:rtl w:val="0"/>
        </w:rPr>
      </w:r>
    </w:p>
    <w:p w:rsidR="00000000" w:rsidDel="00000000" w:rsidP="00000000" w:rsidRDefault="00000000" w:rsidRPr="00000000" w14:paraId="000048CA">
      <w:pPr>
        <w:rPr/>
      </w:pPr>
      <w:r w:rsidDel="00000000" w:rsidR="00000000" w:rsidRPr="00000000">
        <w:rPr>
          <w:rtl w:val="0"/>
        </w:rPr>
      </w:r>
    </w:p>
    <w:p w:rsidR="00000000" w:rsidDel="00000000" w:rsidP="00000000" w:rsidRDefault="00000000" w:rsidRPr="00000000" w14:paraId="000048CB">
      <w:pPr>
        <w:rPr/>
      </w:pPr>
      <w:r w:rsidDel="00000000" w:rsidR="00000000" w:rsidRPr="00000000">
        <w:rPr>
          <w:rtl w:val="0"/>
        </w:rPr>
      </w:r>
    </w:p>
    <w:p w:rsidR="00000000" w:rsidDel="00000000" w:rsidP="00000000" w:rsidRDefault="00000000" w:rsidRPr="00000000" w14:paraId="000048CC">
      <w:pPr>
        <w:rPr/>
      </w:pPr>
      <w:r w:rsidDel="00000000" w:rsidR="00000000" w:rsidRPr="00000000">
        <w:rPr>
          <w:rtl w:val="0"/>
        </w:rPr>
      </w:r>
    </w:p>
    <w:p w:rsidR="00000000" w:rsidDel="00000000" w:rsidP="00000000" w:rsidRDefault="00000000" w:rsidRPr="00000000" w14:paraId="000048CD">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pPr>
      <w:bookmarkStart w:colFirst="0" w:colLast="0" w:name="_vafs5oin0u8w" w:id="62"/>
      <w:bookmarkEnd w:id="62"/>
      <w:r w:rsidDel="00000000" w:rsidR="00000000" w:rsidRPr="00000000">
        <w:rPr>
          <w:rtl w:val="0"/>
        </w:rPr>
        <w:t xml:space="preserve">ANEXO 8</w:t>
      </w:r>
    </w:p>
    <w:p w:rsidR="00000000" w:rsidDel="00000000" w:rsidP="00000000" w:rsidRDefault="00000000" w:rsidRPr="00000000" w14:paraId="000048CE">
      <w:pPr>
        <w:jc w:val="center"/>
        <w:rPr/>
      </w:pPr>
      <w:r w:rsidDel="00000000" w:rsidR="00000000" w:rsidRPr="00000000">
        <w:rPr>
          <w:b w:val="1"/>
          <w:bCs w:val="1"/>
          <w:rtl w:val="0"/>
        </w:rPr>
        <w:t xml:space="preserve">R-427</w:t>
      </w:r>
      <w:r w:rsidDel="00000000" w:rsidR="00000000" w:rsidRPr="00000000">
        <w:rPr>
          <w:rtl w:val="0"/>
        </w:rPr>
      </w:r>
    </w:p>
    <w:p w:rsidR="00000000" w:rsidDel="00000000" w:rsidP="00000000" w:rsidRDefault="00000000" w:rsidRPr="00000000" w14:paraId="000048CF">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pPr>
      <w:bookmarkStart w:colFirst="0" w:colLast="0" w:name="_c69sifik44qk" w:id="63"/>
      <w:bookmarkEnd w:id="63"/>
      <w:r w:rsidDel="00000000" w:rsidR="00000000" w:rsidRPr="00000000">
        <w:rPr>
          <w:rtl w:val="0"/>
        </w:rPr>
        <w:t xml:space="preserve">REGISTRO DE SOLICITUD DE FUNCIONALIDADES Y ADECUACIONES - VUCE</w:t>
      </w:r>
    </w:p>
    <w:p w:rsidR="00000000" w:rsidDel="00000000" w:rsidP="00000000" w:rsidRDefault="00000000" w:rsidRPr="00000000" w14:paraId="000048D0">
      <w:pPr>
        <w:rPr/>
      </w:pPr>
      <w:r w:rsidDel="00000000" w:rsidR="00000000" w:rsidRPr="00000000">
        <w:rPr>
          <w:rtl w:val="0"/>
        </w:rPr>
      </w:r>
    </w:p>
    <w:tbl>
      <w:tblPr>
        <w:tblStyle w:val="Table22"/>
        <w:tblW w:w="935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83"/>
        <w:gridCol w:w="992"/>
        <w:gridCol w:w="3274"/>
        <w:gridCol w:w="998"/>
        <w:gridCol w:w="1297"/>
        <w:gridCol w:w="13"/>
        <w:tblGridChange w:id="0">
          <w:tblGrid>
            <w:gridCol w:w="2783"/>
            <w:gridCol w:w="992"/>
            <w:gridCol w:w="3274"/>
            <w:gridCol w:w="998"/>
            <w:gridCol w:w="1297"/>
            <w:gridCol w:w="13"/>
          </w:tblGrid>
        </w:tblGridChange>
      </w:tblGrid>
      <w:tr>
        <w:trPr>
          <w:cantSplit w:val="0"/>
          <w:trHeight w:val="276"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8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152"/>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48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152"/>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drawing>
                <wp:inline distB="0" distT="0" distL="114300" distR="114300">
                  <wp:extent cx="1104900" cy="495300"/>
                  <wp:effectExtent b="0" l="0" r="0" t="0"/>
                  <wp:docPr id="2"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1104900" cy="495300"/>
                          </a:xfrm>
                          <a:prstGeom prst="rect"/>
                          <a:ln/>
                        </pic:spPr>
                      </pic:pic>
                    </a:graphicData>
                  </a:graphic>
                </wp:inline>
              </w:drawing>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8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48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SOLICITUD DE FUNCIONALIDADES Y ADECUACIONES</w:t>
            </w:r>
          </w:p>
          <w:p w:rsidR="00000000" w:rsidDel="00000000" w:rsidP="00000000" w:rsidRDefault="00000000" w:rsidRPr="00000000" w14:paraId="000048D5">
            <w:pPr>
              <w:tabs>
                <w:tab w:val="left" w:leader="none" w:pos="1305"/>
              </w:tabs>
              <w:jc w:val="center"/>
              <w:rPr>
                <w:b w:val="1"/>
                <w:bCs w:val="1"/>
                <w:sz w:val="20"/>
                <w:szCs w:val="20"/>
              </w:rPr>
            </w:pPr>
            <w:r w:rsidDel="00000000" w:rsidR="00000000" w:rsidRPr="00000000">
              <w:rPr>
                <w:b w:val="1"/>
                <w:bCs w:val="1"/>
                <w:sz w:val="20"/>
                <w:szCs w:val="20"/>
                <w:rtl w:val="0"/>
              </w:rPr>
              <w:t xml:space="preserve">VUCE</w:t>
            </w:r>
          </w:p>
        </w:tc>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8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4"/>
                <w:szCs w:val="14"/>
                <w:u w:val="none"/>
                <w:shd w:fill="auto" w:val="clear"/>
                <w:vertAlign w:val="baseline"/>
                <w:rtl w:val="0"/>
              </w:rPr>
              <w:t xml:space="preserve">Código</w:t>
            </w:r>
          </w:p>
        </w:tc>
      </w:tr>
      <w:tr>
        <w:trPr>
          <w:cantSplit w:val="0"/>
          <w:trHeight w:val="27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8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14"/>
                <w:szCs w:val="14"/>
                <w:u w:val="none"/>
                <w:shd w:fill="auto" w:val="clear"/>
                <w:vertAlign w:val="baseline"/>
                <w:rtl w:val="0"/>
              </w:rPr>
              <w:t xml:space="preserve">R-427</w:t>
            </w:r>
          </w:p>
        </w:tc>
      </w:tr>
      <w:tr>
        <w:trPr>
          <w:cantSplit w:val="0"/>
          <w:trHeight w:val="27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8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4"/>
                <w:szCs w:val="14"/>
                <w:u w:val="none"/>
                <w:shd w:fill="auto" w:val="clear"/>
                <w:vertAlign w:val="baseline"/>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8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14"/>
                <w:szCs w:val="14"/>
                <w:u w:val="none"/>
                <w:shd w:fill="auto" w:val="clear"/>
                <w:vertAlign w:val="baseline"/>
                <w:rtl w:val="0"/>
              </w:rPr>
              <w:t xml:space="preserve">N° de Página</w:t>
            </w:r>
          </w:p>
        </w:tc>
      </w:tr>
      <w:tr>
        <w:trPr>
          <w:cantSplit w:val="0"/>
          <w:trHeight w:val="27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8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14"/>
                <w:szCs w:val="14"/>
                <w:u w:val="none"/>
                <w:shd w:fill="auto" w:val="clear"/>
                <w:vertAlign w:val="baseline"/>
                <w:rtl w:val="0"/>
              </w:rPr>
              <w:t xml:space="preserve">2</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8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r w:rsidDel="00000000" w:rsidR="00000000" w:rsidRPr="00000000">
              <w:rPr>
                <w:rFonts w:ascii="Open Sans Light" w:cs="Open Sans Light" w:eastAsia="Open Sans Light" w:hAnsi="Open Sans Light"/>
                <w:b w:val="0"/>
                <w:bCs w:val="0"/>
                <w:i w:val="0"/>
                <w:iCs w:val="0"/>
                <w:smallCaps w:val="0"/>
                <w:strike w:val="0"/>
                <w:color w:val="000000"/>
                <w:sz w:val="14"/>
                <w:szCs w:val="14"/>
                <w:u w:val="none"/>
                <w:shd w:fill="auto" w:val="clear"/>
                <w:vertAlign w:val="baseline"/>
                <w:rtl w:val="0"/>
              </w:rPr>
              <w:t xml:space="preserve"> de </w:t>
            </w:r>
          </w:p>
        </w:tc>
      </w:tr>
      <w:tr>
        <w:trPr>
          <w:cantSplit w:val="0"/>
          <w:trHeight w:val="273" w:hRule="atLeast"/>
          <w:tblHeader w:val="0"/>
        </w:trPr>
        <w:tc>
          <w:tcPr>
            <w:gridSpan w:val="5"/>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8E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419"/>
                <w:tab w:val="right" w:leader="none" w:pos="8838"/>
              </w:tabs>
              <w:spacing w:after="0" w:before="0" w:line="240" w:lineRule="auto"/>
              <w:ind w:left="426" w:right="0" w:hanging="360"/>
              <w:jc w:val="lef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DATOS DE LA SOLICITUD</w:t>
            </w:r>
          </w:p>
        </w:tc>
      </w:tr>
      <w:tr>
        <w:trPr>
          <w:cantSplit w:val="0"/>
          <w:trHeight w:val="147"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8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Entidad Pública Emisora: </w:t>
            </w:r>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48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ffffff"/>
                <w:sz w:val="20"/>
                <w:szCs w:val="20"/>
                <w:u w:val="none"/>
                <w:shd w:fill="auto" w:val="clear"/>
                <w:vertAlign w:val="baseline"/>
                <w:rtl w:val="0"/>
              </w:rPr>
              <w:t xml:space="preserve">AN/GNN/DNPTA/RF/31/2024</w:t>
            </w:r>
            <w:r w:rsidDel="00000000" w:rsidR="00000000" w:rsidRPr="00000000">
              <w:rPr>
                <w:rtl w:val="0"/>
              </w:rPr>
            </w:r>
          </w:p>
        </w:tc>
      </w:tr>
      <w:tr>
        <w:trPr>
          <w:cantSplit w:val="0"/>
          <w:trHeight w:val="273"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8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Gerencia o Unidad Responsable:</w:t>
            </w:r>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48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3"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8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Fecha de solicitud:</w:t>
            </w:r>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48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3"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9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Denominación del Trámite:</w:t>
            </w:r>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49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3"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9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Justificación de la solicitud:</w:t>
            </w:r>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49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3"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9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Sistema VUCE</w:t>
            </w:r>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49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90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DESCRIPCIÓN BREVE DE LA SOLICITUD</w:t>
            </w:r>
          </w:p>
        </w:tc>
      </w:tr>
      <w:tr>
        <w:trPr>
          <w:cantSplit w:val="0"/>
          <w:trHeight w:val="2652" w:hRule="atLeast"/>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914">
            <w:pPr>
              <w:spacing w:after="160" w:line="256" w:lineRule="auto"/>
              <w:jc w:val="center"/>
              <w:rPr>
                <w:sz w:val="20"/>
                <w:szCs w:val="20"/>
                <w:u w:val="single"/>
              </w:rPr>
            </w:pPr>
            <w:r w:rsidDel="00000000" w:rsidR="00000000" w:rsidRPr="00000000">
              <w:rPr>
                <w:rtl w:val="0"/>
              </w:rPr>
            </w:r>
          </w:p>
          <w:p w:rsidR="00000000" w:rsidDel="00000000" w:rsidP="00000000" w:rsidRDefault="00000000" w:rsidRPr="00000000" w14:paraId="00004915">
            <w:pPr>
              <w:rPr>
                <w:b w:val="1"/>
                <w:bCs w:val="1"/>
                <w:sz w:val="20"/>
                <w:szCs w:val="20"/>
              </w:rPr>
            </w:pPr>
            <w:r w:rsidDel="00000000" w:rsidR="00000000" w:rsidRPr="00000000">
              <w:rPr>
                <w:rtl w:val="0"/>
              </w:rPr>
            </w:r>
          </w:p>
        </w:tc>
      </w:tr>
      <w:tr>
        <w:trPr>
          <w:cantSplit w:val="0"/>
          <w:trHeight w:val="45"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91A">
            <w:pPr>
              <w:rPr>
                <w:b w:val="1"/>
                <w:bCs w:val="1"/>
                <w:sz w:val="20"/>
                <w:szCs w:val="20"/>
              </w:rPr>
            </w:pPr>
            <w:r w:rsidDel="00000000" w:rsidR="00000000" w:rsidRPr="00000000">
              <w:rPr>
                <w:b w:val="1"/>
                <w:bCs w:val="1"/>
                <w:sz w:val="20"/>
                <w:szCs w:val="20"/>
                <w:rtl w:val="0"/>
              </w:rPr>
              <w:t xml:space="preserve">3. RESPALDO/JUSTIFICACIÓN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9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49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49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921">
            <w:pPr>
              <w:rPr>
                <w:b w:val="1"/>
                <w:bCs w:val="1"/>
                <w:sz w:val="20"/>
                <w:szCs w:val="20"/>
              </w:rPr>
            </w:pPr>
            <w:r w:rsidDel="00000000" w:rsidR="00000000" w:rsidRPr="00000000">
              <w:rPr>
                <w:b w:val="1"/>
                <w:bCs w:val="1"/>
                <w:sz w:val="20"/>
                <w:szCs w:val="20"/>
                <w:rtl w:val="0"/>
              </w:rPr>
              <w:t xml:space="preserve">4. FIRMA Y SELLOS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923">
            <w:pPr>
              <w:widowControl w:val="0"/>
              <w:spacing w:after="120" w:lineRule="auto"/>
              <w:rPr>
                <w:sz w:val="20"/>
                <w:szCs w:val="20"/>
              </w:rPr>
            </w:pPr>
            <w:r w:rsidDel="00000000" w:rsidR="00000000" w:rsidRPr="00000000">
              <w:rPr>
                <w:sz w:val="20"/>
                <w:szCs w:val="20"/>
                <w:rtl w:val="0"/>
              </w:rPr>
              <w:t xml:space="preserve">Elaborado por:</w:t>
            </w:r>
          </w:p>
          <w:p w:rsidR="00000000" w:rsidDel="00000000" w:rsidP="00000000" w:rsidRDefault="00000000" w:rsidRPr="00000000" w14:paraId="00004924">
            <w:pPr>
              <w:widowControl w:val="0"/>
              <w:spacing w:after="120" w:lineRule="auto"/>
              <w:rPr>
                <w:sz w:val="20"/>
                <w:szCs w:val="20"/>
              </w:rPr>
            </w:pPr>
            <w:r w:rsidDel="00000000" w:rsidR="00000000" w:rsidRPr="00000000">
              <w:rPr>
                <w:rtl w:val="0"/>
              </w:rPr>
            </w:r>
          </w:p>
          <w:p w:rsidR="00000000" w:rsidDel="00000000" w:rsidP="00000000" w:rsidRDefault="00000000" w:rsidRPr="00000000" w14:paraId="00004925">
            <w:pPr>
              <w:widowControl w:val="0"/>
              <w:spacing w:after="120" w:lineRule="auto"/>
              <w:rPr>
                <w:sz w:val="20"/>
                <w:szCs w:val="20"/>
              </w:rPr>
            </w:pPr>
            <w:r w:rsidDel="00000000" w:rsidR="00000000" w:rsidRPr="00000000">
              <w:rPr>
                <w:rtl w:val="0"/>
              </w:rPr>
            </w:r>
          </w:p>
          <w:p w:rsidR="00000000" w:rsidDel="00000000" w:rsidP="00000000" w:rsidRDefault="00000000" w:rsidRPr="00000000" w14:paraId="00004926">
            <w:pPr>
              <w:widowControl w:val="0"/>
              <w:spacing w:after="120" w:lineRule="auto"/>
              <w:rPr>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927">
            <w:pPr>
              <w:rPr>
                <w:sz w:val="20"/>
                <w:szCs w:val="20"/>
              </w:rPr>
            </w:pPr>
            <w:r w:rsidDel="00000000" w:rsidR="00000000" w:rsidRPr="00000000">
              <w:rPr>
                <w:sz w:val="20"/>
                <w:szCs w:val="20"/>
                <w:rtl w:val="0"/>
              </w:rPr>
              <w:t xml:space="preserve">Autorizado por:</w:t>
            </w:r>
          </w:p>
          <w:p w:rsidR="00000000" w:rsidDel="00000000" w:rsidP="00000000" w:rsidRDefault="00000000" w:rsidRPr="00000000" w14:paraId="00004928">
            <w:pPr>
              <w:rPr>
                <w:sz w:val="20"/>
                <w:szCs w:val="20"/>
              </w:rPr>
            </w:pPr>
            <w:r w:rsidDel="00000000" w:rsidR="00000000" w:rsidRPr="00000000">
              <w:rPr>
                <w:rtl w:val="0"/>
              </w:rPr>
            </w:r>
          </w:p>
          <w:p w:rsidR="00000000" w:rsidDel="00000000" w:rsidP="00000000" w:rsidRDefault="00000000" w:rsidRPr="00000000" w14:paraId="00004929">
            <w:pPr>
              <w:rPr>
                <w:sz w:val="20"/>
                <w:szCs w:val="20"/>
              </w:rPr>
            </w:pPr>
            <w:r w:rsidDel="00000000" w:rsidR="00000000" w:rsidRPr="00000000">
              <w:rPr>
                <w:rtl w:val="0"/>
              </w:rPr>
            </w:r>
          </w:p>
          <w:p w:rsidR="00000000" w:rsidDel="00000000" w:rsidP="00000000" w:rsidRDefault="00000000" w:rsidRPr="00000000" w14:paraId="0000492A">
            <w:pPr>
              <w:rPr>
                <w:sz w:val="20"/>
                <w:szCs w:val="20"/>
              </w:rPr>
            </w:pPr>
            <w:r w:rsidDel="00000000" w:rsidR="00000000" w:rsidRPr="00000000">
              <w:rPr>
                <w:rtl w:val="0"/>
              </w:rPr>
            </w:r>
          </w:p>
          <w:p w:rsidR="00000000" w:rsidDel="00000000" w:rsidP="00000000" w:rsidRDefault="00000000" w:rsidRPr="00000000" w14:paraId="0000492B">
            <w:pPr>
              <w:rPr>
                <w:sz w:val="20"/>
                <w:szCs w:val="20"/>
              </w:rPr>
            </w:pPr>
            <w:r w:rsidDel="00000000" w:rsidR="00000000" w:rsidRPr="00000000">
              <w:rPr>
                <w:rtl w:val="0"/>
              </w:rPr>
            </w:r>
          </w:p>
          <w:p w:rsidR="00000000" w:rsidDel="00000000" w:rsidP="00000000" w:rsidRDefault="00000000" w:rsidRPr="00000000" w14:paraId="0000492C">
            <w:pPr>
              <w:rPr>
                <w:sz w:val="20"/>
                <w:szCs w:val="20"/>
              </w:rPr>
            </w:pPr>
            <w:r w:rsidDel="00000000" w:rsidR="00000000" w:rsidRPr="00000000">
              <w:rPr>
                <w:rtl w:val="0"/>
              </w:rPr>
            </w:r>
          </w:p>
          <w:p w:rsidR="00000000" w:rsidDel="00000000" w:rsidP="00000000" w:rsidRDefault="00000000" w:rsidRPr="00000000" w14:paraId="0000492D">
            <w:pPr>
              <w:widowControl w:val="0"/>
              <w:spacing w:after="120" w:lineRule="auto"/>
              <w:rPr>
                <w:sz w:val="20"/>
                <w:szCs w:val="20"/>
              </w:rPr>
            </w:pPr>
            <w:r w:rsidDel="00000000" w:rsidR="00000000" w:rsidRPr="00000000">
              <w:rPr>
                <w:rtl w:val="0"/>
              </w:rPr>
            </w:r>
          </w:p>
        </w:tc>
      </w:tr>
    </w:tbl>
    <w:p w:rsidR="00000000" w:rsidDel="00000000" w:rsidP="00000000" w:rsidRDefault="00000000" w:rsidRPr="00000000" w14:paraId="0000492F">
      <w:pPr>
        <w:rPr>
          <w:b w:val="1"/>
          <w:bCs w:val="1"/>
        </w:rPr>
      </w:pPr>
      <w:r w:rsidDel="00000000" w:rsidR="00000000" w:rsidRPr="00000000">
        <w:rPr>
          <w:b w:val="1"/>
          <w:bCs w:val="1"/>
          <w:rtl w:val="0"/>
        </w:rPr>
        <w:t xml:space="preserve"> </w:t>
      </w:r>
    </w:p>
    <w:p w:rsidR="00000000" w:rsidDel="00000000" w:rsidP="00000000" w:rsidRDefault="00000000" w:rsidRPr="00000000" w14:paraId="00004930">
      <w:pPr>
        <w:rPr/>
      </w:pPr>
      <w:r w:rsidDel="00000000" w:rsidR="00000000" w:rsidRPr="00000000">
        <w:rPr>
          <w:rtl w:val="0"/>
        </w:rPr>
      </w:r>
    </w:p>
    <w:p w:rsidR="00000000" w:rsidDel="00000000" w:rsidP="00000000" w:rsidRDefault="00000000" w:rsidRPr="00000000" w14:paraId="00004931">
      <w:pPr>
        <w:jc w:val="center"/>
        <w:rPr>
          <w:b w:val="1"/>
          <w:bCs w:val="1"/>
        </w:rPr>
      </w:pPr>
      <w:r w:rsidDel="00000000" w:rsidR="00000000" w:rsidRPr="00000000">
        <w:rPr>
          <w:rtl w:val="0"/>
        </w:rPr>
      </w:r>
    </w:p>
    <w:p w:rsidR="00000000" w:rsidDel="00000000" w:rsidP="00000000" w:rsidRDefault="00000000" w:rsidRPr="00000000" w14:paraId="00004932">
      <w:pPr>
        <w:jc w:val="center"/>
        <w:rPr>
          <w:b w:val="1"/>
          <w:bCs w:val="1"/>
        </w:rPr>
      </w:pPr>
      <w:r w:rsidDel="00000000" w:rsidR="00000000" w:rsidRPr="00000000">
        <w:rPr>
          <w:rtl w:val="0"/>
        </w:rPr>
      </w:r>
    </w:p>
    <w:p w:rsidR="00000000" w:rsidDel="00000000" w:rsidP="00000000" w:rsidRDefault="00000000" w:rsidRPr="00000000" w14:paraId="00004933">
      <w:pPr>
        <w:jc w:val="center"/>
        <w:rPr>
          <w:b w:val="1"/>
          <w:bCs w:val="1"/>
        </w:rPr>
      </w:pPr>
      <w:r w:rsidDel="00000000" w:rsidR="00000000" w:rsidRPr="00000000">
        <w:rPr>
          <w:b w:val="1"/>
          <w:bCs w:val="1"/>
          <w:rtl w:val="0"/>
        </w:rPr>
        <w:t xml:space="preserve">INSTRUCTIVO DE LLENADO</w:t>
      </w:r>
    </w:p>
    <w:p w:rsidR="00000000" w:rsidDel="00000000" w:rsidP="00000000" w:rsidRDefault="00000000" w:rsidRPr="00000000" w14:paraId="00004934">
      <w:pPr>
        <w:jc w:val="center"/>
        <w:rPr>
          <w:b w:val="1"/>
          <w:bCs w:val="1"/>
        </w:rPr>
      </w:pPr>
      <w:r w:rsidDel="00000000" w:rsidR="00000000" w:rsidRPr="00000000">
        <w:rPr>
          <w:b w:val="1"/>
          <w:bCs w:val="1"/>
          <w:rtl w:val="0"/>
        </w:rPr>
        <w:t xml:space="preserve">R-427</w:t>
      </w:r>
    </w:p>
    <w:p w:rsidR="00000000" w:rsidDel="00000000" w:rsidP="00000000" w:rsidRDefault="00000000" w:rsidRPr="00000000" w14:paraId="00004935">
      <w:pPr>
        <w:jc w:val="center"/>
        <w:rPr>
          <w:b w:val="1"/>
          <w:bCs w:val="1"/>
        </w:rPr>
      </w:pPr>
      <w:r w:rsidDel="00000000" w:rsidR="00000000" w:rsidRPr="00000000">
        <w:rPr>
          <w:b w:val="1"/>
          <w:bCs w:val="1"/>
          <w:rtl w:val="0"/>
        </w:rPr>
        <w:t xml:space="preserve">REGISTRO</w:t>
      </w:r>
    </w:p>
    <w:p w:rsidR="00000000" w:rsidDel="00000000" w:rsidP="00000000" w:rsidRDefault="00000000" w:rsidRPr="00000000" w14:paraId="00004936">
      <w:pPr>
        <w:jc w:val="center"/>
        <w:rPr>
          <w:b w:val="1"/>
          <w:bCs w:val="1"/>
        </w:rPr>
      </w:pPr>
      <w:r w:rsidDel="00000000" w:rsidR="00000000" w:rsidRPr="00000000">
        <w:rPr>
          <w:b w:val="1"/>
          <w:bCs w:val="1"/>
          <w:rtl w:val="0"/>
        </w:rPr>
        <w:t xml:space="preserve">SOLICITUD DE FUNCIONALIDADES Y ADECUACIONES</w:t>
      </w:r>
    </w:p>
    <w:p w:rsidR="00000000" w:rsidDel="00000000" w:rsidP="00000000" w:rsidRDefault="00000000" w:rsidRPr="00000000" w14:paraId="00004937">
      <w:pPr>
        <w:jc w:val="center"/>
        <w:rPr>
          <w:b w:val="1"/>
          <w:bCs w:val="1"/>
        </w:rPr>
      </w:pPr>
      <w:r w:rsidDel="00000000" w:rsidR="00000000" w:rsidRPr="00000000">
        <w:rPr>
          <w:b w:val="1"/>
          <w:bCs w:val="1"/>
          <w:rtl w:val="0"/>
        </w:rPr>
        <w:t xml:space="preserve">VUCE</w:t>
      </w:r>
    </w:p>
    <w:p w:rsidR="00000000" w:rsidDel="00000000" w:rsidP="00000000" w:rsidRDefault="00000000" w:rsidRPr="00000000" w14:paraId="00004938">
      <w:pPr>
        <w:rPr>
          <w:b w:val="1"/>
          <w:bCs w:val="1"/>
        </w:rPr>
      </w:pPr>
      <w:r w:rsidDel="00000000" w:rsidR="00000000" w:rsidRPr="00000000">
        <w:rPr>
          <w:rtl w:val="0"/>
        </w:rPr>
      </w:r>
    </w:p>
    <w:p w:rsidR="00000000" w:rsidDel="00000000" w:rsidP="00000000" w:rsidRDefault="00000000" w:rsidRPr="00000000" w14:paraId="00004939">
      <w:pPr>
        <w:rPr>
          <w:b w:val="1"/>
          <w:bCs w:val="1"/>
        </w:rPr>
      </w:pPr>
      <w:r w:rsidDel="00000000" w:rsidR="00000000" w:rsidRPr="00000000">
        <w:rPr>
          <w:b w:val="1"/>
          <w:bCs w:val="1"/>
          <w:rtl w:val="0"/>
        </w:rPr>
        <w:t xml:space="preserve">1. DATOS DE LA SOLICITUD</w:t>
      </w:r>
    </w:p>
    <w:p w:rsidR="00000000" w:rsidDel="00000000" w:rsidP="00000000" w:rsidRDefault="00000000" w:rsidRPr="00000000" w14:paraId="0000493A">
      <w:pPr>
        <w:rPr>
          <w:b w:val="1"/>
          <w:bCs w:val="1"/>
        </w:rPr>
      </w:pPr>
      <w:r w:rsidDel="00000000" w:rsidR="00000000" w:rsidRPr="00000000">
        <w:rPr>
          <w:rtl w:val="0"/>
        </w:rPr>
      </w:r>
    </w:p>
    <w:p w:rsidR="00000000" w:rsidDel="00000000" w:rsidP="00000000" w:rsidRDefault="00000000" w:rsidRPr="00000000" w14:paraId="0000493B">
      <w:pPr>
        <w:rPr/>
      </w:pPr>
      <w:r w:rsidDel="00000000" w:rsidR="00000000" w:rsidRPr="00000000">
        <w:rPr>
          <w:b w:val="1"/>
          <w:bCs w:val="1"/>
          <w:rtl w:val="0"/>
        </w:rPr>
        <w:t xml:space="preserve">Entidad: </w:t>
      </w:r>
      <w:r w:rsidDel="00000000" w:rsidR="00000000" w:rsidRPr="00000000">
        <w:rPr>
          <w:rtl w:val="0"/>
        </w:rPr>
        <w:t xml:space="preserve">Registrar la denominación de la Entidad Emisora (Ejemplo: IBMETRO).</w:t>
      </w:r>
    </w:p>
    <w:p w:rsidR="00000000" w:rsidDel="00000000" w:rsidP="00000000" w:rsidRDefault="00000000" w:rsidRPr="00000000" w14:paraId="0000493C">
      <w:pPr>
        <w:rPr>
          <w:b w:val="1"/>
          <w:bCs w:val="1"/>
        </w:rPr>
      </w:pPr>
      <w:r w:rsidDel="00000000" w:rsidR="00000000" w:rsidRPr="00000000">
        <w:rPr>
          <w:b w:val="1"/>
          <w:bCs w:val="1"/>
          <w:rtl w:val="0"/>
        </w:rPr>
        <w:t xml:space="preserve">Gerencia o Unidad Responsable: </w:t>
      </w:r>
      <w:r w:rsidDel="00000000" w:rsidR="00000000" w:rsidRPr="00000000">
        <w:rPr>
          <w:rtl w:val="0"/>
        </w:rPr>
        <w:t xml:space="preserve">Registrar la denominación de la Gerencia o Unidad Responsable de la Entidad Emisora autorizada para solicitar funcionalidades y adecuaciones en el sistema de la VUCE.</w:t>
      </w:r>
      <w:r w:rsidDel="00000000" w:rsidR="00000000" w:rsidRPr="00000000">
        <w:rPr>
          <w:b w:val="1"/>
          <w:bCs w:val="1"/>
          <w:rtl w:val="0"/>
        </w:rPr>
        <w:t xml:space="preserve"> </w:t>
      </w:r>
    </w:p>
    <w:p w:rsidR="00000000" w:rsidDel="00000000" w:rsidP="00000000" w:rsidRDefault="00000000" w:rsidRPr="00000000" w14:paraId="0000493D">
      <w:pPr>
        <w:rPr>
          <w:b w:val="1"/>
          <w:bCs w:val="1"/>
        </w:rPr>
      </w:pPr>
      <w:r w:rsidDel="00000000" w:rsidR="00000000" w:rsidRPr="00000000">
        <w:rPr>
          <w:b w:val="1"/>
          <w:bCs w:val="1"/>
          <w:rtl w:val="0"/>
        </w:rPr>
        <w:t xml:space="preserve">Fecha de solicitud: </w:t>
      </w:r>
      <w:r w:rsidDel="00000000" w:rsidR="00000000" w:rsidRPr="00000000">
        <w:rPr>
          <w:rtl w:val="0"/>
        </w:rPr>
        <w:t xml:space="preserve">Registrar la fecha de emisión del Registro.</w:t>
      </w:r>
      <w:r w:rsidDel="00000000" w:rsidR="00000000" w:rsidRPr="00000000">
        <w:rPr>
          <w:rtl w:val="0"/>
        </w:rPr>
      </w:r>
    </w:p>
    <w:p w:rsidR="00000000" w:rsidDel="00000000" w:rsidP="00000000" w:rsidRDefault="00000000" w:rsidRPr="00000000" w14:paraId="0000493E">
      <w:pPr>
        <w:rPr>
          <w:b w:val="1"/>
          <w:bCs w:val="1"/>
        </w:rPr>
      </w:pPr>
      <w:r w:rsidDel="00000000" w:rsidR="00000000" w:rsidRPr="00000000">
        <w:rPr>
          <w:b w:val="1"/>
          <w:bCs w:val="1"/>
          <w:rtl w:val="0"/>
        </w:rPr>
        <w:t xml:space="preserve">Denominación del Trámite: </w:t>
      </w:r>
      <w:r w:rsidDel="00000000" w:rsidR="00000000" w:rsidRPr="00000000">
        <w:rPr>
          <w:rtl w:val="0"/>
        </w:rPr>
        <w:t xml:space="preserve">Registrar la denominación del documento requerido que requiere la modificación en el sistema VUCE (Ejemplo: Certificado Medioambiental).</w:t>
      </w:r>
      <w:r w:rsidDel="00000000" w:rsidR="00000000" w:rsidRPr="00000000">
        <w:rPr>
          <w:rtl w:val="0"/>
        </w:rPr>
      </w:r>
    </w:p>
    <w:p w:rsidR="00000000" w:rsidDel="00000000" w:rsidP="00000000" w:rsidRDefault="00000000" w:rsidRPr="00000000" w14:paraId="0000493F">
      <w:pPr>
        <w:rPr/>
      </w:pPr>
      <w:r w:rsidDel="00000000" w:rsidR="00000000" w:rsidRPr="00000000">
        <w:rPr>
          <w:b w:val="1"/>
          <w:bCs w:val="1"/>
          <w:rtl w:val="0"/>
        </w:rPr>
        <w:t xml:space="preserve">Sistema VUCE:</w:t>
      </w:r>
      <w:r w:rsidDel="00000000" w:rsidR="00000000" w:rsidRPr="00000000">
        <w:rPr>
          <w:rtl w:val="0"/>
        </w:rPr>
        <w:t xml:space="preserve"> Datos del sistema o módulo a ser afectado.</w:t>
      </w:r>
    </w:p>
    <w:p w:rsidR="00000000" w:rsidDel="00000000" w:rsidP="00000000" w:rsidRDefault="00000000" w:rsidRPr="00000000" w14:paraId="00004940">
      <w:pPr>
        <w:rPr>
          <w:b w:val="1"/>
          <w:bCs w:val="1"/>
        </w:rPr>
      </w:pPr>
      <w:r w:rsidDel="00000000" w:rsidR="00000000" w:rsidRPr="00000000">
        <w:rPr>
          <w:rtl w:val="0"/>
        </w:rPr>
      </w:r>
    </w:p>
    <w:p w:rsidR="00000000" w:rsidDel="00000000" w:rsidP="00000000" w:rsidRDefault="00000000" w:rsidRPr="00000000" w14:paraId="00004941">
      <w:pPr>
        <w:rPr>
          <w:b w:val="1"/>
          <w:bCs w:val="1"/>
        </w:rPr>
      </w:pPr>
      <w:r w:rsidDel="00000000" w:rsidR="00000000" w:rsidRPr="00000000">
        <w:rPr>
          <w:b w:val="1"/>
          <w:bCs w:val="1"/>
          <w:rtl w:val="0"/>
        </w:rPr>
        <w:t xml:space="preserve">2. DESCRIPCIÓN DE LA SOLICITUD DE MODIFICACIÓN.</w:t>
      </w:r>
    </w:p>
    <w:p w:rsidR="00000000" w:rsidDel="00000000" w:rsidP="00000000" w:rsidRDefault="00000000" w:rsidRPr="00000000" w14:paraId="00004942">
      <w:pPr>
        <w:rPr/>
      </w:pPr>
      <w:r w:rsidDel="00000000" w:rsidR="00000000" w:rsidRPr="00000000">
        <w:rPr>
          <w:rtl w:val="0"/>
        </w:rPr>
      </w:r>
    </w:p>
    <w:p w:rsidR="00000000" w:rsidDel="00000000" w:rsidP="00000000" w:rsidRDefault="00000000" w:rsidRPr="00000000" w14:paraId="00004943">
      <w:pPr>
        <w:rPr/>
      </w:pPr>
      <w:r w:rsidDel="00000000" w:rsidR="00000000" w:rsidRPr="00000000">
        <w:rPr>
          <w:rtl w:val="0"/>
        </w:rPr>
        <w:t xml:space="preserve">Detalle breve de las modificaciones y especificaciones del requerimiento a ser solicitado.</w:t>
      </w:r>
    </w:p>
    <w:p w:rsidR="00000000" w:rsidDel="00000000" w:rsidP="00000000" w:rsidRDefault="00000000" w:rsidRPr="00000000" w14:paraId="00004944">
      <w:pPr>
        <w:rPr>
          <w:b w:val="1"/>
          <w:bCs w:val="1"/>
        </w:rPr>
      </w:pPr>
      <w:r w:rsidDel="00000000" w:rsidR="00000000" w:rsidRPr="00000000">
        <w:rPr>
          <w:rtl w:val="0"/>
        </w:rPr>
      </w:r>
    </w:p>
    <w:p w:rsidR="00000000" w:rsidDel="00000000" w:rsidP="00000000" w:rsidRDefault="00000000" w:rsidRPr="00000000" w14:paraId="00004945">
      <w:pPr>
        <w:rPr>
          <w:b w:val="1"/>
          <w:bCs w:val="1"/>
        </w:rPr>
      </w:pPr>
      <w:r w:rsidDel="00000000" w:rsidR="00000000" w:rsidRPr="00000000">
        <w:rPr>
          <w:b w:val="1"/>
          <w:bCs w:val="1"/>
          <w:rtl w:val="0"/>
        </w:rPr>
        <w:t xml:space="preserve">3. RESPALDO/JUSTIFICACIÓN:</w:t>
      </w:r>
      <w:r w:rsidDel="00000000" w:rsidR="00000000" w:rsidRPr="00000000">
        <w:rPr>
          <w:rtl w:val="0"/>
        </w:rPr>
        <w:t xml:space="preserve"> Señalar los motivos de la solicitud de modificación en el sistema de la VUCE.</w:t>
      </w:r>
      <w:r w:rsidDel="00000000" w:rsidR="00000000" w:rsidRPr="00000000">
        <w:rPr>
          <w:b w:val="1"/>
          <w:bCs w:val="1"/>
          <w:rtl w:val="0"/>
        </w:rPr>
        <w:t xml:space="preserve"> </w:t>
      </w:r>
    </w:p>
    <w:p w:rsidR="00000000" w:rsidDel="00000000" w:rsidP="00000000" w:rsidRDefault="00000000" w:rsidRPr="00000000" w14:paraId="00004946">
      <w:pP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4947">
      <w:pPr>
        <w:rPr>
          <w:b w:val="1"/>
          <w:bCs w:val="1"/>
        </w:rPr>
      </w:pPr>
      <w:r w:rsidDel="00000000" w:rsidR="00000000" w:rsidRPr="00000000">
        <w:rPr>
          <w:b w:val="1"/>
          <w:bCs w:val="1"/>
          <w:rtl w:val="0"/>
        </w:rPr>
        <w:t xml:space="preserve">4. FIRMA Y SELLOS.</w:t>
      </w:r>
    </w:p>
    <w:p w:rsidR="00000000" w:rsidDel="00000000" w:rsidP="00000000" w:rsidRDefault="00000000" w:rsidRPr="00000000" w14:paraId="00004948">
      <w:pPr>
        <w:rPr/>
      </w:pPr>
      <w:r w:rsidDel="00000000" w:rsidR="00000000" w:rsidRPr="00000000">
        <w:rPr>
          <w:rtl w:val="0"/>
        </w:rPr>
      </w:r>
    </w:p>
    <w:p w:rsidR="00000000" w:rsidDel="00000000" w:rsidP="00000000" w:rsidRDefault="00000000" w:rsidRPr="00000000" w14:paraId="00004949">
      <w:pPr>
        <w:rPr>
          <w:b w:val="1"/>
          <w:bCs w:val="1"/>
        </w:rPr>
      </w:pPr>
      <w:r w:rsidDel="00000000" w:rsidR="00000000" w:rsidRPr="00000000">
        <w:rPr>
          <w:rtl w:val="0"/>
        </w:rPr>
        <w:t xml:space="preserve">El Registro de Solicitud de Funcionalidades y Adecuaciones VUCE debe ser suscrito por el personal que elaboró y autorizo la propuesta de modificación en el sistema.</w:t>
      </w:r>
      <w:r w:rsidDel="00000000" w:rsidR="00000000" w:rsidRPr="00000000">
        <w:rPr>
          <w:b w:val="1"/>
          <w:bCs w:val="1"/>
          <w:rtl w:val="0"/>
        </w:rPr>
        <w:t xml:space="preserve"> </w:t>
      </w:r>
    </w:p>
    <w:p w:rsidR="00000000" w:rsidDel="00000000" w:rsidP="00000000" w:rsidRDefault="00000000" w:rsidRPr="00000000" w14:paraId="0000494A">
      <w:pPr>
        <w:rPr>
          <w:b w:val="1"/>
          <w:bCs w:val="1"/>
        </w:rPr>
      </w:pPr>
      <w:r w:rsidDel="00000000" w:rsidR="00000000" w:rsidRPr="00000000">
        <w:rPr>
          <w:rtl w:val="0"/>
        </w:rPr>
      </w:r>
    </w:p>
    <w:p w:rsidR="00000000" w:rsidDel="00000000" w:rsidP="00000000" w:rsidRDefault="00000000" w:rsidRPr="00000000" w14:paraId="0000494B">
      <w:pPr>
        <w:rPr>
          <w:b w:val="1"/>
          <w:bCs w:val="1"/>
        </w:rPr>
      </w:pPr>
      <w:r w:rsidDel="00000000" w:rsidR="00000000" w:rsidRPr="00000000">
        <w:rPr>
          <w:rtl w:val="0"/>
        </w:rPr>
      </w:r>
    </w:p>
    <w:p w:rsidR="00000000" w:rsidDel="00000000" w:rsidP="00000000" w:rsidRDefault="00000000" w:rsidRPr="00000000" w14:paraId="0000494C">
      <w:pPr>
        <w:rPr/>
      </w:pPr>
      <w:r w:rsidDel="00000000" w:rsidR="00000000" w:rsidRPr="00000000">
        <w:rPr>
          <w:rtl w:val="0"/>
        </w:rPr>
      </w:r>
    </w:p>
    <w:p w:rsidR="00000000" w:rsidDel="00000000" w:rsidP="00000000" w:rsidRDefault="00000000" w:rsidRPr="00000000" w14:paraId="0000494D">
      <w:pPr>
        <w:rPr/>
      </w:pPr>
      <w:r w:rsidDel="00000000" w:rsidR="00000000" w:rsidRPr="00000000">
        <w:rPr>
          <w:rtl w:val="0"/>
        </w:rPr>
      </w:r>
    </w:p>
    <w:p w:rsidR="00000000" w:rsidDel="00000000" w:rsidP="00000000" w:rsidRDefault="00000000" w:rsidRPr="00000000" w14:paraId="0000494E">
      <w:pPr>
        <w:rPr/>
      </w:pPr>
      <w:r w:rsidDel="00000000" w:rsidR="00000000" w:rsidRPr="00000000">
        <w:rPr>
          <w:rtl w:val="0"/>
        </w:rPr>
      </w:r>
    </w:p>
    <w:p w:rsidR="00000000" w:rsidDel="00000000" w:rsidP="00000000" w:rsidRDefault="00000000" w:rsidRPr="00000000" w14:paraId="0000494F">
      <w:pPr>
        <w:rPr/>
      </w:pPr>
      <w:r w:rsidDel="00000000" w:rsidR="00000000" w:rsidRPr="00000000">
        <w:rPr>
          <w:rtl w:val="0"/>
        </w:rPr>
      </w:r>
    </w:p>
    <w:p w:rsidR="00000000" w:rsidDel="00000000" w:rsidP="00000000" w:rsidRDefault="00000000" w:rsidRPr="00000000" w14:paraId="00004950">
      <w:pPr>
        <w:rPr/>
      </w:pPr>
      <w:r w:rsidDel="00000000" w:rsidR="00000000" w:rsidRPr="00000000">
        <w:rPr>
          <w:rtl w:val="0"/>
        </w:rPr>
      </w:r>
    </w:p>
    <w:p w:rsidR="00000000" w:rsidDel="00000000" w:rsidP="00000000" w:rsidRDefault="00000000" w:rsidRPr="00000000" w14:paraId="00004951">
      <w:pPr>
        <w:rPr/>
      </w:pPr>
      <w:r w:rsidDel="00000000" w:rsidR="00000000" w:rsidRPr="00000000">
        <w:rPr>
          <w:rtl w:val="0"/>
        </w:rPr>
      </w:r>
    </w:p>
    <w:p w:rsidR="00000000" w:rsidDel="00000000" w:rsidP="00000000" w:rsidRDefault="00000000" w:rsidRPr="00000000" w14:paraId="00004952">
      <w:pPr>
        <w:rPr/>
      </w:pPr>
      <w:r w:rsidDel="00000000" w:rsidR="00000000" w:rsidRPr="00000000">
        <w:rPr>
          <w:rtl w:val="0"/>
        </w:rPr>
      </w:r>
    </w:p>
    <w:p w:rsidR="00000000" w:rsidDel="00000000" w:rsidP="00000000" w:rsidRDefault="00000000" w:rsidRPr="00000000" w14:paraId="00004953">
      <w:pPr>
        <w:rPr/>
      </w:pPr>
      <w:r w:rsidDel="00000000" w:rsidR="00000000" w:rsidRPr="00000000">
        <w:rPr>
          <w:rtl w:val="0"/>
        </w:rPr>
      </w:r>
    </w:p>
    <w:p w:rsidR="00000000" w:rsidDel="00000000" w:rsidP="00000000" w:rsidRDefault="00000000" w:rsidRPr="00000000" w14:paraId="00004954">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pPr>
      <w:bookmarkStart w:colFirst="0" w:colLast="0" w:name="_b1d8uybfzorm" w:id="64"/>
      <w:bookmarkEnd w:id="64"/>
      <w:r w:rsidDel="00000000" w:rsidR="00000000" w:rsidRPr="00000000">
        <w:rPr>
          <w:rtl w:val="0"/>
        </w:rPr>
        <w:t xml:space="preserve">ANEXO 9</w:t>
      </w:r>
    </w:p>
    <w:p w:rsidR="00000000" w:rsidDel="00000000" w:rsidP="00000000" w:rsidRDefault="00000000" w:rsidRPr="00000000" w14:paraId="00004955">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b w:val="0"/>
          <w:bCs w:val="0"/>
        </w:rPr>
        <w:sectPr>
          <w:headerReference r:id="rId30" w:type="default"/>
          <w:footerReference r:id="rId31" w:type="default"/>
          <w:pgSz w:h="15840" w:w="12240" w:orient="portrait"/>
          <w:pgMar w:bottom="1701" w:top="2835" w:left="1474" w:right="1304" w:header="709" w:footer="28"/>
          <w:pgNumType w:start="0"/>
          <w:titlePg w:val="1"/>
        </w:sectPr>
      </w:pPr>
      <w:bookmarkStart w:colFirst="0" w:colLast="0" w:name="_usvfc3lexbzy" w:id="65"/>
      <w:bookmarkEnd w:id="65"/>
      <w:r w:rsidDel="00000000" w:rsidR="00000000" w:rsidRPr="00000000">
        <w:rPr>
          <w:rtl w:val="0"/>
        </w:rPr>
        <w:t xml:space="preserve"> CRONOGRAMA DE IMPLEMENTACIÓN GRADUAL</w:t>
      </w:r>
      <w:r w:rsidDel="00000000" w:rsidR="00000000" w:rsidRPr="00000000">
        <w:rPr>
          <w:rtl w:val="0"/>
        </w:rPr>
      </w:r>
    </w:p>
    <w:p w:rsidR="00000000" w:rsidDel="00000000" w:rsidP="00000000" w:rsidRDefault="00000000" w:rsidRPr="00000000" w14:paraId="00004956">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69" w:date="2026-09-30T14:27:00Z"/>
        </w:rPr>
      </w:pPr>
      <w:ins w:author="Valeria Tapia" w:id="1669" w:date="2026-09-30T14:27:00Z">
        <w:r w:rsidDel="00000000" w:rsidR="00000000" w:rsidRPr="00000000">
          <w:rPr>
            <w:rtl w:val="0"/>
          </w:rPr>
          <w:t xml:space="preserve">ANEXO 10</w:t>
        </w:r>
      </w:ins>
    </w:p>
    <w:p w:rsidR="00000000" w:rsidDel="00000000" w:rsidP="00000000" w:rsidRDefault="00000000" w:rsidRPr="00000000" w14:paraId="00004957">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69" w:date="2026-09-30T14:27:00Z"/>
        </w:rPr>
      </w:pPr>
      <w:ins w:author="Valeria Tapia" w:id="1669" w:date="2026-09-30T14:27:00Z">
        <w:r w:rsidDel="00000000" w:rsidR="00000000" w:rsidRPr="00000000">
          <w:rPr>
            <w:rtl w:val="0"/>
          </w:rPr>
          <w:t xml:space="preserve">R-XXX </w:t>
        </w:r>
      </w:ins>
    </w:p>
    <w:p w:rsidR="00000000" w:rsidDel="00000000" w:rsidP="00000000" w:rsidRDefault="00000000" w:rsidRPr="00000000" w14:paraId="00004958">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pPr>
      <w:ins w:author="Valeria Tapia" w:id="1669" w:date="2026-09-30T14:27:00Z">
        <w:r w:rsidDel="00000000" w:rsidR="00000000" w:rsidRPr="00000000">
          <w:rPr>
            <w:rtl w:val="0"/>
          </w:rPr>
          <w:t xml:space="preserve">REGISTRO DICCIONARIO DE DATOS</w:t>
        </w:r>
      </w:ins>
      <w:r w:rsidDel="00000000" w:rsidR="00000000" w:rsidRPr="00000000">
        <w:rPr>
          <w:rtl w:val="0"/>
        </w:rPr>
      </w:r>
    </w:p>
    <w:tbl>
      <w:tblPr>
        <w:tblStyle w:val="Table23"/>
        <w:tblW w:w="93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2"/>
        <w:gridCol w:w="888"/>
        <w:gridCol w:w="3251"/>
        <w:gridCol w:w="1189"/>
        <w:gridCol w:w="1340"/>
        <w:gridCol w:w="9"/>
        <w:tblGridChange w:id="0">
          <w:tblGrid>
            <w:gridCol w:w="2722"/>
            <w:gridCol w:w="888"/>
            <w:gridCol w:w="3251"/>
            <w:gridCol w:w="1189"/>
            <w:gridCol w:w="1340"/>
            <w:gridCol w:w="9"/>
          </w:tblGrid>
        </w:tblGridChange>
      </w:tblGrid>
      <w:tr>
        <w:trPr>
          <w:cantSplit w:val="0"/>
          <w:trHeight w:val="276" w:hRule="atLeast"/>
          <w:tblHeader w:val="0"/>
          <w:ins w:author="Valeria Tapia" w:id="1670" w:date="2026-09-30T18:52:00Z"/>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9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152"/>
              <w:jc w:val="both"/>
              <w:rPr>
                <w:ins w:author="Valeria Tapia" w:id="1670" w:date="2026-09-30T18:52:00Z"/>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ins w:author="Valeria Tapia" w:id="1670" w:date="2026-09-30T18:52:00Z">
              <w:r w:rsidDel="00000000" w:rsidR="00000000" w:rsidRPr="00000000">
                <w:rPr>
                  <w:rtl w:val="0"/>
                </w:rPr>
              </w:r>
            </w:ins>
          </w:p>
          <w:p w:rsidR="00000000" w:rsidDel="00000000" w:rsidP="00000000" w:rsidRDefault="00000000" w:rsidRPr="00000000" w14:paraId="000049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152"/>
              <w:jc w:val="both"/>
              <w:rPr>
                <w:ins w:author="Valeria Tapia" w:id="1670" w:date="2026-09-30T18:52:00Z"/>
                <w:rFonts w:ascii="Open Sans Light" w:cs="Open Sans Light" w:eastAsia="Open Sans Light" w:hAnsi="Open Sans Light"/>
                <w:b w:val="0"/>
                <w:bCs w:val="0"/>
                <w:i w:val="0"/>
                <w:iCs w:val="0"/>
                <w:smallCaps w:val="0"/>
                <w:strike w:val="0"/>
                <w:color w:val="000000"/>
                <w:sz w:val="20"/>
                <w:szCs w:val="20"/>
                <w:u w:val="none"/>
                <w:shd w:fill="auto" w:val="clear"/>
                <w:vertAlign w:val="baseline"/>
              </w:rPr>
            </w:pPr>
            <w:ins w:author="Valeria Tapia" w:id="1670" w:date="2026-09-30T18:52:00Z">
              <w:r w:rsidDel="00000000" w:rsidR="00000000" w:rsidRPr="00000000">
                <w:rPr>
                  <w:rtl w:val="0"/>
                </w:rPr>
              </w:r>
            </w:ins>
          </w:p>
        </w:tc>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9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ins w:author="Valeria Tapia" w:id="1670" w:date="2026-09-30T18:52:00Z"/>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ins w:author="Valeria Tapia" w:id="1670" w:date="2026-09-30T18:52:00Z">
              <w:r w:rsidDel="00000000" w:rsidR="00000000" w:rsidRPr="00000000">
                <w:rPr>
                  <w:rtl w:val="0"/>
                </w:rPr>
              </w:r>
            </w:ins>
          </w:p>
          <w:p w:rsidR="00000000" w:rsidDel="00000000" w:rsidP="00000000" w:rsidRDefault="00000000" w:rsidRPr="00000000" w14:paraId="000049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ins w:author="Valeria Tapia" w:id="1670" w:date="2026-09-30T18:52:00Z"/>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ins w:author="Valeria Tapia" w:id="1670" w:date="2026-09-30T18:52:00Z">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REGISTRO</w:t>
              </w:r>
            </w:ins>
          </w:p>
          <w:p w:rsidR="00000000" w:rsidDel="00000000" w:rsidP="00000000" w:rsidRDefault="00000000" w:rsidRPr="00000000" w14:paraId="0000495D">
            <w:pPr>
              <w:tabs>
                <w:tab w:val="left" w:leader="none" w:pos="1305"/>
              </w:tabs>
              <w:jc w:val="center"/>
              <w:rPr>
                <w:ins w:author="Valeria Tapia" w:id="1670" w:date="2026-09-30T18:52:00Z"/>
                <w:b w:val="1"/>
                <w:bCs w:val="1"/>
                <w:sz w:val="20"/>
                <w:szCs w:val="20"/>
              </w:rPr>
            </w:pPr>
            <w:ins w:author="Valeria Tapia" w:id="1670" w:date="2026-09-30T18:52:00Z">
              <w:r w:rsidDel="00000000" w:rsidR="00000000" w:rsidRPr="00000000">
                <w:rPr>
                  <w:b w:val="1"/>
                  <w:bCs w:val="1"/>
                  <w:sz w:val="20"/>
                  <w:szCs w:val="20"/>
                  <w:rtl w:val="0"/>
                </w:rPr>
                <w:t xml:space="preserve">DICCIONARIO DE DATOS</w:t>
              </w:r>
            </w:ins>
          </w:p>
        </w:tc>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9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ins w:author="Valeria Tapia" w:id="1670" w:date="2026-09-30T18:52:00Z"/>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ins w:author="Valeria Tapia" w:id="1670" w:date="2026-09-30T18:52:00Z">
              <w:r w:rsidDel="00000000" w:rsidR="00000000" w:rsidRPr="00000000">
                <w:rPr>
                  <w:rFonts w:ascii="Open Sans Light" w:cs="Open Sans Light" w:eastAsia="Open Sans Light" w:hAnsi="Open Sans Light"/>
                  <w:b w:val="1"/>
                  <w:bCs w:val="1"/>
                  <w:i w:val="0"/>
                  <w:iCs w:val="0"/>
                  <w:smallCaps w:val="0"/>
                  <w:strike w:val="0"/>
                  <w:color w:val="000000"/>
                  <w:sz w:val="14"/>
                  <w:szCs w:val="14"/>
                  <w:u w:val="none"/>
                  <w:shd w:fill="auto" w:val="clear"/>
                  <w:vertAlign w:val="baseline"/>
                  <w:rtl w:val="0"/>
                </w:rPr>
                <w:t xml:space="preserve">Código</w:t>
              </w:r>
            </w:ins>
          </w:p>
        </w:tc>
      </w:tr>
      <w:tr>
        <w:trPr>
          <w:cantSplit w:val="0"/>
          <w:trHeight w:val="273" w:hRule="atLeast"/>
          <w:tblHeader w:val="0"/>
          <w:ins w:author="Valeria Tapia" w:id="1670" w:date="2026-09-30T18:52:00Z"/>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ns w:author="Valeria Tapia" w:id="1670" w:date="2026-09-30T18:52:00Z"/>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ins w:author="Valeria Tapia" w:id="1670" w:date="2026-09-30T18:52:00Z">
              <w:r w:rsidDel="00000000" w:rsidR="00000000" w:rsidRPr="00000000">
                <w:rPr>
                  <w:rtl w:val="0"/>
                </w:rPr>
              </w:r>
            </w:ins>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ns w:author="Valeria Tapia" w:id="1670" w:date="2026-09-30T18:52:00Z"/>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ins w:author="Valeria Tapia" w:id="1670" w:date="2026-09-30T18:52:00Z">
              <w:r w:rsidDel="00000000" w:rsidR="00000000" w:rsidRPr="00000000">
                <w:rPr>
                  <w:rtl w:val="0"/>
                </w:rPr>
              </w:r>
            </w:ins>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9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ins w:author="Valeria Tapia" w:id="1670" w:date="2026-09-30T18:52:00Z"/>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ins w:author="Valeria Tapia" w:id="1670" w:date="2026-09-30T18:52:00Z">
              <w:r w:rsidDel="00000000" w:rsidR="00000000" w:rsidRPr="00000000">
                <w:rPr>
                  <w:rFonts w:ascii="Open Sans Light" w:cs="Open Sans Light" w:eastAsia="Open Sans Light" w:hAnsi="Open Sans Light"/>
                  <w:b w:val="0"/>
                  <w:bCs w:val="0"/>
                  <w:i w:val="0"/>
                  <w:iCs w:val="0"/>
                  <w:smallCaps w:val="0"/>
                  <w:strike w:val="0"/>
                  <w:color w:val="000000"/>
                  <w:sz w:val="14"/>
                  <w:szCs w:val="14"/>
                  <w:u w:val="none"/>
                  <w:shd w:fill="auto" w:val="clear"/>
                  <w:vertAlign w:val="baseline"/>
                  <w:rtl w:val="0"/>
                </w:rPr>
                <w:t xml:space="preserve">R-xxx</w:t>
              </w:r>
            </w:ins>
          </w:p>
        </w:tc>
      </w:tr>
      <w:tr>
        <w:trPr>
          <w:cantSplit w:val="0"/>
          <w:trHeight w:val="273" w:hRule="atLeast"/>
          <w:tblHeader w:val="0"/>
          <w:ins w:author="Valeria Tapia" w:id="1670" w:date="2026-09-30T18:52:00Z"/>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ns w:author="Valeria Tapia" w:id="1670" w:date="2026-09-30T18:52:00Z"/>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ins w:author="Valeria Tapia" w:id="1670" w:date="2026-09-30T18:52:00Z">
              <w:r w:rsidDel="00000000" w:rsidR="00000000" w:rsidRPr="00000000">
                <w:rPr>
                  <w:rtl w:val="0"/>
                </w:rPr>
              </w:r>
            </w:ins>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ns w:author="Valeria Tapia" w:id="1670" w:date="2026-09-30T18:52:00Z"/>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ins w:author="Valeria Tapia" w:id="1670" w:date="2026-09-30T18:52:00Z">
              <w:r w:rsidDel="00000000" w:rsidR="00000000" w:rsidRPr="00000000">
                <w:rPr>
                  <w:rtl w:val="0"/>
                </w:rPr>
              </w:r>
            </w:ins>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9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ins w:author="Valeria Tapia" w:id="1670" w:date="2026-09-30T18:52:00Z"/>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ins w:author="Valeria Tapia" w:id="1670" w:date="2026-09-30T18:52:00Z">
              <w:r w:rsidDel="00000000" w:rsidR="00000000" w:rsidRPr="00000000">
                <w:rPr>
                  <w:rFonts w:ascii="Open Sans Light" w:cs="Open Sans Light" w:eastAsia="Open Sans Light" w:hAnsi="Open Sans Light"/>
                  <w:b w:val="1"/>
                  <w:bCs w:val="1"/>
                  <w:i w:val="0"/>
                  <w:iCs w:val="0"/>
                  <w:smallCaps w:val="0"/>
                  <w:strike w:val="0"/>
                  <w:color w:val="000000"/>
                  <w:sz w:val="14"/>
                  <w:szCs w:val="14"/>
                  <w:u w:val="none"/>
                  <w:shd w:fill="auto" w:val="clear"/>
                  <w:vertAlign w:val="baseline"/>
                  <w:rtl w:val="0"/>
                </w:rPr>
                <w:t xml:space="preserve">Versión</w:t>
              </w:r>
            </w:ins>
          </w:p>
        </w:tc>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9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ins w:author="Valeria Tapia" w:id="1670" w:date="2026-09-30T18:52:00Z"/>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ins w:author="Valeria Tapia" w:id="1670" w:date="2026-09-30T18:52:00Z">
              <w:r w:rsidDel="00000000" w:rsidR="00000000" w:rsidRPr="00000000">
                <w:rPr>
                  <w:rFonts w:ascii="Open Sans Light" w:cs="Open Sans Light" w:eastAsia="Open Sans Light" w:hAnsi="Open Sans Light"/>
                  <w:b w:val="1"/>
                  <w:bCs w:val="1"/>
                  <w:i w:val="0"/>
                  <w:iCs w:val="0"/>
                  <w:smallCaps w:val="0"/>
                  <w:strike w:val="0"/>
                  <w:color w:val="000000"/>
                  <w:sz w:val="14"/>
                  <w:szCs w:val="14"/>
                  <w:u w:val="none"/>
                  <w:shd w:fill="auto" w:val="clear"/>
                  <w:vertAlign w:val="baseline"/>
                  <w:rtl w:val="0"/>
                </w:rPr>
                <w:t xml:space="preserve">N° de Página</w:t>
              </w:r>
            </w:ins>
          </w:p>
        </w:tc>
      </w:tr>
      <w:tr>
        <w:trPr>
          <w:cantSplit w:val="0"/>
          <w:trHeight w:val="273" w:hRule="atLeast"/>
          <w:tblHeader w:val="0"/>
          <w:ins w:author="Valeria Tapia" w:id="1670" w:date="2026-09-30T18:52:00Z"/>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ns w:author="Valeria Tapia" w:id="1670" w:date="2026-09-30T18:52:00Z"/>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ins w:author="Valeria Tapia" w:id="1670" w:date="2026-09-30T18:52:00Z">
              <w:r w:rsidDel="00000000" w:rsidR="00000000" w:rsidRPr="00000000">
                <w:rPr>
                  <w:rtl w:val="0"/>
                </w:rPr>
              </w:r>
            </w:ins>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ns w:author="Valeria Tapia" w:id="1670" w:date="2026-09-30T18:52:00Z"/>
                <w:rFonts w:ascii="Open Sans Light" w:cs="Open Sans Light" w:eastAsia="Open Sans Light" w:hAnsi="Open Sans Light"/>
                <w:b w:val="1"/>
                <w:bCs w:val="1"/>
                <w:i w:val="0"/>
                <w:iCs w:val="0"/>
                <w:smallCaps w:val="0"/>
                <w:strike w:val="0"/>
                <w:color w:val="000000"/>
                <w:sz w:val="14"/>
                <w:szCs w:val="14"/>
                <w:u w:val="none"/>
                <w:shd w:fill="auto" w:val="clear"/>
                <w:vertAlign w:val="baseline"/>
              </w:rPr>
            </w:pPr>
            <w:ins w:author="Valeria Tapia" w:id="1670" w:date="2026-09-30T18:52:00Z">
              <w:r w:rsidDel="00000000" w:rsidR="00000000" w:rsidRPr="00000000">
                <w:rPr>
                  <w:rtl w:val="0"/>
                </w:rPr>
              </w:r>
            </w:ins>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9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ins w:author="Valeria Tapia" w:id="1670" w:date="2026-09-30T18:52:00Z"/>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ins w:author="Valeria Tapia" w:id="1670" w:date="2026-09-30T18:52:00Z">
              <w:r w:rsidDel="00000000" w:rsidR="00000000" w:rsidRPr="00000000">
                <w:rPr>
                  <w:rFonts w:ascii="Open Sans Light" w:cs="Open Sans Light" w:eastAsia="Open Sans Light" w:hAnsi="Open Sans Light"/>
                  <w:b w:val="0"/>
                  <w:bCs w:val="0"/>
                  <w:i w:val="0"/>
                  <w:iCs w:val="0"/>
                  <w:smallCaps w:val="0"/>
                  <w:strike w:val="0"/>
                  <w:color w:val="000000"/>
                  <w:sz w:val="14"/>
                  <w:szCs w:val="14"/>
                  <w:u w:val="none"/>
                  <w:shd w:fill="auto" w:val="clear"/>
                  <w:vertAlign w:val="baseline"/>
                  <w:rtl w:val="0"/>
                </w:rPr>
                <w:t xml:space="preserve">1</w:t>
              </w:r>
            </w:ins>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9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ins w:author="Valeria Tapia" w:id="1670" w:date="2026-09-30T18:52:00Z"/>
                <w:rFonts w:ascii="Open Sans Light" w:cs="Open Sans Light" w:eastAsia="Open Sans Light" w:hAnsi="Open Sans Light"/>
                <w:b w:val="0"/>
                <w:bCs w:val="0"/>
                <w:i w:val="0"/>
                <w:iCs w:val="0"/>
                <w:smallCaps w:val="0"/>
                <w:strike w:val="0"/>
                <w:color w:val="000000"/>
                <w:sz w:val="14"/>
                <w:szCs w:val="14"/>
                <w:u w:val="none"/>
                <w:shd w:fill="auto" w:val="clear"/>
                <w:vertAlign w:val="baseline"/>
              </w:rPr>
            </w:pPr>
            <w:ins w:author="Valeria Tapia" w:id="1670" w:date="2026-09-30T18:52:00Z">
              <w:r w:rsidDel="00000000" w:rsidR="00000000" w:rsidRPr="00000000">
                <w:rPr>
                  <w:rFonts w:ascii="Open Sans Light" w:cs="Open Sans Light" w:eastAsia="Open Sans Light" w:hAnsi="Open Sans Light"/>
                  <w:b w:val="0"/>
                  <w:bCs w:val="0"/>
                  <w:i w:val="0"/>
                  <w:iCs w:val="0"/>
                  <w:smallCaps w:val="0"/>
                  <w:strike w:val="0"/>
                  <w:color w:val="000000"/>
                  <w:sz w:val="14"/>
                  <w:szCs w:val="14"/>
                  <w:u w:val="none"/>
                  <w:shd w:fill="auto" w:val="clear"/>
                  <w:vertAlign w:val="baseline"/>
                  <w:rtl w:val="0"/>
                </w:rPr>
                <w:t xml:space="preserve"> de </w:t>
              </w:r>
            </w:ins>
          </w:p>
        </w:tc>
      </w:tr>
      <w:tr>
        <w:trPr>
          <w:cantSplit w:val="0"/>
          <w:trHeight w:val="273" w:hRule="atLeast"/>
          <w:tblHeader w:val="0"/>
          <w:ins w:author="Valeria Tapia" w:id="1670" w:date="2026-09-30T18:52:00Z"/>
        </w:trPr>
        <w:tc>
          <w:tcPr>
            <w:gridSpan w:val="5"/>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97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419"/>
                <w:tab w:val="right" w:leader="none" w:pos="8838"/>
              </w:tabs>
              <w:spacing w:after="0" w:before="0" w:line="240" w:lineRule="auto"/>
              <w:ind w:left="720" w:right="0" w:hanging="360"/>
              <w:jc w:val="left"/>
              <w:rPr>
                <w:ins w:author="Valeria Tapia" w:id="1670" w:date="2026-09-30T18:52:00Z"/>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ins w:author="Valeria Tapia" w:id="1670" w:date="2026-09-30T18:52:00Z">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DATOS DE LA SOLICITUD</w:t>
              </w:r>
            </w:ins>
          </w:p>
        </w:tc>
      </w:tr>
      <w:tr>
        <w:trPr>
          <w:cantSplit w:val="0"/>
          <w:trHeight w:val="147" w:hRule="atLeast"/>
          <w:tblHeader w:val="0"/>
          <w:ins w:author="Valeria Tapia" w:id="1670" w:date="2026-09-30T18:52:00Z"/>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9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ins w:author="Valeria Tapia" w:id="1670" w:date="2026-09-30T18:52:00Z"/>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ins w:author="Valeria Tapia" w:id="1670" w:date="2026-09-30T18:52:00Z">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Entidad Pública Emisora: </w:t>
              </w:r>
            </w:ins>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49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ins w:author="Valeria Tapia" w:id="1670" w:date="2026-09-30T18:52:00Z"/>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ins w:author="Valeria Tapia" w:id="1670" w:date="2026-09-30T18:52:00Z">
              <w:r w:rsidDel="00000000" w:rsidR="00000000" w:rsidRPr="00000000">
                <w:rPr>
                  <w:rFonts w:ascii="Open Sans Light" w:cs="Open Sans Light" w:eastAsia="Open Sans Light" w:hAnsi="Open Sans Light"/>
                  <w:b w:val="1"/>
                  <w:bCs w:val="1"/>
                  <w:i w:val="0"/>
                  <w:iCs w:val="0"/>
                  <w:smallCaps w:val="0"/>
                  <w:strike w:val="0"/>
                  <w:color w:val="ffffff"/>
                  <w:sz w:val="20"/>
                  <w:szCs w:val="20"/>
                  <w:u w:val="none"/>
                  <w:shd w:fill="auto" w:val="clear"/>
                  <w:vertAlign w:val="baseline"/>
                  <w:rtl w:val="0"/>
                </w:rPr>
                <w:t xml:space="preserve">AN/GNN/DNPTA/RF/31/2024</w:t>
              </w:r>
              <w:r w:rsidDel="00000000" w:rsidR="00000000" w:rsidRPr="00000000">
                <w:rPr>
                  <w:rtl w:val="0"/>
                </w:rPr>
              </w:r>
            </w:ins>
          </w:p>
        </w:tc>
      </w:tr>
      <w:tr>
        <w:trPr>
          <w:cantSplit w:val="0"/>
          <w:trHeight w:val="273" w:hRule="atLeast"/>
          <w:tblHeader w:val="0"/>
          <w:ins w:author="Valeria Tapia" w:id="1670" w:date="2026-09-30T18:52:00Z"/>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9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ins w:author="Valeria Tapia" w:id="1670" w:date="2026-09-30T18:52:00Z"/>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ins w:author="Valeria Tapia" w:id="1670" w:date="2026-09-30T18:52:00Z">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Denominación del Trámite:</w:t>
              </w:r>
            </w:ins>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49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ins w:author="Valeria Tapia" w:id="1670" w:date="2026-09-30T18:52:00Z"/>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ins w:author="Valeria Tapia" w:id="1670" w:date="2026-09-30T18:52:00Z">
              <w:r w:rsidDel="00000000" w:rsidR="00000000" w:rsidRPr="00000000">
                <w:rPr>
                  <w:rtl w:val="0"/>
                </w:rPr>
              </w:r>
            </w:ins>
          </w:p>
        </w:tc>
      </w:tr>
      <w:tr>
        <w:trPr>
          <w:cantSplit w:val="0"/>
          <w:trHeight w:val="273" w:hRule="atLeast"/>
          <w:tblHeader w:val="0"/>
          <w:ins w:author="Valeria Tapia" w:id="1670" w:date="2026-09-30T18:52:00Z"/>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9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ins w:author="Valeria Tapia" w:id="1670" w:date="2026-09-30T18:52:00Z"/>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ins w:author="Valeria Tapia" w:id="1670" w:date="2026-09-30T18:52:00Z">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Fecha de solicitud:</w:t>
              </w:r>
            </w:ins>
          </w:p>
        </w:tc>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49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ins w:author="Valeria Tapia" w:id="1670" w:date="2026-09-30T18:52:00Z"/>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ins w:author="Valeria Tapia" w:id="1670" w:date="2026-09-30T18:52:00Z">
              <w:r w:rsidDel="00000000" w:rsidR="00000000" w:rsidRPr="00000000">
                <w:rPr>
                  <w:rtl w:val="0"/>
                </w:rPr>
              </w:r>
            </w:ins>
          </w:p>
        </w:tc>
      </w:tr>
      <w:tr>
        <w:trPr>
          <w:cantSplit w:val="0"/>
          <w:tblHeader w:val="0"/>
          <w:ins w:author="Valeria Tapia" w:id="1670" w:date="2026-09-30T18:52:00Z"/>
        </w:trPr>
        <w:tc>
          <w:tcPr>
            <w:gridSpan w:val="5"/>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498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ins w:author="Valeria Tapia" w:id="1670" w:date="2026-09-30T18:52:00Z"/>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ins w:author="Valeria Tapia" w:id="1670" w:date="2026-09-30T18:52:00Z">
              <w:r w:rsidDel="00000000" w:rsidR="00000000" w:rsidRPr="00000000">
                <w:rPr>
                  <w:rFonts w:ascii="Open Sans Light" w:cs="Open Sans Light" w:eastAsia="Open Sans Light" w:hAnsi="Open Sans Light"/>
                  <w:b w:val="1"/>
                  <w:bCs w:val="1"/>
                  <w:i w:val="0"/>
                  <w:iCs w:val="0"/>
                  <w:smallCaps w:val="0"/>
                  <w:strike w:val="0"/>
                  <w:color w:val="000000"/>
                  <w:sz w:val="20"/>
                  <w:szCs w:val="20"/>
                  <w:u w:val="none"/>
                  <w:shd w:fill="auto" w:val="clear"/>
                  <w:vertAlign w:val="baseline"/>
                  <w:rtl w:val="0"/>
                </w:rPr>
                <w:t xml:space="preserve">DICCIONARIO DE DATOS</w:t>
              </w:r>
            </w:ins>
          </w:p>
        </w:tc>
      </w:tr>
      <w:tr>
        <w:trPr>
          <w:cantSplit w:val="0"/>
          <w:trHeight w:val="2652" w:hRule="atLeast"/>
          <w:tblHeader w:val="0"/>
          <w:ins w:author="Valeria Tapia" w:id="1670" w:date="2026-09-30T18:52:00Z"/>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ns w:author="Valeria Tapia" w:id="1670" w:date="2026-09-30T18:52:00Z"/>
                <w:rFonts w:ascii="Open Sans Light" w:cs="Open Sans Light" w:eastAsia="Open Sans Light" w:hAnsi="Open Sans Light"/>
                <w:b w:val="1"/>
                <w:bCs w:val="1"/>
                <w:i w:val="0"/>
                <w:iCs w:val="0"/>
                <w:smallCaps w:val="0"/>
                <w:strike w:val="0"/>
                <w:color w:val="000000"/>
                <w:sz w:val="20"/>
                <w:szCs w:val="20"/>
                <w:u w:val="none"/>
                <w:shd w:fill="auto" w:val="clear"/>
                <w:vertAlign w:val="baseline"/>
              </w:rPr>
            </w:pPr>
            <w:ins w:author="Valeria Tapia" w:id="1670" w:date="2026-09-30T18:52:00Z">
              <w:r w:rsidDel="00000000" w:rsidR="00000000" w:rsidRPr="00000000">
                <w:rPr>
                  <w:rtl w:val="0"/>
                </w:rPr>
              </w:r>
            </w:ins>
          </w:p>
          <w:tbl>
            <w:tblPr>
              <w:tblStyle w:val="Table24"/>
              <w:tblW w:w="91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7"/>
              <w:gridCol w:w="587"/>
              <w:gridCol w:w="974"/>
              <w:gridCol w:w="787"/>
              <w:gridCol w:w="974"/>
              <w:gridCol w:w="867"/>
              <w:gridCol w:w="820"/>
              <w:gridCol w:w="767"/>
              <w:gridCol w:w="741"/>
              <w:gridCol w:w="768"/>
              <w:gridCol w:w="1196"/>
              <w:tblGridChange w:id="0">
                <w:tblGrid>
                  <w:gridCol w:w="687"/>
                  <w:gridCol w:w="587"/>
                  <w:gridCol w:w="974"/>
                  <w:gridCol w:w="787"/>
                  <w:gridCol w:w="974"/>
                  <w:gridCol w:w="867"/>
                  <w:gridCol w:w="820"/>
                  <w:gridCol w:w="767"/>
                  <w:gridCol w:w="741"/>
                  <w:gridCol w:w="768"/>
                  <w:gridCol w:w="1196"/>
                </w:tblGrid>
              </w:tblGridChange>
            </w:tblGrid>
            <w:tr>
              <w:trPr>
                <w:cantSplit w:val="0"/>
                <w:trHeight w:val="588" w:hRule="atLeast"/>
                <w:tblHeader w:val="0"/>
                <w:ins w:author="Valeria Tapia" w:id="1670" w:date="2026-09-30T18:52:00Z"/>
              </w:trPr>
              <w:tc>
                <w:tcPr>
                  <w:shd w:fill="bfbfbf" w:val="clear"/>
                  <w:vAlign w:val="center"/>
                </w:tcPr>
                <w:p w:rsidR="00000000" w:rsidDel="00000000" w:rsidP="00000000" w:rsidRDefault="00000000" w:rsidRPr="00000000" w14:paraId="0000498E">
                  <w:pPr>
                    <w:jc w:val="center"/>
                    <w:rPr>
                      <w:ins w:author="Valeria Tapia" w:id="1670" w:date="2026-09-30T18:52:00Z"/>
                      <w:rFonts w:ascii="Arial" w:cs="Arial" w:eastAsia="Arial" w:hAnsi="Arial"/>
                      <w:b w:val="1"/>
                      <w:bCs w:val="1"/>
                      <w:color w:val="000000"/>
                      <w:sz w:val="12"/>
                      <w:szCs w:val="12"/>
                    </w:rPr>
                  </w:pPr>
                  <w:ins w:author="Valeria Tapia" w:id="1670" w:date="2026-09-30T18:52:00Z">
                    <w:r w:rsidDel="00000000" w:rsidR="00000000" w:rsidRPr="00000000">
                      <w:rPr>
                        <w:rFonts w:ascii="Arial" w:cs="Arial" w:eastAsia="Arial" w:hAnsi="Arial"/>
                        <w:b w:val="1"/>
                        <w:bCs w:val="1"/>
                        <w:color w:val="000000"/>
                        <w:sz w:val="12"/>
                        <w:szCs w:val="12"/>
                        <w:rtl w:val="0"/>
                      </w:rPr>
                      <w:t xml:space="preserve">SECCIÓN</w:t>
                    </w:r>
                  </w:ins>
                </w:p>
              </w:tc>
              <w:tc>
                <w:tcPr>
                  <w:shd w:fill="bfbfbf" w:val="clear"/>
                  <w:vAlign w:val="center"/>
                </w:tcPr>
                <w:p w:rsidR="00000000" w:rsidDel="00000000" w:rsidP="00000000" w:rsidRDefault="00000000" w:rsidRPr="00000000" w14:paraId="0000498F">
                  <w:pPr>
                    <w:jc w:val="center"/>
                    <w:rPr>
                      <w:ins w:author="Valeria Tapia" w:id="1670" w:date="2026-09-30T18:52:00Z"/>
                      <w:rFonts w:ascii="Arial" w:cs="Arial" w:eastAsia="Arial" w:hAnsi="Arial"/>
                      <w:b w:val="1"/>
                      <w:bCs w:val="1"/>
                      <w:color w:val="000000"/>
                      <w:sz w:val="12"/>
                      <w:szCs w:val="12"/>
                    </w:rPr>
                  </w:pPr>
                  <w:ins w:author="Valeria Tapia" w:id="1670" w:date="2026-09-30T18:52:00Z">
                    <w:r w:rsidDel="00000000" w:rsidR="00000000" w:rsidRPr="00000000">
                      <w:rPr>
                        <w:rFonts w:ascii="Arial" w:cs="Arial" w:eastAsia="Arial" w:hAnsi="Arial"/>
                        <w:b w:val="1"/>
                        <w:bCs w:val="1"/>
                        <w:color w:val="000000"/>
                        <w:sz w:val="12"/>
                        <w:szCs w:val="12"/>
                        <w:rtl w:val="0"/>
                      </w:rPr>
                      <w:t xml:space="preserve">No CAMPO </w:t>
                    </w:r>
                  </w:ins>
                </w:p>
              </w:tc>
              <w:tc>
                <w:tcPr>
                  <w:shd w:fill="bfbfbf" w:val="clear"/>
                  <w:vAlign w:val="center"/>
                </w:tcPr>
                <w:p w:rsidR="00000000" w:rsidDel="00000000" w:rsidP="00000000" w:rsidRDefault="00000000" w:rsidRPr="00000000" w14:paraId="00004990">
                  <w:pPr>
                    <w:jc w:val="center"/>
                    <w:rPr>
                      <w:ins w:author="Valeria Tapia" w:id="1670" w:date="2026-09-30T18:52:00Z"/>
                      <w:rFonts w:ascii="Arial" w:cs="Arial" w:eastAsia="Arial" w:hAnsi="Arial"/>
                      <w:b w:val="1"/>
                      <w:bCs w:val="1"/>
                      <w:color w:val="000000"/>
                      <w:sz w:val="12"/>
                      <w:szCs w:val="12"/>
                    </w:rPr>
                  </w:pPr>
                  <w:ins w:author="Valeria Tapia" w:id="1670" w:date="2026-09-30T18:52:00Z">
                    <w:r w:rsidDel="00000000" w:rsidR="00000000" w:rsidRPr="00000000">
                      <w:rPr>
                        <w:rFonts w:ascii="Arial" w:cs="Arial" w:eastAsia="Arial" w:hAnsi="Arial"/>
                        <w:b w:val="1"/>
                        <w:bCs w:val="1"/>
                        <w:color w:val="000000"/>
                        <w:sz w:val="12"/>
                        <w:szCs w:val="12"/>
                        <w:rtl w:val="0"/>
                      </w:rPr>
                      <w:t xml:space="preserve">DESCRIPCIÓN</w:t>
                    </w:r>
                  </w:ins>
                </w:p>
              </w:tc>
              <w:tc>
                <w:tcPr>
                  <w:shd w:fill="bfbfbf" w:val="clear"/>
                  <w:vAlign w:val="center"/>
                </w:tcPr>
                <w:p w:rsidR="00000000" w:rsidDel="00000000" w:rsidP="00000000" w:rsidRDefault="00000000" w:rsidRPr="00000000" w14:paraId="00004991">
                  <w:pPr>
                    <w:jc w:val="center"/>
                    <w:rPr>
                      <w:ins w:author="Valeria Tapia" w:id="1670" w:date="2026-09-30T18:52:00Z"/>
                      <w:rFonts w:ascii="Arial" w:cs="Arial" w:eastAsia="Arial" w:hAnsi="Arial"/>
                      <w:b w:val="1"/>
                      <w:bCs w:val="1"/>
                      <w:color w:val="000000"/>
                      <w:sz w:val="12"/>
                      <w:szCs w:val="12"/>
                    </w:rPr>
                  </w:pPr>
                  <w:ins w:author="Valeria Tapia" w:id="1670" w:date="2026-09-30T18:52:00Z">
                    <w:r w:rsidDel="00000000" w:rsidR="00000000" w:rsidRPr="00000000">
                      <w:rPr>
                        <w:rFonts w:ascii="Arial" w:cs="Arial" w:eastAsia="Arial" w:hAnsi="Arial"/>
                        <w:b w:val="1"/>
                        <w:bCs w:val="1"/>
                        <w:color w:val="000000"/>
                        <w:sz w:val="12"/>
                        <w:szCs w:val="12"/>
                        <w:rtl w:val="0"/>
                      </w:rPr>
                      <w:t xml:space="preserve">TIPO DE DATO</w:t>
                    </w:r>
                  </w:ins>
                </w:p>
              </w:tc>
              <w:tc>
                <w:tcPr>
                  <w:shd w:fill="bfbfbf" w:val="clear"/>
                  <w:vAlign w:val="center"/>
                </w:tcPr>
                <w:p w:rsidR="00000000" w:rsidDel="00000000" w:rsidP="00000000" w:rsidRDefault="00000000" w:rsidRPr="00000000" w14:paraId="00004992">
                  <w:pPr>
                    <w:jc w:val="center"/>
                    <w:rPr>
                      <w:ins w:author="Valeria Tapia" w:id="1670" w:date="2026-09-30T18:52:00Z"/>
                      <w:rFonts w:ascii="Arial" w:cs="Arial" w:eastAsia="Arial" w:hAnsi="Arial"/>
                      <w:b w:val="1"/>
                      <w:bCs w:val="1"/>
                      <w:color w:val="000000"/>
                      <w:sz w:val="12"/>
                      <w:szCs w:val="12"/>
                    </w:rPr>
                  </w:pPr>
                  <w:ins w:author="Valeria Tapia" w:id="1670" w:date="2026-09-30T18:52:00Z">
                    <w:r w:rsidDel="00000000" w:rsidR="00000000" w:rsidRPr="00000000">
                      <w:rPr>
                        <w:rFonts w:ascii="Arial" w:cs="Arial" w:eastAsia="Arial" w:hAnsi="Arial"/>
                        <w:b w:val="1"/>
                        <w:bCs w:val="1"/>
                        <w:color w:val="000000"/>
                        <w:sz w:val="12"/>
                        <w:szCs w:val="12"/>
                        <w:rtl w:val="0"/>
                      </w:rPr>
                      <w:t xml:space="preserve">LONGITUD DE CARACTERES</w:t>
                    </w:r>
                  </w:ins>
                </w:p>
              </w:tc>
              <w:tc>
                <w:tcPr>
                  <w:shd w:fill="bfbfbf" w:val="clear"/>
                  <w:vAlign w:val="center"/>
                </w:tcPr>
                <w:p w:rsidR="00000000" w:rsidDel="00000000" w:rsidP="00000000" w:rsidRDefault="00000000" w:rsidRPr="00000000" w14:paraId="00004993">
                  <w:pPr>
                    <w:jc w:val="center"/>
                    <w:rPr>
                      <w:ins w:author="Valeria Tapia" w:id="1670" w:date="2026-09-30T18:52:00Z"/>
                      <w:rFonts w:ascii="Arial" w:cs="Arial" w:eastAsia="Arial" w:hAnsi="Arial"/>
                      <w:b w:val="1"/>
                      <w:bCs w:val="1"/>
                      <w:color w:val="000000"/>
                      <w:sz w:val="12"/>
                      <w:szCs w:val="12"/>
                    </w:rPr>
                  </w:pPr>
                  <w:ins w:author="Valeria Tapia" w:id="1670" w:date="2026-09-30T18:52:00Z">
                    <w:r w:rsidDel="00000000" w:rsidR="00000000" w:rsidRPr="00000000">
                      <w:rPr>
                        <w:rFonts w:ascii="Arial" w:cs="Arial" w:eastAsia="Arial" w:hAnsi="Arial"/>
                        <w:b w:val="1"/>
                        <w:bCs w:val="1"/>
                        <w:color w:val="000000"/>
                        <w:sz w:val="12"/>
                        <w:szCs w:val="12"/>
                        <w:rtl w:val="0"/>
                      </w:rPr>
                      <w:t xml:space="preserve">REQUERIDO</w:t>
                    </w:r>
                  </w:ins>
                </w:p>
              </w:tc>
              <w:tc>
                <w:tcPr>
                  <w:shd w:fill="bfbfbf" w:val="clear"/>
                  <w:vAlign w:val="center"/>
                </w:tcPr>
                <w:p w:rsidR="00000000" w:rsidDel="00000000" w:rsidP="00000000" w:rsidRDefault="00000000" w:rsidRPr="00000000" w14:paraId="00004994">
                  <w:pPr>
                    <w:jc w:val="center"/>
                    <w:rPr>
                      <w:ins w:author="Valeria Tapia" w:id="1670" w:date="2026-09-30T18:52:00Z"/>
                      <w:rFonts w:ascii="Arial" w:cs="Arial" w:eastAsia="Arial" w:hAnsi="Arial"/>
                      <w:b w:val="1"/>
                      <w:bCs w:val="1"/>
                      <w:color w:val="000000"/>
                      <w:sz w:val="12"/>
                      <w:szCs w:val="12"/>
                    </w:rPr>
                  </w:pPr>
                  <w:ins w:author="Valeria Tapia" w:id="1670" w:date="2026-09-30T18:52:00Z">
                    <w:r w:rsidDel="00000000" w:rsidR="00000000" w:rsidRPr="00000000">
                      <w:rPr>
                        <w:rFonts w:ascii="Arial" w:cs="Arial" w:eastAsia="Arial" w:hAnsi="Arial"/>
                        <w:b w:val="1"/>
                        <w:bCs w:val="1"/>
                        <w:color w:val="000000"/>
                        <w:sz w:val="12"/>
                        <w:szCs w:val="12"/>
                        <w:rtl w:val="0"/>
                      </w:rPr>
                      <w:t xml:space="preserve">TIPO DE LLENADO</w:t>
                    </w:r>
                  </w:ins>
                </w:p>
              </w:tc>
              <w:tc>
                <w:tcPr>
                  <w:shd w:fill="bfbfbf" w:val="clear"/>
                  <w:vAlign w:val="center"/>
                </w:tcPr>
                <w:p w:rsidR="00000000" w:rsidDel="00000000" w:rsidP="00000000" w:rsidRDefault="00000000" w:rsidRPr="00000000" w14:paraId="00004995">
                  <w:pPr>
                    <w:jc w:val="center"/>
                    <w:rPr>
                      <w:ins w:author="Valeria Tapia" w:id="1670" w:date="2026-09-30T18:52:00Z"/>
                      <w:rFonts w:ascii="Arial" w:cs="Arial" w:eastAsia="Arial" w:hAnsi="Arial"/>
                      <w:b w:val="1"/>
                      <w:bCs w:val="1"/>
                      <w:color w:val="000000"/>
                      <w:sz w:val="12"/>
                      <w:szCs w:val="12"/>
                    </w:rPr>
                  </w:pPr>
                  <w:ins w:author="Valeria Tapia" w:id="1670" w:date="2026-09-30T18:52:00Z">
                    <w:r w:rsidDel="00000000" w:rsidR="00000000" w:rsidRPr="00000000">
                      <w:rPr>
                        <w:rFonts w:ascii="Arial" w:cs="Arial" w:eastAsia="Arial" w:hAnsi="Arial"/>
                        <w:b w:val="1"/>
                        <w:bCs w:val="1"/>
                        <w:color w:val="000000"/>
                        <w:sz w:val="12"/>
                        <w:szCs w:val="12"/>
                        <w:rtl w:val="0"/>
                      </w:rPr>
                      <w:t xml:space="preserve">FUENTE DE DATOS</w:t>
                    </w:r>
                  </w:ins>
                </w:p>
              </w:tc>
              <w:tc>
                <w:tcPr>
                  <w:shd w:fill="bfbfbf" w:val="clear"/>
                  <w:vAlign w:val="center"/>
                </w:tcPr>
                <w:p w:rsidR="00000000" w:rsidDel="00000000" w:rsidP="00000000" w:rsidRDefault="00000000" w:rsidRPr="00000000" w14:paraId="00004996">
                  <w:pPr>
                    <w:jc w:val="center"/>
                    <w:rPr>
                      <w:ins w:author="Valeria Tapia" w:id="1670" w:date="2026-09-30T18:52:00Z"/>
                      <w:rFonts w:ascii="Arial" w:cs="Arial" w:eastAsia="Arial" w:hAnsi="Arial"/>
                      <w:b w:val="1"/>
                      <w:bCs w:val="1"/>
                      <w:color w:val="000000"/>
                      <w:sz w:val="12"/>
                      <w:szCs w:val="12"/>
                    </w:rPr>
                  </w:pPr>
                  <w:ins w:author="Valeria Tapia" w:id="1670" w:date="2026-09-30T18:52:00Z">
                    <w:r w:rsidDel="00000000" w:rsidR="00000000" w:rsidRPr="00000000">
                      <w:rPr>
                        <w:rFonts w:ascii="Arial" w:cs="Arial" w:eastAsia="Arial" w:hAnsi="Arial"/>
                        <w:b w:val="1"/>
                        <w:bCs w:val="1"/>
                        <w:color w:val="000000"/>
                        <w:sz w:val="12"/>
                        <w:szCs w:val="12"/>
                        <w:rtl w:val="0"/>
                      </w:rPr>
                      <w:t xml:space="preserve">EDITABLE</w:t>
                    </w:r>
                  </w:ins>
                </w:p>
              </w:tc>
              <w:tc>
                <w:tcPr>
                  <w:shd w:fill="bfbfbf" w:val="clear"/>
                  <w:vAlign w:val="center"/>
                </w:tcPr>
                <w:p w:rsidR="00000000" w:rsidDel="00000000" w:rsidP="00000000" w:rsidRDefault="00000000" w:rsidRPr="00000000" w14:paraId="00004997">
                  <w:pPr>
                    <w:jc w:val="center"/>
                    <w:rPr>
                      <w:ins w:author="Valeria Tapia" w:id="1670" w:date="2026-09-30T18:52:00Z"/>
                      <w:rFonts w:ascii="Arial" w:cs="Arial" w:eastAsia="Arial" w:hAnsi="Arial"/>
                      <w:b w:val="1"/>
                      <w:bCs w:val="1"/>
                      <w:color w:val="000000"/>
                      <w:sz w:val="12"/>
                      <w:szCs w:val="12"/>
                    </w:rPr>
                  </w:pPr>
                  <w:ins w:author="Valeria Tapia" w:id="1670" w:date="2026-09-30T18:52:00Z">
                    <w:r w:rsidDel="00000000" w:rsidR="00000000" w:rsidRPr="00000000">
                      <w:rPr>
                        <w:rFonts w:ascii="Arial" w:cs="Arial" w:eastAsia="Arial" w:hAnsi="Arial"/>
                        <w:b w:val="1"/>
                        <w:bCs w:val="1"/>
                        <w:color w:val="000000"/>
                        <w:sz w:val="12"/>
                        <w:szCs w:val="12"/>
                        <w:rtl w:val="0"/>
                      </w:rPr>
                      <w:t xml:space="preserve">VISIBLE</w:t>
                    </w:r>
                  </w:ins>
                </w:p>
              </w:tc>
              <w:tc>
                <w:tcPr>
                  <w:shd w:fill="bfbfbf" w:val="clear"/>
                  <w:vAlign w:val="center"/>
                </w:tcPr>
                <w:p w:rsidR="00000000" w:rsidDel="00000000" w:rsidP="00000000" w:rsidRDefault="00000000" w:rsidRPr="00000000" w14:paraId="00004998">
                  <w:pPr>
                    <w:jc w:val="center"/>
                    <w:rPr>
                      <w:ins w:author="Valeria Tapia" w:id="1670" w:date="2026-09-30T18:52:00Z"/>
                      <w:rFonts w:ascii="Arial" w:cs="Arial" w:eastAsia="Arial" w:hAnsi="Arial"/>
                      <w:b w:val="1"/>
                      <w:bCs w:val="1"/>
                      <w:color w:val="000000"/>
                      <w:sz w:val="12"/>
                      <w:szCs w:val="12"/>
                    </w:rPr>
                  </w:pPr>
                  <w:ins w:author="Valeria Tapia" w:id="1670" w:date="2026-09-30T18:52:00Z">
                    <w:r w:rsidDel="00000000" w:rsidR="00000000" w:rsidRPr="00000000">
                      <w:rPr>
                        <w:rFonts w:ascii="Arial" w:cs="Arial" w:eastAsia="Arial" w:hAnsi="Arial"/>
                        <w:b w:val="1"/>
                        <w:bCs w:val="1"/>
                        <w:color w:val="000000"/>
                        <w:sz w:val="12"/>
                        <w:szCs w:val="12"/>
                        <w:rtl w:val="0"/>
                      </w:rPr>
                      <w:t xml:space="preserve">REGLA DE VALIDACIÓN/ OBSERVACIONES</w:t>
                    </w:r>
                  </w:ins>
                </w:p>
              </w:tc>
            </w:tr>
            <w:tr>
              <w:trPr>
                <w:cantSplit w:val="0"/>
                <w:trHeight w:val="238" w:hRule="atLeast"/>
                <w:tblHeader w:val="0"/>
                <w:ins w:author="Valeria Tapia" w:id="1670" w:date="2026-09-30T18:52:00Z"/>
              </w:trPr>
              <w:tc>
                <w:tcPr>
                  <w:gridSpan w:val="11"/>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99">
                  <w:pPr>
                    <w:jc w:val="left"/>
                    <w:rPr>
                      <w:ins w:author="Valeria Tapia" w:id="1670" w:date="2026-09-30T18:52:00Z"/>
                      <w:rFonts w:ascii="Arial" w:cs="Arial" w:eastAsia="Arial" w:hAnsi="Arial"/>
                      <w:b w:val="1"/>
                      <w:bCs w:val="1"/>
                      <w:sz w:val="12"/>
                      <w:szCs w:val="12"/>
                    </w:rPr>
                  </w:pPr>
                  <w:ins w:author="Valeria Tapia" w:id="1670" w:date="2026-09-30T18:52:00Z">
                    <w:r w:rsidDel="00000000" w:rsidR="00000000" w:rsidRPr="00000000">
                      <w:rPr>
                        <w:rFonts w:ascii="Arial" w:cs="Arial" w:eastAsia="Arial" w:hAnsi="Arial"/>
                        <w:b w:val="1"/>
                        <w:bCs w:val="1"/>
                        <w:sz w:val="12"/>
                        <w:szCs w:val="12"/>
                        <w:rtl w:val="0"/>
                      </w:rPr>
                      <w:t xml:space="preserve">A.  FORMULARIO DE SOLICITUD </w:t>
                    </w:r>
                  </w:ins>
                </w:p>
              </w:tc>
            </w:tr>
            <w:tr>
              <w:trPr>
                <w:cantSplit w:val="0"/>
                <w:trHeight w:val="396" w:hRule="atLeast"/>
                <w:tblHeader w:val="0"/>
                <w:ins w:author="Valeria Tapia" w:id="1670" w:date="2026-09-30T18:52:00Z"/>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A4">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A5">
                  <w:pPr>
                    <w:jc w:val="center"/>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A.1</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A6">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País de Destino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A7">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Paramétrica</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A8">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A9">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Sí</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AA">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Selección</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AB">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Catálogo países de la EPE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AC">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No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AD">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Siempre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AE">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Seleccionar el país de destino.</w:t>
                    </w:r>
                  </w:ins>
                </w:p>
              </w:tc>
            </w:tr>
            <w:tr>
              <w:trPr>
                <w:cantSplit w:val="0"/>
                <w:trHeight w:val="588" w:hRule="atLeast"/>
                <w:tblHeader w:val="0"/>
                <w:ins w:author="Valeria Tapia" w:id="1670" w:date="2026-09-30T18:52:00Z"/>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AF">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B0">
                  <w:pPr>
                    <w:jc w:val="center"/>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A.2</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B1">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Medio de Transporte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B2">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Texto libre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B3">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200</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B4">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Sí</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B5">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Manual</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B6">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Llenado por el USUARIO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B7">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Sí</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B8">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Condicional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B9">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Condicional a la selección de C.2</w:t>
                    </w:r>
                  </w:ins>
                </w:p>
              </w:tc>
            </w:tr>
            <w:tr>
              <w:trPr>
                <w:cantSplit w:val="0"/>
                <w:trHeight w:val="588" w:hRule="atLeast"/>
                <w:tblHeader w:val="0"/>
                <w:ins w:author="Valeria Tapia" w:id="1670" w:date="2026-09-30T18:52:00Z"/>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BA">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BB">
                  <w:pPr>
                    <w:jc w:val="center"/>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A.3</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BC">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Método de Pago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BD">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paramétrica</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BE">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BF">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Sí</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C0">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Selección</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C1">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CPT o QR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C2">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No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C3">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Siempre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C4">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Seleccionar el método de pago QR - CPT</w:t>
                    </w:r>
                  </w:ins>
                </w:p>
              </w:tc>
            </w:tr>
            <w:tr>
              <w:trPr>
                <w:cantSplit w:val="0"/>
                <w:trHeight w:val="204" w:hRule="atLeast"/>
                <w:tblHeader w:val="0"/>
                <w:ins w:author="Valeria Tapia" w:id="1670" w:date="2026-09-30T18:52:00Z"/>
              </w:trPr>
              <w:tc>
                <w:tcPr>
                  <w:gridSpan w:val="11"/>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C5">
                  <w:pPr>
                    <w:jc w:val="left"/>
                    <w:rPr>
                      <w:ins w:author="Valeria Tapia" w:id="1670" w:date="2026-09-30T18:52:00Z"/>
                      <w:rFonts w:ascii="Arial" w:cs="Arial" w:eastAsia="Arial" w:hAnsi="Arial"/>
                      <w:b w:val="1"/>
                      <w:bCs w:val="1"/>
                      <w:sz w:val="12"/>
                      <w:szCs w:val="12"/>
                    </w:rPr>
                  </w:pPr>
                  <w:ins w:author="Valeria Tapia" w:id="1670" w:date="2026-09-30T18:52:00Z">
                    <w:r w:rsidDel="00000000" w:rsidR="00000000" w:rsidRPr="00000000">
                      <w:rPr>
                        <w:rFonts w:ascii="Arial" w:cs="Arial" w:eastAsia="Arial" w:hAnsi="Arial"/>
                        <w:b w:val="1"/>
                        <w:bCs w:val="1"/>
                        <w:sz w:val="12"/>
                        <w:szCs w:val="12"/>
                        <w:rtl w:val="0"/>
                      </w:rPr>
                      <w:t xml:space="preserve">B. DATOS DE LA EMPRESA </w:t>
                    </w:r>
                  </w:ins>
                </w:p>
              </w:tc>
            </w:tr>
            <w:tr>
              <w:trPr>
                <w:cantSplit w:val="0"/>
                <w:trHeight w:val="427" w:hRule="atLeast"/>
                <w:tblHeader w:val="0"/>
                <w:ins w:author="Valeria Tapia" w:id="1670" w:date="2026-09-30T18:52:00Z"/>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D0">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D1">
                  <w:pPr>
                    <w:jc w:val="center"/>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B.1</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D2">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Dirección</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D3">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Cadena</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D4">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100</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D5">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Sí</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D6">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Automático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D7">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Información transmitida por la EPE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D8">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No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D9">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Siempre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DA">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r>
            <w:tr>
              <w:trPr>
                <w:cantSplit w:val="0"/>
                <w:trHeight w:val="547" w:hRule="atLeast"/>
                <w:tblHeader w:val="0"/>
                <w:ins w:author="Valeria Tapia" w:id="1670" w:date="2026-09-30T18:52:00Z"/>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DB">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DC">
                  <w:pPr>
                    <w:jc w:val="center"/>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B.2</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DD">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Ciudad</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DE">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Texto libre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DF">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60</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E0">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Sí</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E1">
                  <w:pPr>
                    <w:jc w:val="left"/>
                    <w:rPr>
                      <w:ins w:author="Valeria Tapia" w:id="1670" w:date="2026-09-30T18:52:00Z"/>
                      <w:rFonts w:ascii="Arial" w:cs="Arial" w:eastAsia="Arial" w:hAnsi="Arial"/>
                      <w:color w:val="ff0000"/>
                      <w:sz w:val="12"/>
                      <w:szCs w:val="12"/>
                    </w:rPr>
                  </w:pPr>
                  <w:ins w:author="Valeria Tapia" w:id="1670" w:date="2026-09-30T18:52:00Z">
                    <w:r w:rsidDel="00000000" w:rsidR="00000000" w:rsidRPr="00000000">
                      <w:rPr>
                        <w:rFonts w:ascii="Arial" w:cs="Arial" w:eastAsia="Arial" w:hAnsi="Arial"/>
                        <w:color w:val="ff0000"/>
                        <w:sz w:val="12"/>
                        <w:szCs w:val="12"/>
                        <w:rtl w:val="0"/>
                      </w:rPr>
                      <w:t xml:space="preserve">Ej. Automático - Manual</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E2">
                  <w:pPr>
                    <w:jc w:val="left"/>
                    <w:rPr>
                      <w:ins w:author="Valeria Tapia" w:id="1670" w:date="2026-09-30T18:52:00Z"/>
                      <w:rFonts w:ascii="Arial" w:cs="Arial" w:eastAsia="Arial" w:hAnsi="Arial"/>
                      <w:color w:val="ff0000"/>
                      <w:sz w:val="12"/>
                      <w:szCs w:val="12"/>
                    </w:rPr>
                  </w:pPr>
                  <w:ins w:author="Valeria Tapia" w:id="1670" w:date="2026-09-30T18:52:00Z">
                    <w:r w:rsidDel="00000000" w:rsidR="00000000" w:rsidRPr="00000000">
                      <w:rPr>
                        <w:rFonts w:ascii="Arial" w:cs="Arial" w:eastAsia="Arial" w:hAnsi="Arial"/>
                        <w:color w:val="ff0000"/>
                        <w:sz w:val="12"/>
                        <w:szCs w:val="12"/>
                        <w:rtl w:val="0"/>
                      </w:rPr>
                      <w:t xml:space="preserve">Ej. Llenado por el USUARIO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E3">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Sí</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E4">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Siempre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E5">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r>
            <w:tr>
              <w:trPr>
                <w:cantSplit w:val="0"/>
                <w:trHeight w:val="541" w:hRule="atLeast"/>
                <w:tblHeader w:val="0"/>
                <w:ins w:author="Valeria Tapia" w:id="1670" w:date="2026-09-30T18:52:00Z"/>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E6">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E7">
                  <w:pPr>
                    <w:jc w:val="center"/>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B.3</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E8">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Email</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E9">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Texto libre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EA">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30</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EB">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No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EC">
                  <w:pPr>
                    <w:jc w:val="left"/>
                    <w:rPr>
                      <w:ins w:author="Valeria Tapia" w:id="1670" w:date="2026-09-30T18:52:00Z"/>
                      <w:rFonts w:ascii="Arial" w:cs="Arial" w:eastAsia="Arial" w:hAnsi="Arial"/>
                      <w:color w:val="ff0000"/>
                      <w:sz w:val="12"/>
                      <w:szCs w:val="12"/>
                    </w:rPr>
                  </w:pPr>
                  <w:ins w:author="Valeria Tapia" w:id="1670" w:date="2026-09-30T18:52:00Z">
                    <w:r w:rsidDel="00000000" w:rsidR="00000000" w:rsidRPr="00000000">
                      <w:rPr>
                        <w:rFonts w:ascii="Arial" w:cs="Arial" w:eastAsia="Arial" w:hAnsi="Arial"/>
                        <w:color w:val="ff0000"/>
                        <w:sz w:val="12"/>
                        <w:szCs w:val="12"/>
                        <w:rtl w:val="0"/>
                      </w:rPr>
                      <w:t xml:space="preserve">Ej. Automático - Manual</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ED">
                  <w:pPr>
                    <w:jc w:val="left"/>
                    <w:rPr>
                      <w:ins w:author="Valeria Tapia" w:id="1670" w:date="2026-09-30T18:52:00Z"/>
                      <w:rFonts w:ascii="Arial" w:cs="Arial" w:eastAsia="Arial" w:hAnsi="Arial"/>
                      <w:color w:val="ff0000"/>
                      <w:sz w:val="12"/>
                      <w:szCs w:val="12"/>
                    </w:rPr>
                  </w:pPr>
                  <w:ins w:author="Valeria Tapia" w:id="1670" w:date="2026-09-30T18:52:00Z">
                    <w:r w:rsidDel="00000000" w:rsidR="00000000" w:rsidRPr="00000000">
                      <w:rPr>
                        <w:rFonts w:ascii="Arial" w:cs="Arial" w:eastAsia="Arial" w:hAnsi="Arial"/>
                        <w:color w:val="ff0000"/>
                        <w:sz w:val="12"/>
                        <w:szCs w:val="12"/>
                        <w:rtl w:val="0"/>
                      </w:rPr>
                      <w:t xml:space="preserve">Ej. Llenado por el USUARIO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EE">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Sí</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EF">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Siempre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F0">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r>
            <w:tr>
              <w:trPr>
                <w:cantSplit w:val="0"/>
                <w:trHeight w:val="549" w:hRule="atLeast"/>
                <w:tblHeader w:val="0"/>
                <w:ins w:author="Valeria Tapia" w:id="1670" w:date="2026-09-30T18:52:00Z"/>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F1">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F2">
                  <w:pPr>
                    <w:jc w:val="center"/>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B.4</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F3">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Página Web</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F4">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Texto libre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F5">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30</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F6">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No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F7">
                  <w:pPr>
                    <w:jc w:val="left"/>
                    <w:rPr>
                      <w:ins w:author="Valeria Tapia" w:id="1670" w:date="2026-09-30T18:52:00Z"/>
                      <w:rFonts w:ascii="Arial" w:cs="Arial" w:eastAsia="Arial" w:hAnsi="Arial"/>
                      <w:color w:val="ff0000"/>
                      <w:sz w:val="12"/>
                      <w:szCs w:val="12"/>
                    </w:rPr>
                  </w:pPr>
                  <w:ins w:author="Valeria Tapia" w:id="1670" w:date="2026-09-30T18:52:00Z">
                    <w:r w:rsidDel="00000000" w:rsidR="00000000" w:rsidRPr="00000000">
                      <w:rPr>
                        <w:rFonts w:ascii="Arial" w:cs="Arial" w:eastAsia="Arial" w:hAnsi="Arial"/>
                        <w:color w:val="ff0000"/>
                        <w:sz w:val="12"/>
                        <w:szCs w:val="12"/>
                        <w:rtl w:val="0"/>
                      </w:rPr>
                      <w:t xml:space="preserve">Ej. Automático - Manual</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F8">
                  <w:pPr>
                    <w:jc w:val="left"/>
                    <w:rPr>
                      <w:ins w:author="Valeria Tapia" w:id="1670" w:date="2026-09-30T18:52:00Z"/>
                      <w:rFonts w:ascii="Arial" w:cs="Arial" w:eastAsia="Arial" w:hAnsi="Arial"/>
                      <w:color w:val="ff0000"/>
                      <w:sz w:val="12"/>
                      <w:szCs w:val="12"/>
                    </w:rPr>
                  </w:pPr>
                  <w:ins w:author="Valeria Tapia" w:id="1670" w:date="2026-09-30T18:52:00Z">
                    <w:r w:rsidDel="00000000" w:rsidR="00000000" w:rsidRPr="00000000">
                      <w:rPr>
                        <w:rFonts w:ascii="Arial" w:cs="Arial" w:eastAsia="Arial" w:hAnsi="Arial"/>
                        <w:color w:val="ff0000"/>
                        <w:sz w:val="12"/>
                        <w:szCs w:val="12"/>
                        <w:rtl w:val="0"/>
                      </w:rPr>
                      <w:t xml:space="preserve">Ej. Llenado por el USUARIO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F9">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Sí</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FA">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Siempre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FB">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r>
            <w:tr>
              <w:trPr>
                <w:cantSplit w:val="0"/>
                <w:trHeight w:val="204" w:hRule="atLeast"/>
                <w:tblHeader w:val="0"/>
                <w:ins w:author="Valeria Tapia" w:id="1670" w:date="2026-09-30T18:52:00Z"/>
              </w:trPr>
              <w:tc>
                <w:tcPr>
                  <w:gridSpan w:val="11"/>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9FC">
                  <w:pPr>
                    <w:jc w:val="left"/>
                    <w:rPr>
                      <w:ins w:author="Valeria Tapia" w:id="1670" w:date="2026-09-30T18:52:00Z"/>
                      <w:rFonts w:ascii="Arial" w:cs="Arial" w:eastAsia="Arial" w:hAnsi="Arial"/>
                      <w:b w:val="1"/>
                      <w:bCs w:val="1"/>
                      <w:sz w:val="12"/>
                      <w:szCs w:val="12"/>
                    </w:rPr>
                  </w:pPr>
                  <w:ins w:author="Valeria Tapia" w:id="1670" w:date="2026-09-30T18:52:00Z">
                    <w:r w:rsidDel="00000000" w:rsidR="00000000" w:rsidRPr="00000000">
                      <w:rPr>
                        <w:rFonts w:ascii="Arial" w:cs="Arial" w:eastAsia="Arial" w:hAnsi="Arial"/>
                        <w:b w:val="1"/>
                        <w:bCs w:val="1"/>
                        <w:sz w:val="12"/>
                        <w:szCs w:val="12"/>
                        <w:rtl w:val="0"/>
                      </w:rPr>
                      <w:t xml:space="preserve">C. DATOS DE LAS MERCANCÍAS </w:t>
                    </w:r>
                  </w:ins>
                </w:p>
              </w:tc>
            </w:tr>
            <w:tr>
              <w:trPr>
                <w:cantSplit w:val="0"/>
                <w:trHeight w:val="681" w:hRule="atLeast"/>
                <w:tblHeader w:val="0"/>
                <w:ins w:author="Valeria Tapia" w:id="1670" w:date="2026-09-30T18:52:00Z"/>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07">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08">
                  <w:pPr>
                    <w:jc w:val="center"/>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C.2</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09">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Nombre de la mercancía</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0A">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Texto libre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0B">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255</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0C">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Sí</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0D">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Automático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0E">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Catálogo de la EPE o </w:t>
                      <w:br w:type="textWrapping"/>
                      <w:t xml:space="preserve">Documento soporte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0F">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No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10">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Siempre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11">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r>
            <w:tr>
              <w:trPr>
                <w:cantSplit w:val="0"/>
                <w:trHeight w:val="680" w:hRule="atLeast"/>
                <w:tblHeader w:val="0"/>
                <w:ins w:author="Valeria Tapia" w:id="1670" w:date="2026-09-30T18:52:00Z"/>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12">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13">
                  <w:pPr>
                    <w:jc w:val="center"/>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C.3</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14">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Precio Unitario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15">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Número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16">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4</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17">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No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18">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Manual</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19">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Llenado por el USUARIO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1A">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Sí</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1B">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Siempre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1C">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Dos decimales, separador coma y separador de miles con punto</w:t>
                    </w:r>
                  </w:ins>
                </w:p>
              </w:tc>
            </w:tr>
            <w:tr>
              <w:trPr>
                <w:cantSplit w:val="0"/>
                <w:trHeight w:val="690" w:hRule="atLeast"/>
                <w:tblHeader w:val="0"/>
                <w:ins w:author="Valeria Tapia" w:id="1670" w:date="2026-09-30T18:52:00Z"/>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1D">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1E">
                  <w:pPr>
                    <w:jc w:val="center"/>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C.4</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1F">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Peso Bruto en Kg</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20">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Número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21">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4</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22">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No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23">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Manual</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24">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Llenado por el USUARIO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25">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Sí</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26">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Siempre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27">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Dos decimales, separador coma y separador de miles con punto</w:t>
                    </w:r>
                  </w:ins>
                </w:p>
              </w:tc>
            </w:tr>
            <w:tr>
              <w:trPr>
                <w:cantSplit w:val="0"/>
                <w:trHeight w:val="687" w:hRule="atLeast"/>
                <w:tblHeader w:val="0"/>
                <w:ins w:author="Valeria Tapia" w:id="1670" w:date="2026-09-30T18:52:00Z"/>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28">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29">
                  <w:pPr>
                    <w:jc w:val="center"/>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C.5</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2A">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Cantidad</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2B">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Número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2C">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255</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2D">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No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2E">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Manual</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2F">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Llenado por el USUARIO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30">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Sí</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31">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Siempre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32">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Dos decimales, separador coma y separador de miles con punto</w:t>
                    </w:r>
                  </w:ins>
                </w:p>
              </w:tc>
            </w:tr>
            <w:tr>
              <w:trPr>
                <w:cantSplit w:val="0"/>
                <w:trHeight w:val="204" w:hRule="atLeast"/>
                <w:tblHeader w:val="0"/>
                <w:ins w:author="Valeria Tapia" w:id="1670" w:date="2026-09-30T18:52:00Z"/>
              </w:trPr>
              <w:tc>
                <w:tcPr>
                  <w:gridSpan w:val="11"/>
                  <w:tcBorders>
                    <w:top w:color="000000" w:space="0" w:sz="0" w:val="nil"/>
                    <w:left w:color="000000" w:space="0" w:sz="8" w:val="single"/>
                    <w:bottom w:color="000000" w:space="0" w:sz="8" w:val="single"/>
                    <w:right w:color="000000" w:space="0" w:sz="8" w:val="single"/>
                  </w:tcBorders>
                  <w:shd w:fill="auto" w:val="clear"/>
                  <w:tcMar>
                    <w:left w:w="70.0" w:type="dxa"/>
                    <w:right w:w="70.0" w:type="dxa"/>
                  </w:tcMar>
                  <w:vAlign w:val="center"/>
                </w:tcPr>
                <w:p w:rsidR="00000000" w:rsidDel="00000000" w:rsidP="00000000" w:rsidRDefault="00000000" w:rsidRPr="00000000" w14:paraId="00004A33">
                  <w:pPr>
                    <w:jc w:val="left"/>
                    <w:rPr>
                      <w:ins w:author="Valeria Tapia" w:id="1670" w:date="2026-09-30T18:52:00Z"/>
                      <w:rFonts w:ascii="Arial" w:cs="Arial" w:eastAsia="Arial" w:hAnsi="Arial"/>
                      <w:b w:val="1"/>
                      <w:bCs w:val="1"/>
                      <w:sz w:val="12"/>
                      <w:szCs w:val="12"/>
                    </w:rPr>
                  </w:pPr>
                  <w:ins w:author="Valeria Tapia" w:id="1670" w:date="2026-09-30T18:52:00Z">
                    <w:r w:rsidDel="00000000" w:rsidR="00000000" w:rsidRPr="00000000">
                      <w:rPr>
                        <w:rFonts w:ascii="Arial" w:cs="Arial" w:eastAsia="Arial" w:hAnsi="Arial"/>
                        <w:b w:val="1"/>
                        <w:bCs w:val="1"/>
                        <w:sz w:val="12"/>
                        <w:szCs w:val="12"/>
                        <w:rtl w:val="0"/>
                      </w:rPr>
                      <w:t xml:space="preserve">D. REQUISITOS ADJUNTOS </w:t>
                    </w:r>
                  </w:ins>
                </w:p>
              </w:tc>
            </w:tr>
            <w:tr>
              <w:trPr>
                <w:cantSplit w:val="0"/>
                <w:trHeight w:val="475" w:hRule="atLeast"/>
                <w:tblHeader w:val="0"/>
                <w:ins w:author="Valeria Tapia" w:id="1670" w:date="2026-09-30T18:52:00Z"/>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3E">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3F">
                  <w:pPr>
                    <w:jc w:val="center"/>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D.1</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40">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Factura Comercial</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41">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PDF</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42">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10MB</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43">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No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44">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Manual</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45">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Llenado por el USUARIO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46">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Sí</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47">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Siempre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48">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r>
            <w:tr>
              <w:trPr>
                <w:cantSplit w:val="0"/>
                <w:trHeight w:val="520" w:hRule="atLeast"/>
                <w:tblHeader w:val="0"/>
                <w:ins w:author="Valeria Tapia" w:id="1670" w:date="2026-09-30T18:52:00Z"/>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49">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4A">
                  <w:pPr>
                    <w:jc w:val="center"/>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D.2</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4B">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Lista de Empaque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4C">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XML</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4D">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20MB</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4E">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No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4F">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Manual</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50">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Llenado por el USUARIO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51">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Sí</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52">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Siempre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53">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r>
            <w:tr>
              <w:trPr>
                <w:cantSplit w:val="0"/>
                <w:trHeight w:val="464" w:hRule="atLeast"/>
                <w:tblHeader w:val="0"/>
                <w:ins w:author="Valeria Tapia" w:id="1670" w:date="2026-09-30T18:52:00Z"/>
              </w:trPr>
              <w:tc>
                <w:tcPr>
                  <w:tcBorders>
                    <w:top w:color="000000" w:space="0" w:sz="0" w:val="nil"/>
                    <w:left w:color="000000" w:space="0" w:sz="8" w:val="single"/>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54">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55">
                  <w:pPr>
                    <w:jc w:val="center"/>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D.3</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56">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Informe de Laboratorio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57">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PDF</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58">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35MB</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59">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Sí</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5A">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Manual</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5B">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Llenado por el USUARIO</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5C">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Sí</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5D">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Ej. Siempre</w:t>
                    </w:r>
                  </w:ins>
                </w:p>
              </w:tc>
              <w:tc>
                <w:tcPr>
                  <w:tcBorders>
                    <w:top w:color="000000" w:space="0" w:sz="0" w:val="nil"/>
                    <w:left w:color="000000" w:space="0" w:sz="0" w:val="nil"/>
                    <w:bottom w:color="000000" w:space="0" w:sz="8" w:val="single"/>
                    <w:right w:color="000000" w:space="0" w:sz="8" w:val="single"/>
                  </w:tcBorders>
                  <w:shd w:fill="ffffff" w:val="clear"/>
                  <w:tcMar>
                    <w:left w:w="70.0" w:type="dxa"/>
                    <w:right w:w="70.0" w:type="dxa"/>
                  </w:tcMar>
                  <w:vAlign w:val="center"/>
                </w:tcPr>
                <w:p w:rsidR="00000000" w:rsidDel="00000000" w:rsidP="00000000" w:rsidRDefault="00000000" w:rsidRPr="00000000" w14:paraId="00004A5E">
                  <w:pPr>
                    <w:jc w:val="left"/>
                    <w:rPr>
                      <w:ins w:author="Valeria Tapia" w:id="1670" w:date="2026-09-30T18:52:00Z"/>
                      <w:rFonts w:ascii="Arial" w:cs="Arial" w:eastAsia="Arial" w:hAnsi="Arial"/>
                      <w:sz w:val="12"/>
                      <w:szCs w:val="12"/>
                    </w:rPr>
                  </w:pPr>
                  <w:ins w:author="Valeria Tapia" w:id="1670" w:date="2026-09-30T18:52:00Z">
                    <w:r w:rsidDel="00000000" w:rsidR="00000000" w:rsidRPr="00000000">
                      <w:rPr>
                        <w:rFonts w:ascii="Arial" w:cs="Arial" w:eastAsia="Arial" w:hAnsi="Arial"/>
                        <w:sz w:val="12"/>
                        <w:szCs w:val="12"/>
                        <w:rtl w:val="0"/>
                      </w:rPr>
                      <w:t xml:space="preserve"> </w:t>
                    </w:r>
                  </w:ins>
                </w:p>
              </w:tc>
            </w:tr>
          </w:tbl>
          <w:p w:rsidR="00000000" w:rsidDel="00000000" w:rsidP="00000000" w:rsidRDefault="00000000" w:rsidRPr="00000000" w14:paraId="00004A5F">
            <w:pPr>
              <w:rPr>
                <w:ins w:author="Valeria Tapia" w:id="1670" w:date="2026-09-30T18:52:00Z"/>
                <w:b w:val="1"/>
                <w:bCs w:val="1"/>
                <w:sz w:val="20"/>
                <w:szCs w:val="20"/>
              </w:rPr>
            </w:pPr>
            <w:ins w:author="Valeria Tapia" w:id="1670" w:date="2026-09-30T18:52:00Z">
              <w:r w:rsidDel="00000000" w:rsidR="00000000" w:rsidRPr="00000000">
                <w:rPr>
                  <w:rtl w:val="0"/>
                </w:rPr>
              </w:r>
            </w:ins>
          </w:p>
        </w:tc>
      </w:tr>
      <w:tr>
        <w:trPr>
          <w:cantSplit w:val="0"/>
          <w:trHeight w:val="45" w:hRule="atLeast"/>
          <w:tblHeader w:val="0"/>
          <w:ins w:author="Valeria Tapia" w:id="1670" w:date="2026-09-30T18:52:00Z"/>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4A64">
            <w:pPr>
              <w:rPr>
                <w:ins w:author="Valeria Tapia" w:id="1670" w:date="2026-09-30T18:52:00Z"/>
                <w:b w:val="1"/>
                <w:bCs w:val="1"/>
                <w:sz w:val="20"/>
                <w:szCs w:val="20"/>
              </w:rPr>
            </w:pPr>
            <w:ins w:author="Valeria Tapia" w:id="1670" w:date="2026-09-30T18:52:00Z">
              <w:r w:rsidDel="00000000" w:rsidR="00000000" w:rsidRPr="00000000">
                <w:rPr>
                  <w:b w:val="1"/>
                  <w:bCs w:val="1"/>
                  <w:sz w:val="20"/>
                  <w:szCs w:val="20"/>
                  <w:rtl w:val="0"/>
                </w:rPr>
                <w:t xml:space="preserve">4. FIRMA Y SELLOS</w:t>
              </w:r>
            </w:ins>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A66">
            <w:pPr>
              <w:widowControl w:val="0"/>
              <w:spacing w:after="120" w:lineRule="auto"/>
              <w:rPr>
                <w:ins w:author="Valeria Tapia" w:id="1670" w:date="2026-09-30T18:52:00Z"/>
                <w:sz w:val="20"/>
                <w:szCs w:val="20"/>
              </w:rPr>
            </w:pPr>
            <w:ins w:author="Valeria Tapia" w:id="1670" w:date="2026-09-30T18:52:00Z">
              <w:r w:rsidDel="00000000" w:rsidR="00000000" w:rsidRPr="00000000">
                <w:rPr>
                  <w:sz w:val="20"/>
                  <w:szCs w:val="20"/>
                  <w:rtl w:val="0"/>
                </w:rPr>
                <w:t xml:space="preserve">Elaborado por:</w:t>
              </w:r>
            </w:ins>
          </w:p>
          <w:p w:rsidR="00000000" w:rsidDel="00000000" w:rsidP="00000000" w:rsidRDefault="00000000" w:rsidRPr="00000000" w14:paraId="00004A67">
            <w:pPr>
              <w:widowControl w:val="0"/>
              <w:spacing w:after="120" w:lineRule="auto"/>
              <w:rPr>
                <w:ins w:author="Valeria Tapia" w:id="1670" w:date="2026-09-30T18:52:00Z"/>
                <w:sz w:val="20"/>
                <w:szCs w:val="20"/>
              </w:rPr>
            </w:pPr>
            <w:ins w:author="Valeria Tapia" w:id="1670" w:date="2026-09-30T18:52:00Z">
              <w:r w:rsidDel="00000000" w:rsidR="00000000" w:rsidRPr="00000000">
                <w:rPr>
                  <w:rtl w:val="0"/>
                </w:rPr>
              </w:r>
            </w:ins>
          </w:p>
          <w:p w:rsidR="00000000" w:rsidDel="00000000" w:rsidP="00000000" w:rsidRDefault="00000000" w:rsidRPr="00000000" w14:paraId="00004A68">
            <w:pPr>
              <w:widowControl w:val="0"/>
              <w:spacing w:after="120" w:lineRule="auto"/>
              <w:rPr>
                <w:ins w:author="Valeria Tapia" w:id="1670" w:date="2026-09-30T18:52:00Z"/>
                <w:sz w:val="20"/>
                <w:szCs w:val="20"/>
              </w:rPr>
            </w:pPr>
            <w:ins w:author="Valeria Tapia" w:id="1670" w:date="2026-09-30T18:52:00Z">
              <w:r w:rsidDel="00000000" w:rsidR="00000000" w:rsidRPr="00000000">
                <w:rPr>
                  <w:rtl w:val="0"/>
                </w:rPr>
              </w:r>
            </w:ins>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4A69">
            <w:pPr>
              <w:rPr>
                <w:ins w:author="Valeria Tapia" w:id="1670" w:date="2026-09-30T18:52:00Z"/>
                <w:sz w:val="20"/>
                <w:szCs w:val="20"/>
              </w:rPr>
            </w:pPr>
            <w:ins w:author="Valeria Tapia" w:id="1670" w:date="2026-09-30T18:52:00Z">
              <w:r w:rsidDel="00000000" w:rsidR="00000000" w:rsidRPr="00000000">
                <w:rPr>
                  <w:sz w:val="20"/>
                  <w:szCs w:val="20"/>
                  <w:rtl w:val="0"/>
                </w:rPr>
                <w:t xml:space="preserve">Autorizado por:</w:t>
              </w:r>
            </w:ins>
          </w:p>
          <w:p w:rsidR="00000000" w:rsidDel="00000000" w:rsidP="00000000" w:rsidRDefault="00000000" w:rsidRPr="00000000" w14:paraId="00004A6A">
            <w:pPr>
              <w:rPr>
                <w:ins w:author="Valeria Tapia" w:id="1670" w:date="2026-09-30T18:52:00Z"/>
                <w:sz w:val="20"/>
                <w:szCs w:val="20"/>
              </w:rPr>
            </w:pPr>
            <w:ins w:author="Valeria Tapia" w:id="1670" w:date="2026-09-30T18:52:00Z">
              <w:r w:rsidDel="00000000" w:rsidR="00000000" w:rsidRPr="00000000">
                <w:rPr>
                  <w:rtl w:val="0"/>
                </w:rPr>
              </w:r>
            </w:ins>
          </w:p>
        </w:tc>
      </w:tr>
    </w:tbl>
    <w:p w:rsidR="00000000" w:rsidDel="00000000" w:rsidP="00000000" w:rsidRDefault="00000000" w:rsidRPr="00000000" w14:paraId="00004A6C">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6D">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6E">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6F">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70">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71">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72">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73">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74">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75">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76">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77">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78">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79">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7A">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7B">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7C">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7D">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7E">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7F">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80">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81">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82">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83">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84">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85">
      <w:pPr>
        <w:jc w:val="cente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86">
      <w:pPr>
        <w:jc w:val="center"/>
        <w:rPr>
          <w:ins w:author="Valeria Tapia" w:id="1671" w:date="2026-09-30T14:27:00Z"/>
          <w:b w:val="1"/>
          <w:bCs w:val="1"/>
        </w:rPr>
      </w:pPr>
      <w:ins w:author="Valeria Tapia" w:id="1671" w:date="2026-09-30T14:27:00Z">
        <w:r w:rsidDel="00000000" w:rsidR="00000000" w:rsidRPr="00000000">
          <w:rPr>
            <w:b w:val="1"/>
            <w:bCs w:val="1"/>
            <w:rtl w:val="0"/>
          </w:rPr>
          <w:t xml:space="preserve">INSTRUCTIVO DE LLENADO</w:t>
        </w:r>
      </w:ins>
    </w:p>
    <w:p w:rsidR="00000000" w:rsidDel="00000000" w:rsidP="00000000" w:rsidRDefault="00000000" w:rsidRPr="00000000" w14:paraId="00004A87">
      <w:pPr>
        <w:jc w:val="center"/>
        <w:rPr>
          <w:ins w:author="Valeria Tapia" w:id="1671" w:date="2026-09-30T14:27:00Z"/>
          <w:b w:val="1"/>
          <w:bCs w:val="1"/>
        </w:rPr>
      </w:pPr>
      <w:ins w:author="Valeria Tapia" w:id="1671" w:date="2026-09-30T14:27:00Z">
        <w:r w:rsidDel="00000000" w:rsidR="00000000" w:rsidRPr="00000000">
          <w:rPr>
            <w:b w:val="1"/>
            <w:bCs w:val="1"/>
            <w:rtl w:val="0"/>
          </w:rPr>
          <w:t xml:space="preserve">R-XXX</w:t>
        </w:r>
      </w:ins>
    </w:p>
    <w:p w:rsidR="00000000" w:rsidDel="00000000" w:rsidP="00000000" w:rsidRDefault="00000000" w:rsidRPr="00000000" w14:paraId="00004A88">
      <w:pPr>
        <w:jc w:val="center"/>
        <w:rPr>
          <w:ins w:author="Valeria Tapia" w:id="1671" w:date="2026-09-30T14:27:00Z"/>
          <w:b w:val="1"/>
          <w:bCs w:val="1"/>
        </w:rPr>
      </w:pPr>
      <w:ins w:author="Valeria Tapia" w:id="1671" w:date="2026-09-30T14:27:00Z">
        <w:r w:rsidDel="00000000" w:rsidR="00000000" w:rsidRPr="00000000">
          <w:rPr>
            <w:b w:val="1"/>
            <w:bCs w:val="1"/>
            <w:rtl w:val="0"/>
          </w:rPr>
          <w:t xml:space="preserve">REGISTRO</w:t>
        </w:r>
      </w:ins>
    </w:p>
    <w:p w:rsidR="00000000" w:rsidDel="00000000" w:rsidP="00000000" w:rsidRDefault="00000000" w:rsidRPr="00000000" w14:paraId="00004A89">
      <w:pPr>
        <w:jc w:val="center"/>
        <w:rPr>
          <w:ins w:author="Valeria Tapia" w:id="1671" w:date="2026-09-30T14:27:00Z"/>
          <w:rPrChange w:author="Valeria Tapia" w:id="1673" w:date="2026-09-30T14:46:00Z">
            <w:rPr>
              <w:b w:val="1"/>
              <w:bCs w:val="1"/>
            </w:rPr>
          </w:rPrChange>
        </w:rPr>
        <w:pPrChange w:author="Valeria Tapia" w:id="0" w:date="2026-09-30T14:46:00Z">
          <w:pPr/>
        </w:pPrChange>
      </w:pPr>
      <w:ins w:author="Valeria Tapia" w:id="1671" w:date="2026-09-30T14:27:00Z">
        <w:r w:rsidDel="00000000" w:rsidR="00000000" w:rsidRPr="00000000">
          <w:rPr>
            <w:b w:val="1"/>
            <w:bCs w:val="1"/>
            <w:rtl w:val="0"/>
          </w:rPr>
          <w:t xml:space="preserve">DICCIONARIO DE DATOS</w:t>
        </w:r>
      </w:ins>
    </w:p>
    <w:p w:rsidR="00000000" w:rsidDel="00000000" w:rsidP="00000000" w:rsidRDefault="00000000" w:rsidRPr="00000000" w14:paraId="00004A8A">
      <w:pPr>
        <w:jc w:val="center"/>
        <w:rPr>
          <w:ins w:author="Valeria Tapia" w:id="1671" w:date="2026-09-30T14:27:00Z"/>
          <w:rPrChange w:author="Valeria Tapia" w:id="1674" w:date="2026-09-30T14:46:00Z">
            <w:rPr>
              <w:b w:val="1"/>
              <w:bCs w:val="1"/>
            </w:rPr>
          </w:rPrChange>
        </w:rPr>
        <w:pPrChange w:author="Valeria Tapia" w:id="0" w:date="2026-09-30T14:46:00Z">
          <w:pPr/>
        </w:pPrChange>
      </w:pPr>
      <w:ins w:author="Valeria Tapia" w:id="1671" w:date="2026-09-30T14:27:00Z">
        <w:r w:rsidDel="00000000" w:rsidR="00000000" w:rsidRPr="00000000">
          <w:rPr>
            <w:rtl w:val="0"/>
          </w:rPr>
        </w:r>
      </w:ins>
    </w:p>
    <w:p w:rsidR="00000000" w:rsidDel="00000000" w:rsidP="00000000" w:rsidRDefault="00000000" w:rsidRPr="00000000" w14:paraId="00004A8B">
      <w:pP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8C">
      <w:pPr>
        <w:rPr>
          <w:ins w:author="Valeria Tapia" w:id="1671" w:date="2026-09-30T14:27:00Z"/>
        </w:rPr>
      </w:pPr>
      <w:ins w:author="Valeria Tapia" w:id="1671" w:date="2026-09-30T14:27:00Z">
        <w:r w:rsidDel="00000000" w:rsidR="00000000" w:rsidRPr="00000000">
          <w:rPr>
            <w:b w:val="1"/>
            <w:bCs w:val="1"/>
            <w:rtl w:val="0"/>
          </w:rPr>
          <w:t xml:space="preserve">Sección:</w:t>
        </w:r>
        <w:r w:rsidDel="00000000" w:rsidR="00000000" w:rsidRPr="00000000">
          <w:rPr>
            <w:rtl w:val="0"/>
            <w:rPrChange w:author="Valeria Tapia" w:id="1675" w:date="2026-09-30T14:29:00Z">
              <w:rPr>
                <w:b w:val="1"/>
                <w:bCs w:val="1"/>
              </w:rPr>
            </w:rPrChange>
          </w:rPr>
          <w:tab/>
          <w:t xml:space="preserve">Identifica la sección o agrupación funcional del formulario a la que pertenece la casilla o campo.</w:t>
        </w:r>
        <w:r w:rsidDel="00000000" w:rsidR="00000000" w:rsidRPr="00000000">
          <w:rPr>
            <w:rtl w:val="0"/>
          </w:rPr>
        </w:r>
      </w:ins>
    </w:p>
    <w:p w:rsidR="00000000" w:rsidDel="00000000" w:rsidP="00000000" w:rsidRDefault="00000000" w:rsidRPr="00000000" w14:paraId="00004A8D">
      <w:pPr>
        <w:rPr>
          <w:ins w:author="Valeria Tapia" w:id="1671" w:date="2026-09-30T14:27:00Z"/>
          <w:rPrChange w:author="Valeria Tapia" w:id="1676" w:date="2026-09-30T14:29:00Z">
            <w:rPr>
              <w:b w:val="1"/>
              <w:bCs w:val="1"/>
            </w:rPr>
          </w:rPrChange>
        </w:rPr>
      </w:pPr>
      <w:ins w:author="Valeria Tapia" w:id="1671" w:date="2026-09-30T14:27:00Z">
        <w:r w:rsidDel="00000000" w:rsidR="00000000" w:rsidRPr="00000000">
          <w:rPr>
            <w:rtl w:val="0"/>
          </w:rPr>
        </w:r>
      </w:ins>
    </w:p>
    <w:p w:rsidR="00000000" w:rsidDel="00000000" w:rsidP="00000000" w:rsidRDefault="00000000" w:rsidRPr="00000000" w14:paraId="00004A8E">
      <w:pPr>
        <w:rPr>
          <w:ins w:author="Valeria Tapia" w:id="1671" w:date="2026-09-30T14:27:00Z"/>
          <w:rPrChange w:author="Valeria Tapia" w:id="1677" w:date="2026-09-30T14:29:00Z">
            <w:rPr>
              <w:b w:val="1"/>
              <w:bCs w:val="1"/>
            </w:rPr>
          </w:rPrChange>
        </w:rPr>
      </w:pPr>
      <w:ins w:author="Valeria Tapia" w:id="1671" w:date="2026-09-30T14:27:00Z">
        <w:r w:rsidDel="00000000" w:rsidR="00000000" w:rsidRPr="00000000">
          <w:rPr>
            <w:b w:val="1"/>
            <w:bCs w:val="1"/>
            <w:rtl w:val="0"/>
          </w:rPr>
          <w:t xml:space="preserve">Casilla N°:</w:t>
        </w:r>
        <w:r w:rsidDel="00000000" w:rsidR="00000000" w:rsidRPr="00000000">
          <w:rPr>
            <w:rtl w:val="0"/>
            <w:rPrChange w:author="Valeria Tapia" w:id="1677" w:date="2026-09-30T14:29:00Z">
              <w:rPr>
                <w:b w:val="1"/>
                <w:bCs w:val="1"/>
              </w:rPr>
            </w:rPrChange>
          </w:rPr>
          <w:tab/>
          <w:t xml:space="preserve">Número o identificador asignado a la casilla dentro del formulario, utilizado como referencia en la documentación funcional.</w:t>
        </w:r>
      </w:ins>
    </w:p>
    <w:p w:rsidR="00000000" w:rsidDel="00000000" w:rsidP="00000000" w:rsidRDefault="00000000" w:rsidRPr="00000000" w14:paraId="00004A8F">
      <w:pP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90">
      <w:pPr>
        <w:rPr>
          <w:ins w:author="Valeria Tapia" w:id="1671" w:date="2026-09-30T14:27:00Z"/>
          <w:rPrChange w:author="Valeria Tapia" w:id="1678" w:date="2026-09-30T14:31:00Z">
            <w:rPr>
              <w:b w:val="1"/>
              <w:bCs w:val="1"/>
            </w:rPr>
          </w:rPrChange>
        </w:rPr>
      </w:pPr>
      <w:ins w:author="Valeria Tapia" w:id="1671" w:date="2026-09-30T14:27:00Z">
        <w:r w:rsidDel="00000000" w:rsidR="00000000" w:rsidRPr="00000000">
          <w:rPr>
            <w:b w:val="1"/>
            <w:bCs w:val="1"/>
            <w:rtl w:val="0"/>
          </w:rPr>
          <w:t xml:space="preserve">Descripción: </w:t>
          <w:tab/>
        </w:r>
        <w:r w:rsidDel="00000000" w:rsidR="00000000" w:rsidRPr="00000000">
          <w:rPr>
            <w:rtl w:val="0"/>
            <w:rPrChange w:author="Valeria Tapia" w:id="1678" w:date="2026-09-30T14:31:00Z">
              <w:rPr>
                <w:b w:val="1"/>
                <w:bCs w:val="1"/>
              </w:rPr>
            </w:rPrChange>
          </w:rPr>
          <w:t xml:space="preserve">Nombre o descripción del campo: Indica qué información representa o debe contener la casilla.</w:t>
        </w:r>
      </w:ins>
    </w:p>
    <w:p w:rsidR="00000000" w:rsidDel="00000000" w:rsidP="00000000" w:rsidRDefault="00000000" w:rsidRPr="00000000" w14:paraId="00004A91">
      <w:pPr>
        <w:rPr>
          <w:ins w:author="Valeria Tapia" w:id="1671" w:date="2026-09-30T14:27:00Z"/>
          <w:rPrChange w:author="Valeria Tapia" w:id="1678" w:date="2026-09-30T14:31:00Z">
            <w:rPr>
              <w:b w:val="1"/>
              <w:bCs w:val="1"/>
            </w:rPr>
          </w:rPrChange>
        </w:rPr>
      </w:pPr>
      <w:ins w:author="Valeria Tapia" w:id="1671" w:date="2026-09-30T14:27:00Z">
        <w:r w:rsidDel="00000000" w:rsidR="00000000" w:rsidRPr="00000000">
          <w:rPr>
            <w:rtl w:val="0"/>
            <w:rPrChange w:author="Valeria Tapia" w:id="1678" w:date="2026-09-30T14:31:00Z">
              <w:rPr>
                <w:b w:val="1"/>
                <w:bCs w:val="1"/>
              </w:rPr>
            </w:rPrChange>
          </w:rPr>
          <w:tab/>
        </w:r>
      </w:ins>
    </w:p>
    <w:p w:rsidR="00000000" w:rsidDel="00000000" w:rsidP="00000000" w:rsidRDefault="00000000" w:rsidRPr="00000000" w14:paraId="00004A92">
      <w:pPr>
        <w:rPr>
          <w:ins w:author="Valeria Tapia" w:id="1671" w:date="2026-09-30T14:27:00Z"/>
        </w:rPr>
      </w:pPr>
      <w:ins w:author="Valeria Tapia" w:id="1671" w:date="2026-09-30T14:27:00Z">
        <w:r w:rsidDel="00000000" w:rsidR="00000000" w:rsidRPr="00000000">
          <w:rPr>
            <w:b w:val="1"/>
            <w:bCs w:val="1"/>
            <w:rtl w:val="0"/>
          </w:rPr>
          <w:t xml:space="preserve">Tipo de Dato</w:t>
        </w:r>
        <w:r w:rsidDel="00000000" w:rsidR="00000000" w:rsidRPr="00000000">
          <w:rPr>
            <w:rtl w:val="0"/>
          </w:rPr>
          <w:t xml:space="preserve">:</w:t>
        </w:r>
        <w:r w:rsidDel="00000000" w:rsidR="00000000" w:rsidRPr="00000000">
          <w:rPr>
            <w:rtl w:val="0"/>
            <w:rPrChange w:author="Valeria Tapia" w:id="1679" w:date="2026-09-30T14:29:00Z">
              <w:rPr>
                <w:b w:val="1"/>
                <w:bCs w:val="1"/>
              </w:rPr>
            </w:rPrChange>
          </w:rPr>
          <w:tab/>
          <w:t xml:space="preserve">Define el tipo de información que puede almacenar el campo. Ejemplos: texto, numérico, fecha, booleano, PARAMÉTRICO, PARAMÉTRICA, entre otros.</w:t>
        </w:r>
        <w:r w:rsidDel="00000000" w:rsidR="00000000" w:rsidRPr="00000000">
          <w:rPr>
            <w:rtl w:val="0"/>
          </w:rPr>
        </w:r>
      </w:ins>
    </w:p>
    <w:p w:rsidR="00000000" w:rsidDel="00000000" w:rsidP="00000000" w:rsidRDefault="00000000" w:rsidRPr="00000000" w14:paraId="00004A93">
      <w:pPr>
        <w:rPr>
          <w:ins w:author="Valeria Tapia" w:id="1671" w:date="2026-09-30T14:27:00Z"/>
          <w:rPrChange w:author="Valeria Tapia" w:id="1680" w:date="2026-09-30T14:29:00Z">
            <w:rPr>
              <w:b w:val="1"/>
              <w:bCs w:val="1"/>
            </w:rPr>
          </w:rPrChange>
        </w:rPr>
      </w:pPr>
      <w:ins w:author="Valeria Tapia" w:id="1671" w:date="2026-09-30T14:27:00Z">
        <w:r w:rsidDel="00000000" w:rsidR="00000000" w:rsidRPr="00000000">
          <w:rPr>
            <w:rtl w:val="0"/>
          </w:rPr>
        </w:r>
      </w:ins>
    </w:p>
    <w:p w:rsidR="00000000" w:rsidDel="00000000" w:rsidP="00000000" w:rsidRDefault="00000000" w:rsidRPr="00000000" w14:paraId="00004A94">
      <w:pPr>
        <w:rPr>
          <w:ins w:author="Valeria Tapia" w:id="1671" w:date="2026-09-30T14:27:00Z"/>
          <w:rPrChange w:author="Valeria Tapia" w:id="1681" w:date="2026-09-30T14:29:00Z">
            <w:rPr>
              <w:b w:val="1"/>
              <w:bCs w:val="1"/>
            </w:rPr>
          </w:rPrChange>
        </w:rPr>
      </w:pPr>
      <w:ins w:author="Valeria Tapia" w:id="1671" w:date="2026-09-30T14:27:00Z">
        <w:r w:rsidDel="00000000" w:rsidR="00000000" w:rsidRPr="00000000">
          <w:rPr>
            <w:b w:val="1"/>
            <w:bCs w:val="1"/>
            <w:rtl w:val="0"/>
          </w:rPr>
          <w:t xml:space="preserve">Longitud de caracteres</w:t>
        </w:r>
        <w:r w:rsidDel="00000000" w:rsidR="00000000" w:rsidRPr="00000000">
          <w:rPr>
            <w:rtl w:val="0"/>
          </w:rPr>
          <w:t xml:space="preserve">:</w:t>
        </w:r>
        <w:r w:rsidDel="00000000" w:rsidR="00000000" w:rsidRPr="00000000">
          <w:rPr>
            <w:rtl w:val="0"/>
            <w:rPrChange w:author="Valeria Tapia" w:id="1681" w:date="2026-09-30T14:29:00Z">
              <w:rPr>
                <w:b w:val="1"/>
                <w:bCs w:val="1"/>
              </w:rPr>
            </w:rPrChange>
          </w:rPr>
          <w:tab/>
          <w:t xml:space="preserve">Define la cantidad máxima y/o mínima de caracteres o dígitos permitidos para el campo.</w:t>
        </w:r>
      </w:ins>
    </w:p>
    <w:p w:rsidR="00000000" w:rsidDel="00000000" w:rsidP="00000000" w:rsidRDefault="00000000" w:rsidRPr="00000000" w14:paraId="00004A95">
      <w:pPr>
        <w:rPr>
          <w:ins w:author="Valeria Tapia" w:id="1671" w:date="2026-09-30T14:27:00Z"/>
        </w:rPr>
      </w:pPr>
      <w:ins w:author="Valeria Tapia" w:id="1671" w:date="2026-09-30T14:27:00Z">
        <w:r w:rsidDel="00000000" w:rsidR="00000000" w:rsidRPr="00000000">
          <w:rPr>
            <w:rtl w:val="0"/>
          </w:rPr>
        </w:r>
      </w:ins>
    </w:p>
    <w:p w:rsidR="00000000" w:rsidDel="00000000" w:rsidP="00000000" w:rsidRDefault="00000000" w:rsidRPr="00000000" w14:paraId="00004A96">
      <w:pPr>
        <w:rPr>
          <w:ins w:author="Valeria Tapia" w:id="1671" w:date="2026-09-30T14:27:00Z"/>
        </w:rPr>
      </w:pPr>
      <w:ins w:author="Valeria Tapia" w:id="1671" w:date="2026-09-30T14:27:00Z">
        <w:r w:rsidDel="00000000" w:rsidR="00000000" w:rsidRPr="00000000">
          <w:rPr>
            <w:b w:val="1"/>
            <w:bCs w:val="1"/>
            <w:rtl w:val="0"/>
          </w:rPr>
          <w:t xml:space="preserve">Requerido</w:t>
        </w:r>
        <w:r w:rsidDel="00000000" w:rsidR="00000000" w:rsidRPr="00000000">
          <w:rPr>
            <w:rtl w:val="0"/>
          </w:rPr>
          <w:t xml:space="preserve">:</w:t>
        </w:r>
        <w:r w:rsidDel="00000000" w:rsidR="00000000" w:rsidRPr="00000000">
          <w:rPr>
            <w:rtl w:val="0"/>
            <w:rPrChange w:author="Valeria Tapia" w:id="1682" w:date="2026-09-30T14:29:00Z">
              <w:rPr>
                <w:b w:val="1"/>
                <w:bCs w:val="1"/>
              </w:rPr>
            </w:rPrChange>
          </w:rPr>
          <w:tab/>
          <w:t xml:space="preserve">Indica si el campo debe ser obligatoriamente llenado para continuar o completar el trámite. Puede depender de condiciones específicas.</w:t>
        </w:r>
        <w:r w:rsidDel="00000000" w:rsidR="00000000" w:rsidRPr="00000000">
          <w:rPr>
            <w:rtl w:val="0"/>
          </w:rPr>
        </w:r>
      </w:ins>
    </w:p>
    <w:p w:rsidR="00000000" w:rsidDel="00000000" w:rsidP="00000000" w:rsidRDefault="00000000" w:rsidRPr="00000000" w14:paraId="00004A97">
      <w:pPr>
        <w:rPr>
          <w:ins w:author="Valeria Tapia" w:id="1671" w:date="2026-09-30T14:27:00Z"/>
          <w:rPrChange w:author="Valeria Tapia" w:id="1683" w:date="2026-09-30T14:29:00Z">
            <w:rPr>
              <w:b w:val="1"/>
              <w:bCs w:val="1"/>
            </w:rPr>
          </w:rPrChange>
        </w:rPr>
      </w:pPr>
      <w:ins w:author="Valeria Tapia" w:id="1671" w:date="2026-09-30T14:27:00Z">
        <w:r w:rsidDel="00000000" w:rsidR="00000000" w:rsidRPr="00000000">
          <w:rPr>
            <w:rtl w:val="0"/>
          </w:rPr>
        </w:r>
      </w:ins>
    </w:p>
    <w:p w:rsidR="00000000" w:rsidDel="00000000" w:rsidP="00000000" w:rsidRDefault="00000000" w:rsidRPr="00000000" w14:paraId="00004A98">
      <w:pPr>
        <w:rPr>
          <w:ins w:author="Valeria Tapia" w:id="1671" w:date="2026-09-30T14:27:00Z"/>
          <w:rPrChange w:author="Valeria Tapia" w:id="1684" w:date="2026-09-30T14:29:00Z">
            <w:rPr>
              <w:b w:val="1"/>
              <w:bCs w:val="1"/>
            </w:rPr>
          </w:rPrChange>
        </w:rPr>
      </w:pPr>
      <w:ins w:author="Valeria Tapia" w:id="1671" w:date="2026-09-30T14:27:00Z">
        <w:r w:rsidDel="00000000" w:rsidR="00000000" w:rsidRPr="00000000">
          <w:rPr>
            <w:b w:val="1"/>
            <w:bCs w:val="1"/>
            <w:rtl w:val="0"/>
          </w:rPr>
          <w:t xml:space="preserve">Tipo de Llenado:</w:t>
        </w:r>
        <w:r w:rsidDel="00000000" w:rsidR="00000000" w:rsidRPr="00000000">
          <w:rPr>
            <w:rtl w:val="0"/>
            <w:rPrChange w:author="Valeria Tapia" w:id="1684" w:date="2026-09-30T14:29:00Z">
              <w:rPr>
                <w:b w:val="1"/>
                <w:bCs w:val="1"/>
              </w:rPr>
            </w:rPrChange>
          </w:rPr>
          <w:tab/>
          <w:t xml:space="preserve">Indica la forma en que el dato será registrado u obtenido en el campo, por ejemplo mediante ingreso manual, selección, cálculo o llenado automático.</w:t>
        </w:r>
      </w:ins>
    </w:p>
    <w:p w:rsidR="00000000" w:rsidDel="00000000" w:rsidP="00000000" w:rsidRDefault="00000000" w:rsidRPr="00000000" w14:paraId="00004A99">
      <w:pP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9A">
      <w:pPr>
        <w:rPr>
          <w:ins w:author="Valeria Tapia" w:id="1671" w:date="2026-09-30T14:27:00Z"/>
          <w:rPrChange w:author="Valeria Tapia" w:id="1685" w:date="2026-09-30T14:29:00Z">
            <w:rPr>
              <w:b w:val="1"/>
              <w:bCs w:val="1"/>
            </w:rPr>
          </w:rPrChange>
        </w:rPr>
      </w:pPr>
      <w:ins w:author="Valeria Tapia" w:id="1671" w:date="2026-09-30T14:27:00Z">
        <w:r w:rsidDel="00000000" w:rsidR="00000000" w:rsidRPr="00000000">
          <w:rPr>
            <w:b w:val="1"/>
            <w:bCs w:val="1"/>
            <w:rtl w:val="0"/>
          </w:rPr>
          <w:t xml:space="preserve">Fuente de Datos</w:t>
        </w:r>
        <w:r w:rsidDel="00000000" w:rsidR="00000000" w:rsidRPr="00000000">
          <w:rPr>
            <w:rtl w:val="0"/>
          </w:rPr>
          <w:t xml:space="preserve">:</w:t>
        </w:r>
        <w:r w:rsidDel="00000000" w:rsidR="00000000" w:rsidRPr="00000000">
          <w:rPr>
            <w:rtl w:val="0"/>
            <w:rPrChange w:author="Valeria Tapia" w:id="1685" w:date="2026-09-30T14:29:00Z">
              <w:rPr>
                <w:b w:val="1"/>
                <w:bCs w:val="1"/>
              </w:rPr>
            </w:rPrChange>
          </w:rPr>
          <w:tab/>
          <w:t xml:space="preserve">Para campos de tipo PARAMÉTRICO o PARAMÉTRICA, identifica la tabla paramétrica de la cual se obtienen los valores disponibles para el campo. Para otros tipos de datos, no aplica salvo definición específica.</w:t>
        </w:r>
      </w:ins>
    </w:p>
    <w:p w:rsidR="00000000" w:rsidDel="00000000" w:rsidP="00000000" w:rsidRDefault="00000000" w:rsidRPr="00000000" w14:paraId="00004A9B">
      <w:pP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9C">
      <w:pPr>
        <w:rPr>
          <w:ins w:author="Valeria Tapia" w:id="1671" w:date="2026-09-30T14:27:00Z"/>
          <w:rPrChange w:author="Valeria Tapia" w:id="1686" w:date="2026-09-30T14:29:00Z">
            <w:rPr>
              <w:b w:val="1"/>
              <w:bCs w:val="1"/>
            </w:rPr>
          </w:rPrChange>
        </w:rPr>
      </w:pPr>
      <w:ins w:author="Valeria Tapia" w:id="1671" w:date="2026-09-30T14:27:00Z">
        <w:r w:rsidDel="00000000" w:rsidR="00000000" w:rsidRPr="00000000">
          <w:rPr>
            <w:b w:val="1"/>
            <w:bCs w:val="1"/>
            <w:rtl w:val="0"/>
          </w:rPr>
          <w:t xml:space="preserve">Editable</w:t>
        </w:r>
        <w:r w:rsidDel="00000000" w:rsidR="00000000" w:rsidRPr="00000000">
          <w:rPr>
            <w:rtl w:val="0"/>
            <w:rPrChange w:author="Valeria Tapia" w:id="1686" w:date="2026-09-30T14:29:00Z">
              <w:rPr>
                <w:b w:val="1"/>
                <w:bCs w:val="1"/>
              </w:rPr>
            </w:rPrChange>
          </w:rPr>
          <w:tab/>
          <w:t xml:space="preserve">Indica si el usuario puede modificar el valor del campo. La posibilidad de edición puede depender del estado del trámite o de alguna condición funcional.</w:t>
        </w:r>
      </w:ins>
    </w:p>
    <w:p w:rsidR="00000000" w:rsidDel="00000000" w:rsidP="00000000" w:rsidRDefault="00000000" w:rsidRPr="00000000" w14:paraId="00004A9D">
      <w:pPr>
        <w:rPr>
          <w:ins w:author="Valeria Tapia" w:id="1671" w:date="2026-09-30T14:27:00Z"/>
        </w:rPr>
      </w:pPr>
      <w:ins w:author="Valeria Tapia" w:id="1671" w:date="2026-09-30T14:27:00Z">
        <w:r w:rsidDel="00000000" w:rsidR="00000000" w:rsidRPr="00000000">
          <w:rPr>
            <w:rtl w:val="0"/>
          </w:rPr>
        </w:r>
      </w:ins>
    </w:p>
    <w:p w:rsidR="00000000" w:rsidDel="00000000" w:rsidP="00000000" w:rsidRDefault="00000000" w:rsidRPr="00000000" w14:paraId="00004A9E">
      <w:pPr>
        <w:rPr>
          <w:ins w:author="Valeria Tapia" w:id="1671" w:date="2026-09-30T14:27:00Z"/>
        </w:rPr>
      </w:pPr>
      <w:ins w:author="Valeria Tapia" w:id="1671" w:date="2026-09-30T14:27:00Z">
        <w:r w:rsidDel="00000000" w:rsidR="00000000" w:rsidRPr="00000000">
          <w:rPr>
            <w:b w:val="1"/>
            <w:bCs w:val="1"/>
            <w:rtl w:val="0"/>
          </w:rPr>
          <w:t xml:space="preserve">Visible</w:t>
        </w:r>
        <w:r w:rsidDel="00000000" w:rsidR="00000000" w:rsidRPr="00000000">
          <w:rPr>
            <w:rtl w:val="0"/>
          </w:rPr>
          <w:t xml:space="preserve">:</w:t>
        </w:r>
        <w:r w:rsidDel="00000000" w:rsidR="00000000" w:rsidRPr="00000000">
          <w:rPr>
            <w:rtl w:val="0"/>
            <w:rPrChange w:author="Valeria Tapia" w:id="1687" w:date="2026-09-30T14:29:00Z">
              <w:rPr>
                <w:b w:val="1"/>
                <w:bCs w:val="1"/>
              </w:rPr>
            </w:rPrChange>
          </w:rPr>
          <w:tab/>
          <w:t xml:space="preserve">Indica si el campo debe mostrarse al usuario en la interfaz</w:t>
        </w:r>
        <w:r w:rsidDel="00000000" w:rsidR="00000000" w:rsidRPr="00000000">
          <w:rPr>
            <w:rtl w:val="0"/>
          </w:rPr>
        </w:r>
      </w:ins>
    </w:p>
    <w:p w:rsidR="00000000" w:rsidDel="00000000" w:rsidP="00000000" w:rsidRDefault="00000000" w:rsidRPr="00000000" w14:paraId="00004A9F">
      <w:pPr>
        <w:rPr>
          <w:ins w:author="Valeria Tapia" w:id="1671" w:date="2026-09-30T14:27:00Z"/>
        </w:rPr>
      </w:pPr>
      <w:ins w:author="Valeria Tapia" w:id="1671" w:date="2026-09-30T14:27:00Z">
        <w:r w:rsidDel="00000000" w:rsidR="00000000" w:rsidRPr="00000000">
          <w:rPr>
            <w:rtl w:val="0"/>
          </w:rPr>
        </w:r>
      </w:ins>
    </w:p>
    <w:p w:rsidR="00000000" w:rsidDel="00000000" w:rsidP="00000000" w:rsidRDefault="00000000" w:rsidRPr="00000000" w14:paraId="00004AA0">
      <w:pPr>
        <w:rPr>
          <w:ins w:author="Valeria Tapia" w:id="1671" w:date="2026-09-30T14:27:00Z"/>
        </w:rPr>
      </w:pPr>
      <w:ins w:author="Valeria Tapia" w:id="1671" w:date="2026-09-30T14:27:00Z">
        <w:r w:rsidDel="00000000" w:rsidR="00000000" w:rsidRPr="00000000">
          <w:rPr>
            <w:rtl w:val="0"/>
          </w:rPr>
        </w:r>
      </w:ins>
    </w:p>
    <w:p w:rsidR="00000000" w:rsidDel="00000000" w:rsidP="00000000" w:rsidRDefault="00000000" w:rsidRPr="00000000" w14:paraId="00004AA1">
      <w:pPr>
        <w:rPr>
          <w:ins w:author="Valeria Tapia" w:id="1671" w:date="2026-09-30T14:27:00Z"/>
          <w:rPrChange w:author="Valeria Tapia" w:id="1688" w:date="2026-09-30T14:29:00Z">
            <w:rPr>
              <w:b w:val="1"/>
              <w:bCs w:val="1"/>
            </w:rPr>
          </w:rPrChange>
        </w:rPr>
      </w:pPr>
      <w:ins w:author="Valeria Tapia" w:id="1671" w:date="2026-09-30T14:27:00Z">
        <w:r w:rsidDel="00000000" w:rsidR="00000000" w:rsidRPr="00000000">
          <w:rPr>
            <w:rtl w:val="0"/>
            <w:rPrChange w:author="Valeria Tapia" w:id="1688" w:date="2026-09-30T14:29:00Z">
              <w:rPr>
                <w:b w:val="1"/>
                <w:bCs w:val="1"/>
              </w:rPr>
            </w:rPrChange>
          </w:rPr>
          <w:t xml:space="preserve">. Su visualización puede depender de condiciones o reglas definidas.</w:t>
        </w:r>
      </w:ins>
    </w:p>
    <w:p w:rsidR="00000000" w:rsidDel="00000000" w:rsidP="00000000" w:rsidRDefault="00000000" w:rsidRPr="00000000" w14:paraId="00004AA2">
      <w:pP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A3">
      <w:pPr>
        <w:rPr>
          <w:ins w:author="Valeria Tapia" w:id="1671" w:date="2026-09-30T14:27:00Z"/>
          <w:rPrChange w:author="Valeria Tapia" w:id="1689" w:date="2026-09-30T14:29:00Z">
            <w:rPr>
              <w:b w:val="1"/>
              <w:bCs w:val="1"/>
            </w:rPr>
          </w:rPrChange>
        </w:rPr>
      </w:pPr>
      <w:ins w:author="Valeria Tapia" w:id="1671" w:date="2026-09-30T14:27:00Z">
        <w:r w:rsidDel="00000000" w:rsidR="00000000" w:rsidRPr="00000000">
          <w:rPr>
            <w:b w:val="1"/>
            <w:bCs w:val="1"/>
            <w:rtl w:val="0"/>
          </w:rPr>
          <w:t xml:space="preserve">Regla de llenado</w:t>
        </w:r>
        <w:r w:rsidDel="00000000" w:rsidR="00000000" w:rsidRPr="00000000">
          <w:rPr>
            <w:rtl w:val="0"/>
          </w:rPr>
          <w:t xml:space="preserve">:</w:t>
        </w:r>
        <w:r w:rsidDel="00000000" w:rsidR="00000000" w:rsidRPr="00000000">
          <w:rPr>
            <w:rtl w:val="0"/>
            <w:rPrChange w:author="Valeria Tapia" w:id="1689" w:date="2026-09-30T14:29:00Z">
              <w:rPr>
                <w:b w:val="1"/>
                <w:bCs w:val="1"/>
              </w:rPr>
            </w:rPrChange>
          </w:rPr>
          <w:tab/>
          <w:t xml:space="preserve">Define las características permitidas para el ingreso del dato, tales como caracteres alfabéticos, numéricos, alfanuméricos, caracteres especiales, formato u otras restricciones de composición del campo.</w:t>
        </w:r>
      </w:ins>
    </w:p>
    <w:p w:rsidR="00000000" w:rsidDel="00000000" w:rsidP="00000000" w:rsidRDefault="00000000" w:rsidRPr="00000000" w14:paraId="00004AA4">
      <w:pP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A5">
      <w:pPr>
        <w:rPr>
          <w:ins w:author="Valeria Tapia" w:id="1671" w:date="2026-09-30T14:27:00Z"/>
          <w:rPrChange w:author="Valeria Tapia" w:id="1691" w:date="2026-09-30T14:29:00Z">
            <w:rPr>
              <w:b w:val="1"/>
              <w:bCs w:val="1"/>
            </w:rPr>
          </w:rPrChange>
        </w:rPr>
      </w:pPr>
      <w:ins w:author="Valeria Tapia" w:id="1671" w:date="2026-09-30T14:27:00Z">
        <w:r w:rsidDel="00000000" w:rsidR="00000000" w:rsidRPr="00000000">
          <w:rPr>
            <w:b w:val="1"/>
            <w:bCs w:val="1"/>
            <w:rtl w:val="0"/>
          </w:rPr>
          <w:t xml:space="preserve">Regla de validación</w:t>
        </w:r>
        <w:r w:rsidDel="00000000" w:rsidR="00000000" w:rsidRPr="00000000">
          <w:rPr>
            <w:b w:val="1"/>
            <w:bCs w:val="1"/>
            <w:rtl w:val="0"/>
            <w:rPrChange w:author="Valeria Tapia" w:id="1690" w:date="2026-09-30T14:46:00Z">
              <w:rPr/>
            </w:rPrChange>
          </w:rPr>
          <w:t xml:space="preserve">/Observaciones:</w:t>
        </w:r>
        <w:r w:rsidDel="00000000" w:rsidR="00000000" w:rsidRPr="00000000">
          <w:rPr>
            <w:rtl w:val="0"/>
            <w:rPrChange w:author="Valeria Tapia" w:id="1691" w:date="2026-09-30T14:29:00Z">
              <w:rPr>
                <w:b w:val="1"/>
                <w:bCs w:val="1"/>
              </w:rPr>
            </w:rPrChange>
          </w:rPr>
          <w:tab/>
          <w:t xml:space="preserve">Define las validaciones funcionales que deben implementarse principalmente en el frontend para comprobar que el valor ingresado cumple las condiciones establecidas. Ejemplos: valor mayor a cero, fecha posterior a la fecha actual, fecha mayor a otra fecha, rangos permitidos o dependencias con otros campos.</w:t>
        </w:r>
      </w:ins>
    </w:p>
    <w:p w:rsidR="00000000" w:rsidDel="00000000" w:rsidP="00000000" w:rsidRDefault="00000000" w:rsidRPr="00000000" w14:paraId="00004AA6">
      <w:pPr>
        <w:rPr>
          <w:ins w:author="Valeria Tapia" w:id="1671" w:date="2026-09-30T14:27:00Z"/>
          <w:b w:val="1"/>
          <w:bCs w:val="1"/>
        </w:rPr>
      </w:pPr>
      <w:ins w:author="Valeria Tapia" w:id="1671" w:date="2026-09-30T14:27:00Z">
        <w:r w:rsidDel="00000000" w:rsidR="00000000" w:rsidRPr="00000000">
          <w:rPr>
            <w:rtl w:val="0"/>
          </w:rPr>
        </w:r>
      </w:ins>
    </w:p>
    <w:p w:rsidR="00000000" w:rsidDel="00000000" w:rsidP="00000000" w:rsidRDefault="00000000" w:rsidRPr="00000000" w14:paraId="00004AA7">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A8">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A9">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AA">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AB">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AC">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AD">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AE">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AF">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B0">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B1">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B2">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B3">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B4">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B5">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B6">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B7">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B8">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B9">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BA">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BB">
      <w:pPr>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rPr>
          <w:ins w:author="Valeria Tapia" w:id="1671" w:date="2026-09-30T14:27:00Z"/>
        </w:rPr>
        <w:pPrChange w:author="Valeria Tapia" w:id="0" w:date="2026-09-30T14:27:00Z">
          <w:pPr>
            <w:pStyle w:val="Heading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pPr>
        </w:pPrChange>
      </w:pPr>
      <w:ins w:author="Valeria Tapia" w:id="1671" w:date="2026-09-30T14:27:00Z">
        <w:r w:rsidDel="00000000" w:rsidR="00000000" w:rsidRPr="00000000">
          <w:rPr>
            <w:rtl w:val="0"/>
          </w:rPr>
        </w:r>
      </w:ins>
    </w:p>
    <w:p w:rsidR="00000000" w:rsidDel="00000000" w:rsidP="00000000" w:rsidRDefault="00000000" w:rsidRPr="00000000" w14:paraId="00004ABC">
      <w:pPr>
        <w:rPr/>
      </w:pPr>
      <w:r w:rsidDel="00000000" w:rsidR="00000000" w:rsidRPr="00000000">
        <w:rPr>
          <w:rtl w:val="0"/>
        </w:rPr>
      </w:r>
    </w:p>
    <w:sectPr>
      <w:headerReference r:id="rId32" w:type="first"/>
      <w:type w:val="nextPage"/>
      <w:pgSz w:h="15840" w:w="12240" w:orient="portrait"/>
      <w:pgMar w:bottom="1701" w:top="2835" w:left="1474" w:right="1304" w:header="709" w:footer="28"/>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enda Lily Gutierrez Bautista" w:id="1" w:date="2026-10-06T04:18:42Z">
    <w:p w:rsidR="00000000" w:rsidDel="00000000" w:rsidP="00000000" w:rsidRDefault="00000000" w:rsidRPr="00000000" w14:paraId="00004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este punto, es menester considerar que se estaría desglosando los requisitos que deben cumplir las EPE´s; sin embargo, al referir de manera genérica que deben cumplir los planes de gobierno electrónico o lineamientos definidos por la AGETIC, se está ingresando en una aseveración genérica y poco clara, lo que imposibilitaría definir su grado de cumplimiento.</w:t>
      </w:r>
    </w:p>
  </w:comment>
  <w:comment w:author="Brenda Lily Gutierrez Bautista" w:id="2" w:date="2026-10-06T04:20:57Z">
    <w:p w:rsidR="00000000" w:rsidDel="00000000" w:rsidP="00000000" w:rsidRDefault="00000000" w:rsidRPr="00000000" w14:paraId="00004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Sería recomendable consignar la definición de servidores, para evitar posibles confusiones.</w:t>
      </w:r>
    </w:p>
  </w:comment>
  <w:comment w:author="Brenda Lily Gutierrez Bautista" w:id="3" w:date="2026-10-06T04:27:17Z">
    <w:p w:rsidR="00000000" w:rsidDel="00000000" w:rsidP="00000000" w:rsidRDefault="00000000" w:rsidRPr="00000000" w14:paraId="00004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este punto, es menester considerar que se estaría desglosando los requisitos que deben cumplir las EPE´s; sin embargo, al referir de manera genérica que deben cumplir los lineamientos definidos por la AGETIC u otra Entidad Pública y en coordinación con una entidad financiera autorizada, se está ingresando en una aseveración genérica y poco clara, lo que imposibilitaría definir su grado de cumplimiento; asimismo, de manera tácita se estaría atribuyendo labores a dichas entidades mediante un Reglamento de la Aduana Nacional.</w:t>
      </w:r>
    </w:p>
  </w:comment>
  <w:comment w:author="Valeria Tapia" w:id="0" w:date="2026-10-04T20:39:00Z">
    <w:p w:rsidR="00000000" w:rsidDel="00000000" w:rsidP="00000000" w:rsidRDefault="00000000" w:rsidRPr="00000000" w14:paraId="00004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p>
  </w:comment>
  <w:comment w:author="Valeria Tapia" w:id="4" w:date="2026-10-01T09:25:00Z">
    <w:p w:rsidR="00000000" w:rsidDel="00000000" w:rsidP="00000000" w:rsidRDefault="00000000" w:rsidRPr="00000000" w14:paraId="00004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BCB como 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4AE9" w15:done="0"/>
  <w15:commentEx w15:paraId="00004AEA" w15:done="0"/>
  <w15:commentEx w15:paraId="00004AEB" w15:done="0"/>
  <w15:commentEx w15:paraId="00004AEC" w15:done="0"/>
  <w15:commentEx w15:paraId="00004AED"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10-06T04:18:42Z"/>
  <w16cex:commentExtensible w16cex:durableId="00000002" w16cex:dateUtc="2026-10-06T04:20:57Z"/>
  <w16cex:commentExtensible w16cex:durableId="00000003" w16cex:dateUtc="2026-10-06T04:27:17Z"/>
  <w16cex:commentExtensible w16cex:durableId="00000004" w16cex:dateUtc="2026-10-04T20:39:00Z"/>
  <w16cex:commentExtensible w16cex:durableId="00000005" w16cex:dateUtc="2026-10-01T09:25:00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4AE9" w16cid:durableId="00000001"/>
  <w16cid:commentId w16cid:paraId="00004AEA" w16cid:durableId="00000002"/>
  <w16cid:commentId w16cid:paraId="00004AEB" w16cid:durableId="00000003"/>
  <w16cid:commentId w16cid:paraId="00004AEC" w16cid:durableId="00000004"/>
  <w16cid:commentId w16cid:paraId="00004AED" w16cid:durableId="00000005"/>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Calibri"/>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Liberation Serif"/>
  <w:font w:name="Open Sa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7"/>
      <w:tblW w:w="949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4"/>
      <w:tblGridChange w:id="0">
        <w:tblGrid>
          <w:gridCol w:w="9494"/>
        </w:tblGrid>
      </w:tblGridChange>
    </w:tblGrid>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4AE6">
          <w:pPr>
            <w:jc w:val="center"/>
            <w:rPr>
              <w:sz w:val="14"/>
              <w:szCs w:val="14"/>
            </w:rPr>
          </w:pPr>
          <w:r w:rsidDel="00000000" w:rsidR="00000000" w:rsidRPr="00000000">
            <w:rPr>
              <w:b w:val="1"/>
              <w:bCs w:val="1"/>
              <w:color w:val="000000"/>
              <w:sz w:val="14"/>
              <w:szCs w:val="14"/>
              <w:rtl w:val="0"/>
            </w:rPr>
            <w:t xml:space="preserve">Al momento de ser impreso o descargado de la página oficial de la Aduana Nacional, el presente documento deja de constituirse en documento controlado</w:t>
          </w:r>
          <w:r w:rsidDel="00000000" w:rsidR="00000000" w:rsidRPr="00000000">
            <w:rPr>
              <w:rtl w:val="0"/>
            </w:rPr>
          </w:r>
        </w:p>
      </w:tc>
    </w:tr>
  </w:tbl>
  <w:p w:rsidR="00000000" w:rsidDel="00000000" w:rsidP="00000000" w:rsidRDefault="00000000" w:rsidRPr="00000000" w14:paraId="00004AE7">
    <w:pPr>
      <w:ind w:right="260"/>
      <w:jc w:val="center"/>
      <w:rPr>
        <w:color w:val="0f243e"/>
        <w:sz w:val="26"/>
        <w:szCs w:val="26"/>
      </w:rPr>
    </w:pPr>
    <w:r w:rsidDel="00000000" w:rsidR="00000000" w:rsidRPr="00000000">
      <w:rPr>
        <w:rtl w:val="0"/>
      </w:rPr>
    </w:r>
  </w:p>
  <w:p w:rsidR="00000000" w:rsidDel="00000000" w:rsidP="00000000" w:rsidRDefault="00000000" w:rsidRPr="00000000" w14:paraId="00004AE8">
    <w:pPr>
      <w:ind w:right="260"/>
      <w:jc w:val="center"/>
      <w:rPr>
        <w:color w:val="0f243e"/>
        <w:sz w:val="26"/>
        <w:szCs w:val="2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ABD">
    <w:pPr>
      <w:rPr>
        <w:ins w:author="Valeria Tapia" w:id="1713" w:date="2026-10-01T13:14:00Z"/>
      </w:rPr>
    </w:pPr>
    <w:ins w:author="Valeria Tapia" w:id="1713" w:date="2026-10-01T13:14:00Z">
      <w:r w:rsidDel="00000000" w:rsidR="00000000" w:rsidRPr="00000000">
        <w:rPr>
          <w:rtl w:val="0"/>
        </w:rPr>
      </w:r>
    </w:ins>
  </w:p>
  <w:p w:rsidR="00000000" w:rsidDel="00000000" w:rsidP="00000000" w:rsidRDefault="00000000" w:rsidRPr="00000000" w14:paraId="00004ABE">
    <w:pPr>
      <w:rPr/>
    </w:pPr>
    <w:r w:rsidDel="00000000" w:rsidR="00000000" w:rsidRPr="00000000">
      <w:rPr>
        <w:rtl w:val="0"/>
      </w:rPr>
    </w:r>
  </w:p>
  <w:tbl>
    <w:tblPr>
      <w:tblStyle w:val="Table25"/>
      <w:tblW w:w="985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5961"/>
      <w:gridCol w:w="708"/>
      <w:gridCol w:w="1242"/>
      <w:tblGridChange w:id="0">
        <w:tblGrid>
          <w:gridCol w:w="1944"/>
          <w:gridCol w:w="5961"/>
          <w:gridCol w:w="708"/>
          <w:gridCol w:w="1242"/>
        </w:tblGrid>
      </w:tblGridChange>
    </w:tblGrid>
    <w:tr>
      <w:trPr>
        <w:cantSplit w:val="0"/>
        <w:trHeight w:val="199" w:hRule="atLeast"/>
        <w:tblHeader w:val="0"/>
      </w:trPr>
      <w:tc>
        <w:tcPr>
          <w:vMerge w:val="restart"/>
          <w:shd w:fill="auto" w:val="clear"/>
          <w:vAlign w:val="center"/>
        </w:tcPr>
        <w:p w:rsidR="00000000" w:rsidDel="00000000" w:rsidP="00000000" w:rsidRDefault="00000000" w:rsidRPr="00000000" w14:paraId="00004ABF">
          <w:pPr>
            <w:tabs>
              <w:tab w:val="center" w:leader="none" w:pos="4252"/>
              <w:tab w:val="right" w:leader="none" w:pos="8504"/>
            </w:tabs>
            <w:jc w:val="center"/>
            <w:rPr/>
          </w:pPr>
          <w:r w:rsidDel="00000000" w:rsidR="00000000" w:rsidRPr="00000000">
            <w:rPr/>
            <w:drawing>
              <wp:inline distB="0" distT="0" distL="114300" distR="114300">
                <wp:extent cx="1047750" cy="548005"/>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47750" cy="548005"/>
                        </a:xfrm>
                        <a:prstGeom prst="rect"/>
                        <a:ln/>
                      </pic:spPr>
                    </pic:pic>
                  </a:graphicData>
                </a:graphic>
              </wp:inline>
            </w:drawing>
          </w:r>
          <w:r w:rsidDel="00000000" w:rsidR="00000000" w:rsidRPr="00000000">
            <w:rPr>
              <w:rtl w:val="0"/>
            </w:rPr>
          </w:r>
        </w:p>
      </w:tc>
      <w:tc>
        <w:tcPr>
          <w:vMerge w:val="restart"/>
          <w:shd w:fill="auto" w:val="clear"/>
          <w:vAlign w:val="center"/>
        </w:tcPr>
        <w:p w:rsidR="00000000" w:rsidDel="00000000" w:rsidP="00000000" w:rsidRDefault="00000000" w:rsidRPr="00000000" w14:paraId="00004AC0">
          <w:pPr>
            <w:tabs>
              <w:tab w:val="center" w:leader="none" w:pos="4252"/>
              <w:tab w:val="right" w:leader="none" w:pos="8504"/>
            </w:tabs>
            <w:spacing w:after="60" w:before="60" w:lineRule="auto"/>
            <w:jc w:val="center"/>
            <w:rPr/>
          </w:pPr>
          <w:r w:rsidDel="00000000" w:rsidR="00000000" w:rsidRPr="00000000">
            <w:rPr>
              <w:b w:val="1"/>
              <w:bCs w:val="1"/>
              <w:rtl w:val="0"/>
            </w:rPr>
            <w:t xml:space="preserve">REGLAMENTO DE IMPLEMENTACIÓN, ADMINISTRACIÓN Y OPERACIÓN DE LA VENTANILLA ÚNICA DE COMERCIO EXTERIOR</w:t>
          </w:r>
          <w:r w:rsidDel="00000000" w:rsidR="00000000" w:rsidRPr="00000000">
            <w:rPr>
              <w:rtl w:val="0"/>
            </w:rPr>
          </w:r>
        </w:p>
      </w:tc>
      <w:tc>
        <w:tcPr>
          <w:gridSpan w:val="2"/>
          <w:shd w:fill="ffffff" w:val="clear"/>
          <w:vAlign w:val="center"/>
        </w:tcPr>
        <w:p w:rsidR="00000000" w:rsidDel="00000000" w:rsidP="00000000" w:rsidRDefault="00000000" w:rsidRPr="00000000" w14:paraId="00004AC1">
          <w:pPr>
            <w:shd w:fill="ffffff" w:val="clear"/>
            <w:tabs>
              <w:tab w:val="center" w:leader="none" w:pos="4252"/>
              <w:tab w:val="right" w:leader="none" w:pos="8504"/>
            </w:tabs>
            <w:jc w:val="center"/>
            <w:rPr>
              <w:sz w:val="14"/>
              <w:szCs w:val="14"/>
            </w:rPr>
          </w:pPr>
          <w:r w:rsidDel="00000000" w:rsidR="00000000" w:rsidRPr="00000000">
            <w:rPr>
              <w:sz w:val="14"/>
              <w:szCs w:val="14"/>
              <w:rtl w:val="0"/>
            </w:rPr>
            <w:t xml:space="preserve">Código</w:t>
          </w:r>
        </w:p>
      </w:tc>
    </w:tr>
    <w:tr>
      <w:trPr>
        <w:cantSplit w:val="0"/>
        <w:trHeight w:val="199" w:hRule="atLeast"/>
        <w:tblHeader w:val="0"/>
      </w:trPr>
      <w:tc>
        <w:tcPr>
          <w:vMerge w:val="continue"/>
          <w:shd w:fill="auto" w:val="clear"/>
          <w:vAlign w:val="center"/>
        </w:tcPr>
        <w:p w:rsidR="00000000" w:rsidDel="00000000" w:rsidP="00000000" w:rsidRDefault="00000000" w:rsidRPr="00000000" w14:paraId="00004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vMerge w:val="continue"/>
          <w:shd w:fill="auto" w:val="clear"/>
          <w:vAlign w:val="center"/>
        </w:tcPr>
        <w:p w:rsidR="00000000" w:rsidDel="00000000" w:rsidP="00000000" w:rsidRDefault="00000000" w:rsidRPr="00000000" w14:paraId="00004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gridSpan w:val="2"/>
          <w:shd w:fill="ffffff" w:val="clear"/>
          <w:vAlign w:val="center"/>
        </w:tcPr>
        <w:p w:rsidR="00000000" w:rsidDel="00000000" w:rsidP="00000000" w:rsidRDefault="00000000" w:rsidRPr="00000000" w14:paraId="00004AC5">
          <w:pPr>
            <w:shd w:fill="ffffff" w:val="clear"/>
            <w:tabs>
              <w:tab w:val="center" w:leader="none" w:pos="4252"/>
              <w:tab w:val="right" w:leader="none" w:pos="8504"/>
            </w:tabs>
            <w:jc w:val="center"/>
            <w:rPr>
              <w:b w:val="1"/>
              <w:bCs w:val="1"/>
              <w:sz w:val="18"/>
              <w:szCs w:val="18"/>
            </w:rPr>
          </w:pPr>
          <w:r w:rsidDel="00000000" w:rsidR="00000000" w:rsidRPr="00000000">
            <w:rPr>
              <w:b w:val="1"/>
              <w:bCs w:val="1"/>
              <w:sz w:val="18"/>
              <w:szCs w:val="18"/>
              <w:rtl w:val="0"/>
            </w:rPr>
            <w:t xml:space="preserve">GNN-REG-14</w:t>
          </w:r>
        </w:p>
      </w:tc>
    </w:tr>
    <w:tr>
      <w:trPr>
        <w:cantSplit w:val="0"/>
        <w:trHeight w:val="129" w:hRule="atLeast"/>
        <w:tblHeader w:val="0"/>
      </w:trPr>
      <w:tc>
        <w:tcPr>
          <w:vMerge w:val="continue"/>
          <w:shd w:fill="auto" w:val="clear"/>
          <w:vAlign w:val="center"/>
        </w:tcPr>
        <w:p w:rsidR="00000000" w:rsidDel="00000000" w:rsidP="00000000" w:rsidRDefault="00000000" w:rsidRPr="00000000" w14:paraId="00004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4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4AC9">
          <w:pPr>
            <w:tabs>
              <w:tab w:val="center" w:leader="none" w:pos="4252"/>
              <w:tab w:val="right" w:leader="none" w:pos="8504"/>
            </w:tabs>
            <w:jc w:val="center"/>
            <w:rPr>
              <w:sz w:val="14"/>
              <w:szCs w:val="14"/>
            </w:rPr>
          </w:pPr>
          <w:r w:rsidDel="00000000" w:rsidR="00000000" w:rsidRPr="00000000">
            <w:rPr>
              <w:sz w:val="14"/>
              <w:szCs w:val="14"/>
              <w:rtl w:val="0"/>
            </w:rPr>
            <w:t xml:space="preserve">Versión  </w:t>
          </w:r>
        </w:p>
      </w:tc>
      <w:tc>
        <w:tcPr>
          <w:shd w:fill="ffffff" w:val="clear"/>
          <w:vAlign w:val="center"/>
        </w:tcPr>
        <w:p w:rsidR="00000000" w:rsidDel="00000000" w:rsidP="00000000" w:rsidRDefault="00000000" w:rsidRPr="00000000" w14:paraId="00004ACA">
          <w:pPr>
            <w:tabs>
              <w:tab w:val="center" w:leader="none" w:pos="4252"/>
              <w:tab w:val="right" w:leader="none" w:pos="8504"/>
            </w:tabs>
            <w:rPr>
              <w:sz w:val="14"/>
              <w:szCs w:val="14"/>
            </w:rPr>
          </w:pPr>
          <w:r w:rsidDel="00000000" w:rsidR="00000000" w:rsidRPr="00000000">
            <w:rPr>
              <w:sz w:val="14"/>
              <w:szCs w:val="14"/>
              <w:rtl w:val="0"/>
            </w:rPr>
            <w:t xml:space="preserve">N° de página</w:t>
          </w:r>
        </w:p>
      </w:tc>
    </w:tr>
    <w:tr>
      <w:trPr>
        <w:cantSplit w:val="0"/>
        <w:trHeight w:val="129" w:hRule="atLeast"/>
        <w:tblHeader w:val="0"/>
      </w:trPr>
      <w:tc>
        <w:tcPr>
          <w:vMerge w:val="continue"/>
          <w:shd w:fill="auto" w:val="clear"/>
          <w:vAlign w:val="center"/>
        </w:tcPr>
        <w:p w:rsidR="00000000" w:rsidDel="00000000" w:rsidP="00000000" w:rsidRDefault="00000000" w:rsidRPr="00000000" w14:paraId="00004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vMerge w:val="continue"/>
          <w:shd w:fill="auto" w:val="clear"/>
          <w:vAlign w:val="center"/>
        </w:tcPr>
        <w:p w:rsidR="00000000" w:rsidDel="00000000" w:rsidP="00000000" w:rsidRDefault="00000000" w:rsidRPr="00000000" w14:paraId="00004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shd w:fill="ffffff" w:val="clear"/>
          <w:vAlign w:val="center"/>
        </w:tcPr>
        <w:p w:rsidR="00000000" w:rsidDel="00000000" w:rsidP="00000000" w:rsidRDefault="00000000" w:rsidRPr="00000000" w14:paraId="00004ACD">
          <w:pPr>
            <w:tabs>
              <w:tab w:val="center" w:leader="none" w:pos="4252"/>
              <w:tab w:val="right" w:leader="none" w:pos="8504"/>
            </w:tabs>
            <w:jc w:val="center"/>
            <w:rPr>
              <w:sz w:val="14"/>
              <w:szCs w:val="14"/>
            </w:rPr>
          </w:pPr>
          <w:r w:rsidDel="00000000" w:rsidR="00000000" w:rsidRPr="00000000">
            <w:rPr>
              <w:sz w:val="14"/>
              <w:szCs w:val="14"/>
              <w:rtl w:val="0"/>
            </w:rPr>
            <w:t xml:space="preserve">2</w:t>
          </w:r>
        </w:p>
      </w:tc>
      <w:tc>
        <w:tcPr>
          <w:shd w:fill="ffffff" w:val="clear"/>
          <w:vAlign w:val="center"/>
        </w:tcPr>
        <w:p w:rsidR="00000000" w:rsidDel="00000000" w:rsidP="00000000" w:rsidRDefault="00000000" w:rsidRPr="00000000" w14:paraId="00004ACE">
          <w:pPr>
            <w:tabs>
              <w:tab w:val="center" w:leader="none" w:pos="4252"/>
              <w:tab w:val="right" w:leader="none" w:pos="8504"/>
            </w:tabs>
            <w:jc w:val="center"/>
            <w:rPr>
              <w:sz w:val="14"/>
              <w:szCs w:val="14"/>
            </w:rPr>
          </w:pPr>
          <w:r w:rsidDel="00000000" w:rsidR="00000000" w:rsidRPr="00000000">
            <w:rPr>
              <w:sz w:val="14"/>
              <w:szCs w:val="14"/>
              <w:rtl w:val="0"/>
            </w:rPr>
            <w:t xml:space="preserve">Página </w:t>
          </w:r>
          <w:r w:rsidDel="00000000" w:rsidR="00000000" w:rsidRPr="00000000">
            <w:rPr>
              <w:sz w:val="14"/>
              <w:szCs w:val="14"/>
            </w:rPr>
            <w:fldChar w:fldCharType="begin"/>
            <w:instrText xml:space="preserve">PAGE</w:instrText>
            <w:fldChar w:fldCharType="separate"/>
            <w:fldChar w:fldCharType="end"/>
          </w:r>
          <w:r w:rsidDel="00000000" w:rsidR="00000000" w:rsidRPr="00000000">
            <w:rPr>
              <w:sz w:val="14"/>
              <w:szCs w:val="14"/>
              <w:rtl w:val="0"/>
            </w:rPr>
            <w:t xml:space="preserve"> de 76</w:t>
          </w:r>
        </w:p>
      </w:tc>
    </w:tr>
  </w:tbl>
  <w:p w:rsidR="00000000" w:rsidDel="00000000" w:rsidP="00000000" w:rsidRDefault="00000000" w:rsidRPr="00000000" w14:paraId="00004A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ins w:author="Valeria Tapia" w:id="1714" w:date="2026-10-01T13:14: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w:id="1714" w:date="2026-10-01T13:14:00Z">
      <w:r w:rsidDel="00000000" w:rsidR="00000000" w:rsidRPr="00000000">
        <w:rPr>
          <w:rtl w:val="0"/>
        </w:rPr>
      </w:r>
    </w:ins>
  </w:p>
  <w:p w:rsidR="00000000" w:rsidDel="00000000" w:rsidP="00000000" w:rsidRDefault="00000000" w:rsidRPr="00000000" w14:paraId="00004A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ins w:author="Valeria Tapia" w:id="1714" w:date="2026-10-01T13:14: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w:id="1714" w:date="2026-10-01T13:14:00Z">
      <w:r w:rsidDel="00000000" w:rsidR="00000000" w:rsidRPr="00000000">
        <w:rPr>
          <w:rtl w:val="0"/>
        </w:rPr>
      </w:r>
    </w:ins>
  </w:p>
  <w:p w:rsidR="00000000" w:rsidDel="00000000" w:rsidP="00000000" w:rsidRDefault="00000000" w:rsidRPr="00000000" w14:paraId="00004A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ins w:author="Valeria Tapia" w:id="1714" w:date="2026-10-01T13:14:00Z"/>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ins w:author="Valeria Tapia" w:id="1714" w:date="2026-10-01T13:14:00Z">
      <w:r w:rsidDel="00000000" w:rsidR="00000000" w:rsidRPr="00000000">
        <w:rPr>
          <w:rtl w:val="0"/>
        </w:rPr>
      </w:r>
    </w:ins>
  </w:p>
  <w:p w:rsidR="00000000" w:rsidDel="00000000" w:rsidP="00000000" w:rsidRDefault="00000000" w:rsidRPr="00000000" w14:paraId="00004A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6"/>
      <w:tblW w:w="985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5961"/>
      <w:gridCol w:w="708"/>
      <w:gridCol w:w="1242"/>
      <w:tblGridChange w:id="0">
        <w:tblGrid>
          <w:gridCol w:w="1944"/>
          <w:gridCol w:w="5961"/>
          <w:gridCol w:w="708"/>
          <w:gridCol w:w="1242"/>
        </w:tblGrid>
      </w:tblGridChange>
    </w:tblGrid>
    <w:tr>
      <w:trPr>
        <w:cantSplit w:val="0"/>
        <w:trHeight w:val="199" w:hRule="atLeast"/>
        <w:tblHeader w:val="0"/>
      </w:trPr>
      <w:tc>
        <w:tcPr>
          <w:vMerge w:val="restart"/>
          <w:shd w:fill="auto" w:val="clear"/>
          <w:vAlign w:val="center"/>
        </w:tcPr>
        <w:p w:rsidR="00000000" w:rsidDel="00000000" w:rsidP="00000000" w:rsidRDefault="00000000" w:rsidRPr="00000000" w14:paraId="00004AD4">
          <w:pPr>
            <w:tabs>
              <w:tab w:val="center" w:leader="none" w:pos="4252"/>
              <w:tab w:val="right" w:leader="none" w:pos="8504"/>
            </w:tabs>
            <w:jc w:val="center"/>
            <w:rPr/>
          </w:pPr>
          <w:r w:rsidDel="00000000" w:rsidR="00000000" w:rsidRPr="00000000">
            <w:rPr/>
            <w:drawing>
              <wp:inline distB="0" distT="0" distL="114300" distR="114300">
                <wp:extent cx="1047750" cy="548005"/>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47750" cy="548005"/>
                        </a:xfrm>
                        <a:prstGeom prst="rect"/>
                        <a:ln/>
                      </pic:spPr>
                    </pic:pic>
                  </a:graphicData>
                </a:graphic>
              </wp:inline>
            </w:drawing>
          </w:r>
          <w:r w:rsidDel="00000000" w:rsidR="00000000" w:rsidRPr="00000000">
            <w:rPr>
              <w:rtl w:val="0"/>
            </w:rPr>
          </w:r>
        </w:p>
      </w:tc>
      <w:tc>
        <w:tcPr>
          <w:vMerge w:val="restart"/>
          <w:shd w:fill="auto" w:val="clear"/>
          <w:vAlign w:val="center"/>
        </w:tcPr>
        <w:p w:rsidR="00000000" w:rsidDel="00000000" w:rsidP="00000000" w:rsidRDefault="00000000" w:rsidRPr="00000000" w14:paraId="00004AD5">
          <w:pPr>
            <w:tabs>
              <w:tab w:val="center" w:leader="none" w:pos="4252"/>
              <w:tab w:val="right" w:leader="none" w:pos="8504"/>
            </w:tabs>
            <w:spacing w:after="60" w:before="60" w:lineRule="auto"/>
            <w:jc w:val="center"/>
            <w:rPr/>
          </w:pPr>
          <w:r w:rsidDel="00000000" w:rsidR="00000000" w:rsidRPr="00000000">
            <w:rPr>
              <w:b w:val="1"/>
              <w:bCs w:val="1"/>
              <w:rtl w:val="0"/>
            </w:rPr>
            <w:t xml:space="preserve">REGLAMENTO DE IMPLEMENTACIÓN, ADMINISTRACIÓN Y OPERACIÓN DE LA VENTANILLA ÚNICA DE COMERCIO EXTERIOR</w:t>
          </w:r>
          <w:r w:rsidDel="00000000" w:rsidR="00000000" w:rsidRPr="00000000">
            <w:rPr>
              <w:rtl w:val="0"/>
            </w:rPr>
          </w:r>
        </w:p>
      </w:tc>
      <w:tc>
        <w:tcPr>
          <w:gridSpan w:val="2"/>
          <w:shd w:fill="ffffff" w:val="clear"/>
          <w:vAlign w:val="center"/>
        </w:tcPr>
        <w:p w:rsidR="00000000" w:rsidDel="00000000" w:rsidP="00000000" w:rsidRDefault="00000000" w:rsidRPr="00000000" w14:paraId="00004AD6">
          <w:pPr>
            <w:shd w:fill="ffffff" w:val="clear"/>
            <w:tabs>
              <w:tab w:val="center" w:leader="none" w:pos="4252"/>
              <w:tab w:val="right" w:leader="none" w:pos="8504"/>
            </w:tabs>
            <w:jc w:val="center"/>
            <w:rPr>
              <w:sz w:val="14"/>
              <w:szCs w:val="14"/>
            </w:rPr>
          </w:pPr>
          <w:r w:rsidDel="00000000" w:rsidR="00000000" w:rsidRPr="00000000">
            <w:rPr>
              <w:sz w:val="14"/>
              <w:szCs w:val="14"/>
              <w:rtl w:val="0"/>
            </w:rPr>
            <w:t xml:space="preserve">Código</w:t>
          </w:r>
        </w:p>
      </w:tc>
    </w:tr>
    <w:tr>
      <w:trPr>
        <w:cantSplit w:val="0"/>
        <w:trHeight w:val="199" w:hRule="atLeast"/>
        <w:tblHeader w:val="0"/>
      </w:trPr>
      <w:tc>
        <w:tcPr>
          <w:vMerge w:val="continue"/>
          <w:shd w:fill="auto" w:val="clear"/>
          <w:vAlign w:val="center"/>
        </w:tcPr>
        <w:p w:rsidR="00000000" w:rsidDel="00000000" w:rsidP="00000000" w:rsidRDefault="00000000" w:rsidRPr="00000000" w14:paraId="00004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vMerge w:val="continue"/>
          <w:shd w:fill="auto" w:val="clear"/>
          <w:vAlign w:val="center"/>
        </w:tcPr>
        <w:p w:rsidR="00000000" w:rsidDel="00000000" w:rsidP="00000000" w:rsidRDefault="00000000" w:rsidRPr="00000000" w14:paraId="00004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gridSpan w:val="2"/>
          <w:shd w:fill="ffffff" w:val="clear"/>
          <w:vAlign w:val="center"/>
        </w:tcPr>
        <w:p w:rsidR="00000000" w:rsidDel="00000000" w:rsidP="00000000" w:rsidRDefault="00000000" w:rsidRPr="00000000" w14:paraId="00004ADA">
          <w:pPr>
            <w:shd w:fill="ffffff" w:val="clear"/>
            <w:tabs>
              <w:tab w:val="center" w:leader="none" w:pos="4252"/>
              <w:tab w:val="right" w:leader="none" w:pos="8504"/>
            </w:tabs>
            <w:jc w:val="center"/>
            <w:rPr>
              <w:b w:val="1"/>
              <w:bCs w:val="1"/>
              <w:sz w:val="18"/>
              <w:szCs w:val="18"/>
            </w:rPr>
          </w:pPr>
          <w:r w:rsidDel="00000000" w:rsidR="00000000" w:rsidRPr="00000000">
            <w:rPr>
              <w:b w:val="1"/>
              <w:bCs w:val="1"/>
              <w:sz w:val="18"/>
              <w:szCs w:val="18"/>
              <w:rtl w:val="0"/>
            </w:rPr>
            <w:t xml:space="preserve">GNN-REG-14</w:t>
          </w:r>
        </w:p>
      </w:tc>
    </w:tr>
    <w:tr>
      <w:trPr>
        <w:cantSplit w:val="0"/>
        <w:trHeight w:val="129" w:hRule="atLeast"/>
        <w:tblHeader w:val="0"/>
      </w:trPr>
      <w:tc>
        <w:tcPr>
          <w:vMerge w:val="continue"/>
          <w:shd w:fill="auto" w:val="clear"/>
          <w:vAlign w:val="center"/>
        </w:tcPr>
        <w:p w:rsidR="00000000" w:rsidDel="00000000" w:rsidP="00000000" w:rsidRDefault="00000000" w:rsidRPr="00000000" w14:paraId="00004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4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4ADE">
          <w:pPr>
            <w:tabs>
              <w:tab w:val="center" w:leader="none" w:pos="4252"/>
              <w:tab w:val="right" w:leader="none" w:pos="8504"/>
            </w:tabs>
            <w:jc w:val="center"/>
            <w:rPr>
              <w:sz w:val="14"/>
              <w:szCs w:val="14"/>
            </w:rPr>
          </w:pPr>
          <w:r w:rsidDel="00000000" w:rsidR="00000000" w:rsidRPr="00000000">
            <w:rPr>
              <w:sz w:val="14"/>
              <w:szCs w:val="14"/>
              <w:rtl w:val="0"/>
            </w:rPr>
            <w:t xml:space="preserve">Versión </w:t>
          </w:r>
        </w:p>
      </w:tc>
      <w:tc>
        <w:tcPr>
          <w:shd w:fill="ffffff" w:val="clear"/>
          <w:vAlign w:val="center"/>
        </w:tcPr>
        <w:p w:rsidR="00000000" w:rsidDel="00000000" w:rsidP="00000000" w:rsidRDefault="00000000" w:rsidRPr="00000000" w14:paraId="00004ADF">
          <w:pPr>
            <w:tabs>
              <w:tab w:val="center" w:leader="none" w:pos="4252"/>
              <w:tab w:val="right" w:leader="none" w:pos="8504"/>
            </w:tabs>
            <w:rPr>
              <w:sz w:val="14"/>
              <w:szCs w:val="14"/>
            </w:rPr>
          </w:pPr>
          <w:r w:rsidDel="00000000" w:rsidR="00000000" w:rsidRPr="00000000">
            <w:rPr>
              <w:sz w:val="14"/>
              <w:szCs w:val="14"/>
              <w:rtl w:val="0"/>
            </w:rPr>
            <w:t xml:space="preserve">N° de página</w:t>
          </w:r>
        </w:p>
      </w:tc>
    </w:tr>
    <w:tr>
      <w:trPr>
        <w:cantSplit w:val="0"/>
        <w:trHeight w:val="129" w:hRule="atLeast"/>
        <w:tblHeader w:val="0"/>
      </w:trPr>
      <w:tc>
        <w:tcPr>
          <w:vMerge w:val="continue"/>
          <w:shd w:fill="auto" w:val="clear"/>
          <w:vAlign w:val="center"/>
        </w:tcPr>
        <w:p w:rsidR="00000000" w:rsidDel="00000000" w:rsidP="00000000" w:rsidRDefault="00000000" w:rsidRPr="00000000" w14:paraId="00004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vMerge w:val="continue"/>
          <w:shd w:fill="auto" w:val="clear"/>
          <w:vAlign w:val="center"/>
        </w:tcPr>
        <w:p w:rsidR="00000000" w:rsidDel="00000000" w:rsidP="00000000" w:rsidRDefault="00000000" w:rsidRPr="00000000" w14:paraId="00004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shd w:fill="ffffff" w:val="clear"/>
          <w:vAlign w:val="center"/>
        </w:tcPr>
        <w:p w:rsidR="00000000" w:rsidDel="00000000" w:rsidP="00000000" w:rsidRDefault="00000000" w:rsidRPr="00000000" w14:paraId="00004AE2">
          <w:pPr>
            <w:tabs>
              <w:tab w:val="center" w:leader="none" w:pos="4252"/>
              <w:tab w:val="right" w:leader="none" w:pos="8504"/>
            </w:tabs>
            <w:jc w:val="center"/>
            <w:rPr>
              <w:sz w:val="14"/>
              <w:szCs w:val="14"/>
            </w:rPr>
          </w:pPr>
          <w:r w:rsidDel="00000000" w:rsidR="00000000" w:rsidRPr="00000000">
            <w:rPr>
              <w:sz w:val="14"/>
              <w:szCs w:val="14"/>
              <w:rtl w:val="0"/>
            </w:rPr>
            <w:t xml:space="preserve">2</w:t>
          </w:r>
        </w:p>
      </w:tc>
      <w:tc>
        <w:tcPr>
          <w:shd w:fill="ffffff" w:val="clear"/>
          <w:vAlign w:val="center"/>
        </w:tcPr>
        <w:p w:rsidR="00000000" w:rsidDel="00000000" w:rsidP="00000000" w:rsidRDefault="00000000" w:rsidRPr="00000000" w14:paraId="00004AE3">
          <w:pPr>
            <w:tabs>
              <w:tab w:val="center" w:leader="none" w:pos="4252"/>
              <w:tab w:val="right" w:leader="none" w:pos="8504"/>
            </w:tabs>
            <w:jc w:val="center"/>
            <w:rPr>
              <w:sz w:val="14"/>
              <w:szCs w:val="14"/>
            </w:rPr>
          </w:pPr>
          <w:r w:rsidDel="00000000" w:rsidR="00000000" w:rsidRPr="00000000">
            <w:rPr>
              <w:sz w:val="14"/>
              <w:szCs w:val="14"/>
              <w:rtl w:val="0"/>
            </w:rPr>
            <w:t xml:space="preserve">Página 76 de 76</w:t>
          </w:r>
        </w:p>
      </w:tc>
    </w:tr>
  </w:tbl>
  <w:p w:rsidR="00000000" w:rsidDel="00000000" w:rsidP="00000000" w:rsidRDefault="00000000" w:rsidRPr="00000000" w14:paraId="00004A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Open Sans Light" w:cs="Open Sans Light" w:eastAsia="Open Sans Light" w:hAnsi="Open Sans Light"/>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180" w:hanging="360"/>
      </w:pPr>
      <w:rPr>
        <w:rFonts w:ascii="Open Sans Light" w:cs="Open Sans Light" w:eastAsia="Open Sans Light" w:hAnsi="Open Sans Light"/>
        <w:sz w:val="24"/>
        <w:szCs w:val="24"/>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211" w:hanging="360"/>
      </w:pPr>
      <w:rPr>
        <w:rFonts w:ascii="Noto Sans Symbols" w:cs="Noto Sans Symbols" w:eastAsia="Noto Sans Symbols" w:hAnsi="Noto Sans Symbols"/>
      </w:rPr>
    </w:lvl>
    <w:lvl w:ilvl="1">
      <w:start w:val="1"/>
      <w:numFmt w:val="bullet"/>
      <w:lvlText w:val="✔"/>
      <w:lvlJc w:val="left"/>
      <w:pPr>
        <w:ind w:left="1931" w:hanging="360"/>
      </w:pPr>
      <w:rPr>
        <w:rFonts w:ascii="Noto Sans Symbols" w:cs="Noto Sans Symbols" w:eastAsia="Noto Sans Symbols" w:hAnsi="Noto Sans Symbols"/>
      </w:rPr>
    </w:lvl>
    <w:lvl w:ilvl="2">
      <w:start w:val="1"/>
      <w:numFmt w:val="bullet"/>
      <w:lvlText w:val="▪"/>
      <w:lvlJc w:val="left"/>
      <w:pPr>
        <w:ind w:left="2651" w:hanging="360"/>
      </w:pPr>
      <w:rPr>
        <w:rFonts w:ascii="Noto Sans Symbols" w:cs="Noto Sans Symbols" w:eastAsia="Noto Sans Symbols" w:hAnsi="Noto Sans Symbols"/>
      </w:rPr>
    </w:lvl>
    <w:lvl w:ilvl="3">
      <w:start w:val="1"/>
      <w:numFmt w:val="bullet"/>
      <w:lvlText w:val="●"/>
      <w:lvlJc w:val="left"/>
      <w:pPr>
        <w:ind w:left="3371" w:hanging="360"/>
      </w:pPr>
      <w:rPr>
        <w:rFonts w:ascii="Noto Sans Symbols" w:cs="Noto Sans Symbols" w:eastAsia="Noto Sans Symbols" w:hAnsi="Noto Sans Symbols"/>
      </w:rPr>
    </w:lvl>
    <w:lvl w:ilvl="4">
      <w:start w:val="1"/>
      <w:numFmt w:val="bullet"/>
      <w:lvlText w:val="o"/>
      <w:lvlJc w:val="left"/>
      <w:pPr>
        <w:ind w:left="4091" w:hanging="360"/>
      </w:pPr>
      <w:rPr>
        <w:rFonts w:ascii="Courier New" w:cs="Courier New" w:eastAsia="Courier New" w:hAnsi="Courier New"/>
      </w:rPr>
    </w:lvl>
    <w:lvl w:ilvl="5">
      <w:start w:val="1"/>
      <w:numFmt w:val="bullet"/>
      <w:lvlText w:val="▪"/>
      <w:lvlJc w:val="left"/>
      <w:pPr>
        <w:ind w:left="4811" w:hanging="360"/>
      </w:pPr>
      <w:rPr>
        <w:rFonts w:ascii="Noto Sans Symbols" w:cs="Noto Sans Symbols" w:eastAsia="Noto Sans Symbols" w:hAnsi="Noto Sans Symbols"/>
      </w:rPr>
    </w:lvl>
    <w:lvl w:ilvl="6">
      <w:start w:val="1"/>
      <w:numFmt w:val="bullet"/>
      <w:lvlText w:val="●"/>
      <w:lvlJc w:val="left"/>
      <w:pPr>
        <w:ind w:left="5531" w:hanging="360"/>
      </w:pPr>
      <w:rPr>
        <w:rFonts w:ascii="Noto Sans Symbols" w:cs="Noto Sans Symbols" w:eastAsia="Noto Sans Symbols" w:hAnsi="Noto Sans Symbols"/>
      </w:rPr>
    </w:lvl>
    <w:lvl w:ilvl="7">
      <w:start w:val="1"/>
      <w:numFmt w:val="bullet"/>
      <w:lvlText w:val="o"/>
      <w:lvlJc w:val="left"/>
      <w:pPr>
        <w:ind w:left="6251" w:hanging="360"/>
      </w:pPr>
      <w:rPr>
        <w:rFonts w:ascii="Courier New" w:cs="Courier New" w:eastAsia="Courier New" w:hAnsi="Courier New"/>
      </w:rPr>
    </w:lvl>
    <w:lvl w:ilvl="8">
      <w:start w:val="1"/>
      <w:numFmt w:val="bullet"/>
      <w:lvlText w:val="▪"/>
      <w:lvlJc w:val="left"/>
      <w:pPr>
        <w:ind w:left="6971" w:hanging="360"/>
      </w:pPr>
      <w:rPr>
        <w:rFonts w:ascii="Noto Sans Symbols" w:cs="Noto Sans Symbols" w:eastAsia="Noto Sans Symbols" w:hAnsi="Noto Sans Symbols"/>
      </w:rPr>
    </w:lvl>
  </w:abstractNum>
  <w:abstractNum w:abstractNumId="5">
    <w:lvl w:ilvl="0">
      <w:start w:val="2"/>
      <w:numFmt w:val="upperRoman"/>
      <w:lvlText w:val="%1."/>
      <w:lvlJc w:val="righ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3"/>
      <w:numFmt w:val="decimal"/>
      <w:lvlText w:val="%1."/>
      <w:lvlJc w:val="left"/>
      <w:pPr>
        <w:ind w:left="360" w:hanging="360"/>
      </w:pPr>
      <w:rPr>
        <w:b w:val="1"/>
        <w:bCs w:val="1"/>
        <w:i w:val="0"/>
        <w:iCs w:val="0"/>
        <w:color w:val="000000"/>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4"/>
      <w:numFmt w:val="decimal"/>
      <w:lvlText w:val="%1."/>
      <w:lvlJc w:val="left"/>
      <w:pPr>
        <w:ind w:left="716" w:hanging="360.00000000000006"/>
      </w:pPr>
      <w:rPr/>
    </w:lvl>
    <w:lvl w:ilvl="1">
      <w:start w:val="1"/>
      <w:numFmt w:val="lowerLetter"/>
      <w:lvlText w:val="%2."/>
      <w:lvlJc w:val="left"/>
      <w:pPr>
        <w:ind w:left="1436" w:hanging="360"/>
      </w:pPr>
      <w:rPr/>
    </w:lvl>
    <w:lvl w:ilvl="2">
      <w:start w:val="1"/>
      <w:numFmt w:val="lowerRoman"/>
      <w:lvlText w:val="%3."/>
      <w:lvlJc w:val="right"/>
      <w:pPr>
        <w:ind w:left="2156" w:hanging="180"/>
      </w:pPr>
      <w:rPr/>
    </w:lvl>
    <w:lvl w:ilvl="3">
      <w:start w:val="1"/>
      <w:numFmt w:val="decimal"/>
      <w:lvlText w:val="%4."/>
      <w:lvlJc w:val="left"/>
      <w:pPr>
        <w:ind w:left="2876" w:hanging="360"/>
      </w:pPr>
      <w:rPr/>
    </w:lvl>
    <w:lvl w:ilvl="4">
      <w:start w:val="1"/>
      <w:numFmt w:val="lowerLetter"/>
      <w:lvlText w:val="%5."/>
      <w:lvlJc w:val="left"/>
      <w:pPr>
        <w:ind w:left="3596" w:hanging="360"/>
      </w:pPr>
      <w:rPr/>
    </w:lvl>
    <w:lvl w:ilvl="5">
      <w:start w:val="1"/>
      <w:numFmt w:val="lowerRoman"/>
      <w:lvlText w:val="%6."/>
      <w:lvlJc w:val="right"/>
      <w:pPr>
        <w:ind w:left="4316" w:hanging="180"/>
      </w:pPr>
      <w:rPr/>
    </w:lvl>
    <w:lvl w:ilvl="6">
      <w:start w:val="1"/>
      <w:numFmt w:val="decimal"/>
      <w:lvlText w:val="%7."/>
      <w:lvlJc w:val="left"/>
      <w:pPr>
        <w:ind w:left="5036" w:hanging="360"/>
      </w:pPr>
      <w:rPr/>
    </w:lvl>
    <w:lvl w:ilvl="7">
      <w:start w:val="1"/>
      <w:numFmt w:val="lowerLetter"/>
      <w:lvlText w:val="%8."/>
      <w:lvlJc w:val="left"/>
      <w:pPr>
        <w:ind w:left="5756" w:hanging="360"/>
      </w:pPr>
      <w:rPr/>
    </w:lvl>
    <w:lvl w:ilvl="8">
      <w:start w:val="1"/>
      <w:numFmt w:val="lowerRoman"/>
      <w:lvlText w:val="%9."/>
      <w:lvlJc w:val="right"/>
      <w:pPr>
        <w:ind w:left="6476" w:hanging="180"/>
      </w:pPr>
      <w:rPr/>
    </w:lvl>
  </w:abstractNum>
  <w:abstractNum w:abstractNumId="11">
    <w:lvl w:ilvl="0">
      <w:start w:val="14"/>
      <w:numFmt w:val="decimal"/>
      <w:lvlText w:val="%1."/>
      <w:lvlJc w:val="left"/>
      <w:pPr>
        <w:ind w:left="716" w:hanging="360.00000000000006"/>
      </w:pPr>
      <w:rPr/>
    </w:lvl>
    <w:lvl w:ilvl="1">
      <w:start w:val="1"/>
      <w:numFmt w:val="lowerLetter"/>
      <w:lvlText w:val="%2."/>
      <w:lvlJc w:val="left"/>
      <w:pPr>
        <w:ind w:left="1436" w:hanging="360"/>
      </w:pPr>
      <w:rPr/>
    </w:lvl>
    <w:lvl w:ilvl="2">
      <w:start w:val="1"/>
      <w:numFmt w:val="lowerRoman"/>
      <w:lvlText w:val="%3."/>
      <w:lvlJc w:val="right"/>
      <w:pPr>
        <w:ind w:left="2156" w:hanging="180"/>
      </w:pPr>
      <w:rPr/>
    </w:lvl>
    <w:lvl w:ilvl="3">
      <w:start w:val="1"/>
      <w:numFmt w:val="decimal"/>
      <w:lvlText w:val="%4."/>
      <w:lvlJc w:val="left"/>
      <w:pPr>
        <w:ind w:left="2876" w:hanging="360"/>
      </w:pPr>
      <w:rPr/>
    </w:lvl>
    <w:lvl w:ilvl="4">
      <w:start w:val="1"/>
      <w:numFmt w:val="lowerLetter"/>
      <w:lvlText w:val="%5."/>
      <w:lvlJc w:val="left"/>
      <w:pPr>
        <w:ind w:left="3596" w:hanging="360"/>
      </w:pPr>
      <w:rPr/>
    </w:lvl>
    <w:lvl w:ilvl="5">
      <w:start w:val="1"/>
      <w:numFmt w:val="lowerRoman"/>
      <w:lvlText w:val="%6."/>
      <w:lvlJc w:val="right"/>
      <w:pPr>
        <w:ind w:left="4316" w:hanging="180"/>
      </w:pPr>
      <w:rPr/>
    </w:lvl>
    <w:lvl w:ilvl="6">
      <w:start w:val="1"/>
      <w:numFmt w:val="decimal"/>
      <w:lvlText w:val="%7."/>
      <w:lvlJc w:val="left"/>
      <w:pPr>
        <w:ind w:left="5036" w:hanging="360"/>
      </w:pPr>
      <w:rPr/>
    </w:lvl>
    <w:lvl w:ilvl="7">
      <w:start w:val="1"/>
      <w:numFmt w:val="lowerLetter"/>
      <w:lvlText w:val="%8."/>
      <w:lvlJc w:val="left"/>
      <w:pPr>
        <w:ind w:left="5756" w:hanging="360"/>
      </w:pPr>
      <w:rPr/>
    </w:lvl>
    <w:lvl w:ilvl="8">
      <w:start w:val="1"/>
      <w:numFmt w:val="lowerRoman"/>
      <w:lvlText w:val="%9."/>
      <w:lvlJc w:val="right"/>
      <w:pPr>
        <w:ind w:left="6476"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lowerLetter"/>
      <w:lvlText w:val="%1)"/>
      <w:lvlJc w:val="left"/>
      <w:pPr>
        <w:ind w:left="1068" w:hanging="360"/>
      </w:pPr>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1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lowerLetter"/>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lowerLetter"/>
      <w:lvlText w:val="%1)"/>
      <w:lvlJc w:val="left"/>
      <w:pPr>
        <w:ind w:left="1788" w:hanging="360"/>
      </w:pPr>
      <w:rPr/>
    </w:lvl>
    <w:lvl w:ilvl="1">
      <w:start w:val="1"/>
      <w:numFmt w:val="bullet"/>
      <w:lvlText w:val="o"/>
      <w:lvlJc w:val="left"/>
      <w:pPr>
        <w:ind w:left="2508" w:hanging="360"/>
      </w:pPr>
      <w:rPr>
        <w:rFonts w:ascii="Courier New" w:cs="Courier New" w:eastAsia="Courier New" w:hAnsi="Courier New"/>
      </w:rPr>
    </w:lvl>
    <w:lvl w:ilvl="2">
      <w:start w:val="1"/>
      <w:numFmt w:val="bullet"/>
      <w:lvlText w:val="▪"/>
      <w:lvlJc w:val="left"/>
      <w:pPr>
        <w:ind w:left="3228" w:hanging="360"/>
      </w:pPr>
      <w:rPr>
        <w:rFonts w:ascii="Noto Sans Symbols" w:cs="Noto Sans Symbols" w:eastAsia="Noto Sans Symbols" w:hAnsi="Noto Sans Symbols"/>
      </w:rPr>
    </w:lvl>
    <w:lvl w:ilvl="3">
      <w:start w:val="1"/>
      <w:numFmt w:val="bullet"/>
      <w:lvlText w:val="●"/>
      <w:lvlJc w:val="left"/>
      <w:pPr>
        <w:ind w:left="3948" w:hanging="360"/>
      </w:pPr>
      <w:rPr>
        <w:rFonts w:ascii="Noto Sans Symbols" w:cs="Noto Sans Symbols" w:eastAsia="Noto Sans Symbols" w:hAnsi="Noto Sans Symbols"/>
      </w:rPr>
    </w:lvl>
    <w:lvl w:ilvl="4">
      <w:start w:val="1"/>
      <w:numFmt w:val="bullet"/>
      <w:lvlText w:val="o"/>
      <w:lvlJc w:val="left"/>
      <w:pPr>
        <w:ind w:left="4668" w:hanging="360"/>
      </w:pPr>
      <w:rPr>
        <w:rFonts w:ascii="Courier New" w:cs="Courier New" w:eastAsia="Courier New" w:hAnsi="Courier New"/>
      </w:rPr>
    </w:lvl>
    <w:lvl w:ilvl="5">
      <w:start w:val="1"/>
      <w:numFmt w:val="bullet"/>
      <w:lvlText w:val="▪"/>
      <w:lvlJc w:val="left"/>
      <w:pPr>
        <w:ind w:left="5388" w:hanging="360"/>
      </w:pPr>
      <w:rPr>
        <w:rFonts w:ascii="Noto Sans Symbols" w:cs="Noto Sans Symbols" w:eastAsia="Noto Sans Symbols" w:hAnsi="Noto Sans Symbols"/>
      </w:rPr>
    </w:lvl>
    <w:lvl w:ilvl="6">
      <w:start w:val="1"/>
      <w:numFmt w:val="bullet"/>
      <w:lvlText w:val="●"/>
      <w:lvlJc w:val="left"/>
      <w:pPr>
        <w:ind w:left="6108" w:hanging="360"/>
      </w:pPr>
      <w:rPr>
        <w:rFonts w:ascii="Noto Sans Symbols" w:cs="Noto Sans Symbols" w:eastAsia="Noto Sans Symbols" w:hAnsi="Noto Sans Symbols"/>
      </w:rPr>
    </w:lvl>
    <w:lvl w:ilvl="7">
      <w:start w:val="1"/>
      <w:numFmt w:val="bullet"/>
      <w:lvlText w:val="o"/>
      <w:lvlJc w:val="left"/>
      <w:pPr>
        <w:ind w:left="6828" w:hanging="360"/>
      </w:pPr>
      <w:rPr>
        <w:rFonts w:ascii="Courier New" w:cs="Courier New" w:eastAsia="Courier New" w:hAnsi="Courier New"/>
      </w:rPr>
    </w:lvl>
    <w:lvl w:ilvl="8">
      <w:start w:val="1"/>
      <w:numFmt w:val="bullet"/>
      <w:lvlText w:val="▪"/>
      <w:lvlJc w:val="left"/>
      <w:pPr>
        <w:ind w:left="7548" w:hanging="360"/>
      </w:pPr>
      <w:rPr>
        <w:rFonts w:ascii="Noto Sans Symbols" w:cs="Noto Sans Symbols" w:eastAsia="Noto Sans Symbols" w:hAnsi="Noto Sans Symbols"/>
      </w:rPr>
    </w:lvl>
  </w:abstractNum>
  <w:abstractNum w:abstractNumId="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1440" w:hanging="360"/>
      </w:pPr>
      <w:rPr>
        <w:rFonts w:ascii="Arial" w:cs="Arial" w:eastAsia="Arial" w:hAnsi="Arial"/>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1">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2"/>
      <w:numFmt w:val="upperRoman"/>
      <w:lvlText w:val="%1."/>
      <w:lvlJc w:val="left"/>
      <w:pPr>
        <w:ind w:left="4548" w:hanging="720"/>
      </w:pPr>
      <w:rPr>
        <w:rFonts w:ascii="Open Sans Light" w:cs="Open Sans Light" w:eastAsia="Open Sans Light" w:hAnsi="Open Sans Light"/>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2"/>
      <w:numFmt w:val="upperRoman"/>
      <w:lvlText w:val="%1."/>
      <w:lvlJc w:val="left"/>
      <w:pPr>
        <w:ind w:left="1004" w:hanging="720"/>
      </w:pPr>
      <w:rPr>
        <w:rFonts w:ascii="Open Sans Light" w:cs="Open Sans Light" w:eastAsia="Open Sans Light" w:hAnsi="Open Sans Light"/>
        <w:b w:val="0"/>
        <w:bCs w:val="0"/>
        <w:sz w:val="24"/>
        <w:szCs w:val="24"/>
      </w:rPr>
    </w:lvl>
    <w:lvl w:ilvl="1">
      <w:start w:val="1"/>
      <w:numFmt w:val="lowerLetter"/>
      <w:lvlText w:val="%2."/>
      <w:lvlJc w:val="left"/>
      <w:pPr>
        <w:ind w:left="-119" w:hanging="360"/>
      </w:pPr>
      <w:rPr/>
    </w:lvl>
    <w:lvl w:ilvl="2">
      <w:start w:val="1"/>
      <w:numFmt w:val="lowerRoman"/>
      <w:lvlText w:val="%3."/>
      <w:lvlJc w:val="right"/>
      <w:pPr>
        <w:ind w:left="601" w:hanging="180"/>
      </w:pPr>
      <w:rPr/>
    </w:lvl>
    <w:lvl w:ilvl="3">
      <w:start w:val="1"/>
      <w:numFmt w:val="decimal"/>
      <w:lvlText w:val="%4."/>
      <w:lvlJc w:val="left"/>
      <w:pPr>
        <w:ind w:left="1321" w:hanging="360"/>
      </w:pPr>
      <w:rPr/>
    </w:lvl>
    <w:lvl w:ilvl="4">
      <w:start w:val="1"/>
      <w:numFmt w:val="lowerLetter"/>
      <w:lvlText w:val="%5."/>
      <w:lvlJc w:val="left"/>
      <w:pPr>
        <w:ind w:left="2041" w:hanging="360"/>
      </w:pPr>
      <w:rPr/>
    </w:lvl>
    <w:lvl w:ilvl="5">
      <w:start w:val="1"/>
      <w:numFmt w:val="lowerRoman"/>
      <w:lvlText w:val="%6."/>
      <w:lvlJc w:val="right"/>
      <w:pPr>
        <w:ind w:left="2761" w:hanging="180"/>
      </w:pPr>
      <w:rPr/>
    </w:lvl>
    <w:lvl w:ilvl="6">
      <w:start w:val="1"/>
      <w:numFmt w:val="decimal"/>
      <w:lvlText w:val="%7."/>
      <w:lvlJc w:val="left"/>
      <w:pPr>
        <w:ind w:left="3481" w:hanging="360"/>
      </w:pPr>
      <w:rPr/>
    </w:lvl>
    <w:lvl w:ilvl="7">
      <w:start w:val="1"/>
      <w:numFmt w:val="lowerLetter"/>
      <w:lvlText w:val="%8."/>
      <w:lvlJc w:val="left"/>
      <w:pPr>
        <w:ind w:left="4201" w:hanging="360"/>
      </w:pPr>
      <w:rPr/>
    </w:lvl>
    <w:lvl w:ilvl="8">
      <w:start w:val="1"/>
      <w:numFmt w:val="lowerRoman"/>
      <w:lvlText w:val="%9."/>
      <w:lvlJc w:val="right"/>
      <w:pPr>
        <w:ind w:left="4921" w:hanging="180"/>
      </w:pPr>
      <w:rPr/>
    </w:lvl>
  </w:abstractNum>
  <w:abstractNum w:abstractNumId="35">
    <w:lvl w:ilvl="0">
      <w:start w:val="2"/>
      <w:numFmt w:val="upperRoman"/>
      <w:lvlText w:val="%1."/>
      <w:lvlJc w:val="left"/>
      <w:pPr>
        <w:ind w:left="2847" w:hanging="72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2"/>
      <w:numFmt w:val="upperRoman"/>
      <w:lvlText w:val="%1."/>
      <w:lvlJc w:val="left"/>
      <w:pPr>
        <w:ind w:left="2847" w:hanging="72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2"/>
      <w:numFmt w:val="upperRoman"/>
      <w:lvlText w:val="%1."/>
      <w:lvlJc w:val="left"/>
      <w:pPr>
        <w:ind w:left="0" w:firstLine="0"/>
      </w:pPr>
      <w:rPr>
        <w:rFonts w:ascii="Open Sans Light" w:cs="Open Sans Light" w:eastAsia="Open Sans Light" w:hAnsi="Open Sans Light"/>
        <w:b w:val="0"/>
        <w:bCs w:val="0"/>
        <w:i w:val="0"/>
        <w:iCs w:val="0"/>
      </w:rPr>
    </w:lvl>
    <w:lvl w:ilvl="1">
      <w:start w:val="1"/>
      <w:numFmt w:val="lowerLetter"/>
      <w:lvlText w:val="%2."/>
      <w:lvlJc w:val="left"/>
      <w:pPr>
        <w:ind w:left="0" w:firstLine="0"/>
      </w:pPr>
      <w:rPr/>
    </w:lvl>
    <w:lvl w:ilvl="2">
      <w:start w:val="1"/>
      <w:numFmt w:val="lowerRoman"/>
      <w:lvlText w:val="%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abstractNum w:abstractNumId="3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3"/>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bullet"/>
      <w:lvlText w:val="●"/>
      <w:lvlJc w:val="left"/>
      <w:pPr>
        <w:ind w:left="1068" w:hanging="360"/>
      </w:pPr>
      <w:rPr>
        <w:rFonts w:ascii="Noto Sans Symbols" w:cs="Noto Sans Symbols" w:eastAsia="Noto Sans Symbols" w:hAnsi="Noto Sans Symbols"/>
      </w:rPr>
    </w:lvl>
    <w:lvl w:ilvl="1">
      <w:start w:val="0"/>
      <w:numFmt w:val="bullet"/>
      <w:lvlText w:val="-"/>
      <w:lvlJc w:val="left"/>
      <w:pPr>
        <w:ind w:left="1788" w:hanging="360"/>
      </w:pPr>
      <w:rPr>
        <w:rFonts w:ascii="Open Sans Light" w:cs="Open Sans Light" w:eastAsia="Open Sans Light" w:hAnsi="Open Sans Light"/>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45">
    <w:lvl w:ilvl="0">
      <w:start w:val="1"/>
      <w:numFmt w:val="decimal"/>
      <w:lvlText w:val="ARTÍCULO %1.-"/>
      <w:lvlJc w:val="left"/>
      <w:pPr>
        <w:ind w:left="6067" w:hanging="1813.999999999999"/>
      </w:pPr>
      <w:rPr>
        <w:rFonts w:ascii="Open Sans Light" w:cs="Open Sans Light" w:eastAsia="Open Sans Light" w:hAnsi="Open Sans Light"/>
        <w:b w:val="1"/>
        <w:bCs w:val="1"/>
        <w:i w:val="0"/>
        <w:iCs w:val="0"/>
        <w:strike w:val="0"/>
        <w:sz w:val="24"/>
        <w:szCs w:val="24"/>
      </w:rPr>
    </w:lvl>
    <w:lvl w:ilvl="1">
      <w:start w:val="1"/>
      <w:numFmt w:val="lowerLetter"/>
      <w:lvlText w:val="%2."/>
      <w:lvlJc w:val="left"/>
      <w:pPr>
        <w:ind w:left="-1848" w:hanging="360"/>
      </w:pPr>
      <w:rPr/>
    </w:lvl>
    <w:lvl w:ilvl="2">
      <w:start w:val="1"/>
      <w:numFmt w:val="lowerRoman"/>
      <w:lvlText w:val="%3."/>
      <w:lvlJc w:val="right"/>
      <w:pPr>
        <w:ind w:left="-1128" w:hanging="180"/>
      </w:pPr>
      <w:rPr/>
    </w:lvl>
    <w:lvl w:ilvl="3">
      <w:start w:val="1"/>
      <w:numFmt w:val="decimal"/>
      <w:lvlText w:val="%4."/>
      <w:lvlJc w:val="left"/>
      <w:pPr>
        <w:ind w:left="-408" w:hanging="360"/>
      </w:pPr>
      <w:rPr/>
    </w:lvl>
    <w:lvl w:ilvl="4">
      <w:start w:val="1"/>
      <w:numFmt w:val="lowerLetter"/>
      <w:lvlText w:val="%5."/>
      <w:lvlJc w:val="left"/>
      <w:pPr>
        <w:ind w:left="312" w:hanging="360"/>
      </w:pPr>
      <w:rPr/>
    </w:lvl>
    <w:lvl w:ilvl="5">
      <w:start w:val="1"/>
      <w:numFmt w:val="lowerRoman"/>
      <w:lvlText w:val="%6."/>
      <w:lvlJc w:val="right"/>
      <w:pPr>
        <w:ind w:left="1032" w:hanging="180"/>
      </w:pPr>
      <w:rPr/>
    </w:lvl>
    <w:lvl w:ilvl="6">
      <w:start w:val="1"/>
      <w:numFmt w:val="decimal"/>
      <w:lvlText w:val="%7."/>
      <w:lvlJc w:val="left"/>
      <w:pPr>
        <w:ind w:left="1752" w:hanging="360"/>
      </w:pPr>
      <w:rPr/>
    </w:lvl>
    <w:lvl w:ilvl="7">
      <w:start w:val="1"/>
      <w:numFmt w:val="lowerLetter"/>
      <w:lvlText w:val="%8."/>
      <w:lvlJc w:val="left"/>
      <w:pPr>
        <w:ind w:left="2472" w:hanging="360"/>
      </w:pPr>
      <w:rPr/>
    </w:lvl>
    <w:lvl w:ilvl="8">
      <w:start w:val="1"/>
      <w:numFmt w:val="lowerRoman"/>
      <w:lvlText w:val="%9."/>
      <w:lvlJc w:val="right"/>
      <w:pPr>
        <w:ind w:left="3192" w:hanging="180"/>
      </w:pPr>
      <w:rPr/>
    </w:lvl>
  </w:abstractNum>
  <w:abstractNum w:abstractNumId="46">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8">
    <w:lvl w:ilvl="0">
      <w:start w:val="1"/>
      <w:numFmt w:val="lowerLetter"/>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4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52">
    <w:lvl w:ilvl="0">
      <w:start w:val="1"/>
      <w:numFmt w:val="bullet"/>
      <w:lvlText w:val="●"/>
      <w:lvlJc w:val="left"/>
      <w:pPr>
        <w:ind w:left="1211" w:hanging="360"/>
      </w:pPr>
      <w:rPr>
        <w:rFonts w:ascii="Noto Sans Symbols" w:cs="Noto Sans Symbols" w:eastAsia="Noto Sans Symbols" w:hAnsi="Noto Sans Symbols"/>
      </w:rPr>
    </w:lvl>
    <w:lvl w:ilvl="1">
      <w:start w:val="1"/>
      <w:numFmt w:val="bullet"/>
      <w:lvlText w:val="o"/>
      <w:lvlJc w:val="left"/>
      <w:pPr>
        <w:ind w:left="1931" w:hanging="360"/>
      </w:pPr>
      <w:rPr>
        <w:rFonts w:ascii="Courier New" w:cs="Courier New" w:eastAsia="Courier New" w:hAnsi="Courier New"/>
      </w:rPr>
    </w:lvl>
    <w:lvl w:ilvl="2">
      <w:start w:val="1"/>
      <w:numFmt w:val="bullet"/>
      <w:lvlText w:val="▪"/>
      <w:lvlJc w:val="left"/>
      <w:pPr>
        <w:ind w:left="2651" w:hanging="360"/>
      </w:pPr>
      <w:rPr>
        <w:rFonts w:ascii="Noto Sans Symbols" w:cs="Noto Sans Symbols" w:eastAsia="Noto Sans Symbols" w:hAnsi="Noto Sans Symbols"/>
      </w:rPr>
    </w:lvl>
    <w:lvl w:ilvl="3">
      <w:start w:val="1"/>
      <w:numFmt w:val="bullet"/>
      <w:lvlText w:val="●"/>
      <w:lvlJc w:val="left"/>
      <w:pPr>
        <w:ind w:left="3371" w:hanging="360"/>
      </w:pPr>
      <w:rPr>
        <w:rFonts w:ascii="Noto Sans Symbols" w:cs="Noto Sans Symbols" w:eastAsia="Noto Sans Symbols" w:hAnsi="Noto Sans Symbols"/>
      </w:rPr>
    </w:lvl>
    <w:lvl w:ilvl="4">
      <w:start w:val="1"/>
      <w:numFmt w:val="bullet"/>
      <w:lvlText w:val="o"/>
      <w:lvlJc w:val="left"/>
      <w:pPr>
        <w:ind w:left="4091" w:hanging="360"/>
      </w:pPr>
      <w:rPr>
        <w:rFonts w:ascii="Courier New" w:cs="Courier New" w:eastAsia="Courier New" w:hAnsi="Courier New"/>
      </w:rPr>
    </w:lvl>
    <w:lvl w:ilvl="5">
      <w:start w:val="1"/>
      <w:numFmt w:val="bullet"/>
      <w:lvlText w:val="▪"/>
      <w:lvlJc w:val="left"/>
      <w:pPr>
        <w:ind w:left="4811" w:hanging="360"/>
      </w:pPr>
      <w:rPr>
        <w:rFonts w:ascii="Noto Sans Symbols" w:cs="Noto Sans Symbols" w:eastAsia="Noto Sans Symbols" w:hAnsi="Noto Sans Symbols"/>
      </w:rPr>
    </w:lvl>
    <w:lvl w:ilvl="6">
      <w:start w:val="1"/>
      <w:numFmt w:val="bullet"/>
      <w:lvlText w:val="●"/>
      <w:lvlJc w:val="left"/>
      <w:pPr>
        <w:ind w:left="5531" w:hanging="360"/>
      </w:pPr>
      <w:rPr>
        <w:rFonts w:ascii="Noto Sans Symbols" w:cs="Noto Sans Symbols" w:eastAsia="Noto Sans Symbols" w:hAnsi="Noto Sans Symbols"/>
      </w:rPr>
    </w:lvl>
    <w:lvl w:ilvl="7">
      <w:start w:val="1"/>
      <w:numFmt w:val="bullet"/>
      <w:lvlText w:val="o"/>
      <w:lvlJc w:val="left"/>
      <w:pPr>
        <w:ind w:left="6251" w:hanging="360"/>
      </w:pPr>
      <w:rPr>
        <w:rFonts w:ascii="Courier New" w:cs="Courier New" w:eastAsia="Courier New" w:hAnsi="Courier New"/>
      </w:rPr>
    </w:lvl>
    <w:lvl w:ilvl="8">
      <w:start w:val="1"/>
      <w:numFmt w:val="bullet"/>
      <w:lvlText w:val="▪"/>
      <w:lvlJc w:val="left"/>
      <w:pPr>
        <w:ind w:left="6971" w:hanging="360"/>
      </w:pPr>
      <w:rPr>
        <w:rFonts w:ascii="Noto Sans Symbols" w:cs="Noto Sans Symbols" w:eastAsia="Noto Sans Symbols" w:hAnsi="Noto Sans Symbols"/>
      </w:rPr>
    </w:lvl>
  </w:abstractNum>
  <w:abstractNum w:abstractNumId="53">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lowerRoman"/>
      <w:lvlText w:val="%1."/>
      <w:lvlJc w:val="right"/>
      <w:pPr>
        <w:ind w:left="1428"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56">
    <w:lvl w:ilvl="0">
      <w:start w:val="1"/>
      <w:numFmt w:val="lowerRoman"/>
      <w:lvlText w:val="%1."/>
      <w:lvlJc w:val="right"/>
      <w:pPr>
        <w:ind w:left="1428"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57">
    <w:lvl w:ilvl="0">
      <w:start w:val="1"/>
      <w:numFmt w:val="low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lowerRoman"/>
      <w:lvlText w:val="%1."/>
      <w:lvlJc w:val="righ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59">
    <w:lvl w:ilvl="0">
      <w:start w:val="1"/>
      <w:numFmt w:val="bullet"/>
      <w:lvlText w:val="●"/>
      <w:lvlJc w:val="left"/>
      <w:pPr>
        <w:ind w:left="2136" w:hanging="360"/>
      </w:pPr>
      <w:rPr>
        <w:rFonts w:ascii="Noto Sans Symbols" w:cs="Noto Sans Symbols" w:eastAsia="Noto Sans Symbols" w:hAnsi="Noto Sans Symbols"/>
      </w:rPr>
    </w:lvl>
    <w:lvl w:ilvl="1">
      <w:start w:val="1"/>
      <w:numFmt w:val="bullet"/>
      <w:lvlText w:val="o"/>
      <w:lvlJc w:val="left"/>
      <w:pPr>
        <w:ind w:left="2856" w:hanging="360"/>
      </w:pPr>
      <w:rPr>
        <w:rFonts w:ascii="Courier New" w:cs="Courier New" w:eastAsia="Courier New" w:hAnsi="Courier New"/>
      </w:rPr>
    </w:lvl>
    <w:lvl w:ilvl="2">
      <w:start w:val="1"/>
      <w:numFmt w:val="bullet"/>
      <w:lvlText w:val="▪"/>
      <w:lvlJc w:val="left"/>
      <w:pPr>
        <w:ind w:left="3576" w:hanging="360"/>
      </w:pPr>
      <w:rPr>
        <w:rFonts w:ascii="Noto Sans Symbols" w:cs="Noto Sans Symbols" w:eastAsia="Noto Sans Symbols" w:hAnsi="Noto Sans Symbols"/>
      </w:rPr>
    </w:lvl>
    <w:lvl w:ilvl="3">
      <w:start w:val="1"/>
      <w:numFmt w:val="bullet"/>
      <w:lvlText w:val="●"/>
      <w:lvlJc w:val="left"/>
      <w:pPr>
        <w:ind w:left="4296" w:hanging="360"/>
      </w:pPr>
      <w:rPr>
        <w:rFonts w:ascii="Noto Sans Symbols" w:cs="Noto Sans Symbols" w:eastAsia="Noto Sans Symbols" w:hAnsi="Noto Sans Symbols"/>
      </w:rPr>
    </w:lvl>
    <w:lvl w:ilvl="4">
      <w:start w:val="1"/>
      <w:numFmt w:val="bullet"/>
      <w:lvlText w:val="o"/>
      <w:lvlJc w:val="left"/>
      <w:pPr>
        <w:ind w:left="5016" w:hanging="360"/>
      </w:pPr>
      <w:rPr>
        <w:rFonts w:ascii="Courier New" w:cs="Courier New" w:eastAsia="Courier New" w:hAnsi="Courier New"/>
      </w:rPr>
    </w:lvl>
    <w:lvl w:ilvl="5">
      <w:start w:val="1"/>
      <w:numFmt w:val="bullet"/>
      <w:lvlText w:val="▪"/>
      <w:lvlJc w:val="left"/>
      <w:pPr>
        <w:ind w:left="5736" w:hanging="360"/>
      </w:pPr>
      <w:rPr>
        <w:rFonts w:ascii="Noto Sans Symbols" w:cs="Noto Sans Symbols" w:eastAsia="Noto Sans Symbols" w:hAnsi="Noto Sans Symbols"/>
      </w:rPr>
    </w:lvl>
    <w:lvl w:ilvl="6">
      <w:start w:val="1"/>
      <w:numFmt w:val="bullet"/>
      <w:lvlText w:val="●"/>
      <w:lvlJc w:val="left"/>
      <w:pPr>
        <w:ind w:left="6456" w:hanging="360"/>
      </w:pPr>
      <w:rPr>
        <w:rFonts w:ascii="Noto Sans Symbols" w:cs="Noto Sans Symbols" w:eastAsia="Noto Sans Symbols" w:hAnsi="Noto Sans Symbols"/>
      </w:rPr>
    </w:lvl>
    <w:lvl w:ilvl="7">
      <w:start w:val="1"/>
      <w:numFmt w:val="bullet"/>
      <w:lvlText w:val="o"/>
      <w:lvlJc w:val="left"/>
      <w:pPr>
        <w:ind w:left="7176" w:hanging="360"/>
      </w:pPr>
      <w:rPr>
        <w:rFonts w:ascii="Courier New" w:cs="Courier New" w:eastAsia="Courier New" w:hAnsi="Courier New"/>
      </w:rPr>
    </w:lvl>
    <w:lvl w:ilvl="8">
      <w:start w:val="1"/>
      <w:numFmt w:val="bullet"/>
      <w:lvlText w:val="▪"/>
      <w:lvlJc w:val="left"/>
      <w:pPr>
        <w:ind w:left="7896" w:hanging="360"/>
      </w:pPr>
      <w:rPr>
        <w:rFonts w:ascii="Noto Sans Symbols" w:cs="Noto Sans Symbols" w:eastAsia="Noto Sans Symbols" w:hAnsi="Noto Sans Symbols"/>
      </w:rPr>
    </w:lvl>
  </w:abstractNum>
  <w:abstractNum w:abstractNumId="60">
    <w:lvl w:ilvl="0">
      <w:start w:val="1"/>
      <w:numFmt w:val="decimal"/>
      <w:lvlText w:val="%1."/>
      <w:lvlJc w:val="left"/>
      <w:pPr>
        <w:ind w:left="360" w:hanging="360"/>
      </w:pPr>
      <w:rPr>
        <w:b w:val="1"/>
        <w:bCs w:val="1"/>
        <w:i w:val="0"/>
        <w:iCs w:val="0"/>
        <w:color w:val="000000"/>
        <w:sz w:val="20"/>
        <w:szCs w:val="2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1">
    <w:lvl w:ilvl="0">
      <w:start w:val="4"/>
      <w:numFmt w:val="decimal"/>
      <w:lvlText w:val="%1."/>
      <w:lvlJc w:val="left"/>
      <w:pPr>
        <w:ind w:left="502" w:hanging="360"/>
      </w:pPr>
      <w:rPr>
        <w:b w:val="1"/>
        <w:bCs w:val="1"/>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6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2"/>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4">
    <w:lvl w:ilvl="0">
      <w:start w:val="2"/>
      <w:numFmt w:val="upperRoman"/>
      <w:lvlText w:val="%1."/>
      <w:lvlJc w:val="left"/>
      <w:pPr>
        <w:ind w:left="0" w:firstLine="0"/>
      </w:pPr>
      <w:rPr>
        <w:rFonts w:ascii="Open Sans Light" w:cs="Open Sans Light" w:eastAsia="Open Sans Light" w:hAnsi="Open Sans Light"/>
        <w:b w:val="0"/>
        <w:bCs w:val="0"/>
        <w:i w:val="0"/>
        <w:iCs w:val="0"/>
      </w:rPr>
    </w:lvl>
    <w:lvl w:ilvl="1">
      <w:start w:val="1"/>
      <w:numFmt w:val="lowerLetter"/>
      <w:lvlText w:val="%2."/>
      <w:lvlJc w:val="left"/>
      <w:pPr>
        <w:ind w:left="0" w:firstLine="0"/>
      </w:pPr>
      <w:rPr/>
    </w:lvl>
    <w:lvl w:ilvl="2">
      <w:start w:val="1"/>
      <w:numFmt w:val="lowerLetter"/>
      <w:lvlText w:val="%3)"/>
      <w:lvlJc w:val="lef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abstractNum w:abstractNumId="6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68">
    <w:lvl w:ilvl="0">
      <w:start w:val="1"/>
      <w:numFmt w:val="lowerLetter"/>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Light" w:cs="Open Sans Light" w:eastAsia="Open Sans Light" w:hAnsi="Open Sans Light"/>
        <w:sz w:val="24"/>
        <w:szCs w:val="24"/>
        <w:lang w:val="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1440"/>
        <w:tab w:val="left" w:leader="none" w:pos="-720"/>
        <w:tab w:val="left" w:leader="none" w:pos="0"/>
        <w:tab w:val="left" w:leader="none" w:pos="851"/>
        <w:tab w:val="left" w:leader="none" w:pos="1440"/>
        <w:tab w:val="left" w:leader="none" w:pos="2160"/>
        <w:tab w:val="left" w:leader="none" w:pos="2834"/>
        <w:tab w:val="left" w:leader="none" w:pos="3600"/>
      </w:tabs>
      <w:jc w:val="center"/>
    </w:pPr>
    <w:rPr>
      <w:b w:val="1"/>
      <w:bCs w:val="1"/>
    </w:rPr>
  </w:style>
  <w:style w:type="paragraph" w:styleId="Heading2">
    <w:name w:val="heading 2"/>
    <w:basedOn w:val="Normal"/>
    <w:next w:val="Normal"/>
    <w:pPr>
      <w:keepNext w:val="1"/>
    </w:pPr>
    <w:rPr>
      <w:b w:val="1"/>
      <w:bCs w:val="1"/>
    </w:rPr>
  </w:style>
  <w:style w:type="paragraph" w:styleId="Heading3">
    <w:name w:val="heading 3"/>
    <w:basedOn w:val="Normal"/>
    <w:next w:val="Normal"/>
    <w:pPr>
      <w:keepNext w:val="1"/>
      <w:ind w:left="720" w:hanging="720"/>
    </w:pPr>
    <w:rPr>
      <w:rFonts w:ascii="Comic Sans MS" w:cs="Comic Sans MS" w:eastAsia="Comic Sans MS" w:hAnsi="Comic Sans MS"/>
      <w:i w:val="1"/>
      <w:iCs w:val="1"/>
    </w:rPr>
  </w:style>
  <w:style w:type="paragraph" w:styleId="Heading4">
    <w:name w:val="heading 4"/>
    <w:basedOn w:val="Normal"/>
    <w:next w:val="Normal"/>
    <w:pPr>
      <w:keepNext w:val="1"/>
      <w:ind w:left="864" w:hanging="864"/>
    </w:pPr>
    <w:rPr>
      <w:rFonts w:ascii="Comic Sans MS" w:cs="Comic Sans MS" w:eastAsia="Comic Sans MS" w:hAnsi="Comic Sans MS"/>
      <w:i w:val="1"/>
      <w:iCs w:val="1"/>
    </w:rPr>
  </w:style>
  <w:style w:type="paragraph" w:styleId="Heading5">
    <w:name w:val="heading 5"/>
    <w:basedOn w:val="Normal"/>
    <w:next w:val="Normal"/>
    <w:pPr>
      <w:keepNext w:val="1"/>
    </w:pPr>
    <w:rPr/>
  </w:style>
  <w:style w:type="paragraph" w:styleId="Heading6">
    <w:name w:val="heading 6"/>
    <w:basedOn w:val="Normal"/>
    <w:next w:val="Normal"/>
    <w:pPr>
      <w:keepNext w:val="1"/>
      <w:ind w:left="1152" w:hanging="1152"/>
    </w:pPr>
    <w:rPr>
      <w:rFonts w:ascii="Comic Sans MS" w:cs="Comic Sans MS" w:eastAsia="Comic Sans MS" w:hAnsi="Comic Sans MS"/>
      <w:b w:val="1"/>
      <w:bCs w:val="1"/>
      <w:i w:val="1"/>
      <w:i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jc w:val="center"/>
    </w:pPr>
    <w:rPr>
      <w:b w:val="1"/>
      <w:bCs w:val="1"/>
      <w:u w:val="single"/>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360.0" w:type="dxa"/>
        <w:bottom w:w="0.0" w:type="dxa"/>
        <w:right w:w="360.0" w:type="dxa"/>
      </w:tblCellMar>
    </w:tblPr>
  </w:style>
  <w:style w:type="table" w:styleId="Table3">
    <w:basedOn w:val="TableNormal"/>
    <w:tblPr>
      <w:tblStyleRowBandSize w:val="1"/>
      <w:tblStyleColBandSize w:val="1"/>
      <w:tblCellMar>
        <w:top w:w="0.0" w:type="dxa"/>
        <w:left w:w="360.0" w:type="dxa"/>
        <w:bottom w:w="0.0" w:type="dxa"/>
        <w:right w:w="360.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contacto.entidades@vuce.gob.bo" TargetMode="External"/><Relationship Id="rId22" Type="http://schemas.openxmlformats.org/officeDocument/2006/relationships/hyperlink" Target="mailto:contacto.entidades@vuce.gob.bo" TargetMode="External"/><Relationship Id="rId21" Type="http://schemas.openxmlformats.org/officeDocument/2006/relationships/hyperlink" Target="mailto:contacto.entidades@vuce.gob.bo" TargetMode="External"/><Relationship Id="rId24" Type="http://schemas.openxmlformats.org/officeDocument/2006/relationships/hyperlink" Target="mailto:contacto.entidades@vuce.gob.bo" TargetMode="External"/><Relationship Id="rId23" Type="http://schemas.openxmlformats.org/officeDocument/2006/relationships/hyperlink" Target="mailto:contacto.entidades@vuce.gob.b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image" Target="media/image4.png"/><Relationship Id="rId25" Type="http://schemas.openxmlformats.org/officeDocument/2006/relationships/image" Target="media/image5.png"/><Relationship Id="rId28" Type="http://schemas.openxmlformats.org/officeDocument/2006/relationships/image" Target="media/image7.png"/><Relationship Id="rId27"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png"/><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3.png"/><Relationship Id="rId10" Type="http://schemas.openxmlformats.org/officeDocument/2006/relationships/image" Target="media/image2.jpg"/><Relationship Id="rId32" Type="http://schemas.openxmlformats.org/officeDocument/2006/relationships/header" Target="header2.xml"/><Relationship Id="rId13" Type="http://schemas.openxmlformats.org/officeDocument/2006/relationships/hyperlink" Target="mailto:contacto.entidades@vuce.gob.bo" TargetMode="External"/><Relationship Id="rId12" Type="http://schemas.openxmlformats.org/officeDocument/2006/relationships/hyperlink" Target="mailto:contacto.entidades@vuce.gob.bo" TargetMode="External"/><Relationship Id="rId15" Type="http://schemas.openxmlformats.org/officeDocument/2006/relationships/hyperlink" Target="mailto:contacto.entidades@vuce.gob.bo" TargetMode="External"/><Relationship Id="rId14" Type="http://schemas.openxmlformats.org/officeDocument/2006/relationships/hyperlink" Target="mailto:contacto.entidades@vuce.gob.bo" TargetMode="External"/><Relationship Id="rId17" Type="http://schemas.openxmlformats.org/officeDocument/2006/relationships/hyperlink" Target="mailto:consultas@vuce.gob.bo" TargetMode="External"/><Relationship Id="rId16" Type="http://schemas.openxmlformats.org/officeDocument/2006/relationships/hyperlink" Target="mailto:contacto.entidades@vuce.gob.bo" TargetMode="External"/><Relationship Id="rId19" Type="http://schemas.openxmlformats.org/officeDocument/2006/relationships/hyperlink" Target="mailto:contacto.entidades@vuce.gob.bo" TargetMode="External"/><Relationship Id="rId18" Type="http://schemas.openxmlformats.org/officeDocument/2006/relationships/hyperlink" Target="mailto:contacto.entidades@vuce.gob.b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ambriaMath-regular.ttf"/><Relationship Id="rId5" Type="http://schemas.openxmlformats.org/officeDocument/2006/relationships/font" Target="fonts/OpenSansLight-regular.ttf"/><Relationship Id="rId6" Type="http://schemas.openxmlformats.org/officeDocument/2006/relationships/font" Target="fonts/OpenSansLight-bold.ttf"/><Relationship Id="rId7" Type="http://schemas.openxmlformats.org/officeDocument/2006/relationships/font" Target="fonts/OpenSansLight-italic.ttf"/><Relationship Id="rId8" Type="http://schemas.openxmlformats.org/officeDocument/2006/relationships/font" Target="fonts/OpenSans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