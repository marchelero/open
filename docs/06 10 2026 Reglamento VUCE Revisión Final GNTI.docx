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X="-428" w:tblpY="9526"/>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21"/>
        <w:gridCol w:w="2268"/>
        <w:gridCol w:w="2410"/>
        <w:gridCol w:w="1984"/>
        <w:gridCol w:w="2357"/>
      </w:tblGrid>
      <w:tr w:rsidR="00600D84" w:rsidRPr="00654309" w14:paraId="5E3FF2FC" w14:textId="77777777" w:rsidTr="00271D98">
        <w:trPr>
          <w:trHeight w:val="167"/>
        </w:trPr>
        <w:tc>
          <w:tcPr>
            <w:tcW w:w="921" w:type="dxa"/>
            <w:shd w:val="clear" w:color="auto" w:fill="D9D9D9" w:themeFill="background1" w:themeFillShade="D9"/>
            <w:vAlign w:val="center"/>
          </w:tcPr>
          <w:p w14:paraId="2477ECB7" w14:textId="77777777" w:rsidR="00E44029" w:rsidRDefault="00E44029" w:rsidP="00F364A6">
            <w:pPr>
              <w:rPr>
                <w:ins w:id="0" w:author="Valeria Tapia" w:date="2026-10-04T00:47:00Z"/>
              </w:rPr>
            </w:pPr>
            <w:ins w:id="1" w:author="Valeria Tapia" w:date="2026-10-04T00:47:00Z">
              <w:r>
                <w:t>_xc n.-jh</w:t>
              </w:r>
            </w:ins>
          </w:p>
          <w:p w14:paraId="152457C5" w14:textId="029836B8" w:rsidR="0004315D" w:rsidRPr="00654309" w:rsidRDefault="00A22C7F" w:rsidP="00F364A6">
            <w:r>
              <w:t>AN</w:t>
            </w:r>
          </w:p>
        </w:tc>
        <w:tc>
          <w:tcPr>
            <w:tcW w:w="2268" w:type="dxa"/>
            <w:shd w:val="clear" w:color="auto" w:fill="D9D9D9" w:themeFill="background1" w:themeFillShade="D9"/>
            <w:vAlign w:val="center"/>
          </w:tcPr>
          <w:p w14:paraId="2E47DE15" w14:textId="77777777" w:rsidR="0004315D" w:rsidRPr="00654309" w:rsidRDefault="0004315D" w:rsidP="005373AD">
            <w:pPr>
              <w:tabs>
                <w:tab w:val="center" w:pos="4252"/>
                <w:tab w:val="right" w:pos="8504"/>
              </w:tabs>
              <w:jc w:val="center"/>
              <w:rPr>
                <w:rFonts w:cs="DejaVu Sans"/>
                <w:b/>
                <w:sz w:val="20"/>
              </w:rPr>
            </w:pPr>
            <w:r w:rsidRPr="00654309">
              <w:rPr>
                <w:rFonts w:cs="DejaVu Sans"/>
                <w:b/>
                <w:sz w:val="20"/>
              </w:rPr>
              <w:t>Elaborado:</w:t>
            </w:r>
          </w:p>
        </w:tc>
        <w:tc>
          <w:tcPr>
            <w:tcW w:w="4394" w:type="dxa"/>
            <w:gridSpan w:val="2"/>
            <w:shd w:val="clear" w:color="auto" w:fill="D9D9D9" w:themeFill="background1" w:themeFillShade="D9"/>
            <w:vAlign w:val="center"/>
          </w:tcPr>
          <w:p w14:paraId="161FAA57" w14:textId="77777777" w:rsidR="0004315D" w:rsidRPr="00654309" w:rsidRDefault="0004315D" w:rsidP="005373AD">
            <w:pPr>
              <w:tabs>
                <w:tab w:val="center" w:pos="4252"/>
                <w:tab w:val="right" w:pos="8504"/>
              </w:tabs>
              <w:jc w:val="center"/>
              <w:rPr>
                <w:rFonts w:cs="DejaVu Sans"/>
                <w:b/>
                <w:sz w:val="20"/>
              </w:rPr>
            </w:pPr>
            <w:r w:rsidRPr="00654309">
              <w:rPr>
                <w:rFonts w:cs="DejaVu Sans"/>
                <w:b/>
                <w:sz w:val="20"/>
              </w:rPr>
              <w:t>Revisado:</w:t>
            </w:r>
          </w:p>
        </w:tc>
        <w:tc>
          <w:tcPr>
            <w:tcW w:w="2357" w:type="dxa"/>
            <w:shd w:val="clear" w:color="auto" w:fill="D9D9D9" w:themeFill="background1" w:themeFillShade="D9"/>
            <w:vAlign w:val="center"/>
          </w:tcPr>
          <w:p w14:paraId="57D695DC" w14:textId="77777777" w:rsidR="0004315D" w:rsidRPr="00654309" w:rsidRDefault="0004315D" w:rsidP="005373AD">
            <w:pPr>
              <w:tabs>
                <w:tab w:val="center" w:pos="4252"/>
                <w:tab w:val="right" w:pos="8504"/>
              </w:tabs>
              <w:jc w:val="center"/>
              <w:rPr>
                <w:rFonts w:cs="DejaVu Sans"/>
                <w:b/>
                <w:sz w:val="20"/>
              </w:rPr>
            </w:pPr>
            <w:r w:rsidRPr="00654309">
              <w:rPr>
                <w:rFonts w:cs="DejaVu Sans"/>
                <w:b/>
                <w:sz w:val="20"/>
              </w:rPr>
              <w:t>Aprobado:</w:t>
            </w:r>
          </w:p>
        </w:tc>
      </w:tr>
      <w:tr w:rsidR="00600D84" w:rsidRPr="00654309" w14:paraId="74F8AA74" w14:textId="77777777" w:rsidTr="00DF043A">
        <w:trPr>
          <w:trHeight w:val="1173"/>
        </w:trPr>
        <w:tc>
          <w:tcPr>
            <w:tcW w:w="921" w:type="dxa"/>
            <w:vAlign w:val="center"/>
          </w:tcPr>
          <w:p w14:paraId="5659941F" w14:textId="58B91BFD" w:rsidR="0004315D" w:rsidRPr="00654309" w:rsidRDefault="00C33030" w:rsidP="003A1374">
            <w:pPr>
              <w:tabs>
                <w:tab w:val="center" w:pos="4252"/>
                <w:tab w:val="right" w:pos="8504"/>
              </w:tabs>
              <w:jc w:val="center"/>
              <w:rPr>
                <w:rFonts w:cs="DejaVu Sans"/>
                <w:sz w:val="20"/>
              </w:rPr>
            </w:pPr>
            <w:r w:rsidRPr="00654309">
              <w:rPr>
                <w:rFonts w:cs="DejaVu Sans"/>
                <w:sz w:val="20"/>
              </w:rPr>
              <w:t>D</w:t>
            </w:r>
            <w:r>
              <w:rPr>
                <w:rFonts w:cs="DejaVu Sans"/>
                <w:sz w:val="20"/>
              </w:rPr>
              <w:t>pto.</w:t>
            </w:r>
            <w:r w:rsidR="0004315D" w:rsidRPr="00654309">
              <w:rPr>
                <w:rFonts w:cs="DejaVu Sans"/>
                <w:sz w:val="20"/>
              </w:rPr>
              <w:t>/ Unidad:</w:t>
            </w:r>
          </w:p>
        </w:tc>
        <w:tc>
          <w:tcPr>
            <w:tcW w:w="2268" w:type="dxa"/>
            <w:vAlign w:val="center"/>
          </w:tcPr>
          <w:p w14:paraId="03C9DAA3" w14:textId="6627D933" w:rsidR="0004315D" w:rsidRPr="00E80AF9" w:rsidRDefault="00E80AF9" w:rsidP="00271D98">
            <w:pPr>
              <w:tabs>
                <w:tab w:val="center" w:pos="4252"/>
                <w:tab w:val="right" w:pos="8504"/>
              </w:tabs>
              <w:jc w:val="center"/>
              <w:rPr>
                <w:rFonts w:cs="DejaVu Sans"/>
                <w:sz w:val="20"/>
                <w:lang w:val="es-BO"/>
              </w:rPr>
            </w:pPr>
            <w:r w:rsidRPr="00E80AF9">
              <w:rPr>
                <w:rFonts w:cs="DejaVu Sans"/>
                <w:sz w:val="20"/>
                <w:lang w:val="es-BO"/>
              </w:rPr>
              <w:t>Jefatura</w:t>
            </w:r>
            <w:r w:rsidR="00DF043A" w:rsidRPr="00E80AF9">
              <w:rPr>
                <w:rFonts w:cs="DejaVu Sans"/>
                <w:sz w:val="20"/>
                <w:lang w:val="es-BO"/>
              </w:rPr>
              <w:t xml:space="preserve"> </w:t>
            </w:r>
            <w:r w:rsidR="00DF6832" w:rsidRPr="00E80AF9">
              <w:rPr>
                <w:rFonts w:cs="DejaVu Sans"/>
                <w:sz w:val="20"/>
                <w:lang w:val="es-BO"/>
              </w:rPr>
              <w:t>DNP</w:t>
            </w:r>
            <w:r w:rsidR="00DF6832">
              <w:rPr>
                <w:rFonts w:cs="DejaVu Sans"/>
                <w:sz w:val="20"/>
                <w:lang w:val="es-BO"/>
              </w:rPr>
              <w:t>V</w:t>
            </w:r>
          </w:p>
          <w:p w14:paraId="1D681DC8" w14:textId="708DBE1E" w:rsidR="00DF043A" w:rsidRPr="00E80AF9" w:rsidRDefault="00E80AF9" w:rsidP="00271D98">
            <w:pPr>
              <w:tabs>
                <w:tab w:val="center" w:pos="4252"/>
                <w:tab w:val="right" w:pos="8504"/>
              </w:tabs>
              <w:jc w:val="center"/>
              <w:rPr>
                <w:rFonts w:cs="DejaVu Sans"/>
                <w:sz w:val="20"/>
                <w:lang w:val="es-BO"/>
              </w:rPr>
            </w:pPr>
            <w:r w:rsidRPr="00E80AF9">
              <w:rPr>
                <w:rFonts w:cs="DejaVu Sans"/>
                <w:sz w:val="20"/>
                <w:lang w:val="es-BO"/>
              </w:rPr>
              <w:t xml:space="preserve">Jefatura </w:t>
            </w:r>
            <w:r w:rsidR="00DF043A" w:rsidRPr="00E80AF9">
              <w:rPr>
                <w:rFonts w:cs="DejaVu Sans"/>
                <w:sz w:val="20"/>
                <w:lang w:val="es-BO"/>
              </w:rPr>
              <w:t>D</w:t>
            </w:r>
            <w:ins w:id="2" w:author="Brenda Lily Gutierrez Bautista" w:date="2026-10-06T10:38:00Z">
              <w:r w:rsidR="00456582">
                <w:rPr>
                  <w:rFonts w:cs="DejaVu Sans"/>
                  <w:sz w:val="20"/>
                  <w:lang w:val="es-BO"/>
                </w:rPr>
                <w:t>DI</w:t>
              </w:r>
            </w:ins>
            <w:ins w:id="3" w:author="Brenda Lily Gutierrez Bautista" w:date="2026-10-06T10:39:00Z">
              <w:r w:rsidR="00456582">
                <w:rPr>
                  <w:rFonts w:cs="DejaVu Sans"/>
                  <w:sz w:val="20"/>
                  <w:lang w:val="es-BO"/>
                </w:rPr>
                <w:t>V</w:t>
              </w:r>
            </w:ins>
            <w:del w:id="4" w:author="Brenda Lily Gutierrez Bautista" w:date="2026-10-06T10:38:00Z">
              <w:r w:rsidR="00DF043A" w:rsidRPr="00E80AF9" w:rsidDel="00456582">
                <w:rPr>
                  <w:rFonts w:cs="DejaVu Sans"/>
                  <w:sz w:val="20"/>
                  <w:lang w:val="es-BO"/>
                </w:rPr>
                <w:delText>ID</w:delText>
              </w:r>
            </w:del>
            <w:del w:id="5" w:author="Brenda Lily Gutierrez Bautista" w:date="2026-10-06T10:39:00Z">
              <w:r w:rsidR="00DF043A" w:rsidRPr="00E80AF9" w:rsidDel="00456582">
                <w:rPr>
                  <w:rFonts w:cs="DejaVu Sans"/>
                  <w:sz w:val="20"/>
                  <w:lang w:val="es-BO"/>
                </w:rPr>
                <w:delText>S</w:delText>
              </w:r>
            </w:del>
          </w:p>
          <w:p w14:paraId="67B34204" w14:textId="04D30269" w:rsidR="00DF043A" w:rsidRPr="00E80AF9" w:rsidRDefault="00DF043A" w:rsidP="00DF6832">
            <w:pPr>
              <w:tabs>
                <w:tab w:val="center" w:pos="4252"/>
                <w:tab w:val="right" w:pos="8504"/>
              </w:tabs>
              <w:jc w:val="center"/>
              <w:rPr>
                <w:rFonts w:cs="DejaVu Sans"/>
                <w:sz w:val="20"/>
                <w:lang w:val="es-BO"/>
              </w:rPr>
            </w:pPr>
          </w:p>
        </w:tc>
        <w:tc>
          <w:tcPr>
            <w:tcW w:w="2410" w:type="dxa"/>
            <w:vAlign w:val="center"/>
          </w:tcPr>
          <w:p w14:paraId="62F87B01" w14:textId="77777777" w:rsidR="0004315D" w:rsidRDefault="0004315D" w:rsidP="005373AD">
            <w:pPr>
              <w:tabs>
                <w:tab w:val="center" w:pos="4252"/>
                <w:tab w:val="right" w:pos="8504"/>
              </w:tabs>
              <w:jc w:val="center"/>
              <w:rPr>
                <w:rFonts w:cs="DejaVu Sans"/>
                <w:sz w:val="20"/>
              </w:rPr>
            </w:pPr>
            <w:r w:rsidRPr="00654309">
              <w:rPr>
                <w:rFonts w:cs="DejaVu Sans"/>
                <w:sz w:val="20"/>
              </w:rPr>
              <w:t>Gerente Nacional de Normas</w:t>
            </w:r>
          </w:p>
          <w:p w14:paraId="7193B040" w14:textId="079391C3" w:rsidR="0004315D" w:rsidRPr="00654309" w:rsidRDefault="003A1374" w:rsidP="00DF043A">
            <w:pPr>
              <w:tabs>
                <w:tab w:val="center" w:pos="4252"/>
                <w:tab w:val="right" w:pos="8504"/>
              </w:tabs>
              <w:jc w:val="center"/>
              <w:rPr>
                <w:rFonts w:cs="DejaVu Sans"/>
                <w:sz w:val="20"/>
              </w:rPr>
            </w:pPr>
            <w:r>
              <w:rPr>
                <w:rFonts w:cs="DejaVu Sans"/>
                <w:sz w:val="20"/>
              </w:rPr>
              <w:t>Gerente Nacional de Tecnologías de Información</w:t>
            </w:r>
          </w:p>
        </w:tc>
        <w:tc>
          <w:tcPr>
            <w:tcW w:w="1984" w:type="dxa"/>
            <w:vAlign w:val="center"/>
          </w:tcPr>
          <w:p w14:paraId="49DD6DC0"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Gerente General</w:t>
            </w:r>
          </w:p>
        </w:tc>
        <w:tc>
          <w:tcPr>
            <w:tcW w:w="2357" w:type="dxa"/>
            <w:vAlign w:val="center"/>
          </w:tcPr>
          <w:p w14:paraId="4EC84B2C"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Directorio</w:t>
            </w:r>
          </w:p>
        </w:tc>
      </w:tr>
      <w:tr w:rsidR="00600D84" w:rsidRPr="00654309" w14:paraId="109A8345" w14:textId="77777777" w:rsidTr="00271D98">
        <w:trPr>
          <w:trHeight w:val="220"/>
        </w:trPr>
        <w:tc>
          <w:tcPr>
            <w:tcW w:w="921" w:type="dxa"/>
            <w:vAlign w:val="center"/>
          </w:tcPr>
          <w:p w14:paraId="02B00B52" w14:textId="3E4B386E" w:rsidR="0004315D" w:rsidRPr="00654309" w:rsidRDefault="0004315D" w:rsidP="005373AD">
            <w:pPr>
              <w:tabs>
                <w:tab w:val="center" w:pos="4252"/>
                <w:tab w:val="right" w:pos="8504"/>
              </w:tabs>
              <w:jc w:val="center"/>
              <w:rPr>
                <w:rFonts w:cs="DejaVu Sans"/>
                <w:sz w:val="20"/>
              </w:rPr>
            </w:pPr>
            <w:r w:rsidRPr="00654309">
              <w:rPr>
                <w:rFonts w:cs="DejaVu Sans"/>
                <w:sz w:val="20"/>
              </w:rPr>
              <w:t>Fecha:</w:t>
            </w:r>
          </w:p>
        </w:tc>
        <w:tc>
          <w:tcPr>
            <w:tcW w:w="2268" w:type="dxa"/>
            <w:vAlign w:val="center"/>
          </w:tcPr>
          <w:p w14:paraId="36AF00E9" w14:textId="7B93420B" w:rsidR="0004315D" w:rsidRPr="00654309" w:rsidRDefault="00FE015C" w:rsidP="00690038">
            <w:pPr>
              <w:tabs>
                <w:tab w:val="center" w:pos="4252"/>
                <w:tab w:val="right" w:pos="8504"/>
              </w:tabs>
              <w:jc w:val="center"/>
              <w:rPr>
                <w:rFonts w:cs="DejaVu Sans"/>
                <w:sz w:val="20"/>
              </w:rPr>
            </w:pPr>
            <w:r>
              <w:rPr>
                <w:rFonts w:cs="DejaVu Sans"/>
                <w:sz w:val="20"/>
              </w:rPr>
              <w:t>1</w:t>
            </w:r>
            <w:r w:rsidR="00B46939">
              <w:rPr>
                <w:rFonts w:cs="DejaVu Sans"/>
                <w:sz w:val="20"/>
              </w:rPr>
              <w:t>8</w:t>
            </w:r>
            <w:r w:rsidR="0018599F" w:rsidRPr="00654309">
              <w:rPr>
                <w:rFonts w:cs="DejaVu Sans"/>
                <w:sz w:val="20"/>
              </w:rPr>
              <w:t>/</w:t>
            </w:r>
            <w:r w:rsidR="00DF6832" w:rsidRPr="00654309">
              <w:rPr>
                <w:rFonts w:cs="DejaVu Sans"/>
                <w:sz w:val="20"/>
              </w:rPr>
              <w:t>0</w:t>
            </w:r>
            <w:r w:rsidR="00DF6832">
              <w:rPr>
                <w:rFonts w:cs="DejaVu Sans"/>
                <w:sz w:val="20"/>
              </w:rPr>
              <w:t>8</w:t>
            </w:r>
            <w:r w:rsidR="004C27D5" w:rsidRPr="00654309">
              <w:rPr>
                <w:rFonts w:cs="DejaVu Sans"/>
                <w:sz w:val="20"/>
              </w:rPr>
              <w:t>/</w:t>
            </w:r>
            <w:r w:rsidR="0004315D" w:rsidRPr="00654309">
              <w:rPr>
                <w:rFonts w:cs="DejaVu Sans"/>
                <w:sz w:val="20"/>
              </w:rPr>
              <w:t>202</w:t>
            </w:r>
            <w:r w:rsidR="00887D7A">
              <w:rPr>
                <w:rFonts w:cs="DejaVu Sans"/>
                <w:sz w:val="20"/>
              </w:rPr>
              <w:t>5</w:t>
            </w:r>
          </w:p>
        </w:tc>
        <w:tc>
          <w:tcPr>
            <w:tcW w:w="2410" w:type="dxa"/>
            <w:vAlign w:val="center"/>
          </w:tcPr>
          <w:p w14:paraId="72C2C65B" w14:textId="26B7F11B" w:rsidR="0004315D" w:rsidRPr="00654309" w:rsidRDefault="00F52C8A" w:rsidP="00A91120">
            <w:pPr>
              <w:jc w:val="center"/>
              <w:rPr>
                <w:rFonts w:cs="DejaVu Sans"/>
                <w:sz w:val="20"/>
              </w:rPr>
            </w:pPr>
            <w:r>
              <w:rPr>
                <w:rFonts w:cs="DejaVu Sans"/>
                <w:sz w:val="20"/>
              </w:rPr>
              <w:t>20</w:t>
            </w:r>
            <w:r w:rsidR="0018599F" w:rsidRPr="00654309">
              <w:rPr>
                <w:rFonts w:cs="DejaVu Sans"/>
                <w:sz w:val="20"/>
              </w:rPr>
              <w:t>/</w:t>
            </w:r>
            <w:r w:rsidR="00DF6832" w:rsidRPr="00654309">
              <w:rPr>
                <w:rFonts w:cs="DejaVu Sans"/>
                <w:sz w:val="20"/>
              </w:rPr>
              <w:t>0</w:t>
            </w:r>
            <w:r w:rsidR="00DF6832">
              <w:rPr>
                <w:rFonts w:cs="DejaVu Sans"/>
                <w:sz w:val="20"/>
              </w:rPr>
              <w:t>8</w:t>
            </w:r>
            <w:r w:rsidR="0004315D" w:rsidRPr="00654309">
              <w:rPr>
                <w:rFonts w:cs="DejaVu Sans"/>
                <w:sz w:val="20"/>
              </w:rPr>
              <w:t>/202</w:t>
            </w:r>
            <w:r w:rsidR="00DF6832">
              <w:rPr>
                <w:rFonts w:cs="DejaVu Sans"/>
                <w:sz w:val="20"/>
              </w:rPr>
              <w:t>5</w:t>
            </w:r>
          </w:p>
        </w:tc>
        <w:tc>
          <w:tcPr>
            <w:tcW w:w="1984" w:type="dxa"/>
            <w:vAlign w:val="center"/>
          </w:tcPr>
          <w:p w14:paraId="35408E7D" w14:textId="5548D603" w:rsidR="0004315D" w:rsidRPr="00654309" w:rsidRDefault="00DF043A" w:rsidP="00A91120">
            <w:pPr>
              <w:jc w:val="center"/>
              <w:rPr>
                <w:rFonts w:cs="DejaVu Sans"/>
                <w:sz w:val="20"/>
              </w:rPr>
            </w:pPr>
            <w:r>
              <w:rPr>
                <w:rFonts w:cs="DejaVu Sans"/>
                <w:sz w:val="20"/>
              </w:rPr>
              <w:t>2</w:t>
            </w:r>
            <w:r w:rsidR="00F52C8A">
              <w:rPr>
                <w:rFonts w:cs="DejaVu Sans"/>
                <w:sz w:val="20"/>
              </w:rPr>
              <w:t>1</w:t>
            </w:r>
            <w:r>
              <w:rPr>
                <w:rFonts w:cs="DejaVu Sans"/>
                <w:sz w:val="20"/>
              </w:rPr>
              <w:t>/0</w:t>
            </w:r>
            <w:r w:rsidR="00DF6832">
              <w:rPr>
                <w:rFonts w:cs="DejaVu Sans"/>
                <w:sz w:val="20"/>
              </w:rPr>
              <w:t>8</w:t>
            </w:r>
            <w:r>
              <w:rPr>
                <w:rFonts w:cs="DejaVu Sans"/>
                <w:sz w:val="20"/>
              </w:rPr>
              <w:t>/202</w:t>
            </w:r>
            <w:r w:rsidR="00DF6832">
              <w:rPr>
                <w:rFonts w:cs="DejaVu Sans"/>
                <w:sz w:val="20"/>
              </w:rPr>
              <w:t>5</w:t>
            </w:r>
          </w:p>
        </w:tc>
        <w:tc>
          <w:tcPr>
            <w:tcW w:w="2357" w:type="dxa"/>
            <w:vAlign w:val="center"/>
          </w:tcPr>
          <w:p w14:paraId="08A72DF3" w14:textId="2EB5BE18" w:rsidR="0004315D" w:rsidRPr="00654309" w:rsidRDefault="00DF043A" w:rsidP="00DE605E">
            <w:pPr>
              <w:jc w:val="center"/>
              <w:rPr>
                <w:rFonts w:cs="DejaVu Sans"/>
                <w:sz w:val="20"/>
              </w:rPr>
            </w:pPr>
            <w:r>
              <w:rPr>
                <w:rFonts w:cs="DejaVu Sans"/>
                <w:sz w:val="20"/>
              </w:rPr>
              <w:t>2</w:t>
            </w:r>
            <w:r w:rsidR="00F52C8A">
              <w:rPr>
                <w:rFonts w:cs="DejaVu Sans"/>
                <w:sz w:val="20"/>
              </w:rPr>
              <w:t>9</w:t>
            </w:r>
            <w:r>
              <w:rPr>
                <w:rFonts w:cs="DejaVu Sans"/>
                <w:sz w:val="20"/>
              </w:rPr>
              <w:t>/0</w:t>
            </w:r>
            <w:r w:rsidR="00DF6832">
              <w:rPr>
                <w:rFonts w:cs="DejaVu Sans"/>
                <w:sz w:val="20"/>
              </w:rPr>
              <w:t>8</w:t>
            </w:r>
            <w:r>
              <w:rPr>
                <w:rFonts w:cs="DejaVu Sans"/>
                <w:sz w:val="20"/>
              </w:rPr>
              <w:t>/202</w:t>
            </w:r>
            <w:r w:rsidR="00DF6832">
              <w:rPr>
                <w:rFonts w:cs="DejaVu Sans"/>
                <w:sz w:val="20"/>
              </w:rPr>
              <w:t>5</w:t>
            </w:r>
          </w:p>
        </w:tc>
      </w:tr>
      <w:tr w:rsidR="00600D84" w:rsidRPr="00654309" w14:paraId="21FE2845" w14:textId="77777777" w:rsidTr="00271D98">
        <w:trPr>
          <w:trHeight w:val="3188"/>
        </w:trPr>
        <w:tc>
          <w:tcPr>
            <w:tcW w:w="921" w:type="dxa"/>
          </w:tcPr>
          <w:p w14:paraId="12AAA631"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lastRenderedPageBreak/>
              <w:t>Vistos Buenos</w:t>
            </w:r>
          </w:p>
          <w:p w14:paraId="37B65B27" w14:textId="32F864DB" w:rsidR="0004315D" w:rsidRPr="00654309" w:rsidRDefault="0004315D" w:rsidP="005373AD">
            <w:pPr>
              <w:tabs>
                <w:tab w:val="center" w:pos="4252"/>
                <w:tab w:val="right" w:pos="8504"/>
              </w:tabs>
              <w:jc w:val="center"/>
              <w:rPr>
                <w:rFonts w:cs="DejaVu Sans"/>
                <w:sz w:val="20"/>
              </w:rPr>
            </w:pPr>
            <w:r w:rsidRPr="00654309">
              <w:rPr>
                <w:rFonts w:cs="DejaVu Sans"/>
                <w:sz w:val="20"/>
              </w:rPr>
              <w:t>R</w:t>
            </w:r>
            <w:r w:rsidR="005373AD" w:rsidRPr="00654309">
              <w:rPr>
                <w:rFonts w:cs="DejaVu Sans"/>
                <w:sz w:val="20"/>
              </w:rPr>
              <w:t>ú</w:t>
            </w:r>
            <w:r w:rsidRPr="00654309">
              <w:rPr>
                <w:rFonts w:cs="DejaVu Sans"/>
                <w:sz w:val="20"/>
              </w:rPr>
              <w:t>brica</w:t>
            </w:r>
          </w:p>
        </w:tc>
        <w:tc>
          <w:tcPr>
            <w:tcW w:w="2268" w:type="dxa"/>
          </w:tcPr>
          <w:p w14:paraId="69D3A73B"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Firmas y Sellos</w:t>
            </w:r>
          </w:p>
        </w:tc>
        <w:tc>
          <w:tcPr>
            <w:tcW w:w="2410" w:type="dxa"/>
          </w:tcPr>
          <w:p w14:paraId="77C367E2"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Firmas y Sellos</w:t>
            </w:r>
          </w:p>
        </w:tc>
        <w:tc>
          <w:tcPr>
            <w:tcW w:w="1984" w:type="dxa"/>
          </w:tcPr>
          <w:p w14:paraId="1E75470F"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Firmas y Sellos</w:t>
            </w:r>
          </w:p>
        </w:tc>
        <w:tc>
          <w:tcPr>
            <w:tcW w:w="2357" w:type="dxa"/>
          </w:tcPr>
          <w:p w14:paraId="1433CAF7" w14:textId="77777777" w:rsidR="0004315D" w:rsidRPr="00654309" w:rsidRDefault="0004315D" w:rsidP="005373AD">
            <w:pPr>
              <w:tabs>
                <w:tab w:val="center" w:pos="4252"/>
                <w:tab w:val="right" w:pos="8504"/>
              </w:tabs>
              <w:jc w:val="center"/>
              <w:rPr>
                <w:rFonts w:cs="DejaVu Sans"/>
                <w:sz w:val="20"/>
              </w:rPr>
            </w:pPr>
            <w:r w:rsidRPr="00654309">
              <w:rPr>
                <w:rFonts w:cs="DejaVu Sans"/>
                <w:sz w:val="20"/>
              </w:rPr>
              <w:t>Firmas y Sellos</w:t>
            </w:r>
          </w:p>
        </w:tc>
      </w:tr>
    </w:tbl>
    <w:p w14:paraId="1EA07C25" w14:textId="40488D7B" w:rsidR="00AC65BB" w:rsidRPr="00654309" w:rsidRDefault="00991A9C">
      <w:pPr>
        <w:spacing w:after="200" w:line="276" w:lineRule="auto"/>
        <w:rPr>
          <w:b/>
          <w:sz w:val="28"/>
          <w:szCs w:val="24"/>
        </w:rPr>
      </w:pPr>
      <w:r w:rsidRPr="00654309">
        <w:rPr>
          <w:rFonts w:cs="DejaVu Sans"/>
          <w:b/>
          <w:noProof/>
          <w:szCs w:val="24"/>
          <w:lang w:val="es-BO" w:eastAsia="es-BO"/>
        </w:rPr>
        <mc:AlternateContent>
          <mc:Choice Requires="wps">
            <w:drawing>
              <wp:anchor distT="0" distB="0" distL="114300" distR="114300" simplePos="0" relativeHeight="251662336" behindDoc="0" locked="0" layoutInCell="0" allowOverlap="1" wp14:anchorId="2D6A9611" wp14:editId="6C6A11AD">
                <wp:simplePos x="0" y="0"/>
                <wp:positionH relativeFrom="page">
                  <wp:posOffset>852985</wp:posOffset>
                </wp:positionH>
                <wp:positionV relativeFrom="page">
                  <wp:posOffset>4551528</wp:posOffset>
                </wp:positionV>
                <wp:extent cx="6127750" cy="1494430"/>
                <wp:effectExtent l="0" t="0" r="0" b="10795"/>
                <wp:wrapNone/>
                <wp:docPr id="5" name="Rectá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7750" cy="1494430"/>
                        </a:xfrm>
                        <a:prstGeom prst="rect">
                          <a:avLst/>
                        </a:prstGeom>
                        <a:noFill/>
                        <a:ln>
                          <a:noFill/>
                        </a:ln>
                      </wps:spPr>
                      <wps:txbx>
                        <w:txbxContent>
                          <w:p w14:paraId="76C4443A" w14:textId="77777777" w:rsidR="00456582" w:rsidRPr="004C174D" w:rsidRDefault="00456582" w:rsidP="0004315D">
                            <w:pPr>
                              <w:rPr>
                                <w:color w:val="FFFFFF" w:themeColor="background1"/>
                              </w:rPr>
                            </w:pPr>
                          </w:p>
                          <w:tbl>
                            <w:tblPr>
                              <w:tblW w:w="5255" w:type="pct"/>
                              <w:tblInd w:w="-491" w:type="dxa"/>
                              <w:tblCellMar>
                                <w:left w:w="360" w:type="dxa"/>
                                <w:right w:w="360" w:type="dxa"/>
                              </w:tblCellMar>
                              <w:tblLook w:val="04A0" w:firstRow="1" w:lastRow="0" w:firstColumn="1" w:lastColumn="0" w:noHBand="0" w:noVBand="1"/>
                            </w:tblPr>
                            <w:tblGrid>
                              <w:gridCol w:w="9385"/>
                            </w:tblGrid>
                            <w:tr w:rsidR="00456582" w:rsidRPr="00353EF7" w14:paraId="135FA9A1" w14:textId="77777777" w:rsidTr="00DF043A">
                              <w:trPr>
                                <w:trHeight w:val="1471"/>
                              </w:trPr>
                              <w:tc>
                                <w:tcPr>
                                  <w:tcW w:w="5000" w:type="pct"/>
                                  <w:shd w:val="clear" w:color="auto" w:fill="auto"/>
                                </w:tcPr>
                                <w:p w14:paraId="3DEBBCC0" w14:textId="77777777" w:rsidR="00456582" w:rsidRDefault="00456582" w:rsidP="00353EF7">
                                  <w:pPr>
                                    <w:pStyle w:val="Sinespaciado"/>
                                    <w:jc w:val="center"/>
                                    <w:rPr>
                                      <w:rFonts w:ascii="Univers 45 Light" w:hAnsi="Univers 45 Light" w:cs="Arial"/>
                                      <w:b/>
                                      <w:smallCaps/>
                                      <w:color w:val="FFFFFF" w:themeColor="background1"/>
                                      <w:sz w:val="28"/>
                                      <w:szCs w:val="40"/>
                                    </w:rPr>
                                  </w:pPr>
                                </w:p>
                                <w:p w14:paraId="0D4EE9E4" w14:textId="7D1CE2C7" w:rsidR="00456582" w:rsidRPr="00E3316D" w:rsidRDefault="00456582" w:rsidP="00353EF7">
                                  <w:pPr>
                                    <w:pStyle w:val="Sinespaciado"/>
                                    <w:jc w:val="center"/>
                                    <w:rPr>
                                      <w:rFonts w:ascii="Univers 45 Light" w:hAnsi="Univers 45 Light" w:cs="Arial"/>
                                      <w:b/>
                                      <w:smallCaps/>
                                      <w:color w:val="FFFFFF" w:themeColor="background1"/>
                                      <w:sz w:val="32"/>
                                      <w:szCs w:val="32"/>
                                      <w:rPrChange w:id="6" w:author="Valeria Tapia" w:date="2026-09-29T17:27:00Z">
                                        <w:rPr>
                                          <w:rFonts w:ascii="Univers 45 Light" w:hAnsi="Univers 45 Light" w:cs="Arial"/>
                                          <w:b/>
                                          <w:smallCaps/>
                                          <w:color w:val="FFFFFF" w:themeColor="background1"/>
                                          <w:sz w:val="36"/>
                                          <w:szCs w:val="32"/>
                                        </w:rPr>
                                      </w:rPrChange>
                                    </w:rPr>
                                  </w:pPr>
                                  <w:r w:rsidRPr="00E3316D">
                                    <w:rPr>
                                      <w:rFonts w:ascii="Univers 45 Light" w:hAnsi="Univers 45 Light" w:cs="Arial"/>
                                      <w:b/>
                                      <w:smallCaps/>
                                      <w:color w:val="FFFFFF" w:themeColor="background1"/>
                                      <w:sz w:val="32"/>
                                      <w:szCs w:val="32"/>
                                      <w:rPrChange w:id="7" w:author="Valeria Tapia" w:date="2026-09-29T17:27:00Z">
                                        <w:rPr>
                                          <w:rFonts w:ascii="Univers 45 Light" w:hAnsi="Univers 45 Light" w:cs="Arial"/>
                                          <w:b/>
                                          <w:smallCaps/>
                                          <w:color w:val="FFFFFF" w:themeColor="background1"/>
                                          <w:sz w:val="36"/>
                                          <w:szCs w:val="32"/>
                                        </w:rPr>
                                      </w:rPrChange>
                                    </w:rPr>
                                    <w:t>REGLAMENTO DE IMPLEMENTACIÓN, ADMINISTRACIÓN Y OPERACIÓN  DE L</w:t>
                                  </w:r>
                                  <w:ins w:id="8" w:author="Valeria Tapia" w:date="2026-09-29T17:27:00Z">
                                    <w:r w:rsidRPr="00E3316D">
                                      <w:rPr>
                                        <w:rFonts w:ascii="Univers 45 Light" w:hAnsi="Univers 45 Light" w:cs="Arial"/>
                                        <w:b/>
                                        <w:smallCaps/>
                                        <w:color w:val="FFFFFF" w:themeColor="background1"/>
                                        <w:sz w:val="32"/>
                                        <w:szCs w:val="32"/>
                                        <w:rPrChange w:id="9" w:author="Valeria Tapia" w:date="2026-09-29T17:27:00Z">
                                          <w:rPr>
                                            <w:rFonts w:ascii="Univers 45 Light" w:hAnsi="Univers 45 Light" w:cs="Arial"/>
                                            <w:b/>
                                            <w:smallCaps/>
                                            <w:color w:val="FFFFFF" w:themeColor="background1"/>
                                            <w:sz w:val="36"/>
                                            <w:szCs w:val="32"/>
                                          </w:rPr>
                                        </w:rPrChange>
                                      </w:rPr>
                                      <w:t xml:space="preserve">OS TRÁMITES Y SERVICIOS EN LA </w:t>
                                    </w:r>
                                  </w:ins>
                                  <w:del w:id="10" w:author="Valeria Tapia" w:date="2026-09-29T17:27:00Z">
                                    <w:r w:rsidRPr="00E3316D" w:rsidDel="00E3316D">
                                      <w:rPr>
                                        <w:rFonts w:ascii="Univers 45 Light" w:hAnsi="Univers 45 Light" w:cs="Arial"/>
                                        <w:b/>
                                        <w:smallCaps/>
                                        <w:color w:val="FFFFFF" w:themeColor="background1"/>
                                        <w:sz w:val="32"/>
                                        <w:szCs w:val="32"/>
                                        <w:rPrChange w:id="11" w:author="Valeria Tapia" w:date="2026-09-29T17:27:00Z">
                                          <w:rPr>
                                            <w:rFonts w:ascii="Univers 45 Light" w:hAnsi="Univers 45 Light" w:cs="Arial"/>
                                            <w:b/>
                                            <w:smallCaps/>
                                            <w:color w:val="FFFFFF" w:themeColor="background1"/>
                                            <w:sz w:val="36"/>
                                            <w:szCs w:val="32"/>
                                          </w:rPr>
                                        </w:rPrChange>
                                      </w:rPr>
                                      <w:delText>A</w:delText>
                                    </w:r>
                                  </w:del>
                                  <w:r w:rsidRPr="00E3316D">
                                    <w:rPr>
                                      <w:rFonts w:ascii="Univers 45 Light" w:hAnsi="Univers 45 Light" w:cs="Arial"/>
                                      <w:b/>
                                      <w:smallCaps/>
                                      <w:color w:val="FFFFFF" w:themeColor="background1"/>
                                      <w:sz w:val="32"/>
                                      <w:szCs w:val="32"/>
                                      <w:rPrChange w:id="12" w:author="Valeria Tapia" w:date="2026-09-29T17:27:00Z">
                                        <w:rPr>
                                          <w:rFonts w:ascii="Univers 45 Light" w:hAnsi="Univers 45 Light" w:cs="Arial"/>
                                          <w:b/>
                                          <w:smallCaps/>
                                          <w:color w:val="FFFFFF" w:themeColor="background1"/>
                                          <w:sz w:val="36"/>
                                          <w:szCs w:val="32"/>
                                        </w:rPr>
                                      </w:rPrChange>
                                    </w:rPr>
                                    <w:t xml:space="preserve"> </w:t>
                                  </w:r>
                                </w:p>
                                <w:p w14:paraId="558D776D" w14:textId="276F92F7" w:rsidR="00456582" w:rsidRPr="00E3316D" w:rsidRDefault="00456582" w:rsidP="00353EF7">
                                  <w:pPr>
                                    <w:pStyle w:val="Sinespaciado"/>
                                    <w:jc w:val="center"/>
                                    <w:rPr>
                                      <w:rFonts w:ascii="Univers 45 Light" w:hAnsi="Univers 45 Light" w:cs="Arial"/>
                                      <w:b/>
                                      <w:smallCaps/>
                                      <w:color w:val="FFFFFF" w:themeColor="background1"/>
                                      <w:sz w:val="32"/>
                                      <w:szCs w:val="32"/>
                                      <w:rPrChange w:id="13" w:author="Valeria Tapia" w:date="2026-09-29T17:27:00Z">
                                        <w:rPr>
                                          <w:rFonts w:ascii="Univers 45 Light" w:hAnsi="Univers 45 Light" w:cs="Arial"/>
                                          <w:b/>
                                          <w:smallCaps/>
                                          <w:color w:val="FFFFFF" w:themeColor="background1"/>
                                          <w:sz w:val="36"/>
                                          <w:szCs w:val="32"/>
                                        </w:rPr>
                                      </w:rPrChange>
                                    </w:rPr>
                                  </w:pPr>
                                  <w:r w:rsidRPr="00E3316D">
                                    <w:rPr>
                                      <w:rFonts w:ascii="Univers 45 Light" w:hAnsi="Univers 45 Light" w:cs="Arial"/>
                                      <w:b/>
                                      <w:smallCaps/>
                                      <w:color w:val="FFFFFF" w:themeColor="background1"/>
                                      <w:sz w:val="32"/>
                                      <w:szCs w:val="32"/>
                                      <w:rPrChange w:id="14" w:author="Valeria Tapia" w:date="2026-09-29T17:27:00Z">
                                        <w:rPr>
                                          <w:rFonts w:ascii="Univers 45 Light" w:hAnsi="Univers 45 Light" w:cs="Arial"/>
                                          <w:b/>
                                          <w:smallCaps/>
                                          <w:color w:val="FFFFFF" w:themeColor="background1"/>
                                          <w:sz w:val="36"/>
                                          <w:szCs w:val="32"/>
                                        </w:rPr>
                                      </w:rPrChange>
                                    </w:rPr>
                                    <w:t xml:space="preserve">VENTANILLA ÚNICA DE COMERCIO EXTERIOR </w:t>
                                  </w:r>
                                </w:p>
                                <w:p w14:paraId="0CD99CC3" w14:textId="49C24C08" w:rsidR="00456582" w:rsidRPr="00353EF7" w:rsidRDefault="00456582" w:rsidP="00353EF7">
                                  <w:pPr>
                                    <w:pStyle w:val="Sinespaciado"/>
                                    <w:jc w:val="center"/>
                                    <w:rPr>
                                      <w:rFonts w:ascii="Arial" w:hAnsi="Arial" w:cs="Arial"/>
                                      <w:smallCaps/>
                                      <w:color w:val="FFFFFF" w:themeColor="background1"/>
                                      <w:sz w:val="36"/>
                                      <w:szCs w:val="38"/>
                                      <w:lang w:val="pt-BR"/>
                                    </w:rPr>
                                  </w:pPr>
                                  <w:r w:rsidRPr="00E72768">
                                    <w:rPr>
                                      <w:rFonts w:ascii="Univers 45 Light" w:hAnsi="Univers 45 Light" w:cs="Arial"/>
                                      <w:b/>
                                      <w:smallCaps/>
                                      <w:color w:val="FFFFFF" w:themeColor="background1"/>
                                      <w:sz w:val="36"/>
                                      <w:szCs w:val="32"/>
                                    </w:rPr>
                                    <w:t xml:space="preserve">CÓDIGO: </w:t>
                                  </w:r>
                                  <w:r w:rsidRPr="00E72768">
                                    <w:rPr>
                                      <w:rFonts w:ascii="Univers 45 Light" w:hAnsi="Univers 45 Light" w:cs="Arial"/>
                                      <w:b/>
                                      <w:smallCaps/>
                                      <w:color w:val="FFFFFF" w:themeColor="background1"/>
                                      <w:sz w:val="36"/>
                                      <w:szCs w:val="32"/>
                                      <w:lang w:val="pt-BR"/>
                                    </w:rPr>
                                    <w:t xml:space="preserve"> GNN-REG-14 VERSIÓN 2:</w:t>
                                  </w:r>
                                </w:p>
                              </w:tc>
                            </w:tr>
                          </w:tbl>
                          <w:p w14:paraId="57FB2F39" w14:textId="77777777" w:rsidR="00456582" w:rsidRPr="00353EF7" w:rsidRDefault="00456582" w:rsidP="00353EF7">
                            <w:pPr>
                              <w:pStyle w:val="Sinespaciado"/>
                              <w:spacing w:line="14" w:lineRule="exact"/>
                              <w:jc w:val="center"/>
                              <w:rPr>
                                <w:color w:val="FFFFFF" w:themeColor="background1"/>
                                <w:sz w:val="20"/>
                                <w:lang w:val="pt-BR"/>
                              </w:rPr>
                            </w:pPr>
                          </w:p>
                        </w:txbxContent>
                      </wps:txbx>
                      <wps:bodyPr rot="0" vert="horz" wrap="square" lIns="228600" tIns="0" rIns="2286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A9611" id="Rectángulo 42" o:spid="_x0000_s1026" style="position:absolute;left:0;text-align:left;margin-left:67.15pt;margin-top:358.4pt;width:482.5pt;height:117.6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" o:allowincell="f" filled="f" stroked="f">
                <v:textbox inset="18pt,0,18pt,0">
                  <w:txbxContent>
                    <w:p w14:paraId="76C4443A" w14:textId="77777777" w:rsidR="00456582" w:rsidRPr="004C174D" w:rsidRDefault="00456582" w:rsidP="0004315D">
                      <w:pPr>
                        <w:rPr>
                          <w:color w:val="FFFFFF" w:themeColor="background1"/>
                        </w:rPr>
                      </w:pPr>
                    </w:p>
                    <w:tbl>
                      <w:tblPr>
                        <w:tblW w:w="5255" w:type="pct"/>
                        <w:tblInd w:w="-491" w:type="dxa"/>
                        <w:tblCellMar>
                          <w:left w:w="360" w:type="dxa"/>
                          <w:right w:w="360" w:type="dxa"/>
                        </w:tblCellMar>
                        <w:tblLook w:val="04A0" w:firstRow="1" w:lastRow="0" w:firstColumn="1" w:lastColumn="0" w:noHBand="0" w:noVBand="1"/>
                      </w:tblPr>
                      <w:tblGrid>
                        <w:gridCol w:w="9385"/>
                      </w:tblGrid>
                      <w:tr w:rsidR="00456582" w:rsidRPr="00353EF7" w14:paraId="135FA9A1" w14:textId="77777777" w:rsidTr="00DF043A">
                        <w:trPr>
                          <w:trHeight w:val="1471"/>
                        </w:trPr>
                        <w:tc>
                          <w:tcPr>
                            <w:tcW w:w="5000" w:type="pct"/>
                            <w:shd w:val="clear" w:color="auto" w:fill="auto"/>
                          </w:tcPr>
                          <w:p w14:paraId="3DEBBCC0" w14:textId="77777777" w:rsidR="00456582" w:rsidRDefault="00456582" w:rsidP="00353EF7">
                            <w:pPr>
                              <w:pStyle w:val="Sinespaciado"/>
                              <w:jc w:val="center"/>
                              <w:rPr>
                                <w:rFonts w:ascii="Univers 45 Light" w:hAnsi="Univers 45 Light" w:cs="Arial"/>
                                <w:b/>
                                <w:smallCaps/>
                                <w:color w:val="FFFFFF" w:themeColor="background1"/>
                                <w:sz w:val="28"/>
                                <w:szCs w:val="40"/>
                              </w:rPr>
                            </w:pPr>
                          </w:p>
                          <w:p w14:paraId="0D4EE9E4" w14:textId="7D1CE2C7" w:rsidR="00456582" w:rsidRPr="00E3316D" w:rsidRDefault="00456582" w:rsidP="00353EF7">
                            <w:pPr>
                              <w:pStyle w:val="Sinespaciado"/>
                              <w:jc w:val="center"/>
                              <w:rPr>
                                <w:rFonts w:ascii="Univers 45 Light" w:hAnsi="Univers 45 Light" w:cs="Arial"/>
                                <w:b/>
                                <w:smallCaps/>
                                <w:color w:val="FFFFFF" w:themeColor="background1"/>
                                <w:sz w:val="32"/>
                                <w:szCs w:val="32"/>
                                <w:rPrChange w:id="15" w:author="Valeria Tapia" w:date="2026-09-29T17:27:00Z">
                                  <w:rPr>
                                    <w:rFonts w:ascii="Univers 45 Light" w:hAnsi="Univers 45 Light" w:cs="Arial"/>
                                    <w:b/>
                                    <w:smallCaps/>
                                    <w:color w:val="FFFFFF" w:themeColor="background1"/>
                                    <w:sz w:val="36"/>
                                    <w:szCs w:val="32"/>
                                  </w:rPr>
                                </w:rPrChange>
                              </w:rPr>
                            </w:pPr>
                            <w:r w:rsidRPr="00E3316D">
                              <w:rPr>
                                <w:rFonts w:ascii="Univers 45 Light" w:hAnsi="Univers 45 Light" w:cs="Arial"/>
                                <w:b/>
                                <w:smallCaps/>
                                <w:color w:val="FFFFFF" w:themeColor="background1"/>
                                <w:sz w:val="32"/>
                                <w:szCs w:val="32"/>
                                <w:rPrChange w:id="16" w:author="Valeria Tapia" w:date="2026-09-29T17:27:00Z">
                                  <w:rPr>
                                    <w:rFonts w:ascii="Univers 45 Light" w:hAnsi="Univers 45 Light" w:cs="Arial"/>
                                    <w:b/>
                                    <w:smallCaps/>
                                    <w:color w:val="FFFFFF" w:themeColor="background1"/>
                                    <w:sz w:val="36"/>
                                    <w:szCs w:val="32"/>
                                  </w:rPr>
                                </w:rPrChange>
                              </w:rPr>
                              <w:t>REGLAMENTO DE IMPLEMENTACIÓN, ADMINISTRACIÓN Y OPERACIÓN  DE L</w:t>
                            </w:r>
                            <w:ins w:id="17" w:author="Valeria Tapia" w:date="2026-09-29T17:27:00Z">
                              <w:r w:rsidRPr="00E3316D">
                                <w:rPr>
                                  <w:rFonts w:ascii="Univers 45 Light" w:hAnsi="Univers 45 Light" w:cs="Arial"/>
                                  <w:b/>
                                  <w:smallCaps/>
                                  <w:color w:val="FFFFFF" w:themeColor="background1"/>
                                  <w:sz w:val="32"/>
                                  <w:szCs w:val="32"/>
                                  <w:rPrChange w:id="18" w:author="Valeria Tapia" w:date="2026-09-29T17:27:00Z">
                                    <w:rPr>
                                      <w:rFonts w:ascii="Univers 45 Light" w:hAnsi="Univers 45 Light" w:cs="Arial"/>
                                      <w:b/>
                                      <w:smallCaps/>
                                      <w:color w:val="FFFFFF" w:themeColor="background1"/>
                                      <w:sz w:val="36"/>
                                      <w:szCs w:val="32"/>
                                    </w:rPr>
                                  </w:rPrChange>
                                </w:rPr>
                                <w:t xml:space="preserve">OS TRÁMITES Y SERVICIOS EN LA </w:t>
                              </w:r>
                            </w:ins>
                            <w:del w:id="19" w:author="Valeria Tapia" w:date="2026-09-29T17:27:00Z">
                              <w:r w:rsidRPr="00E3316D" w:rsidDel="00E3316D">
                                <w:rPr>
                                  <w:rFonts w:ascii="Univers 45 Light" w:hAnsi="Univers 45 Light" w:cs="Arial"/>
                                  <w:b/>
                                  <w:smallCaps/>
                                  <w:color w:val="FFFFFF" w:themeColor="background1"/>
                                  <w:sz w:val="32"/>
                                  <w:szCs w:val="32"/>
                                  <w:rPrChange w:id="20" w:author="Valeria Tapia" w:date="2026-09-29T17:27:00Z">
                                    <w:rPr>
                                      <w:rFonts w:ascii="Univers 45 Light" w:hAnsi="Univers 45 Light" w:cs="Arial"/>
                                      <w:b/>
                                      <w:smallCaps/>
                                      <w:color w:val="FFFFFF" w:themeColor="background1"/>
                                      <w:sz w:val="36"/>
                                      <w:szCs w:val="32"/>
                                    </w:rPr>
                                  </w:rPrChange>
                                </w:rPr>
                                <w:delText>A</w:delText>
                              </w:r>
                            </w:del>
                            <w:r w:rsidRPr="00E3316D">
                              <w:rPr>
                                <w:rFonts w:ascii="Univers 45 Light" w:hAnsi="Univers 45 Light" w:cs="Arial"/>
                                <w:b/>
                                <w:smallCaps/>
                                <w:color w:val="FFFFFF" w:themeColor="background1"/>
                                <w:sz w:val="32"/>
                                <w:szCs w:val="32"/>
                                <w:rPrChange w:id="21" w:author="Valeria Tapia" w:date="2026-09-29T17:27:00Z">
                                  <w:rPr>
                                    <w:rFonts w:ascii="Univers 45 Light" w:hAnsi="Univers 45 Light" w:cs="Arial"/>
                                    <w:b/>
                                    <w:smallCaps/>
                                    <w:color w:val="FFFFFF" w:themeColor="background1"/>
                                    <w:sz w:val="36"/>
                                    <w:szCs w:val="32"/>
                                  </w:rPr>
                                </w:rPrChange>
                              </w:rPr>
                              <w:t xml:space="preserve"> </w:t>
                            </w:r>
                          </w:p>
                          <w:p w14:paraId="558D776D" w14:textId="276F92F7" w:rsidR="00456582" w:rsidRPr="00E3316D" w:rsidRDefault="00456582" w:rsidP="00353EF7">
                            <w:pPr>
                              <w:pStyle w:val="Sinespaciado"/>
                              <w:jc w:val="center"/>
                              <w:rPr>
                                <w:rFonts w:ascii="Univers 45 Light" w:hAnsi="Univers 45 Light" w:cs="Arial"/>
                                <w:b/>
                                <w:smallCaps/>
                                <w:color w:val="FFFFFF" w:themeColor="background1"/>
                                <w:sz w:val="32"/>
                                <w:szCs w:val="32"/>
                                <w:rPrChange w:id="22" w:author="Valeria Tapia" w:date="2026-09-29T17:27:00Z">
                                  <w:rPr>
                                    <w:rFonts w:ascii="Univers 45 Light" w:hAnsi="Univers 45 Light" w:cs="Arial"/>
                                    <w:b/>
                                    <w:smallCaps/>
                                    <w:color w:val="FFFFFF" w:themeColor="background1"/>
                                    <w:sz w:val="36"/>
                                    <w:szCs w:val="32"/>
                                  </w:rPr>
                                </w:rPrChange>
                              </w:rPr>
                            </w:pPr>
                            <w:r w:rsidRPr="00E3316D">
                              <w:rPr>
                                <w:rFonts w:ascii="Univers 45 Light" w:hAnsi="Univers 45 Light" w:cs="Arial"/>
                                <w:b/>
                                <w:smallCaps/>
                                <w:color w:val="FFFFFF" w:themeColor="background1"/>
                                <w:sz w:val="32"/>
                                <w:szCs w:val="32"/>
                                <w:rPrChange w:id="23" w:author="Valeria Tapia" w:date="2026-09-29T17:27:00Z">
                                  <w:rPr>
                                    <w:rFonts w:ascii="Univers 45 Light" w:hAnsi="Univers 45 Light" w:cs="Arial"/>
                                    <w:b/>
                                    <w:smallCaps/>
                                    <w:color w:val="FFFFFF" w:themeColor="background1"/>
                                    <w:sz w:val="36"/>
                                    <w:szCs w:val="32"/>
                                  </w:rPr>
                                </w:rPrChange>
                              </w:rPr>
                              <w:t xml:space="preserve">VENTANILLA ÚNICA DE COMERCIO EXTERIOR </w:t>
                            </w:r>
                          </w:p>
                          <w:p w14:paraId="0CD99CC3" w14:textId="49C24C08" w:rsidR="00456582" w:rsidRPr="00353EF7" w:rsidRDefault="00456582" w:rsidP="00353EF7">
                            <w:pPr>
                              <w:pStyle w:val="Sinespaciado"/>
                              <w:jc w:val="center"/>
                              <w:rPr>
                                <w:rFonts w:ascii="Arial" w:hAnsi="Arial" w:cs="Arial"/>
                                <w:smallCaps/>
                                <w:color w:val="FFFFFF" w:themeColor="background1"/>
                                <w:sz w:val="36"/>
                                <w:szCs w:val="38"/>
                                <w:lang w:val="pt-BR"/>
                              </w:rPr>
                            </w:pPr>
                            <w:r w:rsidRPr="00E72768">
                              <w:rPr>
                                <w:rFonts w:ascii="Univers 45 Light" w:hAnsi="Univers 45 Light" w:cs="Arial"/>
                                <w:b/>
                                <w:smallCaps/>
                                <w:color w:val="FFFFFF" w:themeColor="background1"/>
                                <w:sz w:val="36"/>
                                <w:szCs w:val="32"/>
                              </w:rPr>
                              <w:t xml:space="preserve">CÓDIGO: </w:t>
                            </w:r>
                            <w:r w:rsidRPr="00E72768">
                              <w:rPr>
                                <w:rFonts w:ascii="Univers 45 Light" w:hAnsi="Univers 45 Light" w:cs="Arial"/>
                                <w:b/>
                                <w:smallCaps/>
                                <w:color w:val="FFFFFF" w:themeColor="background1"/>
                                <w:sz w:val="36"/>
                                <w:szCs w:val="32"/>
                                <w:lang w:val="pt-BR"/>
                              </w:rPr>
                              <w:t xml:space="preserve"> GNN-REG-14 VERSIÓN 2:</w:t>
                            </w:r>
                          </w:p>
                        </w:tc>
                      </w:tr>
                    </w:tbl>
                    <w:p w14:paraId="57FB2F39" w14:textId="77777777" w:rsidR="00456582" w:rsidRPr="00353EF7" w:rsidRDefault="00456582" w:rsidP="00353EF7">
                      <w:pPr>
                        <w:pStyle w:val="Sinespaciado"/>
                        <w:spacing w:line="14" w:lineRule="exact"/>
                        <w:jc w:val="center"/>
                        <w:rPr>
                          <w:color w:val="FFFFFF" w:themeColor="background1"/>
                          <w:sz w:val="20"/>
                          <w:lang w:val="pt-BR"/>
                        </w:rPr>
                      </w:pPr>
                    </w:p>
                  </w:txbxContent>
                </v:textbox>
                <w10:wrap anchorx="page" anchory="page"/>
              </v:rect>
            </w:pict>
          </mc:Fallback>
        </mc:AlternateContent>
      </w:r>
      <w:r w:rsidRPr="00654309">
        <w:rPr>
          <w:b/>
          <w:bCs/>
          <w:noProof/>
          <w:spacing w:val="30"/>
          <w:szCs w:val="24"/>
          <w:lang w:val="es-BO" w:eastAsia="es-BO"/>
        </w:rPr>
        <w:drawing>
          <wp:anchor distT="0" distB="0" distL="114300" distR="114300" simplePos="0" relativeHeight="251660288" behindDoc="1" locked="0" layoutInCell="1" allowOverlap="1" wp14:anchorId="40305928" wp14:editId="3A686D11">
            <wp:simplePos x="0" y="0"/>
            <wp:positionH relativeFrom="column">
              <wp:posOffset>-875419</wp:posOffset>
            </wp:positionH>
            <wp:positionV relativeFrom="paragraph">
              <wp:posOffset>-1868464</wp:posOffset>
            </wp:positionV>
            <wp:extent cx="7417559" cy="10686197"/>
            <wp:effectExtent l="0" t="0" r="0" b="1270"/>
            <wp:wrapNone/>
            <wp:docPr id="2" name="Imagen 2" descr="CAratulas 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atulas AN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17270" cy="10685780"/>
                    </a:xfrm>
                    <a:prstGeom prst="rect">
                      <a:avLst/>
                    </a:prstGeom>
                    <a:noFill/>
                  </pic:spPr>
                </pic:pic>
              </a:graphicData>
            </a:graphic>
            <wp14:sizeRelH relativeFrom="page">
              <wp14:pctWidth>0</wp14:pctWidth>
            </wp14:sizeRelH>
            <wp14:sizeRelV relativeFrom="page">
              <wp14:pctHeight>0</wp14:pctHeight>
            </wp14:sizeRelV>
          </wp:anchor>
        </w:drawing>
      </w:r>
      <w:r w:rsidR="0004315D" w:rsidRPr="00654309">
        <w:rPr>
          <w:rFonts w:cs="DejaVu Sans"/>
          <w:noProof/>
          <w:szCs w:val="24"/>
          <w:lang w:val="es-BO" w:eastAsia="es-BO"/>
        </w:rPr>
        <mc:AlternateContent>
          <mc:Choice Requires="wps">
            <w:drawing>
              <wp:anchor distT="0" distB="0" distL="114300" distR="114300" simplePos="0" relativeHeight="251661312" behindDoc="0" locked="0" layoutInCell="0" allowOverlap="1" wp14:anchorId="134CD188" wp14:editId="761BC9F7">
                <wp:simplePos x="0" y="0"/>
                <wp:positionH relativeFrom="page">
                  <wp:posOffset>1041400</wp:posOffset>
                </wp:positionH>
                <wp:positionV relativeFrom="page">
                  <wp:posOffset>3684905</wp:posOffset>
                </wp:positionV>
                <wp:extent cx="6394450" cy="954405"/>
                <wp:effectExtent l="0" t="0" r="0" b="17145"/>
                <wp:wrapNone/>
                <wp:docPr id="3" name="Rectángulo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94450" cy="954405"/>
                        </a:xfrm>
                        <a:prstGeom prst="rect">
                          <a:avLst/>
                        </a:prstGeom>
                        <a:noFill/>
                        <a:ln>
                          <a:noFill/>
                        </a:ln>
                      </wps:spPr>
                      <wps:txbx>
                        <w:txbxContent>
                          <w:p w14:paraId="3EACFB4B" w14:textId="77777777" w:rsidR="00456582" w:rsidRDefault="00456582" w:rsidP="0004315D"/>
                          <w:tbl>
                            <w:tblPr>
                              <w:tblW w:w="4891" w:type="pct"/>
                              <w:tblCellMar>
                                <w:left w:w="360" w:type="dxa"/>
                                <w:right w:w="360" w:type="dxa"/>
                              </w:tblCellMar>
                              <w:tblLook w:val="04A0" w:firstRow="1" w:lastRow="0" w:firstColumn="1" w:lastColumn="0" w:noHBand="0" w:noVBand="1"/>
                            </w:tblPr>
                            <w:tblGrid>
                              <w:gridCol w:w="9146"/>
                            </w:tblGrid>
                            <w:tr w:rsidR="00456582" w14:paraId="57D8913B" w14:textId="77777777" w:rsidTr="007E6662">
                              <w:trPr>
                                <w:trHeight w:val="2273"/>
                              </w:trPr>
                              <w:tc>
                                <w:tcPr>
                                  <w:tcW w:w="5000" w:type="pct"/>
                                  <w:shd w:val="clear" w:color="auto" w:fill="auto"/>
                                </w:tcPr>
                                <w:p w14:paraId="0D314E41" w14:textId="77777777" w:rsidR="00456582" w:rsidRDefault="00456582" w:rsidP="008E75E0">
                                  <w:pPr>
                                    <w:pStyle w:val="Sinespaciado"/>
                                    <w:jc w:val="center"/>
                                    <w:rPr>
                                      <w:rFonts w:ascii="Univers 45 Light" w:hAnsi="Univers 45 Light" w:cs="Arial"/>
                                      <w:b/>
                                      <w:smallCaps/>
                                      <w:sz w:val="32"/>
                                      <w:szCs w:val="32"/>
                                    </w:rPr>
                                  </w:pPr>
                                  <w:r w:rsidRPr="00E70EAB">
                                    <w:rPr>
                                      <w:rFonts w:ascii="Univers 45 Light" w:hAnsi="Univers 45 Light" w:cs="Arial"/>
                                      <w:b/>
                                      <w:smallCaps/>
                                      <w:sz w:val="32"/>
                                      <w:szCs w:val="32"/>
                                    </w:rPr>
                                    <w:t>GERENCIA NACIONAL DE NORMAS</w:t>
                                  </w:r>
                                </w:p>
                                <w:p w14:paraId="3793DD91" w14:textId="332B4B30" w:rsidR="00456582" w:rsidRDefault="00456582" w:rsidP="008E75E0">
                                  <w:pPr>
                                    <w:pStyle w:val="Sinespaciado"/>
                                    <w:jc w:val="center"/>
                                    <w:rPr>
                                      <w:rFonts w:ascii="Univers 45 Light" w:hAnsi="Univers 45 Light" w:cs="Arial"/>
                                      <w:b/>
                                      <w:smallCaps/>
                                      <w:spacing w:val="-4"/>
                                      <w:sz w:val="32"/>
                                      <w:szCs w:val="32"/>
                                    </w:rPr>
                                  </w:pPr>
                                  <w:r w:rsidRPr="009E6E36">
                                    <w:rPr>
                                      <w:rFonts w:ascii="Univers 45 Light" w:hAnsi="Univers 45 Light" w:cs="Arial"/>
                                      <w:b/>
                                      <w:smallCaps/>
                                      <w:spacing w:val="-4"/>
                                      <w:sz w:val="32"/>
                                      <w:szCs w:val="32"/>
                                    </w:rPr>
                                    <w:t xml:space="preserve">DEPARTAMENTO DE </w:t>
                                  </w:r>
                                  <w:r>
                                    <w:rPr>
                                      <w:rFonts w:ascii="Univers 45 Light" w:hAnsi="Univers 45 Light" w:cs="Arial"/>
                                      <w:b/>
                                      <w:smallCaps/>
                                      <w:spacing w:val="-4"/>
                                      <w:sz w:val="32"/>
                                      <w:szCs w:val="32"/>
                                    </w:rPr>
                                    <w:t>NORMATIVA Y PROCESOS VUCE</w:t>
                                  </w:r>
                                </w:p>
                                <w:p w14:paraId="3EA7E83B" w14:textId="77777777" w:rsidR="00456582" w:rsidRDefault="00456582" w:rsidP="008E75E0">
                                  <w:pPr>
                                    <w:pStyle w:val="Sinespaciado"/>
                                    <w:jc w:val="center"/>
                                    <w:rPr>
                                      <w:rFonts w:ascii="Univers 45 Light" w:hAnsi="Univers 45 Light" w:cs="Arial"/>
                                      <w:b/>
                                      <w:smallCaps/>
                                      <w:spacing w:val="-4"/>
                                      <w:sz w:val="32"/>
                                      <w:szCs w:val="32"/>
                                    </w:rPr>
                                  </w:pPr>
                                </w:p>
                                <w:p w14:paraId="4A84F022" w14:textId="77777777" w:rsidR="00456582" w:rsidRDefault="00456582" w:rsidP="008E75E0">
                                  <w:pPr>
                                    <w:pStyle w:val="Sinespaciado"/>
                                    <w:jc w:val="center"/>
                                    <w:rPr>
                                      <w:rFonts w:ascii="Univers 45 Light" w:hAnsi="Univers 45 Light" w:cs="Arial"/>
                                      <w:b/>
                                      <w:smallCaps/>
                                      <w:spacing w:val="-4"/>
                                      <w:sz w:val="32"/>
                                      <w:szCs w:val="32"/>
                                    </w:rPr>
                                  </w:pPr>
                                </w:p>
                                <w:p w14:paraId="68FD13E1" w14:textId="77777777" w:rsidR="00456582" w:rsidRDefault="00456582" w:rsidP="008E75E0">
                                  <w:pPr>
                                    <w:pStyle w:val="Sinespaciado"/>
                                    <w:jc w:val="center"/>
                                    <w:rPr>
                                      <w:rFonts w:ascii="Univers 45 Light" w:hAnsi="Univers 45 Light" w:cs="Arial"/>
                                      <w:b/>
                                      <w:smallCaps/>
                                      <w:spacing w:val="-4"/>
                                      <w:sz w:val="32"/>
                                      <w:szCs w:val="32"/>
                                    </w:rPr>
                                  </w:pPr>
                                </w:p>
                                <w:p w14:paraId="4FF07C2C" w14:textId="77777777" w:rsidR="00456582" w:rsidRPr="009E6E36" w:rsidRDefault="00456582" w:rsidP="008E75E0">
                                  <w:pPr>
                                    <w:pStyle w:val="Sinespaciado"/>
                                    <w:jc w:val="center"/>
                                    <w:rPr>
                                      <w:rFonts w:ascii="Univers 45 Light" w:hAnsi="Univers 45 Light" w:cs="Arial"/>
                                      <w:b/>
                                      <w:smallCaps/>
                                      <w:spacing w:val="-4"/>
                                      <w:sz w:val="32"/>
                                      <w:szCs w:val="32"/>
                                    </w:rPr>
                                  </w:pPr>
                                </w:p>
                              </w:tc>
                            </w:tr>
                          </w:tbl>
                          <w:p w14:paraId="2A4857D5" w14:textId="77777777" w:rsidR="00456582" w:rsidRDefault="00456582" w:rsidP="0004315D">
                            <w:pPr>
                              <w:pStyle w:val="Sinespaciado"/>
                              <w:spacing w:line="14" w:lineRule="exact"/>
                            </w:pPr>
                          </w:p>
                        </w:txbxContent>
                      </wps:txbx>
                      <wps:bodyPr rot="0" vert="horz" wrap="square" lIns="228600" tIns="0" rIns="22860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4CD188" id="_x0000_s1027" style="position:absolute;left:0;text-align:left;margin-left:82pt;margin-top:290.15pt;width:503.5pt;height:75.1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" o:allowincell="f" filled="f" stroked="f">
                <v:textbox inset="18pt,0,18pt,0">
                  <w:txbxContent>
                    <w:p w14:paraId="3EACFB4B" w14:textId="77777777" w:rsidR="00456582" w:rsidRDefault="00456582" w:rsidP="0004315D"/>
                    <w:tbl>
                      <w:tblPr>
                        <w:tblW w:w="4891" w:type="pct"/>
                        <w:tblCellMar>
                          <w:left w:w="360" w:type="dxa"/>
                          <w:right w:w="360" w:type="dxa"/>
                        </w:tblCellMar>
                        <w:tblLook w:val="04A0" w:firstRow="1" w:lastRow="0" w:firstColumn="1" w:lastColumn="0" w:noHBand="0" w:noVBand="1"/>
                      </w:tblPr>
                      <w:tblGrid>
                        <w:gridCol w:w="9146"/>
                      </w:tblGrid>
                      <w:tr w:rsidR="00456582" w14:paraId="57D8913B" w14:textId="77777777" w:rsidTr="007E6662">
                        <w:trPr>
                          <w:trHeight w:val="2273"/>
                        </w:trPr>
                        <w:tc>
                          <w:tcPr>
                            <w:tcW w:w="5000" w:type="pct"/>
                            <w:shd w:val="clear" w:color="auto" w:fill="auto"/>
                          </w:tcPr>
                          <w:p w14:paraId="0D314E41" w14:textId="77777777" w:rsidR="00456582" w:rsidRDefault="00456582" w:rsidP="008E75E0">
                            <w:pPr>
                              <w:pStyle w:val="Sinespaciado"/>
                              <w:jc w:val="center"/>
                              <w:rPr>
                                <w:rFonts w:ascii="Univers 45 Light" w:hAnsi="Univers 45 Light" w:cs="Arial"/>
                                <w:b/>
                                <w:smallCaps/>
                                <w:sz w:val="32"/>
                                <w:szCs w:val="32"/>
                              </w:rPr>
                            </w:pPr>
                            <w:r w:rsidRPr="00E70EAB">
                              <w:rPr>
                                <w:rFonts w:ascii="Univers 45 Light" w:hAnsi="Univers 45 Light" w:cs="Arial"/>
                                <w:b/>
                                <w:smallCaps/>
                                <w:sz w:val="32"/>
                                <w:szCs w:val="32"/>
                              </w:rPr>
                              <w:t>GERENCIA NACIONAL DE NORMAS</w:t>
                            </w:r>
                          </w:p>
                          <w:p w14:paraId="3793DD91" w14:textId="332B4B30" w:rsidR="00456582" w:rsidRDefault="00456582" w:rsidP="008E75E0">
                            <w:pPr>
                              <w:pStyle w:val="Sinespaciado"/>
                              <w:jc w:val="center"/>
                              <w:rPr>
                                <w:rFonts w:ascii="Univers 45 Light" w:hAnsi="Univers 45 Light" w:cs="Arial"/>
                                <w:b/>
                                <w:smallCaps/>
                                <w:spacing w:val="-4"/>
                                <w:sz w:val="32"/>
                                <w:szCs w:val="32"/>
                              </w:rPr>
                            </w:pPr>
                            <w:r w:rsidRPr="009E6E36">
                              <w:rPr>
                                <w:rFonts w:ascii="Univers 45 Light" w:hAnsi="Univers 45 Light" w:cs="Arial"/>
                                <w:b/>
                                <w:smallCaps/>
                                <w:spacing w:val="-4"/>
                                <w:sz w:val="32"/>
                                <w:szCs w:val="32"/>
                              </w:rPr>
                              <w:t xml:space="preserve">DEPARTAMENTO DE </w:t>
                            </w:r>
                            <w:r>
                              <w:rPr>
                                <w:rFonts w:ascii="Univers 45 Light" w:hAnsi="Univers 45 Light" w:cs="Arial"/>
                                <w:b/>
                                <w:smallCaps/>
                                <w:spacing w:val="-4"/>
                                <w:sz w:val="32"/>
                                <w:szCs w:val="32"/>
                              </w:rPr>
                              <w:t>NORMATIVA Y PROCESOS VUCE</w:t>
                            </w:r>
                          </w:p>
                          <w:p w14:paraId="3EA7E83B" w14:textId="77777777" w:rsidR="00456582" w:rsidRDefault="00456582" w:rsidP="008E75E0">
                            <w:pPr>
                              <w:pStyle w:val="Sinespaciado"/>
                              <w:jc w:val="center"/>
                              <w:rPr>
                                <w:rFonts w:ascii="Univers 45 Light" w:hAnsi="Univers 45 Light" w:cs="Arial"/>
                                <w:b/>
                                <w:smallCaps/>
                                <w:spacing w:val="-4"/>
                                <w:sz w:val="32"/>
                                <w:szCs w:val="32"/>
                              </w:rPr>
                            </w:pPr>
                          </w:p>
                          <w:p w14:paraId="4A84F022" w14:textId="77777777" w:rsidR="00456582" w:rsidRDefault="00456582" w:rsidP="008E75E0">
                            <w:pPr>
                              <w:pStyle w:val="Sinespaciado"/>
                              <w:jc w:val="center"/>
                              <w:rPr>
                                <w:rFonts w:ascii="Univers 45 Light" w:hAnsi="Univers 45 Light" w:cs="Arial"/>
                                <w:b/>
                                <w:smallCaps/>
                                <w:spacing w:val="-4"/>
                                <w:sz w:val="32"/>
                                <w:szCs w:val="32"/>
                              </w:rPr>
                            </w:pPr>
                          </w:p>
                          <w:p w14:paraId="68FD13E1" w14:textId="77777777" w:rsidR="00456582" w:rsidRDefault="00456582" w:rsidP="008E75E0">
                            <w:pPr>
                              <w:pStyle w:val="Sinespaciado"/>
                              <w:jc w:val="center"/>
                              <w:rPr>
                                <w:rFonts w:ascii="Univers 45 Light" w:hAnsi="Univers 45 Light" w:cs="Arial"/>
                                <w:b/>
                                <w:smallCaps/>
                                <w:spacing w:val="-4"/>
                                <w:sz w:val="32"/>
                                <w:szCs w:val="32"/>
                              </w:rPr>
                            </w:pPr>
                          </w:p>
                          <w:p w14:paraId="4FF07C2C" w14:textId="77777777" w:rsidR="00456582" w:rsidRPr="009E6E36" w:rsidRDefault="00456582" w:rsidP="008E75E0">
                            <w:pPr>
                              <w:pStyle w:val="Sinespaciado"/>
                              <w:jc w:val="center"/>
                              <w:rPr>
                                <w:rFonts w:ascii="Univers 45 Light" w:hAnsi="Univers 45 Light" w:cs="Arial"/>
                                <w:b/>
                                <w:smallCaps/>
                                <w:spacing w:val="-4"/>
                                <w:sz w:val="32"/>
                                <w:szCs w:val="32"/>
                              </w:rPr>
                            </w:pPr>
                          </w:p>
                        </w:tc>
                      </w:tr>
                    </w:tbl>
                    <w:p w14:paraId="2A4857D5" w14:textId="77777777" w:rsidR="00456582" w:rsidRDefault="00456582" w:rsidP="0004315D">
                      <w:pPr>
                        <w:pStyle w:val="Sinespaciado"/>
                        <w:spacing w:line="14" w:lineRule="exact"/>
                      </w:pPr>
                    </w:p>
                  </w:txbxContent>
                </v:textbox>
                <w10:wrap anchorx="page" anchory="page"/>
              </v:rect>
            </w:pict>
          </mc:Fallback>
        </mc:AlternateContent>
      </w:r>
      <w:r w:rsidR="00AC65BB" w:rsidRPr="00654309">
        <w:rPr>
          <w:b/>
          <w:sz w:val="28"/>
          <w:szCs w:val="24"/>
        </w:rPr>
        <w:br w:type="page"/>
      </w:r>
    </w:p>
    <w:p w14:paraId="20121DC9" w14:textId="0271D42D" w:rsidR="00E56849" w:rsidRPr="00607E0A" w:rsidRDefault="007250D1" w:rsidP="001751AF">
      <w:pPr>
        <w:pStyle w:val="Ttulo1"/>
        <w:rPr>
          <w:szCs w:val="24"/>
        </w:rPr>
      </w:pPr>
      <w:bookmarkStart w:id="24" w:name="_Toc178077114"/>
      <w:bookmarkStart w:id="25" w:name="_Toc197893792"/>
      <w:bookmarkStart w:id="26" w:name="_Toc206684683"/>
      <w:r w:rsidRPr="00607E0A">
        <w:rPr>
          <w:szCs w:val="24"/>
        </w:rPr>
        <w:lastRenderedPageBreak/>
        <w:t>ÍNDICE</w:t>
      </w:r>
      <w:bookmarkEnd w:id="24"/>
      <w:bookmarkEnd w:id="25"/>
      <w:bookmarkEnd w:id="26"/>
    </w:p>
    <w:p w14:paraId="6D707AB2" w14:textId="77777777" w:rsidR="00F364A6" w:rsidRPr="00F364A6" w:rsidRDefault="00C83DE0">
      <w:pPr>
        <w:pStyle w:val="TDC1"/>
        <w:rPr>
          <w:rFonts w:asciiTheme="minorHAnsi" w:eastAsiaTheme="minorEastAsia" w:hAnsiTheme="minorHAnsi" w:cstheme="minorBidi"/>
          <w:b w:val="0"/>
          <w:szCs w:val="22"/>
          <w:lang w:eastAsia="es-BO"/>
        </w:rPr>
      </w:pPr>
      <w:r w:rsidRPr="00DE605E">
        <w:rPr>
          <w:rStyle w:val="Hipervnculo"/>
          <w:b w:val="0"/>
          <w:color w:val="auto"/>
          <w:sz w:val="24"/>
        </w:rPr>
        <w:fldChar w:fldCharType="begin"/>
      </w:r>
      <w:r w:rsidRPr="004760CC">
        <w:rPr>
          <w:rStyle w:val="Hipervnculo"/>
          <w:b w:val="0"/>
          <w:color w:val="auto"/>
          <w:sz w:val="24"/>
        </w:rPr>
        <w:instrText xml:space="preserve"> TOC \o "1-3" \h \z \u </w:instrText>
      </w:r>
      <w:r w:rsidRPr="00DE605E">
        <w:rPr>
          <w:rStyle w:val="Hipervnculo"/>
          <w:b w:val="0"/>
          <w:color w:val="auto"/>
          <w:sz w:val="24"/>
        </w:rPr>
        <w:fldChar w:fldCharType="separate"/>
      </w:r>
      <w:hyperlink w:anchor="_Toc206684683" w:history="1">
        <w:r w:rsidR="00F364A6" w:rsidRPr="00F364A6">
          <w:rPr>
            <w:rStyle w:val="Hipervnculo"/>
            <w:b w:val="0"/>
          </w:rPr>
          <w:t>ÍNDICE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_Toc206684683 \h </w:instrText>
        </w:r>
        <w:r w:rsidR="00F364A6" w:rsidRPr="00F364A6">
          <w:rPr>
            <w:b w:val="0"/>
            <w:webHidden/>
          </w:rPr>
        </w:r>
        <w:r w:rsidR="00F364A6" w:rsidRPr="00F364A6">
          <w:rPr>
            <w:b w:val="0"/>
            <w:webHidden/>
          </w:rPr>
          <w:fldChar w:fldCharType="separate"/>
        </w:r>
        <w:r w:rsidR="00862B6F">
          <w:rPr>
            <w:b w:val="0"/>
            <w:webHidden/>
          </w:rPr>
          <w:t>1</w:t>
        </w:r>
        <w:r w:rsidR="00F364A6" w:rsidRPr="00F364A6">
          <w:rPr>
            <w:b w:val="0"/>
            <w:webHidden/>
          </w:rPr>
          <w:fldChar w:fldCharType="end"/>
        </w:r>
      </w:hyperlink>
    </w:p>
    <w:p w14:paraId="0F1FF906"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4" w:history="1">
        <w:r w:rsidR="00F364A6" w:rsidRPr="00F364A6">
          <w:rPr>
            <w:rStyle w:val="Hipervnculo"/>
            <w:b w:val="0"/>
          </w:rPr>
          <w:t>TÍTULO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_Toc206684684 \h </w:instrText>
        </w:r>
        <w:r w:rsidR="00F364A6" w:rsidRPr="00F364A6">
          <w:rPr>
            <w:b w:val="0"/>
            <w:webHidden/>
          </w:rPr>
        </w:r>
        <w:r w:rsidR="00F364A6" w:rsidRPr="00F364A6">
          <w:rPr>
            <w:b w:val="0"/>
            <w:webHidden/>
          </w:rPr>
          <w:fldChar w:fldCharType="separate"/>
        </w:r>
        <w:r w:rsidR="00862B6F">
          <w:rPr>
            <w:b w:val="0"/>
            <w:webHidden/>
          </w:rPr>
          <w:t>3</w:t>
        </w:r>
        <w:r w:rsidR="00F364A6" w:rsidRPr="00F364A6">
          <w:rPr>
            <w:b w:val="0"/>
            <w:webHidden/>
          </w:rPr>
          <w:fldChar w:fldCharType="end"/>
        </w:r>
      </w:hyperlink>
    </w:p>
    <w:p w14:paraId="58A1267B"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5" w:history="1">
        <w:r w:rsidR="00F364A6" w:rsidRPr="00F364A6">
          <w:rPr>
            <w:rStyle w:val="Hipervnculo"/>
            <w:b w:val="0"/>
          </w:rPr>
          <w:t>GENERALIDADES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_Toc206684685 \h </w:instrText>
        </w:r>
        <w:r w:rsidR="00F364A6" w:rsidRPr="00F364A6">
          <w:rPr>
            <w:b w:val="0"/>
            <w:webHidden/>
          </w:rPr>
        </w:r>
        <w:r w:rsidR="00F364A6" w:rsidRPr="00F364A6">
          <w:rPr>
            <w:b w:val="0"/>
            <w:webHidden/>
          </w:rPr>
          <w:fldChar w:fldCharType="separate"/>
        </w:r>
        <w:r w:rsidR="00862B6F">
          <w:rPr>
            <w:b w:val="0"/>
            <w:webHidden/>
          </w:rPr>
          <w:t>3</w:t>
        </w:r>
        <w:r w:rsidR="00F364A6" w:rsidRPr="00F364A6">
          <w:rPr>
            <w:b w:val="0"/>
            <w:webHidden/>
          </w:rPr>
          <w:fldChar w:fldCharType="end"/>
        </w:r>
      </w:hyperlink>
    </w:p>
    <w:p w14:paraId="394E2B94"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6" w:history="1">
        <w:r w:rsidR="00F364A6" w:rsidRPr="00F364A6">
          <w:rPr>
            <w:rStyle w:val="Hipervnculo"/>
            <w:b w:val="0"/>
          </w:rPr>
          <w:t>CAPÍTULO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_Toc206684686 \h </w:instrText>
        </w:r>
        <w:r w:rsidR="00F364A6" w:rsidRPr="00F364A6">
          <w:rPr>
            <w:b w:val="0"/>
            <w:webHidden/>
          </w:rPr>
        </w:r>
        <w:r w:rsidR="00F364A6" w:rsidRPr="00F364A6">
          <w:rPr>
            <w:b w:val="0"/>
            <w:webHidden/>
          </w:rPr>
          <w:fldChar w:fldCharType="separate"/>
        </w:r>
        <w:r w:rsidR="00862B6F">
          <w:rPr>
            <w:b w:val="0"/>
            <w:webHidden/>
          </w:rPr>
          <w:t>3</w:t>
        </w:r>
        <w:r w:rsidR="00F364A6" w:rsidRPr="00F364A6">
          <w:rPr>
            <w:b w:val="0"/>
            <w:webHidden/>
          </w:rPr>
          <w:fldChar w:fldCharType="end"/>
        </w:r>
      </w:hyperlink>
    </w:p>
    <w:p w14:paraId="06EAA004"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7" w:history="1">
        <w:r w:rsidR="00F364A6" w:rsidRPr="00F364A6">
          <w:rPr>
            <w:rStyle w:val="Hipervnculo"/>
            <w:b w:val="0"/>
          </w:rPr>
          <w:t>DISPOSICIONES GENERALES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_Toc206684687 \h </w:instrText>
        </w:r>
        <w:r w:rsidR="00F364A6" w:rsidRPr="00F364A6">
          <w:rPr>
            <w:b w:val="0"/>
            <w:webHidden/>
          </w:rPr>
        </w:r>
        <w:r w:rsidR="00F364A6" w:rsidRPr="00F364A6">
          <w:rPr>
            <w:b w:val="0"/>
            <w:webHidden/>
          </w:rPr>
          <w:fldChar w:fldCharType="separate"/>
        </w:r>
        <w:r w:rsidR="00862B6F">
          <w:rPr>
            <w:b w:val="0"/>
            <w:webHidden/>
          </w:rPr>
          <w:t>3</w:t>
        </w:r>
        <w:r w:rsidR="00F364A6" w:rsidRPr="00F364A6">
          <w:rPr>
            <w:b w:val="0"/>
            <w:webHidden/>
          </w:rPr>
          <w:fldChar w:fldCharType="end"/>
        </w:r>
      </w:hyperlink>
    </w:p>
    <w:p w14:paraId="7209655C"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8" w:history="1">
        <w:r w:rsidR="00F364A6" w:rsidRPr="00F364A6">
          <w:rPr>
            <w:rStyle w:val="Hipervnculo"/>
            <w:b w:val="0"/>
          </w:rPr>
          <w:t>TÍTULO 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_Toc206684688 \h </w:instrText>
        </w:r>
        <w:r w:rsidR="00F364A6" w:rsidRPr="00F364A6">
          <w:rPr>
            <w:b w:val="0"/>
            <w:webHidden/>
          </w:rPr>
        </w:r>
        <w:r w:rsidR="00F364A6" w:rsidRPr="00F364A6">
          <w:rPr>
            <w:b w:val="0"/>
            <w:webHidden/>
          </w:rPr>
          <w:fldChar w:fldCharType="separate"/>
        </w:r>
        <w:r w:rsidR="00862B6F">
          <w:rPr>
            <w:b w:val="0"/>
            <w:webHidden/>
          </w:rPr>
          <w:t>12</w:t>
        </w:r>
        <w:r w:rsidR="00F364A6" w:rsidRPr="00F364A6">
          <w:rPr>
            <w:b w:val="0"/>
            <w:webHidden/>
          </w:rPr>
          <w:fldChar w:fldCharType="end"/>
        </w:r>
      </w:hyperlink>
    </w:p>
    <w:p w14:paraId="6D826531" w14:textId="77777777" w:rsidR="00F364A6" w:rsidRPr="00F364A6" w:rsidRDefault="00456582">
      <w:pPr>
        <w:pStyle w:val="TDC1"/>
        <w:rPr>
          <w:rFonts w:asciiTheme="minorHAnsi" w:eastAsiaTheme="minorEastAsia" w:hAnsiTheme="minorHAnsi" w:cstheme="minorBidi"/>
          <w:b w:val="0"/>
          <w:szCs w:val="22"/>
          <w:lang w:eastAsia="es-BO"/>
        </w:rPr>
      </w:pPr>
      <w:hyperlink w:anchor="_Toc206684689" w:history="1">
        <w:r w:rsidR="00F364A6" w:rsidRPr="00F364A6">
          <w:rPr>
            <w:rStyle w:val="Hipervnculo"/>
            <w:b w:val="0"/>
          </w:rPr>
          <w:t>VENTANILLA ÚNICA DE COMERCIO EXTERIOR</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_Toc206684689 \h </w:instrText>
        </w:r>
        <w:r w:rsidR="00F364A6" w:rsidRPr="00F364A6">
          <w:rPr>
            <w:b w:val="0"/>
            <w:webHidden/>
          </w:rPr>
        </w:r>
        <w:r w:rsidR="00F364A6" w:rsidRPr="00F364A6">
          <w:rPr>
            <w:b w:val="0"/>
            <w:webHidden/>
          </w:rPr>
          <w:fldChar w:fldCharType="separate"/>
        </w:r>
        <w:r w:rsidR="00862B6F">
          <w:rPr>
            <w:b w:val="0"/>
            <w:webHidden/>
          </w:rPr>
          <w:t>12</w:t>
        </w:r>
        <w:r w:rsidR="00F364A6" w:rsidRPr="00F364A6">
          <w:rPr>
            <w:b w:val="0"/>
            <w:webHidden/>
          </w:rPr>
          <w:fldChar w:fldCharType="end"/>
        </w:r>
      </w:hyperlink>
    </w:p>
    <w:p w14:paraId="3E7102DC"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0" w:history="1">
        <w:r w:rsidR="00F364A6" w:rsidRPr="00F364A6">
          <w:rPr>
            <w:rStyle w:val="Hipervnculo"/>
            <w:b w:val="0"/>
          </w:rPr>
          <w:t>CAPÍTULO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_Toc206684690 \h </w:instrText>
        </w:r>
        <w:r w:rsidR="00F364A6" w:rsidRPr="00F364A6">
          <w:rPr>
            <w:b w:val="0"/>
            <w:webHidden/>
          </w:rPr>
        </w:r>
        <w:r w:rsidR="00F364A6" w:rsidRPr="00F364A6">
          <w:rPr>
            <w:b w:val="0"/>
            <w:webHidden/>
          </w:rPr>
          <w:fldChar w:fldCharType="separate"/>
        </w:r>
        <w:r w:rsidR="00862B6F">
          <w:rPr>
            <w:b w:val="0"/>
            <w:webHidden/>
          </w:rPr>
          <w:t>12</w:t>
        </w:r>
        <w:r w:rsidR="00F364A6" w:rsidRPr="00F364A6">
          <w:rPr>
            <w:b w:val="0"/>
            <w:webHidden/>
          </w:rPr>
          <w:fldChar w:fldCharType="end"/>
        </w:r>
      </w:hyperlink>
    </w:p>
    <w:p w14:paraId="108787B8"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1" w:history="1">
        <w:r w:rsidR="00F364A6" w:rsidRPr="00F364A6">
          <w:rPr>
            <w:rStyle w:val="Hipervnculo"/>
            <w:b w:val="0"/>
          </w:rPr>
          <w:t>GENERALIDADES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_Toc206684691 \h </w:instrText>
        </w:r>
        <w:r w:rsidR="00F364A6" w:rsidRPr="00F364A6">
          <w:rPr>
            <w:b w:val="0"/>
            <w:webHidden/>
          </w:rPr>
        </w:r>
        <w:r w:rsidR="00F364A6" w:rsidRPr="00F364A6">
          <w:rPr>
            <w:b w:val="0"/>
            <w:webHidden/>
          </w:rPr>
          <w:fldChar w:fldCharType="separate"/>
        </w:r>
        <w:r w:rsidR="00862B6F">
          <w:rPr>
            <w:b w:val="0"/>
            <w:webHidden/>
          </w:rPr>
          <w:t>12</w:t>
        </w:r>
        <w:r w:rsidR="00F364A6" w:rsidRPr="00F364A6">
          <w:rPr>
            <w:b w:val="0"/>
            <w:webHidden/>
          </w:rPr>
          <w:fldChar w:fldCharType="end"/>
        </w:r>
      </w:hyperlink>
    </w:p>
    <w:p w14:paraId="3A6E507F"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2" w:history="1">
        <w:r w:rsidR="00F364A6" w:rsidRPr="00F364A6">
          <w:rPr>
            <w:rStyle w:val="Hipervnculo"/>
            <w:b w:val="0"/>
          </w:rPr>
          <w:t>CAPÍTULO 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_Toc206684692 \h </w:instrText>
        </w:r>
        <w:r w:rsidR="00F364A6" w:rsidRPr="00F364A6">
          <w:rPr>
            <w:b w:val="0"/>
            <w:webHidden/>
          </w:rPr>
        </w:r>
        <w:r w:rsidR="00F364A6" w:rsidRPr="00F364A6">
          <w:rPr>
            <w:b w:val="0"/>
            <w:webHidden/>
          </w:rPr>
          <w:fldChar w:fldCharType="separate"/>
        </w:r>
        <w:r w:rsidR="00862B6F">
          <w:rPr>
            <w:b w:val="0"/>
            <w:webHidden/>
          </w:rPr>
          <w:t>14</w:t>
        </w:r>
        <w:r w:rsidR="00F364A6" w:rsidRPr="00F364A6">
          <w:rPr>
            <w:b w:val="0"/>
            <w:webHidden/>
          </w:rPr>
          <w:fldChar w:fldCharType="end"/>
        </w:r>
      </w:hyperlink>
    </w:p>
    <w:p w14:paraId="3512E9E2"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3" w:history="1">
        <w:r w:rsidR="00F364A6" w:rsidRPr="00F364A6">
          <w:rPr>
            <w:rStyle w:val="Hipervnculo"/>
            <w:b w:val="0"/>
          </w:rPr>
          <w:t>RESPONSABILIDADES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_Toc206684693 \h </w:instrText>
        </w:r>
        <w:r w:rsidR="00F364A6" w:rsidRPr="00F364A6">
          <w:rPr>
            <w:b w:val="0"/>
            <w:webHidden/>
          </w:rPr>
        </w:r>
        <w:r w:rsidR="00F364A6" w:rsidRPr="00F364A6">
          <w:rPr>
            <w:b w:val="0"/>
            <w:webHidden/>
          </w:rPr>
          <w:fldChar w:fldCharType="separate"/>
        </w:r>
        <w:r w:rsidR="00862B6F">
          <w:rPr>
            <w:b w:val="0"/>
            <w:webHidden/>
          </w:rPr>
          <w:t>14</w:t>
        </w:r>
        <w:r w:rsidR="00F364A6" w:rsidRPr="00F364A6">
          <w:rPr>
            <w:b w:val="0"/>
            <w:webHidden/>
          </w:rPr>
          <w:fldChar w:fldCharType="end"/>
        </w:r>
      </w:hyperlink>
    </w:p>
    <w:p w14:paraId="31A36376"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4" w:history="1">
        <w:r w:rsidR="00F364A6" w:rsidRPr="00F364A6">
          <w:rPr>
            <w:rStyle w:val="Hipervnculo"/>
            <w:b w:val="0"/>
          </w:rPr>
          <w:t>CAPÍTULO III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_Toc206684694 \h </w:instrText>
        </w:r>
        <w:r w:rsidR="00F364A6" w:rsidRPr="00F364A6">
          <w:rPr>
            <w:b w:val="0"/>
            <w:webHidden/>
          </w:rPr>
        </w:r>
        <w:r w:rsidR="00F364A6" w:rsidRPr="00F364A6">
          <w:rPr>
            <w:b w:val="0"/>
            <w:webHidden/>
          </w:rPr>
          <w:fldChar w:fldCharType="separate"/>
        </w:r>
        <w:r w:rsidR="00862B6F">
          <w:rPr>
            <w:b w:val="0"/>
            <w:webHidden/>
          </w:rPr>
          <w:t>17</w:t>
        </w:r>
        <w:r w:rsidR="00F364A6" w:rsidRPr="00F364A6">
          <w:rPr>
            <w:b w:val="0"/>
            <w:webHidden/>
          </w:rPr>
          <w:fldChar w:fldCharType="end"/>
        </w:r>
      </w:hyperlink>
    </w:p>
    <w:p w14:paraId="642B6FF8"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5" w:history="1">
        <w:r w:rsidR="00F364A6" w:rsidRPr="00F364A6">
          <w:rPr>
            <w:rStyle w:val="Hipervnculo"/>
            <w:b w:val="0"/>
          </w:rPr>
          <w:t>COMUNICACIÓN Y COORDINACIÓN</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_Toc206684695 \h </w:instrText>
        </w:r>
        <w:r w:rsidR="00F364A6" w:rsidRPr="00F364A6">
          <w:rPr>
            <w:b w:val="0"/>
            <w:webHidden/>
          </w:rPr>
        </w:r>
        <w:r w:rsidR="00F364A6" w:rsidRPr="00F364A6">
          <w:rPr>
            <w:b w:val="0"/>
            <w:webHidden/>
          </w:rPr>
          <w:fldChar w:fldCharType="separate"/>
        </w:r>
        <w:r w:rsidR="00862B6F">
          <w:rPr>
            <w:b w:val="0"/>
            <w:webHidden/>
          </w:rPr>
          <w:t>17</w:t>
        </w:r>
        <w:r w:rsidR="00F364A6" w:rsidRPr="00F364A6">
          <w:rPr>
            <w:b w:val="0"/>
            <w:webHidden/>
          </w:rPr>
          <w:fldChar w:fldCharType="end"/>
        </w:r>
      </w:hyperlink>
    </w:p>
    <w:p w14:paraId="71736F95"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6" w:history="1">
        <w:r w:rsidR="00F364A6" w:rsidRPr="00F364A6">
          <w:rPr>
            <w:rStyle w:val="Hipervnculo"/>
            <w:b w:val="0"/>
          </w:rPr>
          <w:t>CAPÍTULO IV</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_Toc206684696 \h </w:instrText>
        </w:r>
        <w:r w:rsidR="00F364A6" w:rsidRPr="00F364A6">
          <w:rPr>
            <w:b w:val="0"/>
            <w:webHidden/>
          </w:rPr>
        </w:r>
        <w:r w:rsidR="00F364A6" w:rsidRPr="00F364A6">
          <w:rPr>
            <w:b w:val="0"/>
            <w:webHidden/>
          </w:rPr>
          <w:fldChar w:fldCharType="separate"/>
        </w:r>
        <w:r w:rsidR="00862B6F">
          <w:rPr>
            <w:b w:val="0"/>
            <w:webHidden/>
          </w:rPr>
          <w:t>19</w:t>
        </w:r>
        <w:r w:rsidR="00F364A6" w:rsidRPr="00F364A6">
          <w:rPr>
            <w:b w:val="0"/>
            <w:webHidden/>
          </w:rPr>
          <w:fldChar w:fldCharType="end"/>
        </w:r>
      </w:hyperlink>
    </w:p>
    <w:p w14:paraId="748C95F2"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7" w:history="1">
        <w:r w:rsidR="00F364A6" w:rsidRPr="00F364A6">
          <w:rPr>
            <w:rStyle w:val="Hipervnculo"/>
            <w:b w:val="0"/>
          </w:rPr>
          <w:t>ATENCIÓN DE CONSULTAS Y CAPACITACIÓN</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_Toc206684697 \h </w:instrText>
        </w:r>
        <w:r w:rsidR="00F364A6" w:rsidRPr="00F364A6">
          <w:rPr>
            <w:b w:val="0"/>
            <w:webHidden/>
          </w:rPr>
        </w:r>
        <w:r w:rsidR="00F364A6" w:rsidRPr="00F364A6">
          <w:rPr>
            <w:b w:val="0"/>
            <w:webHidden/>
          </w:rPr>
          <w:fldChar w:fldCharType="separate"/>
        </w:r>
        <w:r w:rsidR="00862B6F">
          <w:rPr>
            <w:b w:val="0"/>
            <w:webHidden/>
          </w:rPr>
          <w:t>19</w:t>
        </w:r>
        <w:r w:rsidR="00F364A6" w:rsidRPr="00F364A6">
          <w:rPr>
            <w:b w:val="0"/>
            <w:webHidden/>
          </w:rPr>
          <w:fldChar w:fldCharType="end"/>
        </w:r>
      </w:hyperlink>
    </w:p>
    <w:p w14:paraId="506157A1"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8" w:history="1">
        <w:r w:rsidR="00F364A6" w:rsidRPr="00F364A6">
          <w:rPr>
            <w:rStyle w:val="Hipervnculo"/>
            <w:b w:val="0"/>
          </w:rPr>
          <w:t>CAPÍTULO V</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_Toc206684698 \h </w:instrText>
        </w:r>
        <w:r w:rsidR="00F364A6" w:rsidRPr="00F364A6">
          <w:rPr>
            <w:b w:val="0"/>
            <w:webHidden/>
          </w:rPr>
        </w:r>
        <w:r w:rsidR="00F364A6" w:rsidRPr="00F364A6">
          <w:rPr>
            <w:b w:val="0"/>
            <w:webHidden/>
          </w:rPr>
          <w:fldChar w:fldCharType="separate"/>
        </w:r>
        <w:r w:rsidR="00862B6F">
          <w:rPr>
            <w:b w:val="0"/>
            <w:webHidden/>
          </w:rPr>
          <w:t>20</w:t>
        </w:r>
        <w:r w:rsidR="00F364A6" w:rsidRPr="00F364A6">
          <w:rPr>
            <w:b w:val="0"/>
            <w:webHidden/>
          </w:rPr>
          <w:fldChar w:fldCharType="end"/>
        </w:r>
      </w:hyperlink>
    </w:p>
    <w:p w14:paraId="416B98ED" w14:textId="77777777" w:rsidR="00F364A6" w:rsidRPr="00F364A6" w:rsidRDefault="00456582">
      <w:pPr>
        <w:pStyle w:val="TDC1"/>
        <w:rPr>
          <w:rFonts w:asciiTheme="minorHAnsi" w:eastAsiaTheme="minorEastAsia" w:hAnsiTheme="minorHAnsi" w:cstheme="minorBidi"/>
          <w:b w:val="0"/>
          <w:szCs w:val="22"/>
          <w:lang w:eastAsia="es-BO"/>
        </w:rPr>
      </w:pPr>
      <w:hyperlink w:anchor="_Toc206684699" w:history="1">
        <w:r w:rsidR="00F364A6" w:rsidRPr="00F364A6">
          <w:rPr>
            <w:rStyle w:val="Hipervnculo"/>
            <w:b w:val="0"/>
          </w:rPr>
          <w:t>REQUISITOS PARA LAS EPEs EN EL ÁMBITO TECNOLÓGICO</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_Toc206684699 \h </w:instrText>
        </w:r>
        <w:r w:rsidR="00F364A6" w:rsidRPr="00F364A6">
          <w:rPr>
            <w:b w:val="0"/>
            <w:webHidden/>
          </w:rPr>
        </w:r>
        <w:r w:rsidR="00F364A6" w:rsidRPr="00F364A6">
          <w:rPr>
            <w:b w:val="0"/>
            <w:webHidden/>
          </w:rPr>
          <w:fldChar w:fldCharType="separate"/>
        </w:r>
        <w:r w:rsidR="00862B6F">
          <w:rPr>
            <w:b w:val="0"/>
            <w:webHidden/>
          </w:rPr>
          <w:t>20</w:t>
        </w:r>
        <w:r w:rsidR="00F364A6" w:rsidRPr="00F364A6">
          <w:rPr>
            <w:b w:val="0"/>
            <w:webHidden/>
          </w:rPr>
          <w:fldChar w:fldCharType="end"/>
        </w:r>
      </w:hyperlink>
    </w:p>
    <w:p w14:paraId="57D682FB"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0" w:history="1">
        <w:r w:rsidR="00F364A6" w:rsidRPr="00F364A6">
          <w:rPr>
            <w:rStyle w:val="Hipervnculo"/>
            <w:b w:val="0"/>
          </w:rPr>
          <w:t>TÍTULO III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_Toc206684700 \h </w:instrText>
        </w:r>
        <w:r w:rsidR="00F364A6" w:rsidRPr="00F364A6">
          <w:rPr>
            <w:b w:val="0"/>
            <w:webHidden/>
          </w:rPr>
        </w:r>
        <w:r w:rsidR="00F364A6" w:rsidRPr="00F364A6">
          <w:rPr>
            <w:b w:val="0"/>
            <w:webHidden/>
          </w:rPr>
          <w:fldChar w:fldCharType="separate"/>
        </w:r>
        <w:r w:rsidR="00862B6F">
          <w:rPr>
            <w:b w:val="0"/>
            <w:webHidden/>
          </w:rPr>
          <w:t>22</w:t>
        </w:r>
        <w:r w:rsidR="00F364A6" w:rsidRPr="00F364A6">
          <w:rPr>
            <w:b w:val="0"/>
            <w:webHidden/>
          </w:rPr>
          <w:fldChar w:fldCharType="end"/>
        </w:r>
      </w:hyperlink>
    </w:p>
    <w:p w14:paraId="5B6BAA94"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1" w:history="1">
        <w:r w:rsidR="00F364A6" w:rsidRPr="00F364A6">
          <w:rPr>
            <w:rStyle w:val="Hipervnculo"/>
            <w:b w:val="0"/>
          </w:rPr>
          <w:t>IMPLEMENTACIÓN DE TRÁMITES EN LA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_Toc206684701 \h </w:instrText>
        </w:r>
        <w:r w:rsidR="00F364A6" w:rsidRPr="00F364A6">
          <w:rPr>
            <w:b w:val="0"/>
            <w:webHidden/>
          </w:rPr>
        </w:r>
        <w:r w:rsidR="00F364A6" w:rsidRPr="00F364A6">
          <w:rPr>
            <w:b w:val="0"/>
            <w:webHidden/>
          </w:rPr>
          <w:fldChar w:fldCharType="separate"/>
        </w:r>
        <w:r w:rsidR="00862B6F">
          <w:rPr>
            <w:b w:val="0"/>
            <w:webHidden/>
          </w:rPr>
          <w:t>22</w:t>
        </w:r>
        <w:r w:rsidR="00F364A6" w:rsidRPr="00F364A6">
          <w:rPr>
            <w:b w:val="0"/>
            <w:webHidden/>
          </w:rPr>
          <w:fldChar w:fldCharType="end"/>
        </w:r>
      </w:hyperlink>
    </w:p>
    <w:p w14:paraId="4C7BCFF9"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2" w:history="1">
        <w:r w:rsidR="00F364A6" w:rsidRPr="00F364A6">
          <w:rPr>
            <w:rStyle w:val="Hipervnculo"/>
            <w:b w:val="0"/>
          </w:rPr>
          <w:t>CAPÍTULO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_Toc206684702 \h </w:instrText>
        </w:r>
        <w:r w:rsidR="00F364A6" w:rsidRPr="00F364A6">
          <w:rPr>
            <w:b w:val="0"/>
            <w:webHidden/>
          </w:rPr>
        </w:r>
        <w:r w:rsidR="00F364A6" w:rsidRPr="00F364A6">
          <w:rPr>
            <w:b w:val="0"/>
            <w:webHidden/>
          </w:rPr>
          <w:fldChar w:fldCharType="separate"/>
        </w:r>
        <w:r w:rsidR="00862B6F">
          <w:rPr>
            <w:b w:val="0"/>
            <w:webHidden/>
          </w:rPr>
          <w:t>22</w:t>
        </w:r>
        <w:r w:rsidR="00F364A6" w:rsidRPr="00F364A6">
          <w:rPr>
            <w:b w:val="0"/>
            <w:webHidden/>
          </w:rPr>
          <w:fldChar w:fldCharType="end"/>
        </w:r>
      </w:hyperlink>
    </w:p>
    <w:p w14:paraId="44E665FD"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3" w:history="1">
        <w:r w:rsidR="00F364A6" w:rsidRPr="00F364A6">
          <w:rPr>
            <w:rStyle w:val="Hipervnculo"/>
            <w:b w:val="0"/>
          </w:rPr>
          <w:t>PROCESO PARA IMPLEMENTAR TRÁMITES APCO EN LA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_Toc206684703 \h </w:instrText>
        </w:r>
        <w:r w:rsidR="00F364A6" w:rsidRPr="00F364A6">
          <w:rPr>
            <w:b w:val="0"/>
            <w:webHidden/>
          </w:rPr>
        </w:r>
        <w:r w:rsidR="00F364A6" w:rsidRPr="00F364A6">
          <w:rPr>
            <w:b w:val="0"/>
            <w:webHidden/>
          </w:rPr>
          <w:fldChar w:fldCharType="separate"/>
        </w:r>
        <w:r w:rsidR="00862B6F">
          <w:rPr>
            <w:b w:val="0"/>
            <w:webHidden/>
          </w:rPr>
          <w:t>22</w:t>
        </w:r>
        <w:r w:rsidR="00F364A6" w:rsidRPr="00F364A6">
          <w:rPr>
            <w:b w:val="0"/>
            <w:webHidden/>
          </w:rPr>
          <w:fldChar w:fldCharType="end"/>
        </w:r>
      </w:hyperlink>
    </w:p>
    <w:p w14:paraId="55E36F47"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4" w:history="1">
        <w:r w:rsidR="00F364A6" w:rsidRPr="00F364A6">
          <w:rPr>
            <w:rStyle w:val="Hipervnculo"/>
            <w:b w:val="0"/>
          </w:rPr>
          <w:t>CAPÍTULO 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_Toc206684704 \h </w:instrText>
        </w:r>
        <w:r w:rsidR="00F364A6" w:rsidRPr="00F364A6">
          <w:rPr>
            <w:b w:val="0"/>
            <w:webHidden/>
          </w:rPr>
        </w:r>
        <w:r w:rsidR="00F364A6" w:rsidRPr="00F364A6">
          <w:rPr>
            <w:b w:val="0"/>
            <w:webHidden/>
          </w:rPr>
          <w:fldChar w:fldCharType="separate"/>
        </w:r>
        <w:r w:rsidR="00862B6F">
          <w:rPr>
            <w:b w:val="0"/>
            <w:webHidden/>
          </w:rPr>
          <w:t>25</w:t>
        </w:r>
        <w:r w:rsidR="00F364A6" w:rsidRPr="00F364A6">
          <w:rPr>
            <w:b w:val="0"/>
            <w:webHidden/>
          </w:rPr>
          <w:fldChar w:fldCharType="end"/>
        </w:r>
      </w:hyperlink>
    </w:p>
    <w:p w14:paraId="1130E4DE"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5" w:history="1">
        <w:r w:rsidR="00F364A6" w:rsidRPr="00F364A6">
          <w:rPr>
            <w:rStyle w:val="Hipervnculo"/>
            <w:b w:val="0"/>
          </w:rPr>
          <w:t>PLAN DE TRABAJO DEL TRÁMITE APCO A IMPLEMENTAR</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_Toc206684705 \h </w:instrText>
        </w:r>
        <w:r w:rsidR="00F364A6" w:rsidRPr="00F364A6">
          <w:rPr>
            <w:b w:val="0"/>
            <w:webHidden/>
          </w:rPr>
        </w:r>
        <w:r w:rsidR="00F364A6" w:rsidRPr="00F364A6">
          <w:rPr>
            <w:b w:val="0"/>
            <w:webHidden/>
          </w:rPr>
          <w:fldChar w:fldCharType="separate"/>
        </w:r>
        <w:r w:rsidR="00862B6F">
          <w:rPr>
            <w:b w:val="0"/>
            <w:webHidden/>
          </w:rPr>
          <w:t>25</w:t>
        </w:r>
        <w:r w:rsidR="00F364A6" w:rsidRPr="00F364A6">
          <w:rPr>
            <w:b w:val="0"/>
            <w:webHidden/>
          </w:rPr>
          <w:fldChar w:fldCharType="end"/>
        </w:r>
      </w:hyperlink>
    </w:p>
    <w:p w14:paraId="1BC8C59C"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6" w:history="1">
        <w:r w:rsidR="00F364A6" w:rsidRPr="00F364A6">
          <w:rPr>
            <w:rStyle w:val="Hipervnculo"/>
            <w:b w:val="0"/>
          </w:rPr>
          <w:t>CAPÍTULO III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_Toc206684706 \h </w:instrText>
        </w:r>
        <w:r w:rsidR="00F364A6" w:rsidRPr="00F364A6">
          <w:rPr>
            <w:b w:val="0"/>
            <w:webHidden/>
          </w:rPr>
        </w:r>
        <w:r w:rsidR="00F364A6" w:rsidRPr="00F364A6">
          <w:rPr>
            <w:b w:val="0"/>
            <w:webHidden/>
          </w:rPr>
          <w:fldChar w:fldCharType="separate"/>
        </w:r>
        <w:r w:rsidR="00862B6F">
          <w:rPr>
            <w:b w:val="0"/>
            <w:webHidden/>
          </w:rPr>
          <w:t>25</w:t>
        </w:r>
        <w:r w:rsidR="00F364A6" w:rsidRPr="00F364A6">
          <w:rPr>
            <w:b w:val="0"/>
            <w:webHidden/>
          </w:rPr>
          <w:fldChar w:fldCharType="end"/>
        </w:r>
      </w:hyperlink>
    </w:p>
    <w:p w14:paraId="0051A48D"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7" w:history="1">
        <w:r w:rsidR="00F364A6" w:rsidRPr="00F364A6">
          <w:rPr>
            <w:rStyle w:val="Hipervnculo"/>
            <w:b w:val="0"/>
          </w:rPr>
          <w:t>OPTIMIZACIÓN DEL TRÁMITE APCO</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_Toc206684707 \h </w:instrText>
        </w:r>
        <w:r w:rsidR="00F364A6" w:rsidRPr="00F364A6">
          <w:rPr>
            <w:b w:val="0"/>
            <w:webHidden/>
          </w:rPr>
        </w:r>
        <w:r w:rsidR="00F364A6" w:rsidRPr="00F364A6">
          <w:rPr>
            <w:b w:val="0"/>
            <w:webHidden/>
          </w:rPr>
          <w:fldChar w:fldCharType="separate"/>
        </w:r>
        <w:r w:rsidR="00862B6F">
          <w:rPr>
            <w:b w:val="0"/>
            <w:webHidden/>
          </w:rPr>
          <w:t>25</w:t>
        </w:r>
        <w:r w:rsidR="00F364A6" w:rsidRPr="00F364A6">
          <w:rPr>
            <w:b w:val="0"/>
            <w:webHidden/>
          </w:rPr>
          <w:fldChar w:fldCharType="end"/>
        </w:r>
      </w:hyperlink>
    </w:p>
    <w:p w14:paraId="57227583"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8" w:history="1">
        <w:r w:rsidR="00F364A6" w:rsidRPr="00F364A6">
          <w:rPr>
            <w:rStyle w:val="Hipervnculo"/>
            <w:b w:val="0"/>
          </w:rPr>
          <w:t>CAPÍTULO IV</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_Toc206684708 \h </w:instrText>
        </w:r>
        <w:r w:rsidR="00F364A6" w:rsidRPr="00F364A6">
          <w:rPr>
            <w:b w:val="0"/>
            <w:webHidden/>
          </w:rPr>
        </w:r>
        <w:r w:rsidR="00F364A6" w:rsidRPr="00F364A6">
          <w:rPr>
            <w:b w:val="0"/>
            <w:webHidden/>
          </w:rPr>
          <w:fldChar w:fldCharType="separate"/>
        </w:r>
        <w:r w:rsidR="00862B6F">
          <w:rPr>
            <w:b w:val="0"/>
            <w:webHidden/>
          </w:rPr>
          <w:t>29</w:t>
        </w:r>
        <w:r w:rsidR="00F364A6" w:rsidRPr="00F364A6">
          <w:rPr>
            <w:b w:val="0"/>
            <w:webHidden/>
          </w:rPr>
          <w:fldChar w:fldCharType="end"/>
        </w:r>
      </w:hyperlink>
    </w:p>
    <w:p w14:paraId="6002F696" w14:textId="77777777" w:rsidR="00F364A6" w:rsidRPr="00F364A6" w:rsidRDefault="00456582">
      <w:pPr>
        <w:pStyle w:val="TDC1"/>
        <w:rPr>
          <w:rFonts w:asciiTheme="minorHAnsi" w:eastAsiaTheme="minorEastAsia" w:hAnsiTheme="minorHAnsi" w:cstheme="minorBidi"/>
          <w:b w:val="0"/>
          <w:szCs w:val="22"/>
          <w:lang w:eastAsia="es-BO"/>
        </w:rPr>
      </w:pPr>
      <w:hyperlink w:anchor="_Toc206684709" w:history="1">
        <w:r w:rsidR="00F364A6" w:rsidRPr="00F364A6">
          <w:rPr>
            <w:rStyle w:val="Hipervnculo"/>
            <w:b w:val="0"/>
          </w:rPr>
          <w:t>IMPLEMENTACIÓN DEL TRÁMITE APCO EN LA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_Toc206684709 \h </w:instrText>
        </w:r>
        <w:r w:rsidR="00F364A6" w:rsidRPr="00F364A6">
          <w:rPr>
            <w:b w:val="0"/>
            <w:webHidden/>
          </w:rPr>
        </w:r>
        <w:r w:rsidR="00F364A6" w:rsidRPr="00F364A6">
          <w:rPr>
            <w:b w:val="0"/>
            <w:webHidden/>
          </w:rPr>
          <w:fldChar w:fldCharType="separate"/>
        </w:r>
        <w:r w:rsidR="00862B6F">
          <w:rPr>
            <w:b w:val="0"/>
            <w:webHidden/>
          </w:rPr>
          <w:t>29</w:t>
        </w:r>
        <w:r w:rsidR="00F364A6" w:rsidRPr="00F364A6">
          <w:rPr>
            <w:b w:val="0"/>
            <w:webHidden/>
          </w:rPr>
          <w:fldChar w:fldCharType="end"/>
        </w:r>
      </w:hyperlink>
    </w:p>
    <w:p w14:paraId="6CBAB21B"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0" w:history="1">
        <w:r w:rsidR="00F364A6" w:rsidRPr="00F364A6">
          <w:rPr>
            <w:rStyle w:val="Hipervnculo"/>
            <w:b w:val="0"/>
          </w:rPr>
          <w:t>TÍTULO IV</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_Toc206684710 \h </w:instrText>
        </w:r>
        <w:r w:rsidR="00F364A6" w:rsidRPr="00F364A6">
          <w:rPr>
            <w:b w:val="0"/>
            <w:webHidden/>
          </w:rPr>
        </w:r>
        <w:r w:rsidR="00F364A6" w:rsidRPr="00F364A6">
          <w:rPr>
            <w:b w:val="0"/>
            <w:webHidden/>
          </w:rPr>
          <w:fldChar w:fldCharType="separate"/>
        </w:r>
        <w:r w:rsidR="00862B6F">
          <w:rPr>
            <w:b w:val="0"/>
            <w:webHidden/>
          </w:rPr>
          <w:t>30</w:t>
        </w:r>
        <w:r w:rsidR="00F364A6" w:rsidRPr="00F364A6">
          <w:rPr>
            <w:b w:val="0"/>
            <w:webHidden/>
          </w:rPr>
          <w:fldChar w:fldCharType="end"/>
        </w:r>
      </w:hyperlink>
    </w:p>
    <w:p w14:paraId="514F98F0"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1" w:history="1">
        <w:r w:rsidR="00F364A6" w:rsidRPr="00F364A6">
          <w:rPr>
            <w:rStyle w:val="Hipervnculo"/>
            <w:b w:val="0"/>
          </w:rPr>
          <w:t>OPERACIÓN DE LA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_Toc206684711 \h </w:instrText>
        </w:r>
        <w:r w:rsidR="00F364A6" w:rsidRPr="00F364A6">
          <w:rPr>
            <w:b w:val="0"/>
            <w:webHidden/>
          </w:rPr>
        </w:r>
        <w:r w:rsidR="00F364A6" w:rsidRPr="00F364A6">
          <w:rPr>
            <w:b w:val="0"/>
            <w:webHidden/>
          </w:rPr>
          <w:fldChar w:fldCharType="separate"/>
        </w:r>
        <w:r w:rsidR="00862B6F">
          <w:rPr>
            <w:b w:val="0"/>
            <w:webHidden/>
          </w:rPr>
          <w:t>30</w:t>
        </w:r>
        <w:r w:rsidR="00F364A6" w:rsidRPr="00F364A6">
          <w:rPr>
            <w:b w:val="0"/>
            <w:webHidden/>
          </w:rPr>
          <w:fldChar w:fldCharType="end"/>
        </w:r>
      </w:hyperlink>
    </w:p>
    <w:p w14:paraId="75AB1503"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2" w:history="1">
        <w:r w:rsidR="00F364A6" w:rsidRPr="00F364A6">
          <w:rPr>
            <w:rStyle w:val="Hipervnculo"/>
            <w:b w:val="0"/>
          </w:rPr>
          <w:t>CAPÍTULO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_Toc206684712 \h </w:instrText>
        </w:r>
        <w:r w:rsidR="00F364A6" w:rsidRPr="00F364A6">
          <w:rPr>
            <w:b w:val="0"/>
            <w:webHidden/>
          </w:rPr>
        </w:r>
        <w:r w:rsidR="00F364A6" w:rsidRPr="00F364A6">
          <w:rPr>
            <w:b w:val="0"/>
            <w:webHidden/>
          </w:rPr>
          <w:fldChar w:fldCharType="separate"/>
        </w:r>
        <w:r w:rsidR="00862B6F">
          <w:rPr>
            <w:b w:val="0"/>
            <w:webHidden/>
          </w:rPr>
          <w:t>30</w:t>
        </w:r>
        <w:r w:rsidR="00F364A6" w:rsidRPr="00F364A6">
          <w:rPr>
            <w:b w:val="0"/>
            <w:webHidden/>
          </w:rPr>
          <w:fldChar w:fldCharType="end"/>
        </w:r>
      </w:hyperlink>
    </w:p>
    <w:p w14:paraId="3F520E86"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3" w:history="1">
        <w:r w:rsidR="00F364A6" w:rsidRPr="00F364A6">
          <w:rPr>
            <w:rStyle w:val="Hipervnculo"/>
            <w:b w:val="0"/>
          </w:rPr>
          <w:t>MODIFICACIÓN DE NORMATIVA RELACIONADA A LOS TRÁMITES APCO</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_Toc206684713 \h </w:instrText>
        </w:r>
        <w:r w:rsidR="00F364A6" w:rsidRPr="00F364A6">
          <w:rPr>
            <w:b w:val="0"/>
            <w:webHidden/>
          </w:rPr>
        </w:r>
        <w:r w:rsidR="00F364A6" w:rsidRPr="00F364A6">
          <w:rPr>
            <w:b w:val="0"/>
            <w:webHidden/>
          </w:rPr>
          <w:fldChar w:fldCharType="separate"/>
        </w:r>
        <w:r w:rsidR="00862B6F">
          <w:rPr>
            <w:b w:val="0"/>
            <w:webHidden/>
          </w:rPr>
          <w:t>30</w:t>
        </w:r>
        <w:r w:rsidR="00F364A6" w:rsidRPr="00F364A6">
          <w:rPr>
            <w:b w:val="0"/>
            <w:webHidden/>
          </w:rPr>
          <w:fldChar w:fldCharType="end"/>
        </w:r>
      </w:hyperlink>
    </w:p>
    <w:p w14:paraId="4A03FD07"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4" w:history="1">
        <w:r w:rsidR="00F364A6" w:rsidRPr="00F364A6">
          <w:rPr>
            <w:rStyle w:val="Hipervnculo"/>
            <w:b w:val="0"/>
          </w:rPr>
          <w:t>CAPÍTULO 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_Toc206684714 \h </w:instrText>
        </w:r>
        <w:r w:rsidR="00F364A6" w:rsidRPr="00F364A6">
          <w:rPr>
            <w:b w:val="0"/>
            <w:webHidden/>
          </w:rPr>
        </w:r>
        <w:r w:rsidR="00F364A6" w:rsidRPr="00F364A6">
          <w:rPr>
            <w:b w:val="0"/>
            <w:webHidden/>
          </w:rPr>
          <w:fldChar w:fldCharType="separate"/>
        </w:r>
        <w:r w:rsidR="00862B6F">
          <w:rPr>
            <w:b w:val="0"/>
            <w:webHidden/>
          </w:rPr>
          <w:t>31</w:t>
        </w:r>
        <w:r w:rsidR="00F364A6" w:rsidRPr="00F364A6">
          <w:rPr>
            <w:b w:val="0"/>
            <w:webHidden/>
          </w:rPr>
          <w:fldChar w:fldCharType="end"/>
        </w:r>
      </w:hyperlink>
    </w:p>
    <w:p w14:paraId="160EC0EC"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5" w:history="1">
        <w:r w:rsidR="00F364A6" w:rsidRPr="00F364A6">
          <w:rPr>
            <w:rStyle w:val="Hipervnculo"/>
            <w:b w:val="0"/>
          </w:rPr>
          <w:t>CONTINGENCIAS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_Toc206684715 \h </w:instrText>
        </w:r>
        <w:r w:rsidR="00F364A6" w:rsidRPr="00F364A6">
          <w:rPr>
            <w:b w:val="0"/>
            <w:webHidden/>
          </w:rPr>
        </w:r>
        <w:r w:rsidR="00F364A6" w:rsidRPr="00F364A6">
          <w:rPr>
            <w:b w:val="0"/>
            <w:webHidden/>
          </w:rPr>
          <w:fldChar w:fldCharType="separate"/>
        </w:r>
        <w:r w:rsidR="00862B6F">
          <w:rPr>
            <w:b w:val="0"/>
            <w:webHidden/>
          </w:rPr>
          <w:t>31</w:t>
        </w:r>
        <w:r w:rsidR="00F364A6" w:rsidRPr="00F364A6">
          <w:rPr>
            <w:b w:val="0"/>
            <w:webHidden/>
          </w:rPr>
          <w:fldChar w:fldCharType="end"/>
        </w:r>
      </w:hyperlink>
    </w:p>
    <w:p w14:paraId="4F0BED3C"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6" w:history="1">
        <w:r w:rsidR="00F364A6" w:rsidRPr="00F364A6">
          <w:rPr>
            <w:rStyle w:val="Hipervnculo"/>
            <w:b w:val="0"/>
          </w:rPr>
          <w:t>TÍTULO V</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_Toc206684716 \h </w:instrText>
        </w:r>
        <w:r w:rsidR="00F364A6" w:rsidRPr="00F364A6">
          <w:rPr>
            <w:b w:val="0"/>
            <w:webHidden/>
          </w:rPr>
        </w:r>
        <w:r w:rsidR="00F364A6" w:rsidRPr="00F364A6">
          <w:rPr>
            <w:b w:val="0"/>
            <w:webHidden/>
          </w:rPr>
          <w:fldChar w:fldCharType="separate"/>
        </w:r>
        <w:r w:rsidR="00862B6F">
          <w:rPr>
            <w:b w:val="0"/>
            <w:webHidden/>
          </w:rPr>
          <w:t>32</w:t>
        </w:r>
        <w:r w:rsidR="00F364A6" w:rsidRPr="00F364A6">
          <w:rPr>
            <w:b w:val="0"/>
            <w:webHidden/>
          </w:rPr>
          <w:fldChar w:fldCharType="end"/>
        </w:r>
      </w:hyperlink>
    </w:p>
    <w:p w14:paraId="1798E5ED"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7" w:history="1">
        <w:r w:rsidR="00F364A6" w:rsidRPr="00F364A6">
          <w:rPr>
            <w:rStyle w:val="Hipervnculo"/>
            <w:b w:val="0"/>
          </w:rPr>
          <w:t>EJECUCIÓN DEL CRONOGRAMA DE IMPLEMENTACIÓN GRADUAL</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_Toc206684717 \h </w:instrText>
        </w:r>
        <w:r w:rsidR="00F364A6" w:rsidRPr="00F364A6">
          <w:rPr>
            <w:b w:val="0"/>
            <w:webHidden/>
          </w:rPr>
        </w:r>
        <w:r w:rsidR="00F364A6" w:rsidRPr="00F364A6">
          <w:rPr>
            <w:b w:val="0"/>
            <w:webHidden/>
          </w:rPr>
          <w:fldChar w:fldCharType="separate"/>
        </w:r>
        <w:r w:rsidR="00862B6F">
          <w:rPr>
            <w:b w:val="0"/>
            <w:webHidden/>
          </w:rPr>
          <w:t>32</w:t>
        </w:r>
        <w:r w:rsidR="00F364A6" w:rsidRPr="00F364A6">
          <w:rPr>
            <w:b w:val="0"/>
            <w:webHidden/>
          </w:rPr>
          <w:fldChar w:fldCharType="end"/>
        </w:r>
      </w:hyperlink>
    </w:p>
    <w:p w14:paraId="5FB96161"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8" w:history="1">
        <w:r w:rsidR="00F364A6" w:rsidRPr="00F364A6">
          <w:rPr>
            <w:rStyle w:val="Hipervnculo"/>
            <w:b w:val="0"/>
          </w:rPr>
          <w:t>CAPÍTULO 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_Toc206684718 \h </w:instrText>
        </w:r>
        <w:r w:rsidR="00F364A6" w:rsidRPr="00F364A6">
          <w:rPr>
            <w:b w:val="0"/>
            <w:webHidden/>
          </w:rPr>
        </w:r>
        <w:r w:rsidR="00F364A6" w:rsidRPr="00F364A6">
          <w:rPr>
            <w:b w:val="0"/>
            <w:webHidden/>
          </w:rPr>
          <w:fldChar w:fldCharType="separate"/>
        </w:r>
        <w:r w:rsidR="00862B6F">
          <w:rPr>
            <w:b w:val="0"/>
            <w:webHidden/>
          </w:rPr>
          <w:t>32</w:t>
        </w:r>
        <w:r w:rsidR="00F364A6" w:rsidRPr="00F364A6">
          <w:rPr>
            <w:b w:val="0"/>
            <w:webHidden/>
          </w:rPr>
          <w:fldChar w:fldCharType="end"/>
        </w:r>
      </w:hyperlink>
    </w:p>
    <w:p w14:paraId="65D9AD7D" w14:textId="77777777" w:rsidR="00F364A6" w:rsidRPr="00F364A6" w:rsidRDefault="00456582">
      <w:pPr>
        <w:pStyle w:val="TDC1"/>
        <w:rPr>
          <w:rFonts w:asciiTheme="minorHAnsi" w:eastAsiaTheme="minorEastAsia" w:hAnsiTheme="minorHAnsi" w:cstheme="minorBidi"/>
          <w:b w:val="0"/>
          <w:szCs w:val="22"/>
          <w:lang w:eastAsia="es-BO"/>
        </w:rPr>
      </w:pPr>
      <w:hyperlink w:anchor="_Toc206684719" w:history="1">
        <w:r w:rsidR="00F364A6" w:rsidRPr="00F364A6">
          <w:rPr>
            <w:rStyle w:val="Hipervnculo"/>
            <w:b w:val="0"/>
          </w:rPr>
          <w:t>IMPLEMENTACIÓN DEL CRONOGRAMA</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_Toc206684719 \h </w:instrText>
        </w:r>
        <w:r w:rsidR="00F364A6" w:rsidRPr="00F364A6">
          <w:rPr>
            <w:b w:val="0"/>
            <w:webHidden/>
          </w:rPr>
        </w:r>
        <w:r w:rsidR="00F364A6" w:rsidRPr="00F364A6">
          <w:rPr>
            <w:b w:val="0"/>
            <w:webHidden/>
          </w:rPr>
          <w:fldChar w:fldCharType="separate"/>
        </w:r>
        <w:r w:rsidR="00862B6F">
          <w:rPr>
            <w:b w:val="0"/>
            <w:webHidden/>
          </w:rPr>
          <w:t>32</w:t>
        </w:r>
        <w:r w:rsidR="00F364A6" w:rsidRPr="00F364A6">
          <w:rPr>
            <w:b w:val="0"/>
            <w:webHidden/>
          </w:rPr>
          <w:fldChar w:fldCharType="end"/>
        </w:r>
      </w:hyperlink>
    </w:p>
    <w:p w14:paraId="6AE179C9"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0" w:history="1">
        <w:r w:rsidR="00F364A6" w:rsidRPr="00F364A6">
          <w:rPr>
            <w:rStyle w:val="Hipervnculo"/>
            <w:b w:val="0"/>
          </w:rPr>
          <w:t>CAPÍTULO II</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_Toc206684720 \h </w:instrText>
        </w:r>
        <w:r w:rsidR="00F364A6" w:rsidRPr="00F364A6">
          <w:rPr>
            <w:b w:val="0"/>
            <w:webHidden/>
          </w:rPr>
        </w:r>
        <w:r w:rsidR="00F364A6" w:rsidRPr="00F364A6">
          <w:rPr>
            <w:b w:val="0"/>
            <w:webHidden/>
          </w:rPr>
          <w:fldChar w:fldCharType="separate"/>
        </w:r>
        <w:r w:rsidR="00862B6F">
          <w:rPr>
            <w:b w:val="0"/>
            <w:webHidden/>
          </w:rPr>
          <w:t>35</w:t>
        </w:r>
        <w:r w:rsidR="00F364A6" w:rsidRPr="00F364A6">
          <w:rPr>
            <w:b w:val="0"/>
            <w:webHidden/>
          </w:rPr>
          <w:fldChar w:fldCharType="end"/>
        </w:r>
      </w:hyperlink>
    </w:p>
    <w:p w14:paraId="670A0B01"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1" w:history="1">
        <w:r w:rsidR="00F364A6" w:rsidRPr="00F364A6">
          <w:rPr>
            <w:rStyle w:val="Hipervnculo"/>
            <w:b w:val="0"/>
            <w:bCs/>
          </w:rPr>
          <w:t>EJECUCIÓN DEL CRONOGRAMA DE IMPLEMENTACIÓN GRADUAL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_Toc206684721 \h </w:instrText>
        </w:r>
        <w:r w:rsidR="00F364A6" w:rsidRPr="00F364A6">
          <w:rPr>
            <w:b w:val="0"/>
            <w:webHidden/>
          </w:rPr>
        </w:r>
        <w:r w:rsidR="00F364A6" w:rsidRPr="00F364A6">
          <w:rPr>
            <w:b w:val="0"/>
            <w:webHidden/>
          </w:rPr>
          <w:fldChar w:fldCharType="separate"/>
        </w:r>
        <w:r w:rsidR="00862B6F">
          <w:rPr>
            <w:b w:val="0"/>
            <w:webHidden/>
          </w:rPr>
          <w:t>35</w:t>
        </w:r>
        <w:r w:rsidR="00F364A6" w:rsidRPr="00F364A6">
          <w:rPr>
            <w:b w:val="0"/>
            <w:webHidden/>
          </w:rPr>
          <w:fldChar w:fldCharType="end"/>
        </w:r>
      </w:hyperlink>
    </w:p>
    <w:p w14:paraId="0755104A"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2" w:history="1">
        <w:r w:rsidR="00F364A6" w:rsidRPr="00F364A6">
          <w:rPr>
            <w:rStyle w:val="Hipervnculo"/>
            <w:b w:val="0"/>
          </w:rPr>
          <w:t>HISTORIAL DE CAMBIOS.</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_Toc206684722 \h </w:instrText>
        </w:r>
        <w:r w:rsidR="00F364A6" w:rsidRPr="00F364A6">
          <w:rPr>
            <w:b w:val="0"/>
            <w:webHidden/>
          </w:rPr>
        </w:r>
        <w:r w:rsidR="00F364A6" w:rsidRPr="00F364A6">
          <w:rPr>
            <w:b w:val="0"/>
            <w:webHidden/>
          </w:rPr>
          <w:fldChar w:fldCharType="separate"/>
        </w:r>
        <w:r w:rsidR="00862B6F">
          <w:rPr>
            <w:b w:val="0"/>
            <w:webHidden/>
          </w:rPr>
          <w:t>37</w:t>
        </w:r>
        <w:r w:rsidR="00F364A6" w:rsidRPr="00F364A6">
          <w:rPr>
            <w:b w:val="0"/>
            <w:webHidden/>
          </w:rPr>
          <w:fldChar w:fldCharType="end"/>
        </w:r>
      </w:hyperlink>
    </w:p>
    <w:p w14:paraId="655EA213"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3" w:history="1">
        <w:r w:rsidR="00F364A6" w:rsidRPr="00F364A6">
          <w:rPr>
            <w:rStyle w:val="Hipervnculo"/>
            <w:b w:val="0"/>
          </w:rPr>
          <w:t>ANEXO 1</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_Toc206684723 \h </w:instrText>
        </w:r>
        <w:r w:rsidR="00F364A6" w:rsidRPr="00F364A6">
          <w:rPr>
            <w:b w:val="0"/>
            <w:webHidden/>
          </w:rPr>
        </w:r>
        <w:r w:rsidR="00F364A6" w:rsidRPr="00F364A6">
          <w:rPr>
            <w:b w:val="0"/>
            <w:webHidden/>
          </w:rPr>
          <w:fldChar w:fldCharType="separate"/>
        </w:r>
        <w:r w:rsidR="00862B6F">
          <w:rPr>
            <w:b w:val="0"/>
            <w:webHidden/>
          </w:rPr>
          <w:t>43</w:t>
        </w:r>
        <w:r w:rsidR="00F364A6" w:rsidRPr="00F364A6">
          <w:rPr>
            <w:b w:val="0"/>
            <w:webHidden/>
          </w:rPr>
          <w:fldChar w:fldCharType="end"/>
        </w:r>
      </w:hyperlink>
    </w:p>
    <w:p w14:paraId="7A7C9FC5"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4" w:history="1">
        <w:r w:rsidR="00F364A6" w:rsidRPr="00F364A6">
          <w:rPr>
            <w:rStyle w:val="Hipervnculo"/>
            <w:b w:val="0"/>
          </w:rPr>
          <w:t>FLUJO DE IMPLEMENTACIÓN DEL TRÁMITE APCO EN LA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_Toc206684724 \h </w:instrText>
        </w:r>
        <w:r w:rsidR="00F364A6" w:rsidRPr="00F364A6">
          <w:rPr>
            <w:b w:val="0"/>
            <w:webHidden/>
          </w:rPr>
        </w:r>
        <w:r w:rsidR="00F364A6" w:rsidRPr="00F364A6">
          <w:rPr>
            <w:b w:val="0"/>
            <w:webHidden/>
          </w:rPr>
          <w:fldChar w:fldCharType="separate"/>
        </w:r>
        <w:r w:rsidR="00862B6F">
          <w:rPr>
            <w:b w:val="0"/>
            <w:webHidden/>
          </w:rPr>
          <w:t>43</w:t>
        </w:r>
        <w:r w:rsidR="00F364A6" w:rsidRPr="00F364A6">
          <w:rPr>
            <w:b w:val="0"/>
            <w:webHidden/>
          </w:rPr>
          <w:fldChar w:fldCharType="end"/>
        </w:r>
      </w:hyperlink>
    </w:p>
    <w:p w14:paraId="1A0A45D9"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5" w:history="1">
        <w:r w:rsidR="00F364A6" w:rsidRPr="00F364A6">
          <w:rPr>
            <w:rStyle w:val="Hipervnculo"/>
            <w:b w:val="0"/>
          </w:rPr>
          <w:t>ANEXO 2</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_Toc206684725 \h </w:instrText>
        </w:r>
        <w:r w:rsidR="00F364A6" w:rsidRPr="00F364A6">
          <w:rPr>
            <w:b w:val="0"/>
            <w:webHidden/>
          </w:rPr>
        </w:r>
        <w:r w:rsidR="00F364A6" w:rsidRPr="00F364A6">
          <w:rPr>
            <w:b w:val="0"/>
            <w:webHidden/>
          </w:rPr>
          <w:fldChar w:fldCharType="separate"/>
        </w:r>
        <w:r w:rsidR="00862B6F">
          <w:rPr>
            <w:b w:val="0"/>
            <w:webHidden/>
          </w:rPr>
          <w:t>44</w:t>
        </w:r>
        <w:r w:rsidR="00F364A6" w:rsidRPr="00F364A6">
          <w:rPr>
            <w:b w:val="0"/>
            <w:webHidden/>
          </w:rPr>
          <w:fldChar w:fldCharType="end"/>
        </w:r>
      </w:hyperlink>
    </w:p>
    <w:p w14:paraId="17266449"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6" w:history="1">
        <w:r w:rsidR="00F364A6" w:rsidRPr="00F364A6">
          <w:rPr>
            <w:rStyle w:val="Hipervnculo"/>
            <w:b w:val="0"/>
          </w:rPr>
          <w:t>R-424</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_Toc206684726 \h </w:instrText>
        </w:r>
        <w:r w:rsidR="00F364A6" w:rsidRPr="00F364A6">
          <w:rPr>
            <w:b w:val="0"/>
            <w:webHidden/>
          </w:rPr>
        </w:r>
        <w:r w:rsidR="00F364A6" w:rsidRPr="00F364A6">
          <w:rPr>
            <w:b w:val="0"/>
            <w:webHidden/>
          </w:rPr>
          <w:fldChar w:fldCharType="separate"/>
        </w:r>
        <w:r w:rsidR="00862B6F">
          <w:rPr>
            <w:b w:val="0"/>
            <w:webHidden/>
          </w:rPr>
          <w:t>44</w:t>
        </w:r>
        <w:r w:rsidR="00F364A6" w:rsidRPr="00F364A6">
          <w:rPr>
            <w:b w:val="0"/>
            <w:webHidden/>
          </w:rPr>
          <w:fldChar w:fldCharType="end"/>
        </w:r>
      </w:hyperlink>
    </w:p>
    <w:p w14:paraId="36E1FED1"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7" w:history="1">
        <w:r w:rsidR="00F364A6" w:rsidRPr="00F364A6">
          <w:rPr>
            <w:rStyle w:val="Hipervnculo"/>
            <w:b w:val="0"/>
          </w:rPr>
          <w:t>REGISTRO DE RELEVAMIENTO DE INFORMACIÓN NORMATIVA Y TECNOLÓGICA</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_Toc206684727 \h </w:instrText>
        </w:r>
        <w:r w:rsidR="00F364A6" w:rsidRPr="00F364A6">
          <w:rPr>
            <w:b w:val="0"/>
            <w:webHidden/>
          </w:rPr>
        </w:r>
        <w:r w:rsidR="00F364A6" w:rsidRPr="00F364A6">
          <w:rPr>
            <w:b w:val="0"/>
            <w:webHidden/>
          </w:rPr>
          <w:fldChar w:fldCharType="separate"/>
        </w:r>
        <w:r w:rsidR="00862B6F">
          <w:rPr>
            <w:b w:val="0"/>
            <w:webHidden/>
          </w:rPr>
          <w:t>44</w:t>
        </w:r>
        <w:r w:rsidR="00F364A6" w:rsidRPr="00F364A6">
          <w:rPr>
            <w:b w:val="0"/>
            <w:webHidden/>
          </w:rPr>
          <w:fldChar w:fldCharType="end"/>
        </w:r>
      </w:hyperlink>
    </w:p>
    <w:p w14:paraId="16F9578B"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8" w:history="1">
        <w:r w:rsidR="00F364A6" w:rsidRPr="00F364A6">
          <w:rPr>
            <w:rStyle w:val="Hipervnculo"/>
            <w:b w:val="0"/>
          </w:rPr>
          <w:t>ANEXO 3</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_Toc206684728 \h </w:instrText>
        </w:r>
        <w:r w:rsidR="00F364A6" w:rsidRPr="00F364A6">
          <w:rPr>
            <w:b w:val="0"/>
            <w:webHidden/>
          </w:rPr>
        </w:r>
        <w:r w:rsidR="00F364A6" w:rsidRPr="00F364A6">
          <w:rPr>
            <w:b w:val="0"/>
            <w:webHidden/>
          </w:rPr>
          <w:fldChar w:fldCharType="separate"/>
        </w:r>
        <w:r w:rsidR="00862B6F">
          <w:rPr>
            <w:b w:val="0"/>
            <w:webHidden/>
          </w:rPr>
          <w:t>63</w:t>
        </w:r>
        <w:r w:rsidR="00F364A6" w:rsidRPr="00F364A6">
          <w:rPr>
            <w:b w:val="0"/>
            <w:webHidden/>
          </w:rPr>
          <w:fldChar w:fldCharType="end"/>
        </w:r>
      </w:hyperlink>
    </w:p>
    <w:p w14:paraId="76A02B23" w14:textId="77777777" w:rsidR="00F364A6" w:rsidRPr="00F364A6" w:rsidRDefault="00456582">
      <w:pPr>
        <w:pStyle w:val="TDC1"/>
        <w:rPr>
          <w:rFonts w:asciiTheme="minorHAnsi" w:eastAsiaTheme="minorEastAsia" w:hAnsiTheme="minorHAnsi" w:cstheme="minorBidi"/>
          <w:b w:val="0"/>
          <w:szCs w:val="22"/>
          <w:lang w:eastAsia="es-BO"/>
        </w:rPr>
      </w:pPr>
      <w:hyperlink w:anchor="_Toc206684729" w:history="1">
        <w:r w:rsidR="00F364A6" w:rsidRPr="00F364A6">
          <w:rPr>
            <w:rStyle w:val="Hipervnculo"/>
            <w:b w:val="0"/>
          </w:rPr>
          <w:t>REGISTRO PLAN DE TRABAJO DEL TRÁMITE APCO A IMPLEMENTAR</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_Toc206684729 \h </w:instrText>
        </w:r>
        <w:r w:rsidR="00F364A6" w:rsidRPr="00F364A6">
          <w:rPr>
            <w:b w:val="0"/>
            <w:webHidden/>
          </w:rPr>
        </w:r>
        <w:r w:rsidR="00F364A6" w:rsidRPr="00F364A6">
          <w:rPr>
            <w:b w:val="0"/>
            <w:webHidden/>
          </w:rPr>
          <w:fldChar w:fldCharType="separate"/>
        </w:r>
        <w:r w:rsidR="00862B6F">
          <w:rPr>
            <w:b w:val="0"/>
            <w:webHidden/>
          </w:rPr>
          <w:t>63</w:t>
        </w:r>
        <w:r w:rsidR="00F364A6" w:rsidRPr="00F364A6">
          <w:rPr>
            <w:b w:val="0"/>
            <w:webHidden/>
          </w:rPr>
          <w:fldChar w:fldCharType="end"/>
        </w:r>
      </w:hyperlink>
    </w:p>
    <w:p w14:paraId="79A3CE07"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0" w:history="1">
        <w:r w:rsidR="00F364A6" w:rsidRPr="00F364A6">
          <w:rPr>
            <w:rStyle w:val="Hipervnculo"/>
            <w:b w:val="0"/>
          </w:rPr>
          <w:t>PLAN DE TRABAJO DEL TRÁMITE APCO A IMPLEMENTAR</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_Toc206684730 \h </w:instrText>
        </w:r>
        <w:r w:rsidR="00F364A6" w:rsidRPr="00F364A6">
          <w:rPr>
            <w:b w:val="0"/>
            <w:webHidden/>
          </w:rPr>
        </w:r>
        <w:r w:rsidR="00F364A6" w:rsidRPr="00F364A6">
          <w:rPr>
            <w:b w:val="0"/>
            <w:webHidden/>
          </w:rPr>
          <w:fldChar w:fldCharType="separate"/>
        </w:r>
        <w:r w:rsidR="00862B6F">
          <w:rPr>
            <w:b w:val="0"/>
            <w:webHidden/>
          </w:rPr>
          <w:t>64</w:t>
        </w:r>
        <w:r w:rsidR="00F364A6" w:rsidRPr="00F364A6">
          <w:rPr>
            <w:b w:val="0"/>
            <w:webHidden/>
          </w:rPr>
          <w:fldChar w:fldCharType="end"/>
        </w:r>
      </w:hyperlink>
    </w:p>
    <w:p w14:paraId="1C23ED8A"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1" w:history="1">
        <w:r w:rsidR="00F364A6" w:rsidRPr="00F364A6">
          <w:rPr>
            <w:rStyle w:val="Hipervnculo"/>
            <w:b w:val="0"/>
          </w:rPr>
          <w:t>ANEXO 4</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_Toc206684731 \h </w:instrText>
        </w:r>
        <w:r w:rsidR="00F364A6" w:rsidRPr="00F364A6">
          <w:rPr>
            <w:b w:val="0"/>
            <w:webHidden/>
          </w:rPr>
        </w:r>
        <w:r w:rsidR="00F364A6" w:rsidRPr="00F364A6">
          <w:rPr>
            <w:b w:val="0"/>
            <w:webHidden/>
          </w:rPr>
          <w:fldChar w:fldCharType="separate"/>
        </w:r>
        <w:r w:rsidR="00862B6F">
          <w:rPr>
            <w:b w:val="0"/>
            <w:webHidden/>
          </w:rPr>
          <w:t>65</w:t>
        </w:r>
        <w:r w:rsidR="00F364A6" w:rsidRPr="00F364A6">
          <w:rPr>
            <w:b w:val="0"/>
            <w:webHidden/>
          </w:rPr>
          <w:fldChar w:fldCharType="end"/>
        </w:r>
      </w:hyperlink>
    </w:p>
    <w:p w14:paraId="295C7883"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2" w:history="1">
        <w:r w:rsidR="00F364A6" w:rsidRPr="00F364A6">
          <w:rPr>
            <w:rStyle w:val="Hipervnculo"/>
            <w:b w:val="0"/>
          </w:rPr>
          <w:t>FLUJO REFERENCIAL ETAPAS DEL TRÁMITE APCO</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_Toc206684732 \h </w:instrText>
        </w:r>
        <w:r w:rsidR="00F364A6" w:rsidRPr="00F364A6">
          <w:rPr>
            <w:b w:val="0"/>
            <w:webHidden/>
          </w:rPr>
        </w:r>
        <w:r w:rsidR="00F364A6" w:rsidRPr="00F364A6">
          <w:rPr>
            <w:b w:val="0"/>
            <w:webHidden/>
          </w:rPr>
          <w:fldChar w:fldCharType="separate"/>
        </w:r>
        <w:r w:rsidR="00862B6F">
          <w:rPr>
            <w:b w:val="0"/>
            <w:webHidden/>
          </w:rPr>
          <w:t>65</w:t>
        </w:r>
        <w:r w:rsidR="00F364A6" w:rsidRPr="00F364A6">
          <w:rPr>
            <w:b w:val="0"/>
            <w:webHidden/>
          </w:rPr>
          <w:fldChar w:fldCharType="end"/>
        </w:r>
      </w:hyperlink>
    </w:p>
    <w:p w14:paraId="5B8807F7"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3" w:history="1">
        <w:r w:rsidR="00F364A6" w:rsidRPr="00F364A6">
          <w:rPr>
            <w:rStyle w:val="Hipervnculo"/>
            <w:b w:val="0"/>
          </w:rPr>
          <w:t>ANEXO 5</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_Toc206684733 \h </w:instrText>
        </w:r>
        <w:r w:rsidR="00F364A6" w:rsidRPr="00F364A6">
          <w:rPr>
            <w:b w:val="0"/>
            <w:webHidden/>
          </w:rPr>
        </w:r>
        <w:r w:rsidR="00F364A6" w:rsidRPr="00F364A6">
          <w:rPr>
            <w:b w:val="0"/>
            <w:webHidden/>
          </w:rPr>
          <w:fldChar w:fldCharType="separate"/>
        </w:r>
        <w:r w:rsidR="00862B6F">
          <w:rPr>
            <w:b w:val="0"/>
            <w:webHidden/>
          </w:rPr>
          <w:t>66</w:t>
        </w:r>
        <w:r w:rsidR="00F364A6" w:rsidRPr="00F364A6">
          <w:rPr>
            <w:b w:val="0"/>
            <w:webHidden/>
          </w:rPr>
          <w:fldChar w:fldCharType="end"/>
        </w:r>
      </w:hyperlink>
    </w:p>
    <w:p w14:paraId="0CA6686C"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4" w:history="1">
        <w:r w:rsidR="00F364A6" w:rsidRPr="00F364A6">
          <w:rPr>
            <w:rStyle w:val="Hipervnculo"/>
            <w:b w:val="0"/>
          </w:rPr>
          <w:t>REGISTRO REQUERIMIENTOS FUNCIONALES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_Toc206684734 \h </w:instrText>
        </w:r>
        <w:r w:rsidR="00F364A6" w:rsidRPr="00F364A6">
          <w:rPr>
            <w:b w:val="0"/>
            <w:webHidden/>
          </w:rPr>
        </w:r>
        <w:r w:rsidR="00F364A6" w:rsidRPr="00F364A6">
          <w:rPr>
            <w:b w:val="0"/>
            <w:webHidden/>
          </w:rPr>
          <w:fldChar w:fldCharType="separate"/>
        </w:r>
        <w:r w:rsidR="00862B6F">
          <w:rPr>
            <w:b w:val="0"/>
            <w:webHidden/>
          </w:rPr>
          <w:t>66</w:t>
        </w:r>
        <w:r w:rsidR="00F364A6" w:rsidRPr="00F364A6">
          <w:rPr>
            <w:b w:val="0"/>
            <w:webHidden/>
          </w:rPr>
          <w:fldChar w:fldCharType="end"/>
        </w:r>
      </w:hyperlink>
    </w:p>
    <w:p w14:paraId="6700BAF8"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5" w:history="1">
        <w:r w:rsidR="00F364A6" w:rsidRPr="00F364A6">
          <w:rPr>
            <w:rStyle w:val="Hipervnculo"/>
            <w:b w:val="0"/>
          </w:rPr>
          <w:t>ANEXO 6</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_Toc206684735 \h </w:instrText>
        </w:r>
        <w:r w:rsidR="00F364A6" w:rsidRPr="00F364A6">
          <w:rPr>
            <w:b w:val="0"/>
            <w:webHidden/>
          </w:rPr>
        </w:r>
        <w:r w:rsidR="00F364A6" w:rsidRPr="00F364A6">
          <w:rPr>
            <w:b w:val="0"/>
            <w:webHidden/>
          </w:rPr>
          <w:fldChar w:fldCharType="separate"/>
        </w:r>
        <w:r w:rsidR="00862B6F">
          <w:rPr>
            <w:b w:val="0"/>
            <w:webHidden/>
          </w:rPr>
          <w:t>68</w:t>
        </w:r>
        <w:r w:rsidR="00F364A6" w:rsidRPr="00F364A6">
          <w:rPr>
            <w:b w:val="0"/>
            <w:webHidden/>
          </w:rPr>
          <w:fldChar w:fldCharType="end"/>
        </w:r>
      </w:hyperlink>
    </w:p>
    <w:p w14:paraId="22119DBA"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6" w:history="1">
        <w:r w:rsidR="00F364A6" w:rsidRPr="00F364A6">
          <w:rPr>
            <w:rStyle w:val="Hipervnculo"/>
            <w:b w:val="0"/>
          </w:rPr>
          <w:t>REGISTRO DE PROGRAMACIÓN DE ACTIVIDADES PARA EL DESARROLLO FUNCIONAL</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_Toc206684736 \h </w:instrText>
        </w:r>
        <w:r w:rsidR="00F364A6" w:rsidRPr="00F364A6">
          <w:rPr>
            <w:b w:val="0"/>
            <w:webHidden/>
          </w:rPr>
        </w:r>
        <w:r w:rsidR="00F364A6" w:rsidRPr="00F364A6">
          <w:rPr>
            <w:b w:val="0"/>
            <w:webHidden/>
          </w:rPr>
          <w:fldChar w:fldCharType="separate"/>
        </w:r>
        <w:r w:rsidR="00862B6F">
          <w:rPr>
            <w:b w:val="0"/>
            <w:webHidden/>
          </w:rPr>
          <w:t>68</w:t>
        </w:r>
        <w:r w:rsidR="00F364A6" w:rsidRPr="00F364A6">
          <w:rPr>
            <w:b w:val="0"/>
            <w:webHidden/>
          </w:rPr>
          <w:fldChar w:fldCharType="end"/>
        </w:r>
      </w:hyperlink>
    </w:p>
    <w:p w14:paraId="18DCB60D"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7" w:history="1">
        <w:r w:rsidR="00F364A6" w:rsidRPr="00F364A6">
          <w:rPr>
            <w:rStyle w:val="Hipervnculo"/>
            <w:b w:val="0"/>
          </w:rPr>
          <w:t>ANEXO 7</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_Toc206684737 \h </w:instrText>
        </w:r>
        <w:r w:rsidR="00F364A6" w:rsidRPr="00F364A6">
          <w:rPr>
            <w:b w:val="0"/>
            <w:webHidden/>
          </w:rPr>
        </w:r>
        <w:r w:rsidR="00F364A6" w:rsidRPr="00F364A6">
          <w:rPr>
            <w:b w:val="0"/>
            <w:webHidden/>
          </w:rPr>
          <w:fldChar w:fldCharType="separate"/>
        </w:r>
        <w:r w:rsidR="00862B6F">
          <w:rPr>
            <w:b w:val="0"/>
            <w:webHidden/>
          </w:rPr>
          <w:t>70</w:t>
        </w:r>
        <w:r w:rsidR="00F364A6" w:rsidRPr="00F364A6">
          <w:rPr>
            <w:b w:val="0"/>
            <w:webHidden/>
          </w:rPr>
          <w:fldChar w:fldCharType="end"/>
        </w:r>
      </w:hyperlink>
    </w:p>
    <w:p w14:paraId="6640BD27"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8" w:history="1">
        <w:r w:rsidR="00F364A6" w:rsidRPr="00F364A6">
          <w:rPr>
            <w:rStyle w:val="Hipervnculo"/>
            <w:b w:val="0"/>
          </w:rPr>
          <w:t>REGISTRO CONTROL FUNCIONAL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_Toc206684738 \h </w:instrText>
        </w:r>
        <w:r w:rsidR="00F364A6" w:rsidRPr="00F364A6">
          <w:rPr>
            <w:b w:val="0"/>
            <w:webHidden/>
          </w:rPr>
        </w:r>
        <w:r w:rsidR="00F364A6" w:rsidRPr="00F364A6">
          <w:rPr>
            <w:b w:val="0"/>
            <w:webHidden/>
          </w:rPr>
          <w:fldChar w:fldCharType="separate"/>
        </w:r>
        <w:r w:rsidR="00862B6F">
          <w:rPr>
            <w:b w:val="0"/>
            <w:webHidden/>
          </w:rPr>
          <w:t>70</w:t>
        </w:r>
        <w:r w:rsidR="00F364A6" w:rsidRPr="00F364A6">
          <w:rPr>
            <w:b w:val="0"/>
            <w:webHidden/>
          </w:rPr>
          <w:fldChar w:fldCharType="end"/>
        </w:r>
      </w:hyperlink>
    </w:p>
    <w:p w14:paraId="5CA5765B" w14:textId="77777777" w:rsidR="00F364A6" w:rsidRPr="00F364A6" w:rsidRDefault="00456582">
      <w:pPr>
        <w:pStyle w:val="TDC1"/>
        <w:rPr>
          <w:rFonts w:asciiTheme="minorHAnsi" w:eastAsiaTheme="minorEastAsia" w:hAnsiTheme="minorHAnsi" w:cstheme="minorBidi"/>
          <w:b w:val="0"/>
          <w:szCs w:val="22"/>
          <w:lang w:eastAsia="es-BO"/>
        </w:rPr>
      </w:pPr>
      <w:hyperlink w:anchor="_Toc206684739" w:history="1">
        <w:r w:rsidR="00F364A6" w:rsidRPr="00F364A6">
          <w:rPr>
            <w:rStyle w:val="Hipervnculo"/>
            <w:b w:val="0"/>
          </w:rPr>
          <w:t>ANEXO 8</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_Toc206684739 \h </w:instrText>
        </w:r>
        <w:r w:rsidR="00F364A6" w:rsidRPr="00F364A6">
          <w:rPr>
            <w:b w:val="0"/>
            <w:webHidden/>
          </w:rPr>
        </w:r>
        <w:r w:rsidR="00F364A6" w:rsidRPr="00F364A6">
          <w:rPr>
            <w:b w:val="0"/>
            <w:webHidden/>
          </w:rPr>
          <w:fldChar w:fldCharType="separate"/>
        </w:r>
        <w:r w:rsidR="00862B6F">
          <w:rPr>
            <w:b w:val="0"/>
            <w:webHidden/>
          </w:rPr>
          <w:t>73</w:t>
        </w:r>
        <w:r w:rsidR="00F364A6" w:rsidRPr="00F364A6">
          <w:rPr>
            <w:b w:val="0"/>
            <w:webHidden/>
          </w:rPr>
          <w:fldChar w:fldCharType="end"/>
        </w:r>
      </w:hyperlink>
    </w:p>
    <w:p w14:paraId="52BA5E32" w14:textId="77777777" w:rsidR="00F364A6" w:rsidRPr="00F364A6" w:rsidRDefault="00456582">
      <w:pPr>
        <w:pStyle w:val="TDC1"/>
        <w:rPr>
          <w:rFonts w:asciiTheme="minorHAnsi" w:eastAsiaTheme="minorEastAsia" w:hAnsiTheme="minorHAnsi" w:cstheme="minorBidi"/>
          <w:b w:val="0"/>
          <w:szCs w:val="22"/>
          <w:lang w:eastAsia="es-BO"/>
        </w:rPr>
      </w:pPr>
      <w:hyperlink w:anchor="_Toc206684740" w:history="1">
        <w:r w:rsidR="00F364A6" w:rsidRPr="00F364A6">
          <w:rPr>
            <w:rStyle w:val="Hipervnculo"/>
            <w:b w:val="0"/>
          </w:rPr>
          <w:t>REGISTRO DE SOLICITUD DE FUNCIONALIDADES Y ADECUACIONES - VUCE</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_Toc206684740 \h </w:instrText>
        </w:r>
        <w:r w:rsidR="00F364A6" w:rsidRPr="00F364A6">
          <w:rPr>
            <w:b w:val="0"/>
            <w:webHidden/>
          </w:rPr>
        </w:r>
        <w:r w:rsidR="00F364A6" w:rsidRPr="00F364A6">
          <w:rPr>
            <w:b w:val="0"/>
            <w:webHidden/>
          </w:rPr>
          <w:fldChar w:fldCharType="separate"/>
        </w:r>
        <w:r w:rsidR="00862B6F">
          <w:rPr>
            <w:b w:val="0"/>
            <w:webHidden/>
          </w:rPr>
          <w:t>73</w:t>
        </w:r>
        <w:r w:rsidR="00F364A6" w:rsidRPr="00F364A6">
          <w:rPr>
            <w:b w:val="0"/>
            <w:webHidden/>
          </w:rPr>
          <w:fldChar w:fldCharType="end"/>
        </w:r>
      </w:hyperlink>
    </w:p>
    <w:p w14:paraId="52BC7589" w14:textId="77777777" w:rsidR="00F364A6" w:rsidRPr="00F364A6" w:rsidRDefault="00456582">
      <w:pPr>
        <w:pStyle w:val="TDC1"/>
        <w:rPr>
          <w:rFonts w:asciiTheme="minorHAnsi" w:eastAsiaTheme="minorEastAsia" w:hAnsiTheme="minorHAnsi" w:cstheme="minorBidi"/>
          <w:b w:val="0"/>
          <w:szCs w:val="22"/>
          <w:lang w:eastAsia="es-BO"/>
        </w:rPr>
      </w:pPr>
      <w:hyperlink w:anchor="_Toc206684741" w:history="1">
        <w:r w:rsidR="00F364A6" w:rsidRPr="00F364A6">
          <w:rPr>
            <w:rStyle w:val="Hipervnculo"/>
            <w:b w:val="0"/>
          </w:rPr>
          <w:t>ANEXO 9</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_Toc206684741 \h </w:instrText>
        </w:r>
        <w:r w:rsidR="00F364A6" w:rsidRPr="00F364A6">
          <w:rPr>
            <w:b w:val="0"/>
            <w:webHidden/>
          </w:rPr>
        </w:r>
        <w:r w:rsidR="00F364A6" w:rsidRPr="00F364A6">
          <w:rPr>
            <w:b w:val="0"/>
            <w:webHidden/>
          </w:rPr>
          <w:fldChar w:fldCharType="separate"/>
        </w:r>
        <w:r w:rsidR="00862B6F">
          <w:rPr>
            <w:b w:val="0"/>
            <w:webHidden/>
          </w:rPr>
          <w:t>75</w:t>
        </w:r>
        <w:r w:rsidR="00F364A6" w:rsidRPr="00F364A6">
          <w:rPr>
            <w:b w:val="0"/>
            <w:webHidden/>
          </w:rPr>
          <w:fldChar w:fldCharType="end"/>
        </w:r>
      </w:hyperlink>
    </w:p>
    <w:p w14:paraId="22F5ECA7" w14:textId="77777777" w:rsidR="00F364A6" w:rsidRDefault="00456582">
      <w:pPr>
        <w:pStyle w:val="TDC1"/>
        <w:rPr>
          <w:rFonts w:asciiTheme="minorHAnsi" w:eastAsiaTheme="minorEastAsia" w:hAnsiTheme="minorHAnsi" w:cstheme="minorBidi"/>
          <w:b w:val="0"/>
          <w:szCs w:val="22"/>
          <w:lang w:eastAsia="es-BO"/>
        </w:rPr>
      </w:pPr>
      <w:hyperlink w:anchor="_Toc206684742" w:history="1">
        <w:r w:rsidR="00F364A6" w:rsidRPr="00F364A6">
          <w:rPr>
            <w:rStyle w:val="Hipervnculo"/>
            <w:b w:val="0"/>
          </w:rPr>
          <w:t>CRONOGRAMA DE IMPLEMENTACIÓN GRADUAL</w:t>
        </w:r>
        <w:r w:rsidR="00F364A6" w:rsidRPr="00F364A6">
          <w:rPr>
            <w:b w:val="0"/>
            <w:webHidden/>
          </w:rPr>
          <w:tab/>
        </w:r>
        <w:r w:rsidR="00F364A6" w:rsidRPr="00F364A6">
          <w:rPr>
            <w:b w:val="0"/>
            <w:webHidden/>
          </w:rPr>
          <w:fldChar w:fldCharType="begin"/>
        </w:r>
        <w:r w:rsidR="00F364A6" w:rsidRPr="00F364A6">
          <w:rPr>
            <w:b w:val="0"/>
            <w:webHidden/>
          </w:rPr>
          <w:instrText xml:space="preserve"> PAGEREF _Toc206684742 \h </w:instrText>
        </w:r>
        <w:r w:rsidR="00F364A6" w:rsidRPr="00F364A6">
          <w:rPr>
            <w:b w:val="0"/>
            <w:webHidden/>
          </w:rPr>
        </w:r>
        <w:r w:rsidR="00F364A6" w:rsidRPr="00F364A6">
          <w:rPr>
            <w:b w:val="0"/>
            <w:webHidden/>
          </w:rPr>
          <w:fldChar w:fldCharType="separate"/>
        </w:r>
        <w:r w:rsidR="00862B6F">
          <w:rPr>
            <w:b w:val="0"/>
            <w:webHidden/>
          </w:rPr>
          <w:t>75</w:t>
        </w:r>
        <w:r w:rsidR="00F364A6" w:rsidRPr="00F364A6">
          <w:rPr>
            <w:b w:val="0"/>
            <w:webHidden/>
          </w:rPr>
          <w:fldChar w:fldCharType="end"/>
        </w:r>
      </w:hyperlink>
    </w:p>
    <w:p w14:paraId="03481A8F" w14:textId="06145498" w:rsidR="008E376F" w:rsidRPr="00607E0A" w:rsidRDefault="00C83DE0" w:rsidP="00E77869">
      <w:pPr>
        <w:pStyle w:val="Textoindependiente"/>
        <w:jc w:val="center"/>
        <w:rPr>
          <w:rStyle w:val="Hipervnculo"/>
          <w:rFonts w:ascii="Univers 45 Light" w:hAnsi="Univers 45 Light"/>
          <w:i w:val="0"/>
          <w:color w:val="auto"/>
          <w:szCs w:val="24"/>
        </w:rPr>
      </w:pPr>
      <w:r w:rsidRPr="00DE605E">
        <w:rPr>
          <w:rStyle w:val="Hipervnculo"/>
          <w:rFonts w:ascii="Univers 45 Light" w:hAnsi="Univers 45 Light"/>
          <w:color w:val="auto"/>
          <w:szCs w:val="24"/>
        </w:rPr>
        <w:fldChar w:fldCharType="end"/>
      </w:r>
      <w:bookmarkStart w:id="27" w:name="_Toc65002965"/>
    </w:p>
    <w:p w14:paraId="60A72616" w14:textId="77777777" w:rsidR="008E376F" w:rsidRPr="00DE605E" w:rsidRDefault="008E376F" w:rsidP="00E77869">
      <w:pPr>
        <w:pStyle w:val="Textoindependiente"/>
        <w:jc w:val="center"/>
        <w:rPr>
          <w:rStyle w:val="Hipervnculo"/>
          <w:rFonts w:ascii="Univers 45 Light" w:hAnsi="Univers 45 Light"/>
          <w:i w:val="0"/>
          <w:color w:val="auto"/>
          <w:szCs w:val="24"/>
        </w:rPr>
      </w:pPr>
    </w:p>
    <w:p w14:paraId="3736634A" w14:textId="77777777" w:rsidR="008E376F" w:rsidRPr="00675AAC" w:rsidRDefault="008E376F" w:rsidP="00E77869">
      <w:pPr>
        <w:pStyle w:val="Textoindependiente"/>
        <w:jc w:val="center"/>
        <w:rPr>
          <w:rStyle w:val="Hipervnculo"/>
          <w:i w:val="0"/>
          <w:color w:val="auto"/>
        </w:rPr>
      </w:pPr>
    </w:p>
    <w:p w14:paraId="47677990" w14:textId="77777777" w:rsidR="008E376F" w:rsidRPr="00675AAC" w:rsidRDefault="008E376F" w:rsidP="00E77869">
      <w:pPr>
        <w:pStyle w:val="Textoindependiente"/>
        <w:jc w:val="center"/>
        <w:rPr>
          <w:rStyle w:val="Hipervnculo"/>
          <w:i w:val="0"/>
          <w:color w:val="auto"/>
        </w:rPr>
      </w:pPr>
    </w:p>
    <w:p w14:paraId="73F73409" w14:textId="77777777" w:rsidR="008E376F" w:rsidRPr="00675AAC" w:rsidRDefault="008E376F" w:rsidP="00E77869">
      <w:pPr>
        <w:pStyle w:val="Textoindependiente"/>
        <w:jc w:val="center"/>
        <w:rPr>
          <w:rStyle w:val="Hipervnculo"/>
          <w:i w:val="0"/>
          <w:color w:val="auto"/>
        </w:rPr>
      </w:pPr>
    </w:p>
    <w:p w14:paraId="1350CF51" w14:textId="77777777" w:rsidR="008E376F" w:rsidRDefault="008E376F" w:rsidP="00E77869">
      <w:pPr>
        <w:pStyle w:val="Textoindependiente"/>
        <w:jc w:val="center"/>
        <w:rPr>
          <w:rStyle w:val="Hipervnculo"/>
          <w:i w:val="0"/>
          <w:color w:val="auto"/>
        </w:rPr>
      </w:pPr>
    </w:p>
    <w:p w14:paraId="605A949B" w14:textId="77777777" w:rsidR="008E376F" w:rsidRDefault="008E376F" w:rsidP="00E77869">
      <w:pPr>
        <w:pStyle w:val="Textoindependiente"/>
        <w:jc w:val="center"/>
        <w:rPr>
          <w:rStyle w:val="Hipervnculo"/>
          <w:i w:val="0"/>
          <w:color w:val="auto"/>
        </w:rPr>
      </w:pPr>
    </w:p>
    <w:p w14:paraId="798E65B9" w14:textId="77777777" w:rsidR="008E376F" w:rsidRDefault="008E376F" w:rsidP="00E77869">
      <w:pPr>
        <w:pStyle w:val="Textoindependiente"/>
        <w:jc w:val="center"/>
        <w:rPr>
          <w:rStyle w:val="Hipervnculo"/>
          <w:i w:val="0"/>
          <w:color w:val="auto"/>
        </w:rPr>
      </w:pPr>
    </w:p>
    <w:p w14:paraId="4C9FCBBA" w14:textId="77777777" w:rsidR="004760CC" w:rsidRDefault="004760CC" w:rsidP="00E77869">
      <w:pPr>
        <w:pStyle w:val="Textoindependiente"/>
        <w:jc w:val="center"/>
        <w:rPr>
          <w:rStyle w:val="Hipervnculo"/>
          <w:i w:val="0"/>
          <w:color w:val="auto"/>
        </w:rPr>
      </w:pPr>
    </w:p>
    <w:p w14:paraId="02C948C8" w14:textId="77777777" w:rsidR="008E376F" w:rsidRDefault="008E376F" w:rsidP="00E77869">
      <w:pPr>
        <w:pStyle w:val="Textoindependiente"/>
        <w:jc w:val="center"/>
        <w:rPr>
          <w:rStyle w:val="Hipervnculo"/>
          <w:i w:val="0"/>
          <w:color w:val="auto"/>
        </w:rPr>
      </w:pPr>
    </w:p>
    <w:p w14:paraId="23A70058" w14:textId="77777777" w:rsidR="008E376F" w:rsidRDefault="008E376F" w:rsidP="00E77869">
      <w:pPr>
        <w:pStyle w:val="Textoindependiente"/>
        <w:jc w:val="center"/>
        <w:rPr>
          <w:rStyle w:val="Hipervnculo"/>
          <w:i w:val="0"/>
          <w:color w:val="auto"/>
        </w:rPr>
      </w:pPr>
    </w:p>
    <w:p w14:paraId="10EEB8E1" w14:textId="77777777" w:rsidR="008E376F" w:rsidRDefault="008E376F" w:rsidP="00E77869">
      <w:pPr>
        <w:pStyle w:val="Textoindependiente"/>
        <w:jc w:val="center"/>
        <w:rPr>
          <w:rStyle w:val="Hipervnculo"/>
          <w:i w:val="0"/>
          <w:color w:val="auto"/>
        </w:rPr>
      </w:pPr>
    </w:p>
    <w:p w14:paraId="6018661F" w14:textId="77777777" w:rsidR="00370C17" w:rsidRDefault="00370C17" w:rsidP="00E77869">
      <w:pPr>
        <w:pStyle w:val="Textoindependiente"/>
        <w:jc w:val="center"/>
        <w:rPr>
          <w:rStyle w:val="Hipervnculo"/>
          <w:i w:val="0"/>
          <w:color w:val="auto"/>
        </w:rPr>
      </w:pPr>
    </w:p>
    <w:p w14:paraId="231298A4" w14:textId="77777777" w:rsidR="00370C17" w:rsidRDefault="00370C17" w:rsidP="00E77869">
      <w:pPr>
        <w:pStyle w:val="Textoindependiente"/>
        <w:jc w:val="center"/>
        <w:rPr>
          <w:rStyle w:val="Hipervnculo"/>
          <w:i w:val="0"/>
          <w:color w:val="auto"/>
        </w:rPr>
      </w:pPr>
    </w:p>
    <w:p w14:paraId="1B769C34" w14:textId="77777777" w:rsidR="00370C17" w:rsidRDefault="00370C17" w:rsidP="00E77869">
      <w:pPr>
        <w:pStyle w:val="Textoindependiente"/>
        <w:jc w:val="center"/>
        <w:rPr>
          <w:rStyle w:val="Hipervnculo"/>
          <w:i w:val="0"/>
          <w:color w:val="auto"/>
        </w:rPr>
      </w:pPr>
    </w:p>
    <w:p w14:paraId="30533B74" w14:textId="77777777" w:rsidR="00370C17" w:rsidRDefault="00370C17" w:rsidP="00E77869">
      <w:pPr>
        <w:pStyle w:val="Textoindependiente"/>
        <w:jc w:val="center"/>
        <w:rPr>
          <w:rStyle w:val="Hipervnculo"/>
          <w:i w:val="0"/>
          <w:color w:val="auto"/>
        </w:rPr>
      </w:pPr>
    </w:p>
    <w:p w14:paraId="46A9557D" w14:textId="77777777" w:rsidR="00DE605E" w:rsidRDefault="00DE605E" w:rsidP="00E77869">
      <w:pPr>
        <w:pStyle w:val="Textoindependiente"/>
        <w:jc w:val="center"/>
        <w:rPr>
          <w:rStyle w:val="Hipervnculo"/>
          <w:i w:val="0"/>
          <w:color w:val="auto"/>
        </w:rPr>
      </w:pPr>
    </w:p>
    <w:p w14:paraId="69417D5D" w14:textId="77777777" w:rsidR="00DE605E" w:rsidRDefault="00DE605E" w:rsidP="00E77869">
      <w:pPr>
        <w:pStyle w:val="Textoindependiente"/>
        <w:jc w:val="center"/>
        <w:rPr>
          <w:rStyle w:val="Hipervnculo"/>
          <w:i w:val="0"/>
          <w:color w:val="auto"/>
        </w:rPr>
      </w:pPr>
    </w:p>
    <w:p w14:paraId="5D2828F8" w14:textId="77777777" w:rsidR="000238A6" w:rsidRDefault="000238A6" w:rsidP="00E77869">
      <w:pPr>
        <w:pStyle w:val="Textoindependiente"/>
        <w:jc w:val="center"/>
        <w:rPr>
          <w:rStyle w:val="Hipervnculo"/>
          <w:i w:val="0"/>
          <w:color w:val="auto"/>
        </w:rPr>
      </w:pPr>
    </w:p>
    <w:bookmarkEnd w:id="27"/>
    <w:p w14:paraId="60059361" w14:textId="5834EFCA" w:rsidR="007250D1" w:rsidRPr="00D2219A" w:rsidRDefault="007250D1" w:rsidP="007250D1">
      <w:pPr>
        <w:pStyle w:val="Textoindependiente"/>
        <w:jc w:val="center"/>
        <w:rPr>
          <w:rFonts w:ascii="Univers 45 Light" w:hAnsi="Univers 45 Light"/>
          <w:b/>
          <w:i w:val="0"/>
          <w:sz w:val="28"/>
          <w:szCs w:val="28"/>
        </w:rPr>
      </w:pPr>
      <w:r w:rsidRPr="00D2219A">
        <w:rPr>
          <w:b/>
          <w:noProof/>
          <w:szCs w:val="24"/>
          <w:lang w:val="es-BO" w:eastAsia="es-BO"/>
        </w:rPr>
        <w:drawing>
          <wp:anchor distT="0" distB="0" distL="114300" distR="114300" simplePos="0" relativeHeight="251664384" behindDoc="1" locked="0" layoutInCell="1" allowOverlap="1" wp14:anchorId="37CD1BA7" wp14:editId="52AA9D86">
            <wp:simplePos x="0" y="0"/>
            <wp:positionH relativeFrom="column">
              <wp:posOffset>541020</wp:posOffset>
            </wp:positionH>
            <wp:positionV relativeFrom="paragraph">
              <wp:posOffset>-21113527</wp:posOffset>
            </wp:positionV>
            <wp:extent cx="4965700" cy="244729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5700" cy="2447290"/>
                    </a:xfrm>
                    <a:prstGeom prst="rect">
                      <a:avLst/>
                    </a:prstGeom>
                    <a:noFill/>
                  </pic:spPr>
                </pic:pic>
              </a:graphicData>
            </a:graphic>
            <wp14:sizeRelH relativeFrom="page">
              <wp14:pctWidth>0</wp14:pctWidth>
            </wp14:sizeRelH>
            <wp14:sizeRelV relativeFrom="page">
              <wp14:pctHeight>0</wp14:pctHeight>
            </wp14:sizeRelV>
          </wp:anchor>
        </w:drawing>
      </w:r>
      <w:r w:rsidRPr="00D2219A">
        <w:rPr>
          <w:rFonts w:ascii="Univers 45 Light" w:hAnsi="Univers 45 Light"/>
          <w:b/>
          <w:i w:val="0"/>
          <w:sz w:val="28"/>
          <w:szCs w:val="28"/>
        </w:rPr>
        <w:t xml:space="preserve">REGLAMENTO DE IMPLEMENTACIÓN, ADMINISTRACIÓN Y OPERACIÓN DE </w:t>
      </w:r>
      <w:ins w:id="28" w:author="Valeria Tapia" w:date="2026-09-29T17:28:00Z">
        <w:r w:rsidR="00E3316D">
          <w:rPr>
            <w:rFonts w:ascii="Univers 45 Light" w:hAnsi="Univers 45 Light"/>
            <w:b/>
            <w:i w:val="0"/>
            <w:sz w:val="28"/>
            <w:szCs w:val="28"/>
          </w:rPr>
          <w:t xml:space="preserve">LOS TRAMITES Y SERVICIOS EN </w:t>
        </w:r>
      </w:ins>
      <w:r w:rsidRPr="00D2219A">
        <w:rPr>
          <w:rFonts w:ascii="Univers 45 Light" w:hAnsi="Univers 45 Light"/>
          <w:b/>
          <w:i w:val="0"/>
          <w:sz w:val="28"/>
          <w:szCs w:val="28"/>
        </w:rPr>
        <w:t>LA VENTANILLA ÚNICA DE COMERCIO EXTERIOR</w:t>
      </w:r>
    </w:p>
    <w:p w14:paraId="50F3EB92" w14:textId="77777777" w:rsidR="007250D1" w:rsidRDefault="007250D1" w:rsidP="007250D1">
      <w:pPr>
        <w:pStyle w:val="Textoindependiente"/>
        <w:jc w:val="center"/>
        <w:rPr>
          <w:rFonts w:ascii="Univers 45 Light" w:hAnsi="Univers 45 Light"/>
          <w:b/>
          <w:i w:val="0"/>
          <w:sz w:val="28"/>
          <w:szCs w:val="28"/>
        </w:rPr>
      </w:pPr>
    </w:p>
    <w:p w14:paraId="38A11921" w14:textId="77777777" w:rsidR="007250D1" w:rsidRPr="00D2219A" w:rsidRDefault="007250D1" w:rsidP="007250D1">
      <w:pPr>
        <w:pStyle w:val="Titulo"/>
      </w:pPr>
      <w:bookmarkStart w:id="29" w:name="_Toc178012951"/>
      <w:bookmarkStart w:id="30" w:name="_Toc197893793"/>
      <w:bookmarkStart w:id="31" w:name="_Toc206684684"/>
      <w:r w:rsidRPr="00D2219A">
        <w:t>TÍTULO I</w:t>
      </w:r>
      <w:bookmarkEnd w:id="29"/>
      <w:bookmarkEnd w:id="30"/>
      <w:bookmarkEnd w:id="31"/>
      <w:r w:rsidRPr="00D2219A">
        <w:t xml:space="preserve"> </w:t>
      </w:r>
    </w:p>
    <w:p w14:paraId="174DDFB5" w14:textId="3B3B11C0" w:rsidR="007250D1" w:rsidRPr="00D2219A" w:rsidRDefault="00E80AF9" w:rsidP="00E80AF9">
      <w:pPr>
        <w:pStyle w:val="Titulo"/>
        <w:tabs>
          <w:tab w:val="left" w:pos="1139"/>
          <w:tab w:val="center" w:pos="4731"/>
        </w:tabs>
        <w:jc w:val="left"/>
      </w:pPr>
      <w:bookmarkStart w:id="32" w:name="_Toc178012952"/>
      <w:r>
        <w:tab/>
      </w:r>
      <w:r>
        <w:tab/>
      </w:r>
      <w:r>
        <w:tab/>
      </w:r>
      <w:r>
        <w:tab/>
      </w:r>
      <w:r>
        <w:tab/>
      </w:r>
      <w:r>
        <w:tab/>
      </w:r>
      <w:r>
        <w:tab/>
      </w:r>
      <w:r>
        <w:tab/>
      </w:r>
      <w:bookmarkStart w:id="33" w:name="_Toc197893794"/>
      <w:bookmarkStart w:id="34" w:name="_Toc206684685"/>
      <w:r w:rsidR="007250D1" w:rsidRPr="00D2219A">
        <w:t>GENERALIDADES</w:t>
      </w:r>
      <w:bookmarkEnd w:id="32"/>
      <w:bookmarkEnd w:id="33"/>
      <w:bookmarkEnd w:id="34"/>
    </w:p>
    <w:p w14:paraId="218BD8A1" w14:textId="77777777" w:rsidR="007250D1" w:rsidRPr="00D2219A" w:rsidRDefault="007250D1" w:rsidP="007250D1"/>
    <w:p w14:paraId="0D0262F8" w14:textId="77777777" w:rsidR="007250D1" w:rsidRPr="00D2219A" w:rsidRDefault="007250D1" w:rsidP="007250D1">
      <w:pPr>
        <w:pStyle w:val="Ttulo1"/>
        <w:tabs>
          <w:tab w:val="clear" w:pos="851"/>
          <w:tab w:val="left" w:pos="709"/>
          <w:tab w:val="left" w:pos="993"/>
        </w:tabs>
        <w:rPr>
          <w:szCs w:val="24"/>
        </w:rPr>
      </w:pPr>
      <w:bookmarkStart w:id="35" w:name="_Toc178012953"/>
      <w:bookmarkStart w:id="36" w:name="_Toc197893795"/>
      <w:bookmarkStart w:id="37" w:name="_Toc206684686"/>
      <w:r w:rsidRPr="00D2219A">
        <w:rPr>
          <w:szCs w:val="24"/>
        </w:rPr>
        <w:t>CAPÍTULO I</w:t>
      </w:r>
      <w:bookmarkEnd w:id="35"/>
      <w:bookmarkEnd w:id="36"/>
      <w:bookmarkEnd w:id="37"/>
    </w:p>
    <w:p w14:paraId="2F9B8CB3" w14:textId="77777777" w:rsidR="007250D1" w:rsidRPr="00D2219A" w:rsidRDefault="007250D1" w:rsidP="007250D1">
      <w:pPr>
        <w:pStyle w:val="Ttulo1"/>
        <w:tabs>
          <w:tab w:val="clear" w:pos="851"/>
          <w:tab w:val="left" w:pos="709"/>
          <w:tab w:val="left" w:pos="993"/>
        </w:tabs>
        <w:rPr>
          <w:szCs w:val="24"/>
        </w:rPr>
      </w:pPr>
      <w:bookmarkStart w:id="38" w:name="_Toc178012954"/>
      <w:bookmarkStart w:id="39" w:name="_Toc197893796"/>
      <w:bookmarkStart w:id="40" w:name="_Toc206684687"/>
      <w:r w:rsidRPr="00D2219A">
        <w:t>DISPOSICIONES GENERALES</w:t>
      </w:r>
      <w:bookmarkEnd w:id="38"/>
      <w:bookmarkEnd w:id="39"/>
      <w:bookmarkEnd w:id="40"/>
    </w:p>
    <w:p w14:paraId="7D71893D" w14:textId="77777777" w:rsidR="007250D1" w:rsidRPr="00D2219A" w:rsidRDefault="007250D1" w:rsidP="007250D1">
      <w:pPr>
        <w:rPr>
          <w:szCs w:val="24"/>
          <w:lang w:val="es-MX"/>
        </w:rPr>
      </w:pPr>
    </w:p>
    <w:p w14:paraId="07AADDAD" w14:textId="01486895" w:rsidR="007250D1" w:rsidRPr="00F073C2" w:rsidRDefault="007250D1" w:rsidP="008C3980">
      <w:pPr>
        <w:pStyle w:val="Ttulo5"/>
        <w:numPr>
          <w:ilvl w:val="0"/>
          <w:numId w:val="5"/>
        </w:numPr>
        <w:tabs>
          <w:tab w:val="left" w:pos="1701"/>
          <w:tab w:val="num" w:pos="9044"/>
        </w:tabs>
        <w:ind w:left="0" w:firstLine="0"/>
        <w:rPr>
          <w:lang w:val="es-MX"/>
        </w:rPr>
      </w:pPr>
      <w:r w:rsidRPr="00F073C2">
        <w:rPr>
          <w:b/>
          <w:szCs w:val="24"/>
          <w:lang w:val="es-MX"/>
        </w:rPr>
        <w:t>(OBJETIVO).</w:t>
      </w:r>
      <w:r w:rsidRPr="00F073C2">
        <w:rPr>
          <w:szCs w:val="24"/>
          <w:lang w:val="es-MX"/>
        </w:rPr>
        <w:t xml:space="preserve"> </w:t>
      </w:r>
      <w:r w:rsidRPr="009E68A7">
        <w:rPr>
          <w:szCs w:val="24"/>
          <w:highlight w:val="green"/>
          <w:lang w:val="es-MX"/>
          <w:rPrChange w:id="41" w:author="Valeria Tapia " w:date="2026-10-04T20:52:00Z">
            <w:rPr>
              <w:szCs w:val="24"/>
              <w:lang w:val="es-MX"/>
            </w:rPr>
          </w:rPrChange>
        </w:rPr>
        <w:t>Establecer lineamientos para la implementación, administración</w:t>
      </w:r>
      <w:ins w:id="42" w:author="Renato Lopez Choque" w:date="2026-09-17T17:16:00Z">
        <w:r w:rsidR="003B42FF" w:rsidRPr="009E68A7">
          <w:rPr>
            <w:szCs w:val="24"/>
            <w:highlight w:val="green"/>
            <w:lang w:val="es-MX"/>
            <w:rPrChange w:id="43" w:author="Valeria Tapia " w:date="2026-10-04T20:52:00Z">
              <w:rPr>
                <w:szCs w:val="24"/>
                <w:lang w:val="es-MX"/>
              </w:rPr>
            </w:rPrChange>
          </w:rPr>
          <w:t xml:space="preserve">, </w:t>
        </w:r>
      </w:ins>
      <w:del w:id="44" w:author="Renato Lopez Choque" w:date="2026-09-17T17:16:00Z">
        <w:r w:rsidRPr="009E68A7" w:rsidDel="003B42FF">
          <w:rPr>
            <w:szCs w:val="24"/>
            <w:highlight w:val="green"/>
            <w:lang w:val="es-MX"/>
            <w:rPrChange w:id="45" w:author="Valeria Tapia " w:date="2026-10-04T20:52:00Z">
              <w:rPr>
                <w:szCs w:val="24"/>
                <w:lang w:val="es-MX"/>
              </w:rPr>
            </w:rPrChange>
          </w:rPr>
          <w:delText xml:space="preserve"> y </w:delText>
        </w:r>
      </w:del>
      <w:r w:rsidRPr="009E68A7">
        <w:rPr>
          <w:szCs w:val="24"/>
          <w:highlight w:val="green"/>
          <w:lang w:val="es-MX"/>
          <w:rPrChange w:id="46" w:author="Valeria Tapia " w:date="2026-10-04T20:52:00Z">
            <w:rPr>
              <w:szCs w:val="24"/>
              <w:lang w:val="es-MX"/>
            </w:rPr>
          </w:rPrChange>
        </w:rPr>
        <w:t>operación</w:t>
      </w:r>
      <w:ins w:id="47" w:author="Renato Lopez Choque" w:date="2026-09-17T17:16:00Z">
        <w:r w:rsidR="003B42FF" w:rsidRPr="009E68A7">
          <w:rPr>
            <w:szCs w:val="24"/>
            <w:highlight w:val="green"/>
            <w:lang w:val="es-MX"/>
            <w:rPrChange w:id="48" w:author="Valeria Tapia " w:date="2026-10-04T20:52:00Z">
              <w:rPr>
                <w:szCs w:val="24"/>
                <w:lang w:val="es-MX"/>
              </w:rPr>
            </w:rPrChange>
          </w:rPr>
          <w:t xml:space="preserve"> y actualizaci</w:t>
        </w:r>
      </w:ins>
      <w:ins w:id="49" w:author="Renato Lopez Choque" w:date="2026-09-17T17:17:00Z">
        <w:r w:rsidR="003B42FF" w:rsidRPr="009E68A7">
          <w:rPr>
            <w:szCs w:val="24"/>
            <w:highlight w:val="green"/>
            <w:lang w:val="es-MX"/>
            <w:rPrChange w:id="50" w:author="Valeria Tapia " w:date="2026-10-04T20:52:00Z">
              <w:rPr>
                <w:szCs w:val="24"/>
                <w:lang w:val="es-MX"/>
              </w:rPr>
            </w:rPrChange>
          </w:rPr>
          <w:t xml:space="preserve">ón de los trámites y servicios en </w:t>
        </w:r>
      </w:ins>
      <w:del w:id="51" w:author="Renato Lopez Choque" w:date="2026-09-17T17:17:00Z">
        <w:r w:rsidRPr="009E68A7" w:rsidDel="003B42FF">
          <w:rPr>
            <w:szCs w:val="24"/>
            <w:highlight w:val="green"/>
            <w:lang w:val="es-MX"/>
            <w:rPrChange w:id="52" w:author="Valeria Tapia " w:date="2026-10-04T20:52:00Z">
              <w:rPr>
                <w:szCs w:val="24"/>
                <w:lang w:val="es-MX"/>
              </w:rPr>
            </w:rPrChange>
          </w:rPr>
          <w:delText xml:space="preserve"> de </w:delText>
        </w:r>
      </w:del>
      <w:r w:rsidRPr="009E68A7">
        <w:rPr>
          <w:szCs w:val="24"/>
          <w:highlight w:val="green"/>
          <w:lang w:val="es-MX"/>
          <w:rPrChange w:id="53" w:author="Valeria Tapia " w:date="2026-10-04T20:52:00Z">
            <w:rPr>
              <w:szCs w:val="24"/>
              <w:lang w:val="es-MX"/>
            </w:rPr>
          </w:rPrChange>
        </w:rPr>
        <w:t xml:space="preserve">la Ventanilla Única de Comercio Exterior (VUCE), </w:t>
      </w:r>
      <w:del w:id="54" w:author="Renato Lopez Choque" w:date="2026-09-17T17:18:00Z">
        <w:r w:rsidRPr="009E68A7" w:rsidDel="003B42FF">
          <w:rPr>
            <w:szCs w:val="24"/>
            <w:highlight w:val="green"/>
            <w:lang w:val="es-MX"/>
            <w:rPrChange w:id="55" w:author="Valeria Tapia " w:date="2026-10-04T20:52:00Z">
              <w:rPr>
                <w:szCs w:val="24"/>
                <w:lang w:val="es-MX"/>
              </w:rPr>
            </w:rPrChange>
          </w:rPr>
          <w:delText>optimizando la tramitación de autorizaciones previas, certificados y otros documentos emitidos por entidades públicas para las operaciones de comercio exterior</w:delText>
        </w:r>
        <w:r w:rsidR="000030CD" w:rsidRPr="009E68A7" w:rsidDel="003B42FF">
          <w:rPr>
            <w:szCs w:val="24"/>
            <w:highlight w:val="green"/>
            <w:lang w:val="es-MX"/>
            <w:rPrChange w:id="56" w:author="Valeria Tapia " w:date="2026-10-04T20:52:00Z">
              <w:rPr>
                <w:szCs w:val="24"/>
                <w:lang w:val="es-MX"/>
              </w:rPr>
            </w:rPrChange>
          </w:rPr>
          <w:delText>;</w:delText>
        </w:r>
        <w:r w:rsidRPr="009E68A7" w:rsidDel="003B42FF">
          <w:rPr>
            <w:szCs w:val="24"/>
            <w:highlight w:val="green"/>
            <w:lang w:val="es-MX"/>
            <w:rPrChange w:id="57" w:author="Valeria Tapia " w:date="2026-10-04T20:52:00Z">
              <w:rPr>
                <w:szCs w:val="24"/>
                <w:lang w:val="es-MX"/>
              </w:rPr>
            </w:rPrChange>
          </w:rPr>
          <w:delText xml:space="preserve"> </w:delText>
        </w:r>
      </w:del>
      <w:r w:rsidRPr="009E68A7">
        <w:rPr>
          <w:szCs w:val="24"/>
          <w:highlight w:val="green"/>
          <w:lang w:val="es-MX"/>
          <w:rPrChange w:id="58" w:author="Valeria Tapia " w:date="2026-10-04T20:52:00Z">
            <w:rPr>
              <w:szCs w:val="24"/>
              <w:lang w:val="es-MX"/>
            </w:rPr>
          </w:rPrChange>
        </w:rPr>
        <w:t>y la interoperabilidad entre la Aduana Nacional (AN)</w:t>
      </w:r>
      <w:del w:id="59" w:author="Valeria Tapia" w:date="2026-10-02T16:23:00Z">
        <w:r w:rsidRPr="009E68A7" w:rsidDel="00305D0E">
          <w:rPr>
            <w:szCs w:val="24"/>
            <w:highlight w:val="green"/>
            <w:lang w:val="es-MX"/>
            <w:rPrChange w:id="60" w:author="Valeria Tapia " w:date="2026-10-04T20:52:00Z">
              <w:rPr>
                <w:szCs w:val="24"/>
                <w:lang w:val="es-MX"/>
              </w:rPr>
            </w:rPrChange>
          </w:rPr>
          <w:delText>,</w:delText>
        </w:r>
      </w:del>
      <w:r w:rsidRPr="009E68A7">
        <w:rPr>
          <w:szCs w:val="24"/>
          <w:highlight w:val="green"/>
          <w:lang w:val="es-MX"/>
          <w:rPrChange w:id="61" w:author="Valeria Tapia " w:date="2026-10-04T20:52:00Z">
            <w:rPr>
              <w:szCs w:val="24"/>
              <w:lang w:val="es-MX"/>
            </w:rPr>
          </w:rPrChange>
        </w:rPr>
        <w:t xml:space="preserve"> </w:t>
      </w:r>
      <w:del w:id="62" w:author="Valeria Tapia" w:date="2026-10-02T16:23:00Z">
        <w:r w:rsidRPr="009E68A7" w:rsidDel="00305D0E">
          <w:rPr>
            <w:szCs w:val="24"/>
            <w:highlight w:val="green"/>
            <w:lang w:val="es-MX"/>
            <w:rPrChange w:id="63" w:author="Valeria Tapia " w:date="2026-10-04T20:52:00Z">
              <w:rPr>
                <w:szCs w:val="24"/>
                <w:lang w:val="es-MX"/>
              </w:rPr>
            </w:rPrChange>
          </w:rPr>
          <w:delText>las Entidades Públicas Emisoras</w:delText>
        </w:r>
        <w:r w:rsidR="00ED0629" w:rsidRPr="009E68A7" w:rsidDel="00305D0E">
          <w:rPr>
            <w:szCs w:val="24"/>
            <w:highlight w:val="green"/>
            <w:lang w:val="es-MX"/>
            <w:rPrChange w:id="64" w:author="Valeria Tapia " w:date="2026-10-04T20:52:00Z">
              <w:rPr>
                <w:szCs w:val="24"/>
                <w:lang w:val="es-MX"/>
              </w:rPr>
            </w:rPrChange>
          </w:rPr>
          <w:delText xml:space="preserve"> (</w:delText>
        </w:r>
        <w:r w:rsidR="00275C61" w:rsidRPr="009E68A7" w:rsidDel="00305D0E">
          <w:rPr>
            <w:szCs w:val="24"/>
            <w:highlight w:val="green"/>
            <w:lang w:val="es-MX"/>
            <w:rPrChange w:id="65" w:author="Valeria Tapia " w:date="2026-10-04T20:52:00Z">
              <w:rPr>
                <w:szCs w:val="24"/>
                <w:lang w:val="es-MX"/>
              </w:rPr>
            </w:rPrChange>
          </w:rPr>
          <w:delText>EPEs</w:delText>
        </w:r>
        <w:r w:rsidR="00ED0629" w:rsidRPr="009E68A7" w:rsidDel="00305D0E">
          <w:rPr>
            <w:szCs w:val="24"/>
            <w:highlight w:val="green"/>
            <w:lang w:val="es-MX"/>
            <w:rPrChange w:id="66" w:author="Valeria Tapia " w:date="2026-10-04T20:52:00Z">
              <w:rPr>
                <w:szCs w:val="24"/>
                <w:lang w:val="es-MX"/>
              </w:rPr>
            </w:rPrChange>
          </w:rPr>
          <w:delText>)</w:delText>
        </w:r>
        <w:r w:rsidRPr="009E68A7" w:rsidDel="00305D0E">
          <w:rPr>
            <w:szCs w:val="24"/>
            <w:highlight w:val="green"/>
            <w:lang w:val="es-MX"/>
            <w:rPrChange w:id="67" w:author="Valeria Tapia " w:date="2026-10-04T20:52:00Z">
              <w:rPr>
                <w:szCs w:val="24"/>
                <w:lang w:val="es-MX"/>
              </w:rPr>
            </w:rPrChange>
          </w:rPr>
          <w:delText xml:space="preserve"> </w:delText>
        </w:r>
      </w:del>
      <w:r w:rsidRPr="009E68A7">
        <w:rPr>
          <w:szCs w:val="24"/>
          <w:highlight w:val="green"/>
          <w:lang w:val="es-MX"/>
          <w:rPrChange w:id="68" w:author="Valeria Tapia " w:date="2026-10-04T20:52:00Z">
            <w:rPr>
              <w:szCs w:val="24"/>
              <w:lang w:val="es-MX"/>
            </w:rPr>
          </w:rPrChange>
        </w:rPr>
        <w:t>y otras ventanillas únicas de comercio exterior</w:t>
      </w:r>
      <w:r w:rsidRPr="00F073C2">
        <w:rPr>
          <w:szCs w:val="24"/>
          <w:lang w:val="es-MX"/>
        </w:rPr>
        <w:t>.</w:t>
      </w:r>
    </w:p>
    <w:p w14:paraId="4106FAB5" w14:textId="77777777" w:rsidR="007250D1" w:rsidRPr="00F073C2" w:rsidRDefault="007250D1" w:rsidP="007250D1">
      <w:pPr>
        <w:rPr>
          <w:lang w:val="es-MX"/>
        </w:rPr>
      </w:pPr>
    </w:p>
    <w:p w14:paraId="43CCC8D2" w14:textId="77777777" w:rsidR="007250D1" w:rsidRPr="00F073C2" w:rsidRDefault="007250D1" w:rsidP="008C3980">
      <w:pPr>
        <w:pStyle w:val="Ttulo5"/>
        <w:numPr>
          <w:ilvl w:val="0"/>
          <w:numId w:val="5"/>
        </w:numPr>
        <w:tabs>
          <w:tab w:val="left" w:pos="1701"/>
          <w:tab w:val="num" w:pos="9044"/>
        </w:tabs>
        <w:ind w:left="0" w:firstLine="0"/>
        <w:rPr>
          <w:b/>
          <w:szCs w:val="24"/>
          <w:lang w:val="es-MX"/>
        </w:rPr>
      </w:pPr>
      <w:r w:rsidRPr="00F073C2">
        <w:rPr>
          <w:b/>
          <w:szCs w:val="24"/>
          <w:lang w:val="es-MX"/>
        </w:rPr>
        <w:t xml:space="preserve">(OBJETIVOS ESPECÍFICOS). </w:t>
      </w:r>
      <w:r w:rsidRPr="00F073C2">
        <w:rPr>
          <w:bCs/>
          <w:szCs w:val="24"/>
          <w:lang w:val="es-MX"/>
        </w:rPr>
        <w:t>El presente Reglamento tiene como objetivos específicos:</w:t>
      </w:r>
    </w:p>
    <w:p w14:paraId="2240FCAE" w14:textId="77777777" w:rsidR="007250D1" w:rsidRPr="00F073C2" w:rsidRDefault="007250D1" w:rsidP="007250D1">
      <w:pPr>
        <w:rPr>
          <w:lang w:val="es-MX"/>
        </w:rPr>
      </w:pPr>
    </w:p>
    <w:p w14:paraId="473B8D75" w14:textId="1B8A2375" w:rsidR="00ED0629" w:rsidRPr="00DE605E" w:rsidRDefault="007250D1" w:rsidP="00DE605E">
      <w:pPr>
        <w:pStyle w:val="Prrafodelista"/>
        <w:numPr>
          <w:ilvl w:val="0"/>
          <w:numId w:val="102"/>
        </w:numPr>
        <w:rPr>
          <w:lang w:val="es-MX"/>
        </w:rPr>
      </w:pPr>
      <w:r w:rsidRPr="00F073C2">
        <w:rPr>
          <w:szCs w:val="24"/>
          <w:lang w:val="es-MX"/>
        </w:rPr>
        <w:t xml:space="preserve">Definir las responsabilidades de la AN como entidad encargada de la implementación y administración de la Ventanilla Única de Comercio Exterior (VUCE), así como las responsabilidades de las </w:t>
      </w:r>
      <w:r w:rsidR="00ED0629" w:rsidRPr="00F073C2">
        <w:rPr>
          <w:szCs w:val="24"/>
          <w:lang w:val="es-MX"/>
        </w:rPr>
        <w:t xml:space="preserve">EPEs </w:t>
      </w:r>
      <w:r w:rsidRPr="00F073C2">
        <w:rPr>
          <w:szCs w:val="24"/>
          <w:lang w:val="es-MX"/>
        </w:rPr>
        <w:t>en la implementación y la operación de la VUCE</w:t>
      </w:r>
      <w:r w:rsidR="00D84E11" w:rsidRPr="00F073C2">
        <w:rPr>
          <w:szCs w:val="24"/>
          <w:lang w:val="es-MX"/>
        </w:rPr>
        <w:t xml:space="preserve">, </w:t>
      </w:r>
      <w:r w:rsidRPr="00DE605E">
        <w:rPr>
          <w:szCs w:val="24"/>
          <w:lang w:val="es-MX"/>
        </w:rPr>
        <w:t xml:space="preserve">las responsabilidades del </w:t>
      </w:r>
      <w:r w:rsidR="007D6AC8" w:rsidRPr="00DE605E">
        <w:rPr>
          <w:szCs w:val="24"/>
          <w:lang w:val="es-MX"/>
        </w:rPr>
        <w:t>Usuario VUCE</w:t>
      </w:r>
      <w:r w:rsidR="00D84E11" w:rsidRPr="00DE605E">
        <w:rPr>
          <w:szCs w:val="24"/>
          <w:lang w:val="es-MX"/>
        </w:rPr>
        <w:t xml:space="preserve">, la Agencia </w:t>
      </w:r>
      <w:r w:rsidR="00D84E11" w:rsidRPr="00DE605E">
        <w:t>de Gobierno Electrónico y Tecnologías de la Información y Comunicación (AGETIC)</w:t>
      </w:r>
      <w:r w:rsidR="00ED0629" w:rsidRPr="00DE605E">
        <w:t xml:space="preserve"> responsable del funcionamiento de sistemas y servicios tecnológicos del gobierno electrónico</w:t>
      </w:r>
      <w:r w:rsidRPr="00DE605E">
        <w:rPr>
          <w:szCs w:val="24"/>
          <w:lang w:val="es-MX"/>
        </w:rPr>
        <w:t>.</w:t>
      </w:r>
    </w:p>
    <w:p w14:paraId="3CF384C7" w14:textId="77777777" w:rsidR="003B42FF" w:rsidRDefault="007250D1" w:rsidP="00DE605E">
      <w:pPr>
        <w:pStyle w:val="Prrafodelista"/>
        <w:numPr>
          <w:ilvl w:val="0"/>
          <w:numId w:val="102"/>
        </w:numPr>
        <w:rPr>
          <w:ins w:id="69" w:author="Renato Lopez Choque" w:date="2026-09-17T17:18:00Z"/>
          <w:szCs w:val="24"/>
          <w:lang w:val="es-MX"/>
        </w:rPr>
      </w:pPr>
      <w:r w:rsidRPr="00F073C2">
        <w:rPr>
          <w:szCs w:val="24"/>
          <w:lang w:val="es-MX"/>
        </w:rPr>
        <w:t>Especificar las condiciones y procedimientos para la implementación y actualización de trámites en la VUCE.</w:t>
      </w:r>
    </w:p>
    <w:p w14:paraId="1C7C5E12" w14:textId="1F775610" w:rsidR="007250D1" w:rsidRPr="00970AF9" w:rsidDel="00456582" w:rsidRDefault="00C21CBF" w:rsidP="00DE605E">
      <w:pPr>
        <w:pStyle w:val="Prrafodelista"/>
        <w:numPr>
          <w:ilvl w:val="0"/>
          <w:numId w:val="102"/>
        </w:numPr>
        <w:rPr>
          <w:del w:id="70" w:author="Brenda Lily Gutierrez Bautista" w:date="2026-10-06T10:40:00Z"/>
          <w:color w:val="FF0000"/>
          <w:szCs w:val="24"/>
          <w:highlight w:val="cyan"/>
          <w:lang w:val="es-MX"/>
          <w:rPrChange w:id="71" w:author="Valeria Tapia" w:date="2026-10-05T12:31:00Z">
            <w:rPr>
              <w:del w:id="72" w:author="Brenda Lily Gutierrez Bautista" w:date="2026-10-06T10:40:00Z"/>
              <w:szCs w:val="24"/>
              <w:lang w:val="es-MX"/>
            </w:rPr>
          </w:rPrChange>
        </w:rPr>
      </w:pPr>
      <w:ins w:id="73" w:author="Renato Lopez Choque" w:date="2026-09-17T17:34:00Z">
        <w:del w:id="74" w:author="Brenda Lily Gutierrez Bautista" w:date="2026-10-06T10:40:00Z">
          <w:r w:rsidRPr="00970AF9" w:rsidDel="00456582">
            <w:rPr>
              <w:color w:val="FF0000"/>
              <w:szCs w:val="24"/>
              <w:highlight w:val="cyan"/>
              <w:lang w:val="es-MX"/>
              <w:rPrChange w:id="75" w:author="Valeria Tapia" w:date="2026-10-05T12:31:00Z">
                <w:rPr>
                  <w:color w:val="FF0000"/>
                  <w:szCs w:val="24"/>
                  <w:lang w:val="es-MX"/>
                </w:rPr>
              </w:rPrChange>
            </w:rPr>
            <w:lastRenderedPageBreak/>
            <w:delText>Determinar</w:delText>
          </w:r>
        </w:del>
      </w:ins>
      <w:ins w:id="76" w:author="Renato Lopez Choque" w:date="2026-09-17T17:19:00Z">
        <w:del w:id="77" w:author="Brenda Lily Gutierrez Bautista" w:date="2026-10-06T10:40:00Z">
          <w:r w:rsidR="003B42FF" w:rsidRPr="00970AF9" w:rsidDel="00456582">
            <w:rPr>
              <w:color w:val="FF0000"/>
              <w:szCs w:val="24"/>
              <w:highlight w:val="cyan"/>
              <w:lang w:val="es-MX"/>
              <w:rPrChange w:id="78" w:author="Valeria Tapia" w:date="2026-10-05T12:31:00Z">
                <w:rPr>
                  <w:szCs w:val="24"/>
                  <w:lang w:val="es-MX"/>
                </w:rPr>
              </w:rPrChange>
            </w:rPr>
            <w:delText xml:space="preserve"> los modelos de negocio</w:delText>
          </w:r>
        </w:del>
      </w:ins>
      <w:ins w:id="79" w:author="Valeria Tapia" w:date="2026-10-04T20:44:00Z">
        <w:del w:id="80" w:author="Brenda Lily Gutierrez Bautista" w:date="2026-10-06T10:40:00Z">
          <w:r w:rsidR="00202084" w:rsidRPr="00970AF9" w:rsidDel="00456582">
            <w:rPr>
              <w:color w:val="FF0000"/>
              <w:szCs w:val="24"/>
              <w:highlight w:val="cyan"/>
              <w:lang w:val="es-MX"/>
              <w:rPrChange w:id="81" w:author="Valeria Tapia" w:date="2026-10-05T12:31:00Z">
                <w:rPr>
                  <w:color w:val="FF0000"/>
                  <w:szCs w:val="24"/>
                  <w:lang w:val="es-MX"/>
                </w:rPr>
              </w:rPrChange>
            </w:rPr>
            <w:delText>el modelo de negocio</w:delText>
          </w:r>
        </w:del>
      </w:ins>
      <w:ins w:id="82" w:author="Renato Lopez Choque" w:date="2026-09-17T17:19:00Z">
        <w:del w:id="83" w:author="Brenda Lily Gutierrez Bautista" w:date="2026-10-06T10:40:00Z">
          <w:r w:rsidR="003B42FF" w:rsidRPr="00970AF9" w:rsidDel="00456582">
            <w:rPr>
              <w:color w:val="FF0000"/>
              <w:szCs w:val="24"/>
              <w:highlight w:val="cyan"/>
              <w:lang w:val="es-MX"/>
              <w:rPrChange w:id="84" w:author="Valeria Tapia" w:date="2026-10-05T12:31:00Z">
                <w:rPr>
                  <w:szCs w:val="24"/>
                  <w:lang w:val="es-MX"/>
                </w:rPr>
              </w:rPrChange>
            </w:rPr>
            <w:delText xml:space="preserve"> de interoperabilidad </w:delText>
          </w:r>
        </w:del>
      </w:ins>
      <w:ins w:id="85" w:author="Valeria Tapia" w:date="2026-10-04T20:45:00Z">
        <w:del w:id="86" w:author="Brenda Lily Gutierrez Bautista" w:date="2026-10-06T10:40:00Z">
          <w:r w:rsidR="00202084" w:rsidRPr="00970AF9" w:rsidDel="00456582">
            <w:rPr>
              <w:color w:val="FF0000"/>
              <w:szCs w:val="24"/>
              <w:highlight w:val="cyan"/>
              <w:lang w:val="es-MX"/>
              <w:rPrChange w:id="87" w:author="Valeria Tapia" w:date="2026-10-05T12:31:00Z">
                <w:rPr>
                  <w:color w:val="FF0000"/>
                  <w:szCs w:val="24"/>
                  <w:lang w:val="es-MX"/>
                </w:rPr>
              </w:rPrChange>
            </w:rPr>
            <w:delText xml:space="preserve">de la VUCE </w:delText>
          </w:r>
        </w:del>
      </w:ins>
      <w:ins w:id="88" w:author="Renato Lopez Choque" w:date="2026-09-17T17:19:00Z">
        <w:del w:id="89" w:author="Brenda Lily Gutierrez Bautista" w:date="2026-10-06T10:40:00Z">
          <w:r w:rsidR="003B42FF" w:rsidRPr="00970AF9" w:rsidDel="00456582">
            <w:rPr>
              <w:color w:val="FF0000"/>
              <w:szCs w:val="24"/>
              <w:highlight w:val="cyan"/>
              <w:lang w:val="es-MX"/>
              <w:rPrChange w:id="90" w:author="Valeria Tapia" w:date="2026-10-05T12:31:00Z">
                <w:rPr>
                  <w:szCs w:val="24"/>
                  <w:lang w:val="es-MX"/>
                </w:rPr>
              </w:rPrChange>
            </w:rPr>
            <w:delText xml:space="preserve">para la </w:delText>
          </w:r>
        </w:del>
      </w:ins>
      <w:ins w:id="91" w:author="Renato Lopez Choque" w:date="2026-09-17T17:20:00Z">
        <w:del w:id="92" w:author="Brenda Lily Gutierrez Bautista" w:date="2026-10-06T10:40:00Z">
          <w:r w:rsidR="003B42FF" w:rsidRPr="00970AF9" w:rsidDel="00456582">
            <w:rPr>
              <w:color w:val="FF0000"/>
              <w:szCs w:val="24"/>
              <w:highlight w:val="cyan"/>
              <w:lang w:val="es-MX"/>
              <w:rPrChange w:id="93" w:author="Valeria Tapia" w:date="2026-10-05T12:31:00Z">
                <w:rPr>
                  <w:szCs w:val="24"/>
                  <w:lang w:val="es-MX"/>
                </w:rPr>
              </w:rPrChange>
            </w:rPr>
            <w:delText>implementación de los trámites en la VUCE</w:delText>
          </w:r>
        </w:del>
      </w:ins>
      <w:ins w:id="94" w:author="Renato Lopez Choque" w:date="2026-09-17T17:31:00Z">
        <w:del w:id="95" w:author="Brenda Lily Gutierrez Bautista" w:date="2026-10-06T10:40:00Z">
          <w:r w:rsidRPr="00970AF9" w:rsidDel="00456582">
            <w:rPr>
              <w:color w:val="FF0000"/>
              <w:szCs w:val="24"/>
              <w:highlight w:val="cyan"/>
              <w:lang w:val="es-MX"/>
              <w:rPrChange w:id="96" w:author="Valeria Tapia" w:date="2026-10-05T12:31:00Z">
                <w:rPr>
                  <w:szCs w:val="24"/>
                  <w:lang w:val="es-MX"/>
                </w:rPr>
              </w:rPrChange>
            </w:rPr>
            <w:delText>.</w:delText>
          </w:r>
        </w:del>
      </w:ins>
      <w:del w:id="97" w:author="Brenda Lily Gutierrez Bautista" w:date="2026-10-06T10:40:00Z">
        <w:r w:rsidR="00AF2FAA" w:rsidRPr="00970AF9" w:rsidDel="00456582">
          <w:rPr>
            <w:color w:val="FF0000"/>
            <w:szCs w:val="24"/>
            <w:highlight w:val="cyan"/>
            <w:lang w:val="es-MX"/>
            <w:rPrChange w:id="98" w:author="Valeria Tapia" w:date="2026-10-05T12:31:00Z">
              <w:rPr>
                <w:szCs w:val="24"/>
                <w:lang w:val="es-MX"/>
              </w:rPr>
            </w:rPrChange>
          </w:rPr>
          <w:delText xml:space="preserve"> </w:delText>
        </w:r>
      </w:del>
    </w:p>
    <w:p w14:paraId="59CE653B" w14:textId="77777777" w:rsidR="003B42FF" w:rsidRPr="00456582" w:rsidRDefault="007250D1" w:rsidP="00DE605E">
      <w:pPr>
        <w:pStyle w:val="Prrafodelista"/>
        <w:numPr>
          <w:ilvl w:val="0"/>
          <w:numId w:val="102"/>
        </w:numPr>
        <w:rPr>
          <w:ins w:id="99" w:author="Renato Lopez Choque" w:date="2026-09-17T17:21:00Z"/>
          <w:strike/>
          <w:szCs w:val="24"/>
          <w:lang w:val="es-MX"/>
          <w:rPrChange w:id="100" w:author="Brenda Lily Gutierrez Bautista" w:date="2026-10-06T10:41:00Z">
            <w:rPr>
              <w:ins w:id="101" w:author="Renato Lopez Choque" w:date="2026-09-17T17:21:00Z"/>
              <w:szCs w:val="24"/>
              <w:lang w:val="es-MX"/>
            </w:rPr>
          </w:rPrChange>
        </w:rPr>
      </w:pPr>
      <w:r w:rsidRPr="00456582">
        <w:rPr>
          <w:strike/>
          <w:color w:val="FF0000"/>
          <w:szCs w:val="24"/>
          <w:lang w:val="es-MX"/>
          <w:rPrChange w:id="102" w:author="Brenda Lily Gutierrez Bautista" w:date="2026-10-06T10:41:00Z">
            <w:rPr>
              <w:szCs w:val="24"/>
              <w:lang w:val="es-MX"/>
            </w:rPr>
          </w:rPrChange>
        </w:rPr>
        <w:t xml:space="preserve">Establecer los requisitos tecnológicos y de interoperabilidad que deben cumplir las EPEs </w:t>
      </w:r>
      <w:r w:rsidR="00F567D3" w:rsidRPr="00456582">
        <w:rPr>
          <w:strike/>
          <w:color w:val="FF0000"/>
          <w:szCs w:val="24"/>
          <w:lang w:val="es-MX"/>
          <w:rPrChange w:id="103" w:author="Brenda Lily Gutierrez Bautista" w:date="2026-10-06T10:41:00Z">
            <w:rPr>
              <w:szCs w:val="24"/>
              <w:lang w:val="es-MX"/>
            </w:rPr>
          </w:rPrChange>
        </w:rPr>
        <w:t>para implementar sus trámites en</w:t>
      </w:r>
      <w:r w:rsidRPr="00456582">
        <w:rPr>
          <w:strike/>
          <w:color w:val="FF0000"/>
          <w:szCs w:val="24"/>
          <w:lang w:val="es-MX"/>
          <w:rPrChange w:id="104" w:author="Brenda Lily Gutierrez Bautista" w:date="2026-10-06T10:41:00Z">
            <w:rPr>
              <w:szCs w:val="24"/>
              <w:lang w:val="es-MX"/>
            </w:rPr>
          </w:rPrChange>
        </w:rPr>
        <w:t xml:space="preserve"> la VUCE</w:t>
      </w:r>
      <w:r w:rsidRPr="00456582">
        <w:rPr>
          <w:strike/>
          <w:szCs w:val="24"/>
          <w:lang w:val="es-MX"/>
          <w:rPrChange w:id="105" w:author="Brenda Lily Gutierrez Bautista" w:date="2026-10-06T10:41:00Z">
            <w:rPr>
              <w:szCs w:val="24"/>
              <w:lang w:val="es-MX"/>
            </w:rPr>
          </w:rPrChange>
        </w:rPr>
        <w:t>.</w:t>
      </w:r>
    </w:p>
    <w:p w14:paraId="41F3AD33" w14:textId="43C4C208" w:rsidR="00AF2FAA" w:rsidRPr="009E68A7" w:rsidRDefault="003B42FF" w:rsidP="00DE605E">
      <w:pPr>
        <w:pStyle w:val="Prrafodelista"/>
        <w:numPr>
          <w:ilvl w:val="0"/>
          <w:numId w:val="102"/>
        </w:numPr>
        <w:rPr>
          <w:szCs w:val="24"/>
          <w:highlight w:val="green"/>
          <w:lang w:val="es-MX"/>
          <w:rPrChange w:id="106" w:author="Valeria Tapia " w:date="2026-10-04T20:54:00Z">
            <w:rPr>
              <w:szCs w:val="24"/>
              <w:lang w:val="es-MX"/>
            </w:rPr>
          </w:rPrChange>
        </w:rPr>
      </w:pPr>
      <w:ins w:id="107" w:author="Renato Lopez Choque" w:date="2026-09-17T17:21:00Z">
        <w:r w:rsidRPr="009E68A7">
          <w:rPr>
            <w:szCs w:val="24"/>
            <w:highlight w:val="green"/>
            <w:lang w:val="es-MX"/>
            <w:rPrChange w:id="108" w:author="Valeria Tapia " w:date="2026-10-04T20:54:00Z">
              <w:rPr>
                <w:szCs w:val="24"/>
                <w:lang w:val="es-MX"/>
              </w:rPr>
            </w:rPrChange>
          </w:rPr>
          <w:t xml:space="preserve">Establecer los lineamientos </w:t>
        </w:r>
      </w:ins>
      <w:ins w:id="109" w:author="Renato Lopez Choque" w:date="2026-09-17T17:22:00Z">
        <w:r w:rsidRPr="009E68A7">
          <w:rPr>
            <w:szCs w:val="24"/>
            <w:highlight w:val="green"/>
            <w:lang w:val="es-MX"/>
            <w:rPrChange w:id="110" w:author="Valeria Tapia " w:date="2026-10-04T20:54:00Z">
              <w:rPr>
                <w:szCs w:val="24"/>
                <w:lang w:val="es-MX"/>
              </w:rPr>
            </w:rPrChange>
          </w:rPr>
          <w:t>para</w:t>
        </w:r>
      </w:ins>
      <w:ins w:id="111" w:author="Renato Lopez Choque" w:date="2026-09-17T17:21:00Z">
        <w:r w:rsidRPr="009E68A7">
          <w:rPr>
            <w:szCs w:val="24"/>
            <w:highlight w:val="green"/>
            <w:lang w:val="es-MX"/>
            <w:rPrChange w:id="112" w:author="Valeria Tapia " w:date="2026-10-04T20:54:00Z">
              <w:rPr>
                <w:szCs w:val="24"/>
                <w:lang w:val="es-MX"/>
              </w:rPr>
            </w:rPrChange>
          </w:rPr>
          <w:t xml:space="preserve"> </w:t>
        </w:r>
      </w:ins>
      <w:ins w:id="113" w:author="Renato Lopez Choque" w:date="2026-09-17T17:22:00Z">
        <w:r w:rsidRPr="009E68A7">
          <w:rPr>
            <w:szCs w:val="24"/>
            <w:highlight w:val="green"/>
            <w:lang w:val="es-MX"/>
            <w:rPrChange w:id="114" w:author="Valeria Tapia " w:date="2026-10-04T20:54:00Z">
              <w:rPr>
                <w:szCs w:val="24"/>
                <w:lang w:val="es-MX"/>
              </w:rPr>
            </w:rPrChange>
          </w:rPr>
          <w:t xml:space="preserve">la incorporación de </w:t>
        </w:r>
      </w:ins>
      <w:ins w:id="115" w:author="Renato Lopez Choque" w:date="2026-09-17T17:33:00Z">
        <w:r w:rsidR="00C21CBF" w:rsidRPr="009E68A7">
          <w:rPr>
            <w:szCs w:val="24"/>
            <w:highlight w:val="green"/>
            <w:lang w:val="es-MX"/>
            <w:rPrChange w:id="116" w:author="Valeria Tapia " w:date="2026-10-04T20:54:00Z">
              <w:rPr>
                <w:szCs w:val="24"/>
                <w:lang w:val="es-MX"/>
              </w:rPr>
            </w:rPrChange>
          </w:rPr>
          <w:t xml:space="preserve">los </w:t>
        </w:r>
      </w:ins>
      <w:ins w:id="117" w:author="Renato Lopez Choque" w:date="2026-09-17T17:22:00Z">
        <w:r w:rsidRPr="009E68A7">
          <w:rPr>
            <w:szCs w:val="24"/>
            <w:highlight w:val="green"/>
            <w:lang w:val="es-MX"/>
            <w:rPrChange w:id="118" w:author="Valeria Tapia " w:date="2026-10-04T20:54:00Z">
              <w:rPr>
                <w:szCs w:val="24"/>
                <w:lang w:val="es-MX"/>
              </w:rPr>
            </w:rPrChange>
          </w:rPr>
          <w:t>servicios en la VUCE.</w:t>
        </w:r>
      </w:ins>
      <w:r w:rsidR="00AF2FAA" w:rsidRPr="009E68A7">
        <w:rPr>
          <w:szCs w:val="24"/>
          <w:highlight w:val="green"/>
          <w:lang w:val="es-MX"/>
          <w:rPrChange w:id="119" w:author="Valeria Tapia " w:date="2026-10-04T20:54:00Z">
            <w:rPr>
              <w:szCs w:val="24"/>
              <w:lang w:val="es-MX"/>
            </w:rPr>
          </w:rPrChange>
        </w:rPr>
        <w:t xml:space="preserve"> </w:t>
      </w:r>
    </w:p>
    <w:p w14:paraId="39477B37" w14:textId="78B33176" w:rsidR="00AF2FAA" w:rsidRPr="00F073C2" w:rsidRDefault="007250D1" w:rsidP="00DE605E">
      <w:pPr>
        <w:pStyle w:val="Prrafodelista"/>
        <w:numPr>
          <w:ilvl w:val="0"/>
          <w:numId w:val="102"/>
        </w:numPr>
        <w:rPr>
          <w:szCs w:val="24"/>
          <w:lang w:val="es-MX"/>
        </w:rPr>
      </w:pPr>
      <w:del w:id="120" w:author="Renato Lopez Choque" w:date="2026-09-17T17:33:00Z">
        <w:r w:rsidRPr="00F073C2" w:rsidDel="00C21CBF">
          <w:rPr>
            <w:szCs w:val="24"/>
            <w:lang w:val="es-MX"/>
          </w:rPr>
          <w:delText xml:space="preserve">Determinar </w:delText>
        </w:r>
      </w:del>
      <w:ins w:id="121" w:author="Renato Lopez Choque" w:date="2026-09-17T17:33:00Z">
        <w:r w:rsidR="00C21CBF">
          <w:rPr>
            <w:szCs w:val="24"/>
            <w:lang w:val="es-MX"/>
          </w:rPr>
          <w:t>Establecer</w:t>
        </w:r>
        <w:r w:rsidR="00C21CBF" w:rsidRPr="00F073C2">
          <w:rPr>
            <w:szCs w:val="24"/>
            <w:lang w:val="es-MX"/>
          </w:rPr>
          <w:t xml:space="preserve"> </w:t>
        </w:r>
      </w:ins>
      <w:r w:rsidRPr="00F073C2">
        <w:rPr>
          <w:szCs w:val="24"/>
          <w:lang w:val="es-MX"/>
        </w:rPr>
        <w:t>los mecanismos de comunicación y coordinación entre la AN</w:t>
      </w:r>
      <w:r w:rsidR="00F529D6" w:rsidRPr="00DE605E">
        <w:rPr>
          <w:szCs w:val="24"/>
          <w:lang w:val="es-MX"/>
        </w:rPr>
        <w:t>,</w:t>
      </w:r>
      <w:r w:rsidRPr="00F073C2">
        <w:rPr>
          <w:szCs w:val="24"/>
          <w:lang w:val="es-MX"/>
        </w:rPr>
        <w:t xml:space="preserve"> las EPEs</w:t>
      </w:r>
      <w:r w:rsidR="00067355" w:rsidRPr="00F073C2">
        <w:rPr>
          <w:szCs w:val="24"/>
          <w:lang w:val="es-MX"/>
        </w:rPr>
        <w:t>,</w:t>
      </w:r>
      <w:r w:rsidR="00F529D6" w:rsidRPr="00DE605E">
        <w:rPr>
          <w:szCs w:val="24"/>
          <w:lang w:val="es-MX"/>
        </w:rPr>
        <w:t xml:space="preserve"> el Servicio de Impuestos Nacionales (SIN) y el Servicio Plurinacional de Registro de Comercio (SEPREC) y otras instancias vinculadas con operaciones de comercio exterior</w:t>
      </w:r>
      <w:r w:rsidR="00ED0629" w:rsidRPr="00F073C2">
        <w:rPr>
          <w:szCs w:val="24"/>
          <w:lang w:val="es-MX"/>
        </w:rPr>
        <w:t xml:space="preserve"> </w:t>
      </w:r>
      <w:r w:rsidRPr="00F073C2">
        <w:rPr>
          <w:szCs w:val="24"/>
          <w:lang w:val="es-MX"/>
        </w:rPr>
        <w:t>para asegurar una coordinación efectiva</w:t>
      </w:r>
      <w:ins w:id="122" w:author="Renato Lopez Choque" w:date="2026-09-17T17:20:00Z">
        <w:r w:rsidR="003B42FF">
          <w:rPr>
            <w:szCs w:val="24"/>
            <w:lang w:val="es-MX"/>
          </w:rPr>
          <w:t xml:space="preserve"> y continua</w:t>
        </w:r>
      </w:ins>
      <w:r w:rsidRPr="00F073C2">
        <w:rPr>
          <w:szCs w:val="24"/>
          <w:lang w:val="es-MX"/>
        </w:rPr>
        <w:t>.</w:t>
      </w:r>
      <w:r w:rsidR="00AF2FAA" w:rsidRPr="00DE605E">
        <w:rPr>
          <w:szCs w:val="24"/>
          <w:lang w:val="es-MX"/>
        </w:rPr>
        <w:t xml:space="preserve"> </w:t>
      </w:r>
    </w:p>
    <w:p w14:paraId="52161C0D" w14:textId="03F5755E" w:rsidR="00AF2FAA" w:rsidRPr="00F073C2" w:rsidRDefault="007250D1" w:rsidP="00DE605E">
      <w:pPr>
        <w:pStyle w:val="Prrafodelista"/>
        <w:numPr>
          <w:ilvl w:val="0"/>
          <w:numId w:val="102"/>
        </w:numPr>
        <w:rPr>
          <w:szCs w:val="24"/>
          <w:lang w:val="es-MX"/>
        </w:rPr>
      </w:pPr>
      <w:r w:rsidRPr="00F073C2">
        <w:rPr>
          <w:szCs w:val="24"/>
          <w:lang w:val="es-MX"/>
        </w:rPr>
        <w:t>Regular la administración y operación de la VUCE.</w:t>
      </w:r>
      <w:r w:rsidR="00AF2FAA" w:rsidRPr="00F073C2">
        <w:rPr>
          <w:szCs w:val="24"/>
          <w:lang w:val="es-MX"/>
        </w:rPr>
        <w:t xml:space="preserve"> </w:t>
      </w:r>
    </w:p>
    <w:p w14:paraId="1340F5BB" w14:textId="71752FCD" w:rsidR="00AF2FAA" w:rsidRPr="00456582" w:rsidRDefault="00EC0938" w:rsidP="00DE605E">
      <w:pPr>
        <w:pStyle w:val="Prrafodelista"/>
        <w:numPr>
          <w:ilvl w:val="0"/>
          <w:numId w:val="102"/>
        </w:numPr>
        <w:rPr>
          <w:strike/>
          <w:szCs w:val="24"/>
          <w:lang w:val="es-MX"/>
          <w:rPrChange w:id="123" w:author="Brenda Lily Gutierrez Bautista" w:date="2026-10-06T10:42:00Z">
            <w:rPr>
              <w:szCs w:val="24"/>
              <w:lang w:val="es-MX"/>
            </w:rPr>
          </w:rPrChange>
        </w:rPr>
      </w:pPr>
      <w:r w:rsidRPr="00456582">
        <w:rPr>
          <w:strike/>
          <w:color w:val="FF0000"/>
          <w:szCs w:val="24"/>
          <w:lang w:val="es-MX"/>
          <w:rPrChange w:id="124" w:author="Brenda Lily Gutierrez Bautista" w:date="2026-10-06T10:42:00Z">
            <w:rPr>
              <w:szCs w:val="24"/>
              <w:lang w:val="es-MX"/>
            </w:rPr>
          </w:rPrChange>
        </w:rPr>
        <w:t>Establecer la aplicación de Planes de contingencia por la AN, EPEs y AGETIC</w:t>
      </w:r>
      <w:r w:rsidR="007250D1" w:rsidRPr="00456582">
        <w:rPr>
          <w:strike/>
          <w:color w:val="FF0000"/>
          <w:szCs w:val="24"/>
          <w:lang w:val="es-MX"/>
          <w:rPrChange w:id="125" w:author="Brenda Lily Gutierrez Bautista" w:date="2026-10-06T10:42:00Z">
            <w:rPr>
              <w:szCs w:val="24"/>
              <w:lang w:val="es-MX"/>
            </w:rPr>
          </w:rPrChange>
        </w:rPr>
        <w:t xml:space="preserve"> para asegurar la continuidad </w:t>
      </w:r>
      <w:ins w:id="126" w:author="Renato Lopez Choque" w:date="2026-09-17T17:34:00Z">
        <w:r w:rsidR="00C21CBF" w:rsidRPr="00456582">
          <w:rPr>
            <w:strike/>
            <w:color w:val="FF0000"/>
            <w:szCs w:val="24"/>
            <w:lang w:val="es-MX"/>
            <w:rPrChange w:id="127" w:author="Brenda Lily Gutierrez Bautista" w:date="2026-10-06T10:42:00Z">
              <w:rPr>
                <w:color w:val="FF0000"/>
                <w:szCs w:val="24"/>
                <w:lang w:val="es-MX"/>
              </w:rPr>
            </w:rPrChange>
          </w:rPr>
          <w:t xml:space="preserve">permanente </w:t>
        </w:r>
      </w:ins>
      <w:r w:rsidR="007250D1" w:rsidRPr="00456582">
        <w:rPr>
          <w:strike/>
          <w:color w:val="FF0000"/>
          <w:szCs w:val="24"/>
          <w:lang w:val="es-MX"/>
          <w:rPrChange w:id="128" w:author="Brenda Lily Gutierrez Bautista" w:date="2026-10-06T10:42:00Z">
            <w:rPr>
              <w:szCs w:val="24"/>
              <w:lang w:val="es-MX"/>
            </w:rPr>
          </w:rPrChange>
        </w:rPr>
        <w:t>de las operaciones en la VUCE.</w:t>
      </w:r>
      <w:ins w:id="129" w:author="Valeria Tapia " w:date="2026-10-04T20:55:00Z">
        <w:r w:rsidR="009E68A7" w:rsidRPr="00456582">
          <w:rPr>
            <w:strike/>
            <w:color w:val="FF0000"/>
            <w:szCs w:val="24"/>
            <w:lang w:val="es-MX"/>
            <w:rPrChange w:id="130" w:author="Brenda Lily Gutierrez Bautista" w:date="2026-10-06T10:42:00Z">
              <w:rPr>
                <w:color w:val="FF0000"/>
                <w:szCs w:val="24"/>
                <w:lang w:val="es-MX"/>
              </w:rPr>
            </w:rPrChange>
          </w:rPr>
          <w:t xml:space="preserve"> </w:t>
        </w:r>
        <w:r w:rsidR="009E68A7" w:rsidRPr="00456582">
          <w:rPr>
            <w:strike/>
            <w:szCs w:val="24"/>
            <w:highlight w:val="yellow"/>
            <w:lang w:val="es-MX"/>
            <w:rPrChange w:id="131" w:author="Brenda Lily Gutierrez Bautista" w:date="2026-10-06T10:42:00Z">
              <w:rPr>
                <w:color w:val="FF0000"/>
                <w:szCs w:val="24"/>
                <w:lang w:val="es-MX"/>
              </w:rPr>
            </w:rPrChange>
          </w:rPr>
          <w:t>que pasa con el BCB</w:t>
        </w:r>
      </w:ins>
      <w:r w:rsidR="00AF2FAA" w:rsidRPr="00456582">
        <w:rPr>
          <w:strike/>
          <w:szCs w:val="24"/>
          <w:lang w:val="es-MX"/>
          <w:rPrChange w:id="132" w:author="Brenda Lily Gutierrez Bautista" w:date="2026-10-06T10:42:00Z">
            <w:rPr>
              <w:szCs w:val="24"/>
              <w:lang w:val="es-MX"/>
            </w:rPr>
          </w:rPrChange>
        </w:rPr>
        <w:t xml:space="preserve"> </w:t>
      </w:r>
    </w:p>
    <w:p w14:paraId="0809D881" w14:textId="77777777" w:rsidR="007250D1" w:rsidRDefault="007250D1" w:rsidP="00DE605E">
      <w:pPr>
        <w:pStyle w:val="Prrafodelista"/>
        <w:numPr>
          <w:ilvl w:val="0"/>
          <w:numId w:val="102"/>
        </w:numPr>
        <w:rPr>
          <w:szCs w:val="24"/>
          <w:lang w:val="es-MX"/>
        </w:rPr>
      </w:pPr>
      <w:r w:rsidRPr="00F073C2">
        <w:rPr>
          <w:szCs w:val="24"/>
          <w:lang w:val="es-MX"/>
        </w:rPr>
        <w:t>Establecer el Cronograma de Implementación Gradual de la VUCE.</w:t>
      </w:r>
    </w:p>
    <w:p w14:paraId="58026F7E" w14:textId="77777777" w:rsidR="00862058" w:rsidRDefault="00862058" w:rsidP="00862058">
      <w:pPr>
        <w:pStyle w:val="Prrafodelista"/>
        <w:ind w:left="720"/>
        <w:rPr>
          <w:szCs w:val="24"/>
          <w:lang w:val="es-MX"/>
        </w:rPr>
      </w:pPr>
    </w:p>
    <w:p w14:paraId="70B836F3" w14:textId="127AC16B" w:rsidR="007250D1" w:rsidRPr="009E68A7" w:rsidRDefault="007250D1" w:rsidP="008C3980">
      <w:pPr>
        <w:pStyle w:val="Ttulo5"/>
        <w:numPr>
          <w:ilvl w:val="0"/>
          <w:numId w:val="5"/>
        </w:numPr>
        <w:tabs>
          <w:tab w:val="left" w:pos="1701"/>
          <w:tab w:val="num" w:pos="9044"/>
        </w:tabs>
        <w:ind w:left="0" w:firstLine="0"/>
        <w:rPr>
          <w:highlight w:val="green"/>
          <w:lang w:val="es-MX"/>
          <w:rPrChange w:id="133" w:author="Valeria Tapia " w:date="2026-10-04T20:55:00Z">
            <w:rPr>
              <w:lang w:val="es-MX"/>
            </w:rPr>
          </w:rPrChange>
        </w:rPr>
      </w:pPr>
      <w:r w:rsidRPr="00F073C2">
        <w:rPr>
          <w:b/>
          <w:szCs w:val="24"/>
          <w:lang w:val="es-MX"/>
        </w:rPr>
        <w:t xml:space="preserve">(ALCANCE). </w:t>
      </w:r>
      <w:r w:rsidRPr="009E68A7">
        <w:rPr>
          <w:szCs w:val="24"/>
          <w:highlight w:val="green"/>
          <w:lang w:val="es-MX"/>
          <w:rPrChange w:id="134" w:author="Valeria Tapia " w:date="2026-10-04T20:55:00Z">
            <w:rPr>
              <w:szCs w:val="24"/>
              <w:lang w:val="es-MX"/>
            </w:rPr>
          </w:rPrChange>
        </w:rPr>
        <w:t xml:space="preserve">El presente Reglamento será aplicado </w:t>
      </w:r>
      <w:ins w:id="135" w:author="Valeria Tapia" w:date="2026-09-24T10:15:00Z">
        <w:r w:rsidR="00EB4A22" w:rsidRPr="009E68A7">
          <w:rPr>
            <w:szCs w:val="24"/>
            <w:highlight w:val="green"/>
            <w:lang w:val="es-MX"/>
            <w:rPrChange w:id="136" w:author="Valeria Tapia " w:date="2026-10-04T20:55:00Z">
              <w:rPr>
                <w:szCs w:val="24"/>
                <w:lang w:val="es-MX"/>
              </w:rPr>
            </w:rPrChange>
          </w:rPr>
          <w:t xml:space="preserve">de forma obligatoria </w:t>
        </w:r>
      </w:ins>
      <w:r w:rsidRPr="009E68A7">
        <w:rPr>
          <w:szCs w:val="24"/>
          <w:highlight w:val="green"/>
          <w:lang w:val="es-MX"/>
          <w:rPrChange w:id="137" w:author="Valeria Tapia " w:date="2026-10-04T20:55:00Z">
            <w:rPr>
              <w:szCs w:val="24"/>
              <w:lang w:val="es-MX"/>
            </w:rPr>
          </w:rPrChange>
        </w:rPr>
        <w:t xml:space="preserve">para la </w:t>
      </w:r>
      <w:ins w:id="138" w:author="Renato Lopez Choque" w:date="2026-09-17T17:43:00Z">
        <w:r w:rsidR="00730643" w:rsidRPr="009E68A7">
          <w:rPr>
            <w:szCs w:val="24"/>
            <w:highlight w:val="green"/>
            <w:lang w:val="es-MX"/>
            <w:rPrChange w:id="139" w:author="Valeria Tapia " w:date="2026-10-04T20:55:00Z">
              <w:rPr>
                <w:szCs w:val="24"/>
                <w:lang w:val="es-MX"/>
              </w:rPr>
            </w:rPrChange>
          </w:rPr>
          <w:t>implement</w:t>
        </w:r>
      </w:ins>
      <w:ins w:id="140" w:author="Renato Lopez Choque" w:date="2026-09-17T17:42:00Z">
        <w:r w:rsidR="00730643" w:rsidRPr="009E68A7">
          <w:rPr>
            <w:szCs w:val="24"/>
            <w:highlight w:val="green"/>
            <w:lang w:val="es-MX"/>
            <w:rPrChange w:id="141" w:author="Valeria Tapia " w:date="2026-10-04T20:55:00Z">
              <w:rPr>
                <w:szCs w:val="24"/>
                <w:lang w:val="es-MX"/>
              </w:rPr>
            </w:rPrChange>
          </w:rPr>
          <w:t>ación</w:t>
        </w:r>
      </w:ins>
      <w:ins w:id="142" w:author="Valeria Tapia" w:date="2026-09-24T10:14:00Z">
        <w:r w:rsidR="00EB4A22" w:rsidRPr="009E68A7">
          <w:rPr>
            <w:szCs w:val="24"/>
            <w:highlight w:val="green"/>
            <w:lang w:val="es-MX"/>
            <w:rPrChange w:id="143" w:author="Valeria Tapia " w:date="2026-10-04T20:55:00Z">
              <w:rPr>
                <w:szCs w:val="24"/>
                <w:lang w:val="es-MX"/>
              </w:rPr>
            </w:rPrChange>
          </w:rPr>
          <w:t>,</w:t>
        </w:r>
      </w:ins>
      <w:ins w:id="144" w:author="Renato Lopez Choque" w:date="2026-09-17T17:42:00Z">
        <w:r w:rsidR="00730643" w:rsidRPr="009E68A7">
          <w:rPr>
            <w:szCs w:val="24"/>
            <w:highlight w:val="green"/>
            <w:lang w:val="es-MX"/>
            <w:rPrChange w:id="145" w:author="Valeria Tapia " w:date="2026-10-04T20:55:00Z">
              <w:rPr>
                <w:szCs w:val="24"/>
                <w:lang w:val="es-MX"/>
              </w:rPr>
            </w:rPrChange>
          </w:rPr>
          <w:t xml:space="preserve"> actualización y mejora </w:t>
        </w:r>
      </w:ins>
      <w:ins w:id="146" w:author="Renato Lopez Choque" w:date="2026-09-17T17:43:00Z">
        <w:r w:rsidR="00730643" w:rsidRPr="009E68A7">
          <w:rPr>
            <w:szCs w:val="24"/>
            <w:highlight w:val="green"/>
            <w:lang w:val="es-MX"/>
            <w:rPrChange w:id="147" w:author="Valeria Tapia " w:date="2026-10-04T20:55:00Z">
              <w:rPr>
                <w:szCs w:val="24"/>
                <w:lang w:val="es-MX"/>
              </w:rPr>
            </w:rPrChange>
          </w:rPr>
          <w:t>continua</w:t>
        </w:r>
      </w:ins>
      <w:ins w:id="148" w:author="Renato Lopez Choque" w:date="2026-09-17T17:42:00Z">
        <w:r w:rsidR="00730643" w:rsidRPr="009E68A7">
          <w:rPr>
            <w:szCs w:val="24"/>
            <w:highlight w:val="green"/>
            <w:lang w:val="es-MX"/>
            <w:rPrChange w:id="149" w:author="Valeria Tapia " w:date="2026-10-04T20:55:00Z">
              <w:rPr>
                <w:szCs w:val="24"/>
                <w:lang w:val="es-MX"/>
              </w:rPr>
            </w:rPrChange>
          </w:rPr>
          <w:t xml:space="preserve"> de </w:t>
        </w:r>
      </w:ins>
      <w:del w:id="150" w:author="Renato Lopez Choque" w:date="2026-09-17T17:35:00Z">
        <w:r w:rsidRPr="009E68A7" w:rsidDel="00C21CBF">
          <w:rPr>
            <w:szCs w:val="24"/>
            <w:highlight w:val="green"/>
            <w:lang w:val="es-MX"/>
            <w:rPrChange w:id="151" w:author="Valeria Tapia " w:date="2026-10-04T20:55:00Z">
              <w:rPr>
                <w:szCs w:val="24"/>
                <w:lang w:val="es-MX"/>
              </w:rPr>
            </w:rPrChange>
          </w:rPr>
          <w:delText xml:space="preserve">tramitación </w:delText>
        </w:r>
      </w:del>
      <w:ins w:id="152" w:author="Renato Lopez Choque" w:date="2026-09-17T17:42:00Z">
        <w:r w:rsidR="00730643" w:rsidRPr="009E68A7">
          <w:rPr>
            <w:szCs w:val="24"/>
            <w:highlight w:val="green"/>
            <w:lang w:val="es-MX"/>
            <w:rPrChange w:id="153" w:author="Valeria Tapia " w:date="2026-10-04T20:55:00Z">
              <w:rPr>
                <w:szCs w:val="24"/>
                <w:lang w:val="es-MX"/>
              </w:rPr>
            </w:rPrChange>
          </w:rPr>
          <w:t xml:space="preserve">los </w:t>
        </w:r>
      </w:ins>
      <w:ins w:id="154" w:author="Renato Lopez Choque" w:date="2026-09-17T17:35:00Z">
        <w:r w:rsidR="00C21CBF" w:rsidRPr="009E68A7">
          <w:rPr>
            <w:szCs w:val="24"/>
            <w:highlight w:val="green"/>
            <w:lang w:val="es-MX"/>
            <w:rPrChange w:id="155" w:author="Valeria Tapia " w:date="2026-10-04T20:55:00Z">
              <w:rPr>
                <w:szCs w:val="24"/>
                <w:lang w:val="es-MX"/>
              </w:rPr>
            </w:rPrChange>
          </w:rPr>
          <w:t xml:space="preserve">trámites </w:t>
        </w:r>
      </w:ins>
      <w:ins w:id="156" w:author="Renato Lopez Choque" w:date="2026-09-17T17:41:00Z">
        <w:r w:rsidR="00730643" w:rsidRPr="009E68A7">
          <w:rPr>
            <w:szCs w:val="24"/>
            <w:highlight w:val="green"/>
            <w:lang w:val="es-MX"/>
            <w:rPrChange w:id="157" w:author="Valeria Tapia " w:date="2026-10-04T20:55:00Z">
              <w:rPr>
                <w:szCs w:val="24"/>
                <w:lang w:val="es-MX"/>
              </w:rPr>
            </w:rPrChange>
          </w:rPr>
          <w:t xml:space="preserve">APCO </w:t>
        </w:r>
      </w:ins>
      <w:ins w:id="158" w:author="Renato Lopez Choque" w:date="2026-09-17T17:47:00Z">
        <w:r w:rsidR="00C62890" w:rsidRPr="009E68A7">
          <w:rPr>
            <w:szCs w:val="24"/>
            <w:highlight w:val="green"/>
            <w:lang w:val="es-MX"/>
            <w:rPrChange w:id="159" w:author="Valeria Tapia " w:date="2026-10-04T20:55:00Z">
              <w:rPr>
                <w:szCs w:val="24"/>
                <w:lang w:val="es-MX"/>
              </w:rPr>
            </w:rPrChange>
          </w:rPr>
          <w:t>(</w:t>
        </w:r>
        <w:del w:id="160" w:author="Valeria Tapia" w:date="2026-09-24T10:12:00Z">
          <w:r w:rsidR="00C62890" w:rsidRPr="009E68A7" w:rsidDel="00EB4A22">
            <w:rPr>
              <w:highlight w:val="green"/>
              <w:rPrChange w:id="161" w:author="Valeria Tapia " w:date="2026-10-04T20:55:00Z">
                <w:rPr/>
              </w:rPrChange>
            </w:rPr>
            <w:delText>(</w:delText>
          </w:r>
        </w:del>
        <w:r w:rsidR="00C62890" w:rsidRPr="009E68A7">
          <w:rPr>
            <w:szCs w:val="24"/>
            <w:highlight w:val="green"/>
            <w:lang w:val="es-MX"/>
            <w:rPrChange w:id="162" w:author="Valeria Tapia " w:date="2026-10-04T20:55:00Z">
              <w:rPr>
                <w:szCs w:val="24"/>
                <w:lang w:val="es-MX"/>
              </w:rPr>
            </w:rPrChange>
          </w:rPr>
          <w:t xml:space="preserve">Autorizaciones Previas, Certificaciones u otros documentos relacionados con operaciones de comercio exterior) </w:t>
        </w:r>
      </w:ins>
      <w:del w:id="163" w:author="Renato Lopez Choque" w:date="2026-09-17T17:36:00Z">
        <w:r w:rsidRPr="009E68A7" w:rsidDel="00730643">
          <w:rPr>
            <w:szCs w:val="24"/>
            <w:highlight w:val="green"/>
            <w:lang w:val="es-MX"/>
            <w:rPrChange w:id="164" w:author="Valeria Tapia " w:date="2026-10-04T20:55:00Z">
              <w:rPr>
                <w:szCs w:val="24"/>
                <w:lang w:val="es-MX"/>
              </w:rPr>
            </w:rPrChange>
          </w:rPr>
          <w:delText xml:space="preserve">de documentos de comercio exterior referido en el Objetivo del presente Reglamento, </w:delText>
        </w:r>
      </w:del>
      <w:del w:id="165" w:author="Renato Lopez Choque" w:date="2026-09-17T17:39:00Z">
        <w:r w:rsidRPr="009E68A7" w:rsidDel="00730643">
          <w:rPr>
            <w:szCs w:val="24"/>
            <w:highlight w:val="green"/>
            <w:lang w:val="es-MX"/>
            <w:rPrChange w:id="166" w:author="Valeria Tapia " w:date="2026-10-04T20:55:00Z">
              <w:rPr>
                <w:szCs w:val="24"/>
                <w:lang w:val="es-MX"/>
              </w:rPr>
            </w:rPrChange>
          </w:rPr>
          <w:delText>otorgado</w:delText>
        </w:r>
        <w:r w:rsidR="00A10063" w:rsidRPr="009E68A7" w:rsidDel="00730643">
          <w:rPr>
            <w:szCs w:val="24"/>
            <w:highlight w:val="green"/>
            <w:lang w:val="es-MX"/>
            <w:rPrChange w:id="167" w:author="Valeria Tapia " w:date="2026-10-04T20:55:00Z">
              <w:rPr>
                <w:szCs w:val="24"/>
                <w:lang w:val="es-MX"/>
              </w:rPr>
            </w:rPrChange>
          </w:rPr>
          <w:delText>s</w:delText>
        </w:r>
      </w:del>
      <w:ins w:id="168" w:author="Renato Lopez Choque" w:date="2026-09-17T17:39:00Z">
        <w:r w:rsidR="00730643" w:rsidRPr="009E68A7">
          <w:rPr>
            <w:szCs w:val="24"/>
            <w:highlight w:val="green"/>
            <w:lang w:val="es-MX"/>
            <w:rPrChange w:id="169" w:author="Valeria Tapia " w:date="2026-10-04T20:55:00Z">
              <w:rPr>
                <w:szCs w:val="24"/>
                <w:lang w:val="es-MX"/>
              </w:rPr>
            </w:rPrChange>
          </w:rPr>
          <w:t>emitidos</w:t>
        </w:r>
      </w:ins>
      <w:r w:rsidRPr="009E68A7">
        <w:rPr>
          <w:szCs w:val="24"/>
          <w:highlight w:val="green"/>
          <w:lang w:val="es-MX"/>
          <w:rPrChange w:id="170" w:author="Valeria Tapia " w:date="2026-10-04T20:55:00Z">
            <w:rPr>
              <w:szCs w:val="24"/>
              <w:lang w:val="es-MX"/>
            </w:rPr>
          </w:rPrChange>
        </w:rPr>
        <w:t xml:space="preserve"> por</w:t>
      </w:r>
      <w:ins w:id="171" w:author="Renato Lopez Choque" w:date="2026-09-17T17:39:00Z">
        <w:r w:rsidR="00730643" w:rsidRPr="009E68A7">
          <w:rPr>
            <w:szCs w:val="24"/>
            <w:highlight w:val="green"/>
            <w:lang w:val="es-MX"/>
            <w:rPrChange w:id="172" w:author="Valeria Tapia " w:date="2026-10-04T20:55:00Z">
              <w:rPr>
                <w:szCs w:val="24"/>
                <w:lang w:val="es-MX"/>
              </w:rPr>
            </w:rPrChange>
          </w:rPr>
          <w:t xml:space="preserve"> las</w:t>
        </w:r>
      </w:ins>
      <w:r w:rsidRPr="009E68A7">
        <w:rPr>
          <w:szCs w:val="24"/>
          <w:highlight w:val="green"/>
          <w:lang w:val="es-MX"/>
          <w:rPrChange w:id="173" w:author="Valeria Tapia " w:date="2026-10-04T20:55:00Z">
            <w:rPr>
              <w:szCs w:val="24"/>
              <w:lang w:val="es-MX"/>
            </w:rPr>
          </w:rPrChange>
        </w:rPr>
        <w:t xml:space="preserve"> </w:t>
      </w:r>
      <w:r w:rsidR="00ED0629" w:rsidRPr="009E68A7">
        <w:rPr>
          <w:szCs w:val="24"/>
          <w:highlight w:val="green"/>
          <w:lang w:val="es-MX"/>
          <w:rPrChange w:id="174" w:author="Valeria Tapia " w:date="2026-10-04T20:55:00Z">
            <w:rPr>
              <w:szCs w:val="24"/>
              <w:lang w:val="es-MX"/>
            </w:rPr>
          </w:rPrChange>
        </w:rPr>
        <w:t>EPE</w:t>
      </w:r>
      <w:ins w:id="175" w:author="Renato Lopez Choque" w:date="2026-09-17T17:39:00Z">
        <w:r w:rsidR="00730643" w:rsidRPr="009E68A7">
          <w:rPr>
            <w:szCs w:val="24"/>
            <w:highlight w:val="green"/>
            <w:lang w:val="es-MX"/>
            <w:rPrChange w:id="176" w:author="Valeria Tapia " w:date="2026-10-04T20:55:00Z">
              <w:rPr>
                <w:szCs w:val="24"/>
                <w:lang w:val="es-MX"/>
              </w:rPr>
            </w:rPrChange>
          </w:rPr>
          <w:t xml:space="preserve">s </w:t>
        </w:r>
      </w:ins>
      <w:ins w:id="177" w:author="Valeria Tapia" w:date="2026-09-24T10:12:00Z">
        <w:r w:rsidR="00EB4A22" w:rsidRPr="009E68A7">
          <w:rPr>
            <w:szCs w:val="24"/>
            <w:highlight w:val="green"/>
            <w:lang w:val="es-MX"/>
            <w:rPrChange w:id="178" w:author="Valeria Tapia " w:date="2026-10-04T20:55:00Z">
              <w:rPr>
                <w:szCs w:val="24"/>
                <w:lang w:val="es-MX"/>
              </w:rPr>
            </w:rPrChange>
          </w:rPr>
          <w:t xml:space="preserve">de acuerdo al Cronograma de Implementación Gradual establecido por la AN </w:t>
        </w:r>
      </w:ins>
      <w:ins w:id="179" w:author="Renato Lopez Choque" w:date="2026-09-17T17:39:00Z">
        <w:r w:rsidR="00730643" w:rsidRPr="009E68A7">
          <w:rPr>
            <w:szCs w:val="24"/>
            <w:highlight w:val="green"/>
            <w:lang w:val="es-MX"/>
            <w:rPrChange w:id="180" w:author="Valeria Tapia " w:date="2026-10-04T20:55:00Z">
              <w:rPr>
                <w:szCs w:val="24"/>
                <w:lang w:val="es-MX"/>
              </w:rPr>
            </w:rPrChange>
          </w:rPr>
          <w:t>y</w:t>
        </w:r>
      </w:ins>
      <w:del w:id="181" w:author="Renato Lopez Choque" w:date="2026-09-17T17:39:00Z">
        <w:r w:rsidR="00ED0629" w:rsidRPr="009E68A7" w:rsidDel="00730643">
          <w:rPr>
            <w:szCs w:val="24"/>
            <w:highlight w:val="green"/>
            <w:lang w:val="es-MX"/>
            <w:rPrChange w:id="182" w:author="Valeria Tapia " w:date="2026-10-04T20:55:00Z">
              <w:rPr>
                <w:szCs w:val="24"/>
                <w:lang w:val="es-MX"/>
              </w:rPr>
            </w:rPrChange>
          </w:rPr>
          <w:delText>s</w:delText>
        </w:r>
      </w:del>
      <w:r w:rsidRPr="009E68A7">
        <w:rPr>
          <w:szCs w:val="24"/>
          <w:highlight w:val="green"/>
          <w:lang w:val="es-MX"/>
          <w:rPrChange w:id="183" w:author="Valeria Tapia " w:date="2026-10-04T20:55:00Z">
            <w:rPr>
              <w:szCs w:val="24"/>
              <w:lang w:val="es-MX"/>
            </w:rPr>
          </w:rPrChange>
        </w:rPr>
        <w:t xml:space="preserve"> </w:t>
      </w:r>
      <w:del w:id="184" w:author="Renato Lopez Choque" w:date="2026-09-17T17:37:00Z">
        <w:r w:rsidRPr="009E68A7" w:rsidDel="00730643">
          <w:rPr>
            <w:szCs w:val="24"/>
            <w:highlight w:val="green"/>
            <w:lang w:val="es-MX"/>
            <w:rPrChange w:id="185" w:author="Valeria Tapia " w:date="2026-10-04T20:55:00Z">
              <w:rPr>
                <w:szCs w:val="24"/>
                <w:lang w:val="es-MX"/>
              </w:rPr>
            </w:rPrChange>
          </w:rPr>
          <w:delText xml:space="preserve">que se incorporen a la VUCE </w:delText>
        </w:r>
      </w:del>
      <w:ins w:id="186" w:author="Renato Lopez Choque" w:date="2026-09-17T17:37:00Z">
        <w:r w:rsidR="00730643" w:rsidRPr="009E68A7">
          <w:rPr>
            <w:szCs w:val="24"/>
            <w:highlight w:val="green"/>
            <w:lang w:val="es-MX"/>
            <w:rPrChange w:id="187" w:author="Valeria Tapia " w:date="2026-10-04T20:55:00Z">
              <w:rPr>
                <w:szCs w:val="24"/>
                <w:lang w:val="es-MX"/>
              </w:rPr>
            </w:rPrChange>
          </w:rPr>
          <w:t xml:space="preserve">servicios que se incorporen en la VUCE, </w:t>
        </w:r>
      </w:ins>
      <w:del w:id="188" w:author="Valeria Tapia" w:date="2026-09-24T10:12:00Z">
        <w:r w:rsidRPr="009E68A7" w:rsidDel="00EB4A22">
          <w:rPr>
            <w:szCs w:val="24"/>
            <w:highlight w:val="green"/>
            <w:lang w:val="es-MX"/>
            <w:rPrChange w:id="189" w:author="Valeria Tapia " w:date="2026-10-04T20:55:00Z">
              <w:rPr>
                <w:szCs w:val="24"/>
                <w:lang w:val="es-MX"/>
              </w:rPr>
            </w:rPrChange>
          </w:rPr>
          <w:delText>de acuerdo al Cronograma de Implementación Gradual establecido por la A</w:delText>
        </w:r>
      </w:del>
      <w:ins w:id="190" w:author="Renato Lopez Choque" w:date="2026-09-17T17:40:00Z">
        <w:del w:id="191" w:author="Valeria Tapia" w:date="2026-09-24T10:12:00Z">
          <w:r w:rsidR="00730643" w:rsidRPr="009E68A7" w:rsidDel="00EB4A22">
            <w:rPr>
              <w:szCs w:val="24"/>
              <w:highlight w:val="green"/>
              <w:lang w:val="es-MX"/>
              <w:rPrChange w:id="192" w:author="Valeria Tapia " w:date="2026-10-04T20:55:00Z">
                <w:rPr>
                  <w:szCs w:val="24"/>
                  <w:lang w:val="es-MX"/>
                </w:rPr>
              </w:rPrChange>
            </w:rPr>
            <w:delText>establecido por la AN</w:delText>
          </w:r>
        </w:del>
      </w:ins>
      <w:del w:id="193" w:author="Renato Lopez Choque" w:date="2026-09-17T17:37:00Z">
        <w:r w:rsidRPr="009E68A7" w:rsidDel="00730643">
          <w:rPr>
            <w:szCs w:val="24"/>
            <w:highlight w:val="green"/>
            <w:lang w:val="es-MX"/>
            <w:rPrChange w:id="194" w:author="Valeria Tapia " w:date="2026-10-04T20:55:00Z">
              <w:rPr>
                <w:szCs w:val="24"/>
                <w:lang w:val="es-MX"/>
              </w:rPr>
            </w:rPrChange>
          </w:rPr>
          <w:delText>N</w:delText>
        </w:r>
      </w:del>
      <w:del w:id="195" w:author="Valeria Tapia" w:date="2026-09-24T10:16:00Z">
        <w:r w:rsidRPr="009E68A7" w:rsidDel="00703736">
          <w:rPr>
            <w:szCs w:val="24"/>
            <w:highlight w:val="green"/>
            <w:lang w:val="es-MX"/>
            <w:rPrChange w:id="196" w:author="Valeria Tapia " w:date="2026-10-04T20:55:00Z">
              <w:rPr>
                <w:szCs w:val="24"/>
                <w:lang w:val="es-MX"/>
              </w:rPr>
            </w:rPrChange>
          </w:rPr>
          <w:delText xml:space="preserve">. </w:delText>
        </w:r>
      </w:del>
    </w:p>
    <w:p w14:paraId="66210794" w14:textId="202E66BF" w:rsidR="007250D1" w:rsidRPr="00F073C2" w:rsidRDefault="00F073C2" w:rsidP="00DE605E">
      <w:pPr>
        <w:tabs>
          <w:tab w:val="left" w:pos="3039"/>
        </w:tabs>
        <w:rPr>
          <w:szCs w:val="24"/>
          <w:lang w:val="es-MX"/>
        </w:rPr>
      </w:pPr>
      <w:r w:rsidRPr="00F073C2">
        <w:rPr>
          <w:szCs w:val="24"/>
          <w:lang w:val="es-MX"/>
        </w:rPr>
        <w:tab/>
      </w:r>
    </w:p>
    <w:p w14:paraId="1C2CA9FC" w14:textId="47456AD2" w:rsidR="007250D1" w:rsidRPr="00F073C2" w:rsidRDefault="007250D1" w:rsidP="008C3980">
      <w:pPr>
        <w:pStyle w:val="Ttulo5"/>
        <w:numPr>
          <w:ilvl w:val="0"/>
          <w:numId w:val="5"/>
        </w:numPr>
        <w:tabs>
          <w:tab w:val="left" w:pos="1701"/>
          <w:tab w:val="num" w:pos="9044"/>
        </w:tabs>
        <w:spacing w:after="120"/>
        <w:ind w:left="0" w:firstLine="0"/>
        <w:rPr>
          <w:szCs w:val="24"/>
          <w:lang w:val="es-MX"/>
        </w:rPr>
      </w:pPr>
      <w:r w:rsidRPr="00F073C2">
        <w:rPr>
          <w:b/>
          <w:szCs w:val="24"/>
          <w:lang w:val="es-MX"/>
        </w:rPr>
        <w:t>(RESPONSABILIDAD</w:t>
      </w:r>
      <w:r w:rsidR="00F52C8A">
        <w:rPr>
          <w:b/>
          <w:szCs w:val="24"/>
          <w:lang w:val="es-MX"/>
        </w:rPr>
        <w:t>ES</w:t>
      </w:r>
      <w:r w:rsidRPr="00F073C2">
        <w:rPr>
          <w:b/>
          <w:szCs w:val="24"/>
          <w:lang w:val="es-MX"/>
        </w:rPr>
        <w:t xml:space="preserve">). </w:t>
      </w:r>
      <w:r w:rsidRPr="00F073C2">
        <w:rPr>
          <w:szCs w:val="24"/>
          <w:lang w:val="es-MX"/>
        </w:rPr>
        <w:t>Son responsables de la aplicación del presente Reglamento:</w:t>
      </w:r>
    </w:p>
    <w:p w14:paraId="7881EDA1" w14:textId="5C21E4BE" w:rsidR="007250D1" w:rsidRPr="00F073C2" w:rsidRDefault="007250D1" w:rsidP="008C3980">
      <w:pPr>
        <w:pStyle w:val="Prrafodelista"/>
        <w:numPr>
          <w:ilvl w:val="0"/>
          <w:numId w:val="21"/>
        </w:numPr>
      </w:pPr>
      <w:r w:rsidRPr="00F073C2">
        <w:t>La AN en la implementación y administración de la VUCE.</w:t>
      </w:r>
    </w:p>
    <w:p w14:paraId="2B862576" w14:textId="494A30A3" w:rsidR="007250D1" w:rsidRPr="00F073C2" w:rsidRDefault="007250D1" w:rsidP="008C3980">
      <w:pPr>
        <w:pStyle w:val="Prrafodelista"/>
        <w:numPr>
          <w:ilvl w:val="0"/>
          <w:numId w:val="21"/>
        </w:numPr>
      </w:pPr>
      <w:r w:rsidRPr="00F073C2">
        <w:t xml:space="preserve">Las </w:t>
      </w:r>
      <w:r w:rsidR="00A06E68" w:rsidRPr="00F073C2">
        <w:t>EPEs</w:t>
      </w:r>
      <w:r w:rsidRPr="00F073C2">
        <w:t xml:space="preserve"> que emiten documentos para las operaciones de comercio exterior, en la implementación de sus </w:t>
      </w:r>
      <w:r w:rsidR="00F567D3" w:rsidRPr="00F073C2">
        <w:t>trámites APCO</w:t>
      </w:r>
      <w:del w:id="197" w:author="Renato Lopez Choque" w:date="2026-09-17T17:48:00Z">
        <w:r w:rsidR="00D14CEA" w:rsidDel="00C62890">
          <w:delText xml:space="preserve"> (</w:delText>
        </w:r>
        <w:r w:rsidR="00D14CEA" w:rsidRPr="00F073C2" w:rsidDel="00C62890">
          <w:rPr>
            <w:szCs w:val="24"/>
            <w:lang w:val="es-MX"/>
          </w:rPr>
          <w:delText>Autorizaciones Previas, Certificaciones u otros documentos relacionados con operaciones de comercio exterior</w:delText>
        </w:r>
        <w:r w:rsidR="00D14CEA" w:rsidDel="00C62890">
          <w:rPr>
            <w:szCs w:val="24"/>
            <w:lang w:val="es-MX"/>
          </w:rPr>
          <w:delText>)</w:delText>
        </w:r>
      </w:del>
      <w:r w:rsidRPr="00F073C2">
        <w:t>.</w:t>
      </w:r>
    </w:p>
    <w:p w14:paraId="5457EFF7" w14:textId="708F2D1E" w:rsidR="007250D1" w:rsidRPr="00C62890" w:rsidRDefault="007250D1" w:rsidP="008C3980">
      <w:pPr>
        <w:pStyle w:val="Prrafodelista"/>
        <w:numPr>
          <w:ilvl w:val="0"/>
          <w:numId w:val="21"/>
        </w:numPr>
        <w:rPr>
          <w:color w:val="FF0000"/>
          <w:rPrChange w:id="198" w:author="Renato Lopez Choque" w:date="2026-09-17T17:49:00Z">
            <w:rPr/>
          </w:rPrChange>
        </w:rPr>
      </w:pPr>
      <w:r w:rsidRPr="00C62890">
        <w:rPr>
          <w:color w:val="FF0000"/>
          <w:rPrChange w:id="199" w:author="Renato Lopez Choque" w:date="2026-09-17T17:49:00Z">
            <w:rPr/>
          </w:rPrChange>
        </w:rPr>
        <w:t xml:space="preserve">La AGETIC en el funcionamiento de </w:t>
      </w:r>
      <w:r w:rsidR="00252C36" w:rsidRPr="00C62890">
        <w:rPr>
          <w:color w:val="FF0000"/>
          <w:rPrChange w:id="200" w:author="Renato Lopez Choque" w:date="2026-09-17T17:49:00Z">
            <w:rPr/>
          </w:rPrChange>
        </w:rPr>
        <w:t xml:space="preserve">sistemas y servicios tecnológicos del gobierno electrónico </w:t>
      </w:r>
      <w:r w:rsidRPr="00C62890">
        <w:rPr>
          <w:color w:val="FF0000"/>
          <w:rPrChange w:id="201" w:author="Renato Lopez Choque" w:date="2026-09-17T17:49:00Z">
            <w:rPr/>
          </w:rPrChange>
        </w:rPr>
        <w:t>para la operación de la VUCE</w:t>
      </w:r>
      <w:ins w:id="202" w:author="Renato Lopez Choque" w:date="2026-09-17T17:49:00Z">
        <w:r w:rsidR="00C62890" w:rsidRPr="00C62890">
          <w:rPr>
            <w:color w:val="FF0000"/>
            <w:rPrChange w:id="203" w:author="Renato Lopez Choque" w:date="2026-09-17T17:49:00Z">
              <w:rPr/>
            </w:rPrChange>
          </w:rPr>
          <w:t xml:space="preserve"> de manera ininterrumpida</w:t>
        </w:r>
        <w:r w:rsidR="00C62890">
          <w:rPr>
            <w:color w:val="FF0000"/>
          </w:rPr>
          <w:t>,</w:t>
        </w:r>
        <w:r w:rsidR="00C62890" w:rsidRPr="00C62890">
          <w:rPr>
            <w:color w:val="FF0000"/>
            <w:rPrChange w:id="204" w:author="Renato Lopez Choque" w:date="2026-09-17T17:49:00Z">
              <w:rPr/>
            </w:rPrChange>
          </w:rPr>
          <w:t xml:space="preserve"> </w:t>
        </w:r>
      </w:ins>
      <w:del w:id="205" w:author="Renato Lopez Choque" w:date="2026-09-17T17:49:00Z">
        <w:r w:rsidRPr="00C62890" w:rsidDel="00C62890">
          <w:rPr>
            <w:color w:val="FF0000"/>
            <w:rPrChange w:id="206" w:author="Renato Lopez Choque" w:date="2026-09-17T17:49:00Z">
              <w:rPr/>
            </w:rPrChange>
          </w:rPr>
          <w:delText xml:space="preserve"> </w:delText>
        </w:r>
      </w:del>
      <w:r w:rsidRPr="00C62890">
        <w:rPr>
          <w:color w:val="FF0000"/>
          <w:rPrChange w:id="207" w:author="Renato Lopez Choque" w:date="2026-09-17T17:49:00Z">
            <w:rPr/>
          </w:rPrChange>
        </w:rPr>
        <w:t xml:space="preserve">en el marco de sus competencias. </w:t>
      </w:r>
    </w:p>
    <w:p w14:paraId="7888E331" w14:textId="3AEAAC45" w:rsidR="00202084" w:rsidRPr="000B072B" w:rsidRDefault="00202084" w:rsidP="00B14762">
      <w:pPr>
        <w:pStyle w:val="Prrafodelista"/>
        <w:numPr>
          <w:ilvl w:val="0"/>
          <w:numId w:val="21"/>
        </w:numPr>
        <w:rPr>
          <w:ins w:id="208" w:author="Valeria Tapia" w:date="2026-10-04T20:45:00Z"/>
          <w:highlight w:val="cyan"/>
          <w:rPrChange w:id="209" w:author="Valeria Tapia " w:date="2026-10-04T20:57:00Z">
            <w:rPr>
              <w:ins w:id="210" w:author="Valeria Tapia" w:date="2026-10-04T20:45:00Z"/>
            </w:rPr>
          </w:rPrChange>
        </w:rPr>
      </w:pPr>
      <w:ins w:id="211" w:author="Valeria Tapia" w:date="2026-10-04T20:45:00Z">
        <w:r w:rsidRPr="000B072B">
          <w:rPr>
            <w:highlight w:val="cyan"/>
            <w:rPrChange w:id="212" w:author="Valeria Tapia " w:date="2026-10-04T20:57:00Z">
              <w:rPr/>
            </w:rPrChange>
          </w:rPr>
          <w:t>Las entid</w:t>
        </w:r>
      </w:ins>
      <w:ins w:id="213" w:author="Valeria Tapia" w:date="2026-10-04T20:46:00Z">
        <w:r w:rsidR="009E68A7" w:rsidRPr="000B072B">
          <w:rPr>
            <w:highlight w:val="cyan"/>
            <w:rPrChange w:id="214" w:author="Valeria Tapia " w:date="2026-10-04T20:57:00Z">
              <w:rPr/>
            </w:rPrChange>
          </w:rPr>
          <w:t>ades que brindan servicios vinculados a operaciones de comercio, en el marco de sus competencias.</w:t>
        </w:r>
      </w:ins>
    </w:p>
    <w:p w14:paraId="4C9DB73D" w14:textId="11C9748C" w:rsidR="007250D1" w:rsidRPr="00F073C2" w:rsidRDefault="007250D1" w:rsidP="00B14762">
      <w:pPr>
        <w:pStyle w:val="Prrafodelista"/>
        <w:numPr>
          <w:ilvl w:val="0"/>
          <w:numId w:val="21"/>
        </w:numPr>
      </w:pPr>
      <w:r w:rsidRPr="00F073C2">
        <w:t xml:space="preserve">Los Operadores de Comercio Exterior (OCE) que realicen operaciones en la VUCE. </w:t>
      </w:r>
    </w:p>
    <w:p w14:paraId="598B7733" w14:textId="06DF4028" w:rsidR="007250D1" w:rsidRPr="00F073C2" w:rsidRDefault="007250D1" w:rsidP="00B14762">
      <w:pPr>
        <w:pStyle w:val="Prrafodelista"/>
        <w:numPr>
          <w:ilvl w:val="0"/>
          <w:numId w:val="21"/>
        </w:numPr>
      </w:pPr>
      <w:r w:rsidRPr="00F073C2">
        <w:lastRenderedPageBreak/>
        <w:t>Toda persona natural o jurídica que realice operaciones a través de la VUCE.</w:t>
      </w:r>
    </w:p>
    <w:p w14:paraId="5668C9C6" w14:textId="77777777" w:rsidR="007250D1" w:rsidRPr="00F073C2" w:rsidRDefault="007250D1" w:rsidP="007250D1">
      <w:pPr>
        <w:rPr>
          <w:szCs w:val="24"/>
          <w:lang w:val="es-MX"/>
        </w:rPr>
      </w:pPr>
    </w:p>
    <w:p w14:paraId="0D11A080" w14:textId="77777777" w:rsidR="007250D1" w:rsidRPr="00F073C2" w:rsidRDefault="007250D1" w:rsidP="008C3980">
      <w:pPr>
        <w:pStyle w:val="Ttulo5"/>
        <w:numPr>
          <w:ilvl w:val="0"/>
          <w:numId w:val="5"/>
        </w:numPr>
        <w:tabs>
          <w:tab w:val="left" w:pos="1701"/>
          <w:tab w:val="left" w:pos="6096"/>
          <w:tab w:val="num" w:pos="9044"/>
        </w:tabs>
        <w:ind w:left="0" w:firstLine="0"/>
        <w:rPr>
          <w:b/>
          <w:szCs w:val="24"/>
          <w:lang w:val="es-MX"/>
        </w:rPr>
      </w:pPr>
      <w:r w:rsidRPr="00F073C2">
        <w:rPr>
          <w:b/>
          <w:szCs w:val="24"/>
          <w:lang w:val="es-MX"/>
        </w:rPr>
        <w:t xml:space="preserve">(BASE LEGAL APLICABLE). </w:t>
      </w:r>
    </w:p>
    <w:p w14:paraId="784713BB" w14:textId="77777777" w:rsidR="007250D1" w:rsidRPr="00F073C2" w:rsidRDefault="007250D1" w:rsidP="007250D1">
      <w:pPr>
        <w:rPr>
          <w:lang w:val="es-MX"/>
        </w:rPr>
      </w:pPr>
    </w:p>
    <w:p w14:paraId="59CCE6D7" w14:textId="77777777" w:rsidR="007250D1" w:rsidRPr="00F073C2" w:rsidRDefault="007250D1" w:rsidP="008C3980">
      <w:pPr>
        <w:pStyle w:val="Prrafodelista"/>
        <w:numPr>
          <w:ilvl w:val="0"/>
          <w:numId w:val="50"/>
        </w:numPr>
        <w:rPr>
          <w:szCs w:val="24"/>
          <w:lang w:val="es-MX"/>
        </w:rPr>
      </w:pPr>
      <w:r w:rsidRPr="00F073C2">
        <w:rPr>
          <w:szCs w:val="24"/>
          <w:lang w:val="es-MX"/>
        </w:rPr>
        <w:t>Constitución Política del Estado.</w:t>
      </w:r>
    </w:p>
    <w:p w14:paraId="24C0B454" w14:textId="77777777" w:rsidR="007250D1" w:rsidRPr="00F073C2" w:rsidRDefault="007250D1" w:rsidP="008C3980">
      <w:pPr>
        <w:pStyle w:val="Prrafodelista"/>
        <w:numPr>
          <w:ilvl w:val="0"/>
          <w:numId w:val="50"/>
        </w:numPr>
        <w:rPr>
          <w:szCs w:val="24"/>
          <w:lang w:val="es-MX"/>
        </w:rPr>
      </w:pPr>
      <w:r w:rsidRPr="00F073C2">
        <w:rPr>
          <w:szCs w:val="24"/>
          <w:lang w:val="es-MX"/>
        </w:rPr>
        <w:t>Decisión N° 770 de 07/12/2011, Facilitación del Comercio en Materia Aduanera en la Comunidad Andina.</w:t>
      </w:r>
    </w:p>
    <w:p w14:paraId="0FD2B56A" w14:textId="77777777" w:rsidR="007250D1" w:rsidRPr="00F073C2" w:rsidRDefault="007250D1" w:rsidP="008C3980">
      <w:pPr>
        <w:pStyle w:val="Prrafodelista"/>
        <w:numPr>
          <w:ilvl w:val="0"/>
          <w:numId w:val="50"/>
        </w:numPr>
        <w:rPr>
          <w:szCs w:val="24"/>
          <w:lang w:val="es-MX"/>
        </w:rPr>
      </w:pPr>
      <w:r w:rsidRPr="00F073C2">
        <w:rPr>
          <w:szCs w:val="24"/>
          <w:lang w:val="es-MX"/>
        </w:rPr>
        <w:t>Decisión N° 885 de 21/10/2021 y Decisión N° 906 de 22/10/2022 (Nomenclatura Común de Designación y Codificación de Mercancías de los Países Miembros de la Comunidad Andina (NANDINA), que incorpora la VII Enmienda del Sistema Armonizado).</w:t>
      </w:r>
    </w:p>
    <w:p w14:paraId="21864E25" w14:textId="77777777" w:rsidR="007250D1" w:rsidRPr="00F073C2" w:rsidRDefault="007250D1" w:rsidP="008C3980">
      <w:pPr>
        <w:pStyle w:val="Prrafodelista"/>
        <w:numPr>
          <w:ilvl w:val="0"/>
          <w:numId w:val="50"/>
        </w:numPr>
        <w:rPr>
          <w:szCs w:val="24"/>
          <w:lang w:val="es-MX"/>
        </w:rPr>
      </w:pPr>
      <w:r w:rsidRPr="00F073C2">
        <w:rPr>
          <w:szCs w:val="24"/>
          <w:lang w:val="es-MX"/>
        </w:rPr>
        <w:t>Ley N° 1990 de 28/07/1999, Ley General de Aduanas.</w:t>
      </w:r>
    </w:p>
    <w:p w14:paraId="41EE18A2" w14:textId="30B22780" w:rsidR="00EC0938" w:rsidRDefault="00EC0938" w:rsidP="008C3980">
      <w:pPr>
        <w:pStyle w:val="Prrafodelista"/>
        <w:numPr>
          <w:ilvl w:val="0"/>
          <w:numId w:val="50"/>
        </w:numPr>
        <w:rPr>
          <w:szCs w:val="24"/>
          <w:lang w:val="es-MX"/>
        </w:rPr>
      </w:pPr>
      <w:r>
        <w:rPr>
          <w:szCs w:val="24"/>
          <w:lang w:val="es-MX"/>
        </w:rPr>
        <w:t>Ley Nº 2492 de 02/08/2003, Código Tributario Boliviano.</w:t>
      </w:r>
    </w:p>
    <w:p w14:paraId="3870A27B" w14:textId="77777777" w:rsidR="007250D1" w:rsidRPr="00F073C2" w:rsidRDefault="007250D1" w:rsidP="008C3980">
      <w:pPr>
        <w:pStyle w:val="Prrafodelista"/>
        <w:numPr>
          <w:ilvl w:val="0"/>
          <w:numId w:val="50"/>
        </w:numPr>
        <w:rPr>
          <w:szCs w:val="24"/>
          <w:lang w:val="es-MX"/>
        </w:rPr>
      </w:pPr>
      <w:r w:rsidRPr="00F073C2">
        <w:rPr>
          <w:szCs w:val="24"/>
          <w:lang w:val="es-MX"/>
        </w:rPr>
        <w:t>Ley N° 2452 de 21/04/2003, que aprueba la Adhesión de Bolivia al Convenio Internacional sobre el Sistema Armonizado de Designación y Codificación de las Mercancías.</w:t>
      </w:r>
    </w:p>
    <w:p w14:paraId="541615A2" w14:textId="77777777" w:rsidR="007250D1" w:rsidRPr="00F073C2" w:rsidRDefault="007250D1" w:rsidP="008C3980">
      <w:pPr>
        <w:pStyle w:val="Prrafodelista"/>
        <w:numPr>
          <w:ilvl w:val="0"/>
          <w:numId w:val="50"/>
        </w:numPr>
        <w:rPr>
          <w:szCs w:val="24"/>
          <w:lang w:val="es-MX"/>
        </w:rPr>
      </w:pPr>
      <w:r w:rsidRPr="00F073C2">
        <w:rPr>
          <w:szCs w:val="24"/>
          <w:lang w:val="es-MX"/>
        </w:rPr>
        <w:t>Ley N° 164 de 08/08/2011, Ley General de Telecomunicaciones, Tecnologías de Información y Comunicación.</w:t>
      </w:r>
    </w:p>
    <w:p w14:paraId="6E48D698" w14:textId="3DACF095" w:rsidR="007250D1" w:rsidRPr="00F073C2" w:rsidRDefault="007250D1" w:rsidP="008C3980">
      <w:pPr>
        <w:pStyle w:val="Lista2"/>
        <w:numPr>
          <w:ilvl w:val="0"/>
          <w:numId w:val="50"/>
        </w:numPr>
        <w:rPr>
          <w:szCs w:val="24"/>
        </w:rPr>
      </w:pPr>
      <w:r w:rsidRPr="00F073C2">
        <w:rPr>
          <w:szCs w:val="24"/>
        </w:rPr>
        <w:t>Ley N° 779 de 25/01/2016, Ley de Desburocratización para la Creación y Funcionamiento de Unidades Económicas.</w:t>
      </w:r>
    </w:p>
    <w:p w14:paraId="7B5D70E3" w14:textId="77777777" w:rsidR="007250D1" w:rsidRPr="00F073C2" w:rsidRDefault="007250D1" w:rsidP="008C3980">
      <w:pPr>
        <w:pStyle w:val="Prrafodelista"/>
        <w:numPr>
          <w:ilvl w:val="0"/>
          <w:numId w:val="50"/>
        </w:numPr>
        <w:rPr>
          <w:szCs w:val="24"/>
          <w:lang w:val="es-MX"/>
        </w:rPr>
      </w:pPr>
      <w:r w:rsidRPr="00F073C2">
        <w:rPr>
          <w:szCs w:val="24"/>
          <w:lang w:val="es-MX"/>
        </w:rPr>
        <w:t xml:space="preserve">Ley N° 998 el 27/11/2017 que ratifica el Protocolo de Enmienda del Acuerdo de Marrakech por el que establece la Organización Mundial Comercio </w:t>
      </w:r>
    </w:p>
    <w:p w14:paraId="4AC0B56B" w14:textId="5ABEC4BD" w:rsidR="007250D1" w:rsidRPr="00F073C2" w:rsidRDefault="007250D1" w:rsidP="008C3980">
      <w:pPr>
        <w:pStyle w:val="Lista2"/>
        <w:numPr>
          <w:ilvl w:val="0"/>
          <w:numId w:val="50"/>
        </w:numPr>
        <w:rPr>
          <w:szCs w:val="24"/>
        </w:rPr>
      </w:pPr>
      <w:r w:rsidRPr="00F073C2">
        <w:rPr>
          <w:szCs w:val="24"/>
        </w:rPr>
        <w:t>Ley Nº 1080 de 1</w:t>
      </w:r>
      <w:r w:rsidR="00862B6F">
        <w:rPr>
          <w:szCs w:val="24"/>
        </w:rPr>
        <w:t>1</w:t>
      </w:r>
      <w:r w:rsidRPr="00F073C2">
        <w:rPr>
          <w:szCs w:val="24"/>
        </w:rPr>
        <w:t>/07/2018, Ley de Ciudadanía Digital.</w:t>
      </w:r>
    </w:p>
    <w:p w14:paraId="5DFC9493" w14:textId="77777777" w:rsidR="007250D1" w:rsidRPr="00F073C2" w:rsidRDefault="007250D1" w:rsidP="008C3980">
      <w:pPr>
        <w:pStyle w:val="Lista2"/>
        <w:numPr>
          <w:ilvl w:val="0"/>
          <w:numId w:val="50"/>
        </w:numPr>
        <w:rPr>
          <w:szCs w:val="24"/>
        </w:rPr>
      </w:pPr>
      <w:r w:rsidRPr="00F073C2">
        <w:rPr>
          <w:szCs w:val="24"/>
        </w:rPr>
        <w:t>Decreto Supremo N° 25870 de 11/08/2000, Reglamento a la Ley General de Aduanas.</w:t>
      </w:r>
    </w:p>
    <w:p w14:paraId="3DDCA8EA" w14:textId="22950924" w:rsidR="007250D1" w:rsidRPr="00F073C2" w:rsidRDefault="007250D1" w:rsidP="008C3980">
      <w:pPr>
        <w:pStyle w:val="Lista2"/>
        <w:numPr>
          <w:ilvl w:val="0"/>
          <w:numId w:val="50"/>
        </w:numPr>
        <w:rPr>
          <w:szCs w:val="24"/>
        </w:rPr>
      </w:pPr>
      <w:r w:rsidRPr="00F073C2">
        <w:rPr>
          <w:szCs w:val="24"/>
        </w:rPr>
        <w:t xml:space="preserve">Decreto Supremo Nº 3525 de </w:t>
      </w:r>
      <w:r w:rsidR="00862B6F">
        <w:rPr>
          <w:szCs w:val="24"/>
        </w:rPr>
        <w:t>04</w:t>
      </w:r>
      <w:r w:rsidRPr="00F073C2">
        <w:rPr>
          <w:szCs w:val="24"/>
        </w:rPr>
        <w:t>/04/2018,</w:t>
      </w:r>
      <w:r w:rsidRPr="00F073C2">
        <w:rPr>
          <w:color w:val="7030A0"/>
          <w:szCs w:val="24"/>
        </w:rPr>
        <w:t xml:space="preserve"> </w:t>
      </w:r>
      <w:r w:rsidRPr="00F073C2">
        <w:rPr>
          <w:szCs w:val="24"/>
        </w:rPr>
        <w:t>que establece la Política de Atención a la Ciudadanía.</w:t>
      </w:r>
    </w:p>
    <w:p w14:paraId="5548E6DB" w14:textId="552016F7" w:rsidR="007250D1" w:rsidRPr="00F073C2" w:rsidRDefault="007250D1" w:rsidP="008C3980">
      <w:pPr>
        <w:pStyle w:val="Lista2"/>
        <w:numPr>
          <w:ilvl w:val="0"/>
          <w:numId w:val="50"/>
        </w:numPr>
        <w:rPr>
          <w:szCs w:val="24"/>
        </w:rPr>
      </w:pPr>
      <w:r w:rsidRPr="00F073C2">
        <w:rPr>
          <w:szCs w:val="24"/>
        </w:rPr>
        <w:t>Decreto Supremo N°</w:t>
      </w:r>
      <w:r w:rsidR="007C2C0A">
        <w:rPr>
          <w:szCs w:val="24"/>
        </w:rPr>
        <w:t xml:space="preserve"> </w:t>
      </w:r>
      <w:r w:rsidRPr="00F073C2">
        <w:rPr>
          <w:szCs w:val="24"/>
        </w:rPr>
        <w:t xml:space="preserve">4600 de 20/10/2021, que crea el Comité Nacional de Facilitación del Comercio </w:t>
      </w:r>
      <w:del w:id="215" w:author="Renato Lopez Choque" w:date="2026-09-17T17:51:00Z">
        <w:r w:rsidRPr="00F073C2" w:rsidDel="00877CB7">
          <w:rPr>
            <w:szCs w:val="24"/>
          </w:rPr>
          <w:delText>-</w:delText>
        </w:r>
      </w:del>
      <w:ins w:id="216" w:author="Renato Lopez Choque" w:date="2026-09-17T17:51:00Z">
        <w:r w:rsidR="00877CB7">
          <w:rPr>
            <w:szCs w:val="24"/>
          </w:rPr>
          <w:t>–</w:t>
        </w:r>
      </w:ins>
      <w:r w:rsidRPr="00F073C2">
        <w:rPr>
          <w:szCs w:val="24"/>
        </w:rPr>
        <w:t xml:space="preserve"> CNFC.</w:t>
      </w:r>
    </w:p>
    <w:p w14:paraId="68CD5532" w14:textId="069A6F7C" w:rsidR="007250D1" w:rsidRPr="00877CB7" w:rsidRDefault="007250D1" w:rsidP="008C3980">
      <w:pPr>
        <w:pStyle w:val="Lista2"/>
        <w:numPr>
          <w:ilvl w:val="0"/>
          <w:numId w:val="50"/>
        </w:numPr>
        <w:rPr>
          <w:ins w:id="217" w:author="Renato Lopez Choque" w:date="2026-09-17T17:51:00Z"/>
          <w:kern w:val="2"/>
          <w:szCs w:val="24"/>
          <w:rPrChange w:id="218" w:author="Renato Lopez Choque" w:date="2026-09-17T17:51:00Z">
            <w:rPr>
              <w:ins w:id="219" w:author="Renato Lopez Choque" w:date="2026-09-17T17:51:00Z"/>
            </w:rPr>
          </w:rPrChange>
        </w:rPr>
      </w:pPr>
      <w:r w:rsidRPr="00F073C2">
        <w:rPr>
          <w:kern w:val="2"/>
          <w:szCs w:val="24"/>
        </w:rPr>
        <w:t xml:space="preserve">Decreto Supremo N° 5211 de 28/08/2024, que crea la Ventanilla Única de Comercio Exterior de Bolivia – VUCE, determinando que sea </w:t>
      </w:r>
      <w:r w:rsidRPr="00F073C2">
        <w:t>implementada</w:t>
      </w:r>
      <w:r w:rsidRPr="00F073C2">
        <w:rPr>
          <w:color w:val="7030A0"/>
        </w:rPr>
        <w:t xml:space="preserve"> y </w:t>
      </w:r>
      <w:r w:rsidRPr="00F073C2">
        <w:t>administrada</w:t>
      </w:r>
      <w:r w:rsidRPr="00F073C2">
        <w:rPr>
          <w:color w:val="7030A0"/>
        </w:rPr>
        <w:t xml:space="preserve"> </w:t>
      </w:r>
      <w:r w:rsidRPr="00F073C2">
        <w:t>por la Aduana Nacional, en coordinación con las entidades involucradas en operaciones de comercio exterior y con la entidad encargada del gobierno electrónico, para el desarrollo del sistema informático y su interoperabilidad.</w:t>
      </w:r>
    </w:p>
    <w:p w14:paraId="4B1DE8D5" w14:textId="41BC67DB" w:rsidR="00877CB7" w:rsidRPr="000B072B" w:rsidRDefault="00877CB7" w:rsidP="008C3980">
      <w:pPr>
        <w:pStyle w:val="Lista2"/>
        <w:numPr>
          <w:ilvl w:val="0"/>
          <w:numId w:val="50"/>
        </w:numPr>
        <w:rPr>
          <w:ins w:id="220" w:author="Renato Lopez Choque" w:date="2026-09-17T17:51:00Z"/>
          <w:kern w:val="2"/>
          <w:szCs w:val="24"/>
          <w:highlight w:val="cyan"/>
          <w:rPrChange w:id="221" w:author="Valeria Tapia " w:date="2026-10-04T20:57:00Z">
            <w:rPr>
              <w:ins w:id="222" w:author="Renato Lopez Choque" w:date="2026-09-17T17:51:00Z"/>
            </w:rPr>
          </w:rPrChange>
        </w:rPr>
      </w:pPr>
      <w:ins w:id="223" w:author="Renato Lopez Choque" w:date="2026-09-17T17:51:00Z">
        <w:r w:rsidRPr="000B072B">
          <w:rPr>
            <w:highlight w:val="cyan"/>
            <w:rPrChange w:id="224" w:author="Valeria Tapia " w:date="2026-10-04T20:57:00Z">
              <w:rPr/>
            </w:rPrChange>
          </w:rPr>
          <w:t>Decreto Supremo Nº 5593 de</w:t>
        </w:r>
      </w:ins>
      <w:ins w:id="225" w:author="Renato Lopez Choque" w:date="2026-09-17T17:53:00Z">
        <w:r w:rsidRPr="000B072B">
          <w:rPr>
            <w:highlight w:val="cyan"/>
            <w:rPrChange w:id="226" w:author="Valeria Tapia " w:date="2026-10-04T20:57:00Z">
              <w:rPr/>
            </w:rPrChange>
          </w:rPr>
          <w:t xml:space="preserve"> 24/03/2026 que</w:t>
        </w:r>
      </w:ins>
      <w:ins w:id="227" w:author="Renato Lopez Choque" w:date="2026-09-17T17:51:00Z">
        <w:r w:rsidRPr="000B072B">
          <w:rPr>
            <w:highlight w:val="cyan"/>
            <w:rPrChange w:id="228" w:author="Valeria Tapia " w:date="2026-10-04T20:57:00Z">
              <w:rPr/>
            </w:rPrChange>
          </w:rPr>
          <w:t xml:space="preserve"> </w:t>
        </w:r>
      </w:ins>
      <w:ins w:id="229" w:author="Renato Lopez Choque" w:date="2026-09-17T17:55:00Z">
        <w:r w:rsidRPr="000B072B">
          <w:rPr>
            <w:highlight w:val="cyan"/>
            <w:rPrChange w:id="230" w:author="Valeria Tapia " w:date="2026-10-04T20:57:00Z">
              <w:rPr/>
            </w:rPrChange>
          </w:rPr>
          <w:t>fortalece el funcionamiento del CNFC</w:t>
        </w:r>
      </w:ins>
      <w:ins w:id="231" w:author="Renato Lopez Choque" w:date="2026-09-17T17:56:00Z">
        <w:r w:rsidR="003559BD" w:rsidRPr="000B072B">
          <w:rPr>
            <w:highlight w:val="cyan"/>
            <w:rPrChange w:id="232" w:author="Valeria Tapia " w:date="2026-10-04T20:57:00Z">
              <w:rPr/>
            </w:rPrChange>
          </w:rPr>
          <w:t>.</w:t>
        </w:r>
      </w:ins>
    </w:p>
    <w:p w14:paraId="557A0AD2" w14:textId="0D117A63" w:rsidR="00877CB7" w:rsidRPr="000B072B" w:rsidRDefault="00877CB7" w:rsidP="008C3980">
      <w:pPr>
        <w:pStyle w:val="Lista2"/>
        <w:numPr>
          <w:ilvl w:val="0"/>
          <w:numId w:val="50"/>
        </w:numPr>
        <w:rPr>
          <w:kern w:val="2"/>
          <w:szCs w:val="24"/>
          <w:highlight w:val="cyan"/>
          <w:rPrChange w:id="233" w:author="Valeria Tapia " w:date="2026-10-04T20:57:00Z">
            <w:rPr>
              <w:kern w:val="2"/>
              <w:szCs w:val="24"/>
            </w:rPr>
          </w:rPrChange>
        </w:rPr>
      </w:pPr>
      <w:ins w:id="234" w:author="Renato Lopez Choque" w:date="2026-09-17T17:52:00Z">
        <w:r w:rsidRPr="000B072B">
          <w:rPr>
            <w:highlight w:val="cyan"/>
            <w:rPrChange w:id="235" w:author="Valeria Tapia " w:date="2026-10-04T20:57:00Z">
              <w:rPr/>
            </w:rPrChange>
          </w:rPr>
          <w:t xml:space="preserve">Decreto Supremo </w:t>
        </w:r>
      </w:ins>
      <w:ins w:id="236" w:author="Renato Lopez Choque" w:date="2026-09-17T17:54:00Z">
        <w:r w:rsidRPr="000B072B">
          <w:rPr>
            <w:highlight w:val="cyan"/>
            <w:rPrChange w:id="237" w:author="Valeria Tapia " w:date="2026-10-04T20:57:00Z">
              <w:rPr/>
            </w:rPrChange>
          </w:rPr>
          <w:t>Nº 5595 de 30/03/2026 que establece la política pública nacional de desregulaci</w:t>
        </w:r>
      </w:ins>
      <w:ins w:id="238" w:author="Renato Lopez Choque" w:date="2026-09-17T17:55:00Z">
        <w:r w:rsidRPr="000B072B">
          <w:rPr>
            <w:highlight w:val="cyan"/>
            <w:rPrChange w:id="239" w:author="Valeria Tapia " w:date="2026-10-04T20:57:00Z">
              <w:rPr/>
            </w:rPrChange>
          </w:rPr>
          <w:t>ón, simplificación administrativa y optimización normativa, denominada Programa “Tranca Cero”.</w:t>
        </w:r>
      </w:ins>
    </w:p>
    <w:p w14:paraId="284A3FC0" w14:textId="77777777" w:rsidR="007250D1" w:rsidRPr="00F073C2" w:rsidRDefault="007250D1" w:rsidP="008C3980">
      <w:pPr>
        <w:pStyle w:val="Prrafodelista"/>
        <w:numPr>
          <w:ilvl w:val="0"/>
          <w:numId w:val="50"/>
        </w:numPr>
        <w:rPr>
          <w:szCs w:val="24"/>
          <w:lang w:val="es-MX"/>
        </w:rPr>
      </w:pPr>
      <w:r w:rsidRPr="00F073C2">
        <w:rPr>
          <w:szCs w:val="24"/>
          <w:lang w:val="es-MX"/>
        </w:rPr>
        <w:lastRenderedPageBreak/>
        <w:t>Resoluciones Ministeriales que aprueban la vigencia anual del Arancel Aduanero de Importaciones.</w:t>
      </w:r>
    </w:p>
    <w:p w14:paraId="437C6165" w14:textId="77777777" w:rsidR="007250D1" w:rsidRPr="00F073C2" w:rsidRDefault="007250D1" w:rsidP="007250D1">
      <w:pPr>
        <w:pStyle w:val="Prrafodelista"/>
        <w:ind w:left="720"/>
        <w:rPr>
          <w:szCs w:val="24"/>
          <w:lang w:val="es-MX"/>
        </w:rPr>
      </w:pPr>
    </w:p>
    <w:p w14:paraId="671D19E2" w14:textId="56DB83CB" w:rsidR="008974D2" w:rsidRDefault="007250D1" w:rsidP="008C3980">
      <w:pPr>
        <w:pStyle w:val="Ttulo5"/>
        <w:numPr>
          <w:ilvl w:val="0"/>
          <w:numId w:val="5"/>
        </w:numPr>
        <w:tabs>
          <w:tab w:val="left" w:pos="1701"/>
          <w:tab w:val="num" w:pos="9044"/>
        </w:tabs>
        <w:spacing w:after="240"/>
        <w:ind w:left="0" w:firstLine="0"/>
        <w:rPr>
          <w:b/>
          <w:szCs w:val="24"/>
          <w:lang w:val="es-MX"/>
        </w:rPr>
      </w:pPr>
      <w:r w:rsidRPr="00F073C2">
        <w:rPr>
          <w:b/>
          <w:szCs w:val="24"/>
          <w:lang w:val="es-MX"/>
        </w:rPr>
        <w:t>(DEFINICIONES</w:t>
      </w:r>
      <w:r w:rsidR="008974D2">
        <w:rPr>
          <w:b/>
          <w:szCs w:val="24"/>
          <w:lang w:val="es-MX"/>
        </w:rPr>
        <w:t>).</w:t>
      </w:r>
    </w:p>
    <w:p w14:paraId="5D0630BF" w14:textId="6FDBCB96" w:rsidR="00D06CD5" w:rsidRDefault="00D06CD5" w:rsidP="00DE605E">
      <w:pPr>
        <w:pStyle w:val="Textoindependienteprimerasangra2"/>
        <w:ind w:left="0" w:firstLine="0"/>
        <w:jc w:val="both"/>
        <w:rPr>
          <w:ins w:id="240" w:author="Brenda Lily Gutierrez Bautista" w:date="2026-10-06T10:52:00Z"/>
        </w:rPr>
      </w:pPr>
      <w:ins w:id="241" w:author="Valeria Tapia" w:date="2026-09-25T11:39:00Z">
        <w:r w:rsidRPr="000B072B">
          <w:rPr>
            <w:b/>
            <w:szCs w:val="24"/>
            <w:highlight w:val="cyan"/>
            <w:lang w:val="es-MX"/>
            <w:rPrChange w:id="242" w:author="Valeria Tapia " w:date="2026-10-04T20:57:00Z">
              <w:rPr>
                <w:b/>
                <w:color w:val="FF0000"/>
                <w:szCs w:val="24"/>
                <w:lang w:val="es-MX"/>
              </w:rPr>
            </w:rPrChange>
          </w:rPr>
          <w:t xml:space="preserve">Acta de Reunión: </w:t>
        </w:r>
      </w:ins>
      <w:ins w:id="243" w:author="Valeria Tapia" w:date="2026-09-25T11:46:00Z">
        <w:r w:rsidR="00521FA6" w:rsidRPr="000B072B">
          <w:rPr>
            <w:szCs w:val="24"/>
            <w:highlight w:val="cyan"/>
            <w:lang w:val="es-MX"/>
            <w:rPrChange w:id="244" w:author="Valeria Tapia " w:date="2026-10-04T20:57:00Z">
              <w:rPr>
                <w:b/>
                <w:color w:val="FF0000"/>
                <w:szCs w:val="24"/>
                <w:lang w:val="es-MX"/>
              </w:rPr>
            </w:rPrChange>
          </w:rPr>
          <w:t>D</w:t>
        </w:r>
      </w:ins>
      <w:ins w:id="245" w:author="Valeria Tapia" w:date="2026-09-25T11:40:00Z">
        <w:r w:rsidRPr="000B072B">
          <w:rPr>
            <w:highlight w:val="cyan"/>
            <w:rPrChange w:id="246" w:author="Valeria Tapia " w:date="2026-10-04T20:57:00Z">
              <w:rPr/>
            </w:rPrChange>
          </w:rPr>
          <w:t xml:space="preserve">ocumento </w:t>
        </w:r>
      </w:ins>
      <w:ins w:id="247" w:author="Valeria Tapia" w:date="2026-09-25T11:47:00Z">
        <w:r w:rsidR="00521FA6" w:rsidRPr="000B072B">
          <w:rPr>
            <w:highlight w:val="cyan"/>
            <w:rPrChange w:id="248" w:author="Valeria Tapia " w:date="2026-10-04T20:57:00Z">
              <w:rPr/>
            </w:rPrChange>
          </w:rPr>
          <w:t xml:space="preserve">Oficial </w:t>
        </w:r>
      </w:ins>
      <w:ins w:id="249" w:author="Valeria Tapia" w:date="2026-09-25T11:40:00Z">
        <w:r w:rsidRPr="000B072B">
          <w:rPr>
            <w:highlight w:val="cyan"/>
            <w:rPrChange w:id="250" w:author="Valeria Tapia " w:date="2026-10-04T20:57:00Z">
              <w:rPr/>
            </w:rPrChange>
          </w:rPr>
          <w:t xml:space="preserve">que registra de manera </w:t>
        </w:r>
      </w:ins>
      <w:ins w:id="251" w:author="Valeria Tapia" w:date="2026-09-25T11:47:00Z">
        <w:r w:rsidR="00521FA6" w:rsidRPr="000B072B">
          <w:rPr>
            <w:highlight w:val="cyan"/>
            <w:rPrChange w:id="252" w:author="Valeria Tapia " w:date="2026-10-04T20:57:00Z">
              <w:rPr/>
            </w:rPrChange>
          </w:rPr>
          <w:t>escrita</w:t>
        </w:r>
      </w:ins>
      <w:ins w:id="253" w:author="Valeria Tapia" w:date="2026-09-25T11:40:00Z">
        <w:r w:rsidRPr="000B072B">
          <w:rPr>
            <w:highlight w:val="cyan"/>
            <w:rPrChange w:id="254" w:author="Valeria Tapia " w:date="2026-10-04T20:57:00Z">
              <w:rPr/>
            </w:rPrChange>
          </w:rPr>
          <w:t xml:space="preserve"> y ordenada los temas trat</w:t>
        </w:r>
        <w:r w:rsidR="00521FA6" w:rsidRPr="000B072B">
          <w:rPr>
            <w:highlight w:val="cyan"/>
            <w:rPrChange w:id="255" w:author="Valeria Tapia " w:date="2026-10-04T20:57:00Z">
              <w:rPr/>
            </w:rPrChange>
          </w:rPr>
          <w:t>ados, las decisiones tomadas, l</w:t>
        </w:r>
      </w:ins>
      <w:ins w:id="256" w:author="Valeria Tapia" w:date="2026-09-25T11:47:00Z">
        <w:r w:rsidR="00521FA6" w:rsidRPr="000B072B">
          <w:rPr>
            <w:highlight w:val="cyan"/>
            <w:rPrChange w:id="257" w:author="Valeria Tapia " w:date="2026-10-04T20:57:00Z">
              <w:rPr/>
            </w:rPrChange>
          </w:rPr>
          <w:t>os</w:t>
        </w:r>
      </w:ins>
      <w:ins w:id="258" w:author="Valeria Tapia" w:date="2026-09-25T11:40:00Z">
        <w:r w:rsidRPr="000B072B">
          <w:rPr>
            <w:highlight w:val="cyan"/>
            <w:rPrChange w:id="259" w:author="Valeria Tapia " w:date="2026-10-04T20:57:00Z">
              <w:rPr/>
            </w:rPrChange>
          </w:rPr>
          <w:t xml:space="preserve"> </w:t>
        </w:r>
      </w:ins>
      <w:ins w:id="260" w:author="Valeria Tapia" w:date="2026-09-25T11:47:00Z">
        <w:r w:rsidR="00521FA6" w:rsidRPr="000B072B">
          <w:rPr>
            <w:highlight w:val="cyan"/>
            <w:rPrChange w:id="261" w:author="Valeria Tapia " w:date="2026-10-04T20:57:00Z">
              <w:rPr/>
            </w:rPrChange>
          </w:rPr>
          <w:t xml:space="preserve">compromisos asumidos, las </w:t>
        </w:r>
      </w:ins>
      <w:ins w:id="262" w:author="Valeria Tapia" w:date="2026-09-25T11:40:00Z">
        <w:r w:rsidRPr="000B072B">
          <w:rPr>
            <w:highlight w:val="cyan"/>
            <w:rPrChange w:id="263" w:author="Valeria Tapia " w:date="2026-10-04T20:57:00Z">
              <w:rPr/>
            </w:rPrChange>
          </w:rPr>
          <w:t>tareas asignadas y los plazos establecidos</w:t>
        </w:r>
      </w:ins>
      <w:ins w:id="264" w:author="Valeria Tapia" w:date="2026-09-25T11:47:00Z">
        <w:r w:rsidR="00521FA6" w:rsidRPr="000B072B">
          <w:rPr>
            <w:highlight w:val="cyan"/>
            <w:rPrChange w:id="265" w:author="Valeria Tapia " w:date="2026-10-04T20:57:00Z">
              <w:rPr/>
            </w:rPrChange>
          </w:rPr>
          <w:t xml:space="preserve"> entre la </w:t>
        </w:r>
      </w:ins>
      <w:ins w:id="266" w:author="Valeria Tapia" w:date="2026-09-25T11:48:00Z">
        <w:r w:rsidR="00521FA6" w:rsidRPr="000B072B">
          <w:rPr>
            <w:highlight w:val="cyan"/>
            <w:rPrChange w:id="267" w:author="Valeria Tapia " w:date="2026-10-04T20:57:00Z">
              <w:rPr/>
            </w:rPrChange>
          </w:rPr>
          <w:t>Aduana Nacional y Entidades Públicas, e incluso los operadores de</w:t>
        </w:r>
      </w:ins>
      <w:ins w:id="268" w:author="Valeria Tapia" w:date="2026-09-25T11:40:00Z">
        <w:r w:rsidRPr="000B072B">
          <w:rPr>
            <w:highlight w:val="cyan"/>
            <w:rPrChange w:id="269" w:author="Valeria Tapia " w:date="2026-10-04T20:57:00Z">
              <w:rPr/>
            </w:rPrChange>
          </w:rPr>
          <w:t xml:space="preserve"> </w:t>
        </w:r>
      </w:ins>
      <w:ins w:id="270" w:author="Valeria Tapia" w:date="2026-09-25T11:49:00Z">
        <w:r w:rsidR="00521FA6" w:rsidRPr="000B072B">
          <w:rPr>
            <w:highlight w:val="cyan"/>
            <w:rPrChange w:id="271" w:author="Valeria Tapia " w:date="2026-10-04T20:57:00Z">
              <w:rPr/>
            </w:rPrChange>
          </w:rPr>
          <w:t>comercio exterior u otros</w:t>
        </w:r>
      </w:ins>
      <w:ins w:id="272" w:author="Valeria Tapia" w:date="2026-09-25T12:16:00Z">
        <w:r w:rsidR="00923FD3" w:rsidRPr="000B072B">
          <w:rPr>
            <w:highlight w:val="cyan"/>
            <w:rPrChange w:id="273" w:author="Valeria Tapia " w:date="2026-10-04T20:57:00Z">
              <w:rPr/>
            </w:rPrChange>
          </w:rPr>
          <w:t xml:space="preserve"> de corresponder</w:t>
        </w:r>
      </w:ins>
      <w:ins w:id="274" w:author="Valeria Tapia" w:date="2026-09-25T11:49:00Z">
        <w:r w:rsidR="00521FA6" w:rsidRPr="000B072B">
          <w:rPr>
            <w:highlight w:val="cyan"/>
            <w:rPrChange w:id="275" w:author="Valeria Tapia " w:date="2026-10-04T20:57:00Z">
              <w:rPr/>
            </w:rPrChange>
          </w:rPr>
          <w:t>.</w:t>
        </w:r>
      </w:ins>
    </w:p>
    <w:p w14:paraId="5E1E2B15" w14:textId="77777777" w:rsidR="00F015B6" w:rsidRDefault="00F015B6" w:rsidP="00DE605E">
      <w:pPr>
        <w:pStyle w:val="Textoindependienteprimerasangra2"/>
        <w:ind w:left="0" w:firstLine="0"/>
        <w:jc w:val="both"/>
        <w:rPr>
          <w:ins w:id="276" w:author="Valeria Tapia" w:date="2026-09-25T11:46:00Z"/>
        </w:rPr>
      </w:pPr>
    </w:p>
    <w:p w14:paraId="70D34892" w14:textId="656EEB0E" w:rsidR="00F015B6" w:rsidRDefault="008974D2" w:rsidP="00F015B6">
      <w:pPr>
        <w:pStyle w:val="Textoindependienteprimerasangra2"/>
        <w:shd w:val="clear" w:color="auto" w:fill="F79646" w:themeFill="accent6"/>
        <w:ind w:left="0" w:firstLine="0"/>
        <w:jc w:val="both"/>
        <w:rPr>
          <w:ins w:id="277" w:author="Rbustamante" w:date="2026-10-05T17:25:00Z"/>
          <w:color w:val="FF0000"/>
          <w:szCs w:val="24"/>
          <w:lang w:val="es-MX"/>
        </w:rPr>
        <w:pPrChange w:id="278" w:author="Brenda Lily Gutierrez Bautista" w:date="2026-10-06T10:52:00Z">
          <w:pPr>
            <w:pStyle w:val="Textoindependienteprimerasangra2"/>
            <w:ind w:left="0" w:firstLine="0"/>
            <w:jc w:val="both"/>
          </w:pPr>
        </w:pPrChange>
      </w:pPr>
      <w:del w:id="279" w:author="Rbustamante" w:date="2026-10-05T17:27:00Z">
        <w:r w:rsidRPr="003559BD" w:rsidDel="00DF1A91">
          <w:rPr>
            <w:b/>
            <w:color w:val="FF0000"/>
            <w:szCs w:val="24"/>
            <w:lang w:val="es-MX"/>
            <w:rPrChange w:id="280" w:author="Renato Lopez Choque" w:date="2026-09-17T17:59:00Z">
              <w:rPr>
                <w:b/>
                <w:szCs w:val="24"/>
                <w:lang w:val="es-MX"/>
              </w:rPr>
            </w:rPrChange>
          </w:rPr>
          <w:delText xml:space="preserve">Aprobación </w:delText>
        </w:r>
      </w:del>
      <w:ins w:id="281" w:author="Rbustamante" w:date="2026-10-05T17:27:00Z">
        <w:r w:rsidR="00DF1A91" w:rsidRPr="003559BD">
          <w:rPr>
            <w:b/>
            <w:color w:val="FF0000"/>
            <w:szCs w:val="24"/>
            <w:lang w:val="es-MX"/>
            <w:rPrChange w:id="282" w:author="Renato Lopez Choque" w:date="2026-09-17T17:59:00Z">
              <w:rPr>
                <w:b/>
                <w:szCs w:val="24"/>
                <w:lang w:val="es-MX"/>
              </w:rPr>
            </w:rPrChange>
          </w:rPr>
          <w:t>Aproba</w:t>
        </w:r>
        <w:r w:rsidR="00DF1A91">
          <w:rPr>
            <w:b/>
            <w:color w:val="FF0000"/>
            <w:szCs w:val="24"/>
            <w:lang w:val="es-MX"/>
          </w:rPr>
          <w:t>dor</w:t>
        </w:r>
        <w:r w:rsidR="00DF1A91" w:rsidRPr="003559BD">
          <w:rPr>
            <w:b/>
            <w:color w:val="FF0000"/>
            <w:szCs w:val="24"/>
            <w:lang w:val="es-MX"/>
            <w:rPrChange w:id="283" w:author="Renato Lopez Choque" w:date="2026-09-17T17:59:00Z">
              <w:rPr>
                <w:b/>
                <w:szCs w:val="24"/>
                <w:lang w:val="es-MX"/>
              </w:rPr>
            </w:rPrChange>
          </w:rPr>
          <w:t xml:space="preserve"> </w:t>
        </w:r>
      </w:ins>
      <w:r w:rsidRPr="003559BD">
        <w:rPr>
          <w:b/>
          <w:color w:val="FF0000"/>
          <w:szCs w:val="24"/>
          <w:lang w:val="es-MX"/>
          <w:rPrChange w:id="284" w:author="Renato Lopez Choque" w:date="2026-09-17T17:59:00Z">
            <w:rPr>
              <w:b/>
              <w:szCs w:val="24"/>
              <w:lang w:val="es-MX"/>
            </w:rPr>
          </w:rPrChange>
        </w:rPr>
        <w:t xml:space="preserve">de Documentos: </w:t>
      </w:r>
      <w:ins w:id="285" w:author="Brenda Lily Gutierrez Bautista" w:date="2026-10-06T10:45:00Z">
        <w:r w:rsidR="00F015B6" w:rsidRPr="00F015B6">
          <w:rPr>
            <w:rFonts w:ascii="Arial" w:eastAsia="Arial" w:hAnsi="Arial" w:cs="Arial"/>
            <w:color w:val="000000"/>
            <w:shd w:val="clear" w:color="auto" w:fill="F79646"/>
            <w:rPrChange w:id="286" w:author="Brenda Lily Gutierrez Bautista" w:date="2026-10-06T10:51:00Z">
              <w:rPr>
                <w:rFonts w:ascii="Arial" w:eastAsia="Arial" w:hAnsi="Arial" w:cs="Arial"/>
                <w:color w:val="000000"/>
              </w:rPr>
            </w:rPrChange>
          </w:rPr>
          <w:t>E</w:t>
        </w:r>
        <w:r w:rsidR="00F015B6" w:rsidRPr="00F015B6">
          <w:rPr>
            <w:color w:val="000000"/>
            <w:shd w:val="clear" w:color="auto" w:fill="F79646"/>
            <w:rPrChange w:id="287" w:author="Brenda Lily Gutierrez Bautista" w:date="2026-10-06T10:51:00Z">
              <w:rPr>
                <w:color w:val="000000"/>
              </w:rPr>
            </w:rPrChange>
          </w:rPr>
          <w:t xml:space="preserve">s un servicio digital integrado a la plataforma de </w:t>
        </w:r>
        <w:r w:rsidR="00F015B6" w:rsidRPr="00F015B6">
          <w:fldChar w:fldCharType="begin"/>
        </w:r>
        <w:r w:rsidR="00F015B6" w:rsidRPr="00F015B6">
          <w:rPr>
            <w:rPrChange w:id="288" w:author="Brenda Lily Gutierrez Bautista" w:date="2026-10-06T10:51:00Z">
              <w:rPr/>
            </w:rPrChange>
          </w:rPr>
          <w:instrText>HYPERLINK "https://agetic.gob.bo/tramites-y-servicios/herramientas-y-servicios-digitales/ciudadania-digital"</w:instrText>
        </w:r>
        <w:r w:rsidR="00F015B6" w:rsidRPr="00F015B6">
          <w:rPr>
            <w:rPrChange w:id="289" w:author="Brenda Lily Gutierrez Bautista" w:date="2026-10-06T10:51:00Z">
              <w:rPr/>
            </w:rPrChange>
          </w:rPr>
          <w:fldChar w:fldCharType="separate"/>
        </w:r>
        <w:r w:rsidR="00F015B6" w:rsidRPr="00F015B6">
          <w:rPr>
            <w:rFonts w:ascii="Arial" w:eastAsia="Arial" w:hAnsi="Arial" w:cs="Arial"/>
            <w:color w:val="000000"/>
            <w:u w:val="single"/>
            <w:shd w:val="clear" w:color="auto" w:fill="F79646"/>
            <w:rPrChange w:id="290" w:author="Brenda Lily Gutierrez Bautista" w:date="2026-10-06T10:51:00Z">
              <w:rPr>
                <w:rFonts w:ascii="Arial" w:eastAsia="Arial" w:hAnsi="Arial" w:cs="Arial"/>
                <w:color w:val="000000"/>
              </w:rPr>
            </w:rPrChange>
          </w:rPr>
          <w:t>Ciudadanía Digital</w:t>
        </w:r>
        <w:r w:rsidR="00F015B6" w:rsidRPr="00F015B6">
          <w:fldChar w:fldCharType="end"/>
        </w:r>
        <w:r w:rsidR="00F015B6" w:rsidRPr="00F015B6">
          <w:rPr>
            <w:color w:val="000000"/>
            <w:shd w:val="clear" w:color="auto" w:fill="F79646"/>
            <w:rPrChange w:id="291" w:author="Brenda Lily Gutierrez Bautista" w:date="2026-10-06T10:51:00Z">
              <w:rPr>
                <w:color w:val="000000"/>
              </w:rPr>
            </w:rPrChange>
          </w:rPr>
          <w:t xml:space="preserve"> que </w:t>
        </w:r>
      </w:ins>
      <w:ins w:id="292" w:author="Brenda Lily Gutierrez Bautista" w:date="2026-10-06T10:47:00Z">
        <w:r w:rsidR="00F015B6" w:rsidRPr="00F015B6">
          <w:t>permite al ciudadano dar su consentimiento sobre el contenido de documentos digitales. Garantiza la integridad, temporalidad y autenticidad de la información. Se realiza a través del Registro de Orden Cronológico e Integridad de Datos. Formatos aceptados: PDF y JSON.</w:t>
        </w:r>
      </w:ins>
    </w:p>
    <w:p w14:paraId="7D0DECBF" w14:textId="77777777" w:rsidR="00DF1A91" w:rsidRDefault="00DF1A91" w:rsidP="00DE605E">
      <w:pPr>
        <w:pStyle w:val="Textoindependienteprimerasangra2"/>
        <w:ind w:left="0" w:firstLine="0"/>
        <w:jc w:val="both"/>
        <w:rPr>
          <w:ins w:id="293" w:author="Rbustamante" w:date="2026-10-05T17:25:00Z"/>
          <w:color w:val="FF0000"/>
          <w:szCs w:val="24"/>
          <w:lang w:val="es-MX"/>
        </w:rPr>
      </w:pPr>
    </w:p>
    <w:p w14:paraId="4B193397" w14:textId="2E2DF950" w:rsidR="00D50847" w:rsidRPr="00D50847" w:rsidRDefault="00D50847" w:rsidP="00DE605E">
      <w:pPr>
        <w:pStyle w:val="Textoindependienteprimerasangra2"/>
        <w:ind w:left="0" w:firstLine="0"/>
        <w:jc w:val="both"/>
        <w:rPr>
          <w:ins w:id="294" w:author="Valeria Tapia" w:date="2026-09-18T09:55:00Z"/>
          <w:b/>
          <w:color w:val="4F81BD" w:themeColor="accent1"/>
          <w:szCs w:val="24"/>
          <w:lang w:val="es-MX"/>
          <w:rPrChange w:id="295" w:author="Valeria Tapia" w:date="2026-09-18T09:55:00Z">
            <w:rPr>
              <w:ins w:id="296" w:author="Valeria Tapia" w:date="2026-09-18T09:55:00Z"/>
              <w:b/>
              <w:szCs w:val="24"/>
              <w:lang w:val="es-MX"/>
            </w:rPr>
          </w:rPrChange>
        </w:rPr>
      </w:pPr>
      <w:ins w:id="297" w:author="Valeria Tapia" w:date="2026-09-18T09:55:00Z">
        <w:r w:rsidRPr="000B072B">
          <w:rPr>
            <w:b/>
            <w:color w:val="4F81BD" w:themeColor="accent1"/>
            <w:szCs w:val="24"/>
            <w:highlight w:val="cyan"/>
            <w:lang w:val="es-MX"/>
            <w:rPrChange w:id="298" w:author="Valeria Tapia " w:date="2026-10-04T20:57:00Z">
              <w:rPr>
                <w:b/>
                <w:szCs w:val="24"/>
                <w:lang w:val="es-MX"/>
              </w:rPr>
            </w:rPrChange>
          </w:rPr>
          <w:t>Administración:</w:t>
        </w:r>
      </w:ins>
    </w:p>
    <w:p w14:paraId="4D6BBC30" w14:textId="7777777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Arancel Aduanero de Importaciones: </w:t>
      </w:r>
      <w:r w:rsidRPr="00F073C2">
        <w:rPr>
          <w:szCs w:val="24"/>
          <w:lang w:val="es-MX"/>
        </w:rPr>
        <w:t>Lista oficial</w:t>
      </w:r>
      <w:r w:rsidRPr="00F073C2">
        <w:rPr>
          <w:b/>
          <w:szCs w:val="24"/>
          <w:lang w:val="es-MX"/>
        </w:rPr>
        <w:t xml:space="preserve"> </w:t>
      </w:r>
      <w:r w:rsidRPr="00F073C2">
        <w:rPr>
          <w:szCs w:val="24"/>
          <w:lang w:val="es-MX"/>
        </w:rPr>
        <w:t>de mercancías que se encuentran estructuradas en forma ordenada e incluye los derechos arancelarios correspondientes a cada mercancía objeto de una operación de comercio exterior.</w:t>
      </w:r>
    </w:p>
    <w:p w14:paraId="491D8692" w14:textId="266211AD" w:rsidR="00DF1A91" w:rsidRDefault="008974D2" w:rsidP="002D21C7">
      <w:pPr>
        <w:pStyle w:val="Textoindependienteprimerasangra2"/>
        <w:shd w:val="clear" w:color="auto" w:fill="F79646" w:themeFill="accent6"/>
        <w:ind w:left="0" w:firstLine="0"/>
        <w:jc w:val="both"/>
        <w:rPr>
          <w:ins w:id="299" w:author="Rbustamante" w:date="2026-10-05T17:29:00Z"/>
          <w:b/>
          <w:color w:val="FF0000"/>
          <w:szCs w:val="24"/>
        </w:rPr>
        <w:pPrChange w:id="300" w:author="Brenda Lily Gutierrez Bautista" w:date="2026-10-06T11:01:00Z">
          <w:pPr>
            <w:pStyle w:val="Textoindependienteprimerasangra2"/>
            <w:ind w:left="0" w:firstLine="0"/>
            <w:jc w:val="both"/>
          </w:pPr>
        </w:pPrChange>
      </w:pPr>
      <w:r w:rsidRPr="003559BD">
        <w:rPr>
          <w:b/>
          <w:color w:val="FF0000"/>
          <w:szCs w:val="24"/>
          <w:rPrChange w:id="301" w:author="Renato Lopez Choque" w:date="2026-09-17T17:59:00Z">
            <w:rPr>
              <w:b/>
              <w:szCs w:val="24"/>
            </w:rPr>
          </w:rPrChange>
        </w:rPr>
        <w:t xml:space="preserve">Autenticación: </w:t>
      </w:r>
      <w:ins w:id="302" w:author="Rbustamante" w:date="2026-10-05T17:29:00Z">
        <w:r w:rsidR="00DF1A91" w:rsidRPr="00DF1A91">
          <w:rPr>
            <w:shd w:val="clear" w:color="auto" w:fill="F79646" w:themeFill="accent6"/>
            <w:rPrChange w:id="303" w:author="Rbustamante" w:date="2026-10-05T17:31:00Z">
              <w:rPr/>
            </w:rPrChange>
          </w:rPr>
          <w:t xml:space="preserve">Función o proceso tecnológico que </w:t>
        </w:r>
        <w:r w:rsidR="00DF1A91" w:rsidRPr="00DF1A91">
          <w:rPr>
            <w:rStyle w:val="Textoennegrita"/>
            <w:rFonts w:ascii="Arial" w:hAnsi="Arial" w:cs="Arial"/>
            <w:b w:val="0"/>
            <w:bCs w:val="0"/>
            <w:shd w:val="clear" w:color="auto" w:fill="F79646" w:themeFill="accent6"/>
            <w:rPrChange w:id="304" w:author="Rbustamante" w:date="2026-10-05T17:31:00Z">
              <w:rPr>
                <w:rStyle w:val="Textoennegrita"/>
                <w:rFonts w:ascii="Arial" w:hAnsi="Arial" w:cs="Arial"/>
                <w:b w:val="0"/>
                <w:bCs w:val="0"/>
              </w:rPr>
            </w:rPrChange>
          </w:rPr>
          <w:t xml:space="preserve">permite identificar y autenticar de manera segura a un </w:t>
        </w:r>
      </w:ins>
      <w:ins w:id="305" w:author="Brenda Lily Gutierrez Bautista" w:date="2026-10-06T11:01:00Z">
        <w:r w:rsidR="002D21C7">
          <w:t>usuario, entidad o sistema</w:t>
        </w:r>
      </w:ins>
      <w:ins w:id="306" w:author="Brenda Lily Gutierrez Bautista" w:date="2026-10-06T11:00:00Z">
        <w:r w:rsidR="002D21C7">
          <w:rPr>
            <w:rStyle w:val="Textoennegrita"/>
            <w:rFonts w:ascii="Arial" w:hAnsi="Arial" w:cs="Arial"/>
            <w:b w:val="0"/>
            <w:bCs w:val="0"/>
            <w:shd w:val="clear" w:color="auto" w:fill="F79646" w:themeFill="accent6"/>
          </w:rPr>
          <w:t xml:space="preserve"> </w:t>
        </w:r>
      </w:ins>
      <w:ins w:id="307" w:author="Rbustamante" w:date="2026-10-05T17:29:00Z">
        <w:del w:id="308" w:author="Brenda Lily Gutierrez Bautista" w:date="2026-10-06T10:57:00Z">
          <w:r w:rsidR="00DF1A91" w:rsidRPr="00DF1A91" w:rsidDel="002D21C7">
            <w:rPr>
              <w:rStyle w:val="Textoennegrita"/>
              <w:rFonts w:ascii="Arial" w:hAnsi="Arial" w:cs="Arial"/>
              <w:b w:val="0"/>
              <w:bCs w:val="0"/>
              <w:shd w:val="clear" w:color="auto" w:fill="F79646" w:themeFill="accent6"/>
              <w:rPrChange w:id="309" w:author="Rbustamante" w:date="2026-10-05T17:31:00Z">
                <w:rPr>
                  <w:rStyle w:val="Textoennegrita"/>
                  <w:rFonts w:ascii="Arial" w:hAnsi="Arial" w:cs="Arial"/>
                  <w:b w:val="0"/>
                  <w:bCs w:val="0"/>
                </w:rPr>
              </w:rPrChange>
            </w:rPr>
            <w:delText xml:space="preserve">ciudadano digital </w:delText>
          </w:r>
        </w:del>
        <w:r w:rsidR="00DF1A91" w:rsidRPr="00DF1A91">
          <w:rPr>
            <w:rStyle w:val="Textoennegrita"/>
            <w:rFonts w:ascii="Arial" w:hAnsi="Arial" w:cs="Arial"/>
            <w:b w:val="0"/>
            <w:bCs w:val="0"/>
            <w:shd w:val="clear" w:color="auto" w:fill="F79646" w:themeFill="accent6"/>
            <w:rPrChange w:id="310" w:author="Rbustamante" w:date="2026-10-05T17:31:00Z">
              <w:rPr>
                <w:rStyle w:val="Textoennegrita"/>
                <w:rFonts w:ascii="Arial" w:hAnsi="Arial" w:cs="Arial"/>
                <w:b w:val="0"/>
                <w:bCs w:val="0"/>
              </w:rPr>
            </w:rPrChange>
          </w:rPr>
          <w:t>dentro de una plataforma en línea</w:t>
        </w:r>
        <w:del w:id="311" w:author="Brenda Lily Gutierrez Bautista" w:date="2026-10-06T10:57:00Z">
          <w:r w:rsidR="00DF1A91" w:rsidRPr="00DF1A91" w:rsidDel="002D21C7">
            <w:rPr>
              <w:rStyle w:val="Textoennegrita"/>
              <w:rFonts w:ascii="Arial" w:hAnsi="Arial" w:cs="Arial"/>
              <w:b w:val="0"/>
              <w:bCs w:val="0"/>
              <w:shd w:val="clear" w:color="auto" w:fill="F79646" w:themeFill="accent6"/>
              <w:rPrChange w:id="312" w:author="Rbustamante" w:date="2026-10-05T17:31:00Z">
                <w:rPr>
                  <w:rStyle w:val="Textoennegrita"/>
                  <w:rFonts w:ascii="Arial" w:hAnsi="Arial" w:cs="Arial"/>
                  <w:b w:val="0"/>
                  <w:bCs w:val="0"/>
                </w:rPr>
              </w:rPrChange>
            </w:rPr>
            <w:delText xml:space="preserve"> específica</w:delText>
          </w:r>
        </w:del>
      </w:ins>
      <w:ins w:id="313" w:author="Rbustamante" w:date="2026-10-05T17:30:00Z">
        <w:r w:rsidR="00DF1A91" w:rsidRPr="00DF1A91">
          <w:rPr>
            <w:rStyle w:val="Textoennegrita"/>
            <w:rFonts w:ascii="Arial" w:hAnsi="Arial" w:cs="Arial"/>
            <w:b w:val="0"/>
            <w:bCs w:val="0"/>
            <w:shd w:val="clear" w:color="auto" w:fill="F79646" w:themeFill="accent6"/>
            <w:rPrChange w:id="314" w:author="Rbustamante" w:date="2026-10-05T17:31:00Z">
              <w:rPr>
                <w:rStyle w:val="Textoennegrita"/>
                <w:rFonts w:ascii="Arial" w:hAnsi="Arial" w:cs="Arial"/>
                <w:b w:val="0"/>
                <w:bCs w:val="0"/>
              </w:rPr>
            </w:rPrChange>
          </w:rPr>
          <w:t xml:space="preserve">. </w:t>
        </w:r>
        <w:r w:rsidR="00DF1A91" w:rsidRPr="00DF1A91">
          <w:rPr>
            <w:shd w:val="clear" w:color="auto" w:fill="F79646" w:themeFill="accent6"/>
            <w:rPrChange w:id="315" w:author="Rbustamante" w:date="2026-10-05T17:31:00Z">
              <w:rPr/>
            </w:rPrChange>
          </w:rPr>
          <w:t xml:space="preserve">A través de este mecanismo, el Estado boliviano </w:t>
        </w:r>
        <w:r w:rsidR="00DF1A91" w:rsidRPr="00DF1A91">
          <w:rPr>
            <w:rStyle w:val="Textoennegrita"/>
            <w:rFonts w:ascii="Arial" w:hAnsi="Arial" w:cs="Arial"/>
            <w:shd w:val="clear" w:color="auto" w:fill="F79646" w:themeFill="accent6"/>
            <w:rPrChange w:id="316" w:author="Rbustamante" w:date="2026-10-05T17:31:00Z">
              <w:rPr>
                <w:rStyle w:val="Textoennegrita"/>
                <w:rFonts w:ascii="Arial" w:hAnsi="Arial" w:cs="Arial"/>
              </w:rPr>
            </w:rPrChange>
          </w:rPr>
          <w:t>garantiza la validez de la identidad del usuario</w:t>
        </w:r>
        <w:r w:rsidR="00DF1A91" w:rsidRPr="00DF1A91">
          <w:rPr>
            <w:shd w:val="clear" w:color="auto" w:fill="F79646" w:themeFill="accent6"/>
            <w:rPrChange w:id="317" w:author="Rbustamante" w:date="2026-10-05T17:31:00Z">
              <w:rPr/>
            </w:rPrChange>
          </w:rPr>
          <w:t xml:space="preserve">, asegurando que la persona que interactúa con las plataformas </w:t>
        </w:r>
      </w:ins>
      <w:ins w:id="318" w:author="Brenda Lily Gutierrez Bautista" w:date="2026-10-06T10:57:00Z">
        <w:r w:rsidR="002D21C7">
          <w:rPr>
            <w:shd w:val="clear" w:color="auto" w:fill="F79646" w:themeFill="accent6"/>
          </w:rPr>
          <w:t>de la AN</w:t>
        </w:r>
      </w:ins>
      <w:ins w:id="319" w:author="Rbustamante" w:date="2026-10-05T17:30:00Z">
        <w:del w:id="320" w:author="Brenda Lily Gutierrez Bautista" w:date="2026-10-06T10:57:00Z">
          <w:r w:rsidR="00DF1A91" w:rsidRPr="00DF1A91" w:rsidDel="002D21C7">
            <w:rPr>
              <w:shd w:val="clear" w:color="auto" w:fill="F79646" w:themeFill="accent6"/>
              <w:rPrChange w:id="321" w:author="Rbustamante" w:date="2026-10-05T17:31:00Z">
                <w:rPr/>
              </w:rPrChange>
            </w:rPr>
            <w:delText>estatales</w:delText>
          </w:r>
        </w:del>
        <w:r w:rsidR="00DF1A91" w:rsidRPr="00DF1A91">
          <w:rPr>
            <w:shd w:val="clear" w:color="auto" w:fill="F79646" w:themeFill="accent6"/>
            <w:rPrChange w:id="322" w:author="Rbustamante" w:date="2026-10-05T17:31:00Z">
              <w:rPr/>
            </w:rPrChange>
          </w:rPr>
          <w:t xml:space="preserve"> es quien dice ser, con el fin de proteger la seguridad de la información y de los sistemas informáticos.</w:t>
        </w:r>
      </w:ins>
    </w:p>
    <w:p w14:paraId="4F67102C" w14:textId="4693BFB6" w:rsidR="00DF1A91" w:rsidRDefault="00DF1A91" w:rsidP="00DE605E">
      <w:pPr>
        <w:pStyle w:val="Textoindependienteprimerasangra2"/>
        <w:ind w:left="0" w:firstLine="0"/>
        <w:jc w:val="both"/>
        <w:rPr>
          <w:ins w:id="323" w:author="Brenda Lily Gutierrez Bautista" w:date="2026-10-06T11:00:00Z"/>
          <w:b/>
          <w:color w:val="FF0000"/>
          <w:szCs w:val="24"/>
        </w:rPr>
      </w:pPr>
    </w:p>
    <w:p w14:paraId="2D2E7CD0" w14:textId="7BD1B4D6" w:rsidR="002D21C7" w:rsidDel="002D21C7" w:rsidRDefault="002D21C7" w:rsidP="00DE605E">
      <w:pPr>
        <w:pStyle w:val="Textoindependienteprimerasangra2"/>
        <w:ind w:left="0" w:firstLine="0"/>
        <w:jc w:val="both"/>
        <w:rPr>
          <w:ins w:id="324" w:author="Rbustamante" w:date="2026-10-05T17:29:00Z"/>
          <w:del w:id="325" w:author="Brenda Lily Gutierrez Bautista" w:date="2026-10-06T11:01:00Z"/>
          <w:b/>
          <w:color w:val="FF0000"/>
          <w:szCs w:val="24"/>
        </w:rPr>
      </w:pPr>
    </w:p>
    <w:p w14:paraId="3FE4506F" w14:textId="77777777" w:rsidR="00DF1A91" w:rsidRDefault="00DF1A91" w:rsidP="00DE605E">
      <w:pPr>
        <w:pStyle w:val="Textoindependienteprimerasangra2"/>
        <w:ind w:left="0" w:firstLine="0"/>
        <w:jc w:val="both"/>
        <w:rPr>
          <w:ins w:id="326" w:author="Rbustamante" w:date="2026-10-05T17:29:00Z"/>
          <w:b/>
          <w:color w:val="FF0000"/>
          <w:szCs w:val="24"/>
        </w:rPr>
      </w:pPr>
    </w:p>
    <w:p w14:paraId="391F666A" w14:textId="4771796A" w:rsidR="008974D2" w:rsidRPr="003559BD" w:rsidDel="002D21C7" w:rsidRDefault="008974D2" w:rsidP="00DE605E">
      <w:pPr>
        <w:pStyle w:val="Textoindependienteprimerasangra2"/>
        <w:ind w:left="0" w:firstLine="0"/>
        <w:jc w:val="both"/>
        <w:rPr>
          <w:del w:id="327" w:author="Brenda Lily Gutierrez Bautista" w:date="2026-10-06T10:58:00Z"/>
          <w:color w:val="FF0000"/>
          <w:szCs w:val="24"/>
        </w:rPr>
      </w:pPr>
      <w:del w:id="328" w:author="Brenda Lily Gutierrez Bautista" w:date="2026-10-06T10:58:00Z">
        <w:r w:rsidRPr="003559BD" w:rsidDel="002D21C7">
          <w:rPr>
            <w:color w:val="FF0000"/>
            <w:szCs w:val="24"/>
            <w:rPrChange w:id="329" w:author="Renato Lopez Choque" w:date="2026-09-17T17:59:00Z">
              <w:rPr>
                <w:szCs w:val="24"/>
              </w:rPr>
            </w:rPrChange>
          </w:rPr>
          <w:delText>Mecanismo mediante el cual se verifica la identidad de un usuario, dispositivo o entidad que intenta acceder a un sistema o recurso protegido. Su propósito es asegurarse de que la persona o entidad que solicita acceso es quien dice ser, garantizando que solo los usuarios autorizados puedan interactuar con el sistema.</w:delText>
        </w:r>
      </w:del>
    </w:p>
    <w:p w14:paraId="04A8B658" w14:textId="7777777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Autorización Previa: </w:t>
      </w:r>
      <w:r w:rsidRPr="00F073C2">
        <w:rPr>
          <w:szCs w:val="24"/>
          <w:lang w:val="es-MX"/>
        </w:rPr>
        <w:t>Documento soporte para el despacho aduanero, emitido por la entidad pública competente nacional, que deberá estar vigente al momento del ingreso de la mercancía a territorio nacional.</w:t>
      </w:r>
    </w:p>
    <w:p w14:paraId="57680C88" w14:textId="77777777" w:rsidR="008974D2" w:rsidRPr="00F073C2" w:rsidRDefault="008974D2" w:rsidP="00DE605E">
      <w:pPr>
        <w:pStyle w:val="Textoindependienteprimerasangra2"/>
        <w:ind w:left="0" w:firstLine="0"/>
        <w:jc w:val="both"/>
        <w:rPr>
          <w:rFonts w:cs="DejaVu Sans"/>
          <w:b/>
          <w:szCs w:val="24"/>
        </w:rPr>
      </w:pPr>
      <w:r w:rsidRPr="00F073C2">
        <w:rPr>
          <w:b/>
          <w:szCs w:val="24"/>
          <w:lang w:val="es-MX"/>
        </w:rPr>
        <w:lastRenderedPageBreak/>
        <w:t>Buscador Arancelario</w:t>
      </w:r>
      <w:r w:rsidRPr="00F073C2">
        <w:rPr>
          <w:szCs w:val="24"/>
          <w:lang w:val="es-MX"/>
        </w:rPr>
        <w:t xml:space="preserve">: </w:t>
      </w:r>
      <w:r w:rsidRPr="00F073C2">
        <w:rPr>
          <w:szCs w:val="24"/>
        </w:rPr>
        <w:t xml:space="preserve">Herramienta que permite identificar </w:t>
      </w:r>
      <w:r w:rsidRPr="006755B5">
        <w:rPr>
          <w:szCs w:val="24"/>
        </w:rPr>
        <w:t xml:space="preserve">el código o </w:t>
      </w:r>
      <w:r w:rsidRPr="00F073C2">
        <w:rPr>
          <w:szCs w:val="24"/>
        </w:rPr>
        <w:t>los códigos arancelarios de las mercancías, documentos requeridos para la exportación e importación de manera referencial, rápida y sencilla.</w:t>
      </w:r>
      <w:r w:rsidRPr="006755B5">
        <w:rPr>
          <w:rFonts w:cs="DejaVu Sans"/>
          <w:b/>
          <w:szCs w:val="24"/>
        </w:rPr>
        <w:t xml:space="preserve"> </w:t>
      </w:r>
    </w:p>
    <w:p w14:paraId="4DB5B0F2" w14:textId="77777777" w:rsidR="008974D2" w:rsidRPr="00F073C2" w:rsidRDefault="008974D2" w:rsidP="00DE605E">
      <w:pPr>
        <w:pStyle w:val="Textoindependienteprimerasangra2"/>
        <w:ind w:left="0" w:firstLine="0"/>
        <w:jc w:val="both"/>
        <w:rPr>
          <w:rFonts w:cs="DejaVu Sans"/>
          <w:szCs w:val="24"/>
        </w:rPr>
      </w:pPr>
      <w:r w:rsidRPr="00F073C2">
        <w:rPr>
          <w:rFonts w:cs="DejaVu Sans"/>
          <w:b/>
          <w:szCs w:val="24"/>
        </w:rPr>
        <w:t xml:space="preserve">Certificación: </w:t>
      </w:r>
      <w:r w:rsidRPr="00F073C2">
        <w:rPr>
          <w:rFonts w:cs="DejaVu Sans"/>
          <w:szCs w:val="24"/>
        </w:rPr>
        <w:t>Documento soporte para el despacho aduanero emitido por la entidad pública competente nacional, el cual debe estar vigente al momento de la aceptación de la declaración de mercancías.</w:t>
      </w:r>
    </w:p>
    <w:p w14:paraId="0AE8E7BC" w14:textId="3CE35549" w:rsidR="00DF1A91" w:rsidRDefault="008974D2">
      <w:pPr>
        <w:pStyle w:val="Textoindependienteprimerasangra2"/>
        <w:shd w:val="clear" w:color="auto" w:fill="F79646" w:themeFill="accent6"/>
        <w:ind w:left="0" w:firstLine="0"/>
        <w:jc w:val="both"/>
        <w:rPr>
          <w:ins w:id="330" w:author="Rbustamante" w:date="2026-10-05T17:31:00Z"/>
          <w:rFonts w:cs="DejaVu Sans"/>
          <w:b/>
          <w:color w:val="FF0000"/>
          <w:szCs w:val="24"/>
        </w:rPr>
        <w:pPrChange w:id="331" w:author="Rbustamante" w:date="2026-10-05T17:32:00Z">
          <w:pPr>
            <w:pStyle w:val="Textoindependienteprimerasangra2"/>
            <w:ind w:left="0" w:firstLine="0"/>
            <w:jc w:val="both"/>
          </w:pPr>
        </w:pPrChange>
      </w:pPr>
      <w:r w:rsidRPr="003559BD">
        <w:rPr>
          <w:rFonts w:cs="DejaVu Sans"/>
          <w:b/>
          <w:color w:val="FF0000"/>
          <w:szCs w:val="24"/>
          <w:rPrChange w:id="332" w:author="Renato Lopez Choque" w:date="2026-09-17T18:00:00Z">
            <w:rPr>
              <w:rFonts w:cs="DejaVu Sans"/>
              <w:b/>
              <w:szCs w:val="24"/>
            </w:rPr>
          </w:rPrChange>
        </w:rPr>
        <w:t xml:space="preserve">Ciudadanía Digital: </w:t>
      </w:r>
      <w:ins w:id="333" w:author="Rbustamante" w:date="2026-10-05T17:31:00Z">
        <w:r w:rsidR="00DF1A91">
          <w:t>I</w:t>
        </w:r>
        <w:r w:rsidR="00DF1A91">
          <w:rPr>
            <w:rStyle w:val="Textoennegrita"/>
            <w:rFonts w:ascii="Arial" w:hAnsi="Arial" w:cs="Arial"/>
            <w:b w:val="0"/>
            <w:bCs w:val="0"/>
          </w:rPr>
          <w:t>dentidad digital de las y los ciudadanos bolivianos</w:t>
        </w:r>
        <w:r w:rsidR="00DF1A91">
          <w:t xml:space="preserve">, la cual consiste en una herramienta que permite </w:t>
        </w:r>
        <w:r w:rsidR="00DF1A91">
          <w:rPr>
            <w:rStyle w:val="Textoennegrita"/>
            <w:rFonts w:ascii="Arial" w:hAnsi="Arial" w:cs="Arial"/>
          </w:rPr>
          <w:t>interactuar con el Estado a través de servicios digitales</w:t>
        </w:r>
        <w:r w:rsidR="00DF1A91">
          <w:t xml:space="preserve"> para ejercer derechos y cumplir deberes en línea de forma simple, rápida y segura.</w:t>
        </w:r>
      </w:ins>
    </w:p>
    <w:p w14:paraId="65A8898F" w14:textId="77777777" w:rsidR="00DF1A91" w:rsidRDefault="00DF1A91" w:rsidP="00DE605E">
      <w:pPr>
        <w:pStyle w:val="Textoindependienteprimerasangra2"/>
        <w:ind w:left="0" w:firstLine="0"/>
        <w:jc w:val="both"/>
        <w:rPr>
          <w:ins w:id="334" w:author="Rbustamante" w:date="2026-10-05T17:31:00Z"/>
          <w:rFonts w:cs="DejaVu Sans"/>
          <w:b/>
          <w:color w:val="FF0000"/>
          <w:szCs w:val="24"/>
        </w:rPr>
      </w:pPr>
    </w:p>
    <w:p w14:paraId="0DB216C2" w14:textId="77777777" w:rsidR="00DF1A91" w:rsidRDefault="00DF1A91" w:rsidP="00DE605E">
      <w:pPr>
        <w:pStyle w:val="Textoindependienteprimerasangra2"/>
        <w:ind w:left="0" w:firstLine="0"/>
        <w:jc w:val="both"/>
        <w:rPr>
          <w:ins w:id="335" w:author="Rbustamante" w:date="2026-10-05T17:31:00Z"/>
          <w:rFonts w:cs="DejaVu Sans"/>
          <w:b/>
          <w:color w:val="FF0000"/>
          <w:szCs w:val="24"/>
        </w:rPr>
      </w:pPr>
    </w:p>
    <w:p w14:paraId="041FC1DC" w14:textId="77777777" w:rsidR="00DF1A91" w:rsidRDefault="00DF1A91" w:rsidP="00DE605E">
      <w:pPr>
        <w:pStyle w:val="Textoindependienteprimerasangra2"/>
        <w:ind w:left="0" w:firstLine="0"/>
        <w:jc w:val="both"/>
        <w:rPr>
          <w:ins w:id="336" w:author="Rbustamante" w:date="2026-10-05T17:31:00Z"/>
          <w:rFonts w:cs="DejaVu Sans"/>
          <w:b/>
          <w:color w:val="FF0000"/>
          <w:szCs w:val="24"/>
        </w:rPr>
      </w:pPr>
    </w:p>
    <w:p w14:paraId="4E521133" w14:textId="240EC501" w:rsidR="008974D2" w:rsidRDefault="008974D2" w:rsidP="00DE605E">
      <w:pPr>
        <w:pStyle w:val="Textoindependienteprimerasangra2"/>
        <w:ind w:left="0" w:firstLine="0"/>
        <w:jc w:val="both"/>
        <w:rPr>
          <w:ins w:id="337" w:author="Rbustamante" w:date="2026-10-05T17:32:00Z"/>
          <w:color w:val="FF0000"/>
          <w:szCs w:val="24"/>
          <w:shd w:val="clear" w:color="auto" w:fill="FFFFFF"/>
        </w:rPr>
      </w:pPr>
      <w:r w:rsidRPr="002D21C7">
        <w:rPr>
          <w:strike/>
          <w:color w:val="FF0000"/>
          <w:szCs w:val="24"/>
          <w:shd w:val="clear" w:color="auto" w:fill="FFFFFF"/>
          <w:rPrChange w:id="338" w:author="Brenda Lily Gutierrez Bautista" w:date="2026-10-06T11:02:00Z">
            <w:rPr>
              <w:szCs w:val="24"/>
              <w:shd w:val="clear" w:color="auto" w:fill="FFFFFF"/>
            </w:rPr>
          </w:rPrChange>
        </w:rPr>
        <w:t>Consiste en el ejercicio de derechos y deberes a través del uso de tecnologías de información y comunicación en la interacción de las personas con las entidades públicas y privadas que presten servicios públicos delegados por el Estado</w:t>
      </w:r>
      <w:r w:rsidRPr="003559BD">
        <w:rPr>
          <w:color w:val="FF0000"/>
          <w:szCs w:val="24"/>
          <w:shd w:val="clear" w:color="auto" w:fill="FFFFFF"/>
          <w:rPrChange w:id="339" w:author="Renato Lopez Choque" w:date="2026-09-17T18:00:00Z">
            <w:rPr>
              <w:szCs w:val="24"/>
              <w:shd w:val="clear" w:color="auto" w:fill="FFFFFF"/>
            </w:rPr>
          </w:rPrChange>
        </w:rPr>
        <w:t>.</w:t>
      </w:r>
    </w:p>
    <w:p w14:paraId="784BB818" w14:textId="77777777" w:rsidR="00DF1A91" w:rsidRPr="003559BD" w:rsidRDefault="00DF1A91" w:rsidP="00DE605E">
      <w:pPr>
        <w:pStyle w:val="Textoindependienteprimerasangra2"/>
        <w:ind w:left="0" w:firstLine="0"/>
        <w:jc w:val="both"/>
        <w:rPr>
          <w:color w:val="FF0000"/>
          <w:szCs w:val="24"/>
          <w:shd w:val="clear" w:color="auto" w:fill="FFFFFF"/>
          <w:rPrChange w:id="340" w:author="Renato Lopez Choque" w:date="2026-09-17T18:00:00Z">
            <w:rPr>
              <w:szCs w:val="24"/>
              <w:shd w:val="clear" w:color="auto" w:fill="FFFFFF"/>
            </w:rPr>
          </w:rPrChange>
        </w:rPr>
      </w:pPr>
    </w:p>
    <w:p w14:paraId="3D6AB0D6" w14:textId="5279D45C" w:rsidR="008974D2" w:rsidRDefault="008974D2" w:rsidP="00DE605E">
      <w:pPr>
        <w:pStyle w:val="Textoindependienteprimerasangra2"/>
        <w:ind w:left="0" w:firstLine="0"/>
        <w:jc w:val="both"/>
        <w:rPr>
          <w:ins w:id="341" w:author="Brenda Lily Gutierrez Bautista" w:date="2026-10-06T11:07:00Z"/>
          <w:strike/>
          <w:color w:val="FF0000"/>
        </w:rPr>
      </w:pPr>
      <w:r w:rsidRPr="008012DD">
        <w:rPr>
          <w:b/>
          <w:strike/>
          <w:color w:val="FF0000"/>
          <w:szCs w:val="24"/>
          <w:shd w:val="clear" w:color="auto" w:fill="F79646" w:themeFill="accent6"/>
          <w:lang w:val="es-MX"/>
          <w:rPrChange w:id="342" w:author="Brenda Lily Gutierrez Bautista" w:date="2026-10-06T11:09:00Z">
            <w:rPr>
              <w:b/>
              <w:szCs w:val="24"/>
              <w:lang w:val="es-MX"/>
            </w:rPr>
          </w:rPrChange>
        </w:rPr>
        <w:t xml:space="preserve">Contingencia: </w:t>
      </w:r>
      <w:r w:rsidRPr="008012DD">
        <w:rPr>
          <w:strike/>
          <w:color w:val="FF0000"/>
          <w:shd w:val="clear" w:color="auto" w:fill="F79646" w:themeFill="accent6"/>
          <w:rPrChange w:id="343" w:author="Brenda Lily Gutierrez Bautista" w:date="2026-10-06T11:09:00Z">
            <w:rPr/>
          </w:rPrChange>
        </w:rPr>
        <w:t>Situación o evento</w:t>
      </w:r>
      <w:ins w:id="344" w:author="Rbustamante" w:date="2026-10-05T17:54:00Z">
        <w:r w:rsidR="00E20727" w:rsidRPr="008012DD">
          <w:rPr>
            <w:strike/>
            <w:color w:val="FF0000"/>
            <w:shd w:val="clear" w:color="auto" w:fill="F79646" w:themeFill="accent6"/>
            <w:rPrChange w:id="345" w:author="Brenda Lily Gutierrez Bautista" w:date="2026-10-06T11:09:00Z">
              <w:rPr>
                <w:color w:val="FF0000"/>
              </w:rPr>
            </w:rPrChange>
          </w:rPr>
          <w:t xml:space="preserve"> futuro</w:t>
        </w:r>
      </w:ins>
      <w:r w:rsidRPr="008012DD">
        <w:rPr>
          <w:strike/>
          <w:color w:val="FF0000"/>
          <w:shd w:val="clear" w:color="auto" w:fill="F79646" w:themeFill="accent6"/>
          <w:rPrChange w:id="346" w:author="Brenda Lily Gutierrez Bautista" w:date="2026-10-06T11:09:00Z">
            <w:rPr/>
          </w:rPrChange>
        </w:rPr>
        <w:t xml:space="preserve"> potencial e incierto que</w:t>
      </w:r>
      <w:ins w:id="347" w:author="Rbustamante" w:date="2026-10-05T17:56:00Z">
        <w:r w:rsidR="0003106B" w:rsidRPr="008012DD">
          <w:rPr>
            <w:strike/>
            <w:color w:val="FF0000"/>
            <w:shd w:val="clear" w:color="auto" w:fill="F79646" w:themeFill="accent6"/>
            <w:rPrChange w:id="348" w:author="Brenda Lily Gutierrez Bautista" w:date="2026-10-06T11:09:00Z">
              <w:rPr>
                <w:color w:val="FF0000"/>
              </w:rPr>
            </w:rPrChange>
          </w:rPr>
          <w:t xml:space="preserve"> </w:t>
        </w:r>
        <w:r w:rsidR="0003106B" w:rsidRPr="008012DD">
          <w:rPr>
            <w:strike/>
            <w:shd w:val="clear" w:color="auto" w:fill="F79646" w:themeFill="accent6"/>
            <w:rPrChange w:id="349" w:author="Brenda Lily Gutierrez Bautista" w:date="2026-10-06T11:09:00Z">
              <w:rPr/>
            </w:rPrChange>
          </w:rPr>
          <w:t>impida el uso de la plataforma VUCE.</w:t>
        </w:r>
        <w:del w:id="350" w:author="Brenda Lily Gutierrez Bautista" w:date="2026-10-06T11:03:00Z">
          <w:r w:rsidR="0003106B" w:rsidRPr="008012DD" w:rsidDel="00042AE3">
            <w:rPr>
              <w:strike/>
              <w:shd w:val="clear" w:color="auto" w:fill="F79646" w:themeFill="accent6"/>
              <w:rPrChange w:id="351" w:author="Brenda Lily Gutierrez Bautista" w:date="2026-10-06T11:09:00Z">
                <w:rPr/>
              </w:rPrChange>
            </w:rPr>
            <w:delText>.</w:delText>
          </w:r>
        </w:del>
      </w:ins>
      <w:r w:rsidRPr="003559BD">
        <w:rPr>
          <w:color w:val="FF0000"/>
          <w:rPrChange w:id="352" w:author="Renato Lopez Choque" w:date="2026-09-17T18:00:00Z">
            <w:rPr/>
          </w:rPrChange>
        </w:rPr>
        <w:t xml:space="preserve"> </w:t>
      </w:r>
      <w:r w:rsidRPr="00E20727">
        <w:rPr>
          <w:strike/>
          <w:color w:val="FF0000"/>
          <w:rPrChange w:id="353" w:author="Rbustamante" w:date="2026-10-05T17:54:00Z">
            <w:rPr/>
          </w:rPrChange>
        </w:rPr>
        <w:t xml:space="preserve">podría ocurrir en el futuro y que </w:t>
      </w:r>
      <w:r w:rsidRPr="0003106B">
        <w:rPr>
          <w:strike/>
          <w:color w:val="FF0000"/>
          <w:rPrChange w:id="354" w:author="Rbustamante" w:date="2026-10-05T17:55:00Z">
            <w:rPr/>
          </w:rPrChange>
        </w:rPr>
        <w:t>requiere planificación para mitigar sus posibles efectos. Implica la preparación de estrategias o medidas alternativas para enfrentar problemas imprevistos, minimizar impactos negativos y garantizar la continuidad de operaciones.</w:t>
      </w:r>
    </w:p>
    <w:p w14:paraId="3746679D" w14:textId="0FDF3A16" w:rsidR="008012DD" w:rsidRDefault="008012DD" w:rsidP="00DE605E">
      <w:pPr>
        <w:pStyle w:val="Textoindependienteprimerasangra2"/>
        <w:ind w:left="0" w:firstLine="0"/>
        <w:jc w:val="both"/>
        <w:rPr>
          <w:ins w:id="355" w:author="Brenda Lily Gutierrez Bautista" w:date="2026-10-06T11:07:00Z"/>
          <w:strike/>
          <w:color w:val="FF0000"/>
        </w:rPr>
      </w:pPr>
    </w:p>
    <w:p w14:paraId="01C40C27" w14:textId="4FD45918" w:rsidR="008012DD" w:rsidRDefault="008012DD" w:rsidP="008012DD">
      <w:pPr>
        <w:pStyle w:val="Textoindependienteprimerasangra2"/>
        <w:shd w:val="clear" w:color="auto" w:fill="F79646" w:themeFill="accent6"/>
        <w:ind w:left="0" w:firstLine="0"/>
        <w:jc w:val="both"/>
        <w:rPr>
          <w:ins w:id="356" w:author="Brenda Lily Gutierrez Bautista" w:date="2026-10-06T11:07:00Z"/>
        </w:rPr>
        <w:pPrChange w:id="357" w:author="Brenda Lily Gutierrez Bautista" w:date="2026-10-06T11:09:00Z">
          <w:pPr>
            <w:pStyle w:val="Textoindependienteprimerasangra2"/>
            <w:ind w:left="0" w:firstLine="0"/>
            <w:jc w:val="both"/>
          </w:pPr>
        </w:pPrChange>
      </w:pPr>
      <w:ins w:id="358" w:author="Brenda Lily Gutierrez Bautista" w:date="2026-10-06T11:07:00Z">
        <w:r>
          <w:t>Contingencia: Situació</w:t>
        </w:r>
        <w:r>
          <w:t xml:space="preserve">n imprevista o de fuerza mayor </w:t>
        </w:r>
        <w:r>
          <w:t>sea por fall</w:t>
        </w:r>
        <w:r>
          <w:t>a técnica, corte de suministro</w:t>
        </w:r>
        <w:r>
          <w:t>, desast</w:t>
        </w:r>
        <w:r>
          <w:t>re natural u otra causa análoga</w:t>
        </w:r>
        <w:r>
          <w:t xml:space="preserve"> que impida o dificulte temporalmente la operación normal de </w:t>
        </w:r>
      </w:ins>
      <w:ins w:id="359" w:author="Brenda Lily Gutierrez Bautista" w:date="2026-10-06T11:09:00Z">
        <w:r>
          <w:t xml:space="preserve">la VUCE </w:t>
        </w:r>
      </w:ins>
      <w:ins w:id="360" w:author="Brenda Lily Gutierrez Bautista" w:date="2026-10-06T11:07:00Z">
        <w:r>
          <w:t>o de sus servicios interoperados. Cuando la interrupción alcance o se prevea superar los plazos establecidos en el presente Reglamento, se activará el Plan de Contingencia</w:t>
        </w:r>
      </w:ins>
      <w:ins w:id="361" w:author="Brenda Lily Gutierrez Bautista" w:date="2026-10-06T11:11:00Z">
        <w:r>
          <w:t xml:space="preserve"> </w:t>
        </w:r>
      </w:ins>
      <w:ins w:id="362" w:author="Brenda Lily Gutierrez Bautista" w:date="2026-10-06T11:07:00Z">
        <w:r>
          <w:t xml:space="preserve"> correspondiente.</w:t>
        </w:r>
      </w:ins>
    </w:p>
    <w:p w14:paraId="2000DB40" w14:textId="4851FF7D" w:rsidR="008012DD" w:rsidRDefault="008012DD" w:rsidP="00DE605E">
      <w:pPr>
        <w:pStyle w:val="Textoindependienteprimerasangra2"/>
        <w:ind w:left="0" w:firstLine="0"/>
        <w:jc w:val="both"/>
        <w:rPr>
          <w:ins w:id="363" w:author="Brenda Lily Gutierrez Bautista" w:date="2026-10-06T11:16:00Z"/>
          <w:color w:val="FF0000"/>
          <w:szCs w:val="24"/>
          <w:lang w:val="es-MX"/>
        </w:rPr>
      </w:pPr>
    </w:p>
    <w:p w14:paraId="0CC32885" w14:textId="4009FB61" w:rsidR="006273E2" w:rsidRDefault="006273E2" w:rsidP="00DE605E">
      <w:pPr>
        <w:pStyle w:val="Textoindependienteprimerasangra2"/>
        <w:ind w:left="0" w:firstLine="0"/>
        <w:jc w:val="both"/>
        <w:rPr>
          <w:ins w:id="364" w:author="Brenda Lily Gutierrez Bautista" w:date="2026-10-06T11:16:00Z"/>
          <w:color w:val="FF0000"/>
          <w:szCs w:val="24"/>
          <w:lang w:val="es-MX"/>
        </w:rPr>
      </w:pPr>
    </w:p>
    <w:p w14:paraId="59FD7D65" w14:textId="0F7A5715" w:rsidR="006273E2" w:rsidRDefault="006273E2" w:rsidP="00DE605E">
      <w:pPr>
        <w:pStyle w:val="Textoindependienteprimerasangra2"/>
        <w:ind w:left="0" w:firstLine="0"/>
        <w:jc w:val="both"/>
        <w:rPr>
          <w:ins w:id="365" w:author="Brenda Lily Gutierrez Bautista" w:date="2026-10-06T11:16:00Z"/>
          <w:color w:val="FF0000"/>
          <w:szCs w:val="24"/>
          <w:lang w:val="es-MX"/>
        </w:rPr>
      </w:pPr>
    </w:p>
    <w:p w14:paraId="636B8C88" w14:textId="6FE1765D" w:rsidR="006273E2" w:rsidRDefault="006273E2" w:rsidP="00DE605E">
      <w:pPr>
        <w:pStyle w:val="Textoindependienteprimerasangra2"/>
        <w:ind w:left="0" w:firstLine="0"/>
        <w:jc w:val="both"/>
        <w:rPr>
          <w:ins w:id="366" w:author="Brenda Lily Gutierrez Bautista" w:date="2026-10-06T11:16:00Z"/>
          <w:color w:val="FF0000"/>
          <w:szCs w:val="24"/>
          <w:lang w:val="es-MX"/>
        </w:rPr>
      </w:pPr>
    </w:p>
    <w:p w14:paraId="3786C61F" w14:textId="77777777" w:rsidR="006273E2" w:rsidRPr="003559BD" w:rsidRDefault="006273E2" w:rsidP="00DE605E">
      <w:pPr>
        <w:pStyle w:val="Textoindependienteprimerasangra2"/>
        <w:ind w:left="0" w:firstLine="0"/>
        <w:jc w:val="both"/>
        <w:rPr>
          <w:color w:val="FF0000"/>
          <w:szCs w:val="24"/>
          <w:lang w:val="es-MX"/>
          <w:rPrChange w:id="367" w:author="Renato Lopez Choque" w:date="2026-09-17T18:00:00Z">
            <w:rPr>
              <w:szCs w:val="24"/>
              <w:lang w:val="es-MX"/>
            </w:rPr>
          </w:rPrChange>
        </w:rPr>
      </w:pPr>
    </w:p>
    <w:p w14:paraId="410EDD61" w14:textId="4F8CCBD7" w:rsidR="008974D2" w:rsidRPr="006273E2" w:rsidRDefault="008974D2" w:rsidP="00DE605E">
      <w:pPr>
        <w:pStyle w:val="Textoindependienteprimerasangra2"/>
        <w:ind w:left="0" w:firstLine="0"/>
        <w:jc w:val="both"/>
        <w:rPr>
          <w:ins w:id="368" w:author="Brenda Lily Gutierrez Bautista" w:date="2026-10-06T11:16:00Z"/>
          <w:strike/>
          <w:color w:val="FF0000"/>
          <w:szCs w:val="24"/>
          <w:lang w:val="es-MX"/>
          <w:rPrChange w:id="369" w:author="Brenda Lily Gutierrez Bautista" w:date="2026-10-06T11:19:00Z">
            <w:rPr>
              <w:ins w:id="370" w:author="Brenda Lily Gutierrez Bautista" w:date="2026-10-06T11:16:00Z"/>
              <w:color w:val="FF0000"/>
              <w:szCs w:val="24"/>
              <w:lang w:val="es-MX"/>
            </w:rPr>
          </w:rPrChange>
        </w:rPr>
      </w:pPr>
      <w:r w:rsidRPr="006273E2">
        <w:rPr>
          <w:b/>
          <w:strike/>
          <w:color w:val="FF0000"/>
          <w:szCs w:val="24"/>
          <w:lang w:val="es-MX"/>
          <w:rPrChange w:id="371" w:author="Brenda Lily Gutierrez Bautista" w:date="2026-10-06T11:19:00Z">
            <w:rPr>
              <w:b/>
              <w:szCs w:val="24"/>
              <w:lang w:val="es-MX"/>
            </w:rPr>
          </w:rPrChange>
        </w:rPr>
        <w:t xml:space="preserve">Control Funcional: </w:t>
      </w:r>
      <w:r w:rsidRPr="006273E2">
        <w:rPr>
          <w:strike/>
          <w:color w:val="FF0000"/>
          <w:szCs w:val="24"/>
          <w:lang w:val="es-MX"/>
          <w:rPrChange w:id="372" w:author="Brenda Lily Gutierrez Bautista" w:date="2026-10-06T11:19:00Z">
            <w:rPr>
              <w:szCs w:val="24"/>
              <w:lang w:val="es-MX"/>
            </w:rPr>
          </w:rPrChange>
        </w:rPr>
        <w:t xml:space="preserve">Pruebas </w:t>
      </w:r>
      <w:ins w:id="373" w:author="Brenda Lily Gutierrez Bautista" w:date="2026-10-06T11:17:00Z">
        <w:r w:rsidR="006273E2" w:rsidRPr="006273E2">
          <w:rPr>
            <w:strike/>
            <w:color w:val="FF0000"/>
            <w:szCs w:val="24"/>
            <w:lang w:val="es-MX"/>
            <w:rPrChange w:id="374" w:author="Brenda Lily Gutierrez Bautista" w:date="2026-10-06T11:19:00Z">
              <w:rPr>
                <w:color w:val="FF0000"/>
                <w:szCs w:val="24"/>
                <w:lang w:val="es-MX"/>
              </w:rPr>
            </w:rPrChange>
          </w:rPr>
          <w:t xml:space="preserve"> </w:t>
        </w:r>
      </w:ins>
      <w:r w:rsidRPr="006273E2">
        <w:rPr>
          <w:strike/>
          <w:color w:val="FF0000"/>
          <w:szCs w:val="24"/>
          <w:lang w:val="es-MX"/>
          <w:rPrChange w:id="375" w:author="Brenda Lily Gutierrez Bautista" w:date="2026-10-06T11:19:00Z">
            <w:rPr>
              <w:szCs w:val="24"/>
              <w:lang w:val="es-MX"/>
            </w:rPr>
          </w:rPrChange>
        </w:rPr>
        <w:t xml:space="preserve">de funcionamiento realizadas en coordinación con el solicitante (EPEs) del Sistema Informático, previa implementación de las funcionalidades desarrolladas para verificar su correcto funcionamiento. </w:t>
      </w:r>
    </w:p>
    <w:p w14:paraId="34476DCB" w14:textId="539541B3" w:rsidR="006273E2" w:rsidDel="006273E2" w:rsidRDefault="006273E2" w:rsidP="00DE605E">
      <w:pPr>
        <w:pStyle w:val="Textoindependienteprimerasangra2"/>
        <w:ind w:left="0" w:firstLine="0"/>
        <w:jc w:val="both"/>
        <w:rPr>
          <w:del w:id="376" w:author="Brenda Lily Gutierrez Bautista" w:date="2026-10-06T11:17:00Z"/>
          <w:color w:val="FF0000"/>
          <w:szCs w:val="24"/>
          <w:lang w:val="es-MX"/>
        </w:rPr>
      </w:pPr>
    </w:p>
    <w:p w14:paraId="20065A94" w14:textId="51C890A8" w:rsidR="006273E2" w:rsidRDefault="006273E2" w:rsidP="006273E2">
      <w:pPr>
        <w:pStyle w:val="Textoindependienteprimerasangra2"/>
        <w:shd w:val="clear" w:color="auto" w:fill="F79646" w:themeFill="accent6"/>
        <w:ind w:left="0" w:firstLine="0"/>
        <w:jc w:val="both"/>
        <w:rPr>
          <w:ins w:id="377" w:author="Brenda Lily Gutierrez Bautista" w:date="2026-10-06T11:18:00Z"/>
        </w:rPr>
        <w:pPrChange w:id="378" w:author="Brenda Lily Gutierrez Bautista" w:date="2026-10-06T11:19:00Z">
          <w:pPr>
            <w:pStyle w:val="Textoindependienteprimerasangra2"/>
            <w:ind w:left="0" w:firstLine="0"/>
            <w:jc w:val="both"/>
          </w:pPr>
        </w:pPrChange>
      </w:pPr>
      <w:ins w:id="379" w:author="Brenda Lily Gutierrez Bautista" w:date="2026-10-06T11:18:00Z">
        <w:r>
          <w:lastRenderedPageBreak/>
          <w:t>Control Funcional: Verificación de conformidad que se realiza sobre el trámite desarrollado, contrastando su funcionamiento con los requerimientos y criterios de ac</w:t>
        </w:r>
        <w:r>
          <w:t>eptación previamente acordados</w:t>
        </w:r>
      </w:ins>
      <w:ins w:id="380" w:author="Brenda Lily Gutierrez Bautista" w:date="2026-10-06T11:19:00Z">
        <w:r>
          <w:t xml:space="preserve"> con las EPEs.</w:t>
        </w:r>
      </w:ins>
    </w:p>
    <w:p w14:paraId="66657259" w14:textId="77777777" w:rsidR="006273E2" w:rsidRPr="003559BD" w:rsidRDefault="006273E2" w:rsidP="00DE605E">
      <w:pPr>
        <w:pStyle w:val="Textoindependienteprimerasangra2"/>
        <w:ind w:left="0" w:firstLine="0"/>
        <w:jc w:val="both"/>
        <w:rPr>
          <w:ins w:id="381" w:author="Brenda Lily Gutierrez Bautista" w:date="2026-10-06T11:18:00Z"/>
          <w:color w:val="FF0000"/>
          <w:szCs w:val="24"/>
          <w:lang w:val="es-MX"/>
          <w:rPrChange w:id="382" w:author="Renato Lopez Choque" w:date="2026-09-17T18:00:00Z">
            <w:rPr>
              <w:ins w:id="383" w:author="Brenda Lily Gutierrez Bautista" w:date="2026-10-06T11:18:00Z"/>
              <w:szCs w:val="24"/>
              <w:lang w:val="es-MX"/>
            </w:rPr>
          </w:rPrChange>
        </w:rPr>
      </w:pPr>
    </w:p>
    <w:p w14:paraId="724FB1B2" w14:textId="7777777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Cronograma de Implementación Gradual: </w:t>
      </w:r>
      <w:r w:rsidRPr="00F073C2">
        <w:rPr>
          <w:szCs w:val="24"/>
          <w:lang w:val="es-MX"/>
        </w:rPr>
        <w:t xml:space="preserve">Diagrama que permite la </w:t>
      </w:r>
      <w:r>
        <w:rPr>
          <w:szCs w:val="24"/>
          <w:lang w:val="es-MX"/>
        </w:rPr>
        <w:t>implementa</w:t>
      </w:r>
      <w:r w:rsidRPr="00F073C2">
        <w:rPr>
          <w:szCs w:val="24"/>
          <w:lang w:val="es-MX"/>
        </w:rPr>
        <w:t xml:space="preserve">ción de trámites relacionados con operaciones de comercio exterior de las EPEs en la </w:t>
      </w:r>
      <w:r w:rsidRPr="00F073C2">
        <w:rPr>
          <w:rFonts w:cs="DejaVu Sans"/>
          <w:szCs w:val="24"/>
          <w:lang w:val="es-MX"/>
        </w:rPr>
        <w:t>VUCE,</w:t>
      </w:r>
      <w:r w:rsidRPr="00F073C2">
        <w:rPr>
          <w:szCs w:val="24"/>
          <w:lang w:val="es-MX"/>
        </w:rPr>
        <w:t xml:space="preserve"> estableciendo los periodos de inicio de implementación de los trámites.</w:t>
      </w:r>
    </w:p>
    <w:p w14:paraId="7DFA7273" w14:textId="4FC264DB" w:rsidR="008974D2" w:rsidRPr="003559BD" w:rsidRDefault="008974D2">
      <w:pPr>
        <w:pStyle w:val="Textoindependienteprimerasangra2"/>
        <w:shd w:val="clear" w:color="auto" w:fill="F79646" w:themeFill="accent6"/>
        <w:ind w:left="0" w:firstLine="0"/>
        <w:jc w:val="both"/>
        <w:rPr>
          <w:color w:val="FF0000"/>
          <w:rPrChange w:id="384" w:author="Renato Lopez Choque" w:date="2026-09-17T18:00:00Z">
            <w:rPr/>
          </w:rPrChange>
        </w:rPr>
        <w:pPrChange w:id="385" w:author="Rbustamante" w:date="2026-10-05T18:30:00Z">
          <w:pPr>
            <w:pStyle w:val="Textoindependienteprimerasangra2"/>
            <w:ind w:left="0" w:firstLine="0"/>
            <w:jc w:val="both"/>
          </w:pPr>
        </w:pPrChange>
      </w:pPr>
      <w:r w:rsidRPr="003559BD">
        <w:rPr>
          <w:b/>
          <w:color w:val="FF0000"/>
          <w:szCs w:val="24"/>
          <w:lang w:val="es-MX"/>
          <w:rPrChange w:id="386" w:author="Renato Lopez Choque" w:date="2026-09-17T18:00:00Z">
            <w:rPr>
              <w:b/>
              <w:szCs w:val="24"/>
              <w:lang w:val="es-MX"/>
            </w:rPr>
          </w:rPrChange>
        </w:rPr>
        <w:t>Diagrama de Actividades:</w:t>
      </w:r>
      <w:r w:rsidRPr="003559BD">
        <w:rPr>
          <w:color w:val="FF0000"/>
          <w:szCs w:val="24"/>
          <w:lang w:val="es-MX"/>
          <w:rPrChange w:id="387" w:author="Renato Lopez Choque" w:date="2026-09-17T18:00:00Z">
            <w:rPr>
              <w:szCs w:val="24"/>
              <w:lang w:val="es-MX"/>
            </w:rPr>
          </w:rPrChange>
        </w:rPr>
        <w:t xml:space="preserve"> </w:t>
      </w:r>
      <w:del w:id="388" w:author="Brenda Lily Gutierrez Bautista" w:date="2026-10-06T11:27:00Z">
        <w:r w:rsidRPr="003559BD" w:rsidDel="004A3439">
          <w:rPr>
            <w:color w:val="FF0000"/>
            <w:szCs w:val="24"/>
            <w:lang w:val="es-MX"/>
            <w:rPrChange w:id="389" w:author="Renato Lopez Choque" w:date="2026-09-17T18:00:00Z">
              <w:rPr>
                <w:szCs w:val="24"/>
                <w:lang w:val="es-MX"/>
              </w:rPr>
            </w:rPrChange>
          </w:rPr>
          <w:delText xml:space="preserve">Representación gráfica </w:delText>
        </w:r>
      </w:del>
      <w:ins w:id="390" w:author="Rbustamante" w:date="2026-10-05T18:07:00Z">
        <w:del w:id="391" w:author="Brenda Lily Gutierrez Bautista" w:date="2026-10-06T11:27:00Z">
          <w:r w:rsidR="0072528A" w:rsidDel="004A3439">
            <w:rPr>
              <w:color w:val="FF0000"/>
              <w:szCs w:val="24"/>
              <w:lang w:val="es-MX"/>
            </w:rPr>
            <w:delText>del comportamiento din</w:delText>
          </w:r>
        </w:del>
        <w:del w:id="392" w:author="Brenda Lily Gutierrez Bautista" w:date="2026-10-06T11:21:00Z">
          <w:r w:rsidR="0072528A" w:rsidDel="006273E2">
            <w:rPr>
              <w:color w:val="FF0000"/>
              <w:szCs w:val="24"/>
              <w:lang w:val="es-MX"/>
            </w:rPr>
            <w:delText>a</w:delText>
          </w:r>
        </w:del>
        <w:del w:id="393" w:author="Brenda Lily Gutierrez Bautista" w:date="2026-10-06T11:27:00Z">
          <w:r w:rsidR="0072528A" w:rsidDel="004A3439">
            <w:rPr>
              <w:color w:val="FF0000"/>
              <w:szCs w:val="24"/>
              <w:lang w:val="es-MX"/>
            </w:rPr>
            <w:delText xml:space="preserve">mico de un sistema, muestra el flujo </w:delText>
          </w:r>
          <w:r w:rsidR="0072528A" w:rsidDel="004A3439">
            <w:rPr>
              <w:rStyle w:val="Textoennegrita"/>
              <w:rFonts w:ascii="Arial" w:hAnsi="Arial" w:cs="Arial"/>
            </w:rPr>
            <w:delText>de control y de datos</w:delText>
          </w:r>
          <w:r w:rsidR="0072528A" w:rsidDel="004A3439">
            <w:delText xml:space="preserve"> paso a paso, detallando las acciones, restricciones, condiciones, bifurcaciones y puntos de decisión desde un estado inicial hasta un estado final.</w:delText>
          </w:r>
          <w:r w:rsidR="0072528A" w:rsidRPr="0072528A" w:rsidDel="004A3439">
            <w:rPr>
              <w:strike/>
              <w:color w:val="FF0000"/>
            </w:rPr>
            <w:delText xml:space="preserve"> </w:delText>
          </w:r>
        </w:del>
      </w:ins>
      <w:del w:id="394" w:author="Brenda Lily Gutierrez Bautista" w:date="2026-10-06T11:27:00Z">
        <w:r w:rsidRPr="0003106B" w:rsidDel="004A3439">
          <w:rPr>
            <w:strike/>
            <w:color w:val="FF0000"/>
            <w:rPrChange w:id="395" w:author="Rbustamante" w:date="2026-10-05T18:06:00Z">
              <w:rPr/>
            </w:rPrChange>
          </w:rPr>
          <w:delText>que representa el flujo de trabajo</w:delText>
        </w:r>
        <w:r w:rsidRPr="003559BD" w:rsidDel="004A3439">
          <w:rPr>
            <w:color w:val="FF0000"/>
            <w:rPrChange w:id="396" w:author="Renato Lopez Choque" w:date="2026-09-17T18:00:00Z">
              <w:rPr/>
            </w:rPrChange>
          </w:rPr>
          <w:delText xml:space="preserve">, procesos o algoritmos mediante actividades, decisiones y flujos de control. </w:delText>
        </w:r>
      </w:del>
    </w:p>
    <w:p w14:paraId="3EDAE3B4" w14:textId="29E6408B" w:rsidR="006273E2" w:rsidRDefault="006273E2" w:rsidP="004A3439">
      <w:pPr>
        <w:pStyle w:val="Textoindependienteprimerasangra2"/>
        <w:shd w:val="clear" w:color="auto" w:fill="F79646" w:themeFill="accent6"/>
        <w:ind w:left="0" w:firstLine="0"/>
        <w:jc w:val="both"/>
        <w:rPr>
          <w:ins w:id="397" w:author="Brenda Lily Gutierrez Bautista" w:date="2026-10-06T11:25:00Z"/>
        </w:rPr>
        <w:pPrChange w:id="398" w:author="Brenda Lily Gutierrez Bautista" w:date="2026-10-06T11:27:00Z">
          <w:pPr>
            <w:pStyle w:val="Textoindependienteprimerasangra2"/>
            <w:ind w:left="0" w:firstLine="0"/>
            <w:jc w:val="both"/>
          </w:pPr>
        </w:pPrChange>
      </w:pPr>
      <w:ins w:id="399" w:author="Brenda Lily Gutierrez Bautista" w:date="2026-10-06T11:24:00Z">
        <w:r>
          <w:t xml:space="preserve">Es una representación gráfica del </w:t>
        </w:r>
      </w:ins>
      <w:ins w:id="400" w:author="Brenda Lily Gutierrez Bautista" w:date="2026-10-06T11:26:00Z">
        <w:r w:rsidR="004A3439">
          <w:t xml:space="preserve">proceso </w:t>
        </w:r>
      </w:ins>
      <w:ins w:id="401" w:author="Brenda Lily Gutierrez Bautista" w:date="2026-10-06T11:24:00Z">
        <w:r>
          <w:t>de un sistema que describe el flujo de trabajo, procesos de negocio o algoritmos mediante el modelado paso a paso de sus acciones y decisiones. Muestra la secuencia del flujo de control y de datos desde un estado inicial hasta un estado final, detallando elementos como bifurcaciones, condiciones, puntos de decisión, iteraciones y concurrencia.</w:t>
        </w:r>
      </w:ins>
    </w:p>
    <w:p w14:paraId="4C086A26" w14:textId="2203C494" w:rsidR="004A3439" w:rsidRDefault="004A3439" w:rsidP="00DE605E">
      <w:pPr>
        <w:pStyle w:val="Textoindependienteprimerasangra2"/>
        <w:ind w:left="0" w:firstLine="0"/>
        <w:jc w:val="both"/>
        <w:rPr>
          <w:ins w:id="402" w:author="Brenda Lily Gutierrez Bautista" w:date="2026-10-06T11:25:00Z"/>
        </w:rPr>
      </w:pPr>
    </w:p>
    <w:p w14:paraId="106D902F" w14:textId="77777777" w:rsidR="006273E2" w:rsidRDefault="006273E2" w:rsidP="00DE605E">
      <w:pPr>
        <w:pStyle w:val="Textoindependienteprimerasangra2"/>
        <w:ind w:left="0" w:firstLine="0"/>
        <w:jc w:val="both"/>
        <w:rPr>
          <w:ins w:id="403" w:author="Brenda Lily Gutierrez Bautista" w:date="2026-10-06T11:24:00Z"/>
          <w:b/>
          <w:color w:val="FF0000"/>
          <w:szCs w:val="24"/>
          <w:lang w:val="es-MX"/>
        </w:rPr>
      </w:pPr>
    </w:p>
    <w:p w14:paraId="788D58A6" w14:textId="55754F3C" w:rsidR="00E300C7" w:rsidRDefault="008974D2" w:rsidP="00DE605E">
      <w:pPr>
        <w:pStyle w:val="Textoindependienteprimerasangra2"/>
        <w:ind w:left="0" w:firstLine="0"/>
        <w:jc w:val="both"/>
        <w:rPr>
          <w:ins w:id="404" w:author="Brenda Lily Gutierrez Bautista" w:date="2026-10-06T11:23:00Z"/>
          <w:color w:val="FF0000"/>
          <w:szCs w:val="24"/>
          <w:shd w:val="clear" w:color="auto" w:fill="F79646" w:themeFill="accent6"/>
          <w:lang w:val="es-MX"/>
        </w:rPr>
      </w:pPr>
      <w:r w:rsidRPr="003559BD">
        <w:rPr>
          <w:b/>
          <w:color w:val="FF0000"/>
          <w:szCs w:val="24"/>
          <w:lang w:val="es-MX"/>
          <w:rPrChange w:id="405" w:author="Renato Lopez Choque" w:date="2026-09-17T18:00:00Z">
            <w:rPr>
              <w:b/>
              <w:szCs w:val="24"/>
              <w:lang w:val="es-MX"/>
            </w:rPr>
          </w:rPrChange>
        </w:rPr>
        <w:t>Diagrama de Estados:</w:t>
      </w:r>
      <w:r w:rsidRPr="00E300C7">
        <w:rPr>
          <w:color w:val="FF0000"/>
          <w:szCs w:val="24"/>
          <w:shd w:val="clear" w:color="auto" w:fill="F79646" w:themeFill="accent6"/>
          <w:lang w:val="es-MX"/>
          <w:rPrChange w:id="406" w:author="Rbustamante" w:date="2026-10-05T18:30:00Z">
            <w:rPr>
              <w:szCs w:val="24"/>
              <w:lang w:val="es-MX"/>
            </w:rPr>
          </w:rPrChange>
        </w:rPr>
        <w:t xml:space="preserve"> </w:t>
      </w:r>
      <w:ins w:id="407" w:author="Rbustamante" w:date="2026-10-05T18:30:00Z">
        <w:r w:rsidR="00E300C7" w:rsidRPr="00E300C7">
          <w:rPr>
            <w:shd w:val="clear" w:color="auto" w:fill="F79646" w:themeFill="accent6"/>
            <w:rPrChange w:id="408" w:author="Rbustamante" w:date="2026-10-05T18:30:00Z">
              <w:rPr/>
            </w:rPrChange>
          </w:rPr>
          <w:t>Representación gráfica y lógica de las etapas o condiciones en las que se encuentra una solicitud, dentro del sistema VUCE, identificando las secuencias, eventos, transiciones autorizadas y reglas de negocio que rigen el cambio de una condición a otra, desde su inicio hasta su finalización.</w:t>
        </w:r>
        <w:r w:rsidR="00E300C7" w:rsidRPr="00E300C7">
          <w:rPr>
            <w:color w:val="FF0000"/>
            <w:szCs w:val="24"/>
            <w:shd w:val="clear" w:color="auto" w:fill="F79646" w:themeFill="accent6"/>
            <w:lang w:val="es-MX"/>
            <w:rPrChange w:id="409" w:author="Rbustamante" w:date="2026-10-05T18:30:00Z">
              <w:rPr>
                <w:color w:val="FF0000"/>
                <w:szCs w:val="24"/>
                <w:lang w:val="es-MX"/>
              </w:rPr>
            </w:rPrChange>
          </w:rPr>
          <w:t xml:space="preserve"> </w:t>
        </w:r>
      </w:ins>
    </w:p>
    <w:p w14:paraId="78055213" w14:textId="77777777" w:rsidR="006273E2" w:rsidRDefault="006273E2" w:rsidP="00DE605E">
      <w:pPr>
        <w:pStyle w:val="Textoindependienteprimerasangra2"/>
        <w:ind w:left="0" w:firstLine="0"/>
        <w:jc w:val="both"/>
        <w:rPr>
          <w:ins w:id="410" w:author="Rbustamante" w:date="2026-10-05T18:30:00Z"/>
          <w:color w:val="FF0000"/>
          <w:szCs w:val="24"/>
          <w:lang w:val="es-MX"/>
        </w:rPr>
      </w:pPr>
    </w:p>
    <w:p w14:paraId="3C96CD1F" w14:textId="77777777" w:rsidR="00E300C7" w:rsidRDefault="00E300C7" w:rsidP="00DE605E">
      <w:pPr>
        <w:pStyle w:val="Textoindependienteprimerasangra2"/>
        <w:ind w:left="0" w:firstLine="0"/>
        <w:jc w:val="both"/>
        <w:rPr>
          <w:ins w:id="411" w:author="Rbustamante" w:date="2026-10-05T18:30:00Z"/>
          <w:color w:val="FF0000"/>
          <w:szCs w:val="24"/>
          <w:lang w:val="es-MX"/>
        </w:rPr>
      </w:pPr>
    </w:p>
    <w:p w14:paraId="0C059726" w14:textId="618EC134" w:rsidR="008974D2" w:rsidRPr="004A3439" w:rsidRDefault="008B344E" w:rsidP="00DE605E">
      <w:pPr>
        <w:pStyle w:val="Textoindependienteprimerasangra2"/>
        <w:ind w:left="0" w:firstLine="0"/>
        <w:jc w:val="both"/>
        <w:rPr>
          <w:strike/>
          <w:color w:val="FF0000"/>
          <w:rPrChange w:id="412" w:author="Brenda Lily Gutierrez Bautista" w:date="2026-10-06T11:33:00Z">
            <w:rPr/>
          </w:rPrChange>
        </w:rPr>
      </w:pPr>
      <w:r w:rsidRPr="004A3439">
        <w:rPr>
          <w:strike/>
          <w:color w:val="FF0000"/>
          <w:szCs w:val="24"/>
          <w:lang w:val="es-MX"/>
          <w:rPrChange w:id="413" w:author="Brenda Lily Gutierrez Bautista" w:date="2026-10-06T11:33:00Z">
            <w:rPr>
              <w:szCs w:val="24"/>
              <w:lang w:val="es-MX"/>
            </w:rPr>
          </w:rPrChange>
        </w:rPr>
        <w:t>Representación gráfica que describe el ciclo de vida de un trámite, solicitud o documento dentro de la VUCE, mostrando los diferentes estados (Ejemplo: registrado, en revisión, observado, aprobado, rechazado, finalizado) y las transiciones entre dichos estados, las cuales se producen como consecuencia de acciones de los usuarios, validaciones automáticas o la intervención de las entidades competentes.</w:t>
      </w:r>
    </w:p>
    <w:p w14:paraId="4D843989" w14:textId="77777777" w:rsidR="008974D2" w:rsidRPr="00E300C7" w:rsidRDefault="008974D2" w:rsidP="00DE605E">
      <w:pPr>
        <w:pStyle w:val="Textoindependienteprimerasangra2"/>
        <w:ind w:left="0" w:firstLine="0"/>
        <w:jc w:val="both"/>
        <w:rPr>
          <w:strike/>
          <w:color w:val="FF0000"/>
          <w:rPrChange w:id="414" w:author="Rbustamante" w:date="2026-10-05T18:31:00Z">
            <w:rPr/>
          </w:rPrChange>
        </w:rPr>
      </w:pPr>
      <w:r w:rsidRPr="00E300C7">
        <w:rPr>
          <w:b/>
          <w:strike/>
          <w:color w:val="FF0000"/>
          <w:szCs w:val="24"/>
          <w:lang w:val="es-MX"/>
          <w:rPrChange w:id="415" w:author="Rbustamante" w:date="2026-10-05T18:31:00Z">
            <w:rPr>
              <w:b/>
              <w:szCs w:val="24"/>
              <w:lang w:val="es-MX"/>
            </w:rPr>
          </w:rPrChange>
        </w:rPr>
        <w:t>Diagrama de Flujo:</w:t>
      </w:r>
      <w:r w:rsidRPr="00E300C7">
        <w:rPr>
          <w:strike/>
          <w:color w:val="FF0000"/>
          <w:szCs w:val="24"/>
          <w:lang w:val="es-MX"/>
          <w:rPrChange w:id="416" w:author="Rbustamante" w:date="2026-10-05T18:31:00Z">
            <w:rPr>
              <w:szCs w:val="24"/>
              <w:lang w:val="es-MX"/>
            </w:rPr>
          </w:rPrChange>
        </w:rPr>
        <w:t xml:space="preserve"> R</w:t>
      </w:r>
      <w:r w:rsidRPr="00E300C7">
        <w:rPr>
          <w:strike/>
          <w:color w:val="FF0000"/>
          <w:rPrChange w:id="417" w:author="Rbustamante" w:date="2026-10-05T18:31:00Z">
            <w:rPr/>
          </w:rPrChange>
        </w:rPr>
        <w:t>epresentación gráfica de un proceso, algoritmo o secuencia de pasos utilizando símbolos estándar.</w:t>
      </w:r>
    </w:p>
    <w:p w14:paraId="5579713F" w14:textId="649138CC" w:rsidR="003A75E7" w:rsidRPr="003A75E7" w:rsidRDefault="000C68D2" w:rsidP="000C68D2">
      <w:pPr>
        <w:pStyle w:val="Textoindependienteprimerasangra2"/>
        <w:ind w:left="0" w:firstLine="0"/>
        <w:jc w:val="both"/>
        <w:rPr>
          <w:ins w:id="418" w:author="Brenda Lily Gutierrez Bautista" w:date="2026-10-06T11:35:00Z"/>
          <w:color w:val="FF0000"/>
          <w:rPrChange w:id="419" w:author="Brenda Lily Gutierrez Bautista" w:date="2026-10-06T11:36:00Z">
            <w:rPr>
              <w:ins w:id="420" w:author="Brenda Lily Gutierrez Bautista" w:date="2026-10-06T11:35:00Z"/>
            </w:rPr>
          </w:rPrChange>
        </w:rPr>
      </w:pPr>
      <w:r w:rsidRPr="003559BD">
        <w:rPr>
          <w:b/>
          <w:color w:val="FF0000"/>
          <w:szCs w:val="24"/>
          <w:lang w:val="es-MX"/>
          <w:rPrChange w:id="421" w:author="Renato Lopez Choque" w:date="2026-09-17T18:00:00Z">
            <w:rPr>
              <w:b/>
              <w:szCs w:val="24"/>
              <w:lang w:val="es-MX"/>
            </w:rPr>
          </w:rPrChange>
        </w:rPr>
        <w:t>Diccionario de Datos:</w:t>
      </w:r>
      <w:r w:rsidRPr="003559BD">
        <w:rPr>
          <w:color w:val="FF0000"/>
          <w:szCs w:val="24"/>
          <w:lang w:val="es-MX"/>
          <w:rPrChange w:id="422" w:author="Renato Lopez Choque" w:date="2026-09-17T18:00:00Z">
            <w:rPr>
              <w:szCs w:val="24"/>
              <w:lang w:val="es-MX"/>
            </w:rPr>
          </w:rPrChange>
        </w:rPr>
        <w:t xml:space="preserve"> </w:t>
      </w:r>
      <w:r w:rsidRPr="003A75E7">
        <w:rPr>
          <w:strike/>
          <w:color w:val="FF0000"/>
          <w:szCs w:val="24"/>
          <w:lang w:val="es-MX"/>
          <w:rPrChange w:id="423" w:author="Brenda Lily Gutierrez Bautista" w:date="2026-10-06T11:36:00Z">
            <w:rPr>
              <w:szCs w:val="24"/>
              <w:lang w:val="es-MX"/>
            </w:rPr>
          </w:rPrChange>
        </w:rPr>
        <w:t>D</w:t>
      </w:r>
      <w:r w:rsidRPr="003A75E7">
        <w:rPr>
          <w:strike/>
          <w:color w:val="FF0000"/>
          <w:rPrChange w:id="424" w:author="Brenda Lily Gutierrez Bautista" w:date="2026-10-06T11:36:00Z">
            <w:rPr/>
          </w:rPrChange>
        </w:rPr>
        <w:t xml:space="preserve">escribe la estructura, el significado y las características de los datos en una base de datos, sistema o conjunto de datos. Proporciona información detallada sobre las tablas, campos, tipos de datos, restricciones, relaciones y descripciones de los elementos </w:t>
      </w:r>
      <w:r w:rsidRPr="003A75E7">
        <w:rPr>
          <w:strike/>
          <w:color w:val="FF0000"/>
          <w:rPrChange w:id="425" w:author="Brenda Lily Gutierrez Bautista" w:date="2026-10-06T11:36:00Z">
            <w:rPr/>
          </w:rPrChange>
        </w:rPr>
        <w:lastRenderedPageBreak/>
        <w:t>almacenados.</w:t>
      </w:r>
      <w:ins w:id="426" w:author="Brenda Lily Gutierrez Bautista" w:date="2026-10-06T11:36:00Z">
        <w:r w:rsidR="003A75E7">
          <w:rPr>
            <w:color w:val="FF0000"/>
          </w:rPr>
          <w:t xml:space="preserve"> </w:t>
        </w:r>
      </w:ins>
      <w:ins w:id="427" w:author="Brenda Lily Gutierrez Bautista" w:date="2026-10-06T11:34:00Z">
        <w:r w:rsidR="003A75E7">
          <w:t>Listado organizado de nombres y definiciones que contiene un conjunto de datos, para que el usuario tenga entendimiento común del contenido del conjunto de datos</w:t>
        </w:r>
      </w:ins>
      <w:ins w:id="428" w:author="Brenda Lily Gutierrez Bautista" w:date="2026-10-06T11:35:00Z">
        <w:r w:rsidR="003A75E7">
          <w:t>.</w:t>
        </w:r>
      </w:ins>
    </w:p>
    <w:p w14:paraId="4646B266" w14:textId="2CB5CCAA" w:rsidR="003A75E7" w:rsidRPr="003559BD" w:rsidRDefault="003A75E7" w:rsidP="000C68D2">
      <w:pPr>
        <w:pStyle w:val="Textoindependienteprimerasangra2"/>
        <w:ind w:left="0" w:firstLine="0"/>
        <w:jc w:val="both"/>
        <w:rPr>
          <w:color w:val="FF0000"/>
          <w:rPrChange w:id="429" w:author="Renato Lopez Choque" w:date="2026-09-17T18:00:00Z">
            <w:rPr/>
          </w:rPrChange>
        </w:rPr>
      </w:pPr>
      <w:ins w:id="430" w:author="Brenda Lily Gutierrez Bautista" w:date="2026-10-06T11:34:00Z">
        <w:r>
          <w:t xml:space="preserve"> </w:t>
        </w:r>
      </w:ins>
    </w:p>
    <w:p w14:paraId="707BCE32" w14:textId="5F377230" w:rsidR="00607F50" w:rsidRDefault="00607F50" w:rsidP="00DE605E">
      <w:pPr>
        <w:pStyle w:val="Textoindependienteprimerasangra2"/>
        <w:ind w:left="0" w:firstLine="0"/>
        <w:jc w:val="both"/>
        <w:rPr>
          <w:ins w:id="431" w:author="Valeria Tapia" w:date="2026-10-02T12:32:00Z"/>
          <w:b/>
          <w:color w:val="FF0000"/>
          <w:szCs w:val="24"/>
          <w:lang w:val="es-MX"/>
        </w:rPr>
      </w:pPr>
      <w:ins w:id="432" w:author="Valeria Tapia" w:date="2026-10-02T12:32:00Z">
        <w:r w:rsidRPr="000B072B">
          <w:rPr>
            <w:b/>
            <w:color w:val="FF0000"/>
            <w:szCs w:val="24"/>
            <w:highlight w:val="cyan"/>
            <w:lang w:val="es-MX"/>
            <w:rPrChange w:id="433" w:author="Valeria Tapia " w:date="2026-10-04T20:58:00Z">
              <w:rPr>
                <w:b/>
                <w:color w:val="FF0000"/>
                <w:szCs w:val="24"/>
                <w:lang w:val="es-MX"/>
              </w:rPr>
            </w:rPrChange>
          </w:rPr>
          <w:t xml:space="preserve">Diseño de interfaces: </w:t>
        </w:r>
      </w:ins>
      <w:ins w:id="434" w:author="Valeria Tapia" w:date="2026-10-02T12:36:00Z">
        <w:r w:rsidR="00DC5A7B" w:rsidRPr="000B072B">
          <w:rPr>
            <w:color w:val="FF0000"/>
            <w:highlight w:val="cyan"/>
            <w:rPrChange w:id="435" w:author="Valeria Tapia " w:date="2026-10-04T20:58:00Z">
              <w:rPr/>
            </w:rPrChange>
          </w:rPr>
          <w:t xml:space="preserve">Conjunto de actividades técnicas y funcionales destinadas a definir, diseñar, construir, configurar y adecuar las funcionalidades, módulos y componentes tecnológicos necesarios para la incorporación e implementación de </w:t>
        </w:r>
      </w:ins>
      <w:ins w:id="436" w:author="Valeria Tapia" w:date="2026-10-02T12:37:00Z">
        <w:r w:rsidR="00DC5A7B" w:rsidRPr="000B072B">
          <w:rPr>
            <w:color w:val="FF0000"/>
            <w:highlight w:val="cyan"/>
            <w:rPrChange w:id="437" w:author="Valeria Tapia " w:date="2026-10-04T20:58:00Z">
              <w:rPr>
                <w:color w:val="FF0000"/>
              </w:rPr>
            </w:rPrChange>
          </w:rPr>
          <w:t xml:space="preserve">trámites y </w:t>
        </w:r>
      </w:ins>
      <w:ins w:id="438" w:author="Valeria Tapia" w:date="2026-10-02T12:36:00Z">
        <w:r w:rsidR="00DC5A7B" w:rsidRPr="000B072B">
          <w:rPr>
            <w:color w:val="FF0000"/>
            <w:highlight w:val="cyan"/>
            <w:rPrChange w:id="439" w:author="Valeria Tapia " w:date="2026-10-04T20:58:00Z">
              <w:rPr/>
            </w:rPrChange>
          </w:rPr>
          <w:t>servicios en la VUCE, ya sea mediante desarrollo propio de la Aduana Nacional o a través de mecanismos de integración e interoperabilidad con los sistemas informáticos de las Entidades Públicas vinculadas a operaciones de comercio exterior, cuando corresponda.</w:t>
        </w:r>
      </w:ins>
    </w:p>
    <w:p w14:paraId="64A02777" w14:textId="7170F6FA" w:rsidR="008974D2" w:rsidRDefault="008974D2" w:rsidP="00DE605E">
      <w:pPr>
        <w:pStyle w:val="Textoindependienteprimerasangra2"/>
        <w:ind w:left="0" w:firstLine="0"/>
        <w:jc w:val="both"/>
        <w:rPr>
          <w:ins w:id="440" w:author="Brenda Lily Gutierrez Bautista" w:date="2026-10-06T11:39:00Z"/>
          <w:color w:val="FF0000"/>
        </w:rPr>
      </w:pPr>
      <w:r w:rsidRPr="003559BD">
        <w:rPr>
          <w:b/>
          <w:color w:val="FF0000"/>
          <w:szCs w:val="24"/>
          <w:lang w:val="es-MX"/>
          <w:rPrChange w:id="441" w:author="Renato Lopez Choque" w:date="2026-09-17T18:00:00Z">
            <w:rPr>
              <w:b/>
              <w:szCs w:val="24"/>
              <w:lang w:val="es-MX"/>
            </w:rPr>
          </w:rPrChange>
        </w:rPr>
        <w:t>Documento</w:t>
      </w:r>
      <w:r w:rsidRPr="003559BD">
        <w:rPr>
          <w:b/>
          <w:color w:val="FF0000"/>
          <w:szCs w:val="24"/>
          <w:rPrChange w:id="442" w:author="Renato Lopez Choque" w:date="2026-09-17T18:00:00Z">
            <w:rPr>
              <w:b/>
              <w:szCs w:val="24"/>
            </w:rPr>
          </w:rPrChange>
        </w:rPr>
        <w:t xml:space="preserve"> Digital: </w:t>
      </w:r>
      <w:r w:rsidRPr="003559BD">
        <w:rPr>
          <w:color w:val="FF0000"/>
          <w:szCs w:val="24"/>
          <w:rPrChange w:id="443" w:author="Renato Lopez Choque" w:date="2026-09-17T18:00:00Z">
            <w:rPr>
              <w:szCs w:val="24"/>
            </w:rPr>
          </w:rPrChange>
        </w:rPr>
        <w:t xml:space="preserve">Es toda representación digital de actos y datos jurídicamente relevantes, con independencia del soporte utilizado para su </w:t>
      </w:r>
      <w:del w:id="444" w:author="Brenda Lily Gutierrez Bautista" w:date="2026-10-06T11:46:00Z">
        <w:r w:rsidRPr="003559BD" w:rsidDel="00C350A0">
          <w:rPr>
            <w:color w:val="FF0000"/>
            <w:szCs w:val="24"/>
            <w:rPrChange w:id="445" w:author="Renato Lopez Choque" w:date="2026-09-17T18:00:00Z">
              <w:rPr>
                <w:szCs w:val="24"/>
              </w:rPr>
            </w:rPrChange>
          </w:rPr>
          <w:delText>fijación,</w:delText>
        </w:r>
      </w:del>
      <w:r w:rsidRPr="003559BD">
        <w:rPr>
          <w:color w:val="FF0000"/>
          <w:szCs w:val="24"/>
          <w:rPrChange w:id="446" w:author="Renato Lopez Choque" w:date="2026-09-17T18:00:00Z">
            <w:rPr>
              <w:szCs w:val="24"/>
            </w:rPr>
          </w:rPrChange>
        </w:rPr>
        <w:t xml:space="preserve"> almacenamiento o archivo.</w:t>
      </w:r>
      <w:r w:rsidRPr="003559BD">
        <w:rPr>
          <w:color w:val="FF0000"/>
          <w:rPrChange w:id="447" w:author="Renato Lopez Choque" w:date="2026-09-17T18:00:00Z">
            <w:rPr/>
          </w:rPrChange>
        </w:rPr>
        <w:t xml:space="preserve"> </w:t>
      </w:r>
    </w:p>
    <w:p w14:paraId="6E073822" w14:textId="7398048F" w:rsidR="003A75E7" w:rsidRDefault="003A75E7" w:rsidP="00DE605E">
      <w:pPr>
        <w:pStyle w:val="Textoindependienteprimerasangra2"/>
        <w:ind w:left="0" w:firstLine="0"/>
        <w:jc w:val="both"/>
        <w:rPr>
          <w:ins w:id="448" w:author="Brenda Lily Gutierrez Bautista" w:date="2026-10-06T11:39:00Z"/>
          <w:color w:val="FF0000"/>
        </w:rPr>
      </w:pPr>
    </w:p>
    <w:p w14:paraId="4107B9AB" w14:textId="77777777" w:rsidR="003A75E7" w:rsidRPr="003559BD" w:rsidRDefault="003A75E7" w:rsidP="00DE605E">
      <w:pPr>
        <w:pStyle w:val="Textoindependienteprimerasangra2"/>
        <w:ind w:left="0" w:firstLine="0"/>
        <w:jc w:val="both"/>
        <w:rPr>
          <w:color w:val="FF0000"/>
        </w:rPr>
      </w:pPr>
    </w:p>
    <w:p w14:paraId="6F16F33E" w14:textId="1DB0EACB" w:rsidR="008974D2" w:rsidRPr="00F073C2" w:rsidRDefault="008974D2" w:rsidP="00DE605E">
      <w:pPr>
        <w:pStyle w:val="Textoindependienteprimerasangra2"/>
        <w:ind w:left="0" w:firstLine="0"/>
        <w:jc w:val="both"/>
        <w:rPr>
          <w:szCs w:val="24"/>
        </w:rPr>
      </w:pPr>
      <w:r w:rsidRPr="00F073C2">
        <w:rPr>
          <w:b/>
          <w:szCs w:val="24"/>
        </w:rPr>
        <w:t>Documentos Requeridos para Operaciones de Comercio Exterior:</w:t>
      </w:r>
      <w:r w:rsidRPr="00F073C2">
        <w:rPr>
          <w:szCs w:val="24"/>
        </w:rPr>
        <w:t xml:space="preserve"> Autorización Previa, Certificación, Permiso, Declaración Jurada, Certificado de Cumplimiento de Reglamento Técnico u otros documentos </w:t>
      </w:r>
      <w:r>
        <w:rPr>
          <w:szCs w:val="24"/>
        </w:rPr>
        <w:t>solicitados</w:t>
      </w:r>
      <w:r w:rsidRPr="00F073C2">
        <w:rPr>
          <w:szCs w:val="24"/>
        </w:rPr>
        <w:t xml:space="preserve"> para operaciones </w:t>
      </w:r>
      <w:del w:id="449" w:author="Renato Lopez Choque" w:date="2026-09-17T18:16:00Z">
        <w:r w:rsidRPr="00F073C2" w:rsidDel="00DD40F0">
          <w:rPr>
            <w:szCs w:val="24"/>
          </w:rPr>
          <w:delText>de importación, exportación y tránsito aduanero</w:delText>
        </w:r>
      </w:del>
      <w:ins w:id="450" w:author="Renato Lopez Choque" w:date="2026-09-17T18:16:00Z">
        <w:r w:rsidR="00DD40F0">
          <w:rPr>
            <w:szCs w:val="24"/>
          </w:rPr>
          <w:t>de comercio exterior,</w:t>
        </w:r>
      </w:ins>
      <w:r w:rsidRPr="00F073C2">
        <w:rPr>
          <w:szCs w:val="24"/>
        </w:rPr>
        <w:t xml:space="preserve"> conforme normativa vigente, emitidos por las entidades públicas </w:t>
      </w:r>
      <w:r>
        <w:rPr>
          <w:szCs w:val="24"/>
        </w:rPr>
        <w:t>emisoras</w:t>
      </w:r>
      <w:r w:rsidRPr="00F073C2">
        <w:rPr>
          <w:szCs w:val="24"/>
        </w:rPr>
        <w:t xml:space="preserve">. </w:t>
      </w:r>
    </w:p>
    <w:p w14:paraId="5E7E8AC2" w14:textId="7777777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Entidad Pública Emisora: </w:t>
      </w:r>
      <w:r w:rsidRPr="00F073C2">
        <w:rPr>
          <w:szCs w:val="24"/>
          <w:lang w:val="es-MX"/>
        </w:rPr>
        <w:t>Entidad encargada de la emisión de Autorización Previa. Certificación, Permiso, Declaraciones Juradas, Certificado de Cumplimiento del Reglamento Técnico y otros documentos requeridos por normativa vigente para efectuar operaciones de comercio exterior.</w:t>
      </w:r>
    </w:p>
    <w:p w14:paraId="450291D3" w14:textId="77777777" w:rsidR="008974D2" w:rsidRPr="00F073C2" w:rsidRDefault="008974D2" w:rsidP="00DE605E">
      <w:pPr>
        <w:pStyle w:val="Textoindependienteprimerasangra2"/>
        <w:ind w:left="0" w:firstLine="0"/>
        <w:jc w:val="both"/>
        <w:rPr>
          <w:szCs w:val="24"/>
          <w:lang w:val="es-MX"/>
        </w:rPr>
      </w:pPr>
      <w:r w:rsidRPr="00F073C2">
        <w:rPr>
          <w:szCs w:val="24"/>
          <w:lang w:val="es-MX"/>
        </w:rPr>
        <w:t xml:space="preserve">Las Entidades Públicas Emisoras son: </w:t>
      </w:r>
    </w:p>
    <w:p w14:paraId="0EA11529" w14:textId="77777777" w:rsidR="008974D2" w:rsidRPr="00F073C2" w:rsidRDefault="008974D2" w:rsidP="00DE605E">
      <w:pPr>
        <w:pStyle w:val="incisoa"/>
        <w:numPr>
          <w:ilvl w:val="0"/>
          <w:numId w:val="10"/>
        </w:numPr>
        <w:spacing w:before="0" w:after="0"/>
        <w:ind w:left="645"/>
        <w:rPr>
          <w:rFonts w:ascii="Univers 45 Light" w:hAnsi="Univers 45 Light"/>
          <w:sz w:val="24"/>
          <w:szCs w:val="24"/>
          <w:lang w:val="es-MX"/>
        </w:rPr>
      </w:pPr>
      <w:r w:rsidRPr="00F073C2">
        <w:rPr>
          <w:rFonts w:ascii="Univers 45 Light" w:hAnsi="Univers 45 Light" w:cs="Times New Roman"/>
          <w:sz w:val="24"/>
          <w:szCs w:val="24"/>
          <w:shd w:val="clear" w:color="auto" w:fill="auto"/>
          <w:lang w:val="es-MX"/>
        </w:rPr>
        <w:t>Administradora de Servicios Portuarios - Bolivia.</w:t>
      </w:r>
    </w:p>
    <w:p w14:paraId="54B580A3"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 xml:space="preserve">Agencia Estatal de Medicamentos y Tecnologías en Salud. </w:t>
      </w:r>
    </w:p>
    <w:p w14:paraId="5214D6A3" w14:textId="1075A108" w:rsidR="008974D2" w:rsidRPr="00F073C2" w:rsidRDefault="008974D2" w:rsidP="00DE605E">
      <w:pPr>
        <w:pStyle w:val="incisoa"/>
        <w:numPr>
          <w:ilvl w:val="0"/>
          <w:numId w:val="10"/>
        </w:numPr>
        <w:spacing w:before="0" w:after="0"/>
        <w:ind w:left="645"/>
        <w:rPr>
          <w:szCs w:val="24"/>
          <w:lang w:val="es-MX"/>
        </w:rPr>
      </w:pPr>
      <w:r w:rsidRPr="00F073C2">
        <w:rPr>
          <w:rFonts w:ascii="Univers 45 Light" w:hAnsi="Univers 45 Light" w:cs="Times New Roman"/>
          <w:sz w:val="24"/>
          <w:szCs w:val="24"/>
          <w:shd w:val="clear" w:color="auto" w:fill="auto"/>
          <w:lang w:val="es-MX"/>
        </w:rPr>
        <w:t xml:space="preserve">Autoridad de </w:t>
      </w:r>
      <w:ins w:id="451" w:author="Valeria Tapia" w:date="2026-09-24T12:54:00Z">
        <w:r w:rsidR="00B62CC8">
          <w:rPr>
            <w:rFonts w:ascii="Univers 45 Light" w:hAnsi="Univers 45 Light" w:cs="Times New Roman"/>
            <w:sz w:val="24"/>
            <w:szCs w:val="24"/>
            <w:shd w:val="clear" w:color="auto" w:fill="auto"/>
            <w:lang w:val="es-MX"/>
          </w:rPr>
          <w:t xml:space="preserve">Fiscalización del </w:t>
        </w:r>
      </w:ins>
      <w:r w:rsidRPr="00F073C2">
        <w:rPr>
          <w:rFonts w:ascii="Univers 45 Light" w:hAnsi="Univers 45 Light" w:cs="Times New Roman"/>
          <w:sz w:val="24"/>
          <w:szCs w:val="24"/>
          <w:shd w:val="clear" w:color="auto" w:fill="auto"/>
          <w:lang w:val="es-MX"/>
        </w:rPr>
        <w:t>Juego.</w:t>
      </w:r>
    </w:p>
    <w:p w14:paraId="047B1ADD"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 xml:space="preserve">Autoridad de Fiscalización y Control Social de Bosques y Tierra. </w:t>
      </w:r>
    </w:p>
    <w:p w14:paraId="01C23621" w14:textId="77777777" w:rsidR="008974D2" w:rsidRPr="00F073C2" w:rsidRDefault="008974D2" w:rsidP="00DE605E">
      <w:pPr>
        <w:pStyle w:val="incisoa"/>
        <w:numPr>
          <w:ilvl w:val="0"/>
          <w:numId w:val="10"/>
        </w:numPr>
        <w:spacing w:before="0" w:after="0"/>
        <w:ind w:left="645"/>
        <w:rPr>
          <w:szCs w:val="24"/>
          <w:lang w:val="es-MX"/>
        </w:rPr>
      </w:pPr>
      <w:r w:rsidRPr="00F073C2">
        <w:rPr>
          <w:rFonts w:ascii="Univers 45 Light" w:hAnsi="Univers 45 Light" w:cs="Times New Roman"/>
          <w:sz w:val="24"/>
          <w:szCs w:val="24"/>
          <w:shd w:val="clear" w:color="auto" w:fill="auto"/>
          <w:lang w:val="es-MX"/>
        </w:rPr>
        <w:t>Autoridad de Fiscalización de Electricidad y Tecnología Nuclear.</w:t>
      </w:r>
    </w:p>
    <w:p w14:paraId="12A3390D"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Autoridad Nacional de Hidrocarburos.</w:t>
      </w:r>
    </w:p>
    <w:p w14:paraId="1AD06FE2" w14:textId="77777777" w:rsidR="008974D2" w:rsidRPr="00F073C2" w:rsidRDefault="008974D2" w:rsidP="00DE605E">
      <w:pPr>
        <w:pStyle w:val="incisoa"/>
        <w:numPr>
          <w:ilvl w:val="0"/>
          <w:numId w:val="10"/>
        </w:numPr>
        <w:spacing w:before="0" w:after="0"/>
        <w:ind w:left="645"/>
        <w:rPr>
          <w:szCs w:val="24"/>
          <w:lang w:val="es-MX"/>
        </w:rPr>
      </w:pPr>
      <w:r w:rsidRPr="00F073C2">
        <w:rPr>
          <w:rFonts w:ascii="Univers 45 Light" w:hAnsi="Univers 45 Light" w:cs="Times New Roman"/>
          <w:sz w:val="24"/>
          <w:szCs w:val="24"/>
          <w:shd w:val="clear" w:color="auto" w:fill="auto"/>
          <w:lang w:val="es-MX"/>
        </w:rPr>
        <w:t>Autoridad de Regulación y Fiscalización de Telecomunicaciones y Transportes.</w:t>
      </w:r>
    </w:p>
    <w:p w14:paraId="4960F882"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 xml:space="preserve">Banco Central de Bolivia. </w:t>
      </w:r>
    </w:p>
    <w:p w14:paraId="282A710A"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Dirección General de Aeronáutica Civil.</w:t>
      </w:r>
    </w:p>
    <w:p w14:paraId="7F3F4FFD"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Dirección General de Sustancias Controladas.</w:t>
      </w:r>
    </w:p>
    <w:p w14:paraId="3AECA86D"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 xml:space="preserve">Instituto Boliviano de Metrología. </w:t>
      </w:r>
    </w:p>
    <w:p w14:paraId="24063FD5"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Instituto de Salud Ocupacional.</w:t>
      </w:r>
    </w:p>
    <w:p w14:paraId="1ECB86E1" w14:textId="3F5AB92C" w:rsidR="008974D2" w:rsidRPr="003559BD" w:rsidRDefault="008974D2" w:rsidP="00DE605E">
      <w:pPr>
        <w:pStyle w:val="incisoa"/>
        <w:numPr>
          <w:ilvl w:val="0"/>
          <w:numId w:val="10"/>
        </w:numPr>
        <w:spacing w:before="0" w:after="0"/>
        <w:ind w:left="645"/>
        <w:rPr>
          <w:rFonts w:ascii="Univers 45 Light" w:hAnsi="Univers 45 Light" w:cs="Times New Roman"/>
          <w:color w:val="1F497D" w:themeColor="text2"/>
          <w:sz w:val="24"/>
          <w:szCs w:val="24"/>
          <w:shd w:val="clear" w:color="auto" w:fill="auto"/>
          <w:lang w:val="es-MX"/>
          <w:rPrChange w:id="452" w:author="Renato Lopez Choque" w:date="2026-09-17T17:57:00Z">
            <w:rPr>
              <w:rFonts w:ascii="Univers 45 Light" w:hAnsi="Univers 45 Light" w:cs="Times New Roman"/>
              <w:sz w:val="24"/>
              <w:szCs w:val="24"/>
              <w:shd w:val="clear" w:color="auto" w:fill="auto"/>
              <w:lang w:val="es-MX"/>
            </w:rPr>
          </w:rPrChange>
        </w:rPr>
      </w:pPr>
      <w:r w:rsidRPr="000B072B">
        <w:rPr>
          <w:rFonts w:ascii="Univers 45 Light" w:hAnsi="Univers 45 Light" w:cs="Times New Roman"/>
          <w:color w:val="1F497D" w:themeColor="text2"/>
          <w:sz w:val="24"/>
          <w:szCs w:val="24"/>
          <w:highlight w:val="green"/>
          <w:shd w:val="clear" w:color="auto" w:fill="auto"/>
          <w:lang w:val="es-MX"/>
          <w:rPrChange w:id="453" w:author="Valeria Tapia " w:date="2026-10-04T20:59:00Z">
            <w:rPr>
              <w:rFonts w:ascii="Univers 45 Light" w:hAnsi="Univers 45 Light" w:cs="Times New Roman"/>
              <w:sz w:val="24"/>
              <w:szCs w:val="24"/>
              <w:shd w:val="clear" w:color="auto" w:fill="auto"/>
              <w:lang w:val="es-MX"/>
            </w:rPr>
          </w:rPrChange>
        </w:rPr>
        <w:t>Ministerio de</w:t>
      </w:r>
      <w:del w:id="454" w:author="Valeria Tapia" w:date="2026-10-04T20:38:00Z">
        <w:r w:rsidRPr="000B072B" w:rsidDel="00202084">
          <w:rPr>
            <w:rFonts w:ascii="Univers 45 Light" w:hAnsi="Univers 45 Light" w:cs="Times New Roman"/>
            <w:color w:val="1F497D" w:themeColor="text2"/>
            <w:sz w:val="24"/>
            <w:szCs w:val="24"/>
            <w:highlight w:val="green"/>
            <w:shd w:val="clear" w:color="auto" w:fill="auto"/>
            <w:lang w:val="es-MX"/>
            <w:rPrChange w:id="455" w:author="Valeria Tapia " w:date="2026-10-04T20:59:00Z">
              <w:rPr>
                <w:rFonts w:ascii="Univers 45 Light" w:hAnsi="Univers 45 Light" w:cs="Times New Roman"/>
                <w:sz w:val="24"/>
                <w:szCs w:val="24"/>
                <w:shd w:val="clear" w:color="auto" w:fill="auto"/>
                <w:lang w:val="es-MX"/>
              </w:rPr>
            </w:rPrChange>
          </w:rPr>
          <w:delText xml:space="preserve"> </w:delText>
        </w:r>
      </w:del>
      <w:ins w:id="456" w:author="Valeria Tapia" w:date="2026-10-04T20:38:00Z">
        <w:r w:rsidR="00202084" w:rsidRPr="000B072B">
          <w:rPr>
            <w:rFonts w:ascii="Univers 45 Light" w:hAnsi="Univers 45 Light" w:cs="Times New Roman"/>
            <w:color w:val="1F497D" w:themeColor="text2"/>
            <w:sz w:val="24"/>
            <w:szCs w:val="24"/>
            <w:highlight w:val="green"/>
            <w:shd w:val="clear" w:color="auto" w:fill="auto"/>
            <w:lang w:val="es-MX"/>
            <w:rPrChange w:id="457" w:author="Valeria Tapia " w:date="2026-10-04T20:59:00Z">
              <w:rPr>
                <w:rFonts w:ascii="Univers 45 Light" w:hAnsi="Univers 45 Light" w:cs="Times New Roman"/>
                <w:color w:val="1F497D" w:themeColor="text2"/>
                <w:sz w:val="24"/>
                <w:szCs w:val="24"/>
                <w:shd w:val="clear" w:color="auto" w:fill="auto"/>
                <w:lang w:val="es-MX"/>
              </w:rPr>
            </w:rPrChange>
          </w:rPr>
          <w:t xml:space="preserve"> Relaciones Exteriores</w:t>
        </w:r>
      </w:ins>
      <w:del w:id="458" w:author="Valeria Tapia" w:date="2026-10-04T20:38:00Z">
        <w:r w:rsidRPr="000B072B" w:rsidDel="00202084">
          <w:rPr>
            <w:rFonts w:ascii="Univers 45 Light" w:hAnsi="Univers 45 Light" w:cs="Times New Roman"/>
            <w:color w:val="1F497D" w:themeColor="text2"/>
            <w:sz w:val="24"/>
            <w:szCs w:val="24"/>
            <w:highlight w:val="green"/>
            <w:shd w:val="clear" w:color="auto" w:fill="auto"/>
            <w:lang w:val="es-MX"/>
            <w:rPrChange w:id="459" w:author="Valeria Tapia " w:date="2026-10-04T20:59:00Z">
              <w:rPr>
                <w:rFonts w:ascii="Univers 45 Light" w:hAnsi="Univers 45 Light" w:cs="Times New Roman"/>
                <w:sz w:val="24"/>
                <w:szCs w:val="24"/>
                <w:shd w:val="clear" w:color="auto" w:fill="auto"/>
                <w:lang w:val="es-MX"/>
              </w:rPr>
            </w:rPrChange>
          </w:rPr>
          <w:delText>Culturas Descolonización y Despatriarcalización</w:delText>
        </w:r>
      </w:del>
      <w:r w:rsidRPr="003559BD">
        <w:rPr>
          <w:rFonts w:ascii="Univers 45 Light" w:hAnsi="Univers 45 Light" w:cs="Times New Roman"/>
          <w:color w:val="1F497D" w:themeColor="text2"/>
          <w:sz w:val="24"/>
          <w:szCs w:val="24"/>
          <w:shd w:val="clear" w:color="auto" w:fill="auto"/>
          <w:lang w:val="es-MX"/>
          <w:rPrChange w:id="460" w:author="Renato Lopez Choque" w:date="2026-09-17T17:57:00Z">
            <w:rPr>
              <w:rFonts w:ascii="Univers 45 Light" w:hAnsi="Univers 45 Light" w:cs="Times New Roman"/>
              <w:sz w:val="24"/>
              <w:szCs w:val="24"/>
              <w:shd w:val="clear" w:color="auto" w:fill="auto"/>
              <w:lang w:val="es-MX"/>
            </w:rPr>
          </w:rPrChange>
        </w:rPr>
        <w:t>.</w:t>
      </w:r>
    </w:p>
    <w:p w14:paraId="01021792"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Ministerio de Economía y Finanzas Públicas.</w:t>
      </w:r>
    </w:p>
    <w:p w14:paraId="484EE77F" w14:textId="0C506E9C" w:rsidR="008974D2" w:rsidRPr="000B072B" w:rsidRDefault="008974D2" w:rsidP="00DE605E">
      <w:pPr>
        <w:pStyle w:val="incisoa"/>
        <w:numPr>
          <w:ilvl w:val="0"/>
          <w:numId w:val="10"/>
        </w:numPr>
        <w:spacing w:before="0" w:after="0"/>
        <w:ind w:left="645"/>
        <w:rPr>
          <w:rFonts w:ascii="Univers 45 Light" w:hAnsi="Univers 45 Light" w:cs="Times New Roman"/>
          <w:sz w:val="24"/>
          <w:szCs w:val="24"/>
          <w:highlight w:val="green"/>
          <w:shd w:val="clear" w:color="auto" w:fill="auto"/>
          <w:lang w:val="es-MX"/>
          <w:rPrChange w:id="461" w:author="Valeria Tapia " w:date="2026-10-04T20:59:00Z">
            <w:rPr>
              <w:rFonts w:ascii="Univers 45 Light" w:hAnsi="Univers 45 Light" w:cs="Times New Roman"/>
              <w:sz w:val="24"/>
              <w:szCs w:val="24"/>
              <w:shd w:val="clear" w:color="auto" w:fill="auto"/>
              <w:lang w:val="es-MX"/>
            </w:rPr>
          </w:rPrChange>
        </w:rPr>
      </w:pPr>
      <w:r w:rsidRPr="000B072B">
        <w:rPr>
          <w:rFonts w:ascii="Univers 45 Light" w:hAnsi="Univers 45 Light" w:cs="Times New Roman"/>
          <w:sz w:val="24"/>
          <w:szCs w:val="24"/>
          <w:highlight w:val="green"/>
          <w:shd w:val="clear" w:color="auto" w:fill="auto"/>
          <w:lang w:val="es-MX"/>
          <w:rPrChange w:id="462" w:author="Valeria Tapia " w:date="2026-10-04T20:59:00Z">
            <w:rPr>
              <w:rFonts w:ascii="Univers 45 Light" w:hAnsi="Univers 45 Light" w:cs="Times New Roman"/>
              <w:sz w:val="24"/>
              <w:szCs w:val="24"/>
              <w:shd w:val="clear" w:color="auto" w:fill="auto"/>
              <w:lang w:val="es-MX"/>
            </w:rPr>
          </w:rPrChange>
        </w:rPr>
        <w:lastRenderedPageBreak/>
        <w:t xml:space="preserve">Ministerio de </w:t>
      </w:r>
      <w:del w:id="463" w:author="Renato Lopez Choque" w:date="2026-09-17T18:18:00Z">
        <w:r w:rsidRPr="000B072B" w:rsidDel="00F84682">
          <w:rPr>
            <w:rFonts w:ascii="Univers 45 Light" w:hAnsi="Univers 45 Light" w:cs="Times New Roman"/>
            <w:sz w:val="24"/>
            <w:szCs w:val="24"/>
            <w:highlight w:val="green"/>
            <w:shd w:val="clear" w:color="auto" w:fill="auto"/>
            <w:lang w:val="es-MX"/>
            <w:rPrChange w:id="464" w:author="Valeria Tapia " w:date="2026-10-04T20:59:00Z">
              <w:rPr>
                <w:rFonts w:ascii="Univers 45 Light" w:hAnsi="Univers 45 Light" w:cs="Times New Roman"/>
                <w:sz w:val="24"/>
                <w:szCs w:val="24"/>
                <w:shd w:val="clear" w:color="auto" w:fill="auto"/>
                <w:lang w:val="es-MX"/>
              </w:rPr>
            </w:rPrChange>
          </w:rPr>
          <w:delText>Medio Ambiente y Agua</w:delText>
        </w:r>
      </w:del>
      <w:ins w:id="465" w:author="Renato Lopez Choque" w:date="2026-09-17T18:18:00Z">
        <w:r w:rsidR="00F84682" w:rsidRPr="000B072B">
          <w:rPr>
            <w:rFonts w:ascii="Univers 45 Light" w:hAnsi="Univers 45 Light" w:cs="Times New Roman"/>
            <w:sz w:val="24"/>
            <w:szCs w:val="24"/>
            <w:highlight w:val="green"/>
            <w:shd w:val="clear" w:color="auto" w:fill="auto"/>
            <w:lang w:val="es-MX"/>
            <w:rPrChange w:id="466" w:author="Valeria Tapia " w:date="2026-10-04T20:59:00Z">
              <w:rPr>
                <w:rFonts w:ascii="Univers 45 Light" w:hAnsi="Univers 45 Light" w:cs="Times New Roman"/>
                <w:color w:val="1F497D" w:themeColor="text2"/>
                <w:sz w:val="24"/>
                <w:szCs w:val="24"/>
                <w:shd w:val="clear" w:color="auto" w:fill="auto"/>
                <w:lang w:val="es-MX"/>
              </w:rPr>
            </w:rPrChange>
          </w:rPr>
          <w:t>Producción Sostenible, Medio Ambiente y Agua</w:t>
        </w:r>
      </w:ins>
      <w:r w:rsidRPr="000B072B">
        <w:rPr>
          <w:rFonts w:ascii="Univers 45 Light" w:hAnsi="Univers 45 Light" w:cs="Times New Roman"/>
          <w:sz w:val="24"/>
          <w:szCs w:val="24"/>
          <w:highlight w:val="green"/>
          <w:shd w:val="clear" w:color="auto" w:fill="auto"/>
          <w:lang w:val="es-MX"/>
          <w:rPrChange w:id="467" w:author="Valeria Tapia " w:date="2026-10-04T20:59:00Z">
            <w:rPr>
              <w:rFonts w:ascii="Univers 45 Light" w:hAnsi="Univers 45 Light" w:cs="Times New Roman"/>
              <w:sz w:val="24"/>
              <w:szCs w:val="24"/>
              <w:shd w:val="clear" w:color="auto" w:fill="auto"/>
              <w:lang w:val="es-MX"/>
            </w:rPr>
          </w:rPrChange>
        </w:rPr>
        <w:t>.</w:t>
      </w:r>
    </w:p>
    <w:p w14:paraId="1613DA78" w14:textId="77777777" w:rsidR="008974D2" w:rsidRPr="00F073C2" w:rsidRDefault="008974D2" w:rsidP="00DE605E">
      <w:pPr>
        <w:pStyle w:val="incisoa"/>
        <w:numPr>
          <w:ilvl w:val="0"/>
          <w:numId w:val="10"/>
        </w:numPr>
        <w:spacing w:before="0" w:after="0"/>
        <w:ind w:left="645"/>
        <w:rPr>
          <w:szCs w:val="24"/>
          <w:lang w:val="es-MX"/>
        </w:rPr>
      </w:pPr>
      <w:r w:rsidRPr="00F073C2">
        <w:rPr>
          <w:rFonts w:ascii="Univers 45 Light" w:hAnsi="Univers 45 Light" w:cs="Times New Roman"/>
          <w:sz w:val="24"/>
          <w:szCs w:val="24"/>
          <w:shd w:val="clear" w:color="auto" w:fill="auto"/>
          <w:lang w:val="es-MX"/>
        </w:rPr>
        <w:t>Ministerio de Defensa.</w:t>
      </w:r>
    </w:p>
    <w:p w14:paraId="12B0D8AE"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Servicio Nacional de Registro y Control de Comercialización de Minerales y Metales.</w:t>
      </w:r>
    </w:p>
    <w:p w14:paraId="25754FB3"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Servicio Nacional de Sanidad Agropecuaria e Inocuidad Alimentaria.</w:t>
      </w:r>
    </w:p>
    <w:p w14:paraId="207F3A41"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Servicio Nacional de Verificación de Exportaciones.</w:t>
      </w:r>
    </w:p>
    <w:p w14:paraId="4BEA9A3E" w14:textId="77777777" w:rsidR="008974D2" w:rsidRPr="00F073C2" w:rsidRDefault="008974D2" w:rsidP="00DE605E">
      <w:pPr>
        <w:pStyle w:val="incisoa"/>
        <w:numPr>
          <w:ilvl w:val="0"/>
          <w:numId w:val="10"/>
        </w:numPr>
        <w:spacing w:before="0" w:after="0"/>
        <w:ind w:left="645"/>
        <w:rPr>
          <w:rFonts w:ascii="Univers 45 Light" w:hAnsi="Univers 45 Light" w:cs="Times New Roman"/>
          <w:sz w:val="24"/>
          <w:szCs w:val="24"/>
          <w:shd w:val="clear" w:color="auto" w:fill="auto"/>
          <w:lang w:val="es-MX"/>
        </w:rPr>
      </w:pPr>
      <w:r w:rsidRPr="00F073C2">
        <w:rPr>
          <w:rFonts w:ascii="Univers 45 Light" w:hAnsi="Univers 45 Light" w:cs="Times New Roman"/>
          <w:sz w:val="24"/>
          <w:szCs w:val="24"/>
          <w:shd w:val="clear" w:color="auto" w:fill="auto"/>
          <w:lang w:val="es-MX"/>
        </w:rPr>
        <w:t>Viceministerio de Comercio y Logística Interna.</w:t>
      </w:r>
    </w:p>
    <w:p w14:paraId="022C1312" w14:textId="77777777" w:rsidR="008974D2" w:rsidRPr="00F073C2" w:rsidRDefault="008974D2" w:rsidP="00DE605E">
      <w:pPr>
        <w:pStyle w:val="Textoindependienteprimerasangra2"/>
        <w:numPr>
          <w:ilvl w:val="0"/>
          <w:numId w:val="10"/>
        </w:numPr>
        <w:ind w:left="645"/>
        <w:jc w:val="both"/>
        <w:rPr>
          <w:szCs w:val="24"/>
          <w:lang w:val="es-MX"/>
        </w:rPr>
      </w:pPr>
      <w:r w:rsidRPr="00F073C2">
        <w:rPr>
          <w:szCs w:val="24"/>
          <w:lang w:val="es-MX"/>
        </w:rPr>
        <w:t>Viceministerio de Transportes.</w:t>
      </w:r>
    </w:p>
    <w:p w14:paraId="6FE44525" w14:textId="77777777" w:rsidR="008974D2" w:rsidRPr="00F073C2" w:rsidRDefault="008974D2" w:rsidP="00DE605E">
      <w:pPr>
        <w:pStyle w:val="Textoindependienteprimerasangra2"/>
        <w:numPr>
          <w:ilvl w:val="0"/>
          <w:numId w:val="10"/>
        </w:numPr>
        <w:ind w:left="645"/>
        <w:jc w:val="both"/>
        <w:rPr>
          <w:szCs w:val="24"/>
          <w:lang w:val="es-MX"/>
        </w:rPr>
      </w:pPr>
      <w:r w:rsidRPr="00F073C2">
        <w:rPr>
          <w:szCs w:val="24"/>
          <w:lang w:val="es-MX"/>
        </w:rPr>
        <w:t xml:space="preserve">Otras entidades competentes. </w:t>
      </w:r>
    </w:p>
    <w:p w14:paraId="6062D1B6" w14:textId="1D6E5D3C" w:rsidR="00996715" w:rsidRPr="000B072B" w:rsidRDefault="00996715" w:rsidP="00DE605E">
      <w:pPr>
        <w:pStyle w:val="Textoindependienteprimerasangra2"/>
        <w:ind w:left="0" w:firstLine="0"/>
        <w:jc w:val="both"/>
        <w:rPr>
          <w:ins w:id="468" w:author="Valeria Tapia" w:date="2026-09-24T11:49:00Z"/>
          <w:color w:val="FF0000"/>
          <w:rPrChange w:id="469" w:author="Valeria Tapia " w:date="2026-10-04T20:59:00Z">
            <w:rPr>
              <w:ins w:id="470" w:author="Valeria Tapia" w:date="2026-09-24T11:49:00Z"/>
              <w:b/>
            </w:rPr>
          </w:rPrChange>
        </w:rPr>
      </w:pPr>
      <w:ins w:id="471" w:author="Valeria Tapia" w:date="2026-09-24T11:49:00Z">
        <w:r w:rsidRPr="000B072B">
          <w:rPr>
            <w:b/>
            <w:color w:val="FF0000"/>
            <w:highlight w:val="cyan"/>
            <w:rPrChange w:id="472" w:author="Valeria Tapia " w:date="2026-10-04T20:59:00Z">
              <w:rPr>
                <w:b/>
              </w:rPr>
            </w:rPrChange>
          </w:rPr>
          <w:t xml:space="preserve">Expediente Electrónico VUCE: </w:t>
        </w:r>
        <w:r w:rsidRPr="000B072B">
          <w:rPr>
            <w:color w:val="FF0000"/>
            <w:highlight w:val="cyan"/>
            <w:rPrChange w:id="473" w:author="Valeria Tapia " w:date="2026-10-04T20:59:00Z">
              <w:rPr>
                <w:b/>
              </w:rPr>
            </w:rPrChange>
          </w:rPr>
          <w:t>Conjunto estructurado de datos, documentos digitales, solicitudes, formularios, estados, observaciones, subsanaciones, comunicaciones, pagos, firmas, actuaciones, registros de trazabilidad y demás evidencias generadas, recibidas, transmitidas o asociadas a la tramitación de un documento requerido para una operación de comercio exterior a través de la VUCE, desde el inicio de la solicitud hasta su conclusión.</w:t>
        </w:r>
      </w:ins>
    </w:p>
    <w:p w14:paraId="0C0BA180" w14:textId="3315EAA6" w:rsidR="008974D2" w:rsidRPr="009E68A7" w:rsidRDefault="008974D2" w:rsidP="00DE605E">
      <w:pPr>
        <w:pStyle w:val="Textoindependienteprimerasangra2"/>
        <w:ind w:left="0" w:firstLine="0"/>
        <w:jc w:val="both"/>
        <w:rPr>
          <w:color w:val="FF0000"/>
          <w:rPrChange w:id="474" w:author="Valeria Tapia" w:date="2026-10-04T20:50:00Z">
            <w:rPr/>
          </w:rPrChange>
        </w:rPr>
      </w:pPr>
      <w:r w:rsidRPr="009E68A7">
        <w:rPr>
          <w:b/>
          <w:color w:val="FF0000"/>
          <w:rPrChange w:id="475" w:author="Valeria Tapia" w:date="2026-10-04T20:50:00Z">
            <w:rPr>
              <w:b/>
            </w:rPr>
          </w:rPrChange>
        </w:rPr>
        <w:t>Exportación:</w:t>
      </w:r>
      <w:r w:rsidRPr="009E68A7">
        <w:rPr>
          <w:color w:val="FF0000"/>
          <w:rPrChange w:id="476" w:author="Valeria Tapia" w:date="2026-10-04T20:50:00Z">
            <w:rPr/>
          </w:rPrChange>
        </w:rPr>
        <w:t xml:space="preserve"> Salida de cualquier mercancía de un territorio aduanero, cumpliendo requisitos y formalidades establecidos en normativa aduanera vigente.</w:t>
      </w:r>
    </w:p>
    <w:p w14:paraId="353F6FB0" w14:textId="15E515BE" w:rsidR="008974D2" w:rsidRPr="00A4674C" w:rsidRDefault="008974D2" w:rsidP="00DE605E">
      <w:pPr>
        <w:pStyle w:val="Textoindependienteprimerasangra2"/>
        <w:ind w:left="0" w:firstLine="0"/>
        <w:jc w:val="both"/>
        <w:rPr>
          <w:ins w:id="477" w:author="Brenda Lily Gutierrez Bautista" w:date="2026-10-06T11:48:00Z"/>
          <w:rFonts w:cs="DejaVu Sans"/>
          <w:strike/>
          <w:color w:val="FF0000"/>
          <w:szCs w:val="24"/>
          <w:lang w:val="es-MX"/>
          <w:rPrChange w:id="478" w:author="Brenda Lily Gutierrez Bautista" w:date="2026-10-06T11:50:00Z">
            <w:rPr>
              <w:ins w:id="479" w:author="Brenda Lily Gutierrez Bautista" w:date="2026-10-06T11:48:00Z"/>
              <w:rFonts w:cs="DejaVu Sans"/>
              <w:color w:val="FF0000"/>
              <w:szCs w:val="24"/>
              <w:lang w:val="es-MX"/>
            </w:rPr>
          </w:rPrChange>
        </w:rPr>
      </w:pPr>
      <w:commentRangeStart w:id="480"/>
      <w:r w:rsidRPr="003559BD">
        <w:rPr>
          <w:rFonts w:cs="DejaVu Sans"/>
          <w:b/>
          <w:color w:val="FF0000"/>
          <w:szCs w:val="24"/>
          <w:lang w:val="es-MX"/>
          <w:rPrChange w:id="481" w:author="Renato Lopez Choque" w:date="2026-09-17T18:01:00Z">
            <w:rPr>
              <w:rFonts w:cs="DejaVu Sans"/>
              <w:b/>
              <w:szCs w:val="24"/>
              <w:lang w:val="es-MX"/>
            </w:rPr>
          </w:rPrChange>
        </w:rPr>
        <w:t xml:space="preserve">Firma Digital: </w:t>
      </w:r>
      <w:r w:rsidRPr="00A4674C">
        <w:rPr>
          <w:rFonts w:cs="DejaVu Sans"/>
          <w:strike/>
          <w:color w:val="FF0000"/>
          <w:szCs w:val="24"/>
          <w:lang w:val="es-MX"/>
          <w:rPrChange w:id="482" w:author="Brenda Lily Gutierrez Bautista" w:date="2026-10-06T11:50:00Z">
            <w:rPr>
              <w:rFonts w:cs="DejaVu Sans"/>
              <w:szCs w:val="24"/>
              <w:lang w:val="es-MX"/>
            </w:rPr>
          </w:rPrChange>
        </w:rPr>
        <w:t>Es una solución tecnológica que permite identificar de manera segura y única al autor de un documento electrónico, asegurando además la integridad del contenido del mismo. Es una herramienta que reemplaza la firma manuscrita en documentos digitales, garantizando su autenticidad y evitando posibles alteraciones o falsificaciones, de modo tal que cualquier modificación sea puesta en evidencia.</w:t>
      </w:r>
    </w:p>
    <w:p w14:paraId="107FE554" w14:textId="2B9D31AA" w:rsidR="00A4674C" w:rsidRDefault="00A4674C" w:rsidP="00DE605E">
      <w:pPr>
        <w:pStyle w:val="Textoindependienteprimerasangra2"/>
        <w:ind w:left="0" w:firstLine="0"/>
        <w:jc w:val="both"/>
        <w:rPr>
          <w:ins w:id="483" w:author="Brenda Lily Gutierrez Bautista" w:date="2026-10-06T11:49:00Z"/>
        </w:rPr>
      </w:pPr>
      <w:ins w:id="484" w:author="Brenda Lily Gutierrez Bautista" w:date="2026-10-06T11:48:00Z">
        <w:r>
          <w:t>Es la firma electrónica que identifica únicamente a su titular, creada por métodos que se encuentren bajo el absoluto y exclusivo control de su titular, susceptible de verificación y está vinculada a los datos del documento digital de modo tal que cualquier modificación de los mismos ponga en evidencia su alteración</w:t>
        </w:r>
      </w:ins>
      <w:ins w:id="485" w:author="Brenda Lily Gutierrez Bautista" w:date="2026-10-06T11:57:00Z">
        <w:r w:rsidR="00840B04">
          <w:t xml:space="preserve"> (Softoken, aprobador de documentos y otros)</w:t>
        </w:r>
      </w:ins>
      <w:ins w:id="486" w:author="Brenda Lily Gutierrez Bautista" w:date="2026-10-06T11:48:00Z">
        <w:r>
          <w:t>.</w:t>
        </w:r>
      </w:ins>
    </w:p>
    <w:p w14:paraId="2236DFD1" w14:textId="377123A4" w:rsidR="00A4674C" w:rsidRDefault="00A4674C" w:rsidP="00DE605E">
      <w:pPr>
        <w:pStyle w:val="Textoindependienteprimerasangra2"/>
        <w:ind w:left="0" w:firstLine="0"/>
        <w:jc w:val="both"/>
        <w:rPr>
          <w:ins w:id="487" w:author="Brenda Lily Gutierrez Bautista" w:date="2026-10-06T11:49:00Z"/>
        </w:rPr>
      </w:pPr>
    </w:p>
    <w:p w14:paraId="0D98CC2D" w14:textId="6E614C3A" w:rsidR="00A4674C" w:rsidRDefault="00A4674C" w:rsidP="00DE605E">
      <w:pPr>
        <w:pStyle w:val="Textoindependienteprimerasangra2"/>
        <w:ind w:left="0" w:firstLine="0"/>
        <w:jc w:val="both"/>
        <w:rPr>
          <w:ins w:id="488" w:author="Brenda Lily Gutierrez Bautista" w:date="2026-10-06T11:51:00Z"/>
          <w:rFonts w:cs="DejaVu Sans"/>
          <w:color w:val="FF0000"/>
          <w:szCs w:val="24"/>
          <w:lang w:val="es-MX"/>
        </w:rPr>
      </w:pPr>
    </w:p>
    <w:p w14:paraId="25B64C00" w14:textId="77777777" w:rsidR="00A4674C" w:rsidRPr="003559BD" w:rsidRDefault="00A4674C" w:rsidP="00DE605E">
      <w:pPr>
        <w:pStyle w:val="Textoindependienteprimerasangra2"/>
        <w:ind w:left="0" w:firstLine="0"/>
        <w:jc w:val="both"/>
        <w:rPr>
          <w:rFonts w:cs="DejaVu Sans"/>
          <w:color w:val="FF0000"/>
          <w:szCs w:val="24"/>
          <w:lang w:val="es-MX"/>
          <w:rPrChange w:id="489" w:author="Renato Lopez Choque" w:date="2026-09-17T18:01:00Z">
            <w:rPr>
              <w:rFonts w:cs="DejaVu Sans"/>
              <w:szCs w:val="24"/>
              <w:lang w:val="es-MX"/>
            </w:rPr>
          </w:rPrChange>
        </w:rPr>
      </w:pPr>
    </w:p>
    <w:p w14:paraId="22D0870D" w14:textId="2004C7A1" w:rsidR="00F85DF2" w:rsidRPr="00A4674C" w:rsidRDefault="00F85DF2" w:rsidP="00840B04">
      <w:pPr>
        <w:pStyle w:val="Textoindependienteprimerasangra2"/>
        <w:shd w:val="clear" w:color="auto" w:fill="F79646" w:themeFill="accent6"/>
        <w:ind w:left="0" w:firstLine="0"/>
        <w:jc w:val="both"/>
        <w:rPr>
          <w:ins w:id="490" w:author="Valeria Tapia" w:date="2026-09-18T12:19:00Z"/>
          <w:b/>
          <w:strike/>
          <w:szCs w:val="24"/>
          <w:shd w:val="clear" w:color="auto" w:fill="FFFFFF"/>
          <w:rPrChange w:id="491" w:author="Brenda Lily Gutierrez Bautista" w:date="2026-10-06T11:51:00Z">
            <w:rPr>
              <w:ins w:id="492" w:author="Valeria Tapia" w:date="2026-09-18T12:19:00Z"/>
              <w:b/>
              <w:color w:val="FF0000"/>
              <w:szCs w:val="24"/>
              <w:shd w:val="clear" w:color="auto" w:fill="FFFFFF"/>
            </w:rPr>
          </w:rPrChange>
        </w:rPr>
        <w:pPrChange w:id="493" w:author="Brenda Lily Gutierrez Bautista" w:date="2026-10-06T11:57:00Z">
          <w:pPr>
            <w:pStyle w:val="Textoindependienteprimerasangra2"/>
            <w:shd w:val="clear" w:color="auto" w:fill="FFFFFF" w:themeFill="background1"/>
            <w:ind w:left="0" w:firstLine="0"/>
            <w:jc w:val="both"/>
          </w:pPr>
        </w:pPrChange>
      </w:pPr>
      <w:ins w:id="494" w:author="Valeria Tapia" w:date="2026-09-18T12:22:00Z">
        <w:r w:rsidRPr="00840B04">
          <w:rPr>
            <w:b/>
            <w:strike/>
            <w:color w:val="FF0000"/>
            <w:szCs w:val="24"/>
            <w:highlight w:val="cyan"/>
            <w:shd w:val="clear" w:color="auto" w:fill="F79646" w:themeFill="accent6"/>
            <w:rPrChange w:id="495" w:author="Brenda Lily Gutierrez Bautista" w:date="2026-10-06T11:57:00Z">
              <w:rPr>
                <w:b/>
                <w:color w:val="FF0000"/>
                <w:szCs w:val="24"/>
                <w:shd w:val="clear" w:color="auto" w:fill="FFFFFF"/>
              </w:rPr>
            </w:rPrChange>
          </w:rPr>
          <w:t>Firma Electrónica (SOFTOKEN).</w:t>
        </w:r>
        <w:r w:rsidRPr="00840B04">
          <w:rPr>
            <w:b/>
            <w:color w:val="FF0000"/>
            <w:szCs w:val="24"/>
            <w:highlight w:val="cyan"/>
            <w:shd w:val="clear" w:color="auto" w:fill="F79646" w:themeFill="accent6"/>
            <w:rPrChange w:id="496" w:author="Brenda Lily Gutierrez Bautista" w:date="2026-10-06T11:57:00Z">
              <w:rPr>
                <w:b/>
                <w:color w:val="FF0000"/>
                <w:szCs w:val="24"/>
                <w:shd w:val="clear" w:color="auto" w:fill="FFFFFF"/>
              </w:rPr>
            </w:rPrChange>
          </w:rPr>
          <w:t xml:space="preserve"> </w:t>
        </w:r>
        <w:r w:rsidRPr="00840B04">
          <w:rPr>
            <w:strike/>
            <w:color w:val="FF0000"/>
            <w:szCs w:val="24"/>
            <w:highlight w:val="cyan"/>
            <w:shd w:val="clear" w:color="auto" w:fill="F79646" w:themeFill="accent6"/>
            <w:rPrChange w:id="497" w:author="Brenda Lily Gutierrez Bautista" w:date="2026-10-06T11:57:00Z">
              <w:rPr>
                <w:b/>
                <w:color w:val="FF0000"/>
                <w:szCs w:val="24"/>
                <w:shd w:val="clear" w:color="auto" w:fill="FFFFFF"/>
              </w:rPr>
            </w:rPrChange>
          </w:rPr>
          <w:t>Mecanismo de firma electrónica empleado por el servidor público del Viceministerio de Transportes para la suscripción de la Autorización Previa y de la Autorización Previa Individualizada, previo a su remisión a la VUCE.</w:t>
        </w:r>
      </w:ins>
      <w:commentRangeEnd w:id="480"/>
      <w:r w:rsidR="00202084" w:rsidRPr="00840B04">
        <w:rPr>
          <w:rStyle w:val="Refdecomentario"/>
          <w:strike/>
          <w:color w:val="FF0000"/>
          <w:highlight w:val="cyan"/>
          <w:shd w:val="clear" w:color="auto" w:fill="F79646" w:themeFill="accent6"/>
          <w:rPrChange w:id="498" w:author="Brenda Lily Gutierrez Bautista" w:date="2026-10-06T11:57:00Z">
            <w:rPr>
              <w:rStyle w:val="Refdecomentario"/>
            </w:rPr>
          </w:rPrChange>
        </w:rPr>
        <w:commentReference w:id="480"/>
      </w:r>
      <w:ins w:id="499" w:author="Valeria Tapia " w:date="2026-10-04T21:00:00Z">
        <w:r w:rsidR="000B072B" w:rsidRPr="00840B04">
          <w:rPr>
            <w:strike/>
            <w:color w:val="FF0000"/>
            <w:szCs w:val="24"/>
            <w:shd w:val="clear" w:color="auto" w:fill="F79646" w:themeFill="accent6"/>
            <w:rPrChange w:id="500" w:author="Brenda Lily Gutierrez Bautista" w:date="2026-10-06T11:57:00Z">
              <w:rPr>
                <w:color w:val="FF0000"/>
                <w:szCs w:val="24"/>
                <w:shd w:val="clear" w:color="auto" w:fill="FFFFFF"/>
              </w:rPr>
            </w:rPrChange>
          </w:rPr>
          <w:t xml:space="preserve"> </w:t>
        </w:r>
      </w:ins>
      <w:ins w:id="501" w:author="Valeria Tapia " w:date="2026-10-04T21:01:00Z">
        <w:r w:rsidR="000B072B" w:rsidRPr="00840B04">
          <w:rPr>
            <w:strike/>
            <w:szCs w:val="24"/>
            <w:highlight w:val="yellow"/>
            <w:shd w:val="clear" w:color="auto" w:fill="F79646" w:themeFill="accent6"/>
            <w:rPrChange w:id="502" w:author="Brenda Lily Gutierrez Bautista" w:date="2026-10-06T11:57:00Z">
              <w:rPr>
                <w:szCs w:val="24"/>
                <w:shd w:val="clear" w:color="auto" w:fill="FFFFFF"/>
              </w:rPr>
            </w:rPrChange>
          </w:rPr>
          <w:t>definir si la firma digital incluye a la firma electrónica y al aprobador de documentos</w:t>
        </w:r>
        <w:r w:rsidR="000B072B" w:rsidRPr="00A4674C">
          <w:rPr>
            <w:strike/>
            <w:szCs w:val="24"/>
            <w:highlight w:val="yellow"/>
            <w:shd w:val="clear" w:color="auto" w:fill="FFFFFF"/>
            <w:rPrChange w:id="503" w:author="Brenda Lily Gutierrez Bautista" w:date="2026-10-06T11:51:00Z">
              <w:rPr>
                <w:szCs w:val="24"/>
                <w:shd w:val="clear" w:color="auto" w:fill="FFFFFF"/>
              </w:rPr>
            </w:rPrChange>
          </w:rPr>
          <w:t>.</w:t>
        </w:r>
      </w:ins>
      <w:ins w:id="504" w:author="Brenda Lily Gutierrez Bautista" w:date="2026-10-06T11:51:00Z">
        <w:r w:rsidR="00A4674C">
          <w:rPr>
            <w:strike/>
            <w:szCs w:val="24"/>
            <w:shd w:val="clear" w:color="auto" w:fill="FFFFFF"/>
          </w:rPr>
          <w:t xml:space="preserve"> </w:t>
        </w:r>
      </w:ins>
    </w:p>
    <w:p w14:paraId="7E960A32" w14:textId="3323E1A7" w:rsidR="0079395B" w:rsidRPr="0079395B" w:rsidRDefault="0079395B" w:rsidP="00DE605E">
      <w:pPr>
        <w:pStyle w:val="Textoindependienteprimerasangra2"/>
        <w:shd w:val="clear" w:color="auto" w:fill="FFFFFF" w:themeFill="background1"/>
        <w:ind w:left="0" w:firstLine="0"/>
        <w:jc w:val="both"/>
        <w:rPr>
          <w:ins w:id="505" w:author="Valeria Tapia" w:date="2026-10-05T10:18:00Z"/>
          <w:color w:val="FF0000"/>
          <w:szCs w:val="24"/>
          <w:shd w:val="clear" w:color="auto" w:fill="FFFFFF"/>
          <w:rPrChange w:id="506" w:author="Valeria Tapia" w:date="2026-10-05T10:19:00Z">
            <w:rPr>
              <w:ins w:id="507" w:author="Valeria Tapia" w:date="2026-10-05T10:18:00Z"/>
              <w:b/>
              <w:color w:val="FF0000"/>
              <w:szCs w:val="24"/>
              <w:shd w:val="clear" w:color="auto" w:fill="FFFFFF"/>
            </w:rPr>
          </w:rPrChange>
        </w:rPr>
      </w:pPr>
      <w:ins w:id="508" w:author="Valeria Tapia" w:date="2026-10-05T10:18:00Z">
        <w:r w:rsidRPr="0079395B">
          <w:rPr>
            <w:b/>
            <w:color w:val="FF0000"/>
            <w:szCs w:val="24"/>
            <w:highlight w:val="cyan"/>
            <w:shd w:val="clear" w:color="auto" w:fill="FFFFFF"/>
            <w:rPrChange w:id="509" w:author="Valeria Tapia" w:date="2026-10-05T10:19:00Z">
              <w:rPr>
                <w:b/>
                <w:color w:val="FF0000"/>
                <w:szCs w:val="24"/>
                <w:shd w:val="clear" w:color="auto" w:fill="FFFFFF"/>
              </w:rPr>
            </w:rPrChange>
          </w:rPr>
          <w:t xml:space="preserve">Gestión Portuaria: </w:t>
        </w:r>
      </w:ins>
      <w:ins w:id="510" w:author="Valeria Tapia" w:date="2026-10-05T10:19:00Z">
        <w:r w:rsidRPr="0079395B">
          <w:rPr>
            <w:color w:val="FF0000"/>
            <w:szCs w:val="24"/>
            <w:highlight w:val="cyan"/>
            <w:shd w:val="clear" w:color="auto" w:fill="FFFFFF"/>
            <w:rPrChange w:id="511" w:author="Valeria Tapia" w:date="2026-10-05T10:19:00Z">
              <w:rPr>
                <w:b/>
                <w:color w:val="FF0000"/>
                <w:szCs w:val="24"/>
                <w:shd w:val="clear" w:color="auto" w:fill="FFFFFF"/>
              </w:rPr>
            </w:rPrChange>
          </w:rPr>
          <w:t xml:space="preserve">Módulo </w:t>
        </w:r>
      </w:ins>
      <w:ins w:id="512" w:author="Valeria Tapia" w:date="2026-10-05T10:20:00Z">
        <w:r>
          <w:rPr>
            <w:color w:val="FF0000"/>
            <w:highlight w:val="cyan"/>
          </w:rPr>
          <w:t xml:space="preserve">que permitirá la </w:t>
        </w:r>
      </w:ins>
      <w:ins w:id="513" w:author="Valeria Tapia" w:date="2026-10-05T10:18:00Z">
        <w:r w:rsidRPr="0079395B">
          <w:rPr>
            <w:color w:val="FF0000"/>
            <w:highlight w:val="cyan"/>
            <w:rPrChange w:id="514" w:author="Valeria Tapia" w:date="2026-10-05T10:19:00Z">
              <w:rPr/>
            </w:rPrChange>
          </w:rPr>
          <w:t>gestión e intercambio de información relacionada con las operaciones portuarias y los trámites y servicios vinculados al ingreso, permane</w:t>
        </w:r>
        <w:r w:rsidRPr="00B325EC">
          <w:rPr>
            <w:color w:val="FF0000"/>
            <w:highlight w:val="cyan"/>
          </w:rPr>
          <w:t>ncia, atención y salida de nav</w:t>
        </w:r>
      </w:ins>
      <w:ins w:id="515" w:author="Valeria Tapia" w:date="2026-10-05T10:21:00Z">
        <w:r>
          <w:rPr>
            <w:color w:val="FF0000"/>
            <w:highlight w:val="cyan"/>
          </w:rPr>
          <w:t>ieras</w:t>
        </w:r>
      </w:ins>
      <w:ins w:id="516" w:author="Valeria Tapia" w:date="2026-10-05T10:18:00Z">
        <w:r w:rsidRPr="0079395B">
          <w:rPr>
            <w:color w:val="FF0000"/>
            <w:highlight w:val="cyan"/>
            <w:rPrChange w:id="517" w:author="Valeria Tapia" w:date="2026-10-05T10:19:00Z">
              <w:rPr/>
            </w:rPrChange>
          </w:rPr>
          <w:t xml:space="preserve"> y al movimiento de mercancías, mediante la coordinación e interoperabilidad entre las entidades públicas y los operadores que intervienen en dichas operaciones.</w:t>
        </w:r>
      </w:ins>
    </w:p>
    <w:p w14:paraId="1B0DE298" w14:textId="282A8155" w:rsidR="00840B04" w:rsidRDefault="00F616E7" w:rsidP="000A67B2">
      <w:pPr>
        <w:pStyle w:val="Textoindependienteprimerasangra2"/>
        <w:shd w:val="clear" w:color="auto" w:fill="F79646" w:themeFill="accent6"/>
        <w:ind w:left="0" w:firstLine="0"/>
        <w:jc w:val="both"/>
        <w:rPr>
          <w:ins w:id="518" w:author="Brenda Lily Gutierrez Bautista" w:date="2026-10-06T12:08:00Z"/>
        </w:rPr>
        <w:pPrChange w:id="519" w:author="Brenda Lily Gutierrez Bautista" w:date="2026-10-06T12:10:00Z">
          <w:pPr>
            <w:pStyle w:val="Textoindependienteprimerasangra2"/>
            <w:shd w:val="clear" w:color="auto" w:fill="FFFFFF" w:themeFill="background1"/>
            <w:ind w:left="0" w:firstLine="0"/>
            <w:jc w:val="both"/>
          </w:pPr>
        </w:pPrChange>
      </w:pPr>
      <w:r w:rsidRPr="003559BD">
        <w:rPr>
          <w:b/>
          <w:color w:val="FF0000"/>
          <w:szCs w:val="24"/>
          <w:shd w:val="clear" w:color="auto" w:fill="FFFFFF"/>
          <w:rPrChange w:id="520" w:author="Renato Lopez Choque" w:date="2026-09-17T18:01:00Z">
            <w:rPr>
              <w:b/>
              <w:szCs w:val="24"/>
              <w:shd w:val="clear" w:color="auto" w:fill="FFFFFF"/>
            </w:rPr>
          </w:rPrChange>
        </w:rPr>
        <w:lastRenderedPageBreak/>
        <w:t xml:space="preserve">Guía de aplicación </w:t>
      </w:r>
      <w:ins w:id="521" w:author="Brenda Lily Gutierrez Bautista" w:date="2026-10-06T12:01:00Z">
        <w:r w:rsidR="00840B04">
          <w:rPr>
            <w:b/>
            <w:color w:val="FF0000"/>
            <w:szCs w:val="24"/>
            <w:shd w:val="clear" w:color="auto" w:fill="FFFFFF"/>
          </w:rPr>
          <w:t xml:space="preserve">e implementación de </w:t>
        </w:r>
      </w:ins>
      <w:ins w:id="522" w:author="Brenda Lily Gutierrez Bautista" w:date="2026-10-06T12:03:00Z">
        <w:r w:rsidR="00840B04">
          <w:rPr>
            <w:b/>
            <w:color w:val="FF0000"/>
            <w:szCs w:val="24"/>
            <w:shd w:val="clear" w:color="auto" w:fill="FFFFFF"/>
          </w:rPr>
          <w:t>recursos informáticos de la</w:t>
        </w:r>
      </w:ins>
      <w:ins w:id="523" w:author="Brenda Lily Gutierrez Bautista" w:date="2026-10-06T12:01:00Z">
        <w:r w:rsidR="00840B04">
          <w:rPr>
            <w:b/>
            <w:color w:val="FF0000"/>
            <w:szCs w:val="24"/>
            <w:shd w:val="clear" w:color="auto" w:fill="FFFFFF"/>
          </w:rPr>
          <w:t xml:space="preserve"> VUCE</w:t>
        </w:r>
      </w:ins>
      <w:del w:id="524" w:author="Brenda Lily Gutierrez Bautista" w:date="2026-10-06T12:01:00Z">
        <w:r w:rsidRPr="003559BD" w:rsidDel="00840B04">
          <w:rPr>
            <w:b/>
            <w:color w:val="FF0000"/>
            <w:szCs w:val="24"/>
            <w:shd w:val="clear" w:color="auto" w:fill="FFFFFF"/>
            <w:rPrChange w:id="525" w:author="Renato Lopez Choque" w:date="2026-09-17T18:01:00Z">
              <w:rPr>
                <w:b/>
                <w:szCs w:val="24"/>
                <w:shd w:val="clear" w:color="auto" w:fill="FFFFFF"/>
              </w:rPr>
            </w:rPrChange>
          </w:rPr>
          <w:delText>general</w:delText>
        </w:r>
      </w:del>
      <w:r w:rsidRPr="003559BD">
        <w:rPr>
          <w:b/>
          <w:color w:val="FF0000"/>
          <w:szCs w:val="24"/>
          <w:shd w:val="clear" w:color="auto" w:fill="FFFFFF"/>
          <w:rPrChange w:id="526" w:author="Renato Lopez Choque" w:date="2026-09-17T18:01:00Z">
            <w:rPr>
              <w:b/>
              <w:szCs w:val="24"/>
              <w:shd w:val="clear" w:color="auto" w:fill="FFFFFF"/>
            </w:rPr>
          </w:rPrChange>
        </w:rPr>
        <w:t xml:space="preserve"> –</w:t>
      </w:r>
      <w:del w:id="527" w:author="Brenda Lily Gutierrez Bautista" w:date="2026-10-06T12:01:00Z">
        <w:r w:rsidRPr="003559BD" w:rsidDel="00840B04">
          <w:rPr>
            <w:b/>
            <w:color w:val="FF0000"/>
            <w:szCs w:val="24"/>
            <w:shd w:val="clear" w:color="auto" w:fill="FFFFFF"/>
            <w:rPrChange w:id="528" w:author="Renato Lopez Choque" w:date="2026-09-17T18:01:00Z">
              <w:rPr>
                <w:b/>
                <w:szCs w:val="24"/>
                <w:shd w:val="clear" w:color="auto" w:fill="FFFFFF"/>
              </w:rPr>
            </w:rPrChange>
          </w:rPr>
          <w:delText xml:space="preserve"> ser</w:delText>
        </w:r>
      </w:del>
      <w:del w:id="529" w:author="Brenda Lily Gutierrez Bautista" w:date="2026-10-06T12:00:00Z">
        <w:r w:rsidRPr="003559BD" w:rsidDel="00840B04">
          <w:rPr>
            <w:b/>
            <w:color w:val="FF0000"/>
            <w:szCs w:val="24"/>
            <w:shd w:val="clear" w:color="auto" w:fill="FFFFFF"/>
            <w:rPrChange w:id="530" w:author="Renato Lopez Choque" w:date="2026-09-17T18:01:00Z">
              <w:rPr>
                <w:b/>
                <w:szCs w:val="24"/>
                <w:shd w:val="clear" w:color="auto" w:fill="FFFFFF"/>
              </w:rPr>
            </w:rPrChange>
          </w:rPr>
          <w:delText>vicio web</w:delText>
        </w:r>
      </w:del>
      <w:r w:rsidRPr="003559BD">
        <w:rPr>
          <w:b/>
          <w:color w:val="FF0000"/>
          <w:szCs w:val="24"/>
          <w:shd w:val="clear" w:color="auto" w:fill="FFFFFF"/>
          <w:rPrChange w:id="531" w:author="Renato Lopez Choque" w:date="2026-09-17T18:01:00Z">
            <w:rPr>
              <w:b/>
              <w:szCs w:val="24"/>
              <w:shd w:val="clear" w:color="auto" w:fill="FFFFFF"/>
            </w:rPr>
          </w:rPrChange>
        </w:rPr>
        <w:t xml:space="preserve">: </w:t>
      </w:r>
      <w:r w:rsidRPr="000A67B2">
        <w:rPr>
          <w:strike/>
          <w:color w:val="FF0000"/>
          <w:szCs w:val="24"/>
          <w:shd w:val="clear" w:color="auto" w:fill="FFFFFF"/>
          <w:rPrChange w:id="532" w:author="Brenda Lily Gutierrez Bautista" w:date="2026-10-06T12:09:00Z">
            <w:rPr>
              <w:szCs w:val="24"/>
              <w:shd w:val="clear" w:color="auto" w:fill="FFFFFF"/>
            </w:rPr>
          </w:rPrChange>
        </w:rPr>
        <w:t>Documento técnico</w:t>
      </w:r>
      <w:del w:id="533" w:author="Brenda Lily Gutierrez Bautista" w:date="2026-10-06T12:05:00Z">
        <w:r w:rsidRPr="000A67B2" w:rsidDel="00840B04">
          <w:rPr>
            <w:strike/>
            <w:color w:val="FF0000"/>
            <w:szCs w:val="24"/>
            <w:shd w:val="clear" w:color="auto" w:fill="FFFFFF"/>
            <w:rPrChange w:id="534" w:author="Brenda Lily Gutierrez Bautista" w:date="2026-10-06T12:09:00Z">
              <w:rPr>
                <w:szCs w:val="24"/>
                <w:shd w:val="clear" w:color="auto" w:fill="FFFFFF"/>
              </w:rPr>
            </w:rPrChange>
          </w:rPr>
          <w:delText>–informativo</w:delText>
        </w:r>
      </w:del>
      <w:r w:rsidRPr="000A67B2">
        <w:rPr>
          <w:strike/>
          <w:color w:val="FF0000"/>
          <w:szCs w:val="24"/>
          <w:shd w:val="clear" w:color="auto" w:fill="FFFFFF"/>
          <w:rPrChange w:id="535" w:author="Brenda Lily Gutierrez Bautista" w:date="2026-10-06T12:09:00Z">
            <w:rPr>
              <w:szCs w:val="24"/>
              <w:shd w:val="clear" w:color="auto" w:fill="FFFFFF"/>
            </w:rPr>
          </w:rPrChange>
        </w:rPr>
        <w:t xml:space="preserve"> que describe de manera estandarizada las especificaciones, reglas y procedimientos necesarios para </w:t>
      </w:r>
      <w:del w:id="536" w:author="Brenda Lily Gutierrez Bautista" w:date="2026-10-06T12:05:00Z">
        <w:r w:rsidRPr="003559BD" w:rsidDel="00840B04">
          <w:rPr>
            <w:color w:val="FF0000"/>
            <w:szCs w:val="24"/>
            <w:shd w:val="clear" w:color="auto" w:fill="FFFFFF"/>
            <w:rPrChange w:id="537" w:author="Renato Lopez Choque" w:date="2026-09-17T18:01:00Z">
              <w:rPr>
                <w:szCs w:val="24"/>
                <w:shd w:val="clear" w:color="auto" w:fill="FFFFFF"/>
              </w:rPr>
            </w:rPrChange>
          </w:rPr>
          <w:delText>el uso e integración de servicios web dentro la plataforma de la VUCE</w:delText>
        </w:r>
      </w:del>
      <w:ins w:id="538" w:author="Valeria Tapia" w:date="2026-10-04T20:50:00Z">
        <w:del w:id="539" w:author="Brenda Lily Gutierrez Bautista" w:date="2026-10-06T12:05:00Z">
          <w:r w:rsidR="009E68A7" w:rsidDel="00840B04">
            <w:rPr>
              <w:color w:val="FF0000"/>
              <w:szCs w:val="24"/>
              <w:shd w:val="clear" w:color="auto" w:fill="FFFFFF"/>
            </w:rPr>
            <w:delText xml:space="preserve"> </w:delText>
          </w:r>
        </w:del>
        <w:r w:rsidR="009E68A7" w:rsidRPr="000A67B2">
          <w:rPr>
            <w:strike/>
            <w:szCs w:val="24"/>
            <w:highlight w:val="yellow"/>
            <w:shd w:val="clear" w:color="auto" w:fill="FFFFFF"/>
            <w:rPrChange w:id="540" w:author="Brenda Lily Gutierrez Bautista" w:date="2026-10-06T12:06:00Z">
              <w:rPr>
                <w:color w:val="FF0000"/>
                <w:szCs w:val="24"/>
                <w:shd w:val="clear" w:color="auto" w:fill="FFFFFF"/>
              </w:rPr>
            </w:rPrChange>
          </w:rPr>
          <w:t>esto no corresponde al modelo de negocio de la VUCE</w:t>
        </w:r>
      </w:ins>
      <w:r w:rsidRPr="000A67B2">
        <w:rPr>
          <w:strike/>
          <w:szCs w:val="24"/>
          <w:highlight w:val="yellow"/>
          <w:shd w:val="clear" w:color="auto" w:fill="FFFFFF"/>
          <w:rPrChange w:id="541" w:author="Brenda Lily Gutierrez Bautista" w:date="2026-10-06T12:06:00Z">
            <w:rPr>
              <w:szCs w:val="24"/>
              <w:shd w:val="clear" w:color="auto" w:fill="FFFFFF"/>
            </w:rPr>
          </w:rPrChange>
        </w:rPr>
        <w:t>.</w:t>
      </w:r>
      <w:ins w:id="542" w:author="Brenda Lily Gutierrez Bautista" w:date="2026-10-06T12:08:00Z">
        <w:r w:rsidR="000A67B2">
          <w:t xml:space="preserve">Documento complementario al </w:t>
        </w:r>
      </w:ins>
      <w:ins w:id="543" w:author="Brenda Lily Gutierrez Bautista" w:date="2026-10-06T12:09:00Z">
        <w:r w:rsidR="000A67B2">
          <w:t xml:space="preserve">presente reglamento </w:t>
        </w:r>
      </w:ins>
      <w:ins w:id="544" w:author="Brenda Lily Gutierrez Bautista" w:date="2026-10-06T12:08:00Z">
        <w:r w:rsidR="000A67B2">
          <w:t>que establece los lineamientos para la conexión, ope</w:t>
        </w:r>
        <w:r w:rsidR="000A67B2">
          <w:t>ración y continuidad de la VUCE</w:t>
        </w:r>
      </w:ins>
      <w:ins w:id="545" w:author="Brenda Lily Gutierrez Bautista" w:date="2026-10-06T12:09:00Z">
        <w:r w:rsidR="000A67B2">
          <w:t>, como ser</w:t>
        </w:r>
      </w:ins>
      <w:ins w:id="546" w:author="Brenda Lily Gutierrez Bautista" w:date="2026-10-06T12:08:00Z">
        <w:r w:rsidR="000A67B2">
          <w:t xml:space="preserve"> niveles de servicio, requisitos de interoperabilidad, firma digital, seguridad</w:t>
        </w:r>
        <w:r w:rsidR="000A67B2">
          <w:t xml:space="preserve">, pruebas, gestión de cambios, </w:t>
        </w:r>
        <w:r w:rsidR="000A67B2">
          <w:t>contingencias</w:t>
        </w:r>
        <w:r w:rsidR="000A67B2">
          <w:t xml:space="preserve"> entre otros</w:t>
        </w:r>
        <w:r w:rsidR="000A67B2">
          <w:t>.</w:t>
        </w:r>
      </w:ins>
    </w:p>
    <w:p w14:paraId="75042B93" w14:textId="5B3663C0" w:rsidR="000A67B2" w:rsidRDefault="000A67B2" w:rsidP="00DE605E">
      <w:pPr>
        <w:pStyle w:val="Textoindependienteprimerasangra2"/>
        <w:shd w:val="clear" w:color="auto" w:fill="FFFFFF" w:themeFill="background1"/>
        <w:ind w:left="0" w:firstLine="0"/>
        <w:jc w:val="both"/>
        <w:rPr>
          <w:ins w:id="547" w:author="Brenda Lily Gutierrez Bautista" w:date="2026-10-06T12:08:00Z"/>
        </w:rPr>
      </w:pPr>
    </w:p>
    <w:p w14:paraId="509DA86C" w14:textId="77777777" w:rsidR="000A67B2" w:rsidRPr="003559BD" w:rsidRDefault="000A67B2" w:rsidP="00DE605E">
      <w:pPr>
        <w:pStyle w:val="Textoindependienteprimerasangra2"/>
        <w:shd w:val="clear" w:color="auto" w:fill="FFFFFF" w:themeFill="background1"/>
        <w:ind w:left="0" w:firstLine="0"/>
        <w:jc w:val="both"/>
        <w:rPr>
          <w:b/>
          <w:color w:val="FF0000"/>
          <w:szCs w:val="24"/>
          <w:shd w:val="clear" w:color="auto" w:fill="FFFFFF"/>
          <w:rPrChange w:id="548" w:author="Renato Lopez Choque" w:date="2026-09-17T18:01:00Z">
            <w:rPr>
              <w:b/>
              <w:szCs w:val="24"/>
              <w:shd w:val="clear" w:color="auto" w:fill="FFFFFF"/>
            </w:rPr>
          </w:rPrChange>
        </w:rPr>
      </w:pPr>
    </w:p>
    <w:p w14:paraId="5DAC71A7" w14:textId="77777777" w:rsidR="008974D2" w:rsidRPr="003559BD" w:rsidRDefault="008974D2" w:rsidP="00DE605E">
      <w:pPr>
        <w:pStyle w:val="Textoindependienteprimerasangra2"/>
        <w:shd w:val="clear" w:color="auto" w:fill="FFFFFF" w:themeFill="background1"/>
        <w:ind w:left="0" w:firstLine="0"/>
        <w:jc w:val="both"/>
        <w:rPr>
          <w:b/>
          <w:color w:val="FF0000"/>
          <w:szCs w:val="24"/>
          <w:shd w:val="clear" w:color="auto" w:fill="FFFFFF"/>
          <w:rPrChange w:id="549" w:author="Renato Lopez Choque" w:date="2026-09-17T18:01:00Z">
            <w:rPr>
              <w:b/>
              <w:szCs w:val="24"/>
              <w:shd w:val="clear" w:color="auto" w:fill="FFFFFF"/>
            </w:rPr>
          </w:rPrChange>
        </w:rPr>
      </w:pPr>
      <w:r w:rsidRPr="003559BD">
        <w:rPr>
          <w:b/>
          <w:color w:val="FF0000"/>
          <w:szCs w:val="24"/>
          <w:shd w:val="clear" w:color="auto" w:fill="FFFFFF"/>
          <w:rPrChange w:id="550" w:author="Renato Lopez Choque" w:date="2026-09-17T18:01:00Z">
            <w:rPr>
              <w:b/>
              <w:szCs w:val="24"/>
              <w:shd w:val="clear" w:color="auto" w:fill="FFFFFF"/>
            </w:rPr>
          </w:rPrChange>
        </w:rPr>
        <w:t xml:space="preserve">Grado de Madurez Tecnológica: </w:t>
      </w:r>
      <w:r w:rsidRPr="003559BD">
        <w:rPr>
          <w:color w:val="FF0000"/>
          <w:szCs w:val="24"/>
          <w:shd w:val="clear" w:color="auto" w:fill="FFFFFF"/>
          <w:rPrChange w:id="551" w:author="Renato Lopez Choque" w:date="2026-09-17T18:01:00Z">
            <w:rPr>
              <w:szCs w:val="24"/>
              <w:shd w:val="clear" w:color="auto" w:fill="FFFFFF"/>
            </w:rPr>
          </w:rPrChange>
        </w:rPr>
        <w:t>Es una escala de medición usada para evaluar o medir el nivel tecnológico de cada una de las EPEs, de acuerdo a las siguientes consideraciones:</w:t>
      </w:r>
    </w:p>
    <w:p w14:paraId="3B90EEC8" w14:textId="77777777" w:rsidR="008974D2" w:rsidRPr="003559BD" w:rsidRDefault="008974D2" w:rsidP="00DE605E">
      <w:pPr>
        <w:pStyle w:val="Textoindependienteprimerasangra2"/>
        <w:numPr>
          <w:ilvl w:val="0"/>
          <w:numId w:val="48"/>
        </w:numPr>
        <w:shd w:val="clear" w:color="auto" w:fill="FFFFFF" w:themeFill="background1"/>
        <w:ind w:left="645"/>
        <w:jc w:val="both"/>
        <w:rPr>
          <w:color w:val="FF0000"/>
          <w:szCs w:val="24"/>
          <w:shd w:val="clear" w:color="auto" w:fill="FFFFFF"/>
          <w:rPrChange w:id="552" w:author="Renato Lopez Choque" w:date="2026-09-17T18:01:00Z">
            <w:rPr>
              <w:szCs w:val="24"/>
              <w:shd w:val="clear" w:color="auto" w:fill="FFFFFF"/>
            </w:rPr>
          </w:rPrChange>
        </w:rPr>
      </w:pPr>
      <w:r w:rsidRPr="003559BD">
        <w:rPr>
          <w:color w:val="FF0000"/>
          <w:szCs w:val="24"/>
          <w:shd w:val="clear" w:color="auto" w:fill="FFFFFF"/>
          <w:rPrChange w:id="553" w:author="Renato Lopez Choque" w:date="2026-09-17T18:01:00Z">
            <w:rPr>
              <w:szCs w:val="24"/>
              <w:shd w:val="clear" w:color="auto" w:fill="FFFFFF"/>
            </w:rPr>
          </w:rPrChange>
        </w:rPr>
        <w:t>Procesos de emisión de certificados, permisos, autorizaciones u otros sistematizados.</w:t>
      </w:r>
    </w:p>
    <w:p w14:paraId="422543B3" w14:textId="77777777" w:rsidR="008974D2" w:rsidRPr="003559BD" w:rsidRDefault="008974D2" w:rsidP="00DE605E">
      <w:pPr>
        <w:pStyle w:val="Textoindependienteprimerasangra2"/>
        <w:numPr>
          <w:ilvl w:val="0"/>
          <w:numId w:val="48"/>
        </w:numPr>
        <w:shd w:val="clear" w:color="auto" w:fill="FFFFFF" w:themeFill="background1"/>
        <w:ind w:left="645"/>
        <w:jc w:val="both"/>
        <w:rPr>
          <w:color w:val="FF0000"/>
          <w:szCs w:val="24"/>
          <w:shd w:val="clear" w:color="auto" w:fill="FFFFFF"/>
          <w:rPrChange w:id="554" w:author="Renato Lopez Choque" w:date="2026-09-17T18:01:00Z">
            <w:rPr>
              <w:szCs w:val="24"/>
              <w:shd w:val="clear" w:color="auto" w:fill="FFFFFF"/>
            </w:rPr>
          </w:rPrChange>
        </w:rPr>
      </w:pPr>
      <w:r w:rsidRPr="003559BD">
        <w:rPr>
          <w:color w:val="FF0000"/>
          <w:szCs w:val="24"/>
          <w:shd w:val="clear" w:color="auto" w:fill="FFFFFF"/>
          <w:rPrChange w:id="555" w:author="Renato Lopez Choque" w:date="2026-09-17T18:01:00Z">
            <w:rPr>
              <w:szCs w:val="24"/>
              <w:shd w:val="clear" w:color="auto" w:fill="FFFFFF"/>
            </w:rPr>
          </w:rPrChange>
        </w:rPr>
        <w:t>Interoperabilidad a través de servicios web.</w:t>
      </w:r>
    </w:p>
    <w:p w14:paraId="2AA30A16" w14:textId="77777777" w:rsidR="008974D2" w:rsidRPr="003559BD" w:rsidRDefault="008974D2" w:rsidP="00DE605E">
      <w:pPr>
        <w:pStyle w:val="Textoindependienteprimerasangra2"/>
        <w:numPr>
          <w:ilvl w:val="0"/>
          <w:numId w:val="48"/>
        </w:numPr>
        <w:shd w:val="clear" w:color="auto" w:fill="FFFFFF" w:themeFill="background1"/>
        <w:ind w:left="645"/>
        <w:jc w:val="both"/>
        <w:rPr>
          <w:color w:val="FF0000"/>
          <w:szCs w:val="24"/>
          <w:shd w:val="clear" w:color="auto" w:fill="FFFFFF"/>
          <w:rPrChange w:id="556" w:author="Renato Lopez Choque" w:date="2026-09-17T18:01:00Z">
            <w:rPr>
              <w:szCs w:val="24"/>
              <w:shd w:val="clear" w:color="auto" w:fill="FFFFFF"/>
            </w:rPr>
          </w:rPrChange>
        </w:rPr>
      </w:pPr>
      <w:r w:rsidRPr="003559BD">
        <w:rPr>
          <w:color w:val="FF0000"/>
          <w:szCs w:val="24"/>
          <w:shd w:val="clear" w:color="auto" w:fill="FFFFFF"/>
          <w:rPrChange w:id="557" w:author="Renato Lopez Choque" w:date="2026-09-17T18:01:00Z">
            <w:rPr>
              <w:szCs w:val="24"/>
              <w:shd w:val="clear" w:color="auto" w:fill="FFFFFF"/>
            </w:rPr>
          </w:rPrChange>
        </w:rPr>
        <w:t>Interoperabilidad con la Agencia Estatal de Tecnologías de la Información y Comunicación.</w:t>
      </w:r>
    </w:p>
    <w:p w14:paraId="4BC6C296" w14:textId="77777777" w:rsidR="008974D2" w:rsidRPr="003559BD" w:rsidRDefault="008974D2" w:rsidP="00DE605E">
      <w:pPr>
        <w:pStyle w:val="Textoindependienteprimerasangra2"/>
        <w:numPr>
          <w:ilvl w:val="0"/>
          <w:numId w:val="48"/>
        </w:numPr>
        <w:shd w:val="clear" w:color="auto" w:fill="FFFFFF" w:themeFill="background1"/>
        <w:ind w:left="645"/>
        <w:jc w:val="both"/>
        <w:rPr>
          <w:color w:val="FF0000"/>
          <w:szCs w:val="24"/>
          <w:shd w:val="clear" w:color="auto" w:fill="FFFFFF"/>
          <w:rPrChange w:id="558" w:author="Renato Lopez Choque" w:date="2026-09-17T18:01:00Z">
            <w:rPr>
              <w:szCs w:val="24"/>
              <w:shd w:val="clear" w:color="auto" w:fill="FFFFFF"/>
            </w:rPr>
          </w:rPrChange>
        </w:rPr>
      </w:pPr>
      <w:r w:rsidRPr="003559BD">
        <w:rPr>
          <w:color w:val="FF0000"/>
          <w:szCs w:val="24"/>
          <w:shd w:val="clear" w:color="auto" w:fill="FFFFFF"/>
          <w:rPrChange w:id="559" w:author="Renato Lopez Choque" w:date="2026-09-17T18:01:00Z">
            <w:rPr>
              <w:szCs w:val="24"/>
              <w:shd w:val="clear" w:color="auto" w:fill="FFFFFF"/>
            </w:rPr>
          </w:rPrChange>
        </w:rPr>
        <w:t>Área de sistemas.</w:t>
      </w:r>
    </w:p>
    <w:p w14:paraId="2323D11B" w14:textId="77777777" w:rsidR="008974D2" w:rsidRPr="003559BD" w:rsidRDefault="008974D2" w:rsidP="00DE605E">
      <w:pPr>
        <w:pStyle w:val="Textoindependienteprimerasangra2"/>
        <w:numPr>
          <w:ilvl w:val="0"/>
          <w:numId w:val="48"/>
        </w:numPr>
        <w:shd w:val="clear" w:color="auto" w:fill="FFFFFF" w:themeFill="background1"/>
        <w:ind w:left="645"/>
        <w:jc w:val="both"/>
        <w:rPr>
          <w:color w:val="FF0000"/>
          <w:szCs w:val="24"/>
          <w:shd w:val="clear" w:color="auto" w:fill="FFFFFF"/>
          <w:rPrChange w:id="560" w:author="Renato Lopez Choque" w:date="2026-09-17T18:01:00Z">
            <w:rPr>
              <w:szCs w:val="24"/>
              <w:shd w:val="clear" w:color="auto" w:fill="FFFFFF"/>
            </w:rPr>
          </w:rPrChange>
        </w:rPr>
      </w:pPr>
      <w:r w:rsidRPr="003559BD">
        <w:rPr>
          <w:color w:val="FF0000"/>
          <w:szCs w:val="24"/>
          <w:shd w:val="clear" w:color="auto" w:fill="FFFFFF"/>
          <w:rPrChange w:id="561" w:author="Renato Lopez Choque" w:date="2026-09-17T18:01:00Z">
            <w:rPr>
              <w:szCs w:val="24"/>
              <w:shd w:val="clear" w:color="auto" w:fill="FFFFFF"/>
            </w:rPr>
          </w:rPrChange>
        </w:rPr>
        <w:t>Infraestructura tecnológica propia.</w:t>
      </w:r>
    </w:p>
    <w:p w14:paraId="4D4A34AE" w14:textId="50E4A984" w:rsidR="00D50847" w:rsidRPr="00D50847" w:rsidRDefault="00D50847" w:rsidP="00DE605E">
      <w:pPr>
        <w:pStyle w:val="Textoindependienteprimerasangra2"/>
        <w:ind w:left="0" w:firstLine="0"/>
        <w:jc w:val="both"/>
        <w:rPr>
          <w:ins w:id="562" w:author="Valeria Tapia" w:date="2026-09-18T09:54:00Z"/>
          <w:rFonts w:cs="DejaVu Sans"/>
          <w:b/>
          <w:color w:val="4F81BD" w:themeColor="accent1"/>
          <w:szCs w:val="24"/>
          <w:lang w:val="es-MX"/>
          <w:rPrChange w:id="563" w:author="Valeria Tapia" w:date="2026-09-18T09:54:00Z">
            <w:rPr>
              <w:ins w:id="564" w:author="Valeria Tapia" w:date="2026-09-18T09:54:00Z"/>
              <w:rFonts w:cs="DejaVu Sans"/>
              <w:b/>
              <w:szCs w:val="24"/>
              <w:lang w:val="es-MX"/>
            </w:rPr>
          </w:rPrChange>
        </w:rPr>
      </w:pPr>
      <w:ins w:id="565" w:author="Valeria Tapia" w:date="2026-09-18T09:54:00Z">
        <w:r w:rsidRPr="000B072B">
          <w:rPr>
            <w:rFonts w:cs="DejaVu Sans"/>
            <w:b/>
            <w:color w:val="4F81BD" w:themeColor="accent1"/>
            <w:szCs w:val="24"/>
            <w:highlight w:val="cyan"/>
            <w:lang w:val="es-MX"/>
            <w:rPrChange w:id="566" w:author="Valeria Tapia " w:date="2026-10-04T21:03:00Z">
              <w:rPr>
                <w:rFonts w:cs="DejaVu Sans"/>
                <w:b/>
                <w:szCs w:val="24"/>
                <w:lang w:val="es-MX"/>
              </w:rPr>
            </w:rPrChange>
          </w:rPr>
          <w:t>Implementación:</w:t>
        </w:r>
      </w:ins>
    </w:p>
    <w:p w14:paraId="140D3510" w14:textId="77777777" w:rsidR="003559BD" w:rsidRDefault="008974D2" w:rsidP="00DE605E">
      <w:pPr>
        <w:pStyle w:val="Textoindependienteprimerasangra2"/>
        <w:ind w:left="0" w:firstLine="0"/>
        <w:jc w:val="both"/>
        <w:rPr>
          <w:ins w:id="567" w:author="Renato Lopez Choque" w:date="2026-09-17T18:02:00Z"/>
          <w:rFonts w:cs="DejaVu Sans"/>
          <w:szCs w:val="24"/>
          <w:lang w:val="es-MX"/>
        </w:rPr>
      </w:pPr>
      <w:r w:rsidRPr="000B072B">
        <w:rPr>
          <w:rFonts w:cs="DejaVu Sans"/>
          <w:b/>
          <w:szCs w:val="24"/>
          <w:highlight w:val="green"/>
          <w:lang w:val="es-MX"/>
          <w:rPrChange w:id="568" w:author="Valeria Tapia " w:date="2026-10-04T21:04:00Z">
            <w:rPr>
              <w:rFonts w:cs="DejaVu Sans"/>
              <w:b/>
              <w:szCs w:val="24"/>
              <w:lang w:val="es-MX"/>
            </w:rPr>
          </w:rPrChange>
        </w:rPr>
        <w:t>Implementación</w:t>
      </w:r>
      <w:ins w:id="569" w:author="Renato Lopez Choque" w:date="2026-09-17T18:01:00Z">
        <w:r w:rsidR="003559BD" w:rsidRPr="000B072B">
          <w:rPr>
            <w:rFonts w:cs="DejaVu Sans"/>
            <w:b/>
            <w:szCs w:val="24"/>
            <w:highlight w:val="green"/>
            <w:lang w:val="es-MX"/>
            <w:rPrChange w:id="570" w:author="Valeria Tapia " w:date="2026-10-04T21:04:00Z">
              <w:rPr>
                <w:rFonts w:cs="DejaVu Sans"/>
                <w:b/>
                <w:szCs w:val="24"/>
                <w:lang w:val="es-MX"/>
              </w:rPr>
            </w:rPrChange>
          </w:rPr>
          <w:t xml:space="preserve"> trámites APCO</w:t>
        </w:r>
      </w:ins>
      <w:r w:rsidRPr="006755B5">
        <w:rPr>
          <w:rFonts w:cs="DejaVu Sans"/>
          <w:b/>
          <w:szCs w:val="24"/>
          <w:lang w:val="es-MX"/>
        </w:rPr>
        <w:t>:</w:t>
      </w:r>
      <w:r w:rsidRPr="006755B5">
        <w:rPr>
          <w:rFonts w:cs="DejaVu Sans"/>
          <w:szCs w:val="24"/>
          <w:lang w:val="es-MX"/>
        </w:rPr>
        <w:t xml:space="preserve"> Es el proceso de poner en ambiente productivo el desarrollo realizado en los sistemas de la VUCE y de las EPEs, considerándose la implementación del trámite APCO desde el inicio de la prueba piloto o puesta en vigencia según lo acordado con las EPEs.</w:t>
      </w:r>
    </w:p>
    <w:p w14:paraId="3019BFC4" w14:textId="5C8210FD" w:rsidR="008974D2" w:rsidRPr="000B072B" w:rsidRDefault="00214EF1" w:rsidP="00DE605E">
      <w:pPr>
        <w:pStyle w:val="Textoindependienteprimerasangra2"/>
        <w:ind w:left="0" w:firstLine="0"/>
        <w:jc w:val="both"/>
        <w:rPr>
          <w:rFonts w:cs="DejaVu Sans"/>
          <w:color w:val="FF0000"/>
          <w:szCs w:val="24"/>
          <w:lang w:val="es-MX"/>
          <w:rPrChange w:id="571" w:author="Valeria Tapia " w:date="2026-10-04T21:04:00Z">
            <w:rPr>
              <w:rFonts w:cs="DejaVu Sans"/>
              <w:szCs w:val="24"/>
              <w:lang w:val="es-MX"/>
            </w:rPr>
          </w:rPrChange>
        </w:rPr>
      </w:pPr>
      <w:ins w:id="572" w:author="Renato Lopez Choque" w:date="2026-09-17T18:02:00Z">
        <w:r w:rsidRPr="000B072B">
          <w:rPr>
            <w:rFonts w:cs="DejaVu Sans"/>
            <w:b/>
            <w:color w:val="FF0000"/>
            <w:szCs w:val="24"/>
            <w:highlight w:val="cyan"/>
            <w:lang w:val="es-MX"/>
            <w:rPrChange w:id="573" w:author="Valeria Tapia " w:date="2026-10-04T21:04:00Z">
              <w:rPr>
                <w:rFonts w:cs="DejaVu Sans"/>
                <w:b/>
                <w:szCs w:val="24"/>
                <w:lang w:val="es-MX"/>
              </w:rPr>
            </w:rPrChange>
          </w:rPr>
          <w:t>Implementaci</w:t>
        </w:r>
      </w:ins>
      <w:ins w:id="574" w:author="Renato Lopez Choque" w:date="2026-09-17T18:11:00Z">
        <w:r w:rsidRPr="000B072B">
          <w:rPr>
            <w:rFonts w:cs="DejaVu Sans"/>
            <w:b/>
            <w:color w:val="FF0000"/>
            <w:szCs w:val="24"/>
            <w:highlight w:val="cyan"/>
            <w:lang w:val="es-MX"/>
            <w:rPrChange w:id="575" w:author="Valeria Tapia " w:date="2026-10-04T21:04:00Z">
              <w:rPr>
                <w:rFonts w:cs="DejaVu Sans"/>
                <w:b/>
                <w:szCs w:val="24"/>
                <w:lang w:val="es-MX"/>
              </w:rPr>
            </w:rPrChange>
          </w:rPr>
          <w:t>ó</w:t>
        </w:r>
      </w:ins>
      <w:ins w:id="576" w:author="Renato Lopez Choque" w:date="2026-09-17T18:02:00Z">
        <w:r w:rsidR="003559BD" w:rsidRPr="000B072B">
          <w:rPr>
            <w:rFonts w:cs="DejaVu Sans"/>
            <w:b/>
            <w:color w:val="FF0000"/>
            <w:szCs w:val="24"/>
            <w:highlight w:val="cyan"/>
            <w:lang w:val="es-MX"/>
            <w:rPrChange w:id="577" w:author="Valeria Tapia " w:date="2026-10-04T21:04:00Z">
              <w:rPr>
                <w:rFonts w:cs="DejaVu Sans"/>
                <w:szCs w:val="24"/>
                <w:lang w:val="es-MX"/>
              </w:rPr>
            </w:rPrChange>
          </w:rPr>
          <w:t>n de servicios VUCE:</w:t>
        </w:r>
        <w:r w:rsidR="003559BD" w:rsidRPr="000B072B">
          <w:rPr>
            <w:rFonts w:cs="DejaVu Sans"/>
            <w:color w:val="FF0000"/>
            <w:szCs w:val="24"/>
            <w:highlight w:val="cyan"/>
            <w:lang w:val="es-MX"/>
            <w:rPrChange w:id="578" w:author="Valeria Tapia " w:date="2026-10-04T21:04:00Z">
              <w:rPr>
                <w:rFonts w:cs="DejaVu Sans"/>
                <w:szCs w:val="24"/>
                <w:lang w:val="es-MX"/>
              </w:rPr>
            </w:rPrChange>
          </w:rPr>
          <w:t xml:space="preserve"> Es el proceso</w:t>
        </w:r>
      </w:ins>
      <w:ins w:id="579" w:author="Renato Lopez Choque" w:date="2026-09-17T18:10:00Z">
        <w:r w:rsidRPr="000B072B">
          <w:rPr>
            <w:rFonts w:cs="DejaVu Sans"/>
            <w:color w:val="FF0000"/>
            <w:szCs w:val="24"/>
            <w:highlight w:val="cyan"/>
            <w:lang w:val="es-MX"/>
            <w:rPrChange w:id="580" w:author="Valeria Tapia " w:date="2026-10-04T21:04:00Z">
              <w:rPr>
                <w:rFonts w:cs="DejaVu Sans"/>
                <w:szCs w:val="24"/>
                <w:lang w:val="es-MX"/>
              </w:rPr>
            </w:rPrChange>
          </w:rPr>
          <w:t xml:space="preserve"> de poner en ambiente productivo el desarrollo realizado en </w:t>
        </w:r>
      </w:ins>
      <w:ins w:id="581" w:author="Renato Lopez Choque" w:date="2026-09-17T18:12:00Z">
        <w:r w:rsidRPr="000B072B">
          <w:rPr>
            <w:rFonts w:cs="DejaVu Sans"/>
            <w:color w:val="FF0000"/>
            <w:szCs w:val="24"/>
            <w:highlight w:val="cyan"/>
            <w:lang w:val="es-MX"/>
            <w:rPrChange w:id="582" w:author="Valeria Tapia " w:date="2026-10-04T21:04:00Z">
              <w:rPr>
                <w:rFonts w:cs="DejaVu Sans"/>
                <w:szCs w:val="24"/>
                <w:lang w:val="es-MX"/>
              </w:rPr>
            </w:rPrChange>
          </w:rPr>
          <w:t>el Portal y Sistema</w:t>
        </w:r>
      </w:ins>
      <w:ins w:id="583" w:author="Renato Lopez Choque" w:date="2026-09-17T18:10:00Z">
        <w:r w:rsidRPr="000B072B">
          <w:rPr>
            <w:rFonts w:cs="DejaVu Sans"/>
            <w:color w:val="FF0000"/>
            <w:szCs w:val="24"/>
            <w:highlight w:val="cyan"/>
            <w:lang w:val="es-MX"/>
            <w:rPrChange w:id="584" w:author="Valeria Tapia " w:date="2026-10-04T21:04:00Z">
              <w:rPr>
                <w:rFonts w:cs="DejaVu Sans"/>
                <w:szCs w:val="24"/>
                <w:lang w:val="es-MX"/>
              </w:rPr>
            </w:rPrChange>
          </w:rPr>
          <w:t xml:space="preserve"> VUCE.</w:t>
        </w:r>
      </w:ins>
      <w:ins w:id="585" w:author="Renato Lopez Choque" w:date="2026-09-17T18:02:00Z">
        <w:r w:rsidR="003559BD" w:rsidRPr="000B072B">
          <w:rPr>
            <w:rFonts w:cs="DejaVu Sans"/>
            <w:color w:val="FF0000"/>
            <w:szCs w:val="24"/>
            <w:lang w:val="es-MX"/>
            <w:rPrChange w:id="586" w:author="Valeria Tapia " w:date="2026-10-04T21:04:00Z">
              <w:rPr>
                <w:rFonts w:cs="DejaVu Sans"/>
                <w:szCs w:val="24"/>
                <w:lang w:val="es-MX"/>
              </w:rPr>
            </w:rPrChange>
          </w:rPr>
          <w:t xml:space="preserve"> </w:t>
        </w:r>
      </w:ins>
      <w:r w:rsidR="008974D2" w:rsidRPr="000B072B" w:rsidDel="00323B7D">
        <w:rPr>
          <w:rFonts w:cs="DejaVu Sans"/>
          <w:color w:val="FF0000"/>
          <w:szCs w:val="24"/>
          <w:lang w:val="es-MX"/>
          <w:rPrChange w:id="587" w:author="Valeria Tapia " w:date="2026-10-04T21:04:00Z">
            <w:rPr>
              <w:rFonts w:cs="DejaVu Sans"/>
              <w:szCs w:val="24"/>
              <w:lang w:val="es-MX"/>
            </w:rPr>
          </w:rPrChange>
        </w:rPr>
        <w:t xml:space="preserve"> </w:t>
      </w:r>
    </w:p>
    <w:p w14:paraId="66DE9C91" w14:textId="77777777" w:rsidR="008974D2" w:rsidRPr="00F073C2" w:rsidRDefault="008974D2" w:rsidP="00DE605E">
      <w:pPr>
        <w:pStyle w:val="Textoindependienteprimerasangra2"/>
        <w:ind w:left="0" w:firstLine="0"/>
        <w:jc w:val="both"/>
        <w:rPr>
          <w:rFonts w:cs="DejaVu Sans"/>
          <w:b/>
          <w:szCs w:val="24"/>
          <w:lang w:val="es-MX"/>
        </w:rPr>
      </w:pPr>
      <w:r w:rsidRPr="00F073C2">
        <w:rPr>
          <w:rFonts w:cs="DejaVu Sans"/>
          <w:b/>
          <w:szCs w:val="24"/>
          <w:lang w:val="es-MX"/>
        </w:rPr>
        <w:t xml:space="preserve">Importación: </w:t>
      </w:r>
      <w:r w:rsidRPr="00F073C2">
        <w:t>Ingreso legal de cualquier mercancía procedente de territorio extranjero a territorio aduanero nacional, cumpliendo requisitos y formalidades establecidos en normativa aduanera vigente.</w:t>
      </w:r>
    </w:p>
    <w:p w14:paraId="14F6E84F" w14:textId="77777777" w:rsidR="00757709" w:rsidRPr="00D50E3A" w:rsidRDefault="00757709" w:rsidP="00757709">
      <w:pPr>
        <w:pStyle w:val="Textoindependienteprimerasangra2"/>
        <w:ind w:left="0" w:firstLine="0"/>
        <w:jc w:val="both"/>
        <w:rPr>
          <w:strike/>
          <w:color w:val="FF0000"/>
          <w:szCs w:val="24"/>
          <w:shd w:val="clear" w:color="auto" w:fill="FFFFFF"/>
          <w:rPrChange w:id="588" w:author="Brenda Lily Gutierrez Bautista" w:date="2026-10-06T12:14:00Z">
            <w:rPr>
              <w:strike/>
              <w:szCs w:val="24"/>
              <w:shd w:val="clear" w:color="auto" w:fill="FFFFFF"/>
            </w:rPr>
          </w:rPrChange>
        </w:rPr>
      </w:pPr>
      <w:r w:rsidRPr="00D50E3A">
        <w:rPr>
          <w:b/>
          <w:strike/>
          <w:color w:val="FF0000"/>
          <w:szCs w:val="24"/>
          <w:shd w:val="clear" w:color="auto" w:fill="FFFFFF"/>
          <w:rPrChange w:id="589" w:author="Brenda Lily Gutierrez Bautista" w:date="2026-10-06T12:14:00Z">
            <w:rPr>
              <w:b/>
              <w:szCs w:val="24"/>
              <w:shd w:val="clear" w:color="auto" w:fill="FFFFFF"/>
            </w:rPr>
          </w:rPrChange>
        </w:rPr>
        <w:t>Internet Protocol (IP):</w:t>
      </w:r>
      <w:r w:rsidRPr="00D50E3A">
        <w:rPr>
          <w:strike/>
          <w:color w:val="FF0000"/>
          <w:szCs w:val="24"/>
          <w:shd w:val="clear" w:color="auto" w:fill="FFFFFF"/>
          <w:rPrChange w:id="590" w:author="Brenda Lily Gutierrez Bautista" w:date="2026-10-06T12:14:00Z">
            <w:rPr>
              <w:szCs w:val="24"/>
              <w:shd w:val="clear" w:color="auto" w:fill="FFFFFF"/>
            </w:rPr>
          </w:rPrChange>
        </w:rPr>
        <w:t xml:space="preserve"> Protocolo de Internet, que es el conjunto de reglas que rigen el formato de los datos enviados a través de Internet o la red local. En esencia, las direcciones IP son el identificador que permite el envío de información entre dispositivos en una red. </w:t>
      </w:r>
    </w:p>
    <w:p w14:paraId="3C48392B" w14:textId="4B3F800B" w:rsidR="00E00BD9" w:rsidRPr="000B072B" w:rsidRDefault="008974D2">
      <w:pPr>
        <w:pStyle w:val="Textoindependienteprimerasangra2"/>
        <w:ind w:left="0" w:firstLine="0"/>
        <w:jc w:val="both"/>
        <w:rPr>
          <w:ins w:id="591" w:author="Valeria Tapia" w:date="2026-09-29T17:38:00Z"/>
          <w:color w:val="FF0000"/>
          <w:highlight w:val="green"/>
          <w:rPrChange w:id="592" w:author="Valeria Tapia " w:date="2026-10-04T21:05:00Z">
            <w:rPr>
              <w:ins w:id="593" w:author="Valeria Tapia" w:date="2026-09-29T17:38:00Z"/>
              <w:color w:val="FF0000"/>
              <w:highlight w:val="yellow"/>
            </w:rPr>
          </w:rPrChange>
        </w:rPr>
        <w:pPrChange w:id="594" w:author="Valeria Tapia" w:date="2026-09-29T17:40:00Z">
          <w:pPr/>
        </w:pPrChange>
      </w:pPr>
      <w:r w:rsidRPr="000B072B">
        <w:rPr>
          <w:rFonts w:cs="DejaVu Sans"/>
          <w:b/>
          <w:color w:val="FF0000"/>
          <w:szCs w:val="24"/>
          <w:highlight w:val="green"/>
          <w:lang w:val="es-MX"/>
          <w:rPrChange w:id="595" w:author="Valeria Tapia " w:date="2026-10-04T21:05:00Z">
            <w:rPr>
              <w:rFonts w:cs="DejaVu Sans"/>
              <w:b/>
              <w:szCs w:val="24"/>
              <w:lang w:val="es-MX"/>
            </w:rPr>
          </w:rPrChange>
        </w:rPr>
        <w:t xml:space="preserve">Interoperabilidad: </w:t>
      </w:r>
      <w:r w:rsidRPr="000B072B">
        <w:rPr>
          <w:color w:val="FF0000"/>
          <w:highlight w:val="green"/>
          <w:rPrChange w:id="596" w:author="Valeria Tapia " w:date="2026-10-04T21:05:00Z">
            <w:rPr/>
          </w:rPrChange>
        </w:rPr>
        <w:t>Capacidad de las aplicaciones y los sistemas informáticos para intercambiar datos, información</w:t>
      </w:r>
      <w:ins w:id="597" w:author="Valeria Tapia" w:date="2026-09-29T17:38:00Z">
        <w:r w:rsidR="00E00BD9" w:rsidRPr="000B072B">
          <w:rPr>
            <w:color w:val="FF0000"/>
            <w:highlight w:val="green"/>
            <w:rPrChange w:id="598" w:author="Valeria Tapia " w:date="2026-10-04T21:05:00Z">
              <w:rPr>
                <w:color w:val="FF0000"/>
              </w:rPr>
            </w:rPrChange>
          </w:rPr>
          <w:t xml:space="preserve">, </w:t>
        </w:r>
      </w:ins>
      <w:del w:id="599" w:author="Valeria Tapia" w:date="2026-09-29T17:38:00Z">
        <w:r w:rsidRPr="000B072B" w:rsidDel="00E00BD9">
          <w:rPr>
            <w:color w:val="FF0000"/>
            <w:highlight w:val="green"/>
            <w:rPrChange w:id="600" w:author="Valeria Tapia " w:date="2026-10-04T21:05:00Z">
              <w:rPr/>
            </w:rPrChange>
          </w:rPr>
          <w:delText xml:space="preserve"> y </w:delText>
        </w:r>
      </w:del>
      <w:r w:rsidRPr="000B072B">
        <w:rPr>
          <w:color w:val="FF0000"/>
          <w:highlight w:val="green"/>
          <w:rPrChange w:id="601" w:author="Valeria Tapia " w:date="2026-10-04T21:05:00Z">
            <w:rPr/>
          </w:rPrChange>
        </w:rPr>
        <w:t>documentos</w:t>
      </w:r>
      <w:ins w:id="602" w:author="Valeria Tapia" w:date="2026-09-29T17:38:00Z">
        <w:r w:rsidR="00E00BD9" w:rsidRPr="000B072B">
          <w:rPr>
            <w:color w:val="FF0000"/>
            <w:highlight w:val="green"/>
            <w:rPrChange w:id="603" w:author="Valeria Tapia " w:date="2026-10-04T21:05:00Z">
              <w:rPr>
                <w:color w:val="FF0000"/>
              </w:rPr>
            </w:rPrChange>
          </w:rPr>
          <w:t xml:space="preserve">, estados y resultados </w:t>
        </w:r>
      </w:ins>
      <w:del w:id="604" w:author="Valeria Tapia" w:date="2026-09-29T17:39:00Z">
        <w:r w:rsidRPr="000B072B" w:rsidDel="00E00BD9">
          <w:rPr>
            <w:color w:val="FF0000"/>
            <w:highlight w:val="green"/>
            <w:rPrChange w:id="605" w:author="Valeria Tapia " w:date="2026-10-04T21:05:00Z">
              <w:rPr/>
            </w:rPrChange>
          </w:rPr>
          <w:delText xml:space="preserve"> </w:delText>
        </w:r>
      </w:del>
      <w:r w:rsidRPr="000B072B">
        <w:rPr>
          <w:color w:val="FF0000"/>
          <w:highlight w:val="green"/>
          <w:rPrChange w:id="606" w:author="Valeria Tapia " w:date="2026-10-04T21:05:00Z">
            <w:rPr/>
          </w:rPrChange>
        </w:rPr>
        <w:t>de manera automática y segura, independientemente de los límites geográficos u organizativos</w:t>
      </w:r>
      <w:del w:id="607" w:author="Valeria Tapia" w:date="2026-09-29T17:39:00Z">
        <w:r w:rsidRPr="000B072B" w:rsidDel="00E00BD9">
          <w:rPr>
            <w:color w:val="FF0000"/>
            <w:szCs w:val="24"/>
            <w:highlight w:val="green"/>
            <w:shd w:val="clear" w:color="auto" w:fill="FFFFFF"/>
            <w:rPrChange w:id="608" w:author="Valeria Tapia " w:date="2026-10-04T21:05:00Z">
              <w:rPr>
                <w:szCs w:val="24"/>
                <w:shd w:val="clear" w:color="auto" w:fill="FFFFFF"/>
              </w:rPr>
            </w:rPrChange>
          </w:rPr>
          <w:delText>.</w:delText>
        </w:r>
      </w:del>
      <w:ins w:id="609" w:author="Valeria Tapia" w:date="2026-09-29T17:38:00Z">
        <w:r w:rsidR="00E00BD9" w:rsidRPr="000B072B">
          <w:rPr>
            <w:color w:val="FF0000"/>
            <w:highlight w:val="green"/>
            <w:rPrChange w:id="610" w:author="Valeria Tapia " w:date="2026-10-04T21:05:00Z">
              <w:rPr>
                <w:color w:val="FF0000"/>
                <w:highlight w:val="yellow"/>
              </w:rPr>
            </w:rPrChange>
          </w:rPr>
          <w:t>, de acuerdo con las necesidades del trámite</w:t>
        </w:r>
      </w:ins>
      <w:ins w:id="611" w:author="Valeria Tapia" w:date="2026-09-29T17:39:00Z">
        <w:r w:rsidR="00E00BD9" w:rsidRPr="000B072B">
          <w:rPr>
            <w:color w:val="FF0000"/>
            <w:highlight w:val="green"/>
            <w:rPrChange w:id="612" w:author="Valeria Tapia " w:date="2026-10-04T21:05:00Z">
              <w:rPr>
                <w:color w:val="FF0000"/>
                <w:highlight w:val="yellow"/>
              </w:rPr>
            </w:rPrChange>
          </w:rPr>
          <w:t>, servicios</w:t>
        </w:r>
      </w:ins>
      <w:ins w:id="613" w:author="Valeria Tapia" w:date="2026-09-29T17:38:00Z">
        <w:r w:rsidR="00E00BD9" w:rsidRPr="000B072B">
          <w:rPr>
            <w:color w:val="FF0000"/>
            <w:highlight w:val="green"/>
            <w:rPrChange w:id="614" w:author="Valeria Tapia " w:date="2026-10-04T21:05:00Z">
              <w:rPr>
                <w:color w:val="FF0000"/>
                <w:highlight w:val="yellow"/>
              </w:rPr>
            </w:rPrChange>
          </w:rPr>
          <w:t xml:space="preserve"> y los mecanismos técnicos definidos por la</w:t>
        </w:r>
        <w:del w:id="615" w:author="Brenda Lily Gutierrez Bautista" w:date="2026-10-06T12:17:00Z">
          <w:r w:rsidR="00E00BD9" w:rsidRPr="000B072B" w:rsidDel="007B54A1">
            <w:rPr>
              <w:color w:val="FF0000"/>
              <w:highlight w:val="green"/>
              <w:rPrChange w:id="616" w:author="Valeria Tapia " w:date="2026-10-04T21:05:00Z">
                <w:rPr>
                  <w:color w:val="FF0000"/>
                  <w:highlight w:val="yellow"/>
                </w:rPr>
              </w:rPrChange>
            </w:rPr>
            <w:delText xml:space="preserve"> </w:delText>
          </w:r>
        </w:del>
      </w:ins>
      <w:ins w:id="617" w:author="Brenda Lily Gutierrez Bautista" w:date="2026-10-06T12:17:00Z">
        <w:r w:rsidR="007B54A1" w:rsidRPr="007B54A1">
          <w:rPr>
            <w:color w:val="FF0000"/>
            <w:highlight w:val="green"/>
            <w:shd w:val="clear" w:color="auto" w:fill="F79646" w:themeFill="accent6"/>
            <w:rPrChange w:id="618" w:author="Brenda Lily Gutierrez Bautista" w:date="2026-10-06T12:17:00Z">
              <w:rPr>
                <w:color w:val="FF0000"/>
                <w:highlight w:val="green"/>
              </w:rPr>
            </w:rPrChange>
          </w:rPr>
          <w:t>VUCE</w:t>
        </w:r>
      </w:ins>
      <w:ins w:id="619" w:author="Valeria Tapia" w:date="2026-09-29T17:38:00Z">
        <w:del w:id="620" w:author="Brenda Lily Gutierrez Bautista" w:date="2026-10-06T12:17:00Z">
          <w:r w:rsidR="00E00BD9" w:rsidRPr="000B072B" w:rsidDel="007B54A1">
            <w:rPr>
              <w:color w:val="FF0000"/>
              <w:highlight w:val="green"/>
              <w:rPrChange w:id="621" w:author="Valeria Tapia " w:date="2026-10-04T21:05:00Z">
                <w:rPr>
                  <w:color w:val="FF0000"/>
                  <w:highlight w:val="yellow"/>
                </w:rPr>
              </w:rPrChange>
            </w:rPr>
            <w:delText>AN</w:delText>
          </w:r>
        </w:del>
        <w:r w:rsidR="00E00BD9" w:rsidRPr="000B072B">
          <w:rPr>
            <w:color w:val="FF0000"/>
            <w:highlight w:val="green"/>
            <w:rPrChange w:id="622" w:author="Valeria Tapia " w:date="2026-10-04T21:05:00Z">
              <w:rPr>
                <w:color w:val="FF0000"/>
                <w:highlight w:val="yellow"/>
              </w:rPr>
            </w:rPrChange>
          </w:rPr>
          <w:t>.</w:t>
        </w:r>
      </w:ins>
      <w:ins w:id="623" w:author="Valeria Tapia" w:date="2026-09-29T17:40:00Z">
        <w:r w:rsidR="00E00BD9" w:rsidRPr="000B072B">
          <w:rPr>
            <w:color w:val="FF0000"/>
            <w:highlight w:val="green"/>
            <w:rPrChange w:id="624" w:author="Valeria Tapia " w:date="2026-10-04T21:05:00Z">
              <w:rPr>
                <w:color w:val="FF0000"/>
                <w:highlight w:val="yellow"/>
              </w:rPr>
            </w:rPrChange>
          </w:rPr>
          <w:t xml:space="preserve"> </w:t>
        </w:r>
      </w:ins>
      <w:ins w:id="625" w:author="Valeria Tapia" w:date="2026-09-29T17:38:00Z">
        <w:r w:rsidR="00E00BD9" w:rsidRPr="000B072B">
          <w:rPr>
            <w:color w:val="FF0000"/>
            <w:highlight w:val="green"/>
            <w:rPrChange w:id="626" w:author="Valeria Tapia " w:date="2026-10-04T21:05:00Z">
              <w:rPr>
                <w:color w:val="FF0000"/>
                <w:highlight w:val="yellow"/>
              </w:rPr>
            </w:rPrChange>
          </w:rPr>
          <w:t xml:space="preserve">La interoperabilidad no implica la prohibición de almacenar, registrar o conservar la información necesaria para la gestión y trazabilidad del Expediente Electrónico </w:t>
        </w:r>
      </w:ins>
      <w:ins w:id="627" w:author="Valeria Tapia" w:date="2026-09-29T17:40:00Z">
        <w:r w:rsidR="00E00BD9" w:rsidRPr="000B072B">
          <w:rPr>
            <w:color w:val="FF0000"/>
            <w:highlight w:val="green"/>
            <w:rPrChange w:id="628" w:author="Valeria Tapia " w:date="2026-10-04T21:05:00Z">
              <w:rPr>
                <w:color w:val="FF0000"/>
              </w:rPr>
            </w:rPrChange>
          </w:rPr>
          <w:t>en la VUCE</w:t>
        </w:r>
      </w:ins>
      <w:ins w:id="629" w:author="Valeria Tapia" w:date="2026-09-29T17:38:00Z">
        <w:r w:rsidR="00E00BD9" w:rsidRPr="000B072B">
          <w:rPr>
            <w:color w:val="FF0000"/>
            <w:highlight w:val="green"/>
            <w:rPrChange w:id="630" w:author="Valeria Tapia " w:date="2026-10-04T21:05:00Z">
              <w:rPr>
                <w:color w:val="FF0000"/>
                <w:highlight w:val="yellow"/>
              </w:rPr>
            </w:rPrChange>
          </w:rPr>
          <w:t>.</w:t>
        </w:r>
      </w:ins>
    </w:p>
    <w:p w14:paraId="372A34E3" w14:textId="7960B1E2" w:rsidR="00E00BD9" w:rsidRPr="003559BD" w:rsidDel="00F41D38" w:rsidRDefault="00E00BD9" w:rsidP="00DE605E">
      <w:pPr>
        <w:pStyle w:val="Textoindependienteprimerasangra2"/>
        <w:ind w:left="0" w:firstLine="0"/>
        <w:jc w:val="both"/>
        <w:rPr>
          <w:del w:id="631" w:author="Valeria Tapia" w:date="2026-10-05T08:42:00Z"/>
          <w:color w:val="FF0000"/>
          <w:szCs w:val="24"/>
          <w:shd w:val="clear" w:color="auto" w:fill="FFFFFF"/>
          <w:rPrChange w:id="632" w:author="Renato Lopez Choque" w:date="2026-09-17T18:03:00Z">
            <w:rPr>
              <w:del w:id="633" w:author="Valeria Tapia" w:date="2026-10-05T08:42:00Z"/>
              <w:szCs w:val="24"/>
              <w:shd w:val="clear" w:color="auto" w:fill="FFFFFF"/>
            </w:rPr>
          </w:rPrChange>
        </w:rPr>
      </w:pPr>
    </w:p>
    <w:p w14:paraId="7A96113B" w14:textId="77777777" w:rsidR="008974D2" w:rsidRPr="007B54A1" w:rsidRDefault="008974D2" w:rsidP="00DE605E">
      <w:pPr>
        <w:pStyle w:val="Textoindependienteprimerasangra2"/>
        <w:ind w:left="0" w:firstLine="0"/>
        <w:jc w:val="both"/>
        <w:rPr>
          <w:strike/>
          <w:color w:val="FF0000"/>
          <w:szCs w:val="24"/>
          <w:shd w:val="clear" w:color="auto" w:fill="FFFFFF"/>
          <w:rPrChange w:id="634" w:author="Brenda Lily Gutierrez Bautista" w:date="2026-10-06T12:18:00Z">
            <w:rPr>
              <w:szCs w:val="24"/>
              <w:shd w:val="clear" w:color="auto" w:fill="FFFFFF"/>
            </w:rPr>
          </w:rPrChange>
        </w:rPr>
      </w:pPr>
      <w:r w:rsidRPr="007B54A1">
        <w:rPr>
          <w:b/>
          <w:strike/>
          <w:color w:val="FF0000"/>
          <w:szCs w:val="24"/>
          <w:lang w:val="es-BO"/>
          <w:rPrChange w:id="635" w:author="Brenda Lily Gutierrez Bautista" w:date="2026-10-06T12:18:00Z">
            <w:rPr>
              <w:b/>
              <w:szCs w:val="24"/>
              <w:lang w:val="es-BO"/>
            </w:rPr>
          </w:rPrChange>
        </w:rPr>
        <w:lastRenderedPageBreak/>
        <w:t>JavaScript Object Notation</w:t>
      </w:r>
      <w:r w:rsidRPr="007B54A1">
        <w:rPr>
          <w:b/>
          <w:strike/>
          <w:color w:val="FF0000"/>
          <w:szCs w:val="24"/>
          <w:shd w:val="clear" w:color="auto" w:fill="FFFFFF"/>
          <w:rPrChange w:id="636" w:author="Brenda Lily Gutierrez Bautista" w:date="2026-10-06T12:18:00Z">
            <w:rPr>
              <w:b/>
              <w:szCs w:val="24"/>
              <w:shd w:val="clear" w:color="auto" w:fill="FFFFFF"/>
            </w:rPr>
          </w:rPrChange>
        </w:rPr>
        <w:t xml:space="preserve"> (JSON):</w:t>
      </w:r>
      <w:r w:rsidRPr="007B54A1">
        <w:rPr>
          <w:strike/>
          <w:color w:val="FF0000"/>
          <w:szCs w:val="24"/>
          <w:shd w:val="clear" w:color="auto" w:fill="FFFFFF"/>
          <w:rPrChange w:id="637" w:author="Brenda Lily Gutierrez Bautista" w:date="2026-10-06T12:18:00Z">
            <w:rPr>
              <w:szCs w:val="24"/>
              <w:shd w:val="clear" w:color="auto" w:fill="FFFFFF"/>
            </w:rPr>
          </w:rPrChange>
        </w:rPr>
        <w:t xml:space="preserve"> Se trata de un formato para guardar e intercambiar información que cualquier persona pueda leer. Los archivos JSON contienen solo texto con un formato que almacena información estructurada y se utiliza principalmente para transferir datos entre un servidor y un cliente.</w:t>
      </w:r>
      <w:r w:rsidRPr="007B54A1">
        <w:rPr>
          <w:strike/>
          <w:color w:val="FF0000"/>
          <w:rPrChange w:id="638" w:author="Brenda Lily Gutierrez Bautista" w:date="2026-10-06T12:18:00Z">
            <w:rPr/>
          </w:rPrChange>
        </w:rPr>
        <w:t xml:space="preserve"> </w:t>
      </w:r>
      <w:r w:rsidRPr="007B54A1">
        <w:rPr>
          <w:strike/>
          <w:color w:val="FF0000"/>
          <w:szCs w:val="24"/>
          <w:shd w:val="clear" w:color="auto" w:fill="FFFFFF"/>
          <w:rPrChange w:id="639" w:author="Brenda Lily Gutierrez Bautista" w:date="2026-10-06T12:18:00Z">
            <w:rPr>
              <w:szCs w:val="24"/>
              <w:shd w:val="clear" w:color="auto" w:fill="FFFFFF"/>
            </w:rPr>
          </w:rPrChange>
        </w:rPr>
        <w:t>Hay dos elementos centrales en un objeto JSON: claves y valores.</w:t>
      </w:r>
    </w:p>
    <w:p w14:paraId="6A200442" w14:textId="77777777" w:rsidR="008974D2" w:rsidRPr="006755B5" w:rsidRDefault="008974D2" w:rsidP="00DE605E">
      <w:pPr>
        <w:pStyle w:val="Textoindependienteprimerasangra2"/>
        <w:ind w:left="0" w:firstLine="0"/>
        <w:jc w:val="both"/>
      </w:pPr>
      <w:r w:rsidRPr="00F073C2">
        <w:rPr>
          <w:b/>
        </w:rPr>
        <w:t>Mapeo del proceso:</w:t>
      </w:r>
      <w:r w:rsidRPr="006755B5">
        <w:rPr>
          <w:b/>
        </w:rPr>
        <w:t xml:space="preserve"> </w:t>
      </w:r>
      <w:r w:rsidRPr="006755B5">
        <w:t>Es un conjunto de acciones destinadas a identificar los pasos de un procedimiento o tarea utilizada</w:t>
      </w:r>
      <w:r>
        <w:t>, estableciendo</w:t>
      </w:r>
      <w:r w:rsidRPr="006755B5">
        <w:t xml:space="preserve"> una relación esquemática, </w:t>
      </w:r>
      <w:r w:rsidRPr="00F073C2">
        <w:t xml:space="preserve">presentada </w:t>
      </w:r>
      <w:r w:rsidRPr="006755B5">
        <w:t>gráfica</w:t>
      </w:r>
      <w:r w:rsidRPr="00F073C2">
        <w:t xml:space="preserve">mente en </w:t>
      </w:r>
      <w:r w:rsidRPr="006755B5">
        <w:t>macro procesos</w:t>
      </w:r>
      <w:r w:rsidRPr="00F073C2">
        <w:t>, reflejados en un D</w:t>
      </w:r>
      <w:r w:rsidRPr="006755B5">
        <w:t>iagrama de actividades.</w:t>
      </w:r>
    </w:p>
    <w:p w14:paraId="3965D4A1" w14:textId="6071219C" w:rsidR="00EA7B25" w:rsidDel="00914F4C" w:rsidRDefault="008974D2" w:rsidP="00DE605E">
      <w:pPr>
        <w:pStyle w:val="Textoindependienteprimerasangra2"/>
        <w:ind w:left="0" w:firstLine="0"/>
        <w:jc w:val="both"/>
        <w:rPr>
          <w:del w:id="640" w:author="Brenda Lily Gutierrez Bautista" w:date="2026-10-06T12:25:00Z"/>
          <w:color w:val="FF0000"/>
        </w:rPr>
      </w:pPr>
      <w:r w:rsidRPr="000B072B">
        <w:rPr>
          <w:b/>
          <w:color w:val="FF0000"/>
          <w:highlight w:val="green"/>
          <w:rPrChange w:id="641" w:author="Valeria Tapia " w:date="2026-10-04T21:05:00Z">
            <w:rPr>
              <w:b/>
            </w:rPr>
          </w:rPrChange>
        </w:rPr>
        <w:t>Módulo Informático Estándar</w:t>
      </w:r>
      <w:r w:rsidRPr="000B072B">
        <w:rPr>
          <w:color w:val="FF0000"/>
          <w:highlight w:val="green"/>
          <w:rPrChange w:id="642" w:author="Valeria Tapia " w:date="2026-10-04T21:05:00Z">
            <w:rPr/>
          </w:rPrChange>
        </w:rPr>
        <w:t>:</w:t>
      </w:r>
      <w:del w:id="643" w:author="Valeria Tapia" w:date="2026-09-30T11:59:00Z">
        <w:r w:rsidRPr="000B072B" w:rsidDel="00562B1C">
          <w:rPr>
            <w:color w:val="FF0000"/>
            <w:highlight w:val="green"/>
            <w:rPrChange w:id="644" w:author="Valeria Tapia " w:date="2026-10-04T21:05:00Z">
              <w:rPr/>
            </w:rPrChange>
          </w:rPr>
          <w:delText xml:space="preserve"> </w:delText>
        </w:r>
      </w:del>
      <w:del w:id="645" w:author="Brenda Lily Gutierrez Bautista" w:date="2026-10-06T12:25:00Z">
        <w:r w:rsidRPr="000B072B" w:rsidDel="007B54A1">
          <w:rPr>
            <w:color w:val="FF0000"/>
            <w:highlight w:val="green"/>
            <w:rPrChange w:id="646" w:author="Valeria Tapia " w:date="2026-10-04T21:05:00Z">
              <w:rPr/>
            </w:rPrChange>
          </w:rPr>
          <w:delText xml:space="preserve">Módulo informático desarrollado por la Aduana Nacional disponible para las Entidades Públicas Emisoras, que contempla las funcionalidades mínimas para interoperar con la Ventanilla Única de Comercio Exterior, estas etapas son: solicitud, admisión/observación, pago si corresponde, comunicaciones al operador y la emisión del certificado, permiso, autorización u otro documento con firma digital o aprobador de documentos de </w:delText>
        </w:r>
        <w:r w:rsidRPr="000B072B" w:rsidDel="007B54A1">
          <w:rPr>
            <w:color w:val="FF0000"/>
            <w:szCs w:val="24"/>
            <w:highlight w:val="green"/>
            <w:lang w:val="es-MX"/>
            <w:rPrChange w:id="647" w:author="Valeria Tapia " w:date="2026-10-04T21:05:00Z">
              <w:rPr>
                <w:szCs w:val="24"/>
                <w:lang w:val="es-MX"/>
              </w:rPr>
            </w:rPrChange>
          </w:rPr>
          <w:delText>Agencia de Gobierno Electrónico y Tecnologías de la Información y Comunicación</w:delText>
        </w:r>
        <w:r w:rsidRPr="007B54A1" w:rsidDel="007B54A1">
          <w:rPr>
            <w:strike/>
            <w:color w:val="FF0000"/>
            <w:highlight w:val="green"/>
            <w:rPrChange w:id="648" w:author="Brenda Lily Gutierrez Bautista" w:date="2026-10-06T12:24:00Z">
              <w:rPr/>
            </w:rPrChange>
          </w:rPr>
          <w:delText>.</w:delText>
        </w:r>
      </w:del>
      <w:ins w:id="649" w:author="Valeria Tapia" w:date="2026-09-30T11:59:00Z">
        <w:del w:id="650" w:author="Brenda Lily Gutierrez Bautista" w:date="2026-10-06T12:25:00Z">
          <w:r w:rsidR="00562B1C" w:rsidRPr="007B54A1" w:rsidDel="007B54A1">
            <w:rPr>
              <w:strike/>
              <w:color w:val="FF0000"/>
              <w:highlight w:val="green"/>
              <w:rPrChange w:id="651" w:author="Brenda Lily Gutierrez Bautista" w:date="2026-10-06T12:24:00Z">
                <w:rPr>
                  <w:color w:val="FF0000"/>
                </w:rPr>
              </w:rPrChange>
            </w:rPr>
            <w:delText xml:space="preserve"> </w:delText>
          </w:r>
        </w:del>
      </w:ins>
      <w:ins w:id="652" w:author="Valeria Tapia" w:date="2026-09-25T12:47:00Z">
        <w:del w:id="653" w:author="Brenda Lily Gutierrez Bautista" w:date="2026-10-06T12:25:00Z">
          <w:r w:rsidR="00EA7B25" w:rsidRPr="007B54A1" w:rsidDel="007B54A1">
            <w:rPr>
              <w:strike/>
              <w:color w:val="FF0000"/>
              <w:highlight w:val="green"/>
              <w:rPrChange w:id="654" w:author="Brenda Lily Gutierrez Bautista" w:date="2026-10-06T12:24:00Z">
                <w:rPr/>
              </w:rPrChange>
            </w:rPr>
            <w:delText>Componente funcional y tecnológico de la Ventanilla Única de Comercio Exterior (VUCE), desarrollado por la Aduana Nacional</w:delText>
          </w:r>
        </w:del>
      </w:ins>
      <w:ins w:id="655" w:author="Valeria Tapia" w:date="2026-09-25T12:48:00Z">
        <w:del w:id="656" w:author="Brenda Lily Gutierrez Bautista" w:date="2026-10-06T12:25:00Z">
          <w:r w:rsidR="00EA7B25" w:rsidRPr="007B54A1" w:rsidDel="007B54A1">
            <w:rPr>
              <w:strike/>
              <w:color w:val="FF0000"/>
              <w:highlight w:val="green"/>
              <w:rPrChange w:id="657" w:author="Brenda Lily Gutierrez Bautista" w:date="2026-10-06T12:24:00Z">
                <w:rPr>
                  <w:highlight w:val="yellow"/>
                </w:rPr>
              </w:rPrChange>
            </w:rPr>
            <w:delText xml:space="preserve"> disponible para las Entidades Públicas Emisoras</w:delText>
          </w:r>
        </w:del>
      </w:ins>
      <w:ins w:id="658" w:author="Valeria Tapia" w:date="2026-09-25T12:47:00Z">
        <w:del w:id="659" w:author="Brenda Lily Gutierrez Bautista" w:date="2026-10-06T12:25:00Z">
          <w:r w:rsidR="00EA7B25" w:rsidRPr="007B54A1" w:rsidDel="007B54A1">
            <w:rPr>
              <w:strike/>
              <w:color w:val="FF0000"/>
              <w:highlight w:val="green"/>
              <w:rPrChange w:id="660" w:author="Brenda Lily Gutierrez Bautista" w:date="2026-10-06T12:24:00Z">
                <w:rPr>
                  <w:highlight w:val="yellow"/>
                </w:rPr>
              </w:rPrChange>
            </w:rPr>
            <w:delText xml:space="preserve">, diseñado bajo criterios, estructuras, reglas y especificaciones técnicas uniformes, que permite la implementación, gestión, interoperabilidad y operación de trámites y/o servicios </w:delText>
          </w:r>
        </w:del>
      </w:ins>
      <w:ins w:id="661" w:author="Valeria Tapia" w:date="2026-09-25T12:48:00Z">
        <w:del w:id="662" w:author="Brenda Lily Gutierrez Bautista" w:date="2026-10-06T12:25:00Z">
          <w:r w:rsidR="00EA7B25" w:rsidRPr="007B54A1" w:rsidDel="007B54A1">
            <w:rPr>
              <w:strike/>
              <w:color w:val="FF0000"/>
              <w:highlight w:val="green"/>
              <w:rPrChange w:id="663" w:author="Brenda Lily Gutierrez Bautista" w:date="2026-10-06T12:24:00Z">
                <w:rPr>
                  <w:highlight w:val="yellow"/>
                </w:rPr>
              </w:rPrChange>
            </w:rPr>
            <w:delText>entre la VUCE</w:delText>
          </w:r>
          <w:r w:rsidR="00EA7B25" w:rsidRPr="007B54A1" w:rsidDel="007B54A1">
            <w:rPr>
              <w:strike/>
              <w:color w:val="FF0000"/>
              <w:highlight w:val="green"/>
              <w:shd w:val="clear" w:color="auto" w:fill="F79646" w:themeFill="accent6"/>
              <w:rPrChange w:id="664" w:author="Brenda Lily Gutierrez Bautista" w:date="2026-10-06T12:23:00Z">
                <w:rPr>
                  <w:highlight w:val="yellow"/>
                </w:rPr>
              </w:rPrChange>
            </w:rPr>
            <w:delText xml:space="preserve">, la AGETIC  u otra </w:delText>
          </w:r>
        </w:del>
      </w:ins>
      <w:ins w:id="665" w:author="Valeria Tapia" w:date="2026-09-25T12:49:00Z">
        <w:del w:id="666" w:author="Brenda Lily Gutierrez Bautista" w:date="2026-10-06T12:25:00Z">
          <w:r w:rsidR="00EA7B25" w:rsidRPr="007B54A1" w:rsidDel="007B54A1">
            <w:rPr>
              <w:strike/>
              <w:color w:val="FF0000"/>
              <w:highlight w:val="green"/>
              <w:shd w:val="clear" w:color="auto" w:fill="F79646" w:themeFill="accent6"/>
              <w:rPrChange w:id="667" w:author="Brenda Lily Gutierrez Bautista" w:date="2026-10-06T12:23:00Z">
                <w:rPr>
                  <w:highlight w:val="yellow"/>
                </w:rPr>
              </w:rPrChange>
            </w:rPr>
            <w:delText xml:space="preserve">Entidad Pública vinculada </w:delText>
          </w:r>
        </w:del>
      </w:ins>
      <w:ins w:id="668" w:author="Valeria Tapia" w:date="2026-09-25T12:47:00Z">
        <w:del w:id="669" w:author="Brenda Lily Gutierrez Bautista" w:date="2026-10-06T12:25:00Z">
          <w:r w:rsidR="00EA7B25" w:rsidRPr="007B54A1" w:rsidDel="007B54A1">
            <w:rPr>
              <w:strike/>
              <w:color w:val="FF0000"/>
              <w:highlight w:val="green"/>
              <w:shd w:val="clear" w:color="auto" w:fill="F79646" w:themeFill="accent6"/>
              <w:rPrChange w:id="670" w:author="Brenda Lily Gutierrez Bautista" w:date="2026-10-06T12:23:00Z">
                <w:rPr/>
              </w:rPrChange>
            </w:rPr>
            <w:delText>a operaciones de comercio exterior, garantizando la estandarización de la información, la trazabilidad de las actuaciones, la seguridad de los datos y la interoperabilidad con otros sistemas</w:delText>
          </w:r>
        </w:del>
      </w:ins>
      <w:ins w:id="671" w:author="Valeria Tapia" w:date="2026-09-25T12:50:00Z">
        <w:del w:id="672" w:author="Brenda Lily Gutierrez Bautista" w:date="2026-10-06T12:25:00Z">
          <w:r w:rsidR="00C64C2F" w:rsidRPr="007B54A1" w:rsidDel="007B54A1">
            <w:rPr>
              <w:strike/>
              <w:color w:val="FF0000"/>
              <w:highlight w:val="green"/>
              <w:shd w:val="clear" w:color="auto" w:fill="F79646" w:themeFill="accent6"/>
              <w:rPrChange w:id="673" w:author="Brenda Lily Gutierrez Bautista" w:date="2026-10-06T12:23:00Z">
                <w:rPr/>
              </w:rPrChange>
            </w:rPr>
            <w:delText>, considerando entre otros la solicitud, admisión/observación, pago</w:delText>
          </w:r>
        </w:del>
      </w:ins>
      <w:ins w:id="674" w:author="Valeria Tapia" w:date="2026-09-30T11:57:00Z">
        <w:del w:id="675" w:author="Brenda Lily Gutierrez Bautista" w:date="2026-10-06T12:25:00Z">
          <w:r w:rsidR="00562B1C" w:rsidRPr="007B54A1" w:rsidDel="007B54A1">
            <w:rPr>
              <w:strike/>
              <w:color w:val="FF0000"/>
              <w:highlight w:val="green"/>
              <w:shd w:val="clear" w:color="auto" w:fill="F79646" w:themeFill="accent6"/>
              <w:rPrChange w:id="676" w:author="Brenda Lily Gutierrez Bautista" w:date="2026-10-06T12:23:00Z">
                <w:rPr>
                  <w:color w:val="FF0000"/>
                  <w:highlight w:val="yellow"/>
                </w:rPr>
              </w:rPrChange>
            </w:rPr>
            <w:delText xml:space="preserve"> </w:delText>
          </w:r>
        </w:del>
      </w:ins>
      <w:ins w:id="677" w:author="Valeria Tapia" w:date="2026-09-30T11:58:00Z">
        <w:del w:id="678" w:author="Brenda Lily Gutierrez Bautista" w:date="2026-10-06T12:25:00Z">
          <w:r w:rsidR="00562B1C" w:rsidRPr="007B54A1" w:rsidDel="007B54A1">
            <w:rPr>
              <w:strike/>
              <w:color w:val="FF0000"/>
              <w:highlight w:val="green"/>
              <w:shd w:val="clear" w:color="auto" w:fill="F79646" w:themeFill="accent6"/>
              <w:rPrChange w:id="679" w:author="Brenda Lily Gutierrez Bautista" w:date="2026-10-06T12:23:00Z">
                <w:rPr>
                  <w:color w:val="FF0000"/>
                </w:rPr>
              </w:rPrChange>
            </w:rPr>
            <w:delText>(</w:delText>
          </w:r>
        </w:del>
      </w:ins>
      <w:ins w:id="680" w:author="Valeria Tapia" w:date="2026-09-30T11:57:00Z">
        <w:del w:id="681" w:author="Brenda Lily Gutierrez Bautista" w:date="2026-10-06T12:25:00Z">
          <w:r w:rsidR="00562B1C" w:rsidRPr="007B54A1" w:rsidDel="007B54A1">
            <w:rPr>
              <w:strike/>
              <w:color w:val="FF0000"/>
              <w:highlight w:val="green"/>
              <w:shd w:val="clear" w:color="auto" w:fill="F79646" w:themeFill="accent6"/>
              <w:rPrChange w:id="682" w:author="Brenda Lily Gutierrez Bautista" w:date="2026-10-06T12:23:00Z">
                <w:rPr>
                  <w:color w:val="FF0000"/>
                </w:rPr>
              </w:rPrChange>
            </w:rPr>
            <w:delText>si corresponde</w:delText>
          </w:r>
        </w:del>
      </w:ins>
      <w:ins w:id="683" w:author="Valeria Tapia" w:date="2026-09-30T11:58:00Z">
        <w:del w:id="684" w:author="Brenda Lily Gutierrez Bautista" w:date="2026-10-06T12:25:00Z">
          <w:r w:rsidR="00562B1C" w:rsidRPr="007B54A1" w:rsidDel="007B54A1">
            <w:rPr>
              <w:strike/>
              <w:color w:val="FF0000"/>
              <w:highlight w:val="green"/>
              <w:shd w:val="clear" w:color="auto" w:fill="F79646" w:themeFill="accent6"/>
              <w:rPrChange w:id="685" w:author="Brenda Lily Gutierrez Bautista" w:date="2026-10-06T12:23:00Z">
                <w:rPr>
                  <w:color w:val="FF0000"/>
                </w:rPr>
              </w:rPrChange>
            </w:rPr>
            <w:delText>)</w:delText>
          </w:r>
        </w:del>
      </w:ins>
      <w:ins w:id="686" w:author="Valeria Tapia" w:date="2026-09-25T12:51:00Z">
        <w:del w:id="687" w:author="Brenda Lily Gutierrez Bautista" w:date="2026-10-06T12:25:00Z">
          <w:r w:rsidR="00C64C2F" w:rsidRPr="007B54A1" w:rsidDel="007B54A1">
            <w:rPr>
              <w:strike/>
              <w:color w:val="FF0000"/>
              <w:highlight w:val="green"/>
              <w:shd w:val="clear" w:color="auto" w:fill="F79646" w:themeFill="accent6"/>
              <w:rPrChange w:id="688" w:author="Brenda Lily Gutierrez Bautista" w:date="2026-10-06T12:23:00Z">
                <w:rPr>
                  <w:color w:val="FF0000"/>
                </w:rPr>
              </w:rPrChange>
            </w:rPr>
            <w:delText>, verificación</w:delText>
          </w:r>
        </w:del>
      </w:ins>
      <w:ins w:id="689" w:author="Valeria Tapia" w:date="2026-09-30T11:58:00Z">
        <w:del w:id="690" w:author="Brenda Lily Gutierrez Bautista" w:date="2026-10-06T12:25:00Z">
          <w:r w:rsidR="00562B1C" w:rsidRPr="007B54A1" w:rsidDel="007B54A1">
            <w:rPr>
              <w:strike/>
              <w:color w:val="FF0000"/>
              <w:highlight w:val="green"/>
              <w:shd w:val="clear" w:color="auto" w:fill="F79646" w:themeFill="accent6"/>
              <w:rPrChange w:id="691" w:author="Brenda Lily Gutierrez Bautista" w:date="2026-10-06T12:23:00Z">
                <w:rPr>
                  <w:color w:val="FF0000"/>
                  <w:highlight w:val="yellow"/>
                </w:rPr>
              </w:rPrChange>
            </w:rPr>
            <w:delText xml:space="preserve"> de la mercancía</w:delText>
          </w:r>
        </w:del>
      </w:ins>
      <w:ins w:id="692" w:author="Valeria Tapia" w:date="2026-09-25T12:51:00Z">
        <w:del w:id="693" w:author="Brenda Lily Gutierrez Bautista" w:date="2026-10-06T12:25:00Z">
          <w:r w:rsidR="00C64C2F" w:rsidRPr="007B54A1" w:rsidDel="007B54A1">
            <w:rPr>
              <w:strike/>
              <w:color w:val="FF0000"/>
              <w:highlight w:val="green"/>
              <w:shd w:val="clear" w:color="auto" w:fill="F79646" w:themeFill="accent6"/>
              <w:rPrChange w:id="694" w:author="Brenda Lily Gutierrez Bautista" w:date="2026-10-06T12:23:00Z">
                <w:rPr>
                  <w:color w:val="FF0000"/>
                </w:rPr>
              </w:rPrChange>
            </w:rPr>
            <w:delText xml:space="preserve"> </w:delText>
          </w:r>
        </w:del>
      </w:ins>
      <w:ins w:id="695" w:author="Valeria Tapia" w:date="2026-09-30T11:58:00Z">
        <w:del w:id="696" w:author="Brenda Lily Gutierrez Bautista" w:date="2026-10-06T12:25:00Z">
          <w:r w:rsidR="00562B1C" w:rsidRPr="007B54A1" w:rsidDel="007B54A1">
            <w:rPr>
              <w:strike/>
              <w:color w:val="FF0000"/>
              <w:highlight w:val="green"/>
              <w:shd w:val="clear" w:color="auto" w:fill="F79646" w:themeFill="accent6"/>
              <w:rPrChange w:id="697" w:author="Brenda Lily Gutierrez Bautista" w:date="2026-10-06T12:23:00Z">
                <w:rPr>
                  <w:color w:val="FF0000"/>
                  <w:highlight w:val="yellow"/>
                </w:rPr>
              </w:rPrChange>
            </w:rPr>
            <w:delText>(</w:delText>
          </w:r>
        </w:del>
      </w:ins>
      <w:ins w:id="698" w:author="Valeria Tapia" w:date="2026-09-25T12:50:00Z">
        <w:del w:id="699" w:author="Brenda Lily Gutierrez Bautista" w:date="2026-10-06T12:25:00Z">
          <w:r w:rsidR="00C64C2F" w:rsidRPr="007B54A1" w:rsidDel="007B54A1">
            <w:rPr>
              <w:strike/>
              <w:color w:val="FF0000"/>
              <w:highlight w:val="green"/>
              <w:shd w:val="clear" w:color="auto" w:fill="F79646" w:themeFill="accent6"/>
              <w:rPrChange w:id="700" w:author="Brenda Lily Gutierrez Bautista" w:date="2026-10-06T12:23:00Z">
                <w:rPr>
                  <w:color w:val="FF0000"/>
                </w:rPr>
              </w:rPrChange>
            </w:rPr>
            <w:delText>si corresponde</w:delText>
          </w:r>
        </w:del>
      </w:ins>
      <w:ins w:id="701" w:author="Valeria Tapia" w:date="2026-09-30T11:58:00Z">
        <w:del w:id="702" w:author="Brenda Lily Gutierrez Bautista" w:date="2026-10-06T12:25:00Z">
          <w:r w:rsidR="00562B1C" w:rsidRPr="007B54A1" w:rsidDel="007B54A1">
            <w:rPr>
              <w:strike/>
              <w:color w:val="FF0000"/>
              <w:highlight w:val="green"/>
              <w:shd w:val="clear" w:color="auto" w:fill="F79646" w:themeFill="accent6"/>
              <w:rPrChange w:id="703" w:author="Brenda Lily Gutierrez Bautista" w:date="2026-10-06T12:23:00Z">
                <w:rPr>
                  <w:color w:val="FF0000"/>
                  <w:highlight w:val="yellow"/>
                </w:rPr>
              </w:rPrChange>
            </w:rPr>
            <w:delText>)</w:delText>
          </w:r>
        </w:del>
      </w:ins>
      <w:ins w:id="704" w:author="Valeria Tapia" w:date="2026-09-25T12:50:00Z">
        <w:del w:id="705" w:author="Brenda Lily Gutierrez Bautista" w:date="2026-10-06T12:25:00Z">
          <w:r w:rsidR="00C64C2F" w:rsidRPr="007B54A1" w:rsidDel="007B54A1">
            <w:rPr>
              <w:strike/>
              <w:color w:val="FF0000"/>
              <w:highlight w:val="green"/>
              <w:shd w:val="clear" w:color="auto" w:fill="F79646" w:themeFill="accent6"/>
              <w:rPrChange w:id="706" w:author="Brenda Lily Gutierrez Bautista" w:date="2026-10-06T12:23:00Z">
                <w:rPr>
                  <w:color w:val="FF0000"/>
                </w:rPr>
              </w:rPrChange>
            </w:rPr>
            <w:delText>,</w:delText>
          </w:r>
        </w:del>
      </w:ins>
      <w:ins w:id="707" w:author="Valeria Tapia" w:date="2026-09-25T12:51:00Z">
        <w:del w:id="708" w:author="Brenda Lily Gutierrez Bautista" w:date="2026-10-06T12:25:00Z">
          <w:r w:rsidR="00C64C2F" w:rsidRPr="007B54A1" w:rsidDel="007B54A1">
            <w:rPr>
              <w:strike/>
              <w:color w:val="FF0000"/>
              <w:highlight w:val="green"/>
              <w:shd w:val="clear" w:color="auto" w:fill="F79646" w:themeFill="accent6"/>
              <w:rPrChange w:id="709" w:author="Brenda Lily Gutierrez Bautista" w:date="2026-10-06T12:23:00Z">
                <w:rPr>
                  <w:color w:val="FF0000"/>
                </w:rPr>
              </w:rPrChange>
            </w:rPr>
            <w:delText xml:space="preserve"> emisión de </w:delText>
          </w:r>
        </w:del>
      </w:ins>
      <w:ins w:id="710" w:author="Valeria Tapia" w:date="2026-09-30T11:58:00Z">
        <w:del w:id="711" w:author="Brenda Lily Gutierrez Bautista" w:date="2026-10-06T12:25:00Z">
          <w:r w:rsidR="00562B1C" w:rsidRPr="007B54A1" w:rsidDel="007B54A1">
            <w:rPr>
              <w:strike/>
              <w:color w:val="FF0000"/>
              <w:highlight w:val="green"/>
              <w:shd w:val="clear" w:color="auto" w:fill="F79646" w:themeFill="accent6"/>
              <w:rPrChange w:id="712" w:author="Brenda Lily Gutierrez Bautista" w:date="2026-10-06T12:23:00Z">
                <w:rPr>
                  <w:color w:val="FF0000"/>
                  <w:highlight w:val="yellow"/>
                </w:rPr>
              </w:rPrChange>
            </w:rPr>
            <w:delText>la</w:delText>
          </w:r>
        </w:del>
      </w:ins>
      <w:ins w:id="713" w:author="Valeria Tapia" w:date="2026-09-25T12:51:00Z">
        <w:del w:id="714" w:author="Brenda Lily Gutierrez Bautista" w:date="2026-10-06T12:25:00Z">
          <w:r w:rsidR="00C64C2F" w:rsidRPr="007B54A1" w:rsidDel="007B54A1">
            <w:rPr>
              <w:strike/>
              <w:color w:val="FF0000"/>
              <w:highlight w:val="green"/>
              <w:shd w:val="clear" w:color="auto" w:fill="F79646" w:themeFill="accent6"/>
              <w:rPrChange w:id="715" w:author="Brenda Lily Gutierrez Bautista" w:date="2026-10-06T12:23:00Z">
                <w:rPr>
                  <w:color w:val="FF0000"/>
                </w:rPr>
              </w:rPrChange>
            </w:rPr>
            <w:delText xml:space="preserve"> APCO</w:delText>
          </w:r>
        </w:del>
      </w:ins>
      <w:ins w:id="716" w:author="Valeria Tapia" w:date="2026-09-30T11:59:00Z">
        <w:del w:id="717" w:author="Brenda Lily Gutierrez Bautista" w:date="2026-10-06T12:25:00Z">
          <w:r w:rsidR="00562B1C" w:rsidRPr="007B54A1" w:rsidDel="007B54A1">
            <w:rPr>
              <w:strike/>
              <w:color w:val="FF0000"/>
              <w:highlight w:val="green"/>
              <w:shd w:val="clear" w:color="auto" w:fill="F79646" w:themeFill="accent6"/>
              <w:rPrChange w:id="718" w:author="Brenda Lily Gutierrez Bautista" w:date="2026-10-06T12:23:00Z">
                <w:rPr>
                  <w:color w:val="FF0000"/>
                  <w:highlight w:val="yellow"/>
                </w:rPr>
              </w:rPrChange>
            </w:rPr>
            <w:delText xml:space="preserve"> con firma digital de </w:delText>
          </w:r>
          <w:r w:rsidR="00562B1C" w:rsidRPr="007B54A1" w:rsidDel="007B54A1">
            <w:rPr>
              <w:strike/>
              <w:color w:val="FF0000"/>
              <w:szCs w:val="24"/>
              <w:highlight w:val="green"/>
              <w:shd w:val="clear" w:color="auto" w:fill="F79646" w:themeFill="accent6"/>
              <w:lang w:val="es-MX"/>
              <w:rPrChange w:id="719" w:author="Brenda Lily Gutierrez Bautista" w:date="2026-10-06T12:23:00Z">
                <w:rPr>
                  <w:color w:val="FF0000"/>
                  <w:szCs w:val="24"/>
                  <w:lang w:val="es-MX"/>
                </w:rPr>
              </w:rPrChange>
            </w:rPr>
            <w:delText>Agencia de Gobierno Electrónico y Tecnologías de la Información y Comunicación</w:delText>
          </w:r>
        </w:del>
      </w:ins>
      <w:ins w:id="720" w:author="Valeria Tapia" w:date="2026-09-25T12:52:00Z">
        <w:del w:id="721" w:author="Brenda Lily Gutierrez Bautista" w:date="2026-10-06T12:25:00Z">
          <w:r w:rsidR="00C64C2F" w:rsidRPr="007B54A1" w:rsidDel="007B54A1">
            <w:rPr>
              <w:strike/>
              <w:color w:val="FF0000"/>
              <w:highlight w:val="green"/>
              <w:shd w:val="clear" w:color="auto" w:fill="F79646" w:themeFill="accent6"/>
              <w:rPrChange w:id="722" w:author="Brenda Lily Gutierrez Bautista" w:date="2026-10-06T12:23:00Z">
                <w:rPr>
                  <w:color w:val="FF0000"/>
                </w:rPr>
              </w:rPrChange>
            </w:rPr>
            <w:delText>,</w:delText>
          </w:r>
        </w:del>
      </w:ins>
      <w:ins w:id="723" w:author="Valeria Tapia" w:date="2026-09-25T12:54:00Z">
        <w:del w:id="724" w:author="Brenda Lily Gutierrez Bautista" w:date="2026-10-06T12:25:00Z">
          <w:r w:rsidR="00C64C2F" w:rsidRPr="007B54A1" w:rsidDel="007B54A1">
            <w:rPr>
              <w:strike/>
              <w:color w:val="FF0000"/>
              <w:highlight w:val="green"/>
              <w:shd w:val="clear" w:color="auto" w:fill="F79646" w:themeFill="accent6"/>
              <w:rPrChange w:id="725" w:author="Brenda Lily Gutierrez Bautista" w:date="2026-10-06T12:23:00Z">
                <w:rPr>
                  <w:color w:val="FF0000"/>
                </w:rPr>
              </w:rPrChange>
            </w:rPr>
            <w:delText xml:space="preserve"> modificación, anulación, reemplazo, ampliación, y </w:delText>
          </w:r>
        </w:del>
      </w:ins>
      <w:ins w:id="726" w:author="Valeria Tapia" w:date="2026-09-25T12:50:00Z">
        <w:del w:id="727" w:author="Brenda Lily Gutierrez Bautista" w:date="2026-10-06T12:25:00Z">
          <w:r w:rsidR="00C64C2F" w:rsidRPr="007B54A1" w:rsidDel="007B54A1">
            <w:rPr>
              <w:strike/>
              <w:color w:val="FF0000"/>
              <w:highlight w:val="green"/>
              <w:shd w:val="clear" w:color="auto" w:fill="F79646" w:themeFill="accent6"/>
              <w:rPrChange w:id="728" w:author="Brenda Lily Gutierrez Bautista" w:date="2026-10-06T12:23:00Z">
                <w:rPr>
                  <w:color w:val="FF0000"/>
                </w:rPr>
              </w:rPrChange>
            </w:rPr>
            <w:delText>comunicaciones al operador</w:delText>
          </w:r>
        </w:del>
      </w:ins>
      <w:ins w:id="729" w:author="Valeria Tapia" w:date="2026-09-30T11:59:00Z">
        <w:del w:id="730" w:author="Brenda Lily Gutierrez Bautista" w:date="2026-10-06T12:25:00Z">
          <w:r w:rsidR="00562B1C" w:rsidRPr="007B54A1" w:rsidDel="007B54A1">
            <w:rPr>
              <w:strike/>
              <w:color w:val="FF0000"/>
              <w:highlight w:val="green"/>
              <w:shd w:val="clear" w:color="auto" w:fill="F79646" w:themeFill="accent6"/>
              <w:rPrChange w:id="731" w:author="Brenda Lily Gutierrez Bautista" w:date="2026-10-06T12:23:00Z">
                <w:rPr>
                  <w:color w:val="FF0000"/>
                  <w:highlight w:val="yellow"/>
                </w:rPr>
              </w:rPrChange>
            </w:rPr>
            <w:delText>, entre otros</w:delText>
          </w:r>
        </w:del>
      </w:ins>
      <w:ins w:id="732" w:author="Valeria Tapia" w:date="2026-09-25T12:54:00Z">
        <w:del w:id="733" w:author="Brenda Lily Gutierrez Bautista" w:date="2026-10-06T12:25:00Z">
          <w:r w:rsidR="00C64C2F" w:rsidRPr="007B54A1" w:rsidDel="007B54A1">
            <w:rPr>
              <w:strike/>
              <w:color w:val="FF0000"/>
              <w:highlight w:val="green"/>
              <w:shd w:val="clear" w:color="auto" w:fill="F79646" w:themeFill="accent6"/>
              <w:rPrChange w:id="734" w:author="Brenda Lily Gutierrez Bautista" w:date="2026-10-06T12:23:00Z">
                <w:rPr>
                  <w:color w:val="FF0000"/>
                </w:rPr>
              </w:rPrChange>
            </w:rPr>
            <w:delText>.</w:delText>
          </w:r>
        </w:del>
      </w:ins>
      <w:ins w:id="735" w:author="Valeria Tapia" w:date="2026-09-25T12:50:00Z">
        <w:del w:id="736" w:author="Brenda Lily Gutierrez Bautista" w:date="2026-10-06T12:25:00Z">
          <w:r w:rsidR="00C64C2F" w:rsidDel="007B54A1">
            <w:rPr>
              <w:color w:val="FF0000"/>
            </w:rPr>
            <w:delText xml:space="preserve"> </w:delText>
          </w:r>
        </w:del>
      </w:ins>
    </w:p>
    <w:p w14:paraId="6F234A8A" w14:textId="4C28AFEC" w:rsidR="00914F4C" w:rsidRDefault="00914F4C" w:rsidP="00DE605E">
      <w:pPr>
        <w:pStyle w:val="Textoindependienteprimerasangra2"/>
        <w:ind w:left="0" w:firstLine="0"/>
        <w:jc w:val="both"/>
        <w:rPr>
          <w:ins w:id="737" w:author="Brenda Lily Gutierrez Bautista" w:date="2026-10-06T12:26:00Z"/>
          <w:color w:val="FF0000"/>
        </w:rPr>
      </w:pPr>
    </w:p>
    <w:p w14:paraId="4FF1DC1B" w14:textId="77777777" w:rsidR="00914F4C" w:rsidRDefault="00914F4C" w:rsidP="00DE605E">
      <w:pPr>
        <w:pStyle w:val="Textoindependienteprimerasangra2"/>
        <w:ind w:left="0" w:firstLine="0"/>
        <w:jc w:val="both"/>
        <w:rPr>
          <w:ins w:id="738" w:author="Brenda Lily Gutierrez Bautista" w:date="2026-10-06T12:26:00Z"/>
          <w:color w:val="FF0000"/>
        </w:rPr>
      </w:pPr>
    </w:p>
    <w:p w14:paraId="129AFE7B" w14:textId="78220B92" w:rsidR="00EA7B25" w:rsidDel="007B54A1" w:rsidRDefault="00EA7B25" w:rsidP="00DE605E">
      <w:pPr>
        <w:pStyle w:val="Textoindependienteprimerasangra2"/>
        <w:ind w:left="0" w:firstLine="0"/>
        <w:jc w:val="both"/>
        <w:rPr>
          <w:del w:id="739" w:author="Brenda Lily Gutierrez Bautista" w:date="2026-10-06T12:25:00Z"/>
          <w:color w:val="FF0000"/>
        </w:rPr>
      </w:pPr>
    </w:p>
    <w:p w14:paraId="64489EFA" w14:textId="37DEFAF3" w:rsidR="007B54A1" w:rsidRDefault="007B54A1" w:rsidP="007B54A1">
      <w:pPr>
        <w:pStyle w:val="Textoindependienteprimerasangra2"/>
        <w:shd w:val="clear" w:color="auto" w:fill="F79646" w:themeFill="accent6"/>
        <w:ind w:left="0" w:firstLine="0"/>
        <w:jc w:val="both"/>
        <w:rPr>
          <w:ins w:id="740" w:author="Brenda Lily Gutierrez Bautista" w:date="2026-10-06T12:24:00Z"/>
        </w:rPr>
        <w:pPrChange w:id="741" w:author="Brenda Lily Gutierrez Bautista" w:date="2026-10-06T12:25:00Z">
          <w:pPr>
            <w:pStyle w:val="Textoindependienteprimerasangra2"/>
            <w:ind w:left="0" w:firstLine="0"/>
            <w:jc w:val="both"/>
          </w:pPr>
        </w:pPrChange>
      </w:pPr>
      <w:ins w:id="742" w:author="Brenda Lily Gutierrez Bautista" w:date="2026-10-06T12:23:00Z">
        <w:r>
          <w:t xml:space="preserve">Aplicación informática que la VUCE desarrolla e implementa para cada entidad una vez aprobada su solicitud, con el fin de permitir a las Entidades Públicas Emisoras sin sistema propio </w:t>
        </w:r>
      </w:ins>
      <w:ins w:id="743" w:author="Brenda Lily Gutierrez Bautista" w:date="2026-10-06T12:26:00Z">
        <w:r w:rsidR="00914F4C">
          <w:t>gestionar l</w:t>
        </w:r>
      </w:ins>
      <w:ins w:id="744" w:author="Brenda Lily Gutierrez Bautista" w:date="2026-10-06T12:23:00Z">
        <w:r>
          <w:t>os trámites APCO en la VUCE, cubriendo las etapas de solicitud, admisión, pago cuando correspond</w:t>
        </w:r>
        <w:r w:rsidR="00914F4C">
          <w:t>a, comunicaciones</w:t>
        </w:r>
      </w:ins>
      <w:ins w:id="745" w:author="Brenda Lily Gutierrez Bautista" w:date="2026-10-06T12:28:00Z">
        <w:r w:rsidR="00914F4C">
          <w:t xml:space="preserve"> y</w:t>
        </w:r>
      </w:ins>
      <w:ins w:id="746" w:author="Brenda Lily Gutierrez Bautista" w:date="2026-10-06T12:23:00Z">
        <w:r>
          <w:t xml:space="preserve"> emisión del documento requerido</w:t>
        </w:r>
      </w:ins>
      <w:ins w:id="747" w:author="Brenda Lily Gutierrez Bautista" w:date="2026-10-06T12:28:00Z">
        <w:r w:rsidR="00914F4C">
          <w:t>.</w:t>
        </w:r>
      </w:ins>
      <w:ins w:id="748" w:author="Brenda Lily Gutierrez Bautista" w:date="2026-10-06T12:27:00Z">
        <w:r w:rsidR="00914F4C">
          <w:t xml:space="preserve"> </w:t>
        </w:r>
      </w:ins>
    </w:p>
    <w:p w14:paraId="4CCBDD00" w14:textId="77777777" w:rsidR="007B54A1" w:rsidRPr="003559BD" w:rsidRDefault="007B54A1" w:rsidP="007B54A1">
      <w:pPr>
        <w:pStyle w:val="Textoindependienteprimerasangra2"/>
        <w:shd w:val="clear" w:color="auto" w:fill="F79646" w:themeFill="accent6"/>
        <w:ind w:left="0" w:firstLine="0"/>
        <w:jc w:val="both"/>
        <w:rPr>
          <w:ins w:id="749" w:author="Brenda Lily Gutierrez Bautista" w:date="2026-10-06T12:23:00Z"/>
          <w:color w:val="FF0000"/>
          <w:rPrChange w:id="750" w:author="Renato Lopez Choque" w:date="2026-09-17T18:03:00Z">
            <w:rPr>
              <w:ins w:id="751" w:author="Brenda Lily Gutierrez Bautista" w:date="2026-10-06T12:23:00Z"/>
            </w:rPr>
          </w:rPrChange>
        </w:rPr>
        <w:pPrChange w:id="752" w:author="Brenda Lily Gutierrez Bautista" w:date="2026-10-06T12:25:00Z">
          <w:pPr>
            <w:pStyle w:val="Textoindependienteprimerasangra2"/>
            <w:ind w:left="0" w:firstLine="0"/>
            <w:jc w:val="both"/>
          </w:pPr>
        </w:pPrChange>
      </w:pPr>
    </w:p>
    <w:p w14:paraId="49A73624" w14:textId="77777777" w:rsidR="008974D2" w:rsidRPr="00F073C2" w:rsidRDefault="008974D2" w:rsidP="00DE605E">
      <w:pPr>
        <w:pStyle w:val="Textoindependienteprimerasangra2"/>
        <w:ind w:left="0" w:firstLine="0"/>
        <w:jc w:val="both"/>
        <w:rPr>
          <w:b/>
          <w:szCs w:val="24"/>
          <w:lang w:val="es-MX"/>
        </w:rPr>
      </w:pPr>
      <w:r w:rsidRPr="00F073C2">
        <w:rPr>
          <w:b/>
          <w:szCs w:val="24"/>
          <w:lang w:val="es-MX"/>
        </w:rPr>
        <w:t xml:space="preserve">Operación de Comercio Exterior: </w:t>
      </w:r>
      <w:r w:rsidRPr="00F073C2">
        <w:rPr>
          <w:szCs w:val="24"/>
          <w:lang w:val="es-MX"/>
        </w:rPr>
        <w:t xml:space="preserve">Comprende los procesos y procedimientos relacionados a la importación, exportación y tránsito aduanero, entre otros. </w:t>
      </w:r>
    </w:p>
    <w:p w14:paraId="2ED4ED8D" w14:textId="77777777" w:rsidR="008974D2" w:rsidRPr="00F073C2" w:rsidRDefault="008974D2" w:rsidP="00DE605E">
      <w:pPr>
        <w:pStyle w:val="Textoindependienteprimerasangra2"/>
        <w:ind w:left="0" w:firstLine="0"/>
        <w:jc w:val="both"/>
        <w:rPr>
          <w:szCs w:val="24"/>
        </w:rPr>
      </w:pPr>
      <w:r w:rsidRPr="00F073C2">
        <w:rPr>
          <w:rFonts w:cs="DejaVu Sans"/>
          <w:b/>
          <w:szCs w:val="24"/>
          <w:lang w:val="es-MX"/>
        </w:rPr>
        <w:t>Operador de Comercio Exterior:</w:t>
      </w:r>
      <w:r w:rsidRPr="00F073C2">
        <w:rPr>
          <w:szCs w:val="24"/>
        </w:rPr>
        <w:t xml:space="preserve"> </w:t>
      </w:r>
      <w:r w:rsidRPr="00F073C2">
        <w:t xml:space="preserve">Cualquier persona natural o jurídica, interviniente o beneficiaria de las operaciones de comercio exterior, por si o por otro, en los regímenes aduaneros previstos </w:t>
      </w:r>
      <w:r w:rsidRPr="00F073C2">
        <w:lastRenderedPageBreak/>
        <w:t>en la Ley General de Aduanas sin excepción alguna</w:t>
      </w:r>
      <w:r w:rsidRPr="006755B5">
        <w:t>,</w:t>
      </w:r>
      <w:r w:rsidRPr="00F073C2">
        <w:t xml:space="preserve"> que se encuentre debidamente registrado en el Padrón de Operadores de Comercio Exterior</w:t>
      </w:r>
      <w:r w:rsidRPr="006755B5">
        <w:t xml:space="preserve"> de</w:t>
      </w:r>
      <w:r w:rsidRPr="00F073C2">
        <w:t xml:space="preserve"> la Aduana Nacional.</w:t>
      </w:r>
    </w:p>
    <w:p w14:paraId="67934C48" w14:textId="7B1E0E58" w:rsidR="00D50847" w:rsidRPr="00D50847" w:rsidRDefault="00D50847" w:rsidP="00DE605E">
      <w:pPr>
        <w:pStyle w:val="Textoindependienteprimerasangra2"/>
        <w:ind w:left="0" w:firstLine="0"/>
        <w:jc w:val="both"/>
        <w:rPr>
          <w:ins w:id="753" w:author="Valeria Tapia" w:date="2026-09-18T09:55:00Z"/>
          <w:b/>
          <w:color w:val="4F81BD" w:themeColor="accent1"/>
          <w:szCs w:val="24"/>
          <w:lang w:val="es-MX"/>
          <w:rPrChange w:id="754" w:author="Valeria Tapia" w:date="2026-09-18T09:55:00Z">
            <w:rPr>
              <w:ins w:id="755" w:author="Valeria Tapia" w:date="2026-09-18T09:55:00Z"/>
              <w:b/>
              <w:szCs w:val="24"/>
              <w:lang w:val="es-MX"/>
            </w:rPr>
          </w:rPrChange>
        </w:rPr>
      </w:pPr>
      <w:ins w:id="756" w:author="Valeria Tapia" w:date="2026-09-18T09:55:00Z">
        <w:r w:rsidRPr="000B072B">
          <w:rPr>
            <w:b/>
            <w:color w:val="4F81BD" w:themeColor="accent1"/>
            <w:szCs w:val="24"/>
            <w:highlight w:val="cyan"/>
            <w:lang w:val="es-MX"/>
            <w:rPrChange w:id="757" w:author="Valeria Tapia " w:date="2026-10-04T21:06:00Z">
              <w:rPr>
                <w:b/>
                <w:szCs w:val="24"/>
                <w:lang w:val="es-MX"/>
              </w:rPr>
            </w:rPrChange>
          </w:rPr>
          <w:t>Operación:</w:t>
        </w:r>
        <w:r w:rsidRPr="00D50847">
          <w:rPr>
            <w:b/>
            <w:color w:val="4F81BD" w:themeColor="accent1"/>
            <w:szCs w:val="24"/>
            <w:lang w:val="es-MX"/>
            <w:rPrChange w:id="758" w:author="Valeria Tapia" w:date="2026-09-18T09:55:00Z">
              <w:rPr>
                <w:b/>
                <w:szCs w:val="24"/>
                <w:lang w:val="es-MX"/>
              </w:rPr>
            </w:rPrChange>
          </w:rPr>
          <w:t xml:space="preserve"> </w:t>
        </w:r>
      </w:ins>
    </w:p>
    <w:p w14:paraId="39AA1855" w14:textId="7777777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Optimización del Trámite APCO: </w:t>
      </w:r>
      <w:r w:rsidRPr="00F073C2">
        <w:rPr>
          <w:szCs w:val="24"/>
          <w:lang w:val="es-MX"/>
        </w:rPr>
        <w:t xml:space="preserve">Consiste en la </w:t>
      </w:r>
      <w:r w:rsidRPr="006755B5">
        <w:rPr>
          <w:szCs w:val="24"/>
          <w:lang w:val="es-MX"/>
        </w:rPr>
        <w:t xml:space="preserve">mejora del proceso para </w:t>
      </w:r>
      <w:r w:rsidRPr="00F073C2">
        <w:rPr>
          <w:szCs w:val="24"/>
          <w:lang w:val="es-MX"/>
        </w:rPr>
        <w:t>la obtención del documento relacionado a operaciones de comercio exterior, a objeto de simplificar, automatizar, eliminar el uso del papel, evitar trámites presenciales y reducir tiempos</w:t>
      </w:r>
      <w:r w:rsidRPr="006755B5">
        <w:rPr>
          <w:szCs w:val="24"/>
          <w:lang w:val="es-MX"/>
        </w:rPr>
        <w:t>, asimismo implementar pasarela de pagos, firma digital, aprobador de documentos entre otros y facturación electrónica cuando corresponda</w:t>
      </w:r>
      <w:r w:rsidRPr="00F073C2">
        <w:rPr>
          <w:szCs w:val="24"/>
          <w:lang w:val="es-MX"/>
        </w:rPr>
        <w:t>.</w:t>
      </w:r>
    </w:p>
    <w:p w14:paraId="079CD132" w14:textId="0919BF88" w:rsidR="00F61658" w:rsidRPr="000B072B" w:rsidRDefault="00F61658" w:rsidP="00DE605E">
      <w:pPr>
        <w:pStyle w:val="Textoindependiente"/>
        <w:rPr>
          <w:ins w:id="759" w:author="Renato Lopez Choque" w:date="2026-09-17T18:21:00Z"/>
          <w:rFonts w:ascii="Univers 45 Light" w:hAnsi="Univers 45 Light"/>
          <w:i w:val="0"/>
          <w:color w:val="FF0000"/>
          <w:szCs w:val="24"/>
          <w:rPrChange w:id="760" w:author="Valeria Tapia " w:date="2026-10-04T21:06:00Z">
            <w:rPr>
              <w:ins w:id="761" w:author="Renato Lopez Choque" w:date="2026-09-17T18:21:00Z"/>
              <w:rFonts w:ascii="Univers 45 Light" w:hAnsi="Univers 45 Light"/>
              <w:b/>
              <w:i w:val="0"/>
              <w:color w:val="FF0000"/>
              <w:szCs w:val="24"/>
            </w:rPr>
          </w:rPrChange>
        </w:rPr>
      </w:pPr>
      <w:ins w:id="762" w:author="Renato Lopez Choque" w:date="2026-09-17T18:21:00Z">
        <w:r w:rsidRPr="000B072B">
          <w:rPr>
            <w:rFonts w:ascii="Univers 45 Light" w:hAnsi="Univers 45 Light"/>
            <w:b/>
            <w:i w:val="0"/>
            <w:color w:val="FF0000"/>
            <w:szCs w:val="24"/>
            <w:highlight w:val="cyan"/>
            <w:rPrChange w:id="763" w:author="Valeria Tapia " w:date="2026-10-04T21:06:00Z">
              <w:rPr>
                <w:rFonts w:ascii="Univers 45 Light" w:hAnsi="Univers 45 Light"/>
                <w:b/>
                <w:i w:val="0"/>
                <w:color w:val="FF0000"/>
                <w:szCs w:val="24"/>
              </w:rPr>
            </w:rPrChange>
          </w:rPr>
          <w:t>Open BCB:</w:t>
        </w:r>
      </w:ins>
      <w:ins w:id="764" w:author="Valeria Tapia" w:date="2026-09-18T09:20:00Z">
        <w:r w:rsidR="00D92C11" w:rsidRPr="000B072B">
          <w:rPr>
            <w:rFonts w:ascii="Univers 45 Light" w:hAnsi="Univers 45 Light"/>
            <w:b/>
            <w:i w:val="0"/>
            <w:color w:val="FF0000"/>
            <w:szCs w:val="24"/>
            <w:highlight w:val="cyan"/>
            <w:rPrChange w:id="765" w:author="Valeria Tapia " w:date="2026-10-04T21:06:00Z">
              <w:rPr>
                <w:rFonts w:ascii="Univers 45 Light" w:hAnsi="Univers 45 Light"/>
                <w:b/>
                <w:i w:val="0"/>
                <w:color w:val="FF0000"/>
                <w:szCs w:val="24"/>
              </w:rPr>
            </w:rPrChange>
          </w:rPr>
          <w:t xml:space="preserve"> </w:t>
        </w:r>
      </w:ins>
      <w:ins w:id="766" w:author="Valeria Tapia" w:date="2026-09-18T09:36:00Z">
        <w:r w:rsidR="00D92C11" w:rsidRPr="000B072B">
          <w:rPr>
            <w:rFonts w:ascii="Univers 45 Light" w:hAnsi="Univers 45 Light"/>
            <w:i w:val="0"/>
            <w:color w:val="FF0000"/>
            <w:szCs w:val="24"/>
            <w:highlight w:val="cyan"/>
            <w:rPrChange w:id="767" w:author="Valeria Tapia " w:date="2026-10-04T21:06:00Z">
              <w:rPr>
                <w:rFonts w:ascii="Univers 45 Light" w:hAnsi="Univers 45 Light"/>
                <w:i w:val="0"/>
                <w:color w:val="FF0000"/>
                <w:szCs w:val="24"/>
              </w:rPr>
            </w:rPrChange>
          </w:rPr>
          <w:t>Herramienta desarrollada por el Banco Central de Bolivia (BCB), basada en Interfaces de Programación de Aplicaciones (API), destinada a facilitar la digitalización y automatización de los procesos de cobranza y pago de bienes y servicios de instituciones públicas y/o privadas, mediante la interconexión segura y ágil de sistemas y el procesamiento de transacciones electrónicas, incluyendo la generación y consulta de códigos QR, el procesamiento de órdenes de pago y la notificación y seguimiento de pagos</w:t>
        </w:r>
        <w:r w:rsidR="00D92C11" w:rsidRPr="000B072B">
          <w:rPr>
            <w:rFonts w:ascii="Univers 45 Light" w:hAnsi="Univers 45 Light"/>
            <w:i w:val="0"/>
            <w:color w:val="FF0000"/>
            <w:szCs w:val="24"/>
          </w:rPr>
          <w:t>.</w:t>
        </w:r>
      </w:ins>
    </w:p>
    <w:p w14:paraId="4D74541D" w14:textId="76AA2D83" w:rsidR="008974D2" w:rsidRDefault="008974D2" w:rsidP="00DE605E">
      <w:pPr>
        <w:pStyle w:val="Textoindependiente"/>
        <w:rPr>
          <w:ins w:id="768" w:author="Brenda Lily Gutierrez Bautista" w:date="2026-10-06T12:29:00Z"/>
          <w:rFonts w:ascii="Univers 45 Light" w:hAnsi="Univers 45 Light"/>
          <w:i w:val="0"/>
          <w:color w:val="FF0000"/>
          <w:szCs w:val="24"/>
        </w:rPr>
      </w:pPr>
      <w:r w:rsidRPr="00914F4C">
        <w:rPr>
          <w:rFonts w:ascii="Univers 45 Light" w:hAnsi="Univers 45 Light"/>
          <w:b/>
          <w:i w:val="0"/>
          <w:color w:val="FF0000"/>
          <w:szCs w:val="24"/>
          <w:shd w:val="clear" w:color="auto" w:fill="F79646" w:themeFill="accent6"/>
          <w:rPrChange w:id="769" w:author="Brenda Lily Gutierrez Bautista" w:date="2026-10-06T12:29:00Z">
            <w:rPr>
              <w:rFonts w:ascii="Univers 45 Light" w:hAnsi="Univers 45 Light"/>
              <w:b/>
              <w:i w:val="0"/>
              <w:szCs w:val="24"/>
            </w:rPr>
          </w:rPrChange>
        </w:rPr>
        <w:t>Pasarela de Pagos:</w:t>
      </w:r>
      <w:r w:rsidRPr="00914F4C">
        <w:rPr>
          <w:rFonts w:ascii="Univers 45 Light" w:hAnsi="Univers 45 Light"/>
          <w:i w:val="0"/>
          <w:color w:val="FF0000"/>
          <w:szCs w:val="24"/>
          <w:shd w:val="clear" w:color="auto" w:fill="F79646" w:themeFill="accent6"/>
          <w:rPrChange w:id="770" w:author="Brenda Lily Gutierrez Bautista" w:date="2026-10-06T12:29:00Z">
            <w:rPr>
              <w:rFonts w:ascii="Univers 45 Light" w:hAnsi="Univers 45 Light"/>
              <w:i w:val="0"/>
              <w:szCs w:val="24"/>
            </w:rPr>
          </w:rPrChange>
        </w:rPr>
        <w:t xml:space="preserve"> Conjunto de servicios informáticos que automatizan las operaciones de pago entre el ciudadano y las entidades del estado para la adquisición de bienes o servicios</w:t>
      </w:r>
      <w:r w:rsidRPr="00914F4C">
        <w:rPr>
          <w:rFonts w:ascii="Univers 45 Light" w:hAnsi="Univers 45 Light"/>
          <w:i w:val="0"/>
          <w:color w:val="FF0000"/>
          <w:szCs w:val="24"/>
          <w:highlight w:val="yellow"/>
          <w:shd w:val="clear" w:color="auto" w:fill="F79646" w:themeFill="accent6"/>
          <w:rPrChange w:id="771" w:author="Brenda Lily Gutierrez Bautista" w:date="2026-10-06T12:29:00Z">
            <w:rPr>
              <w:rFonts w:ascii="Univers 45 Light" w:hAnsi="Univers 45 Light"/>
              <w:i w:val="0"/>
              <w:szCs w:val="24"/>
            </w:rPr>
          </w:rPrChange>
        </w:rPr>
        <w:t>.</w:t>
      </w:r>
      <w:ins w:id="772" w:author="Valeria Tapia " w:date="2026-10-04T22:15:00Z">
        <w:del w:id="773" w:author="Brenda Lily Gutierrez Bautista" w:date="2026-10-06T12:30:00Z">
          <w:r w:rsidR="007D0B3E" w:rsidRPr="00914F4C" w:rsidDel="00914F4C">
            <w:rPr>
              <w:rFonts w:ascii="Univers 45 Light" w:hAnsi="Univers 45 Light"/>
              <w:i w:val="0"/>
              <w:strike/>
              <w:color w:val="FF0000"/>
              <w:szCs w:val="24"/>
              <w:highlight w:val="yellow"/>
              <w:rPrChange w:id="774" w:author="Brenda Lily Gutierrez Bautista" w:date="2026-10-06T12:29:00Z">
                <w:rPr>
                  <w:rFonts w:ascii="Univers 45 Light" w:hAnsi="Univers 45 Light"/>
                  <w:i w:val="0"/>
                  <w:color w:val="FF0000"/>
                  <w:szCs w:val="24"/>
                </w:rPr>
              </w:rPrChange>
            </w:rPr>
            <w:delText>se debería establecer a la AGETIC</w:delText>
          </w:r>
        </w:del>
      </w:ins>
      <w:ins w:id="775" w:author="Valeria Tapia " w:date="2026-10-04T22:16:00Z">
        <w:del w:id="776" w:author="Brenda Lily Gutierrez Bautista" w:date="2026-10-06T12:30:00Z">
          <w:r w:rsidR="007D0B3E" w:rsidRPr="00914F4C" w:rsidDel="00914F4C">
            <w:rPr>
              <w:rFonts w:ascii="Univers 45 Light" w:hAnsi="Univers 45 Light"/>
              <w:i w:val="0"/>
              <w:strike/>
              <w:color w:val="FF0000"/>
              <w:szCs w:val="24"/>
              <w:highlight w:val="yellow"/>
              <w:rPrChange w:id="777" w:author="Brenda Lily Gutierrez Bautista" w:date="2026-10-06T12:29:00Z">
                <w:rPr>
                  <w:rFonts w:ascii="Univers 45 Light" w:hAnsi="Univers 45 Light"/>
                  <w:i w:val="0"/>
                  <w:color w:val="FF0000"/>
                  <w:szCs w:val="24"/>
                </w:rPr>
              </w:rPrChange>
            </w:rPr>
            <w:delText xml:space="preserve"> y al BC</w:delText>
          </w:r>
          <w:r w:rsidR="007D0B3E" w:rsidRPr="00914F4C" w:rsidDel="00914F4C">
            <w:rPr>
              <w:rFonts w:ascii="Univers 45 Light" w:hAnsi="Univers 45 Light"/>
              <w:i w:val="0"/>
              <w:strike/>
              <w:color w:val="FF0000"/>
              <w:szCs w:val="24"/>
              <w:highlight w:val="yellow"/>
              <w:rPrChange w:id="778" w:author="Brenda Lily Gutierrez Bautista" w:date="2026-10-06T12:29:00Z">
                <w:rPr>
                  <w:rFonts w:ascii="Univers 45 Light" w:hAnsi="Univers 45 Light"/>
                  <w:i w:val="0"/>
                  <w:color w:val="FF0000"/>
                  <w:szCs w:val="24"/>
                  <w:highlight w:val="yellow"/>
                </w:rPr>
              </w:rPrChange>
            </w:rPr>
            <w:delText>B en la definición?</w:delText>
          </w:r>
        </w:del>
      </w:ins>
      <w:r w:rsidRPr="007D0B3E">
        <w:rPr>
          <w:rFonts w:ascii="Univers 45 Light" w:hAnsi="Univers 45 Light"/>
          <w:i w:val="0"/>
          <w:color w:val="FF0000"/>
          <w:szCs w:val="24"/>
          <w:rPrChange w:id="779" w:author="Valeria Tapia " w:date="2026-10-04T22:16:00Z">
            <w:rPr>
              <w:rFonts w:ascii="Univers 45 Light" w:hAnsi="Univers 45 Light"/>
              <w:i w:val="0"/>
              <w:szCs w:val="24"/>
            </w:rPr>
          </w:rPrChange>
        </w:rPr>
        <w:t xml:space="preserve"> </w:t>
      </w:r>
    </w:p>
    <w:p w14:paraId="30DE385A" w14:textId="77777777" w:rsidR="00914F4C" w:rsidRPr="003559BD" w:rsidRDefault="00914F4C" w:rsidP="00DE605E">
      <w:pPr>
        <w:pStyle w:val="Textoindependiente"/>
        <w:rPr>
          <w:rFonts w:ascii="Univers 45 Light" w:hAnsi="Univers 45 Light"/>
          <w:i w:val="0"/>
          <w:color w:val="FF0000"/>
          <w:szCs w:val="24"/>
          <w:rPrChange w:id="780" w:author="Renato Lopez Choque" w:date="2026-09-17T18:04:00Z">
            <w:rPr>
              <w:rFonts w:ascii="Univers 45 Light" w:hAnsi="Univers 45 Light"/>
              <w:i w:val="0"/>
              <w:szCs w:val="24"/>
            </w:rPr>
          </w:rPrChange>
        </w:rPr>
      </w:pPr>
    </w:p>
    <w:p w14:paraId="2972BEBE" w14:textId="77777777" w:rsidR="00914F4C" w:rsidRDefault="00914F4C" w:rsidP="00DE605E">
      <w:pPr>
        <w:pStyle w:val="Textoindependiente"/>
        <w:rPr>
          <w:ins w:id="781" w:author="Brenda Lily Gutierrez Bautista" w:date="2026-10-06T12:31:00Z"/>
          <w:rFonts w:ascii="Univers 45 Light" w:hAnsi="Univers 45 Light"/>
          <w:b/>
          <w:i w:val="0"/>
          <w:color w:val="FF0000"/>
          <w:szCs w:val="24"/>
        </w:rPr>
      </w:pPr>
    </w:p>
    <w:p w14:paraId="713FD9C2" w14:textId="77777777" w:rsidR="00914F4C" w:rsidRDefault="00914F4C" w:rsidP="00DE605E">
      <w:pPr>
        <w:pStyle w:val="Textoindependiente"/>
        <w:rPr>
          <w:ins w:id="782" w:author="Brenda Lily Gutierrez Bautista" w:date="2026-10-06T12:31:00Z"/>
          <w:rFonts w:ascii="Univers 45 Light" w:hAnsi="Univers 45 Light"/>
          <w:b/>
          <w:i w:val="0"/>
          <w:color w:val="FF0000"/>
          <w:szCs w:val="24"/>
        </w:rPr>
      </w:pPr>
    </w:p>
    <w:p w14:paraId="6A16AFBC" w14:textId="77777777" w:rsidR="00914F4C" w:rsidRDefault="00914F4C" w:rsidP="00DE605E">
      <w:pPr>
        <w:pStyle w:val="Textoindependiente"/>
        <w:rPr>
          <w:ins w:id="783" w:author="Brenda Lily Gutierrez Bautista" w:date="2026-10-06T12:31:00Z"/>
          <w:rFonts w:ascii="Univers 45 Light" w:hAnsi="Univers 45 Light"/>
          <w:b/>
          <w:i w:val="0"/>
          <w:color w:val="FF0000"/>
          <w:szCs w:val="24"/>
        </w:rPr>
      </w:pPr>
    </w:p>
    <w:p w14:paraId="438969CA" w14:textId="77777777" w:rsidR="00914F4C" w:rsidRDefault="00914F4C" w:rsidP="00DE605E">
      <w:pPr>
        <w:pStyle w:val="Textoindependiente"/>
        <w:rPr>
          <w:ins w:id="784" w:author="Brenda Lily Gutierrez Bautista" w:date="2026-10-06T12:31:00Z"/>
          <w:rFonts w:ascii="Univers 45 Light" w:hAnsi="Univers 45 Light"/>
          <w:b/>
          <w:i w:val="0"/>
          <w:color w:val="FF0000"/>
          <w:szCs w:val="24"/>
        </w:rPr>
      </w:pPr>
    </w:p>
    <w:p w14:paraId="2423A537" w14:textId="77777777" w:rsidR="00914F4C" w:rsidRDefault="00914F4C" w:rsidP="00DE605E">
      <w:pPr>
        <w:pStyle w:val="Textoindependiente"/>
        <w:rPr>
          <w:ins w:id="785" w:author="Brenda Lily Gutierrez Bautista" w:date="2026-10-06T12:31:00Z"/>
          <w:rFonts w:ascii="Univers 45 Light" w:hAnsi="Univers 45 Light"/>
          <w:b/>
          <w:i w:val="0"/>
          <w:color w:val="FF0000"/>
          <w:szCs w:val="24"/>
        </w:rPr>
      </w:pPr>
    </w:p>
    <w:p w14:paraId="7D9339C4" w14:textId="77777777" w:rsidR="00914F4C" w:rsidRDefault="00914F4C" w:rsidP="00DE605E">
      <w:pPr>
        <w:pStyle w:val="Textoindependiente"/>
        <w:rPr>
          <w:ins w:id="786" w:author="Brenda Lily Gutierrez Bautista" w:date="2026-10-06T12:31:00Z"/>
          <w:rFonts w:ascii="Univers 45 Light" w:hAnsi="Univers 45 Light"/>
          <w:b/>
          <w:i w:val="0"/>
          <w:color w:val="FF0000"/>
          <w:szCs w:val="24"/>
        </w:rPr>
      </w:pPr>
    </w:p>
    <w:p w14:paraId="41C74FC5" w14:textId="77777777" w:rsidR="00914F4C" w:rsidRDefault="00914F4C" w:rsidP="00DE605E">
      <w:pPr>
        <w:pStyle w:val="Textoindependiente"/>
        <w:rPr>
          <w:ins w:id="787" w:author="Brenda Lily Gutierrez Bautista" w:date="2026-10-06T12:31:00Z"/>
          <w:rFonts w:ascii="Univers 45 Light" w:hAnsi="Univers 45 Light"/>
          <w:b/>
          <w:i w:val="0"/>
          <w:color w:val="FF0000"/>
          <w:szCs w:val="24"/>
        </w:rPr>
      </w:pPr>
    </w:p>
    <w:p w14:paraId="02CBB135" w14:textId="2759F98D" w:rsidR="008974D2" w:rsidRDefault="008974D2" w:rsidP="00DE605E">
      <w:pPr>
        <w:pStyle w:val="Textoindependiente"/>
        <w:rPr>
          <w:ins w:id="788" w:author="Brenda Lily Gutierrez Bautista" w:date="2026-10-06T12:31:00Z"/>
          <w:rFonts w:ascii="Univers 45 Light" w:hAnsi="Univers 45 Light"/>
          <w:i w:val="0"/>
          <w:color w:val="FF0000"/>
          <w:szCs w:val="24"/>
        </w:rPr>
      </w:pPr>
      <w:r w:rsidRPr="003559BD">
        <w:rPr>
          <w:rFonts w:ascii="Univers 45 Light" w:hAnsi="Univers 45 Light"/>
          <w:b/>
          <w:i w:val="0"/>
          <w:color w:val="FF0000"/>
          <w:szCs w:val="24"/>
          <w:rPrChange w:id="789" w:author="Renato Lopez Choque" w:date="2026-09-17T18:04:00Z">
            <w:rPr>
              <w:rFonts w:ascii="Univers 45 Light" w:hAnsi="Univers 45 Light"/>
              <w:b/>
              <w:i w:val="0"/>
              <w:szCs w:val="24"/>
            </w:rPr>
          </w:rPrChange>
        </w:rPr>
        <w:t xml:space="preserve">Plan de Contingencia: </w:t>
      </w:r>
      <w:r w:rsidRPr="00914F4C">
        <w:rPr>
          <w:rFonts w:ascii="Univers 45 Light" w:hAnsi="Univers 45 Light"/>
          <w:i w:val="0"/>
          <w:strike/>
          <w:color w:val="FF0000"/>
          <w:szCs w:val="24"/>
          <w:rPrChange w:id="790" w:author="Brenda Lily Gutierrez Bautista" w:date="2026-10-06T12:32:00Z">
            <w:rPr>
              <w:rFonts w:ascii="Univers 45 Light" w:hAnsi="Univers 45 Light"/>
              <w:i w:val="0"/>
              <w:szCs w:val="24"/>
            </w:rPr>
          </w:rPrChange>
        </w:rPr>
        <w:t xml:space="preserve">Es un instrumento que comprende métodos y el conjunto de acciones para el buen gobierno de las Tecnologías de la Información y Comunicación en el dominio del soporte y el desempeño, contiene las medidas técnicas, humanas y organizativas necesarias para garantizar la continuidad del servicio y las operaciones de una entidad, en circunstancias de </w:t>
      </w:r>
      <w:ins w:id="791" w:author="Rbustamante" w:date="2026-10-05T18:04:00Z">
        <w:r w:rsidR="0003106B" w:rsidRPr="00914F4C">
          <w:rPr>
            <w:rFonts w:ascii="Univers 45 Light" w:hAnsi="Univers 45 Light"/>
            <w:i w:val="0"/>
            <w:strike/>
            <w:color w:val="FF0000"/>
            <w:szCs w:val="24"/>
            <w:shd w:val="clear" w:color="auto" w:fill="F79646" w:themeFill="accent6"/>
            <w:rPrChange w:id="792" w:author="Brenda Lily Gutierrez Bautista" w:date="2026-10-06T12:32:00Z">
              <w:rPr>
                <w:rFonts w:ascii="Univers 45 Light" w:hAnsi="Univers 45 Light"/>
                <w:i w:val="0"/>
                <w:color w:val="FF0000"/>
                <w:szCs w:val="24"/>
              </w:rPr>
            </w:rPrChange>
          </w:rPr>
          <w:t>contingencia,</w:t>
        </w:r>
        <w:r w:rsidR="0003106B" w:rsidRPr="00914F4C">
          <w:rPr>
            <w:rFonts w:ascii="Univers 45 Light" w:hAnsi="Univers 45 Light"/>
            <w:i w:val="0"/>
            <w:strike/>
            <w:color w:val="FF0000"/>
            <w:szCs w:val="24"/>
            <w:rPrChange w:id="793" w:author="Brenda Lily Gutierrez Bautista" w:date="2026-10-06T12:32:00Z">
              <w:rPr>
                <w:rFonts w:ascii="Univers 45 Light" w:hAnsi="Univers 45 Light"/>
                <w:i w:val="0"/>
                <w:color w:val="FF0000"/>
                <w:szCs w:val="24"/>
              </w:rPr>
            </w:rPrChange>
          </w:rPr>
          <w:t xml:space="preserve"> </w:t>
        </w:r>
      </w:ins>
      <w:r w:rsidRPr="00914F4C">
        <w:rPr>
          <w:rFonts w:ascii="Univers 45 Light" w:hAnsi="Univers 45 Light"/>
          <w:i w:val="0"/>
          <w:strike/>
          <w:color w:val="FF0000"/>
          <w:szCs w:val="24"/>
          <w:rPrChange w:id="794" w:author="Brenda Lily Gutierrez Bautista" w:date="2026-10-06T12:32:00Z">
            <w:rPr>
              <w:rFonts w:ascii="Univers 45 Light" w:hAnsi="Univers 45 Light"/>
              <w:i w:val="0"/>
              <w:szCs w:val="24"/>
            </w:rPr>
          </w:rPrChange>
        </w:rPr>
        <w:t>riesgo, crisis y otras situaciones anómalas.</w:t>
      </w:r>
    </w:p>
    <w:p w14:paraId="2FC03E02" w14:textId="78E035B4" w:rsidR="00914F4C" w:rsidRDefault="00914F4C" w:rsidP="00DE605E">
      <w:pPr>
        <w:pStyle w:val="Textoindependiente"/>
        <w:rPr>
          <w:ins w:id="795" w:author="Brenda Lily Gutierrez Bautista" w:date="2026-10-06T12:31:00Z"/>
          <w:rFonts w:ascii="Univers 45 Light" w:hAnsi="Univers 45 Light"/>
          <w:i w:val="0"/>
          <w:color w:val="FF0000"/>
          <w:szCs w:val="24"/>
        </w:rPr>
      </w:pPr>
    </w:p>
    <w:p w14:paraId="4C7932BA" w14:textId="00F607ED" w:rsidR="00914F4C" w:rsidRPr="00914F4C" w:rsidRDefault="00914F4C" w:rsidP="00914F4C">
      <w:pPr>
        <w:pStyle w:val="Textoindependiente"/>
        <w:shd w:val="clear" w:color="auto" w:fill="F79646" w:themeFill="accent6"/>
        <w:rPr>
          <w:ins w:id="796" w:author="Brenda Lily Gutierrez Bautista" w:date="2026-10-06T12:31:00Z"/>
          <w:rFonts w:ascii="Univers 45 Light" w:hAnsi="Univers 45 Light"/>
          <w:i w:val="0"/>
          <w:color w:val="FF0000"/>
          <w:szCs w:val="24"/>
        </w:rPr>
        <w:pPrChange w:id="797" w:author="Brenda Lily Gutierrez Bautista" w:date="2026-10-06T12:32:00Z">
          <w:pPr>
            <w:pStyle w:val="Textoindependiente"/>
          </w:pPr>
        </w:pPrChange>
      </w:pPr>
      <w:ins w:id="798" w:author="Brenda Lily Gutierrez Bautista" w:date="2026-10-06T12:31:00Z">
        <w:r w:rsidRPr="00914F4C">
          <w:rPr>
            <w:i w:val="0"/>
            <w:rPrChange w:id="799" w:author="Brenda Lily Gutierrez Bautista" w:date="2026-10-06T12:32:00Z">
              <w:rPr/>
            </w:rPrChange>
          </w:rPr>
          <w:t>Instrumento que establece las medidas técnicas, humanas y organizativas a aplicar ante la ocurrencia de una contingencia, con el fin de garantizar la continuidad de los trámites, comunicar oportunamente a los usuarios y restablecer la operación de la VUCE dentro de los plazos establecidos.</w:t>
        </w:r>
      </w:ins>
    </w:p>
    <w:p w14:paraId="7356869A" w14:textId="77777777" w:rsidR="00914F4C" w:rsidRPr="003559BD" w:rsidRDefault="00914F4C" w:rsidP="00DE605E">
      <w:pPr>
        <w:pStyle w:val="Textoindependiente"/>
        <w:rPr>
          <w:rFonts w:ascii="Univers 45 Light" w:hAnsi="Univers 45 Light"/>
          <w:b/>
          <w:i w:val="0"/>
          <w:color w:val="FF0000"/>
          <w:szCs w:val="24"/>
          <w:rPrChange w:id="800" w:author="Renato Lopez Choque" w:date="2026-09-17T18:04:00Z">
            <w:rPr>
              <w:rFonts w:ascii="Univers 45 Light" w:hAnsi="Univers 45 Light"/>
              <w:b/>
              <w:i w:val="0"/>
              <w:szCs w:val="24"/>
            </w:rPr>
          </w:rPrChange>
        </w:rPr>
      </w:pPr>
    </w:p>
    <w:p w14:paraId="5B59FB78" w14:textId="77777777" w:rsidR="008974D2" w:rsidRPr="006755B5" w:rsidRDefault="008974D2" w:rsidP="00DE605E">
      <w:pPr>
        <w:pStyle w:val="Textoindependienteprimerasangra2"/>
        <w:ind w:left="0" w:firstLine="0"/>
        <w:jc w:val="both"/>
        <w:rPr>
          <w:szCs w:val="24"/>
          <w:lang w:val="es-MX"/>
        </w:rPr>
      </w:pPr>
      <w:r w:rsidRPr="00F073C2">
        <w:rPr>
          <w:rFonts w:cs="DejaVu Sans"/>
          <w:b/>
          <w:szCs w:val="24"/>
          <w:lang w:val="es-MX"/>
        </w:rPr>
        <w:t xml:space="preserve">Plan de Trabajo: </w:t>
      </w:r>
      <w:r w:rsidRPr="006755B5">
        <w:rPr>
          <w:rFonts w:cs="DejaVu Sans"/>
          <w:szCs w:val="24"/>
          <w:lang w:val="es-MX"/>
        </w:rPr>
        <w:t xml:space="preserve">Documento elaborado por la AN y las EPEs, que detalla las actividades, plazos y responsables para la implementación de un trámite APCO en la VUCE. </w:t>
      </w:r>
      <w:r w:rsidRPr="00F073C2">
        <w:rPr>
          <w:rFonts w:cs="DejaVu Sans"/>
          <w:szCs w:val="24"/>
          <w:lang w:val="es-MX"/>
        </w:rPr>
        <w:t xml:space="preserve">  </w:t>
      </w:r>
    </w:p>
    <w:p w14:paraId="69CD082E" w14:textId="57A3C0C4" w:rsidR="00E331EF" w:rsidRPr="003559BD" w:rsidRDefault="00E331EF" w:rsidP="00DE605E">
      <w:pPr>
        <w:pStyle w:val="Textoindependienteprimerasangra2"/>
        <w:ind w:left="0" w:firstLine="0"/>
        <w:jc w:val="both"/>
        <w:rPr>
          <w:b/>
          <w:color w:val="FF0000"/>
          <w:szCs w:val="24"/>
          <w:lang w:val="es-MX"/>
          <w:rPrChange w:id="801" w:author="Renato Lopez Choque" w:date="2026-09-17T18:04:00Z">
            <w:rPr>
              <w:b/>
              <w:szCs w:val="24"/>
              <w:lang w:val="es-MX"/>
            </w:rPr>
          </w:rPrChange>
        </w:rPr>
      </w:pPr>
      <w:r w:rsidRPr="003559BD">
        <w:rPr>
          <w:b/>
          <w:color w:val="FF0000"/>
          <w:szCs w:val="24"/>
          <w:lang w:val="es-MX"/>
          <w:rPrChange w:id="802" w:author="Renato Lopez Choque" w:date="2026-09-17T18:04:00Z">
            <w:rPr>
              <w:b/>
              <w:szCs w:val="24"/>
              <w:lang w:val="es-MX"/>
            </w:rPr>
          </w:rPrChange>
        </w:rPr>
        <w:t>Portal VUCE:</w:t>
      </w:r>
      <w:r w:rsidR="00C04E9A" w:rsidRPr="003559BD">
        <w:rPr>
          <w:b/>
          <w:color w:val="FF0000"/>
          <w:szCs w:val="24"/>
          <w:lang w:val="es-MX"/>
          <w:rPrChange w:id="803" w:author="Renato Lopez Choque" w:date="2026-09-17T18:04:00Z">
            <w:rPr>
              <w:b/>
              <w:szCs w:val="24"/>
              <w:lang w:val="es-MX"/>
            </w:rPr>
          </w:rPrChange>
        </w:rPr>
        <w:t xml:space="preserve"> </w:t>
      </w:r>
      <w:r w:rsidR="00F616E7" w:rsidRPr="003559BD">
        <w:rPr>
          <w:color w:val="FF0000"/>
          <w:szCs w:val="24"/>
          <w:lang w:val="es-MX"/>
          <w:rPrChange w:id="804" w:author="Renato Lopez Choque" w:date="2026-09-17T18:04:00Z">
            <w:rPr>
              <w:szCs w:val="24"/>
              <w:lang w:val="es-MX"/>
            </w:rPr>
          </w:rPrChange>
        </w:rPr>
        <w:t>P</w:t>
      </w:r>
      <w:r w:rsidR="00C04E9A" w:rsidRPr="003559BD">
        <w:rPr>
          <w:color w:val="FF0000"/>
          <w:szCs w:val="24"/>
          <w:lang w:val="es-MX"/>
          <w:rPrChange w:id="805" w:author="Renato Lopez Choque" w:date="2026-09-17T18:04:00Z">
            <w:rPr>
              <w:szCs w:val="24"/>
              <w:lang w:val="es-MX"/>
            </w:rPr>
          </w:rPrChange>
        </w:rPr>
        <w:t xml:space="preserve">ágina informativa </w:t>
      </w:r>
      <w:del w:id="806" w:author="Valeria Tapia " w:date="2026-10-04T21:06:00Z">
        <w:r w:rsidR="00C04E9A" w:rsidRPr="003559BD" w:rsidDel="000B072B">
          <w:rPr>
            <w:color w:val="FF0000"/>
            <w:szCs w:val="24"/>
            <w:lang w:val="es-MX"/>
            <w:rPrChange w:id="807" w:author="Renato Lopez Choque" w:date="2026-09-17T18:04:00Z">
              <w:rPr>
                <w:szCs w:val="24"/>
                <w:lang w:val="es-MX"/>
              </w:rPr>
            </w:rPrChange>
          </w:rPr>
          <w:delText xml:space="preserve"> </w:delText>
        </w:r>
      </w:del>
      <w:r w:rsidR="00C04E9A" w:rsidRPr="003559BD">
        <w:rPr>
          <w:color w:val="FF0000"/>
          <w:szCs w:val="24"/>
          <w:lang w:val="es-MX"/>
          <w:rPrChange w:id="808" w:author="Renato Lopez Choque" w:date="2026-09-17T18:04:00Z">
            <w:rPr>
              <w:szCs w:val="24"/>
              <w:lang w:val="es-MX"/>
            </w:rPr>
          </w:rPrChange>
        </w:rPr>
        <w:t>de la Ventanilla Única de Comercio Exterior, que ofrece a los usuarios un espacio centralizado para consultar información sobre requisitos, procedimientos, normativas y entidades participantes en el comercio exterior, además de brindar acceso a la plataforma en línea donde se realizan los trámites electrónicos.</w:t>
      </w:r>
    </w:p>
    <w:p w14:paraId="261113CC" w14:textId="77777777" w:rsidR="008974D2" w:rsidRPr="00F073C2" w:rsidRDefault="008974D2" w:rsidP="00DE605E">
      <w:pPr>
        <w:pStyle w:val="Textoindependienteprimerasangra2"/>
        <w:ind w:left="0" w:firstLine="0"/>
        <w:jc w:val="both"/>
        <w:rPr>
          <w:b/>
          <w:szCs w:val="24"/>
          <w:lang w:val="es-MX"/>
        </w:rPr>
      </w:pPr>
      <w:r w:rsidRPr="006755B5">
        <w:rPr>
          <w:b/>
          <w:szCs w:val="24"/>
          <w:lang w:val="es-MX"/>
        </w:rPr>
        <w:t>Puesta en vigencia:</w:t>
      </w:r>
      <w:r w:rsidRPr="006755B5">
        <w:rPr>
          <w:szCs w:val="24"/>
          <w:lang w:val="es-MX"/>
        </w:rPr>
        <w:t xml:space="preserve"> Implementación del trámite APCO en la VUCE, fecha a partir de la cual, el trámite deberá ser solicitado y obtenido únicamente desde la plataforma VUCE.</w:t>
      </w:r>
    </w:p>
    <w:p w14:paraId="151D3EE9" w14:textId="77777777" w:rsidR="008974D2" w:rsidRPr="006755B5" w:rsidRDefault="008974D2" w:rsidP="00DE605E">
      <w:pPr>
        <w:pStyle w:val="Textoindependienteprimerasangra2"/>
        <w:ind w:left="0" w:firstLine="0"/>
        <w:jc w:val="both"/>
        <w:rPr>
          <w:b/>
          <w:szCs w:val="24"/>
          <w:lang w:val="es-MX"/>
        </w:rPr>
      </w:pPr>
      <w:r w:rsidRPr="006755B5">
        <w:rPr>
          <w:b/>
          <w:szCs w:val="24"/>
          <w:lang w:val="es-MX"/>
        </w:rPr>
        <w:t>Prueba Piloto:</w:t>
      </w:r>
      <w:r w:rsidRPr="00723501">
        <w:rPr>
          <w:b/>
          <w:sz w:val="4"/>
          <w:szCs w:val="24"/>
          <w:lang w:val="es-MX"/>
        </w:rPr>
        <w:t xml:space="preserve"> </w:t>
      </w:r>
      <w:r w:rsidRPr="006755B5">
        <w:rPr>
          <w:szCs w:val="24"/>
          <w:lang w:val="es-MX"/>
        </w:rPr>
        <w:t xml:space="preserve">Implementación del trámite APCO en la VUCE, por un período establecido, con la finalidad de </w:t>
      </w:r>
      <w:r w:rsidRPr="006755B5">
        <w:rPr>
          <w:rFonts w:cs="Arial"/>
          <w:szCs w:val="24"/>
          <w:shd w:val="clear" w:color="auto" w:fill="FFFFFF"/>
        </w:rPr>
        <w:t xml:space="preserve">probar en condiciones reales las funcionalidades desarrolladas en los sistemas informáticos de la AN y las EPEs, a objeto de identificar problemas y de corresponder realizar ajustes. </w:t>
      </w:r>
    </w:p>
    <w:p w14:paraId="2086493F" w14:textId="77777777" w:rsidR="00757709" w:rsidRPr="00F073C2" w:rsidRDefault="00757709" w:rsidP="00757709">
      <w:pPr>
        <w:pStyle w:val="Textoindependienteprimerasangra2"/>
        <w:ind w:left="0" w:firstLine="0"/>
        <w:jc w:val="both"/>
        <w:rPr>
          <w:b/>
          <w:szCs w:val="24"/>
          <w:lang w:val="es-MX"/>
        </w:rPr>
      </w:pPr>
      <w:r w:rsidRPr="00F073C2">
        <w:rPr>
          <w:b/>
          <w:szCs w:val="24"/>
          <w:lang w:val="es-MX"/>
        </w:rPr>
        <w:t xml:space="preserve">Puntos Focales VUCE: </w:t>
      </w:r>
      <w:r w:rsidRPr="00F073C2">
        <w:rPr>
          <w:szCs w:val="24"/>
          <w:lang w:val="es-MX"/>
        </w:rPr>
        <w:t xml:space="preserve">Personas designadas por las EPEs para realizar coordinaciones con la Aduana Nacional para la implementación, modificación o actualización del trámite APCO en la </w:t>
      </w:r>
      <w:r w:rsidRPr="00F073C2">
        <w:rPr>
          <w:rFonts w:cs="DejaVu Sans"/>
          <w:szCs w:val="24"/>
          <w:lang w:val="es-MX"/>
        </w:rPr>
        <w:t>Ventanilla Única de Comercio Exterior</w:t>
      </w:r>
      <w:r w:rsidRPr="00F073C2">
        <w:rPr>
          <w:szCs w:val="24"/>
          <w:lang w:val="es-MX"/>
        </w:rPr>
        <w:t>.</w:t>
      </w:r>
    </w:p>
    <w:p w14:paraId="1E033FD9" w14:textId="77777777" w:rsidR="008974D2" w:rsidRPr="00C55B6A" w:rsidRDefault="008974D2" w:rsidP="00723501">
      <w:pPr>
        <w:pStyle w:val="Textoindependienteprimerasangra2"/>
        <w:ind w:left="0" w:firstLine="0"/>
        <w:jc w:val="both"/>
        <w:rPr>
          <w:strike/>
          <w:color w:val="FF0000"/>
          <w:szCs w:val="24"/>
          <w:lang w:val="es-MX"/>
          <w:rPrChange w:id="809" w:author="Brenda Lily Gutierrez Bautista" w:date="2026-10-06T12:33:00Z">
            <w:rPr>
              <w:color w:val="FF0000"/>
              <w:szCs w:val="24"/>
              <w:lang w:val="es-MX"/>
            </w:rPr>
          </w:rPrChange>
        </w:rPr>
      </w:pPr>
      <w:r w:rsidRPr="00C55B6A">
        <w:rPr>
          <w:b/>
          <w:strike/>
          <w:color w:val="FF0000"/>
          <w:szCs w:val="24"/>
          <w:lang w:val="es-MX"/>
          <w:rPrChange w:id="810" w:author="Brenda Lily Gutierrez Bautista" w:date="2026-10-06T12:33:00Z">
            <w:rPr>
              <w:b/>
              <w:szCs w:val="24"/>
              <w:lang w:val="es-MX"/>
            </w:rPr>
          </w:rPrChange>
        </w:rPr>
        <w:t>Red:</w:t>
      </w:r>
      <w:r w:rsidRPr="00C55B6A">
        <w:rPr>
          <w:b/>
          <w:strike/>
          <w:color w:val="FF0000"/>
          <w:sz w:val="2"/>
          <w:szCs w:val="24"/>
          <w:lang w:val="es-MX"/>
          <w:rPrChange w:id="811" w:author="Brenda Lily Gutierrez Bautista" w:date="2026-10-06T12:33:00Z">
            <w:rPr>
              <w:b/>
              <w:sz w:val="2"/>
              <w:szCs w:val="24"/>
              <w:lang w:val="es-MX"/>
            </w:rPr>
          </w:rPrChange>
        </w:rPr>
        <w:t xml:space="preserve"> </w:t>
      </w:r>
      <w:r w:rsidRPr="00C55B6A">
        <w:rPr>
          <w:strike/>
          <w:color w:val="FF0000"/>
          <w:szCs w:val="24"/>
          <w:lang w:val="es-MX"/>
          <w:rPrChange w:id="812" w:author="Brenda Lily Gutierrez Bautista" w:date="2026-10-06T12:33:00Z">
            <w:rPr>
              <w:szCs w:val="24"/>
              <w:lang w:val="es-MX"/>
            </w:rPr>
          </w:rPrChange>
        </w:rPr>
        <w:t xml:space="preserve">Conjunto de dispositivos interconectados que permiten el intercambio de información y el acceso a conexiones o comunicaciones entre dos (2) o más puntos para conducir símbolos, señales, textos, imágenes, voz, sonidos, datos, información de cualquier naturaleza u otro tipo de señales electrónicas, mediante líneas físicas, ondas electromagnéticas, medios ópticos u otro tipo de conexión. </w:t>
      </w:r>
    </w:p>
    <w:p w14:paraId="026318A5" w14:textId="76407D6E" w:rsidR="00B975DC" w:rsidRPr="00B975DC" w:rsidRDefault="00B975DC" w:rsidP="00DE605E">
      <w:pPr>
        <w:pStyle w:val="Textoindependienteprimerasangra2"/>
        <w:ind w:left="0" w:firstLine="0"/>
        <w:jc w:val="both"/>
        <w:rPr>
          <w:ins w:id="813" w:author="Valeria Tapia" w:date="2026-10-05T09:51:00Z"/>
          <w:color w:val="FF0000"/>
          <w:szCs w:val="24"/>
          <w:lang w:val="es-MX"/>
          <w:rPrChange w:id="814" w:author="Valeria Tapia" w:date="2026-10-05T09:51:00Z">
            <w:rPr>
              <w:ins w:id="815" w:author="Valeria Tapia" w:date="2026-10-05T09:51:00Z"/>
              <w:b/>
              <w:color w:val="FF0000"/>
              <w:szCs w:val="24"/>
              <w:lang w:val="es-MX"/>
            </w:rPr>
          </w:rPrChange>
        </w:rPr>
      </w:pPr>
      <w:ins w:id="816" w:author="Valeria Tapia" w:date="2026-10-05T09:50:00Z">
        <w:r w:rsidRPr="00B975DC">
          <w:rPr>
            <w:b/>
            <w:color w:val="FF0000"/>
            <w:szCs w:val="24"/>
            <w:highlight w:val="cyan"/>
            <w:lang w:val="es-MX"/>
            <w:rPrChange w:id="817" w:author="Valeria Tapia" w:date="2026-10-05T09:51:00Z">
              <w:rPr>
                <w:b/>
                <w:color w:val="FF0000"/>
                <w:szCs w:val="24"/>
                <w:lang w:val="es-MX"/>
              </w:rPr>
            </w:rPrChange>
          </w:rPr>
          <w:t xml:space="preserve">Registro Único de </w:t>
        </w:r>
      </w:ins>
      <w:ins w:id="818" w:author="Valeria Tapia" w:date="2026-10-05T09:51:00Z">
        <w:r w:rsidRPr="00B975DC">
          <w:rPr>
            <w:b/>
            <w:color w:val="FF0000"/>
            <w:szCs w:val="24"/>
            <w:highlight w:val="cyan"/>
            <w:lang w:val="es-MX"/>
            <w:rPrChange w:id="819" w:author="Valeria Tapia" w:date="2026-10-05T09:51:00Z">
              <w:rPr>
                <w:b/>
                <w:color w:val="FF0000"/>
                <w:szCs w:val="24"/>
                <w:lang w:val="es-MX"/>
              </w:rPr>
            </w:rPrChange>
          </w:rPr>
          <w:t xml:space="preserve">Operadores de Comercio Exterior: </w:t>
        </w:r>
        <w:r w:rsidRPr="00B975DC">
          <w:rPr>
            <w:color w:val="FF0000"/>
            <w:szCs w:val="24"/>
            <w:highlight w:val="cyan"/>
            <w:lang w:val="es-MX"/>
            <w:rPrChange w:id="820" w:author="Valeria Tapia" w:date="2026-10-05T09:51:00Z">
              <w:rPr>
                <w:b/>
                <w:color w:val="FF0000"/>
                <w:szCs w:val="24"/>
                <w:lang w:val="es-MX"/>
              </w:rPr>
            </w:rPrChange>
          </w:rPr>
          <w:t>M</w:t>
        </w:r>
        <w:r w:rsidRPr="00B975DC">
          <w:rPr>
            <w:color w:val="FF0000"/>
            <w:highlight w:val="cyan"/>
            <w:rPrChange w:id="821" w:author="Valeria Tapia" w:date="2026-10-05T09:51:00Z">
              <w:rPr>
                <w:highlight w:val="cyan"/>
              </w:rPr>
            </w:rPrChange>
          </w:rPr>
          <w:t>ecanismo único de registro, identificación y habilitación de las personas naturales o jurídicas que interactúan con la VUCE, destinado a centralizar la información necesaria para su identificación y facilitar su interacción con las entidades públicas vinculadas a operaciones de comercio exterior, evitando la duplicidad de registros e información.</w:t>
        </w:r>
      </w:ins>
    </w:p>
    <w:p w14:paraId="27DCD7C3" w14:textId="77777777" w:rsidR="008974D2" w:rsidRPr="00C55B6A" w:rsidRDefault="008974D2" w:rsidP="00DE605E">
      <w:pPr>
        <w:pStyle w:val="Textoindependienteprimerasangra2"/>
        <w:ind w:left="0" w:firstLine="0"/>
        <w:jc w:val="both"/>
        <w:rPr>
          <w:strike/>
          <w:color w:val="FF0000"/>
          <w:szCs w:val="24"/>
          <w:lang w:val="es-MX"/>
          <w:rPrChange w:id="822" w:author="Brenda Lily Gutierrez Bautista" w:date="2026-10-06T12:33:00Z">
            <w:rPr>
              <w:szCs w:val="24"/>
              <w:lang w:val="es-MX"/>
            </w:rPr>
          </w:rPrChange>
        </w:rPr>
      </w:pPr>
      <w:r w:rsidRPr="00C55B6A">
        <w:rPr>
          <w:b/>
          <w:strike/>
          <w:color w:val="FF0000"/>
          <w:szCs w:val="24"/>
          <w:lang w:val="es-MX"/>
          <w:rPrChange w:id="823" w:author="Brenda Lily Gutierrez Bautista" w:date="2026-10-06T12:33:00Z">
            <w:rPr>
              <w:b/>
              <w:szCs w:val="24"/>
              <w:lang w:val="es-MX"/>
            </w:rPr>
          </w:rPrChange>
        </w:rPr>
        <w:t>Representational State Transfer (REST):</w:t>
      </w:r>
      <w:r w:rsidRPr="00C55B6A">
        <w:rPr>
          <w:strike/>
          <w:color w:val="FF0000"/>
          <w:szCs w:val="24"/>
          <w:lang w:val="es-MX"/>
          <w:rPrChange w:id="824" w:author="Brenda Lily Gutierrez Bautista" w:date="2026-10-06T12:33:00Z">
            <w:rPr>
              <w:szCs w:val="24"/>
              <w:lang w:val="es-MX"/>
            </w:rPr>
          </w:rPrChange>
        </w:rPr>
        <w:t xml:space="preserve"> Arquitectura de desarrollo web para realizar una comunicación cliente-servidor. Se apoya en el Protocolo de Transferencia de Hipertexto para la comunicación al servidor y los mensajes que se envían y reciben. </w:t>
      </w:r>
    </w:p>
    <w:p w14:paraId="54AFDB88" w14:textId="6AB93D77" w:rsidR="000C68D2" w:rsidRPr="00ED7716" w:rsidRDefault="000C68D2" w:rsidP="000C68D2">
      <w:pPr>
        <w:pStyle w:val="Textoindependienteprimerasangra2"/>
        <w:ind w:left="0" w:firstLine="0"/>
        <w:jc w:val="both"/>
        <w:rPr>
          <w:rFonts w:ascii="Times New Roman" w:hAnsi="Times New Roman"/>
          <w:color w:val="FF0000"/>
          <w:szCs w:val="24"/>
          <w:lang w:val="es-MX" w:eastAsia="es-BO"/>
          <w:rPrChange w:id="825" w:author="Renato Lopez Choque" w:date="2026-09-17T18:04:00Z">
            <w:rPr>
              <w:rFonts w:ascii="Times New Roman" w:hAnsi="Times New Roman"/>
              <w:szCs w:val="24"/>
              <w:lang w:val="es-MX" w:eastAsia="es-BO"/>
            </w:rPr>
          </w:rPrChange>
        </w:rPr>
      </w:pPr>
      <w:r w:rsidRPr="00ED7716">
        <w:rPr>
          <w:b/>
          <w:color w:val="FF0000"/>
          <w:szCs w:val="24"/>
          <w:lang w:val="es-MX"/>
          <w:rPrChange w:id="826" w:author="Renato Lopez Choque" w:date="2026-09-17T18:04:00Z">
            <w:rPr>
              <w:b/>
              <w:szCs w:val="24"/>
              <w:lang w:val="es-MX"/>
            </w:rPr>
          </w:rPrChange>
        </w:rPr>
        <w:t xml:space="preserve">Requerimiento Funcional: </w:t>
      </w:r>
      <w:r w:rsidRPr="00ED7716">
        <w:rPr>
          <w:color w:val="FF0000"/>
          <w:szCs w:val="24"/>
          <w:lang w:val="es-MX" w:eastAsia="es-BO"/>
          <w:rPrChange w:id="827" w:author="Renato Lopez Choque" w:date="2026-09-17T18:04:00Z">
            <w:rPr>
              <w:szCs w:val="24"/>
              <w:lang w:val="es-MX" w:eastAsia="es-BO"/>
            </w:rPr>
          </w:rPrChange>
        </w:rPr>
        <w:t>Especificación formal de una función, proceso o servicio que un sistema, módulo o plataforma debe cumplir, en respuesta a una necesidad operativa de las entidades o usuarios. Debe ser verificable</w:t>
      </w:r>
      <w:del w:id="828" w:author="Brenda Lily Gutierrez Bautista" w:date="2026-10-06T12:35:00Z">
        <w:r w:rsidRPr="00ED7716" w:rsidDel="00C55B6A">
          <w:rPr>
            <w:color w:val="FF0000"/>
            <w:szCs w:val="24"/>
            <w:lang w:val="es-MX" w:eastAsia="es-BO"/>
            <w:rPrChange w:id="829" w:author="Renato Lopez Choque" w:date="2026-09-17T18:04:00Z">
              <w:rPr>
                <w:szCs w:val="24"/>
                <w:lang w:val="es-MX" w:eastAsia="es-BO"/>
              </w:rPr>
            </w:rPrChange>
          </w:rPr>
          <w:delText>, medible</w:delText>
        </w:r>
      </w:del>
      <w:r w:rsidRPr="00ED7716">
        <w:rPr>
          <w:color w:val="FF0000"/>
          <w:szCs w:val="24"/>
          <w:lang w:val="es-MX" w:eastAsia="es-BO"/>
          <w:rPrChange w:id="830" w:author="Renato Lopez Choque" w:date="2026-09-17T18:04:00Z">
            <w:rPr>
              <w:szCs w:val="24"/>
              <w:lang w:val="es-MX" w:eastAsia="es-BO"/>
            </w:rPr>
          </w:rPrChange>
        </w:rPr>
        <w:t xml:space="preserve"> y documentado, sirviendo de base para el diseño, desarrollo, pruebas y validación de los sistemas, así como para la gestión del cambio y la mejora continua.</w:t>
      </w:r>
    </w:p>
    <w:p w14:paraId="06E48CFB" w14:textId="2E3BD73D" w:rsidR="005C60EB" w:rsidRPr="00C51CED" w:rsidRDefault="005C60EB" w:rsidP="00DE605E">
      <w:pPr>
        <w:pStyle w:val="Textoindependienteprimerasangra2"/>
        <w:ind w:left="0" w:firstLine="0"/>
        <w:jc w:val="both"/>
        <w:rPr>
          <w:ins w:id="831" w:author="Valeria Tapia" w:date="2026-09-30T12:31:00Z"/>
          <w:color w:val="FF0000"/>
          <w:szCs w:val="24"/>
          <w:lang w:val="es-MX"/>
          <w:rPrChange w:id="832" w:author="Valeria Tapia" w:date="2026-09-30T12:31:00Z">
            <w:rPr>
              <w:ins w:id="833" w:author="Valeria Tapia" w:date="2026-09-30T12:31:00Z"/>
              <w:b/>
              <w:color w:val="FF0000"/>
              <w:szCs w:val="24"/>
              <w:lang w:val="es-MX"/>
            </w:rPr>
          </w:rPrChange>
        </w:rPr>
      </w:pPr>
      <w:ins w:id="834" w:author="Valeria Tapia" w:date="2026-09-30T12:24:00Z">
        <w:r w:rsidRPr="005D2B20">
          <w:rPr>
            <w:b/>
            <w:color w:val="FF0000"/>
            <w:szCs w:val="24"/>
            <w:highlight w:val="cyan"/>
            <w:lang w:val="es-MX"/>
            <w:rPrChange w:id="835" w:author="Valeria Tapia " w:date="2026-10-04T21:07:00Z">
              <w:rPr>
                <w:b/>
                <w:color w:val="FF0000"/>
                <w:szCs w:val="24"/>
                <w:lang w:val="es-MX"/>
              </w:rPr>
            </w:rPrChange>
          </w:rPr>
          <w:t xml:space="preserve">Servicios VUCE: </w:t>
        </w:r>
      </w:ins>
      <w:ins w:id="836" w:author="Valeria Tapia" w:date="2026-09-30T12:31:00Z">
        <w:r w:rsidR="00C51CED" w:rsidRPr="005D2B20">
          <w:rPr>
            <w:color w:val="FF0000"/>
            <w:szCs w:val="24"/>
            <w:highlight w:val="cyan"/>
            <w:lang w:val="es-MX"/>
            <w:rPrChange w:id="837" w:author="Valeria Tapia " w:date="2026-10-04T21:07:00Z">
              <w:rPr>
                <w:color w:val="FF0000"/>
                <w:szCs w:val="24"/>
                <w:lang w:val="es-MX"/>
              </w:rPr>
            </w:rPrChange>
          </w:rPr>
          <w:t xml:space="preserve">Conjunto de funcionalidades, herramientas, componentes tecnológicos y mecanismos de información, gestión, interoperabilidad desarrollados o integrados en la </w:t>
        </w:r>
        <w:r w:rsidR="00C51CED" w:rsidRPr="005D2B20">
          <w:rPr>
            <w:color w:val="FF0000"/>
            <w:szCs w:val="24"/>
            <w:highlight w:val="cyan"/>
            <w:lang w:val="es-MX"/>
            <w:rPrChange w:id="838" w:author="Valeria Tapia " w:date="2026-10-04T21:07:00Z">
              <w:rPr>
                <w:color w:val="FF0000"/>
                <w:szCs w:val="24"/>
                <w:lang w:val="es-MX"/>
              </w:rPr>
            </w:rPrChange>
          </w:rPr>
          <w:lastRenderedPageBreak/>
          <w:t xml:space="preserve">Ventanilla Única de Comercio Exterior para facilitar, integrar, simplificar, transparentar y mejorar la gestión de las operaciones de comercio exterior. Los servicios </w:t>
        </w:r>
        <w:del w:id="839" w:author="Valeria Tapia " w:date="2026-10-04T21:07:00Z">
          <w:r w:rsidR="00C51CED" w:rsidRPr="005D2B20" w:rsidDel="005D2B20">
            <w:rPr>
              <w:color w:val="FF0000"/>
              <w:szCs w:val="24"/>
              <w:highlight w:val="cyan"/>
              <w:lang w:val="es-MX"/>
              <w:rPrChange w:id="840" w:author="Valeria Tapia " w:date="2026-10-04T21:07:00Z">
                <w:rPr>
                  <w:color w:val="FF0000"/>
                  <w:szCs w:val="24"/>
                  <w:lang w:val="es-MX"/>
                </w:rPr>
              </w:rPrChange>
            </w:rPr>
            <w:delText xml:space="preserve"> </w:delText>
          </w:r>
        </w:del>
        <w:r w:rsidR="00C51CED" w:rsidRPr="005D2B20">
          <w:rPr>
            <w:color w:val="FF0000"/>
            <w:szCs w:val="24"/>
            <w:highlight w:val="cyan"/>
            <w:lang w:val="es-MX"/>
            <w:rPrChange w:id="841" w:author="Valeria Tapia " w:date="2026-10-04T21:07:00Z">
              <w:rPr>
                <w:color w:val="FF0000"/>
                <w:szCs w:val="24"/>
                <w:lang w:val="es-MX"/>
              </w:rPr>
            </w:rPrChange>
          </w:rPr>
          <w:t xml:space="preserve">VUCE podrán estar vinculados a la gestión de trámites de las Entidades Públicas relacionadas con operaciones de comercio exterior o constituirse </w:t>
        </w:r>
      </w:ins>
      <w:ins w:id="842" w:author="Valeria Tapia" w:date="2026-09-30T12:32:00Z">
        <w:r w:rsidR="00C51CED" w:rsidRPr="005D2B20">
          <w:rPr>
            <w:color w:val="FF0000"/>
            <w:szCs w:val="24"/>
            <w:highlight w:val="cyan"/>
            <w:lang w:val="es-MX"/>
            <w:rPrChange w:id="843" w:author="Valeria Tapia " w:date="2026-10-04T21:07:00Z">
              <w:rPr>
                <w:color w:val="FF0000"/>
                <w:szCs w:val="24"/>
                <w:lang w:val="es-MX"/>
              </w:rPr>
            </w:rPrChange>
          </w:rPr>
          <w:t>como ser</w:t>
        </w:r>
      </w:ins>
      <w:ins w:id="844" w:author="Valeria Tapia" w:date="2026-09-30T12:31:00Z">
        <w:r w:rsidR="00C51CED" w:rsidRPr="005D2B20">
          <w:rPr>
            <w:color w:val="FF0000"/>
            <w:szCs w:val="24"/>
            <w:highlight w:val="cyan"/>
            <w:lang w:val="es-MX"/>
            <w:rPrChange w:id="845" w:author="Valeria Tapia " w:date="2026-10-04T21:07:00Z">
              <w:rPr>
                <w:color w:val="FF0000"/>
                <w:szCs w:val="24"/>
                <w:lang w:val="es-MX"/>
              </w:rPr>
            </w:rPrChange>
          </w:rPr>
          <w:t>vicios transversales.</w:t>
        </w:r>
      </w:ins>
    </w:p>
    <w:p w14:paraId="5E4E134D" w14:textId="0B9FF6F8" w:rsidR="008974D2" w:rsidRDefault="008974D2" w:rsidP="00CA0F93">
      <w:pPr>
        <w:pStyle w:val="Textoindependienteprimerasangra2"/>
        <w:shd w:val="clear" w:color="auto" w:fill="F79646" w:themeFill="accent6"/>
        <w:ind w:left="0" w:firstLine="0"/>
        <w:jc w:val="both"/>
        <w:rPr>
          <w:ins w:id="846" w:author="Brenda Lily Gutierrez Bautista" w:date="2026-10-06T12:41:00Z"/>
          <w:color w:val="FF0000"/>
          <w:szCs w:val="24"/>
          <w:lang w:val="es-MX"/>
        </w:rPr>
        <w:pPrChange w:id="847" w:author="Brenda Lily Gutierrez Bautista" w:date="2026-10-06T12:40:00Z">
          <w:pPr>
            <w:pStyle w:val="Textoindependienteprimerasangra2"/>
            <w:ind w:left="0" w:firstLine="0"/>
            <w:jc w:val="both"/>
          </w:pPr>
        </w:pPrChange>
      </w:pPr>
      <w:r w:rsidRPr="00ED7716">
        <w:rPr>
          <w:b/>
          <w:color w:val="FF0000"/>
          <w:szCs w:val="24"/>
          <w:lang w:val="es-MX"/>
          <w:rPrChange w:id="848" w:author="Renato Lopez Choque" w:date="2026-09-17T18:04:00Z">
            <w:rPr>
              <w:b/>
              <w:szCs w:val="24"/>
              <w:lang w:val="es-MX"/>
            </w:rPr>
          </w:rPrChange>
        </w:rPr>
        <w:t xml:space="preserve">Seguridad de la Información: </w:t>
      </w:r>
      <w:del w:id="849" w:author="Brenda Lily Gutierrez Bautista" w:date="2026-10-06T12:41:00Z">
        <w:r w:rsidRPr="00ED7716" w:rsidDel="00CA0F93">
          <w:rPr>
            <w:color w:val="FF0000"/>
            <w:szCs w:val="24"/>
            <w:lang w:val="es-MX"/>
            <w:rPrChange w:id="850" w:author="Renato Lopez Choque" w:date="2026-09-17T18:04:00Z">
              <w:rPr>
                <w:szCs w:val="24"/>
                <w:lang w:val="es-MX"/>
              </w:rPr>
            </w:rPrChange>
          </w:rPr>
          <w:delText xml:space="preserve">Conjunto de tecnologías, procesos y prácticas diseñadas para la protección de redes, dispositivos, programas y datos preservando la confidencialidad, integridad y disponibilidad de la información. </w:delText>
        </w:r>
      </w:del>
      <w:del w:id="851" w:author="Brenda Lily Gutierrez Bautista" w:date="2026-10-06T12:40:00Z">
        <w:r w:rsidRPr="00ED7716" w:rsidDel="00CA0F93">
          <w:rPr>
            <w:color w:val="FF0000"/>
            <w:szCs w:val="24"/>
            <w:lang w:val="es-MX"/>
            <w:rPrChange w:id="852" w:author="Renato Lopez Choque" w:date="2026-09-17T18:04:00Z">
              <w:rPr>
                <w:szCs w:val="24"/>
                <w:lang w:val="es-MX"/>
              </w:rPr>
            </w:rPrChange>
          </w:rPr>
          <w:delText xml:space="preserve">Pueden estar involucradas otras propiedades como la autenticidad, responsabilidad, no repudio y confiabilidad. </w:delText>
        </w:r>
      </w:del>
    </w:p>
    <w:p w14:paraId="26B9417E" w14:textId="66C444EF" w:rsidR="00CA0F93" w:rsidRPr="00ED7716" w:rsidRDefault="00CA0F93" w:rsidP="00CA0F93">
      <w:pPr>
        <w:pStyle w:val="Textoindependienteprimerasangra2"/>
        <w:shd w:val="clear" w:color="auto" w:fill="F79646" w:themeFill="accent6"/>
        <w:ind w:left="0" w:firstLine="0"/>
        <w:jc w:val="both"/>
        <w:rPr>
          <w:color w:val="FF0000"/>
          <w:szCs w:val="24"/>
          <w:lang w:val="es-MX"/>
          <w:rPrChange w:id="853" w:author="Renato Lopez Choque" w:date="2026-09-17T18:04:00Z">
            <w:rPr>
              <w:szCs w:val="24"/>
              <w:lang w:val="es-MX"/>
            </w:rPr>
          </w:rPrChange>
        </w:rPr>
        <w:pPrChange w:id="854" w:author="Brenda Lily Gutierrez Bautista" w:date="2026-10-06T12:40:00Z">
          <w:pPr>
            <w:pStyle w:val="Textoindependienteprimerasangra2"/>
            <w:ind w:left="0" w:firstLine="0"/>
            <w:jc w:val="both"/>
          </w:pPr>
        </w:pPrChange>
      </w:pPr>
      <w:ins w:id="855" w:author="Brenda Lily Gutierrez Bautista" w:date="2026-10-06T12:42:00Z">
        <w:r>
          <w:t>Conjunto de t</w:t>
        </w:r>
      </w:ins>
      <w:ins w:id="856" w:author="Brenda Lily Gutierrez Bautista" w:date="2026-10-06T12:43:00Z">
        <w:r>
          <w:t>e</w:t>
        </w:r>
      </w:ins>
      <w:ins w:id="857" w:author="Brenda Lily Gutierrez Bautista" w:date="2026-10-06T12:42:00Z">
        <w:r>
          <w:t>cnolog</w:t>
        </w:r>
      </w:ins>
      <w:ins w:id="858" w:author="Brenda Lily Gutierrez Bautista" w:date="2026-10-06T12:43:00Z">
        <w:r>
          <w:t>í</w:t>
        </w:r>
      </w:ins>
      <w:ins w:id="859" w:author="Brenda Lily Gutierrez Bautista" w:date="2026-10-06T12:42:00Z">
        <w:r>
          <w:t>as</w:t>
        </w:r>
      </w:ins>
      <w:ins w:id="860" w:author="Brenda Lily Gutierrez Bautista" w:date="2026-10-06T12:41:00Z">
        <w:r>
          <w:t>, procesos y herramientas aplicados a la información gestionada en la VUCE y sus sistemas interoperados, tendientes a preservar su confidencialidad, integridad, disponibilidad, autenticidad y no repudio, garantizando que sea accesible solo para quienes estén autorizados y que su contenido no sea alterado de forma indebida.</w:t>
        </w:r>
      </w:ins>
    </w:p>
    <w:p w14:paraId="74476B67" w14:textId="77777777" w:rsidR="008974D2" w:rsidRPr="008D291C" w:rsidRDefault="008974D2" w:rsidP="008D291C">
      <w:pPr>
        <w:pStyle w:val="Sinespaciado"/>
        <w:shd w:val="clear" w:color="auto" w:fill="F79646" w:themeFill="accent6"/>
        <w:jc w:val="both"/>
        <w:rPr>
          <w:rFonts w:ascii="Univers 45 Light" w:hAnsi="Univers 45 Light"/>
          <w:strike/>
          <w:color w:val="FF0000"/>
          <w:rPrChange w:id="861" w:author="Brenda Lily Gutierrez Bautista" w:date="2026-10-06T12:45:00Z">
            <w:rPr>
              <w:rFonts w:ascii="Univers 45 Light" w:hAnsi="Univers 45 Light"/>
            </w:rPr>
          </w:rPrChange>
        </w:rPr>
        <w:pPrChange w:id="862" w:author="Brenda Lily Gutierrez Bautista" w:date="2026-10-06T12:45:00Z">
          <w:pPr>
            <w:pStyle w:val="Sinespaciado"/>
            <w:jc w:val="both"/>
          </w:pPr>
        </w:pPrChange>
      </w:pPr>
      <w:r w:rsidRPr="008D291C">
        <w:rPr>
          <w:rFonts w:ascii="Univers 45 Light" w:hAnsi="Univers 45 Light"/>
          <w:b/>
          <w:strike/>
          <w:color w:val="FF0000"/>
          <w:sz w:val="24"/>
          <w:szCs w:val="24"/>
          <w:lang w:val="es-MX"/>
          <w:rPrChange w:id="863" w:author="Brenda Lily Gutierrez Bautista" w:date="2026-10-06T12:45:00Z">
            <w:rPr>
              <w:rFonts w:ascii="Univers 45 Light" w:hAnsi="Univers 45 Light"/>
              <w:b/>
              <w:sz w:val="24"/>
              <w:szCs w:val="24"/>
              <w:lang w:val="es-MX"/>
            </w:rPr>
          </w:rPrChange>
        </w:rPr>
        <w:t xml:space="preserve">Simplificación: </w:t>
      </w:r>
      <w:r w:rsidRPr="008D291C">
        <w:rPr>
          <w:rStyle w:val="Textoennegrita"/>
          <w:rFonts w:ascii="Univers 45 Light" w:hAnsi="Univers 45 Light"/>
          <w:b w:val="0"/>
          <w:strike/>
          <w:color w:val="FF0000"/>
          <w:sz w:val="24"/>
          <w:szCs w:val="24"/>
          <w:rPrChange w:id="864" w:author="Brenda Lily Gutierrez Bautista" w:date="2026-10-06T12:45:00Z">
            <w:rPr>
              <w:rStyle w:val="Textoennegrita"/>
              <w:rFonts w:ascii="Univers 45 Light" w:hAnsi="Univers 45 Light"/>
              <w:b w:val="0"/>
              <w:sz w:val="24"/>
              <w:szCs w:val="24"/>
            </w:rPr>
          </w:rPrChange>
        </w:rPr>
        <w:t>Analizar, rediseñar y optimizar procesos para eliminar duplicidades, reducir documentos innecesarios; asegurar que los requisitos sean proporcionales al riesgo</w:t>
      </w:r>
      <w:r w:rsidRPr="008D291C">
        <w:rPr>
          <w:rFonts w:ascii="Univers 45 Light" w:hAnsi="Univers 45 Light"/>
          <w:strike/>
          <w:color w:val="FF0000"/>
          <w:sz w:val="24"/>
          <w:szCs w:val="24"/>
          <w:rPrChange w:id="865" w:author="Brenda Lily Gutierrez Bautista" w:date="2026-10-06T12:45:00Z">
            <w:rPr>
              <w:rFonts w:ascii="Univers 45 Light" w:hAnsi="Univers 45 Light"/>
              <w:sz w:val="24"/>
              <w:szCs w:val="24"/>
            </w:rPr>
          </w:rPrChange>
        </w:rPr>
        <w:t>, promoviendo así una gestión más ágil y coordinada entre las entidades involucradas, mejorando la transparencia, la previsibilidad, reduciendo los costos y tiempos para los operadores de comercio exterior y toda persona natural jurídica vinculada con operaciones de comercio exterior</w:t>
      </w:r>
      <w:r w:rsidRPr="008D291C">
        <w:rPr>
          <w:rFonts w:ascii="Univers 45 Light" w:hAnsi="Univers 45 Light"/>
          <w:strike/>
          <w:color w:val="FF0000"/>
          <w:rPrChange w:id="866" w:author="Brenda Lily Gutierrez Bautista" w:date="2026-10-06T12:45:00Z">
            <w:rPr>
              <w:rFonts w:ascii="Univers 45 Light" w:hAnsi="Univers 45 Light"/>
              <w:sz w:val="24"/>
              <w:szCs w:val="20"/>
            </w:rPr>
          </w:rPrChange>
        </w:rPr>
        <w:t>.</w:t>
      </w:r>
    </w:p>
    <w:p w14:paraId="72F046FA" w14:textId="77777777" w:rsidR="008974D2" w:rsidRDefault="008974D2" w:rsidP="00DE605E">
      <w:pPr>
        <w:pStyle w:val="Sinespaciado"/>
        <w:jc w:val="both"/>
        <w:rPr>
          <w:rFonts w:ascii="Univers 45 Light" w:hAnsi="Univers 45 Light"/>
          <w:sz w:val="24"/>
          <w:szCs w:val="24"/>
          <w:lang w:val="es-MX"/>
        </w:rPr>
      </w:pPr>
      <w:r w:rsidRPr="00F073C2">
        <w:rPr>
          <w:rFonts w:ascii="Univers 45 Light" w:hAnsi="Univers 45 Light"/>
          <w:b/>
          <w:sz w:val="24"/>
          <w:szCs w:val="24"/>
          <w:lang w:val="es-MX"/>
        </w:rPr>
        <w:t>Sistema Armonizado:</w:t>
      </w:r>
      <w:r w:rsidRPr="00F073C2">
        <w:rPr>
          <w:rFonts w:ascii="Univers 45 Light" w:hAnsi="Univers 45 Light"/>
          <w:sz w:val="24"/>
          <w:szCs w:val="24"/>
          <w:lang w:val="es-MX"/>
        </w:rPr>
        <w:t xml:space="preserve"> Es la nomenclatura que comprende las partidas, subpartidas y los códigos numéricos correspondientes; las notas de las Secciones, de los Capítulos y de las subpartidas; así como las Reglas Generales para la Interpretación del Sistema Armonizado de Designación y Codificación de Mercancías. </w:t>
      </w:r>
    </w:p>
    <w:p w14:paraId="04D292A1" w14:textId="4EE9AFA5" w:rsidR="00214EF1" w:rsidRPr="005D2B20" w:rsidRDefault="00214EF1" w:rsidP="00DE605E">
      <w:pPr>
        <w:pStyle w:val="Textoindependienteprimerasangra2"/>
        <w:ind w:left="0" w:firstLine="0"/>
        <w:jc w:val="both"/>
        <w:rPr>
          <w:ins w:id="867" w:author="Valeria Tapia" w:date="2026-09-18T09:57:00Z"/>
          <w:color w:val="FF0000"/>
          <w:rPrChange w:id="868" w:author="Valeria Tapia " w:date="2026-10-04T21:07:00Z">
            <w:rPr>
              <w:ins w:id="869" w:author="Valeria Tapia" w:date="2026-09-18T09:57:00Z"/>
            </w:rPr>
          </w:rPrChange>
        </w:rPr>
      </w:pPr>
      <w:ins w:id="870" w:author="Renato Lopez Choque" w:date="2026-09-17T18:13:00Z">
        <w:r w:rsidRPr="005D2B20">
          <w:rPr>
            <w:b/>
            <w:color w:val="FF0000"/>
            <w:szCs w:val="24"/>
            <w:highlight w:val="cyan"/>
            <w:lang w:val="es-MX"/>
            <w:rPrChange w:id="871" w:author="Valeria Tapia " w:date="2026-10-04T21:08:00Z">
              <w:rPr>
                <w:b/>
                <w:szCs w:val="24"/>
                <w:lang w:val="es-MX"/>
              </w:rPr>
            </w:rPrChange>
          </w:rPr>
          <w:t>Sistema VUCE:</w:t>
        </w:r>
      </w:ins>
      <w:ins w:id="872" w:author="Valeria Tapia" w:date="2026-09-18T09:57:00Z">
        <w:r w:rsidR="00D50847" w:rsidRPr="005D2B20">
          <w:rPr>
            <w:b/>
            <w:color w:val="FF0000"/>
            <w:szCs w:val="24"/>
            <w:highlight w:val="cyan"/>
            <w:lang w:val="es-MX"/>
            <w:rPrChange w:id="873" w:author="Valeria Tapia " w:date="2026-10-04T21:08:00Z">
              <w:rPr>
                <w:b/>
                <w:color w:val="FF0000"/>
                <w:szCs w:val="24"/>
                <w:lang w:val="es-MX"/>
              </w:rPr>
            </w:rPrChange>
          </w:rPr>
          <w:t xml:space="preserve"> </w:t>
        </w:r>
        <w:r w:rsidR="00D50847" w:rsidRPr="005D2B20">
          <w:rPr>
            <w:color w:val="FF0000"/>
            <w:highlight w:val="cyan"/>
            <w:rPrChange w:id="874" w:author="Valeria Tapia " w:date="2026-10-04T21:08:00Z">
              <w:rPr/>
            </w:rPrChange>
          </w:rPr>
          <w:t>Conjunto integrado de componentes tecnológicos, aplicaciones, sistemas, procesos, servicios, datos, información y mecanismos de interoperabilidad, destinados a permitir la implementación, administración, operación, integración y gestión digital de trámites y servicios vinculados a las operaciones de comercio exterior, facilitando el intercambio seguro y estandarizado de información entre los Operadores de Comercio Exterior y las entidades públicas y/o privadas participantes, así como la gestión de documentos electrónicos, pagos electrónicos, firmas digitales, notificaciones, seguimiento y trazabilidad de las operaciones, conforme a la normativa vigente.</w:t>
        </w:r>
      </w:ins>
    </w:p>
    <w:p w14:paraId="3A266273" w14:textId="76043431" w:rsidR="00D50847" w:rsidRPr="00214EF1" w:rsidDel="00D50847" w:rsidRDefault="00D50847" w:rsidP="00DE605E">
      <w:pPr>
        <w:pStyle w:val="Textoindependienteprimerasangra2"/>
        <w:ind w:left="0" w:firstLine="0"/>
        <w:jc w:val="both"/>
        <w:rPr>
          <w:ins w:id="875" w:author="Renato Lopez Choque" w:date="2026-09-17T18:13:00Z"/>
          <w:del w:id="876" w:author="Valeria Tapia" w:date="2026-09-18T09:58:00Z"/>
          <w:b/>
          <w:color w:val="FF0000"/>
          <w:szCs w:val="24"/>
          <w:lang w:val="es-MX"/>
          <w:rPrChange w:id="877" w:author="Renato Lopez Choque" w:date="2026-09-17T18:13:00Z">
            <w:rPr>
              <w:ins w:id="878" w:author="Renato Lopez Choque" w:date="2026-09-17T18:13:00Z"/>
              <w:del w:id="879" w:author="Valeria Tapia" w:date="2026-09-18T09:58:00Z"/>
              <w:b/>
              <w:szCs w:val="24"/>
              <w:lang w:val="es-MX"/>
            </w:rPr>
          </w:rPrChange>
        </w:rPr>
      </w:pPr>
    </w:p>
    <w:p w14:paraId="06DFC8B4" w14:textId="64B4BBC8" w:rsidR="008974D2" w:rsidRPr="00F073C2" w:rsidRDefault="008974D2" w:rsidP="00DE605E">
      <w:pPr>
        <w:pStyle w:val="Textoindependienteprimerasangra2"/>
        <w:ind w:left="0" w:firstLine="0"/>
        <w:jc w:val="both"/>
        <w:rPr>
          <w:color w:val="FF0000"/>
          <w:szCs w:val="24"/>
          <w:lang w:val="es-MX"/>
        </w:rPr>
      </w:pPr>
      <w:r w:rsidRPr="00F073C2">
        <w:rPr>
          <w:b/>
          <w:szCs w:val="24"/>
          <w:lang w:val="es-MX"/>
        </w:rPr>
        <w:t xml:space="preserve">Trámite APCO: </w:t>
      </w:r>
      <w:r w:rsidRPr="00F073C2">
        <w:rPr>
          <w:szCs w:val="24"/>
          <w:lang w:val="es-MX"/>
        </w:rPr>
        <w:t xml:space="preserve">Proceso que comprende desde la solicitud hasta la obtención de </w:t>
      </w:r>
      <w:ins w:id="880" w:author="Renato Lopez Choque" w:date="2026-09-17T18:18:00Z">
        <w:r w:rsidR="00F84682">
          <w:rPr>
            <w:szCs w:val="24"/>
            <w:lang w:val="es-MX"/>
          </w:rPr>
          <w:t xml:space="preserve">documentos requeridos </w:t>
        </w:r>
      </w:ins>
      <w:del w:id="881" w:author="Renato Lopez Choque" w:date="2026-09-17T18:18:00Z">
        <w:r w:rsidRPr="00F073C2" w:rsidDel="00F84682">
          <w:rPr>
            <w:szCs w:val="24"/>
            <w:lang w:val="es-MX"/>
          </w:rPr>
          <w:delText>la</w:delText>
        </w:r>
        <w:r w:rsidRPr="00F073C2" w:rsidDel="00F84682">
          <w:rPr>
            <w:b/>
            <w:szCs w:val="24"/>
            <w:lang w:val="es-MX"/>
          </w:rPr>
          <w:delText xml:space="preserve"> </w:delText>
        </w:r>
        <w:r w:rsidRPr="00F073C2" w:rsidDel="00F84682">
          <w:rPr>
            <w:szCs w:val="24"/>
            <w:lang w:val="es-MX"/>
          </w:rPr>
          <w:delText xml:space="preserve">Autorización Previa, Certificación, Permiso, Declaración Jurada, </w:delText>
        </w:r>
        <w:r w:rsidRPr="00F073C2" w:rsidDel="00F84682">
          <w:rPr>
            <w:szCs w:val="24"/>
          </w:rPr>
          <w:delText>Certificado de Cumplimiento de Reglamento Técnico</w:delText>
        </w:r>
        <w:r w:rsidRPr="00F073C2" w:rsidDel="00F84682">
          <w:rPr>
            <w:szCs w:val="24"/>
            <w:lang w:val="es-MX"/>
          </w:rPr>
          <w:delText xml:space="preserve"> u otros documentos necesarios para efectuar operaciones de comercio exterior </w:delText>
        </w:r>
      </w:del>
      <w:r w:rsidRPr="00F073C2">
        <w:rPr>
          <w:szCs w:val="24"/>
          <w:lang w:val="es-MX"/>
        </w:rPr>
        <w:t xml:space="preserve">conforme normativa vigente. </w:t>
      </w:r>
    </w:p>
    <w:p w14:paraId="522359D0" w14:textId="137EDD9E" w:rsidR="008974D2" w:rsidRPr="00F073C2" w:rsidRDefault="008974D2" w:rsidP="00DE605E">
      <w:pPr>
        <w:pStyle w:val="Textoindependienteprimerasangra2"/>
        <w:ind w:left="0" w:firstLine="0"/>
        <w:jc w:val="both"/>
      </w:pPr>
      <w:r w:rsidRPr="00F073C2">
        <w:rPr>
          <w:b/>
          <w:szCs w:val="24"/>
          <w:lang w:val="es-MX"/>
        </w:rPr>
        <w:lastRenderedPageBreak/>
        <w:t xml:space="preserve">Tránsito Aduanero Internacional: </w:t>
      </w:r>
      <w:r w:rsidRPr="00F073C2">
        <w:t>Es el régimen aduanero que permite el transporte de mercancías bajo control aduanero, desde una Aduana de Partida hasta una Aduana de Destino, en una misma operación, en el curso de la cual se cruzan una o más fronteras internacionales</w:t>
      </w:r>
      <w:del w:id="882" w:author="Valeria Tapia " w:date="2026-10-04T21:08:00Z">
        <w:r w:rsidRPr="00F073C2" w:rsidDel="005D2B20">
          <w:delText xml:space="preserve"> </w:delText>
        </w:r>
      </w:del>
      <w:r w:rsidRPr="00F073C2">
        <w:t>.</w:t>
      </w:r>
    </w:p>
    <w:p w14:paraId="7BAE73DA" w14:textId="77777777" w:rsidR="00862058" w:rsidRDefault="008974D2" w:rsidP="00DE605E">
      <w:pPr>
        <w:pStyle w:val="Textoindependienteprimerasangra2"/>
        <w:ind w:left="0" w:firstLine="0"/>
        <w:jc w:val="both"/>
      </w:pPr>
      <w:r w:rsidRPr="00ED7716">
        <w:rPr>
          <w:b/>
          <w:color w:val="FF0000"/>
          <w:szCs w:val="24"/>
          <w:lang w:val="es-MX"/>
          <w:rPrChange w:id="883" w:author="Renato Lopez Choque" w:date="2026-09-17T18:05:00Z">
            <w:rPr>
              <w:b/>
              <w:szCs w:val="24"/>
              <w:lang w:val="es-MX"/>
            </w:rPr>
          </w:rPrChange>
        </w:rPr>
        <w:t xml:space="preserve">Trazabilidad: </w:t>
      </w:r>
      <w:r w:rsidRPr="00ED7716">
        <w:rPr>
          <w:color w:val="FF0000"/>
          <w:szCs w:val="24"/>
          <w:lang w:val="es-MX"/>
          <w:rPrChange w:id="884" w:author="Renato Lopez Choque" w:date="2026-09-17T18:05:00Z">
            <w:rPr>
              <w:szCs w:val="24"/>
              <w:lang w:val="es-MX"/>
            </w:rPr>
          </w:rPrChange>
        </w:rPr>
        <w:t xml:space="preserve">Es </w:t>
      </w:r>
      <w:r w:rsidRPr="00ED7716">
        <w:rPr>
          <w:color w:val="FF0000"/>
          <w:rPrChange w:id="885" w:author="Renato Lopez Choque" w:date="2026-09-17T18:05:00Z">
            <w:rPr/>
          </w:rPrChange>
        </w:rPr>
        <w:t xml:space="preserve">la capacidad de </w:t>
      </w:r>
      <w:r w:rsidRPr="00ED7716">
        <w:rPr>
          <w:rStyle w:val="Textoennegrita"/>
          <w:b w:val="0"/>
          <w:color w:val="FF0000"/>
          <w:rPrChange w:id="886" w:author="Renato Lopez Choque" w:date="2026-09-17T18:05:00Z">
            <w:rPr>
              <w:rStyle w:val="Textoennegrita"/>
              <w:b w:val="0"/>
            </w:rPr>
          </w:rPrChange>
        </w:rPr>
        <w:t>identificar, registrar y dar seguimiento a cada etapa del proceso del trámite o documento</w:t>
      </w:r>
      <w:r w:rsidRPr="00ED7716">
        <w:rPr>
          <w:color w:val="FF0000"/>
          <w:rPrChange w:id="887" w:author="Renato Lopez Choque" w:date="2026-09-17T18:05:00Z">
            <w:rPr/>
          </w:rPrChange>
        </w:rPr>
        <w:t xml:space="preserve"> relacionado con el comercio exterior, desde su inicio hasta su finalización. </w:t>
      </w:r>
    </w:p>
    <w:p w14:paraId="313951C9" w14:textId="6E9F7637" w:rsidR="008974D2" w:rsidRPr="00F073C2" w:rsidRDefault="008974D2" w:rsidP="00DE605E">
      <w:pPr>
        <w:pStyle w:val="Textoindependienteprimerasangra2"/>
        <w:ind w:left="0" w:firstLine="0"/>
        <w:jc w:val="both"/>
        <w:rPr>
          <w:szCs w:val="24"/>
          <w:lang w:val="es-MX"/>
        </w:rPr>
      </w:pPr>
      <w:r w:rsidRPr="00F073C2">
        <w:rPr>
          <w:b/>
          <w:szCs w:val="24"/>
          <w:lang w:val="es-MX"/>
        </w:rPr>
        <w:t xml:space="preserve">Usuario VUCE: </w:t>
      </w:r>
      <w:r w:rsidRPr="00F073C2">
        <w:rPr>
          <w:szCs w:val="24"/>
          <w:lang w:val="es-MX"/>
        </w:rPr>
        <w:t xml:space="preserve">Operador de Comercio Exterior, persona natural o jurídica que utiliza los servicios de la </w:t>
      </w:r>
      <w:r w:rsidRPr="00F073C2">
        <w:rPr>
          <w:rFonts w:cs="DejaVu Sans"/>
          <w:szCs w:val="24"/>
          <w:lang w:val="es-MX"/>
        </w:rPr>
        <w:t>Ventanilla Única de Comercio Exterior</w:t>
      </w:r>
      <w:r w:rsidRPr="00F073C2">
        <w:rPr>
          <w:szCs w:val="24"/>
          <w:lang w:val="es-MX"/>
        </w:rPr>
        <w:t>.</w:t>
      </w:r>
    </w:p>
    <w:p w14:paraId="7F0361F5" w14:textId="1E2E56EB" w:rsidR="008974D2" w:rsidRPr="00ED7716" w:rsidDel="00AB6C7C" w:rsidRDefault="008974D2" w:rsidP="00AB6C7C">
      <w:pPr>
        <w:pStyle w:val="Textoindependienteprimerasangra2"/>
        <w:shd w:val="clear" w:color="auto" w:fill="F79646" w:themeFill="accent6"/>
        <w:ind w:left="0" w:firstLine="0"/>
        <w:jc w:val="both"/>
        <w:rPr>
          <w:del w:id="888" w:author="Brenda Lily Gutierrez Bautista" w:date="2026-10-06T12:46:00Z"/>
          <w:color w:val="FF0000"/>
          <w:szCs w:val="24"/>
          <w:lang w:val="es-MX"/>
          <w:rPrChange w:id="889" w:author="Renato Lopez Choque" w:date="2026-09-17T18:05:00Z">
            <w:rPr>
              <w:del w:id="890" w:author="Brenda Lily Gutierrez Bautista" w:date="2026-10-06T12:46:00Z"/>
              <w:szCs w:val="24"/>
              <w:lang w:val="es-MX"/>
            </w:rPr>
          </w:rPrChange>
        </w:rPr>
        <w:pPrChange w:id="891" w:author="Brenda Lily Gutierrez Bautista" w:date="2026-10-06T12:46:00Z">
          <w:pPr>
            <w:pStyle w:val="Textoindependienteprimerasangra2"/>
            <w:ind w:left="0" w:firstLine="0"/>
            <w:jc w:val="both"/>
          </w:pPr>
        </w:pPrChange>
      </w:pPr>
      <w:del w:id="892" w:author="Brenda Lily Gutierrez Bautista" w:date="2026-10-06T12:46:00Z">
        <w:r w:rsidRPr="00ED7716" w:rsidDel="00AB6C7C">
          <w:rPr>
            <w:b/>
            <w:color w:val="FF0000"/>
            <w:szCs w:val="24"/>
            <w:lang w:val="es-MX"/>
            <w:rPrChange w:id="893" w:author="Renato Lopez Choque" w:date="2026-09-17T18:05:00Z">
              <w:rPr>
                <w:b/>
                <w:szCs w:val="24"/>
                <w:lang w:val="es-MX"/>
              </w:rPr>
            </w:rPrChange>
          </w:rPr>
          <w:delText xml:space="preserve">Virtual Private Network (VPN): </w:delText>
        </w:r>
        <w:r w:rsidRPr="00ED7716" w:rsidDel="00AB6C7C">
          <w:rPr>
            <w:color w:val="FF0000"/>
            <w:szCs w:val="24"/>
            <w:lang w:val="es-MX"/>
            <w:rPrChange w:id="894" w:author="Renato Lopez Choque" w:date="2026-09-17T18:05:00Z">
              <w:rPr>
                <w:szCs w:val="24"/>
                <w:lang w:val="es-MX"/>
              </w:rPr>
            </w:rPrChange>
          </w:rPr>
          <w:delText>Red privada virtual que crea una conexión de red entre dispositivos a través de Internet. Se utiliza para transmitir datos de forma segura a través de redes públicas. Su funcionamiento consiste en ocultar las direcciones IP de los usuarios y cifrar los datos para que nadie que no esté autorizado a recibirlos pueda leerlos.</w:delText>
        </w:r>
      </w:del>
    </w:p>
    <w:p w14:paraId="3FD20152" w14:textId="028A2CCA" w:rsidR="008974D2" w:rsidRPr="00FC7044" w:rsidDel="00FC7044" w:rsidRDefault="00AF687A" w:rsidP="00FC7044">
      <w:pPr>
        <w:pStyle w:val="Textoindependienteprimerasangra2"/>
        <w:shd w:val="clear" w:color="auto" w:fill="F79646" w:themeFill="accent6"/>
        <w:ind w:left="0" w:firstLine="0"/>
        <w:jc w:val="both"/>
        <w:rPr>
          <w:del w:id="895" w:author="Brenda Lily Gutierrez Bautista" w:date="2026-10-06T12:47:00Z"/>
          <w:strike/>
          <w:color w:val="FF0000"/>
          <w:szCs w:val="24"/>
          <w:lang w:val="es-MX"/>
          <w:rPrChange w:id="896" w:author="Brenda Lily Gutierrez Bautista" w:date="2026-10-06T12:47:00Z">
            <w:rPr>
              <w:del w:id="897" w:author="Brenda Lily Gutierrez Bautista" w:date="2026-10-06T12:47:00Z"/>
              <w:szCs w:val="24"/>
              <w:lang w:val="es-MX"/>
            </w:rPr>
          </w:rPrChange>
        </w:rPr>
        <w:pPrChange w:id="898" w:author="Brenda Lily Gutierrez Bautista" w:date="2026-10-06T12:48:00Z">
          <w:pPr>
            <w:pStyle w:val="Textoindependienteprimerasangra2"/>
            <w:ind w:left="0" w:firstLine="0"/>
            <w:jc w:val="both"/>
          </w:pPr>
        </w:pPrChange>
      </w:pPr>
      <w:ins w:id="899" w:author="Valeria Tapia" w:date="2026-09-24T11:01:00Z">
        <w:del w:id="900" w:author="Brenda Lily Gutierrez Bautista" w:date="2026-10-06T12:47:00Z">
          <w:r w:rsidRPr="00FC7044" w:rsidDel="00FC7044">
            <w:rPr>
              <w:b/>
              <w:strike/>
              <w:color w:val="FF0000"/>
              <w:szCs w:val="24"/>
              <w:lang w:val="es-MX"/>
              <w:rPrChange w:id="901" w:author="Brenda Lily Gutierrez Bautista" w:date="2026-10-06T12:47:00Z">
                <w:rPr>
                  <w:b/>
                  <w:color w:val="FF0000"/>
                  <w:szCs w:val="24"/>
                  <w:lang w:val="es-MX"/>
                </w:rPr>
              </w:rPrChange>
            </w:rPr>
            <w:delText xml:space="preserve">Extensible Markup Language </w:delText>
          </w:r>
        </w:del>
      </w:ins>
      <w:del w:id="902" w:author="Brenda Lily Gutierrez Bautista" w:date="2026-10-06T12:47:00Z">
        <w:r w:rsidR="008974D2" w:rsidRPr="00FC7044" w:rsidDel="00FC7044">
          <w:rPr>
            <w:b/>
            <w:strike/>
            <w:color w:val="FF0000"/>
            <w:szCs w:val="24"/>
            <w:lang w:val="es-MX"/>
            <w:rPrChange w:id="903" w:author="Brenda Lily Gutierrez Bautista" w:date="2026-10-06T12:47:00Z">
              <w:rPr>
                <w:b/>
                <w:szCs w:val="24"/>
                <w:lang w:val="es-MX"/>
              </w:rPr>
            </w:rPrChange>
          </w:rPr>
          <w:delText>Xtensible Markup Language (XML):</w:delText>
        </w:r>
        <w:r w:rsidR="008974D2" w:rsidRPr="00FC7044" w:rsidDel="00FC7044">
          <w:rPr>
            <w:strike/>
            <w:color w:val="FF0000"/>
            <w:szCs w:val="24"/>
            <w:lang w:val="es-MX"/>
            <w:rPrChange w:id="904" w:author="Brenda Lily Gutierrez Bautista" w:date="2026-10-06T12:47:00Z">
              <w:rPr>
                <w:szCs w:val="24"/>
                <w:lang w:val="es-MX"/>
              </w:rPr>
            </w:rPrChange>
          </w:rPr>
          <w:delText xml:space="preserve"> Lenguaje de marcado, diseñado para almacenar y transportar datos de forma estructurada permitiendo el intercambio de información entre sistemas. </w:delText>
        </w:r>
      </w:del>
    </w:p>
    <w:p w14:paraId="67021B3B" w14:textId="77777777" w:rsidR="008974D2" w:rsidRDefault="008974D2" w:rsidP="00DE605E">
      <w:pPr>
        <w:rPr>
          <w:lang w:val="es-MX"/>
        </w:rPr>
      </w:pPr>
    </w:p>
    <w:p w14:paraId="15B145D2" w14:textId="4A3197CB" w:rsidR="007250D1" w:rsidRPr="00F073C2" w:rsidRDefault="008974D2" w:rsidP="008C3980">
      <w:pPr>
        <w:pStyle w:val="Ttulo5"/>
        <w:numPr>
          <w:ilvl w:val="0"/>
          <w:numId w:val="5"/>
        </w:numPr>
        <w:tabs>
          <w:tab w:val="left" w:pos="1701"/>
          <w:tab w:val="num" w:pos="9044"/>
        </w:tabs>
        <w:spacing w:after="240"/>
        <w:ind w:left="0" w:firstLine="0"/>
        <w:rPr>
          <w:b/>
          <w:szCs w:val="24"/>
          <w:lang w:val="es-MX"/>
        </w:rPr>
      </w:pPr>
      <w:r>
        <w:rPr>
          <w:b/>
          <w:szCs w:val="24"/>
          <w:lang w:val="es-MX"/>
        </w:rPr>
        <w:t>(</w:t>
      </w:r>
      <w:r w:rsidR="007250D1" w:rsidRPr="00F073C2">
        <w:rPr>
          <w:b/>
          <w:szCs w:val="24"/>
          <w:lang w:val="es-MX"/>
        </w:rPr>
        <w:t xml:space="preserve">ABREVIATURAS). </w:t>
      </w:r>
    </w:p>
    <w:p w14:paraId="3839CAAB"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ABT:</w:t>
      </w:r>
      <w:r w:rsidRPr="00F073C2">
        <w:rPr>
          <w:rFonts w:ascii="Univers 45 Light" w:hAnsi="Univers 45 Light" w:cs="Times New Roman"/>
          <w:sz w:val="24"/>
          <w:szCs w:val="24"/>
          <w:shd w:val="clear" w:color="auto" w:fill="auto"/>
          <w:lang w:val="es-MX"/>
        </w:rPr>
        <w:t xml:space="preserve"> Autoridad de Fiscalización y Control Social de Bosques y Tierra. </w:t>
      </w:r>
    </w:p>
    <w:p w14:paraId="1C20E0D5" w14:textId="77777777" w:rsidR="007250D1" w:rsidRPr="00F073C2" w:rsidRDefault="007250D1" w:rsidP="00DE605E">
      <w:pPr>
        <w:pStyle w:val="incisoa"/>
        <w:spacing w:before="0" w:after="0"/>
        <w:rPr>
          <w:szCs w:val="24"/>
          <w:lang w:val="es-MX"/>
        </w:rPr>
      </w:pPr>
      <w:r w:rsidRPr="00F073C2">
        <w:rPr>
          <w:rFonts w:ascii="Univers 45 Light" w:hAnsi="Univers 45 Light" w:cs="Times New Roman"/>
          <w:b/>
          <w:sz w:val="24"/>
          <w:szCs w:val="24"/>
          <w:shd w:val="clear" w:color="auto" w:fill="auto"/>
          <w:lang w:val="es-MX"/>
        </w:rPr>
        <w:t xml:space="preserve">AETN: </w:t>
      </w:r>
      <w:r w:rsidRPr="00F073C2">
        <w:rPr>
          <w:rFonts w:ascii="Univers 45 Light" w:hAnsi="Univers 45 Light" w:cs="Times New Roman"/>
          <w:sz w:val="24"/>
          <w:szCs w:val="24"/>
          <w:shd w:val="clear" w:color="auto" w:fill="auto"/>
          <w:lang w:val="es-MX"/>
        </w:rPr>
        <w:t>Autoridad de Fiscalización de Electricidad y Tecnología Nuclear.</w:t>
      </w:r>
    </w:p>
    <w:p w14:paraId="345E15A2"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AFC: </w:t>
      </w:r>
      <w:r w:rsidRPr="00F073C2">
        <w:rPr>
          <w:rFonts w:ascii="Univers 45 Light" w:hAnsi="Univers 45 Light" w:cs="Times New Roman"/>
          <w:sz w:val="24"/>
          <w:szCs w:val="24"/>
          <w:shd w:val="clear" w:color="auto" w:fill="auto"/>
          <w:lang w:val="es-MX"/>
        </w:rPr>
        <w:t>Acuerdo de Facilitación del Comercio.</w:t>
      </w:r>
    </w:p>
    <w:p w14:paraId="1870C1EB"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AGEMED</w:t>
      </w:r>
      <w:r w:rsidRPr="00F073C2">
        <w:rPr>
          <w:rFonts w:ascii="Univers 45 Light" w:hAnsi="Univers 45 Light" w:cs="Times New Roman"/>
          <w:sz w:val="24"/>
          <w:szCs w:val="24"/>
          <w:shd w:val="clear" w:color="auto" w:fill="auto"/>
          <w:lang w:val="es-MX"/>
        </w:rPr>
        <w:t xml:space="preserve">: Agencia Estatal de Medicamentos y Tecnologías en Salud. </w:t>
      </w:r>
    </w:p>
    <w:p w14:paraId="38CC1496"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AGETIC: </w:t>
      </w:r>
      <w:r w:rsidRPr="00F073C2">
        <w:rPr>
          <w:rFonts w:ascii="Univers 45 Light" w:hAnsi="Univers 45 Light" w:cs="Times New Roman"/>
          <w:sz w:val="24"/>
          <w:szCs w:val="24"/>
          <w:shd w:val="clear" w:color="auto" w:fill="auto"/>
          <w:lang w:val="es-MX"/>
        </w:rPr>
        <w:t>Agencia de Gobierno Electrónico y Tecnologías de la Información y Comunicación.</w:t>
      </w:r>
      <w:r w:rsidRPr="00F073C2">
        <w:rPr>
          <w:rFonts w:ascii="Univers 45 Light" w:hAnsi="Univers 45 Light" w:cs="Times New Roman"/>
          <w:b/>
          <w:sz w:val="24"/>
          <w:szCs w:val="24"/>
          <w:shd w:val="clear" w:color="auto" w:fill="auto"/>
          <w:lang w:val="es-MX"/>
        </w:rPr>
        <w:t xml:space="preserve"> </w:t>
      </w:r>
    </w:p>
    <w:p w14:paraId="083E8B86" w14:textId="77777777" w:rsidR="007250D1" w:rsidRPr="00F073C2" w:rsidRDefault="007250D1" w:rsidP="00DE605E">
      <w:pPr>
        <w:pStyle w:val="incisoa"/>
        <w:spacing w:before="0" w:after="0"/>
        <w:rPr>
          <w:szCs w:val="24"/>
          <w:lang w:val="es-MX"/>
        </w:rPr>
      </w:pPr>
      <w:r w:rsidRPr="00F073C2">
        <w:rPr>
          <w:rFonts w:ascii="Univers 45 Light" w:hAnsi="Univers 45 Light" w:cs="Times New Roman"/>
          <w:b/>
          <w:sz w:val="24"/>
          <w:szCs w:val="24"/>
          <w:shd w:val="clear" w:color="auto" w:fill="auto"/>
          <w:lang w:val="es-MX"/>
        </w:rPr>
        <w:t xml:space="preserve">AJ: </w:t>
      </w:r>
      <w:r w:rsidRPr="00F073C2">
        <w:rPr>
          <w:rFonts w:ascii="Univers 45 Light" w:hAnsi="Univers 45 Light" w:cs="Times New Roman"/>
          <w:sz w:val="24"/>
          <w:szCs w:val="24"/>
          <w:shd w:val="clear" w:color="auto" w:fill="auto"/>
          <w:lang w:val="es-MX"/>
        </w:rPr>
        <w:t>Autoridad de Fiscalización del Juego.</w:t>
      </w:r>
    </w:p>
    <w:p w14:paraId="627B3CAA"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ALBO: </w:t>
      </w:r>
      <w:r w:rsidRPr="00F073C2">
        <w:rPr>
          <w:rFonts w:ascii="Univers 45 Light" w:hAnsi="Univers 45 Light" w:cs="Times New Roman"/>
          <w:sz w:val="24"/>
          <w:szCs w:val="24"/>
          <w:shd w:val="clear" w:color="auto" w:fill="auto"/>
          <w:lang w:val="es-MX"/>
        </w:rPr>
        <w:t>Almacenera Boliviana S.A.</w:t>
      </w:r>
    </w:p>
    <w:p w14:paraId="2CD32D4F"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AN: </w:t>
      </w:r>
      <w:r w:rsidRPr="00F073C2">
        <w:rPr>
          <w:rFonts w:ascii="Univers 45 Light" w:hAnsi="Univers 45 Light" w:cs="Times New Roman"/>
          <w:sz w:val="24"/>
          <w:szCs w:val="24"/>
          <w:shd w:val="clear" w:color="auto" w:fill="auto"/>
          <w:lang w:val="es-MX"/>
        </w:rPr>
        <w:t>Aduana Nacional</w:t>
      </w:r>
      <w:r w:rsidRPr="00F073C2">
        <w:rPr>
          <w:rFonts w:ascii="Univers 45 Light" w:hAnsi="Univers 45 Light" w:cs="Times New Roman"/>
          <w:bCs/>
          <w:sz w:val="24"/>
          <w:szCs w:val="24"/>
          <w:shd w:val="clear" w:color="auto" w:fill="auto"/>
          <w:lang w:val="es-MX"/>
        </w:rPr>
        <w:t>.</w:t>
      </w:r>
    </w:p>
    <w:p w14:paraId="3C7E0A96" w14:textId="6B15EA09"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ANH: </w:t>
      </w:r>
      <w:r w:rsidR="00C631F7" w:rsidRPr="00F073C2">
        <w:rPr>
          <w:rFonts w:ascii="Univers 45 Light" w:hAnsi="Univers 45 Light" w:cs="Times New Roman"/>
          <w:sz w:val="24"/>
          <w:szCs w:val="24"/>
          <w:shd w:val="clear" w:color="auto" w:fill="auto"/>
          <w:lang w:val="es-MX"/>
        </w:rPr>
        <w:t xml:space="preserve">Agencia </w:t>
      </w:r>
      <w:r w:rsidRPr="00F073C2">
        <w:rPr>
          <w:rFonts w:ascii="Univers 45 Light" w:hAnsi="Univers 45 Light" w:cs="Times New Roman"/>
          <w:sz w:val="24"/>
          <w:szCs w:val="24"/>
          <w:shd w:val="clear" w:color="auto" w:fill="auto"/>
          <w:lang w:val="es-MX"/>
        </w:rPr>
        <w:t>Nacional de Hidrocarburos.</w:t>
      </w:r>
    </w:p>
    <w:p w14:paraId="353231D7" w14:textId="69805B2D" w:rsidR="007A4AB5" w:rsidRPr="00F073C2" w:rsidRDefault="007A4AB5"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APCO:</w:t>
      </w:r>
      <w:r w:rsidRPr="00F073C2">
        <w:rPr>
          <w:rFonts w:ascii="Univers 45 Light" w:hAnsi="Univers 45 Light" w:cs="Times New Roman"/>
          <w:sz w:val="24"/>
          <w:szCs w:val="24"/>
          <w:shd w:val="clear" w:color="auto" w:fill="auto"/>
          <w:lang w:val="es-MX"/>
        </w:rPr>
        <w:t xml:space="preserve"> </w:t>
      </w:r>
      <w:r w:rsidRPr="005D2B20">
        <w:rPr>
          <w:rFonts w:ascii="Univers 45 Light" w:hAnsi="Univers 45 Light" w:cs="Times New Roman"/>
          <w:sz w:val="24"/>
          <w:szCs w:val="24"/>
          <w:highlight w:val="green"/>
          <w:shd w:val="clear" w:color="auto" w:fill="auto"/>
          <w:lang w:val="es-MX"/>
          <w:rPrChange w:id="905" w:author="Valeria Tapia " w:date="2026-10-04T21:09:00Z">
            <w:rPr>
              <w:rFonts w:ascii="Univers 45 Light" w:hAnsi="Univers 45 Light" w:cs="Times New Roman"/>
              <w:sz w:val="24"/>
              <w:szCs w:val="24"/>
              <w:shd w:val="clear" w:color="auto" w:fill="auto"/>
              <w:lang w:val="es-MX"/>
            </w:rPr>
          </w:rPrChange>
        </w:rPr>
        <w:t xml:space="preserve">Autorizaciones Previas, Certificaciones </w:t>
      </w:r>
      <w:ins w:id="906" w:author="Valeria Tapia" w:date="2026-09-25T16:16:00Z">
        <w:r w:rsidR="00622E9F" w:rsidRPr="005D2B20">
          <w:rPr>
            <w:rFonts w:ascii="Univers 45 Light" w:hAnsi="Univers 45 Light" w:cs="Times New Roman"/>
            <w:sz w:val="24"/>
            <w:szCs w:val="24"/>
            <w:highlight w:val="green"/>
            <w:shd w:val="clear" w:color="auto" w:fill="auto"/>
            <w:lang w:val="es-MX"/>
            <w:rPrChange w:id="907" w:author="Valeria Tapia " w:date="2026-10-04T21:09:00Z">
              <w:rPr>
                <w:rFonts w:ascii="Univers 45 Light" w:hAnsi="Univers 45 Light" w:cs="Times New Roman"/>
                <w:sz w:val="24"/>
                <w:szCs w:val="24"/>
                <w:shd w:val="clear" w:color="auto" w:fill="auto"/>
                <w:lang w:val="es-MX"/>
              </w:rPr>
            </w:rPrChange>
          </w:rPr>
          <w:t xml:space="preserve">Autorización Previa, Certificación, Permisos, Licencias, Declaración Jurada y/o u otros documentos requeridos en </w:t>
        </w:r>
      </w:ins>
      <w:del w:id="908" w:author="Valeria Tapia" w:date="2026-09-25T16:16:00Z">
        <w:r w:rsidRPr="005D2B20" w:rsidDel="00622E9F">
          <w:rPr>
            <w:rFonts w:ascii="Univers 45 Light" w:hAnsi="Univers 45 Light" w:cs="Times New Roman"/>
            <w:sz w:val="24"/>
            <w:szCs w:val="24"/>
            <w:highlight w:val="green"/>
            <w:shd w:val="clear" w:color="auto" w:fill="auto"/>
            <w:lang w:val="es-MX"/>
            <w:rPrChange w:id="909" w:author="Valeria Tapia " w:date="2026-10-04T21:09:00Z">
              <w:rPr>
                <w:rFonts w:ascii="Univers 45 Light" w:hAnsi="Univers 45 Light" w:cs="Times New Roman"/>
                <w:sz w:val="24"/>
                <w:szCs w:val="24"/>
                <w:shd w:val="clear" w:color="auto" w:fill="auto"/>
                <w:lang w:val="es-MX"/>
              </w:rPr>
            </w:rPrChange>
          </w:rPr>
          <w:delText>u otros documentos relacionados con</w:delText>
        </w:r>
      </w:del>
      <w:r w:rsidRPr="005D2B20">
        <w:rPr>
          <w:rFonts w:ascii="Univers 45 Light" w:hAnsi="Univers 45 Light" w:cs="Times New Roman"/>
          <w:sz w:val="24"/>
          <w:szCs w:val="24"/>
          <w:highlight w:val="green"/>
          <w:shd w:val="clear" w:color="auto" w:fill="auto"/>
          <w:lang w:val="es-MX"/>
          <w:rPrChange w:id="910" w:author="Valeria Tapia " w:date="2026-10-04T21:09:00Z">
            <w:rPr>
              <w:rFonts w:ascii="Univers 45 Light" w:hAnsi="Univers 45 Light" w:cs="Times New Roman"/>
              <w:sz w:val="24"/>
              <w:szCs w:val="24"/>
              <w:shd w:val="clear" w:color="auto" w:fill="auto"/>
              <w:lang w:val="es-MX"/>
            </w:rPr>
          </w:rPrChange>
        </w:rPr>
        <w:t xml:space="preserve"> operaciones de comercio exterior</w:t>
      </w:r>
      <w:r w:rsidR="0045580D" w:rsidRPr="005D2B20">
        <w:rPr>
          <w:rFonts w:ascii="Univers 45 Light" w:hAnsi="Univers 45 Light" w:cs="Times New Roman"/>
          <w:sz w:val="24"/>
          <w:szCs w:val="24"/>
          <w:highlight w:val="green"/>
          <w:shd w:val="clear" w:color="auto" w:fill="auto"/>
          <w:lang w:val="es-MX"/>
          <w:rPrChange w:id="911" w:author="Valeria Tapia " w:date="2026-10-04T21:09:00Z">
            <w:rPr>
              <w:rFonts w:ascii="Univers 45 Light" w:hAnsi="Univers 45 Light" w:cs="Times New Roman"/>
              <w:sz w:val="24"/>
              <w:szCs w:val="24"/>
              <w:shd w:val="clear" w:color="auto" w:fill="auto"/>
              <w:lang w:val="es-MX"/>
            </w:rPr>
          </w:rPrChange>
        </w:rPr>
        <w:t>.</w:t>
      </w:r>
    </w:p>
    <w:p w14:paraId="4A6902FE" w14:textId="77777777" w:rsidR="007250D1" w:rsidRPr="00F073C2" w:rsidRDefault="007250D1" w:rsidP="00DE605E">
      <w:pPr>
        <w:pStyle w:val="incisoa"/>
        <w:spacing w:before="0" w:after="0"/>
        <w:rPr>
          <w:rFonts w:ascii="Univers 45 Light" w:hAnsi="Univers 45 Light"/>
          <w:b/>
          <w:sz w:val="24"/>
          <w:szCs w:val="24"/>
          <w:lang w:val="es-MX"/>
        </w:rPr>
      </w:pPr>
      <w:r w:rsidRPr="00F073C2">
        <w:rPr>
          <w:rFonts w:ascii="Univers 45 Light" w:hAnsi="Univers 45 Light" w:cs="Times New Roman"/>
          <w:b/>
          <w:sz w:val="24"/>
          <w:szCs w:val="24"/>
          <w:shd w:val="clear" w:color="auto" w:fill="auto"/>
          <w:lang w:val="es-MX"/>
        </w:rPr>
        <w:t xml:space="preserve">ASP-B: </w:t>
      </w:r>
      <w:r w:rsidRPr="00F073C2">
        <w:rPr>
          <w:rFonts w:ascii="Univers 45 Light" w:hAnsi="Univers 45 Light" w:cs="Times New Roman"/>
          <w:sz w:val="24"/>
          <w:szCs w:val="24"/>
          <w:shd w:val="clear" w:color="auto" w:fill="auto"/>
          <w:lang w:val="es-MX"/>
        </w:rPr>
        <w:t>Administradora de Servicios Portuarios – Bolivia.</w:t>
      </w:r>
    </w:p>
    <w:p w14:paraId="39A4B6B2" w14:textId="77777777" w:rsidR="007250D1" w:rsidRPr="00F073C2" w:rsidRDefault="007250D1" w:rsidP="00DE605E">
      <w:pPr>
        <w:pStyle w:val="incisoa"/>
        <w:spacing w:before="0" w:after="0"/>
        <w:rPr>
          <w:szCs w:val="24"/>
          <w:lang w:val="es-MX"/>
        </w:rPr>
      </w:pPr>
      <w:r w:rsidRPr="00F073C2">
        <w:rPr>
          <w:rFonts w:ascii="Univers 45 Light" w:hAnsi="Univers 45 Light" w:cs="Times New Roman"/>
          <w:b/>
          <w:sz w:val="24"/>
          <w:szCs w:val="24"/>
          <w:shd w:val="clear" w:color="auto" w:fill="auto"/>
          <w:lang w:val="es-MX"/>
        </w:rPr>
        <w:t xml:space="preserve">ATT: </w:t>
      </w:r>
      <w:r w:rsidRPr="00F073C2">
        <w:rPr>
          <w:rFonts w:ascii="Univers 45 Light" w:hAnsi="Univers 45 Light" w:cs="Times New Roman"/>
          <w:sz w:val="24"/>
          <w:szCs w:val="24"/>
          <w:shd w:val="clear" w:color="auto" w:fill="auto"/>
          <w:lang w:val="es-MX"/>
        </w:rPr>
        <w:t>Autoridad de Regulación y Fiscalización de Telecomunicaciones y Transportes.</w:t>
      </w:r>
    </w:p>
    <w:p w14:paraId="7F019E21"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BCB: </w:t>
      </w:r>
      <w:r w:rsidRPr="00F073C2">
        <w:rPr>
          <w:rFonts w:ascii="Univers 45 Light" w:hAnsi="Univers 45 Light" w:cs="Times New Roman"/>
          <w:sz w:val="24"/>
          <w:szCs w:val="24"/>
          <w:shd w:val="clear" w:color="auto" w:fill="auto"/>
          <w:lang w:val="es-MX"/>
        </w:rPr>
        <w:t>Banco Central de Bolivia.</w:t>
      </w:r>
      <w:r w:rsidRPr="00F073C2">
        <w:rPr>
          <w:rFonts w:ascii="Univers 45 Light" w:hAnsi="Univers 45 Light" w:cs="Times New Roman"/>
          <w:b/>
          <w:sz w:val="24"/>
          <w:szCs w:val="24"/>
          <w:shd w:val="clear" w:color="auto" w:fill="auto"/>
          <w:lang w:val="es-MX"/>
        </w:rPr>
        <w:t xml:space="preserve"> </w:t>
      </w:r>
    </w:p>
    <w:p w14:paraId="686FCA87"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CNFC: </w:t>
      </w:r>
      <w:r w:rsidRPr="00F073C2">
        <w:rPr>
          <w:rFonts w:ascii="Univers 45 Light" w:hAnsi="Univers 45 Light" w:cs="Times New Roman"/>
          <w:sz w:val="24"/>
          <w:szCs w:val="24"/>
          <w:shd w:val="clear" w:color="auto" w:fill="auto"/>
          <w:lang w:val="es-MX"/>
        </w:rPr>
        <w:t xml:space="preserve">Comité Nacional de Facilitación del Comercio. </w:t>
      </w:r>
    </w:p>
    <w:p w14:paraId="6376A26C" w14:textId="0C713662" w:rsidR="00841B56" w:rsidRPr="00841B56" w:rsidRDefault="00841B56" w:rsidP="00DE605E">
      <w:pPr>
        <w:pStyle w:val="incisoa"/>
        <w:spacing w:before="0" w:after="0"/>
        <w:rPr>
          <w:rFonts w:ascii="Univers 45 Light" w:hAnsi="Univers 45 Light" w:cs="Times New Roman"/>
          <w:sz w:val="24"/>
          <w:szCs w:val="24"/>
          <w:shd w:val="clear" w:color="auto" w:fill="auto"/>
          <w:lang w:val="es-MX"/>
        </w:rPr>
      </w:pPr>
      <w:r>
        <w:rPr>
          <w:rFonts w:ascii="Univers 45 Light" w:hAnsi="Univers 45 Light" w:cs="Times New Roman"/>
          <w:b/>
          <w:sz w:val="24"/>
          <w:szCs w:val="24"/>
          <w:shd w:val="clear" w:color="auto" w:fill="auto"/>
          <w:lang w:val="es-MX"/>
        </w:rPr>
        <w:t xml:space="preserve">CPT: </w:t>
      </w:r>
      <w:r w:rsidRPr="00841B56">
        <w:rPr>
          <w:rFonts w:ascii="Univers 45 Light" w:hAnsi="Univers 45 Light" w:cs="Times New Roman"/>
          <w:sz w:val="24"/>
          <w:szCs w:val="24"/>
          <w:shd w:val="clear" w:color="auto" w:fill="auto"/>
          <w:lang w:val="es-MX"/>
        </w:rPr>
        <w:t xml:space="preserve">Código pago de </w:t>
      </w:r>
      <w:r w:rsidR="00723501">
        <w:rPr>
          <w:rFonts w:ascii="Univers 45 Light" w:hAnsi="Univers 45 Light" w:cs="Times New Roman"/>
          <w:sz w:val="24"/>
          <w:szCs w:val="24"/>
          <w:shd w:val="clear" w:color="auto" w:fill="auto"/>
          <w:lang w:val="es-MX"/>
        </w:rPr>
        <w:t>t</w:t>
      </w:r>
      <w:r w:rsidRPr="00841B56">
        <w:rPr>
          <w:rFonts w:ascii="Univers 45 Light" w:hAnsi="Univers 45 Light" w:cs="Times New Roman"/>
          <w:sz w:val="24"/>
          <w:szCs w:val="24"/>
          <w:shd w:val="clear" w:color="auto" w:fill="auto"/>
          <w:lang w:val="es-MX"/>
        </w:rPr>
        <w:t>rámite.</w:t>
      </w:r>
    </w:p>
    <w:p w14:paraId="23B978D5"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DAB</w:t>
      </w:r>
      <w:r w:rsidRPr="00F073C2">
        <w:rPr>
          <w:rFonts w:ascii="Univers 45 Light" w:hAnsi="Univers 45 Light" w:cs="Times New Roman"/>
          <w:sz w:val="24"/>
          <w:szCs w:val="24"/>
          <w:shd w:val="clear" w:color="auto" w:fill="auto"/>
          <w:lang w:val="es-MX"/>
        </w:rPr>
        <w:t xml:space="preserve">: Depósitos Aduaneros Bolivianos. </w:t>
      </w:r>
    </w:p>
    <w:p w14:paraId="1D5D4A6A"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lastRenderedPageBreak/>
        <w:t>DGAC:</w:t>
      </w:r>
      <w:r w:rsidRPr="00F073C2">
        <w:rPr>
          <w:rFonts w:ascii="Univers 45 Light" w:hAnsi="Univers 45 Light" w:cs="Times New Roman"/>
          <w:sz w:val="24"/>
          <w:szCs w:val="24"/>
          <w:shd w:val="clear" w:color="auto" w:fill="auto"/>
          <w:lang w:val="es-MX"/>
        </w:rPr>
        <w:t xml:space="preserve"> Dirección General de Aeronáutica Civil.</w:t>
      </w:r>
    </w:p>
    <w:p w14:paraId="1EFC7F7B"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DGSC:</w:t>
      </w:r>
      <w:r w:rsidRPr="00F073C2">
        <w:rPr>
          <w:rFonts w:ascii="Univers 45 Light" w:hAnsi="Univers 45 Light" w:cs="Times New Roman"/>
          <w:sz w:val="24"/>
          <w:szCs w:val="24"/>
          <w:shd w:val="clear" w:color="auto" w:fill="auto"/>
          <w:lang w:val="es-MX"/>
        </w:rPr>
        <w:t xml:space="preserve"> Dirección General de Sustancias Controladas.</w:t>
      </w:r>
    </w:p>
    <w:p w14:paraId="6F3D76F7" w14:textId="42CBAD6A" w:rsidR="00B15F0B" w:rsidRDefault="00B15F0B" w:rsidP="00DE605E">
      <w:pPr>
        <w:pStyle w:val="incisoa"/>
        <w:spacing w:before="0" w:after="0"/>
        <w:rPr>
          <w:rFonts w:ascii="Univers 45 Light" w:hAnsi="Univers 45 Light"/>
          <w:sz w:val="24"/>
          <w:szCs w:val="24"/>
          <w:lang w:val="es-MX"/>
        </w:rPr>
      </w:pPr>
      <w:r w:rsidRPr="00DE605E">
        <w:rPr>
          <w:rFonts w:ascii="Univers 45 Light" w:hAnsi="Univers 45 Light"/>
          <w:b/>
          <w:sz w:val="24"/>
          <w:szCs w:val="24"/>
          <w:lang w:val="es-MX"/>
        </w:rPr>
        <w:t>EPEs</w:t>
      </w:r>
      <w:r w:rsidRPr="00DE605E">
        <w:rPr>
          <w:rFonts w:ascii="Univers 45 Light" w:hAnsi="Univers 45 Light"/>
          <w:sz w:val="24"/>
          <w:szCs w:val="24"/>
          <w:lang w:val="es-MX"/>
        </w:rPr>
        <w:t xml:space="preserve">: </w:t>
      </w:r>
      <w:r w:rsidR="00275C61" w:rsidRPr="00F073C2">
        <w:rPr>
          <w:rFonts w:ascii="Univers 45 Light" w:hAnsi="Univers 45 Light"/>
          <w:sz w:val="24"/>
          <w:szCs w:val="24"/>
          <w:lang w:val="es-MX"/>
        </w:rPr>
        <w:t>E</w:t>
      </w:r>
      <w:r w:rsidR="000030CD" w:rsidRPr="00F073C2">
        <w:rPr>
          <w:rFonts w:ascii="Univers 45 Light" w:hAnsi="Univers 45 Light"/>
          <w:sz w:val="24"/>
          <w:szCs w:val="24"/>
          <w:lang w:val="es-MX"/>
        </w:rPr>
        <w:t>ntidades Públicas Emisoras</w:t>
      </w:r>
    </w:p>
    <w:p w14:paraId="311ECB9F" w14:textId="67442C11" w:rsidR="00841B56" w:rsidRPr="00FE2D05" w:rsidRDefault="00841B56" w:rsidP="00DE605E">
      <w:pPr>
        <w:pStyle w:val="incisoa"/>
        <w:spacing w:before="0" w:after="0"/>
        <w:rPr>
          <w:rFonts w:ascii="Univers 45 Light" w:hAnsi="Univers 45 Light"/>
          <w:b/>
          <w:sz w:val="24"/>
          <w:szCs w:val="24"/>
          <w:lang w:val="es-BO"/>
        </w:rPr>
      </w:pPr>
      <w:r w:rsidRPr="00FE2D05">
        <w:rPr>
          <w:rFonts w:ascii="Univers 45 Light" w:hAnsi="Univers 45 Light"/>
          <w:b/>
          <w:sz w:val="24"/>
          <w:szCs w:val="24"/>
          <w:lang w:val="es-BO"/>
        </w:rPr>
        <w:t xml:space="preserve">FOB: </w:t>
      </w:r>
      <w:r w:rsidRPr="00FE2D05">
        <w:rPr>
          <w:rFonts w:ascii="Univers 45 Light" w:hAnsi="Univers 45 Light"/>
          <w:sz w:val="24"/>
          <w:szCs w:val="24"/>
          <w:lang w:val="es-BO"/>
        </w:rPr>
        <w:t>Free On Board</w:t>
      </w:r>
      <w:r w:rsidRPr="00FE2D05">
        <w:rPr>
          <w:rFonts w:ascii="Arial" w:hAnsi="Arial" w:cs="Arial"/>
          <w:color w:val="001D35"/>
          <w:sz w:val="27"/>
          <w:szCs w:val="27"/>
          <w:lang w:val="es-BO"/>
        </w:rPr>
        <w:t> </w:t>
      </w:r>
      <w:r w:rsidRPr="00FE2D05">
        <w:rPr>
          <w:rFonts w:ascii="Univers 45 Light" w:hAnsi="Univers 45 Light"/>
          <w:sz w:val="24"/>
          <w:szCs w:val="24"/>
          <w:lang w:val="es-BO"/>
        </w:rPr>
        <w:t>(</w:t>
      </w:r>
      <w:r w:rsidR="00723501" w:rsidRPr="00FE2D05">
        <w:rPr>
          <w:rFonts w:ascii="Univers 45 Light" w:hAnsi="Univers 45 Light"/>
          <w:sz w:val="24"/>
          <w:szCs w:val="24"/>
          <w:lang w:val="es-BO"/>
        </w:rPr>
        <w:t>Franco a B</w:t>
      </w:r>
      <w:r w:rsidRPr="00FE2D05">
        <w:rPr>
          <w:rFonts w:ascii="Univers 45 Light" w:hAnsi="Univers 45 Light"/>
          <w:sz w:val="24"/>
          <w:szCs w:val="24"/>
          <w:lang w:val="es-BO"/>
        </w:rPr>
        <w:t>ordo)</w:t>
      </w:r>
    </w:p>
    <w:p w14:paraId="6621935A" w14:textId="77777777" w:rsidR="00841B56" w:rsidRPr="00F073C2" w:rsidRDefault="00841B56" w:rsidP="00841B56">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HTTP: </w:t>
      </w:r>
      <w:r w:rsidRPr="00F073C2">
        <w:rPr>
          <w:rFonts w:ascii="Univers 45 Light" w:hAnsi="Univers 45 Light" w:cs="Times New Roman"/>
          <w:sz w:val="24"/>
          <w:szCs w:val="24"/>
          <w:shd w:val="clear" w:color="auto" w:fill="auto"/>
          <w:lang w:val="es-MX"/>
        </w:rPr>
        <w:t>Protocolo de Transferencia de Hipertexto.</w:t>
      </w:r>
    </w:p>
    <w:p w14:paraId="57B34349"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IBMETRO: </w:t>
      </w:r>
      <w:r w:rsidRPr="00F073C2">
        <w:rPr>
          <w:rFonts w:ascii="Univers 45 Light" w:hAnsi="Univers 45 Light" w:cs="Times New Roman"/>
          <w:sz w:val="24"/>
          <w:szCs w:val="24"/>
          <w:shd w:val="clear" w:color="auto" w:fill="auto"/>
          <w:lang w:val="es-MX"/>
        </w:rPr>
        <w:t>Instituto Boliviano de Metrología.</w:t>
      </w:r>
      <w:r w:rsidRPr="00F073C2">
        <w:rPr>
          <w:rFonts w:ascii="Univers 45 Light" w:hAnsi="Univers 45 Light" w:cs="Times New Roman"/>
          <w:b/>
          <w:sz w:val="24"/>
          <w:szCs w:val="24"/>
          <w:shd w:val="clear" w:color="auto" w:fill="auto"/>
          <w:lang w:val="es-MX"/>
        </w:rPr>
        <w:t xml:space="preserve"> </w:t>
      </w:r>
    </w:p>
    <w:p w14:paraId="2D5BC7CD"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INSO: </w:t>
      </w:r>
      <w:r w:rsidRPr="00F073C2">
        <w:rPr>
          <w:rFonts w:ascii="Univers 45 Light" w:hAnsi="Univers 45 Light" w:cs="Times New Roman"/>
          <w:sz w:val="24"/>
          <w:szCs w:val="24"/>
          <w:shd w:val="clear" w:color="auto" w:fill="auto"/>
          <w:lang w:val="es-MX"/>
        </w:rPr>
        <w:t>Instituto de Salud Ocupacional.</w:t>
      </w:r>
    </w:p>
    <w:p w14:paraId="65776635" w14:textId="70C7A262" w:rsidR="00E331EF" w:rsidRDefault="00E331EF" w:rsidP="00DE605E">
      <w:pPr>
        <w:pStyle w:val="incisoa"/>
        <w:spacing w:before="0" w:after="0"/>
        <w:rPr>
          <w:rFonts w:ascii="Univers 45 Light" w:hAnsi="Univers 45 Light" w:cs="Times New Roman"/>
          <w:b/>
          <w:sz w:val="24"/>
          <w:szCs w:val="24"/>
          <w:shd w:val="clear" w:color="auto" w:fill="auto"/>
          <w:lang w:val="es-MX"/>
        </w:rPr>
      </w:pPr>
      <w:r>
        <w:rPr>
          <w:rFonts w:ascii="Univers 45 Light" w:hAnsi="Univers 45 Light" w:cs="Times New Roman"/>
          <w:b/>
          <w:sz w:val="24"/>
          <w:szCs w:val="24"/>
          <w:shd w:val="clear" w:color="auto" w:fill="auto"/>
          <w:lang w:val="es-MX"/>
        </w:rPr>
        <w:t xml:space="preserve">MAES: </w:t>
      </w:r>
      <w:r w:rsidRPr="00DE605E">
        <w:rPr>
          <w:rFonts w:ascii="Univers 45 Light" w:hAnsi="Univers 45 Light" w:cs="Times New Roman"/>
          <w:sz w:val="24"/>
          <w:szCs w:val="24"/>
          <w:shd w:val="clear" w:color="auto" w:fill="auto"/>
          <w:lang w:val="es-MX"/>
        </w:rPr>
        <w:t>Máximas Autoridades Ejecutivas</w:t>
      </w:r>
      <w:r w:rsidR="006977CD">
        <w:rPr>
          <w:rFonts w:ascii="Univers 45 Light" w:hAnsi="Univers 45 Light" w:cs="Times New Roman"/>
          <w:sz w:val="24"/>
          <w:szCs w:val="24"/>
          <w:shd w:val="clear" w:color="auto" w:fill="auto"/>
          <w:lang w:val="es-MX"/>
        </w:rPr>
        <w:t>.</w:t>
      </w:r>
    </w:p>
    <w:p w14:paraId="037C2666" w14:textId="164088E6" w:rsidR="00CF3E53" w:rsidRPr="00DE605E" w:rsidRDefault="00CF3E53" w:rsidP="00DE605E">
      <w:pPr>
        <w:pStyle w:val="incisoa"/>
        <w:spacing w:before="0" w:after="0"/>
        <w:rPr>
          <w:rFonts w:ascii="Univers 45 Light" w:hAnsi="Univers 45 Light" w:cs="Times New Roman"/>
          <w:sz w:val="24"/>
          <w:szCs w:val="24"/>
          <w:shd w:val="clear" w:color="auto" w:fill="auto"/>
          <w:lang w:val="es-MX"/>
        </w:rPr>
      </w:pPr>
      <w:r w:rsidRPr="005D2B20">
        <w:rPr>
          <w:rFonts w:ascii="Univers 45 Light" w:hAnsi="Univers 45 Light" w:cs="Times New Roman"/>
          <w:b/>
          <w:sz w:val="24"/>
          <w:szCs w:val="24"/>
          <w:highlight w:val="green"/>
          <w:shd w:val="clear" w:color="auto" w:fill="auto"/>
          <w:lang w:val="es-MX"/>
          <w:rPrChange w:id="912" w:author="Valeria Tapia " w:date="2026-10-04T21:10:00Z">
            <w:rPr>
              <w:rFonts w:ascii="Univers 45 Light" w:hAnsi="Univers 45 Light" w:cs="Times New Roman"/>
              <w:b/>
              <w:sz w:val="24"/>
              <w:szCs w:val="24"/>
              <w:shd w:val="clear" w:color="auto" w:fill="auto"/>
              <w:lang w:val="es-MX"/>
            </w:rPr>
          </w:rPrChange>
        </w:rPr>
        <w:t>M</w:t>
      </w:r>
      <w:ins w:id="913" w:author="Valeria Tapia " w:date="2026-10-04T21:09:00Z">
        <w:r w:rsidR="005D2B20" w:rsidRPr="005D2B20">
          <w:rPr>
            <w:rFonts w:ascii="Univers 45 Light" w:hAnsi="Univers 45 Light" w:cs="Times New Roman"/>
            <w:b/>
            <w:sz w:val="24"/>
            <w:szCs w:val="24"/>
            <w:highlight w:val="green"/>
            <w:shd w:val="clear" w:color="auto" w:fill="auto"/>
            <w:lang w:val="es-MX"/>
            <w:rPrChange w:id="914" w:author="Valeria Tapia " w:date="2026-10-04T21:10:00Z">
              <w:rPr>
                <w:rFonts w:ascii="Univers 45 Light" w:hAnsi="Univers 45 Light" w:cs="Times New Roman"/>
                <w:b/>
                <w:color w:val="1F497D" w:themeColor="text2"/>
                <w:sz w:val="24"/>
                <w:szCs w:val="24"/>
                <w:shd w:val="clear" w:color="auto" w:fill="auto"/>
                <w:lang w:val="es-MX"/>
              </w:rPr>
            </w:rPrChange>
          </w:rPr>
          <w:t>RE:</w:t>
        </w:r>
        <w:r w:rsidR="005D2B20" w:rsidRPr="005D2B20">
          <w:rPr>
            <w:rFonts w:ascii="Univers 45 Light" w:hAnsi="Univers 45 Light" w:cs="Times New Roman"/>
            <w:sz w:val="24"/>
            <w:szCs w:val="24"/>
            <w:highlight w:val="green"/>
            <w:shd w:val="clear" w:color="auto" w:fill="auto"/>
            <w:lang w:val="es-MX"/>
            <w:rPrChange w:id="915" w:author="Valeria Tapia " w:date="2026-10-04T21:10:00Z">
              <w:rPr>
                <w:rFonts w:ascii="Univers 45 Light" w:hAnsi="Univers 45 Light" w:cs="Times New Roman"/>
                <w:b/>
                <w:color w:val="1F497D" w:themeColor="text2"/>
                <w:sz w:val="24"/>
                <w:szCs w:val="24"/>
                <w:shd w:val="clear" w:color="auto" w:fill="auto"/>
                <w:lang w:val="es-MX"/>
              </w:rPr>
            </w:rPrChange>
          </w:rPr>
          <w:t xml:space="preserve"> Ministerio de Relaciones Exteriores</w:t>
        </w:r>
      </w:ins>
      <w:del w:id="916" w:author="Valeria Tapia " w:date="2026-10-04T21:09:00Z">
        <w:r w:rsidRPr="005D2B20" w:rsidDel="005D2B20">
          <w:rPr>
            <w:rFonts w:ascii="Univers 45 Light" w:hAnsi="Univers 45 Light" w:cs="Times New Roman"/>
            <w:sz w:val="24"/>
            <w:szCs w:val="24"/>
            <w:highlight w:val="green"/>
            <w:shd w:val="clear" w:color="auto" w:fill="auto"/>
            <w:lang w:val="es-MX"/>
            <w:rPrChange w:id="917" w:author="Valeria Tapia " w:date="2026-10-04T21:10:00Z">
              <w:rPr>
                <w:rFonts w:ascii="Univers 45 Light" w:hAnsi="Univers 45 Light" w:cs="Times New Roman"/>
                <w:b/>
                <w:sz w:val="24"/>
                <w:szCs w:val="24"/>
                <w:shd w:val="clear" w:color="auto" w:fill="auto"/>
                <w:lang w:val="es-MX"/>
              </w:rPr>
            </w:rPrChange>
          </w:rPr>
          <w:delText>CDyD</w:delText>
        </w:r>
        <w:r w:rsidRPr="00F61658" w:rsidDel="005D2B20">
          <w:rPr>
            <w:rFonts w:ascii="Univers 45 Light" w:hAnsi="Univers 45 Light" w:cs="Times New Roman"/>
            <w:b/>
            <w:color w:val="1F497D" w:themeColor="text2"/>
            <w:sz w:val="24"/>
            <w:szCs w:val="24"/>
            <w:shd w:val="clear" w:color="auto" w:fill="auto"/>
            <w:lang w:val="es-MX"/>
            <w:rPrChange w:id="918" w:author="Renato Lopez Choque" w:date="2026-09-17T18:20:00Z">
              <w:rPr>
                <w:rFonts w:ascii="Univers 45 Light" w:hAnsi="Univers 45 Light" w:cs="Times New Roman"/>
                <w:b/>
                <w:sz w:val="24"/>
                <w:szCs w:val="24"/>
                <w:shd w:val="clear" w:color="auto" w:fill="auto"/>
                <w:lang w:val="es-MX"/>
              </w:rPr>
            </w:rPrChange>
          </w:rPr>
          <w:delText xml:space="preserve">: </w:delText>
        </w:r>
        <w:r w:rsidRPr="00F61658" w:rsidDel="005D2B20">
          <w:rPr>
            <w:rFonts w:ascii="Univers 45 Light" w:hAnsi="Univers 45 Light" w:cs="Times New Roman"/>
            <w:color w:val="1F497D" w:themeColor="text2"/>
            <w:sz w:val="24"/>
            <w:szCs w:val="24"/>
            <w:shd w:val="clear" w:color="auto" w:fill="auto"/>
            <w:lang w:val="es-MX"/>
            <w:rPrChange w:id="919" w:author="Renato Lopez Choque" w:date="2026-09-17T18:20:00Z">
              <w:rPr>
                <w:rFonts w:ascii="Univers 45 Light" w:hAnsi="Univers 45 Light" w:cs="Times New Roman"/>
                <w:sz w:val="24"/>
                <w:szCs w:val="24"/>
                <w:shd w:val="clear" w:color="auto" w:fill="auto"/>
                <w:lang w:val="es-MX"/>
              </w:rPr>
            </w:rPrChange>
          </w:rPr>
          <w:delText>Ministerio d</w:delText>
        </w:r>
        <w:r w:rsidR="00C57B12" w:rsidRPr="00F61658" w:rsidDel="005D2B20">
          <w:rPr>
            <w:rFonts w:ascii="Univers 45 Light" w:hAnsi="Univers 45 Light" w:cs="Times New Roman"/>
            <w:color w:val="1F497D" w:themeColor="text2"/>
            <w:sz w:val="24"/>
            <w:szCs w:val="24"/>
            <w:shd w:val="clear" w:color="auto" w:fill="auto"/>
            <w:lang w:val="es-MX"/>
            <w:rPrChange w:id="920" w:author="Renato Lopez Choque" w:date="2026-09-17T18:20:00Z">
              <w:rPr>
                <w:rFonts w:ascii="Univers 45 Light" w:hAnsi="Univers 45 Light" w:cs="Times New Roman"/>
                <w:sz w:val="24"/>
                <w:szCs w:val="24"/>
                <w:shd w:val="clear" w:color="auto" w:fill="auto"/>
                <w:lang w:val="es-MX"/>
              </w:rPr>
            </w:rPrChange>
          </w:rPr>
          <w:delText>e Culturas Descolonización y</w:delText>
        </w:r>
        <w:r w:rsidRPr="00F61658" w:rsidDel="005D2B20">
          <w:rPr>
            <w:rFonts w:ascii="Univers 45 Light" w:hAnsi="Univers 45 Light" w:cs="Times New Roman"/>
            <w:color w:val="1F497D" w:themeColor="text2"/>
            <w:sz w:val="24"/>
            <w:szCs w:val="24"/>
            <w:shd w:val="clear" w:color="auto" w:fill="auto"/>
            <w:lang w:val="es-MX"/>
            <w:rPrChange w:id="921" w:author="Renato Lopez Choque" w:date="2026-09-17T18:20:00Z">
              <w:rPr>
                <w:rFonts w:ascii="Univers 45 Light" w:hAnsi="Univers 45 Light" w:cs="Times New Roman"/>
                <w:sz w:val="24"/>
                <w:szCs w:val="24"/>
                <w:shd w:val="clear" w:color="auto" w:fill="auto"/>
                <w:lang w:val="es-MX"/>
              </w:rPr>
            </w:rPrChange>
          </w:rPr>
          <w:delText xml:space="preserve"> Despatriarcalización</w:delText>
        </w:r>
      </w:del>
    </w:p>
    <w:p w14:paraId="466E3BF2" w14:textId="77777777" w:rsidR="007250D1" w:rsidRPr="00F073C2" w:rsidRDefault="007250D1" w:rsidP="00DE605E">
      <w:pPr>
        <w:pStyle w:val="incisoa"/>
        <w:spacing w:before="0" w:after="0"/>
        <w:rPr>
          <w:b/>
          <w:szCs w:val="24"/>
          <w:lang w:val="es-MX"/>
        </w:rPr>
      </w:pPr>
      <w:r w:rsidRPr="00F073C2">
        <w:rPr>
          <w:rFonts w:ascii="Univers 45 Light" w:hAnsi="Univers 45 Light" w:cs="Times New Roman"/>
          <w:b/>
          <w:sz w:val="24"/>
          <w:szCs w:val="24"/>
          <w:shd w:val="clear" w:color="auto" w:fill="auto"/>
          <w:lang w:val="es-MX"/>
        </w:rPr>
        <w:t xml:space="preserve">MD: </w:t>
      </w:r>
      <w:r w:rsidRPr="00F073C2">
        <w:rPr>
          <w:rFonts w:ascii="Univers 45 Light" w:hAnsi="Univers 45 Light" w:cs="Times New Roman"/>
          <w:sz w:val="24"/>
          <w:szCs w:val="24"/>
          <w:shd w:val="clear" w:color="auto" w:fill="auto"/>
          <w:lang w:val="es-MX"/>
        </w:rPr>
        <w:t>Ministerio de Defensa</w:t>
      </w:r>
      <w:r w:rsidRPr="00F073C2">
        <w:rPr>
          <w:rFonts w:ascii="Univers 45 Light" w:hAnsi="Univers 45 Light" w:cs="Times New Roman"/>
          <w:b/>
          <w:sz w:val="24"/>
          <w:szCs w:val="24"/>
          <w:shd w:val="clear" w:color="auto" w:fill="auto"/>
          <w:lang w:val="es-MX"/>
        </w:rPr>
        <w:t>.</w:t>
      </w:r>
    </w:p>
    <w:p w14:paraId="79CC5563"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MEFP: </w:t>
      </w:r>
      <w:r w:rsidRPr="00F073C2">
        <w:rPr>
          <w:rFonts w:ascii="Univers 45 Light" w:hAnsi="Univers 45 Light" w:cs="Times New Roman"/>
          <w:sz w:val="24"/>
          <w:szCs w:val="24"/>
          <w:shd w:val="clear" w:color="auto" w:fill="auto"/>
          <w:lang w:val="es-MX"/>
        </w:rPr>
        <w:t>Ministerio de Economía y Finanzas Públicas.</w:t>
      </w:r>
    </w:p>
    <w:p w14:paraId="2EF49DB1" w14:textId="0FD289B1" w:rsidR="007250D1" w:rsidRPr="00F61658" w:rsidRDefault="007250D1" w:rsidP="00DE605E">
      <w:pPr>
        <w:pStyle w:val="incisoa"/>
        <w:spacing w:before="0" w:after="0"/>
        <w:rPr>
          <w:rFonts w:ascii="Univers 45 Light" w:hAnsi="Univers 45 Light" w:cs="Times New Roman"/>
          <w:b/>
          <w:sz w:val="24"/>
          <w:szCs w:val="24"/>
          <w:shd w:val="clear" w:color="auto" w:fill="auto"/>
          <w:lang w:val="es-MX"/>
        </w:rPr>
      </w:pPr>
      <w:r w:rsidRPr="005D2B20">
        <w:rPr>
          <w:rFonts w:ascii="Univers 45 Light" w:hAnsi="Univers 45 Light" w:cs="Times New Roman"/>
          <w:b/>
          <w:sz w:val="24"/>
          <w:szCs w:val="24"/>
          <w:highlight w:val="green"/>
          <w:shd w:val="clear" w:color="auto" w:fill="auto"/>
          <w:lang w:val="es-MX"/>
          <w:rPrChange w:id="922" w:author="Valeria Tapia " w:date="2026-10-04T21:10:00Z">
            <w:rPr>
              <w:rFonts w:ascii="Univers 45 Light" w:hAnsi="Univers 45 Light" w:cs="Times New Roman"/>
              <w:b/>
              <w:sz w:val="24"/>
              <w:szCs w:val="24"/>
              <w:shd w:val="clear" w:color="auto" w:fill="auto"/>
              <w:lang w:val="es-MX"/>
            </w:rPr>
          </w:rPrChange>
        </w:rPr>
        <w:t>M</w:t>
      </w:r>
      <w:ins w:id="923" w:author="Renato Lopez Choque" w:date="2026-09-17T18:20:00Z">
        <w:r w:rsidR="00F61658" w:rsidRPr="005D2B20">
          <w:rPr>
            <w:rFonts w:ascii="Univers 45 Light" w:hAnsi="Univers 45 Light" w:cs="Times New Roman"/>
            <w:b/>
            <w:sz w:val="24"/>
            <w:szCs w:val="24"/>
            <w:highlight w:val="green"/>
            <w:shd w:val="clear" w:color="auto" w:fill="auto"/>
            <w:lang w:val="es-MX"/>
            <w:rPrChange w:id="924" w:author="Valeria Tapia " w:date="2026-10-04T21:10:00Z">
              <w:rPr>
                <w:rFonts w:ascii="Univers 45 Light" w:hAnsi="Univers 45 Light" w:cs="Times New Roman"/>
                <w:b/>
                <w:sz w:val="24"/>
                <w:szCs w:val="24"/>
                <w:shd w:val="clear" w:color="auto" w:fill="auto"/>
                <w:lang w:val="es-MX"/>
              </w:rPr>
            </w:rPrChange>
          </w:rPr>
          <w:t>PSM</w:t>
        </w:r>
      </w:ins>
      <w:del w:id="925" w:author="Renato Lopez Choque" w:date="2026-09-17T18:20:00Z">
        <w:r w:rsidRPr="005D2B20" w:rsidDel="00F61658">
          <w:rPr>
            <w:rFonts w:ascii="Univers 45 Light" w:hAnsi="Univers 45 Light" w:cs="Times New Roman"/>
            <w:b/>
            <w:sz w:val="24"/>
            <w:szCs w:val="24"/>
            <w:highlight w:val="green"/>
            <w:shd w:val="clear" w:color="auto" w:fill="auto"/>
            <w:lang w:val="es-MX"/>
            <w:rPrChange w:id="926" w:author="Valeria Tapia " w:date="2026-10-04T21:10:00Z">
              <w:rPr>
                <w:rFonts w:ascii="Univers 45 Light" w:hAnsi="Univers 45 Light" w:cs="Times New Roman"/>
                <w:b/>
                <w:sz w:val="24"/>
                <w:szCs w:val="24"/>
                <w:shd w:val="clear" w:color="auto" w:fill="auto"/>
                <w:lang w:val="es-MX"/>
              </w:rPr>
            </w:rPrChange>
          </w:rPr>
          <w:delText>M</w:delText>
        </w:r>
      </w:del>
      <w:r w:rsidRPr="005D2B20">
        <w:rPr>
          <w:rFonts w:ascii="Univers 45 Light" w:hAnsi="Univers 45 Light" w:cs="Times New Roman"/>
          <w:b/>
          <w:sz w:val="24"/>
          <w:szCs w:val="24"/>
          <w:highlight w:val="green"/>
          <w:shd w:val="clear" w:color="auto" w:fill="auto"/>
          <w:lang w:val="es-MX"/>
          <w:rPrChange w:id="927" w:author="Valeria Tapia " w:date="2026-10-04T21:10:00Z">
            <w:rPr>
              <w:rFonts w:ascii="Univers 45 Light" w:hAnsi="Univers 45 Light" w:cs="Times New Roman"/>
              <w:b/>
              <w:sz w:val="24"/>
              <w:szCs w:val="24"/>
              <w:shd w:val="clear" w:color="auto" w:fill="auto"/>
              <w:lang w:val="es-MX"/>
            </w:rPr>
          </w:rPrChange>
        </w:rPr>
        <w:t>A</w:t>
      </w:r>
      <w:ins w:id="928" w:author="Renato Lopez Choque" w:date="2026-09-17T18:21:00Z">
        <w:r w:rsidR="00F61658" w:rsidRPr="005D2B20">
          <w:rPr>
            <w:rFonts w:ascii="Univers 45 Light" w:hAnsi="Univers 45 Light" w:cs="Times New Roman"/>
            <w:b/>
            <w:sz w:val="24"/>
            <w:szCs w:val="24"/>
            <w:highlight w:val="green"/>
            <w:shd w:val="clear" w:color="auto" w:fill="auto"/>
            <w:lang w:val="es-MX"/>
            <w:rPrChange w:id="929" w:author="Valeria Tapia " w:date="2026-10-04T21:10:00Z">
              <w:rPr>
                <w:rFonts w:ascii="Univers 45 Light" w:hAnsi="Univers 45 Light" w:cs="Times New Roman"/>
                <w:b/>
                <w:color w:val="1F497D" w:themeColor="text2"/>
                <w:sz w:val="24"/>
                <w:szCs w:val="24"/>
                <w:shd w:val="clear" w:color="auto" w:fill="auto"/>
                <w:lang w:val="es-MX"/>
              </w:rPr>
            </w:rPrChange>
          </w:rPr>
          <w:t>y</w:t>
        </w:r>
      </w:ins>
      <w:del w:id="930" w:author="Renato Lopez Choque" w:date="2026-09-17T18:21:00Z">
        <w:r w:rsidRPr="005D2B20" w:rsidDel="00F61658">
          <w:rPr>
            <w:rFonts w:ascii="Univers 45 Light" w:hAnsi="Univers 45 Light" w:cs="Times New Roman"/>
            <w:b/>
            <w:sz w:val="24"/>
            <w:szCs w:val="24"/>
            <w:highlight w:val="green"/>
            <w:shd w:val="clear" w:color="auto" w:fill="auto"/>
            <w:lang w:val="es-MX"/>
            <w:rPrChange w:id="931" w:author="Valeria Tapia " w:date="2026-10-04T21:10:00Z">
              <w:rPr>
                <w:rFonts w:ascii="Univers 45 Light" w:hAnsi="Univers 45 Light" w:cs="Times New Roman"/>
                <w:b/>
                <w:sz w:val="24"/>
                <w:szCs w:val="24"/>
                <w:shd w:val="clear" w:color="auto" w:fill="auto"/>
                <w:lang w:val="es-MX"/>
              </w:rPr>
            </w:rPrChange>
          </w:rPr>
          <w:delText>Y</w:delText>
        </w:r>
      </w:del>
      <w:r w:rsidRPr="005D2B20">
        <w:rPr>
          <w:rFonts w:ascii="Univers 45 Light" w:hAnsi="Univers 45 Light" w:cs="Times New Roman"/>
          <w:b/>
          <w:sz w:val="24"/>
          <w:szCs w:val="24"/>
          <w:highlight w:val="green"/>
          <w:shd w:val="clear" w:color="auto" w:fill="auto"/>
          <w:lang w:val="es-MX"/>
          <w:rPrChange w:id="932" w:author="Valeria Tapia " w:date="2026-10-04T21:10:00Z">
            <w:rPr>
              <w:rFonts w:ascii="Univers 45 Light" w:hAnsi="Univers 45 Light" w:cs="Times New Roman"/>
              <w:b/>
              <w:sz w:val="24"/>
              <w:szCs w:val="24"/>
              <w:shd w:val="clear" w:color="auto" w:fill="auto"/>
              <w:lang w:val="es-MX"/>
            </w:rPr>
          </w:rPrChange>
        </w:rPr>
        <w:t xml:space="preserve">A: </w:t>
      </w:r>
      <w:r w:rsidRPr="005D2B20">
        <w:rPr>
          <w:rFonts w:ascii="Univers 45 Light" w:hAnsi="Univers 45 Light" w:cs="Times New Roman"/>
          <w:sz w:val="24"/>
          <w:szCs w:val="24"/>
          <w:highlight w:val="green"/>
          <w:shd w:val="clear" w:color="auto" w:fill="auto"/>
          <w:lang w:val="es-MX"/>
          <w:rPrChange w:id="933" w:author="Valeria Tapia " w:date="2026-10-04T21:10:00Z">
            <w:rPr>
              <w:rFonts w:ascii="Univers 45 Light" w:hAnsi="Univers 45 Light" w:cs="Times New Roman"/>
              <w:sz w:val="24"/>
              <w:szCs w:val="24"/>
              <w:shd w:val="clear" w:color="auto" w:fill="auto"/>
              <w:lang w:val="es-MX"/>
            </w:rPr>
          </w:rPrChange>
        </w:rPr>
        <w:t xml:space="preserve">Ministerio de </w:t>
      </w:r>
      <w:del w:id="934" w:author="Renato Lopez Choque" w:date="2026-09-17T18:20:00Z">
        <w:r w:rsidRPr="005D2B20" w:rsidDel="00F61658">
          <w:rPr>
            <w:rFonts w:ascii="Univers 45 Light" w:hAnsi="Univers 45 Light" w:cs="Times New Roman"/>
            <w:sz w:val="24"/>
            <w:szCs w:val="24"/>
            <w:highlight w:val="green"/>
            <w:shd w:val="clear" w:color="auto" w:fill="auto"/>
            <w:lang w:val="es-MX"/>
            <w:rPrChange w:id="935" w:author="Valeria Tapia " w:date="2026-10-04T21:10:00Z">
              <w:rPr>
                <w:rFonts w:ascii="Univers 45 Light" w:hAnsi="Univers 45 Light" w:cs="Times New Roman"/>
                <w:sz w:val="24"/>
                <w:szCs w:val="24"/>
                <w:shd w:val="clear" w:color="auto" w:fill="auto"/>
                <w:lang w:val="es-MX"/>
              </w:rPr>
            </w:rPrChange>
          </w:rPr>
          <w:delText>Medio Ambiente y Agua</w:delText>
        </w:r>
      </w:del>
      <w:ins w:id="936" w:author="Renato Lopez Choque" w:date="2026-09-17T18:20:00Z">
        <w:r w:rsidR="00F61658" w:rsidRPr="005D2B20">
          <w:rPr>
            <w:rFonts w:ascii="Univers 45 Light" w:hAnsi="Univers 45 Light" w:cs="Times New Roman"/>
            <w:sz w:val="24"/>
            <w:szCs w:val="24"/>
            <w:highlight w:val="green"/>
            <w:shd w:val="clear" w:color="auto" w:fill="auto"/>
            <w:lang w:val="es-MX"/>
            <w:rPrChange w:id="937" w:author="Valeria Tapia " w:date="2026-10-04T21:10:00Z">
              <w:rPr>
                <w:rFonts w:ascii="Univers 45 Light" w:hAnsi="Univers 45 Light" w:cs="Times New Roman"/>
                <w:sz w:val="24"/>
                <w:szCs w:val="24"/>
                <w:shd w:val="clear" w:color="auto" w:fill="auto"/>
                <w:lang w:val="es-MX"/>
              </w:rPr>
            </w:rPrChange>
          </w:rPr>
          <w:t>Producción Sostenible, Medio Ambiente y Agua</w:t>
        </w:r>
      </w:ins>
      <w:r w:rsidRPr="005D2B20">
        <w:rPr>
          <w:rFonts w:ascii="Univers 45 Light" w:hAnsi="Univers 45 Light" w:cs="Times New Roman"/>
          <w:sz w:val="24"/>
          <w:szCs w:val="24"/>
          <w:highlight w:val="green"/>
          <w:shd w:val="clear" w:color="auto" w:fill="auto"/>
          <w:lang w:val="es-MX"/>
          <w:rPrChange w:id="938" w:author="Valeria Tapia " w:date="2026-10-04T21:10:00Z">
            <w:rPr>
              <w:rFonts w:ascii="Univers 45 Light" w:hAnsi="Univers 45 Light" w:cs="Times New Roman"/>
              <w:sz w:val="24"/>
              <w:szCs w:val="24"/>
              <w:shd w:val="clear" w:color="auto" w:fill="auto"/>
              <w:lang w:val="es-MX"/>
            </w:rPr>
          </w:rPrChange>
        </w:rPr>
        <w:t>.</w:t>
      </w:r>
    </w:p>
    <w:p w14:paraId="67B6AE54" w14:textId="589F4284" w:rsidR="00454FF0" w:rsidRPr="00F61658" w:rsidRDefault="00454FF0" w:rsidP="00DE605E">
      <w:pPr>
        <w:pStyle w:val="incisoa"/>
        <w:spacing w:before="0" w:after="0"/>
        <w:rPr>
          <w:rFonts w:ascii="Univers 45 Light" w:hAnsi="Univers 45 Light"/>
          <w:sz w:val="24"/>
          <w:szCs w:val="24"/>
          <w:lang w:val="es-MX"/>
        </w:rPr>
      </w:pPr>
      <w:r w:rsidRPr="00F61658">
        <w:rPr>
          <w:rFonts w:ascii="Univers 45 Light" w:hAnsi="Univers 45 Light"/>
          <w:b/>
          <w:sz w:val="24"/>
          <w:szCs w:val="24"/>
          <w:lang w:val="es-MX"/>
        </w:rPr>
        <w:t xml:space="preserve">OCE: </w:t>
      </w:r>
      <w:r w:rsidRPr="00F61658">
        <w:rPr>
          <w:rFonts w:ascii="Univers 45 Light" w:hAnsi="Univers 45 Light"/>
          <w:sz w:val="24"/>
          <w:szCs w:val="24"/>
          <w:lang w:val="es-MX"/>
        </w:rPr>
        <w:t>Operador de Comercio Exterior</w:t>
      </w:r>
      <w:r w:rsidR="006977CD" w:rsidRPr="00F61658">
        <w:rPr>
          <w:rFonts w:ascii="Univers 45 Light" w:hAnsi="Univers 45 Light"/>
          <w:sz w:val="24"/>
          <w:szCs w:val="24"/>
          <w:lang w:val="es-MX"/>
        </w:rPr>
        <w:t>.</w:t>
      </w:r>
    </w:p>
    <w:p w14:paraId="59D374EC" w14:textId="6072A0AE" w:rsidR="00841B56" w:rsidRPr="00DE605E" w:rsidRDefault="00841B56" w:rsidP="00DE605E">
      <w:pPr>
        <w:pStyle w:val="incisoa"/>
        <w:spacing w:before="0" w:after="0"/>
        <w:rPr>
          <w:rFonts w:ascii="Univers 45 Light" w:hAnsi="Univers 45 Light"/>
          <w:sz w:val="24"/>
          <w:szCs w:val="24"/>
          <w:lang w:val="es-MX"/>
        </w:rPr>
      </w:pPr>
      <w:r w:rsidRPr="00841B56">
        <w:rPr>
          <w:rFonts w:ascii="Univers 45 Light" w:hAnsi="Univers 45 Light"/>
          <w:b/>
          <w:sz w:val="24"/>
          <w:szCs w:val="24"/>
          <w:lang w:val="es-MX"/>
        </w:rPr>
        <w:t>QR:</w:t>
      </w:r>
      <w:r>
        <w:rPr>
          <w:rFonts w:ascii="Univers 45 Light" w:hAnsi="Univers 45 Light"/>
          <w:sz w:val="24"/>
          <w:szCs w:val="24"/>
          <w:lang w:val="es-MX"/>
        </w:rPr>
        <w:t xml:space="preserve"> </w:t>
      </w:r>
      <w:r w:rsidRPr="00841B56">
        <w:rPr>
          <w:rFonts w:ascii="Univers 45 Light" w:hAnsi="Univers 45 Light"/>
          <w:sz w:val="24"/>
          <w:szCs w:val="24"/>
          <w:lang w:val="es-MX"/>
        </w:rPr>
        <w:t>Quick Response</w:t>
      </w:r>
      <w:r>
        <w:rPr>
          <w:rFonts w:ascii="Univers 45 Light" w:hAnsi="Univers 45 Light"/>
          <w:sz w:val="24"/>
          <w:szCs w:val="24"/>
          <w:lang w:val="es-MX"/>
        </w:rPr>
        <w:t xml:space="preserve"> (</w:t>
      </w:r>
      <w:r w:rsidRPr="00841B56">
        <w:rPr>
          <w:rFonts w:ascii="Univers 45 Light" w:hAnsi="Univers 45 Light"/>
          <w:sz w:val="24"/>
          <w:szCs w:val="24"/>
          <w:lang w:val="es-MX"/>
        </w:rPr>
        <w:t>código de respuesta rápida</w:t>
      </w:r>
      <w:r>
        <w:rPr>
          <w:rFonts w:ascii="Univers 45 Light" w:hAnsi="Univers 45 Light"/>
          <w:sz w:val="24"/>
          <w:szCs w:val="24"/>
          <w:lang w:val="es-MX"/>
        </w:rPr>
        <w:t>)</w:t>
      </w:r>
    </w:p>
    <w:p w14:paraId="19DD0266" w14:textId="778409EA" w:rsidR="009E0E3B" w:rsidRDefault="009E0E3B" w:rsidP="00DE605E">
      <w:pPr>
        <w:pStyle w:val="incisoa"/>
        <w:spacing w:before="0" w:after="0"/>
        <w:rPr>
          <w:ins w:id="939" w:author="Valeria Tapia" w:date="2026-10-05T09:52:00Z"/>
          <w:rFonts w:ascii="Univers 45 Light" w:hAnsi="Univers 45 Light" w:cs="Times New Roman"/>
          <w:b/>
          <w:sz w:val="24"/>
          <w:szCs w:val="24"/>
          <w:shd w:val="clear" w:color="auto" w:fill="auto"/>
          <w:lang w:val="es-MX"/>
        </w:rPr>
      </w:pPr>
      <w:ins w:id="940" w:author="Valeria Tapia" w:date="2026-10-05T09:52:00Z">
        <w:r>
          <w:rPr>
            <w:b/>
            <w:color w:val="FF0000"/>
            <w:szCs w:val="24"/>
            <w:highlight w:val="cyan"/>
            <w:lang w:val="es-MX"/>
          </w:rPr>
          <w:t xml:space="preserve">RUOCE: </w:t>
        </w:r>
        <w:r w:rsidRPr="009E0E3B">
          <w:rPr>
            <w:color w:val="FF0000"/>
            <w:szCs w:val="24"/>
            <w:highlight w:val="cyan"/>
            <w:lang w:val="es-MX"/>
            <w:rPrChange w:id="941" w:author="Valeria Tapia" w:date="2026-10-05T09:52:00Z">
              <w:rPr>
                <w:rFonts w:ascii="Univers 45 Light" w:hAnsi="Univers 45 Light" w:cs="Times New Roman"/>
                <w:b/>
                <w:color w:val="FF0000"/>
                <w:sz w:val="24"/>
                <w:szCs w:val="24"/>
                <w:highlight w:val="cyan"/>
                <w:shd w:val="clear" w:color="auto" w:fill="auto"/>
                <w:lang w:val="es-MX"/>
              </w:rPr>
            </w:rPrChange>
          </w:rPr>
          <w:t>Registro Único de Operadores de Comercio Exterior</w:t>
        </w:r>
      </w:ins>
    </w:p>
    <w:p w14:paraId="69C659AE"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SENARECOM: </w:t>
      </w:r>
      <w:r w:rsidRPr="00F073C2">
        <w:rPr>
          <w:rFonts w:ascii="Univers 45 Light" w:hAnsi="Univers 45 Light" w:cs="Times New Roman"/>
          <w:sz w:val="24"/>
          <w:szCs w:val="24"/>
          <w:shd w:val="clear" w:color="auto" w:fill="auto"/>
          <w:lang w:val="es-MX"/>
        </w:rPr>
        <w:t>Servicio Nacional de Registro y Control de Comercialización de Minerales y Metales.</w:t>
      </w:r>
    </w:p>
    <w:p w14:paraId="796B4C89"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SENASAG: </w:t>
      </w:r>
      <w:r w:rsidRPr="00F073C2">
        <w:rPr>
          <w:rFonts w:ascii="Univers 45 Light" w:hAnsi="Univers 45 Light" w:cs="Times New Roman"/>
          <w:sz w:val="24"/>
          <w:szCs w:val="24"/>
          <w:shd w:val="clear" w:color="auto" w:fill="auto"/>
          <w:lang w:val="es-MX"/>
        </w:rPr>
        <w:t>Servicio Nacional de Sanidad Agropecuaria e Inocuidad Alimentaria.</w:t>
      </w:r>
    </w:p>
    <w:p w14:paraId="24642C4A"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SENAVEX: </w:t>
      </w:r>
      <w:r w:rsidRPr="00F073C2">
        <w:rPr>
          <w:rFonts w:ascii="Univers 45 Light" w:hAnsi="Univers 45 Light" w:cs="Times New Roman"/>
          <w:sz w:val="24"/>
          <w:szCs w:val="24"/>
          <w:shd w:val="clear" w:color="auto" w:fill="auto"/>
          <w:lang w:val="es-MX"/>
        </w:rPr>
        <w:t>Servicio Nacional de Verificación de Exportaciones.</w:t>
      </w:r>
    </w:p>
    <w:p w14:paraId="3203EAED"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SEPREC: </w:t>
      </w:r>
      <w:r w:rsidRPr="00F073C2">
        <w:rPr>
          <w:rFonts w:ascii="Univers 45 Light" w:hAnsi="Univers 45 Light" w:cs="Times New Roman"/>
          <w:sz w:val="24"/>
          <w:szCs w:val="24"/>
          <w:shd w:val="clear" w:color="auto" w:fill="auto"/>
          <w:lang w:val="es-MX"/>
        </w:rPr>
        <w:t>Servicio Plurinacional de Registro de Comercio.</w:t>
      </w:r>
    </w:p>
    <w:p w14:paraId="5B5849FB" w14:textId="77777777" w:rsidR="007250D1" w:rsidRPr="00F073C2" w:rsidRDefault="007250D1" w:rsidP="00DE605E">
      <w:pPr>
        <w:pStyle w:val="incisoa"/>
        <w:spacing w:before="0" w:after="0"/>
        <w:rPr>
          <w:rFonts w:ascii="Univers 45 Light" w:hAnsi="Univers 45 Light" w:cs="Times New Roman"/>
          <w:b/>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SIN: </w:t>
      </w:r>
      <w:r w:rsidRPr="00F073C2">
        <w:rPr>
          <w:rFonts w:ascii="Univers 45 Light" w:hAnsi="Univers 45 Light" w:cs="Times New Roman"/>
          <w:sz w:val="24"/>
          <w:szCs w:val="24"/>
          <w:shd w:val="clear" w:color="auto" w:fill="auto"/>
          <w:lang w:val="es-MX"/>
        </w:rPr>
        <w:t>Servicio de Impuestos Nacionales</w:t>
      </w:r>
      <w:r w:rsidRPr="00F073C2">
        <w:rPr>
          <w:rFonts w:ascii="Univers 45 Light" w:hAnsi="Univers 45 Light" w:cs="Times New Roman"/>
          <w:b/>
          <w:sz w:val="24"/>
          <w:szCs w:val="24"/>
          <w:shd w:val="clear" w:color="auto" w:fill="auto"/>
          <w:lang w:val="es-MX"/>
        </w:rPr>
        <w:t>.</w:t>
      </w:r>
    </w:p>
    <w:p w14:paraId="651B11C0"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SUMA: </w:t>
      </w:r>
      <w:r w:rsidRPr="00F073C2">
        <w:rPr>
          <w:rFonts w:ascii="Univers 45 Light" w:hAnsi="Univers 45 Light" w:cs="Times New Roman"/>
          <w:sz w:val="24"/>
          <w:szCs w:val="24"/>
          <w:shd w:val="clear" w:color="auto" w:fill="auto"/>
          <w:lang w:val="es-MX"/>
        </w:rPr>
        <w:t>Sistema Único de Modernización Aduanera.</w:t>
      </w:r>
    </w:p>
    <w:p w14:paraId="5A84DE59"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VCLI: </w:t>
      </w:r>
      <w:r w:rsidRPr="00F073C2">
        <w:rPr>
          <w:rFonts w:ascii="Univers 45 Light" w:hAnsi="Univers 45 Light" w:cs="Times New Roman"/>
          <w:sz w:val="24"/>
          <w:szCs w:val="24"/>
          <w:shd w:val="clear" w:color="auto" w:fill="auto"/>
          <w:lang w:val="es-MX"/>
        </w:rPr>
        <w:t>Viceministerio de Comercio y Logística Interna.</w:t>
      </w:r>
    </w:p>
    <w:p w14:paraId="21FDB286" w14:textId="45008EF1"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V</w:t>
      </w:r>
      <w:r w:rsidR="001B16D7" w:rsidRPr="00F073C2">
        <w:rPr>
          <w:rFonts w:ascii="Univers 45 Light" w:hAnsi="Univers 45 Light" w:cs="Times New Roman"/>
          <w:b/>
          <w:sz w:val="24"/>
          <w:szCs w:val="24"/>
          <w:shd w:val="clear" w:color="auto" w:fill="auto"/>
          <w:lang w:val="es-MX"/>
        </w:rPr>
        <w:t>M</w:t>
      </w:r>
      <w:r w:rsidRPr="00F073C2">
        <w:rPr>
          <w:rFonts w:ascii="Univers 45 Light" w:hAnsi="Univers 45 Light" w:cs="Times New Roman"/>
          <w:b/>
          <w:sz w:val="24"/>
          <w:szCs w:val="24"/>
          <w:shd w:val="clear" w:color="auto" w:fill="auto"/>
          <w:lang w:val="es-MX"/>
        </w:rPr>
        <w:t xml:space="preserve">T: </w:t>
      </w:r>
      <w:r w:rsidRPr="00F073C2">
        <w:rPr>
          <w:rFonts w:ascii="Univers 45 Light" w:hAnsi="Univers 45 Light" w:cs="Times New Roman"/>
          <w:sz w:val="24"/>
          <w:szCs w:val="24"/>
          <w:shd w:val="clear" w:color="auto" w:fill="auto"/>
          <w:lang w:val="es-MX"/>
        </w:rPr>
        <w:t>Viceministerio de Transporte</w:t>
      </w:r>
      <w:r w:rsidR="001B16D7" w:rsidRPr="00F073C2">
        <w:rPr>
          <w:rFonts w:ascii="Univers 45 Light" w:hAnsi="Univers 45 Light" w:cs="Times New Roman"/>
          <w:sz w:val="24"/>
          <w:szCs w:val="24"/>
          <w:shd w:val="clear" w:color="auto" w:fill="auto"/>
          <w:lang w:val="es-MX"/>
        </w:rPr>
        <w:t>s</w:t>
      </w:r>
      <w:r w:rsidRPr="00F073C2">
        <w:rPr>
          <w:rFonts w:ascii="Univers 45 Light" w:hAnsi="Univers 45 Light" w:cs="Times New Roman"/>
          <w:sz w:val="24"/>
          <w:szCs w:val="24"/>
          <w:shd w:val="clear" w:color="auto" w:fill="auto"/>
          <w:lang w:val="es-MX"/>
        </w:rPr>
        <w:t>.</w:t>
      </w:r>
    </w:p>
    <w:p w14:paraId="1CB6729C" w14:textId="77777777" w:rsidR="007250D1" w:rsidRPr="00F073C2" w:rsidRDefault="007250D1" w:rsidP="00DE605E">
      <w:pPr>
        <w:pStyle w:val="incisoa"/>
        <w:spacing w:before="0" w:after="0"/>
        <w:rPr>
          <w:rFonts w:ascii="Univers 45 Light" w:hAnsi="Univers 45 Light" w:cs="Times New Roman"/>
          <w:sz w:val="24"/>
          <w:szCs w:val="24"/>
          <w:shd w:val="clear" w:color="auto" w:fill="auto"/>
          <w:lang w:val="es-MX"/>
        </w:rPr>
      </w:pPr>
      <w:r w:rsidRPr="00F073C2">
        <w:rPr>
          <w:rFonts w:ascii="Univers 45 Light" w:hAnsi="Univers 45 Light" w:cs="Times New Roman"/>
          <w:b/>
          <w:sz w:val="24"/>
          <w:szCs w:val="24"/>
          <w:shd w:val="clear" w:color="auto" w:fill="auto"/>
          <w:lang w:val="es-MX"/>
        </w:rPr>
        <w:t xml:space="preserve">VUCE: </w:t>
      </w:r>
      <w:r w:rsidRPr="00F073C2">
        <w:rPr>
          <w:rFonts w:ascii="Univers 45 Light" w:hAnsi="Univers 45 Light" w:cs="Times New Roman"/>
          <w:sz w:val="24"/>
          <w:szCs w:val="24"/>
          <w:shd w:val="clear" w:color="auto" w:fill="auto"/>
          <w:lang w:val="es-MX"/>
        </w:rPr>
        <w:t>Ventanilla Única de Comercio Exterior.</w:t>
      </w:r>
      <w:r w:rsidRPr="00F073C2" w:rsidDel="00EF1CF5">
        <w:rPr>
          <w:rFonts w:ascii="Univers 45 Light" w:hAnsi="Univers 45 Light" w:cs="Times New Roman"/>
          <w:sz w:val="24"/>
          <w:szCs w:val="24"/>
          <w:shd w:val="clear" w:color="auto" w:fill="auto"/>
          <w:lang w:val="es-MX"/>
        </w:rPr>
        <w:t xml:space="preserve"> </w:t>
      </w:r>
    </w:p>
    <w:p w14:paraId="1E57796E" w14:textId="77777777" w:rsidR="007250D1" w:rsidRPr="00F073C2" w:rsidRDefault="007250D1" w:rsidP="007250D1">
      <w:pPr>
        <w:rPr>
          <w:lang w:val="es-MX"/>
        </w:rPr>
      </w:pPr>
    </w:p>
    <w:p w14:paraId="1CDA31A0" w14:textId="77777777" w:rsidR="007250D1" w:rsidRPr="00F073C2" w:rsidRDefault="007250D1" w:rsidP="007250D1">
      <w:pPr>
        <w:pStyle w:val="Titulo"/>
      </w:pPr>
      <w:bookmarkStart w:id="942" w:name="_Toc178012955"/>
      <w:bookmarkStart w:id="943" w:name="_Toc197893797"/>
      <w:bookmarkStart w:id="944" w:name="_Toc206684688"/>
      <w:r w:rsidRPr="00F073C2">
        <w:t>TÍTULO II</w:t>
      </w:r>
      <w:bookmarkEnd w:id="942"/>
      <w:bookmarkEnd w:id="943"/>
      <w:bookmarkEnd w:id="944"/>
      <w:r w:rsidRPr="00F073C2">
        <w:t xml:space="preserve"> </w:t>
      </w:r>
    </w:p>
    <w:p w14:paraId="79AE9798" w14:textId="77777777" w:rsidR="007250D1" w:rsidRPr="00F073C2" w:rsidRDefault="007250D1" w:rsidP="007250D1">
      <w:pPr>
        <w:pStyle w:val="Titulo"/>
      </w:pPr>
      <w:bookmarkStart w:id="945" w:name="_Toc178012956"/>
      <w:bookmarkStart w:id="946" w:name="_Toc197893798"/>
      <w:bookmarkStart w:id="947" w:name="_Toc206684689"/>
      <w:r w:rsidRPr="00F073C2">
        <w:t>VENTANILLA ÚNICA DE COMERCIO EXTERIOR</w:t>
      </w:r>
      <w:bookmarkEnd w:id="945"/>
      <w:bookmarkEnd w:id="946"/>
      <w:bookmarkEnd w:id="947"/>
      <w:r w:rsidRPr="00F073C2">
        <w:t xml:space="preserve"> </w:t>
      </w:r>
    </w:p>
    <w:p w14:paraId="39FAA592" w14:textId="77777777" w:rsidR="007250D1" w:rsidRPr="00F073C2" w:rsidRDefault="007250D1" w:rsidP="007250D1"/>
    <w:p w14:paraId="5FAE958C" w14:textId="77777777" w:rsidR="007250D1" w:rsidRPr="00F073C2" w:rsidRDefault="007250D1" w:rsidP="007250D1">
      <w:pPr>
        <w:pStyle w:val="Ttulo1"/>
        <w:tabs>
          <w:tab w:val="clear" w:pos="851"/>
          <w:tab w:val="left" w:pos="709"/>
          <w:tab w:val="left" w:pos="993"/>
        </w:tabs>
        <w:rPr>
          <w:szCs w:val="24"/>
        </w:rPr>
      </w:pPr>
      <w:bookmarkStart w:id="948" w:name="_Toc178012957"/>
      <w:bookmarkStart w:id="949" w:name="_Toc197893799"/>
      <w:bookmarkStart w:id="950" w:name="_Toc206684690"/>
      <w:r w:rsidRPr="00F073C2">
        <w:rPr>
          <w:szCs w:val="24"/>
        </w:rPr>
        <w:t>CAPÍTULO I</w:t>
      </w:r>
      <w:bookmarkEnd w:id="948"/>
      <w:bookmarkEnd w:id="949"/>
      <w:bookmarkEnd w:id="950"/>
    </w:p>
    <w:p w14:paraId="47AC0EF3" w14:textId="77777777" w:rsidR="007250D1" w:rsidRPr="00F073C2" w:rsidRDefault="007250D1" w:rsidP="007250D1">
      <w:pPr>
        <w:pStyle w:val="Ttulo1"/>
        <w:tabs>
          <w:tab w:val="clear" w:pos="851"/>
          <w:tab w:val="left" w:pos="709"/>
          <w:tab w:val="left" w:pos="993"/>
        </w:tabs>
        <w:rPr>
          <w:szCs w:val="24"/>
        </w:rPr>
      </w:pPr>
      <w:bookmarkStart w:id="951" w:name="_Toc178012958"/>
      <w:bookmarkStart w:id="952" w:name="_Toc197893800"/>
      <w:bookmarkStart w:id="953" w:name="_Toc206684691"/>
      <w:r w:rsidRPr="00F073C2">
        <w:t>GENERALIDADES</w:t>
      </w:r>
      <w:bookmarkEnd w:id="951"/>
      <w:bookmarkEnd w:id="952"/>
      <w:bookmarkEnd w:id="953"/>
      <w:r w:rsidRPr="00F073C2" w:rsidDel="00DC17CB">
        <w:rPr>
          <w:szCs w:val="24"/>
        </w:rPr>
        <w:t xml:space="preserve"> </w:t>
      </w:r>
    </w:p>
    <w:p w14:paraId="2EC65A1E" w14:textId="77777777" w:rsidR="007250D1" w:rsidRPr="00F073C2" w:rsidRDefault="007250D1" w:rsidP="007250D1">
      <w:pPr>
        <w:rPr>
          <w:szCs w:val="24"/>
        </w:rPr>
      </w:pPr>
    </w:p>
    <w:p w14:paraId="17E69228" w14:textId="3CD92694" w:rsidR="00072D11" w:rsidRPr="005D2B20" w:rsidRDefault="007250D1">
      <w:pPr>
        <w:pStyle w:val="Ttulo5"/>
        <w:numPr>
          <w:ilvl w:val="0"/>
          <w:numId w:val="5"/>
        </w:numPr>
        <w:tabs>
          <w:tab w:val="left" w:pos="1701"/>
          <w:tab w:val="num" w:pos="9044"/>
        </w:tabs>
        <w:ind w:left="0" w:firstLine="0"/>
        <w:rPr>
          <w:ins w:id="954" w:author="Valeria Tapia" w:date="2026-09-24T12:03:00Z"/>
          <w:bCs/>
          <w:szCs w:val="24"/>
          <w:highlight w:val="green"/>
          <w:lang w:val="es-MX"/>
          <w:rPrChange w:id="955" w:author="Valeria Tapia " w:date="2026-10-04T21:10:00Z">
            <w:rPr>
              <w:ins w:id="956" w:author="Valeria Tapia" w:date="2026-09-24T12:03:00Z"/>
              <w:bCs/>
              <w:szCs w:val="24"/>
              <w:lang w:val="es-MX"/>
            </w:rPr>
          </w:rPrChange>
        </w:rPr>
        <w:pPrChange w:id="957" w:author="Valeria Tapia" w:date="2026-09-18T10:06:00Z">
          <w:pPr>
            <w:pStyle w:val="Ttulo5"/>
            <w:numPr>
              <w:numId w:val="5"/>
            </w:numPr>
            <w:tabs>
              <w:tab w:val="left" w:pos="1701"/>
              <w:tab w:val="num" w:pos="4508"/>
              <w:tab w:val="num" w:pos="9044"/>
            </w:tabs>
            <w:ind w:left="4508" w:hanging="1814"/>
          </w:pPr>
        </w:pPrChange>
      </w:pPr>
      <w:r w:rsidRPr="005D2B20">
        <w:rPr>
          <w:b/>
          <w:szCs w:val="24"/>
          <w:highlight w:val="green"/>
          <w:lang w:val="es-MX"/>
          <w:rPrChange w:id="958" w:author="Valeria Tapia " w:date="2026-10-04T21:10:00Z">
            <w:rPr>
              <w:b/>
              <w:szCs w:val="24"/>
              <w:lang w:val="es-MX"/>
            </w:rPr>
          </w:rPrChange>
        </w:rPr>
        <w:t xml:space="preserve">(VENTANILLA ÚNICA DE COMERCIO EXTERIOR - VUCE). </w:t>
      </w:r>
      <w:ins w:id="959" w:author="Valeria Tapia" w:date="2026-09-18T10:27:00Z">
        <w:r w:rsidR="00804D5F" w:rsidRPr="005D2B20">
          <w:rPr>
            <w:szCs w:val="24"/>
            <w:highlight w:val="green"/>
            <w:lang w:val="es-MX"/>
            <w:rPrChange w:id="960" w:author="Valeria Tapia " w:date="2026-10-04T21:10:00Z">
              <w:rPr>
                <w:szCs w:val="24"/>
                <w:lang w:val="es-MX"/>
              </w:rPr>
            </w:rPrChange>
          </w:rPr>
          <w:t xml:space="preserve">La VUCE es la única plataforma electrónica que integra </w:t>
        </w:r>
      </w:ins>
      <w:ins w:id="961" w:author="Valeria Tapia" w:date="2026-09-26T16:53:00Z">
        <w:r w:rsidR="008F3A6A" w:rsidRPr="005D2B20">
          <w:rPr>
            <w:szCs w:val="24"/>
            <w:highlight w:val="green"/>
            <w:lang w:val="es-MX"/>
            <w:rPrChange w:id="962" w:author="Valeria Tapia " w:date="2026-10-04T21:10:00Z">
              <w:rPr>
                <w:szCs w:val="24"/>
                <w:lang w:val="es-MX"/>
              </w:rPr>
            </w:rPrChange>
          </w:rPr>
          <w:t xml:space="preserve">y centraliza </w:t>
        </w:r>
      </w:ins>
      <w:ins w:id="963" w:author="Valeria Tapia" w:date="2026-09-18T10:27:00Z">
        <w:r w:rsidR="00804D5F" w:rsidRPr="005D2B20">
          <w:rPr>
            <w:szCs w:val="24"/>
            <w:highlight w:val="green"/>
            <w:lang w:val="es-MX"/>
            <w:rPrChange w:id="964" w:author="Valeria Tapia " w:date="2026-10-04T21:10:00Z">
              <w:rPr>
                <w:szCs w:val="24"/>
                <w:lang w:val="es-MX"/>
              </w:rPr>
            </w:rPrChange>
          </w:rPr>
          <w:t xml:space="preserve">los trámites de las entidades públicas </w:t>
        </w:r>
        <w:r w:rsidR="00804D5F" w:rsidRPr="005D2B20">
          <w:rPr>
            <w:szCs w:val="24"/>
            <w:highlight w:val="green"/>
            <w:lang w:val="es-MX"/>
            <w:rPrChange w:id="965" w:author="Valeria Tapia " w:date="2026-10-04T21:10:00Z">
              <w:rPr>
                <w:szCs w:val="24"/>
                <w:lang w:val="es-MX"/>
              </w:rPr>
            </w:rPrChange>
          </w:rPr>
          <w:lastRenderedPageBreak/>
          <w:t xml:space="preserve">involucradas con operaciones de comercio exterior, y los servicios relacionados a dichas operaciones, con la finalidad de simplificar, agilizar, digitalizar y transparentar los procesos, </w:t>
        </w:r>
      </w:ins>
      <w:ins w:id="966" w:author="Valeria Tapia" w:date="2026-09-26T16:54:00Z">
        <w:r w:rsidR="008F3A6A" w:rsidRPr="005D2B20">
          <w:rPr>
            <w:szCs w:val="24"/>
            <w:highlight w:val="green"/>
            <w:lang w:val="es-MX"/>
            <w:rPrChange w:id="967" w:author="Valeria Tapia " w:date="2026-10-04T21:10:00Z">
              <w:rPr>
                <w:szCs w:val="24"/>
                <w:lang w:val="es-MX"/>
              </w:rPr>
            </w:rPrChange>
          </w:rPr>
          <w:t>f</w:t>
        </w:r>
        <w:r w:rsidR="008F3A6A" w:rsidRPr="005D2B20">
          <w:rPr>
            <w:highlight w:val="green"/>
            <w:rPrChange w:id="968" w:author="Valeria Tapia " w:date="2026-10-04T21:10:00Z">
              <w:rPr/>
            </w:rPrChange>
          </w:rPr>
          <w:t xml:space="preserve">acilitando la presentación, gestión, seguimiento e intercambio de información y documentos requeridos para las operaciones de comercio exterior, </w:t>
        </w:r>
      </w:ins>
      <w:ins w:id="969" w:author="Valeria Tapia" w:date="2026-09-18T10:27:00Z">
        <w:r w:rsidR="00804D5F" w:rsidRPr="005D2B20">
          <w:rPr>
            <w:szCs w:val="24"/>
            <w:highlight w:val="green"/>
            <w:lang w:val="es-MX"/>
            <w:rPrChange w:id="970" w:author="Valeria Tapia " w:date="2026-10-04T21:10:00Z">
              <w:rPr>
                <w:szCs w:val="24"/>
                <w:lang w:val="es-MX"/>
              </w:rPr>
            </w:rPrChange>
          </w:rPr>
          <w:t xml:space="preserve">en concordancia con estándares y buenas prácticas internacionales de facilitación del comercio, permitiendo la interoperabilidad </w:t>
        </w:r>
      </w:ins>
      <w:ins w:id="971" w:author="Valeria Tapia" w:date="2026-09-26T16:56:00Z">
        <w:r w:rsidR="008F3A6A" w:rsidRPr="005D2B20">
          <w:rPr>
            <w:highlight w:val="green"/>
            <w:rPrChange w:id="972" w:author="Valeria Tapia " w:date="2026-10-04T21:10:00Z">
              <w:rPr/>
            </w:rPrChange>
          </w:rPr>
          <w:t>entre las entidades públicas involucradas y con otras Ventanillas Únicas de Comercio Exterior</w:t>
        </w:r>
      </w:ins>
      <w:ins w:id="973" w:author="Valeria Tapia" w:date="2026-09-18T10:27:00Z">
        <w:del w:id="974" w:author="Valeria Tapia" w:date="2026-09-26T16:56:00Z">
          <w:r w:rsidR="00804D5F" w:rsidRPr="005D2B20" w:rsidDel="008F3A6A">
            <w:rPr>
              <w:szCs w:val="24"/>
              <w:highlight w:val="green"/>
              <w:lang w:val="es-MX"/>
              <w:rPrChange w:id="975" w:author="Valeria Tapia " w:date="2026-10-04T21:10:00Z">
                <w:rPr>
                  <w:szCs w:val="24"/>
                  <w:lang w:val="es-MX"/>
                </w:rPr>
              </w:rPrChange>
            </w:rPr>
            <w:delText>con otras Ventanillas Únicas de comercio exterior</w:delText>
          </w:r>
        </w:del>
        <w:r w:rsidR="00804D5F" w:rsidRPr="005D2B20">
          <w:rPr>
            <w:szCs w:val="24"/>
            <w:highlight w:val="green"/>
            <w:lang w:val="es-MX"/>
            <w:rPrChange w:id="976" w:author="Valeria Tapia " w:date="2026-10-04T21:10:00Z">
              <w:rPr>
                <w:szCs w:val="24"/>
                <w:lang w:val="es-MX"/>
              </w:rPr>
            </w:rPrChange>
          </w:rPr>
          <w:t>.</w:t>
        </w:r>
      </w:ins>
    </w:p>
    <w:p w14:paraId="275D9921" w14:textId="3FB6EA2F" w:rsidR="00072D11" w:rsidRPr="005D2B20" w:rsidRDefault="00072D11">
      <w:pPr>
        <w:pStyle w:val="Ttulo5"/>
        <w:tabs>
          <w:tab w:val="left" w:pos="1701"/>
          <w:tab w:val="num" w:pos="9044"/>
        </w:tabs>
        <w:rPr>
          <w:ins w:id="977" w:author="Valeria Tapia" w:date="2026-09-26T16:55:00Z"/>
          <w:b/>
          <w:szCs w:val="24"/>
          <w:highlight w:val="green"/>
          <w:lang w:val="es-MX"/>
          <w:rPrChange w:id="978" w:author="Valeria Tapia " w:date="2026-10-04T21:10:00Z">
            <w:rPr>
              <w:ins w:id="979" w:author="Valeria Tapia" w:date="2026-09-26T16:55:00Z"/>
              <w:b/>
              <w:szCs w:val="24"/>
              <w:lang w:val="es-MX"/>
            </w:rPr>
          </w:rPrChange>
        </w:rPr>
        <w:pPrChange w:id="980" w:author="Valeria Tapia" w:date="2026-09-24T12:03:00Z">
          <w:pPr>
            <w:pStyle w:val="Ttulo5"/>
            <w:numPr>
              <w:numId w:val="5"/>
            </w:numPr>
            <w:tabs>
              <w:tab w:val="left" w:pos="1701"/>
              <w:tab w:val="num" w:pos="4508"/>
              <w:tab w:val="num" w:pos="9044"/>
            </w:tabs>
            <w:ind w:left="4508" w:hanging="1814"/>
          </w:pPr>
        </w:pPrChange>
      </w:pPr>
    </w:p>
    <w:p w14:paraId="6742E723" w14:textId="419A7590" w:rsidR="008F3A6A" w:rsidRDefault="008F3A6A">
      <w:pPr>
        <w:rPr>
          <w:ins w:id="981" w:author="Valeria Tapia" w:date="2026-09-30T12:07:00Z"/>
        </w:rPr>
        <w:pPrChange w:id="982" w:author="Valeria Tapia" w:date="2026-09-26T16:55:00Z">
          <w:pPr>
            <w:pStyle w:val="Ttulo5"/>
            <w:numPr>
              <w:numId w:val="5"/>
            </w:numPr>
            <w:tabs>
              <w:tab w:val="left" w:pos="1701"/>
              <w:tab w:val="num" w:pos="4508"/>
              <w:tab w:val="num" w:pos="9044"/>
            </w:tabs>
            <w:ind w:left="4508" w:hanging="1814"/>
          </w:pPr>
        </w:pPrChange>
      </w:pPr>
      <w:ins w:id="983" w:author="Valeria Tapia" w:date="2026-09-26T16:55:00Z">
        <w:del w:id="984" w:author="Valeria Tapia" w:date="2026-09-30T17:27:00Z">
          <w:r w:rsidRPr="005D2B20" w:rsidDel="007224FB">
            <w:rPr>
              <w:highlight w:val="green"/>
              <w:lang w:val="es-MX"/>
              <w:rPrChange w:id="985" w:author="Valeria Tapia " w:date="2026-10-04T21:10:00Z">
                <w:rPr>
                  <w:lang w:val="es-MX"/>
                </w:rPr>
              </w:rPrChange>
            </w:rPr>
            <w:delText xml:space="preserve">Asimismo, </w:delText>
          </w:r>
        </w:del>
      </w:ins>
      <w:ins w:id="986" w:author="Valeria Tapia" w:date="2026-09-26T16:57:00Z">
        <w:del w:id="987" w:author="Valeria Tapia" w:date="2026-09-30T17:27:00Z">
          <w:r w:rsidRPr="005D2B20" w:rsidDel="007224FB">
            <w:rPr>
              <w:highlight w:val="green"/>
              <w:lang w:val="es-MX"/>
              <w:rPrChange w:id="988" w:author="Valeria Tapia " w:date="2026-10-04T21:10:00Z">
                <w:rPr>
                  <w:lang w:val="es-MX"/>
                </w:rPr>
              </w:rPrChange>
            </w:rPr>
            <w:delText>p</w:delText>
          </w:r>
        </w:del>
      </w:ins>
      <w:ins w:id="989" w:author="Valeria Tapia" w:date="2026-09-30T17:27:00Z">
        <w:r w:rsidR="007224FB" w:rsidRPr="005D2B20">
          <w:rPr>
            <w:highlight w:val="green"/>
            <w:lang w:val="es-MX"/>
            <w:rPrChange w:id="990" w:author="Valeria Tapia " w:date="2026-10-04T21:10:00Z">
              <w:rPr>
                <w:lang w:val="es-MX"/>
              </w:rPr>
            </w:rPrChange>
          </w:rPr>
          <w:t>P</w:t>
        </w:r>
      </w:ins>
      <w:ins w:id="991" w:author="Valeria Tapia" w:date="2026-09-26T16:57:00Z">
        <w:r w:rsidRPr="005D2B20">
          <w:rPr>
            <w:highlight w:val="green"/>
            <w:lang w:val="es-MX"/>
            <w:rPrChange w:id="992" w:author="Valeria Tapia " w:date="2026-10-04T21:10:00Z">
              <w:rPr>
                <w:lang w:val="es-MX"/>
              </w:rPr>
            </w:rPrChange>
          </w:rPr>
          <w:t xml:space="preserve">arte de su </w:t>
        </w:r>
        <w:r w:rsidRPr="005D2B20">
          <w:rPr>
            <w:highlight w:val="green"/>
            <w:rPrChange w:id="993" w:author="Valeria Tapia " w:date="2026-10-04T21:10:00Z">
              <w:rPr/>
            </w:rPrChange>
          </w:rPr>
          <w:t xml:space="preserve">funcionamiento, comprende los mecanismos necesarios para el registro, conformación, administración, seguimiento, trazabilidad y conservación del </w:t>
        </w:r>
        <w:r w:rsidRPr="005D2B20">
          <w:rPr>
            <w:rStyle w:val="Textoennegrita"/>
            <w:b w:val="0"/>
            <w:highlight w:val="green"/>
            <w:rPrChange w:id="994" w:author="Valeria Tapia " w:date="2026-10-04T21:10:00Z">
              <w:rPr>
                <w:rStyle w:val="Textoennegrita"/>
                <w:b w:val="0"/>
              </w:rPr>
            </w:rPrChange>
          </w:rPr>
          <w:t>Expediente Electrónico</w:t>
        </w:r>
        <w:del w:id="995" w:author="Valeria Tapia" w:date="2026-09-30T12:07:00Z">
          <w:r w:rsidRPr="005D2B20" w:rsidDel="009B3666">
            <w:rPr>
              <w:rStyle w:val="Textoennegrita"/>
              <w:b w:val="0"/>
              <w:highlight w:val="green"/>
              <w:rPrChange w:id="996" w:author="Valeria Tapia " w:date="2026-10-04T21:10:00Z">
                <w:rPr>
                  <w:rStyle w:val="Textoennegrita"/>
                  <w:b w:val="0"/>
                </w:rPr>
              </w:rPrChange>
            </w:rPr>
            <w:delText xml:space="preserve"> </w:delText>
          </w:r>
        </w:del>
      </w:ins>
      <w:ins w:id="997" w:author="Valeria Tapia" w:date="2026-09-30T12:07:00Z">
        <w:r w:rsidR="009B3666" w:rsidRPr="005D2B20">
          <w:rPr>
            <w:rStyle w:val="Textoennegrita"/>
            <w:b w:val="0"/>
            <w:highlight w:val="green"/>
            <w:rPrChange w:id="998" w:author="Valeria Tapia " w:date="2026-10-04T21:10:00Z">
              <w:rPr>
                <w:rStyle w:val="Textoennegrita"/>
                <w:b w:val="0"/>
              </w:rPr>
            </w:rPrChange>
          </w:rPr>
          <w:t xml:space="preserve"> VUCE</w:t>
        </w:r>
      </w:ins>
      <w:ins w:id="999" w:author="Valeria Tapia" w:date="2026-09-26T16:57:00Z">
        <w:del w:id="1000" w:author="Valeria Tapia" w:date="2026-09-30T12:07:00Z">
          <w:r w:rsidRPr="005D2B20" w:rsidDel="009B3666">
            <w:rPr>
              <w:rStyle w:val="Textoennegrita"/>
              <w:b w:val="0"/>
              <w:highlight w:val="green"/>
              <w:rPrChange w:id="1001" w:author="Valeria Tapia " w:date="2026-10-04T21:10:00Z">
                <w:rPr>
                  <w:rStyle w:val="Textoennegrita"/>
                  <w:b w:val="0"/>
                </w:rPr>
              </w:rPrChange>
            </w:rPr>
            <w:delText>VUCE</w:delText>
          </w:r>
        </w:del>
        <w:r w:rsidRPr="005D2B20">
          <w:rPr>
            <w:highlight w:val="green"/>
            <w:rPrChange w:id="1002" w:author="Valeria Tapia " w:date="2026-10-04T21:10:00Z">
              <w:rPr/>
            </w:rPrChange>
          </w:rPr>
          <w:t>, garantizando una gestión integral y eficiente de la documentación y los trámites vinculados al comercio exterior.</w:t>
        </w:r>
      </w:ins>
    </w:p>
    <w:p w14:paraId="5A73A40F" w14:textId="77777777" w:rsidR="009B3666" w:rsidRPr="008F3A6A" w:rsidRDefault="009B3666">
      <w:pPr>
        <w:rPr>
          <w:ins w:id="1003" w:author="Valeria Tapia" w:date="2026-09-24T12:03:00Z"/>
          <w:lang w:val="es-MX"/>
          <w:rPrChange w:id="1004" w:author="Valeria Tapia" w:date="2026-09-26T16:55:00Z">
            <w:rPr>
              <w:ins w:id="1005" w:author="Valeria Tapia" w:date="2026-09-24T12:03:00Z"/>
              <w:b/>
              <w:szCs w:val="24"/>
              <w:lang w:val="es-MX"/>
            </w:rPr>
          </w:rPrChange>
        </w:rPr>
        <w:pPrChange w:id="1006" w:author="Valeria Tapia" w:date="2026-09-26T16:55:00Z">
          <w:pPr>
            <w:pStyle w:val="Ttulo5"/>
            <w:numPr>
              <w:numId w:val="5"/>
            </w:numPr>
            <w:tabs>
              <w:tab w:val="left" w:pos="1701"/>
              <w:tab w:val="num" w:pos="4508"/>
              <w:tab w:val="num" w:pos="9044"/>
            </w:tabs>
            <w:ind w:left="4508" w:hanging="1814"/>
          </w:pPr>
        </w:pPrChange>
      </w:pPr>
    </w:p>
    <w:p w14:paraId="282BACE8" w14:textId="0E12E6B6" w:rsidR="005A015E" w:rsidDel="00AA2478" w:rsidRDefault="007250D1">
      <w:pPr>
        <w:pStyle w:val="Ttulo5"/>
        <w:tabs>
          <w:tab w:val="left" w:pos="1701"/>
          <w:tab w:val="num" w:pos="9044"/>
        </w:tabs>
        <w:rPr>
          <w:ins w:id="1007" w:author="Renato Lopez Choque" w:date="2026-09-17T18:26:00Z"/>
          <w:del w:id="1008" w:author="Valeria Tapia" w:date="2026-09-18T10:06:00Z"/>
          <w:bCs/>
          <w:szCs w:val="24"/>
          <w:lang w:val="es-MX"/>
        </w:rPr>
        <w:pPrChange w:id="1009" w:author="Valeria Tapia" w:date="2026-09-24T12:03:00Z">
          <w:pPr>
            <w:pStyle w:val="Ttulo5"/>
            <w:numPr>
              <w:numId w:val="5"/>
            </w:numPr>
            <w:tabs>
              <w:tab w:val="left" w:pos="1701"/>
              <w:tab w:val="num" w:pos="4508"/>
              <w:tab w:val="num" w:pos="9044"/>
            </w:tabs>
            <w:ind w:left="4508" w:hanging="1814"/>
          </w:pPr>
        </w:pPrChange>
      </w:pPr>
      <w:del w:id="1010" w:author="Valeria Tapia" w:date="2026-09-18T10:27:00Z">
        <w:r w:rsidRPr="00072D11" w:rsidDel="00804D5F">
          <w:rPr>
            <w:bCs/>
            <w:szCs w:val="24"/>
            <w:highlight w:val="yellow"/>
            <w:lang w:val="es-MX"/>
            <w:rPrChange w:id="1011" w:author="Valeria Tapia" w:date="2026-09-24T12:03:00Z">
              <w:rPr>
                <w:bCs/>
                <w:szCs w:val="24"/>
                <w:lang w:val="es-MX"/>
              </w:rPr>
            </w:rPrChange>
          </w:rPr>
          <w:delText>La VUCE es la única plataforma electrónica para la tramitación de documentos requeridos</w:delText>
        </w:r>
        <w:r w:rsidR="006768F7" w:rsidRPr="00072D11" w:rsidDel="00804D5F">
          <w:rPr>
            <w:bCs/>
            <w:szCs w:val="24"/>
            <w:highlight w:val="yellow"/>
            <w:lang w:val="es-MX"/>
            <w:rPrChange w:id="1012" w:author="Valeria Tapia" w:date="2026-09-24T12:03:00Z">
              <w:rPr>
                <w:bCs/>
                <w:szCs w:val="24"/>
                <w:lang w:val="es-MX"/>
              </w:rPr>
            </w:rPrChange>
          </w:rPr>
          <w:delText xml:space="preserve"> </w:delText>
        </w:r>
        <w:r w:rsidR="00D40C72" w:rsidRPr="00072D11" w:rsidDel="00804D5F">
          <w:rPr>
            <w:bCs/>
            <w:szCs w:val="24"/>
            <w:highlight w:val="yellow"/>
            <w:lang w:val="es-MX"/>
            <w:rPrChange w:id="1013" w:author="Valeria Tapia" w:date="2026-09-24T12:03:00Z">
              <w:rPr>
                <w:bCs/>
                <w:szCs w:val="24"/>
                <w:lang w:val="es-MX"/>
              </w:rPr>
            </w:rPrChange>
          </w:rPr>
          <w:delText xml:space="preserve">por las EPEs </w:delText>
        </w:r>
      </w:del>
      <w:del w:id="1014" w:author="Valeria Tapia" w:date="2026-09-18T10:01:00Z">
        <w:r w:rsidR="00D40C72" w:rsidRPr="00072D11" w:rsidDel="00D50847">
          <w:rPr>
            <w:bCs/>
            <w:szCs w:val="24"/>
            <w:highlight w:val="yellow"/>
            <w:lang w:val="es-MX"/>
            <w:rPrChange w:id="1015" w:author="Valeria Tapia" w:date="2026-09-24T12:03:00Z">
              <w:rPr>
                <w:bCs/>
                <w:szCs w:val="24"/>
                <w:lang w:val="es-MX"/>
              </w:rPr>
            </w:rPrChange>
          </w:rPr>
          <w:delText>a efectos de</w:delText>
        </w:r>
        <w:r w:rsidRPr="00072D11" w:rsidDel="00D50847">
          <w:rPr>
            <w:bCs/>
            <w:szCs w:val="24"/>
            <w:highlight w:val="yellow"/>
            <w:lang w:val="es-MX"/>
            <w:rPrChange w:id="1016" w:author="Valeria Tapia" w:date="2026-09-24T12:03:00Z">
              <w:rPr>
                <w:bCs/>
                <w:szCs w:val="24"/>
                <w:lang w:val="es-MX"/>
              </w:rPr>
            </w:rPrChange>
          </w:rPr>
          <w:delText xml:space="preserve"> realizar </w:delText>
        </w:r>
      </w:del>
      <w:del w:id="1017" w:author="Valeria Tapia" w:date="2026-09-18T10:27:00Z">
        <w:r w:rsidRPr="00072D11" w:rsidDel="00804D5F">
          <w:rPr>
            <w:bCs/>
            <w:szCs w:val="24"/>
            <w:highlight w:val="yellow"/>
            <w:lang w:val="es-MX"/>
            <w:rPrChange w:id="1018" w:author="Valeria Tapia" w:date="2026-09-24T12:03:00Z">
              <w:rPr>
                <w:bCs/>
                <w:szCs w:val="24"/>
                <w:lang w:val="es-MX"/>
              </w:rPr>
            </w:rPrChange>
          </w:rPr>
          <w:delText>operaciones de comercio exterior</w:delText>
        </w:r>
      </w:del>
      <w:del w:id="1019" w:author="Valeria Tapia" w:date="2026-09-18T10:05:00Z">
        <w:r w:rsidR="00AC7EFE" w:rsidRPr="00072D11" w:rsidDel="00AA2478">
          <w:rPr>
            <w:bCs/>
            <w:szCs w:val="24"/>
            <w:highlight w:val="yellow"/>
            <w:lang w:val="es-MX"/>
            <w:rPrChange w:id="1020" w:author="Valeria Tapia" w:date="2026-09-24T12:03:00Z">
              <w:rPr>
                <w:bCs/>
                <w:szCs w:val="24"/>
                <w:lang w:val="es-MX"/>
              </w:rPr>
            </w:rPrChange>
          </w:rPr>
          <w:delText>.</w:delText>
        </w:r>
      </w:del>
      <w:ins w:id="1021" w:author="Renato Lopez Choque" w:date="2026-09-17T18:26:00Z">
        <w:del w:id="1022" w:author="Valeria Tapia" w:date="2026-09-18T10:06:00Z">
          <w:r w:rsidR="005A015E" w:rsidRPr="00072D11" w:rsidDel="00AA2478">
            <w:rPr>
              <w:bCs/>
              <w:szCs w:val="24"/>
              <w:highlight w:val="yellow"/>
              <w:lang w:val="es-MX"/>
              <w:rPrChange w:id="1023" w:author="Valeria Tapia" w:date="2026-09-24T12:03:00Z">
                <w:rPr>
                  <w:bCs/>
                  <w:szCs w:val="24"/>
                  <w:lang w:val="es-MX"/>
                </w:rPr>
              </w:rPrChange>
            </w:rPr>
            <w:delText xml:space="preserve"> Asimismo,</w:delText>
          </w:r>
          <w:r w:rsidR="005A015E" w:rsidDel="00AA2478">
            <w:rPr>
              <w:bCs/>
              <w:szCs w:val="24"/>
              <w:lang w:val="es-MX"/>
            </w:rPr>
            <w:delText xml:space="preserve"> </w:delText>
          </w:r>
        </w:del>
      </w:ins>
    </w:p>
    <w:p w14:paraId="413FE533" w14:textId="062998FB" w:rsidR="00D50847" w:rsidDel="009B3666" w:rsidRDefault="00D50847">
      <w:pPr>
        <w:pStyle w:val="Ttulo5"/>
        <w:tabs>
          <w:tab w:val="left" w:pos="1701"/>
          <w:tab w:val="num" w:pos="9044"/>
        </w:tabs>
        <w:rPr>
          <w:ins w:id="1024" w:author="Renato Lopez Choque" w:date="2026-09-17T18:26:00Z"/>
          <w:del w:id="1025" w:author="Valeria Tapia" w:date="2026-09-30T12:08:00Z"/>
          <w:lang w:val="es-MX"/>
        </w:rPr>
        <w:pPrChange w:id="1026" w:author="Valeria Tapia" w:date="2026-09-24T12:03:00Z">
          <w:pPr>
            <w:pStyle w:val="Ttulo5"/>
            <w:numPr>
              <w:numId w:val="5"/>
            </w:numPr>
            <w:tabs>
              <w:tab w:val="left" w:pos="1701"/>
              <w:tab w:val="num" w:pos="4508"/>
              <w:tab w:val="num" w:pos="9044"/>
            </w:tabs>
            <w:ind w:left="4508" w:hanging="1814"/>
          </w:pPr>
        </w:pPrChange>
      </w:pPr>
    </w:p>
    <w:p w14:paraId="19B55C80" w14:textId="0CAA75D2" w:rsidR="00AA2478" w:rsidRPr="00653C50" w:rsidDel="00804D5F" w:rsidRDefault="00AA2478">
      <w:pPr>
        <w:rPr>
          <w:ins w:id="1027" w:author="Renato Lopez Choque" w:date="2026-09-17T18:26:00Z"/>
          <w:del w:id="1028" w:author="Valeria Tapia" w:date="2026-09-18T10:28:00Z"/>
          <w:lang w:val="es-MX"/>
        </w:rPr>
        <w:pPrChange w:id="1029" w:author="Renato Lopez Choque" w:date="2026-09-17T18:26:00Z">
          <w:pPr>
            <w:pStyle w:val="Ttulo5"/>
            <w:numPr>
              <w:numId w:val="5"/>
            </w:numPr>
            <w:tabs>
              <w:tab w:val="left" w:pos="1701"/>
              <w:tab w:val="num" w:pos="4508"/>
              <w:tab w:val="num" w:pos="9044"/>
            </w:tabs>
            <w:ind w:left="4508" w:hanging="1814"/>
          </w:pPr>
        </w:pPrChange>
      </w:pPr>
    </w:p>
    <w:p w14:paraId="0A7C0293" w14:textId="6DD7DFA8" w:rsidR="007250D1" w:rsidRPr="00F073C2" w:rsidDel="00AA2478" w:rsidRDefault="00AC7EFE" w:rsidP="008C3980">
      <w:pPr>
        <w:pStyle w:val="Ttulo5"/>
        <w:numPr>
          <w:ilvl w:val="0"/>
          <w:numId w:val="5"/>
        </w:numPr>
        <w:tabs>
          <w:tab w:val="left" w:pos="1701"/>
          <w:tab w:val="num" w:pos="9044"/>
        </w:tabs>
        <w:ind w:left="0" w:firstLine="0"/>
        <w:rPr>
          <w:del w:id="1030" w:author="Valeria Tapia" w:date="2026-09-18T10:06:00Z"/>
          <w:lang w:val="es-MX"/>
        </w:rPr>
      </w:pPr>
      <w:del w:id="1031" w:author="Valeria Tapia" w:date="2026-09-18T10:06:00Z">
        <w:r w:rsidRPr="00F073C2" w:rsidDel="00AA2478">
          <w:rPr>
            <w:bCs/>
            <w:szCs w:val="24"/>
            <w:lang w:val="es-MX"/>
          </w:rPr>
          <w:delText xml:space="preserve"> Su</w:delText>
        </w:r>
        <w:r w:rsidR="007250D1" w:rsidRPr="00F073C2" w:rsidDel="00AA2478">
          <w:rPr>
            <w:bCs/>
            <w:szCs w:val="24"/>
            <w:lang w:val="es-MX"/>
          </w:rPr>
          <w:delText xml:space="preserve"> finalidad e</w:delText>
        </w:r>
        <w:r w:rsidRPr="00F073C2" w:rsidDel="00AA2478">
          <w:rPr>
            <w:bCs/>
            <w:szCs w:val="24"/>
            <w:lang w:val="es-MX"/>
          </w:rPr>
          <w:delText>s</w:delText>
        </w:r>
        <w:r w:rsidR="007250D1" w:rsidRPr="00F073C2" w:rsidDel="00AA2478">
          <w:rPr>
            <w:bCs/>
            <w:szCs w:val="24"/>
            <w:lang w:val="es-MX"/>
          </w:rPr>
          <w:delText xml:space="preserve"> centralizar, sistematizar, simplificar, modernizar, agilizar y transparentar </w:delText>
        </w:r>
        <w:r w:rsidRPr="00DE605E" w:rsidDel="00AA2478">
          <w:rPr>
            <w:bCs/>
            <w:szCs w:val="24"/>
            <w:lang w:val="es-MX"/>
          </w:rPr>
          <w:delText>la</w:delText>
        </w:r>
        <w:r w:rsidRPr="00F073C2" w:rsidDel="00AA2478">
          <w:rPr>
            <w:bCs/>
            <w:szCs w:val="24"/>
            <w:lang w:val="es-MX"/>
          </w:rPr>
          <w:delText xml:space="preserve"> </w:delText>
        </w:r>
        <w:r w:rsidR="007250D1" w:rsidRPr="00F073C2" w:rsidDel="00AA2478">
          <w:rPr>
            <w:bCs/>
            <w:szCs w:val="24"/>
            <w:lang w:val="es-MX"/>
          </w:rPr>
          <w:delText>obtención</w:delText>
        </w:r>
        <w:r w:rsidRPr="00F073C2" w:rsidDel="00AA2478">
          <w:rPr>
            <w:bCs/>
            <w:szCs w:val="24"/>
            <w:lang w:val="es-MX"/>
          </w:rPr>
          <w:delText xml:space="preserve"> de dichos documentos</w:delText>
        </w:r>
        <w:r w:rsidR="007250D1" w:rsidRPr="00F073C2" w:rsidDel="00AA2478">
          <w:delText>, ofreciendo un servicio eficiente para los usuarios, garantizando la seguridad jurídica en el intercambio de información entre las entidades involucradas</w:delText>
        </w:r>
        <w:r w:rsidR="0045580D" w:rsidRPr="00F073C2" w:rsidDel="00AA2478">
          <w:delText>.</w:delText>
        </w:r>
      </w:del>
    </w:p>
    <w:p w14:paraId="527B746D" w14:textId="0DAC255F" w:rsidR="007250D1" w:rsidRPr="00F073C2" w:rsidDel="00AA2478" w:rsidRDefault="007250D1" w:rsidP="007250D1">
      <w:pPr>
        <w:rPr>
          <w:del w:id="1032" w:author="Valeria Tapia" w:date="2026-09-18T10:06:00Z"/>
          <w:lang w:val="es-MX"/>
        </w:rPr>
      </w:pPr>
    </w:p>
    <w:p w14:paraId="652E6E2F" w14:textId="229CDC43" w:rsidR="007250D1" w:rsidRDefault="007250D1" w:rsidP="008C3980">
      <w:pPr>
        <w:pStyle w:val="Ttulo5"/>
        <w:numPr>
          <w:ilvl w:val="0"/>
          <w:numId w:val="5"/>
        </w:numPr>
        <w:tabs>
          <w:tab w:val="left" w:pos="1701"/>
          <w:tab w:val="num" w:pos="9044"/>
        </w:tabs>
        <w:ind w:left="0" w:firstLine="0"/>
        <w:rPr>
          <w:ins w:id="1033" w:author="Valeria Tapia " w:date="2026-10-05T01:02:00Z"/>
          <w:szCs w:val="24"/>
          <w:highlight w:val="green"/>
        </w:rPr>
      </w:pPr>
      <w:r w:rsidRPr="005D2B20">
        <w:rPr>
          <w:b/>
          <w:szCs w:val="24"/>
          <w:highlight w:val="green"/>
          <w:rPrChange w:id="1034" w:author="Valeria Tapia " w:date="2026-10-04T21:11:00Z">
            <w:rPr>
              <w:b/>
              <w:szCs w:val="24"/>
            </w:rPr>
          </w:rPrChange>
        </w:rPr>
        <w:t xml:space="preserve">(IMPLEMENTACIÓN DE </w:t>
      </w:r>
      <w:ins w:id="1035" w:author="Valeria Tapia" w:date="2026-09-18T10:31:00Z">
        <w:r w:rsidR="00804D5F" w:rsidRPr="005D2B20">
          <w:rPr>
            <w:b/>
            <w:szCs w:val="24"/>
            <w:highlight w:val="green"/>
            <w:rPrChange w:id="1036" w:author="Valeria Tapia " w:date="2026-10-04T21:11:00Z">
              <w:rPr>
                <w:b/>
                <w:szCs w:val="24"/>
              </w:rPr>
            </w:rPrChange>
          </w:rPr>
          <w:t xml:space="preserve">LOS TRÁMITES Y SERVICIOS EN </w:t>
        </w:r>
      </w:ins>
      <w:r w:rsidRPr="005D2B20">
        <w:rPr>
          <w:b/>
          <w:szCs w:val="24"/>
          <w:highlight w:val="green"/>
          <w:rPrChange w:id="1037" w:author="Valeria Tapia " w:date="2026-10-04T21:11:00Z">
            <w:rPr>
              <w:b/>
              <w:szCs w:val="24"/>
            </w:rPr>
          </w:rPrChange>
        </w:rPr>
        <w:t xml:space="preserve">LA VUCE). </w:t>
      </w:r>
      <w:r w:rsidRPr="005D2B20">
        <w:rPr>
          <w:szCs w:val="24"/>
          <w:highlight w:val="green"/>
          <w:rPrChange w:id="1038" w:author="Valeria Tapia " w:date="2026-10-04T21:11:00Z">
            <w:rPr>
              <w:szCs w:val="24"/>
            </w:rPr>
          </w:rPrChange>
        </w:rPr>
        <w:t xml:space="preserve">I. La AN implementará </w:t>
      </w:r>
      <w:ins w:id="1039" w:author="Valeria Tapia" w:date="2026-09-18T10:31:00Z">
        <w:r w:rsidR="00804D5F" w:rsidRPr="005D2B20">
          <w:rPr>
            <w:szCs w:val="24"/>
            <w:highlight w:val="green"/>
            <w:rPrChange w:id="1040" w:author="Valeria Tapia " w:date="2026-10-04T21:11:00Z">
              <w:rPr>
                <w:szCs w:val="24"/>
              </w:rPr>
            </w:rPrChange>
          </w:rPr>
          <w:t>los tr</w:t>
        </w:r>
      </w:ins>
      <w:ins w:id="1041" w:author="Valeria Tapia" w:date="2026-09-18T10:32:00Z">
        <w:r w:rsidR="00804D5F" w:rsidRPr="005D2B20">
          <w:rPr>
            <w:szCs w:val="24"/>
            <w:highlight w:val="green"/>
            <w:rPrChange w:id="1042" w:author="Valeria Tapia " w:date="2026-10-04T21:11:00Z">
              <w:rPr>
                <w:szCs w:val="24"/>
              </w:rPr>
            </w:rPrChange>
          </w:rPr>
          <w:t>ámites y servicios en la</w:t>
        </w:r>
      </w:ins>
      <w:del w:id="1043" w:author="Valeria Tapia" w:date="2026-09-18T10:31:00Z">
        <w:r w:rsidR="00804D5F" w:rsidRPr="005D2B20" w:rsidDel="00804D5F">
          <w:rPr>
            <w:szCs w:val="24"/>
            <w:highlight w:val="green"/>
            <w:rPrChange w:id="1044" w:author="Valeria Tapia " w:date="2026-10-04T21:11:00Z">
              <w:rPr>
                <w:szCs w:val="24"/>
              </w:rPr>
            </w:rPrChange>
          </w:rPr>
          <w:delText>L</w:delText>
        </w:r>
        <w:r w:rsidRPr="005D2B20" w:rsidDel="00804D5F">
          <w:rPr>
            <w:szCs w:val="24"/>
            <w:highlight w:val="green"/>
            <w:rPrChange w:id="1045" w:author="Valeria Tapia " w:date="2026-10-04T21:11:00Z">
              <w:rPr>
                <w:szCs w:val="24"/>
              </w:rPr>
            </w:rPrChange>
          </w:rPr>
          <w:delText>a</w:delText>
        </w:r>
      </w:del>
      <w:r w:rsidRPr="005D2B20">
        <w:rPr>
          <w:szCs w:val="24"/>
          <w:highlight w:val="green"/>
          <w:rPrChange w:id="1046" w:author="Valeria Tapia " w:date="2026-10-04T21:11:00Z">
            <w:rPr>
              <w:szCs w:val="24"/>
            </w:rPr>
          </w:rPrChange>
        </w:rPr>
        <w:t xml:space="preserve"> VUCE a través de</w:t>
      </w:r>
      <w:r w:rsidR="00EB430F" w:rsidRPr="005D2B20">
        <w:rPr>
          <w:szCs w:val="24"/>
          <w:highlight w:val="green"/>
          <w:rPrChange w:id="1047" w:author="Valeria Tapia " w:date="2026-10-04T21:11:00Z">
            <w:rPr>
              <w:szCs w:val="24"/>
            </w:rPr>
          </w:rPrChange>
        </w:rPr>
        <w:t xml:space="preserve"> las</w:t>
      </w:r>
      <w:r w:rsidRPr="005D2B20">
        <w:rPr>
          <w:szCs w:val="24"/>
          <w:highlight w:val="green"/>
          <w:rPrChange w:id="1048" w:author="Valeria Tapia " w:date="2026-10-04T21:11:00Z">
            <w:rPr>
              <w:szCs w:val="24"/>
            </w:rPr>
          </w:rPrChange>
        </w:rPr>
        <w:t xml:space="preserve"> área</w:t>
      </w:r>
      <w:r w:rsidR="00EB430F" w:rsidRPr="005D2B20">
        <w:rPr>
          <w:szCs w:val="24"/>
          <w:highlight w:val="green"/>
          <w:rPrChange w:id="1049" w:author="Valeria Tapia " w:date="2026-10-04T21:11:00Z">
            <w:rPr>
              <w:szCs w:val="24"/>
            </w:rPr>
          </w:rPrChange>
        </w:rPr>
        <w:t>s</w:t>
      </w:r>
      <w:r w:rsidRPr="005D2B20">
        <w:rPr>
          <w:szCs w:val="24"/>
          <w:highlight w:val="green"/>
          <w:rPrChange w:id="1050" w:author="Valeria Tapia " w:date="2026-10-04T21:11:00Z">
            <w:rPr>
              <w:szCs w:val="24"/>
            </w:rPr>
          </w:rPrChange>
        </w:rPr>
        <w:t xml:space="preserve"> creada</w:t>
      </w:r>
      <w:r w:rsidR="00EB430F" w:rsidRPr="005D2B20">
        <w:rPr>
          <w:szCs w:val="24"/>
          <w:highlight w:val="green"/>
          <w:rPrChange w:id="1051" w:author="Valeria Tapia " w:date="2026-10-04T21:11:00Z">
            <w:rPr>
              <w:szCs w:val="24"/>
            </w:rPr>
          </w:rPrChange>
        </w:rPr>
        <w:t>s</w:t>
      </w:r>
      <w:r w:rsidRPr="005D2B20">
        <w:rPr>
          <w:szCs w:val="24"/>
          <w:highlight w:val="green"/>
          <w:rPrChange w:id="1052" w:author="Valeria Tapia " w:date="2026-10-04T21:11:00Z">
            <w:rPr>
              <w:szCs w:val="24"/>
            </w:rPr>
          </w:rPrChange>
        </w:rPr>
        <w:t xml:space="preserve"> para tal efecto.</w:t>
      </w:r>
    </w:p>
    <w:p w14:paraId="76BAC7B5" w14:textId="31368800" w:rsidR="00484C0F" w:rsidRDefault="00484C0F">
      <w:pPr>
        <w:rPr>
          <w:ins w:id="1053" w:author="Valeria Tapia " w:date="2026-10-05T01:02:00Z"/>
          <w:highlight w:val="green"/>
        </w:rPr>
        <w:pPrChange w:id="1054" w:author="Valeria Tapia " w:date="2026-10-05T01:02:00Z">
          <w:pPr>
            <w:pStyle w:val="Ttulo5"/>
            <w:numPr>
              <w:numId w:val="5"/>
            </w:numPr>
            <w:tabs>
              <w:tab w:val="left" w:pos="1701"/>
              <w:tab w:val="num" w:pos="4508"/>
              <w:tab w:val="num" w:pos="9044"/>
            </w:tabs>
            <w:ind w:left="4508" w:hanging="1814"/>
          </w:pPr>
        </w:pPrChange>
      </w:pPr>
    </w:p>
    <w:p w14:paraId="140C357B" w14:textId="7B61C39E" w:rsidR="00484C0F" w:rsidRPr="00484C0F" w:rsidDel="00484C0F" w:rsidRDefault="00484C0F">
      <w:pPr>
        <w:rPr>
          <w:del w:id="1055" w:author="Valeria Tapia " w:date="2026-10-05T01:03:00Z"/>
          <w:highlight w:val="green"/>
          <w:rPrChange w:id="1056" w:author="Valeria Tapia " w:date="2026-10-05T01:02:00Z">
            <w:rPr>
              <w:del w:id="1057" w:author="Valeria Tapia " w:date="2026-10-05T01:03:00Z"/>
              <w:szCs w:val="24"/>
            </w:rPr>
          </w:rPrChange>
        </w:rPr>
        <w:pPrChange w:id="1058" w:author="Valeria Tapia " w:date="2026-10-05T01:02:00Z">
          <w:pPr>
            <w:pStyle w:val="Ttulo5"/>
            <w:numPr>
              <w:numId w:val="5"/>
            </w:numPr>
            <w:tabs>
              <w:tab w:val="left" w:pos="1701"/>
              <w:tab w:val="num" w:pos="4508"/>
              <w:tab w:val="num" w:pos="9044"/>
            </w:tabs>
            <w:ind w:left="4508" w:hanging="1814"/>
          </w:pPr>
        </w:pPrChange>
      </w:pPr>
    </w:p>
    <w:p w14:paraId="4145F331" w14:textId="16C938A5" w:rsidR="007250D1" w:rsidRPr="005D2B20" w:rsidDel="00484C0F" w:rsidRDefault="007250D1" w:rsidP="007250D1">
      <w:pPr>
        <w:rPr>
          <w:del w:id="1059" w:author="Valeria Tapia " w:date="2026-10-05T01:03:00Z"/>
          <w:highlight w:val="green"/>
          <w:rPrChange w:id="1060" w:author="Valeria Tapia " w:date="2026-10-04T21:11:00Z">
            <w:rPr>
              <w:del w:id="1061" w:author="Valeria Tapia " w:date="2026-10-05T01:03:00Z"/>
            </w:rPr>
          </w:rPrChange>
        </w:rPr>
      </w:pPr>
    </w:p>
    <w:p w14:paraId="7E1563F0" w14:textId="77777777" w:rsidR="005070F9" w:rsidRPr="00F073C2" w:rsidRDefault="007250D1" w:rsidP="005070F9">
      <w:r w:rsidRPr="005D2B20">
        <w:rPr>
          <w:highlight w:val="green"/>
          <w:rPrChange w:id="1062" w:author="Valeria Tapia " w:date="2026-10-04T21:11:00Z">
            <w:rPr/>
          </w:rPrChange>
        </w:rPr>
        <w:t xml:space="preserve">II. </w:t>
      </w:r>
      <w:moveToRangeStart w:id="1063" w:author="Valeria Tapia" w:date="2026-09-18T11:04:00Z" w:name="move240621865"/>
      <w:moveTo w:id="1064" w:author="Valeria Tapia" w:date="2026-09-18T11:04:00Z">
        <w:r w:rsidR="005070F9" w:rsidRPr="005D2B20">
          <w:rPr>
            <w:highlight w:val="green"/>
            <w:rPrChange w:id="1065" w:author="Valeria Tapia " w:date="2026-10-04T21:11:00Z">
              <w:rPr/>
            </w:rPrChange>
          </w:rPr>
          <w:t xml:space="preserve">Las </w:t>
        </w:r>
        <w:r w:rsidR="005070F9" w:rsidRPr="005D2B20">
          <w:rPr>
            <w:szCs w:val="24"/>
            <w:highlight w:val="green"/>
            <w:lang w:val="es-MX"/>
            <w:rPrChange w:id="1066" w:author="Valeria Tapia " w:date="2026-10-04T21:11:00Z">
              <w:rPr>
                <w:szCs w:val="24"/>
                <w:lang w:val="es-MX"/>
              </w:rPr>
            </w:rPrChange>
          </w:rPr>
          <w:t>EPEs</w:t>
        </w:r>
        <w:r w:rsidR="005070F9" w:rsidRPr="005D2B20">
          <w:rPr>
            <w:highlight w:val="green"/>
            <w:rPrChange w:id="1067" w:author="Valeria Tapia " w:date="2026-10-04T21:11:00Z">
              <w:rPr/>
            </w:rPrChange>
          </w:rPr>
          <w:t xml:space="preserve"> deberán establecer el orden de implementación de sus trámites en la VUCE, priorizando aquellos que representen mayor relevancia e impacto en las operaciones de comercio exterior, grado de madurez tecnológica de su sistema informático y la modificación de normativa con rango de Ley o Decreto Supremo.</w:t>
        </w:r>
      </w:moveTo>
    </w:p>
    <w:moveToRangeEnd w:id="1063"/>
    <w:p w14:paraId="681B6478" w14:textId="77777777" w:rsidR="005070F9" w:rsidRDefault="005070F9">
      <w:pPr>
        <w:tabs>
          <w:tab w:val="left" w:pos="142"/>
          <w:tab w:val="left" w:pos="426"/>
        </w:tabs>
        <w:rPr>
          <w:ins w:id="1068" w:author="Valeria Tapia" w:date="2026-09-18T11:04:00Z"/>
        </w:rPr>
        <w:pPrChange w:id="1069" w:author="Valeria Tapia" w:date="2026-09-18T10:33:00Z">
          <w:pPr>
            <w:tabs>
              <w:tab w:val="left" w:pos="284"/>
            </w:tabs>
          </w:pPr>
        </w:pPrChange>
      </w:pPr>
    </w:p>
    <w:p w14:paraId="338F6AC7" w14:textId="1F2F8BDD" w:rsidR="007250D1" w:rsidRPr="005D2B20" w:rsidDel="00804D5F" w:rsidRDefault="005070F9" w:rsidP="007250D1">
      <w:pPr>
        <w:tabs>
          <w:tab w:val="left" w:pos="142"/>
          <w:tab w:val="left" w:pos="426"/>
        </w:tabs>
        <w:rPr>
          <w:del w:id="1070" w:author="Valeria Tapia" w:date="2026-09-18T10:33:00Z"/>
          <w:highlight w:val="green"/>
          <w:rPrChange w:id="1071" w:author="Valeria Tapia " w:date="2026-10-04T21:11:00Z">
            <w:rPr>
              <w:del w:id="1072" w:author="Valeria Tapia" w:date="2026-09-18T10:33:00Z"/>
            </w:rPr>
          </w:rPrChange>
        </w:rPr>
      </w:pPr>
      <w:ins w:id="1073" w:author="Valeria Tapia" w:date="2026-09-18T11:04:00Z">
        <w:r>
          <w:t xml:space="preserve">III. </w:t>
        </w:r>
      </w:ins>
      <w:r w:rsidR="007250D1" w:rsidRPr="005D2B20">
        <w:rPr>
          <w:highlight w:val="green"/>
          <w:rPrChange w:id="1074" w:author="Valeria Tapia " w:date="2026-10-04T21:11:00Z">
            <w:rPr/>
          </w:rPrChange>
        </w:rPr>
        <w:t xml:space="preserve">La AN en coordinación con las </w:t>
      </w:r>
      <w:r w:rsidR="00B15F0B" w:rsidRPr="005D2B20">
        <w:rPr>
          <w:szCs w:val="24"/>
          <w:highlight w:val="green"/>
          <w:lang w:val="es-MX"/>
          <w:rPrChange w:id="1075" w:author="Valeria Tapia " w:date="2026-10-04T21:11:00Z">
            <w:rPr>
              <w:szCs w:val="24"/>
              <w:lang w:val="es-MX"/>
            </w:rPr>
          </w:rPrChange>
        </w:rPr>
        <w:t>EPEs</w:t>
      </w:r>
      <w:r w:rsidR="00420834" w:rsidRPr="005D2B20">
        <w:rPr>
          <w:szCs w:val="24"/>
          <w:highlight w:val="green"/>
          <w:lang w:val="es-MX"/>
          <w:rPrChange w:id="1076" w:author="Valeria Tapia " w:date="2026-10-04T21:11:00Z">
            <w:rPr>
              <w:szCs w:val="24"/>
              <w:lang w:val="es-MX"/>
            </w:rPr>
          </w:rPrChange>
        </w:rPr>
        <w:t xml:space="preserve">, </w:t>
      </w:r>
      <w:r w:rsidR="00DC7348" w:rsidRPr="005D2B20">
        <w:rPr>
          <w:szCs w:val="24"/>
          <w:highlight w:val="green"/>
          <w:lang w:val="es-MX"/>
          <w:rPrChange w:id="1077" w:author="Valeria Tapia " w:date="2026-10-04T21:11:00Z">
            <w:rPr>
              <w:szCs w:val="24"/>
              <w:lang w:val="es-MX"/>
            </w:rPr>
          </w:rPrChange>
        </w:rPr>
        <w:t xml:space="preserve">la </w:t>
      </w:r>
      <w:r w:rsidR="00420834" w:rsidRPr="005D2B20">
        <w:rPr>
          <w:szCs w:val="24"/>
          <w:highlight w:val="green"/>
          <w:lang w:val="es-MX"/>
          <w:rPrChange w:id="1078" w:author="Valeria Tapia " w:date="2026-10-04T21:11:00Z">
            <w:rPr>
              <w:szCs w:val="24"/>
              <w:lang w:val="es-MX"/>
            </w:rPr>
          </w:rPrChange>
        </w:rPr>
        <w:t>AGETIC</w:t>
      </w:r>
      <w:r w:rsidR="007250D1" w:rsidRPr="005D2B20">
        <w:rPr>
          <w:highlight w:val="green"/>
          <w:rPrChange w:id="1079" w:author="Valeria Tapia " w:date="2026-10-04T21:11:00Z">
            <w:rPr/>
          </w:rPrChange>
        </w:rPr>
        <w:t xml:space="preserve"> y las instancias gubernamentales vinculadas al comercio exterior, serán responsables de la implementación de</w:t>
      </w:r>
      <w:ins w:id="1080" w:author="Valeria Tapia" w:date="2026-09-18T10:32:00Z">
        <w:r w:rsidR="00804D5F" w:rsidRPr="005D2B20">
          <w:rPr>
            <w:highlight w:val="green"/>
            <w:rPrChange w:id="1081" w:author="Valeria Tapia " w:date="2026-10-04T21:11:00Z">
              <w:rPr/>
            </w:rPrChange>
          </w:rPr>
          <w:t xml:space="preserve"> los trámites en</w:t>
        </w:r>
      </w:ins>
      <w:r w:rsidR="007250D1" w:rsidRPr="005D2B20">
        <w:rPr>
          <w:highlight w:val="green"/>
          <w:rPrChange w:id="1082" w:author="Valeria Tapia " w:date="2026-10-04T21:11:00Z">
            <w:rPr/>
          </w:rPrChange>
        </w:rPr>
        <w:t xml:space="preserve"> la VUCE</w:t>
      </w:r>
      <w:ins w:id="1083" w:author="Valeria Tapia" w:date="2026-09-18T10:33:00Z">
        <w:r w:rsidR="00804D5F" w:rsidRPr="005D2B20">
          <w:rPr>
            <w:highlight w:val="green"/>
            <w:rPrChange w:id="1084" w:author="Valeria Tapia " w:date="2026-10-04T21:11:00Z">
              <w:rPr/>
            </w:rPrChange>
          </w:rPr>
          <w:t xml:space="preserve">, </w:t>
        </w:r>
      </w:ins>
      <w:del w:id="1085" w:author="Valeria Tapia" w:date="2026-09-18T10:32:00Z">
        <w:r w:rsidR="007250D1" w:rsidRPr="005D2B20" w:rsidDel="00804D5F">
          <w:rPr>
            <w:highlight w:val="green"/>
            <w:rPrChange w:id="1086" w:author="Valeria Tapia " w:date="2026-10-04T21:11:00Z">
              <w:rPr/>
            </w:rPrChange>
          </w:rPr>
          <w:delText>.</w:delText>
        </w:r>
      </w:del>
      <w:del w:id="1087" w:author="Valeria Tapia" w:date="2026-09-18T10:33:00Z">
        <w:r w:rsidR="007250D1" w:rsidRPr="005D2B20" w:rsidDel="00804D5F">
          <w:rPr>
            <w:highlight w:val="green"/>
            <w:rPrChange w:id="1088" w:author="Valeria Tapia " w:date="2026-10-04T21:11:00Z">
              <w:rPr/>
            </w:rPrChange>
          </w:rPr>
          <w:delText xml:space="preserve"> </w:delText>
        </w:r>
      </w:del>
    </w:p>
    <w:p w14:paraId="2000352D" w14:textId="77777777" w:rsidR="007250D1" w:rsidRPr="005D2B20" w:rsidDel="00804D5F" w:rsidRDefault="007250D1" w:rsidP="007250D1">
      <w:pPr>
        <w:rPr>
          <w:del w:id="1089" w:author="Valeria Tapia" w:date="2026-09-18T10:33:00Z"/>
          <w:highlight w:val="green"/>
          <w:rPrChange w:id="1090" w:author="Valeria Tapia " w:date="2026-10-04T21:11:00Z">
            <w:rPr>
              <w:del w:id="1091" w:author="Valeria Tapia" w:date="2026-09-18T10:33:00Z"/>
            </w:rPr>
          </w:rPrChange>
        </w:rPr>
      </w:pPr>
      <w:del w:id="1092" w:author="Valeria Tapia" w:date="2026-09-18T10:33:00Z">
        <w:r w:rsidRPr="005D2B20" w:rsidDel="00804D5F">
          <w:rPr>
            <w:highlight w:val="green"/>
            <w:rPrChange w:id="1093" w:author="Valeria Tapia " w:date="2026-10-04T21:11:00Z">
              <w:rPr/>
            </w:rPrChange>
          </w:rPr>
          <w:delText xml:space="preserve"> </w:delText>
        </w:r>
      </w:del>
    </w:p>
    <w:p w14:paraId="4304D3DE" w14:textId="499DD8DC" w:rsidR="007250D1" w:rsidRPr="00F073C2" w:rsidRDefault="007250D1">
      <w:pPr>
        <w:tabs>
          <w:tab w:val="left" w:pos="142"/>
          <w:tab w:val="left" w:pos="426"/>
        </w:tabs>
        <w:pPrChange w:id="1094" w:author="Valeria Tapia" w:date="2026-09-18T10:33:00Z">
          <w:pPr>
            <w:tabs>
              <w:tab w:val="left" w:pos="284"/>
            </w:tabs>
          </w:pPr>
        </w:pPrChange>
      </w:pPr>
      <w:del w:id="1095" w:author="Valeria Tapia" w:date="2026-09-18T10:33:00Z">
        <w:r w:rsidRPr="005D2B20" w:rsidDel="00804D5F">
          <w:rPr>
            <w:highlight w:val="green"/>
            <w:rPrChange w:id="1096" w:author="Valeria Tapia " w:date="2026-10-04T21:11:00Z">
              <w:rPr/>
            </w:rPrChange>
          </w:rPr>
          <w:lastRenderedPageBreak/>
          <w:delText xml:space="preserve">III. La implementación se realizará </w:delText>
        </w:r>
      </w:del>
      <w:r w:rsidRPr="005D2B20">
        <w:rPr>
          <w:highlight w:val="green"/>
          <w:rPrChange w:id="1097" w:author="Valeria Tapia " w:date="2026-10-04T21:11:00Z">
            <w:rPr/>
          </w:rPrChange>
        </w:rPr>
        <w:t>conforme al Cronograma de Implementación Gradual establecido en el presente Reglamento.</w:t>
      </w:r>
      <w:r w:rsidRPr="00F073C2">
        <w:t xml:space="preserve"> </w:t>
      </w:r>
    </w:p>
    <w:p w14:paraId="2B40C14B" w14:textId="77777777" w:rsidR="007250D1" w:rsidRPr="00F073C2" w:rsidRDefault="007250D1" w:rsidP="007250D1"/>
    <w:p w14:paraId="6E442552" w14:textId="70DBD66B" w:rsidR="007250D1" w:rsidRDefault="007250D1" w:rsidP="007250D1">
      <w:pPr>
        <w:rPr>
          <w:ins w:id="1098" w:author="Valeria Tapia" w:date="2026-09-18T11:03:00Z"/>
        </w:rPr>
      </w:pPr>
      <w:r w:rsidRPr="00F073C2">
        <w:t>I</w:t>
      </w:r>
      <w:del w:id="1099" w:author="Valeria Tapia" w:date="2026-09-18T10:33:00Z">
        <w:r w:rsidRPr="00F073C2" w:rsidDel="00804D5F">
          <w:delText>V</w:delText>
        </w:r>
      </w:del>
      <w:ins w:id="1100" w:author="Valeria Tapia" w:date="2026-09-18T11:04:00Z">
        <w:r w:rsidR="005070F9">
          <w:t>V</w:t>
        </w:r>
      </w:ins>
      <w:r w:rsidRPr="005D2B20">
        <w:rPr>
          <w:highlight w:val="green"/>
          <w:rPrChange w:id="1101" w:author="Valeria Tapia " w:date="2026-10-04T21:11:00Z">
            <w:rPr/>
          </w:rPrChange>
        </w:rPr>
        <w:t xml:space="preserve">. Las </w:t>
      </w:r>
      <w:r w:rsidR="00B15F0B" w:rsidRPr="005D2B20">
        <w:rPr>
          <w:szCs w:val="24"/>
          <w:highlight w:val="green"/>
          <w:lang w:val="es-MX"/>
          <w:rPrChange w:id="1102" w:author="Valeria Tapia " w:date="2026-10-04T21:11:00Z">
            <w:rPr>
              <w:szCs w:val="24"/>
              <w:lang w:val="es-MX"/>
            </w:rPr>
          </w:rPrChange>
        </w:rPr>
        <w:t>EPEs</w:t>
      </w:r>
      <w:r w:rsidRPr="005D2B20">
        <w:rPr>
          <w:highlight w:val="green"/>
          <w:rPrChange w:id="1103" w:author="Valeria Tapia " w:date="2026-10-04T21:11:00Z">
            <w:rPr/>
          </w:rPrChange>
        </w:rPr>
        <w:t xml:space="preserve"> </w:t>
      </w:r>
      <w:r w:rsidR="001F26F8" w:rsidRPr="005D2B20">
        <w:rPr>
          <w:highlight w:val="green"/>
          <w:rPrChange w:id="1104" w:author="Valeria Tapia " w:date="2026-10-04T21:11:00Z">
            <w:rPr/>
          </w:rPrChange>
        </w:rPr>
        <w:t xml:space="preserve">deberán </w:t>
      </w:r>
      <w:r w:rsidR="00DD0FF5" w:rsidRPr="005D2B20">
        <w:rPr>
          <w:highlight w:val="green"/>
          <w:rPrChange w:id="1105" w:author="Valeria Tapia " w:date="2026-10-04T21:11:00Z">
            <w:rPr/>
          </w:rPrChange>
        </w:rPr>
        <w:t xml:space="preserve">emitir </w:t>
      </w:r>
      <w:r w:rsidR="001F26F8" w:rsidRPr="005D2B20">
        <w:rPr>
          <w:highlight w:val="green"/>
          <w:rPrChange w:id="1106" w:author="Valeria Tapia " w:date="2026-10-04T21:11:00Z">
            <w:rPr/>
          </w:rPrChange>
        </w:rPr>
        <w:t xml:space="preserve">su normativa interna y </w:t>
      </w:r>
      <w:r w:rsidR="001B6618" w:rsidRPr="005D2B20">
        <w:rPr>
          <w:highlight w:val="green"/>
          <w:rPrChange w:id="1107" w:author="Valeria Tapia " w:date="2026-10-04T21:11:00Z">
            <w:rPr/>
          </w:rPrChange>
        </w:rPr>
        <w:t xml:space="preserve">adecuar </w:t>
      </w:r>
      <w:r w:rsidR="00DD0FF5" w:rsidRPr="005D2B20">
        <w:rPr>
          <w:highlight w:val="green"/>
          <w:rPrChange w:id="1108" w:author="Valeria Tapia " w:date="2026-10-04T21:11:00Z">
            <w:rPr/>
          </w:rPrChange>
        </w:rPr>
        <w:t xml:space="preserve">su </w:t>
      </w:r>
      <w:r w:rsidR="001F26F8" w:rsidRPr="005D2B20">
        <w:rPr>
          <w:highlight w:val="green"/>
          <w:rPrChange w:id="1109" w:author="Valeria Tapia " w:date="2026-10-04T21:11:00Z">
            <w:rPr/>
          </w:rPrChange>
        </w:rPr>
        <w:t xml:space="preserve">sistema informático </w:t>
      </w:r>
      <w:r w:rsidR="00AA693B" w:rsidRPr="005D2B20">
        <w:rPr>
          <w:highlight w:val="green"/>
          <w:rPrChange w:id="1110" w:author="Valeria Tapia " w:date="2026-10-04T21:11:00Z">
            <w:rPr/>
          </w:rPrChange>
        </w:rPr>
        <w:t>para la</w:t>
      </w:r>
      <w:r w:rsidR="001F26F8" w:rsidRPr="005D2B20">
        <w:rPr>
          <w:highlight w:val="green"/>
          <w:rPrChange w:id="1111" w:author="Valeria Tapia " w:date="2026-10-04T21:11:00Z">
            <w:rPr/>
          </w:rPrChange>
        </w:rPr>
        <w:t xml:space="preserve"> interoperabilidad y funcionamiento de</w:t>
      </w:r>
      <w:ins w:id="1112" w:author="Valeria Tapia" w:date="2026-09-18T10:38:00Z">
        <w:r w:rsidR="000D2EA6" w:rsidRPr="005D2B20">
          <w:rPr>
            <w:highlight w:val="green"/>
            <w:rPrChange w:id="1113" w:author="Valeria Tapia " w:date="2026-10-04T21:11:00Z">
              <w:rPr/>
            </w:rPrChange>
          </w:rPr>
          <w:t xml:space="preserve"> los trámites en</w:t>
        </w:r>
      </w:ins>
      <w:r w:rsidR="001F26F8" w:rsidRPr="005D2B20">
        <w:rPr>
          <w:highlight w:val="green"/>
          <w:rPrChange w:id="1114" w:author="Valeria Tapia " w:date="2026-10-04T21:11:00Z">
            <w:rPr/>
          </w:rPrChange>
        </w:rPr>
        <w:t xml:space="preserve"> la VUCE, conforme a los plazos establecidos</w:t>
      </w:r>
      <w:ins w:id="1115" w:author="Valeria Tapia" w:date="2026-09-18T10:39:00Z">
        <w:r w:rsidR="000D2EA6" w:rsidRPr="005D2B20">
          <w:rPr>
            <w:highlight w:val="green"/>
            <w:rPrChange w:id="1116" w:author="Valeria Tapia " w:date="2026-10-04T21:11:00Z">
              <w:rPr/>
            </w:rPrChange>
          </w:rPr>
          <w:t>, conforme el Plan de Trabajo</w:t>
        </w:r>
      </w:ins>
      <w:r w:rsidR="001F26F8" w:rsidRPr="005D2B20">
        <w:rPr>
          <w:highlight w:val="green"/>
          <w:rPrChange w:id="1117" w:author="Valeria Tapia " w:date="2026-10-04T21:11:00Z">
            <w:rPr/>
          </w:rPrChange>
        </w:rPr>
        <w:t>.</w:t>
      </w:r>
    </w:p>
    <w:p w14:paraId="03E1ACB0" w14:textId="77777777" w:rsidR="005070F9" w:rsidRDefault="005070F9" w:rsidP="007250D1">
      <w:pPr>
        <w:rPr>
          <w:ins w:id="1118" w:author="Valeria Tapia" w:date="2026-09-18T10:33:00Z"/>
        </w:rPr>
      </w:pPr>
    </w:p>
    <w:p w14:paraId="7E750C52" w14:textId="3CBDB3D1" w:rsidR="00804D5F" w:rsidRPr="00F073C2" w:rsidRDefault="00804D5F" w:rsidP="007250D1">
      <w:ins w:id="1119" w:author="Valeria Tapia" w:date="2026-09-18T10:33:00Z">
        <w:r w:rsidRPr="005D2B20">
          <w:rPr>
            <w:highlight w:val="cyan"/>
            <w:rPrChange w:id="1120" w:author="Valeria Tapia " w:date="2026-10-04T21:11:00Z">
              <w:rPr/>
            </w:rPrChange>
          </w:rPr>
          <w:t xml:space="preserve">V. La </w:t>
        </w:r>
      </w:ins>
      <w:ins w:id="1121" w:author="Valeria Tapia" w:date="2026-09-18T10:34:00Z">
        <w:r w:rsidRPr="005D2B20">
          <w:rPr>
            <w:highlight w:val="cyan"/>
            <w:rPrChange w:id="1122" w:author="Valeria Tapia " w:date="2026-10-04T21:11:00Z">
              <w:rPr/>
            </w:rPrChange>
          </w:rPr>
          <w:t xml:space="preserve">AN implementará servicios en la VUCE, a partir </w:t>
        </w:r>
      </w:ins>
      <w:ins w:id="1123" w:author="Valeria Tapia" w:date="2026-09-18T10:36:00Z">
        <w:r w:rsidR="000D2EA6" w:rsidRPr="005D2B20">
          <w:rPr>
            <w:highlight w:val="cyan"/>
            <w:rPrChange w:id="1124" w:author="Valeria Tapia " w:date="2026-10-04T21:11:00Z">
              <w:rPr/>
            </w:rPrChange>
          </w:rPr>
          <w:t>del relevamiento de oportunidades de mejora con base a encuestas, sugerencias</w:t>
        </w:r>
      </w:ins>
      <w:ins w:id="1125" w:author="Valeria Tapia" w:date="2026-09-18T10:37:00Z">
        <w:r w:rsidR="000D2EA6" w:rsidRPr="005D2B20">
          <w:rPr>
            <w:highlight w:val="cyan"/>
            <w:rPrChange w:id="1126" w:author="Valeria Tapia " w:date="2026-10-04T21:11:00Z">
              <w:rPr/>
            </w:rPrChange>
          </w:rPr>
          <w:t>, reportes y otros.</w:t>
        </w:r>
      </w:ins>
      <w:ins w:id="1127" w:author="Valeria Tapia" w:date="2026-09-18T10:36:00Z">
        <w:r w:rsidR="000D2EA6">
          <w:t xml:space="preserve"> </w:t>
        </w:r>
      </w:ins>
    </w:p>
    <w:p w14:paraId="4758BB24" w14:textId="77777777" w:rsidR="007250D1" w:rsidRPr="00F073C2" w:rsidRDefault="007250D1" w:rsidP="007250D1"/>
    <w:p w14:paraId="321033C3" w14:textId="78109798" w:rsidR="007250D1" w:rsidRPr="00F073C2" w:rsidRDefault="007250D1" w:rsidP="008C3980">
      <w:pPr>
        <w:pStyle w:val="Ttulo5"/>
        <w:numPr>
          <w:ilvl w:val="0"/>
          <w:numId w:val="5"/>
        </w:numPr>
        <w:tabs>
          <w:tab w:val="left" w:pos="1701"/>
          <w:tab w:val="num" w:pos="9044"/>
        </w:tabs>
        <w:ind w:left="0" w:firstLine="0"/>
        <w:rPr>
          <w:b/>
          <w:szCs w:val="24"/>
        </w:rPr>
      </w:pPr>
      <w:r w:rsidRPr="00F073C2">
        <w:rPr>
          <w:b/>
          <w:szCs w:val="24"/>
        </w:rPr>
        <w:t xml:space="preserve"> (ADMINISTRACIÓN DE LA VUCE). </w:t>
      </w:r>
      <w:r w:rsidRPr="00F073C2">
        <w:rPr>
          <w:szCs w:val="24"/>
        </w:rPr>
        <w:t xml:space="preserve">I. </w:t>
      </w:r>
      <w:r w:rsidRPr="00F073C2">
        <w:rPr>
          <w:bCs/>
          <w:szCs w:val="24"/>
        </w:rPr>
        <w:t xml:space="preserve">La administración de la VUCE estará a cargo de la </w:t>
      </w:r>
      <w:r w:rsidR="00B15F0B" w:rsidRPr="00F073C2">
        <w:rPr>
          <w:bCs/>
          <w:szCs w:val="24"/>
        </w:rPr>
        <w:t>AN</w:t>
      </w:r>
      <w:r w:rsidRPr="00F073C2" w:rsidDel="00F04947">
        <w:rPr>
          <w:bCs/>
          <w:szCs w:val="24"/>
        </w:rPr>
        <w:t xml:space="preserve"> </w:t>
      </w:r>
      <w:r w:rsidRPr="00F073C2">
        <w:rPr>
          <w:bCs/>
          <w:szCs w:val="24"/>
        </w:rPr>
        <w:t xml:space="preserve">conforme lo establecido en el Decreto Supremo N° 5211 de 28/08/2024 y el presente Reglamento, debiendo gestionar, supervisar y actualizar la plataforma para un correcto funcionamiento en coordinación con las </w:t>
      </w:r>
      <w:r w:rsidR="004069F0" w:rsidRPr="00F073C2">
        <w:rPr>
          <w:bCs/>
          <w:szCs w:val="24"/>
        </w:rPr>
        <w:t>EPEs</w:t>
      </w:r>
      <w:r w:rsidRPr="00F073C2">
        <w:rPr>
          <w:szCs w:val="24"/>
          <w:lang w:val="es-MX"/>
        </w:rPr>
        <w:t>.</w:t>
      </w:r>
    </w:p>
    <w:p w14:paraId="329E97F5" w14:textId="77777777" w:rsidR="007250D1" w:rsidRPr="00F073C2" w:rsidRDefault="007250D1" w:rsidP="007250D1"/>
    <w:p w14:paraId="09385CDC" w14:textId="350772D3" w:rsidR="007250D1" w:rsidRDefault="007250D1" w:rsidP="007250D1">
      <w:pPr>
        <w:rPr>
          <w:ins w:id="1128" w:author="Valeria Tapia" w:date="2026-09-24T11:51:00Z"/>
          <w:color w:val="FF0000"/>
        </w:rPr>
      </w:pPr>
      <w:r w:rsidRPr="00F073C2">
        <w:t xml:space="preserve">II. La </w:t>
      </w:r>
      <w:r w:rsidR="00B15F0B" w:rsidRPr="00F073C2">
        <w:t>AN</w:t>
      </w:r>
      <w:r w:rsidRPr="00F073C2">
        <w:t xml:space="preserve"> será responsable de asegurar que la plataforma de la VUCE cumpla con los estándares de seguridad</w:t>
      </w:r>
      <w:ins w:id="1129" w:author="Valeria Tapia" w:date="2026-10-04T00:50:00Z">
        <w:r w:rsidR="00E44029">
          <w:t>.</w:t>
        </w:r>
      </w:ins>
      <w:del w:id="1130" w:author="Valeria Tapia" w:date="2026-10-04T00:49:00Z">
        <w:r w:rsidR="00844FF7" w:rsidRPr="00F073C2" w:rsidDel="00E44029">
          <w:delText>.</w:delText>
        </w:r>
      </w:del>
      <w:r w:rsidRPr="00DE605E">
        <w:rPr>
          <w:color w:val="FF0000"/>
        </w:rPr>
        <w:t xml:space="preserve"> </w:t>
      </w:r>
    </w:p>
    <w:p w14:paraId="51A42DA6" w14:textId="77777777" w:rsidR="00907F10" w:rsidRDefault="00907F10" w:rsidP="007250D1">
      <w:pPr>
        <w:rPr>
          <w:ins w:id="1131" w:author="Valeria Tapia" w:date="2026-09-24T11:51:00Z"/>
          <w:color w:val="FF0000"/>
        </w:rPr>
      </w:pPr>
    </w:p>
    <w:p w14:paraId="22781DC9" w14:textId="2C7CF24F" w:rsidR="00907F10" w:rsidRPr="00907F10" w:rsidRDefault="00907F10" w:rsidP="007250D1">
      <w:pPr>
        <w:rPr>
          <w:rPrChange w:id="1132" w:author="Valeria Tapia" w:date="2026-09-24T11:52:00Z">
            <w:rPr>
              <w:b/>
            </w:rPr>
          </w:rPrChange>
        </w:rPr>
      </w:pPr>
      <w:ins w:id="1133" w:author="Valeria Tapia" w:date="2026-09-24T11:52:00Z">
        <w:r w:rsidRPr="005D2B20">
          <w:rPr>
            <w:highlight w:val="green"/>
            <w:rPrChange w:id="1134" w:author="Valeria Tapia " w:date="2026-10-04T21:12:00Z">
              <w:rPr>
                <w:b/>
              </w:rPr>
            </w:rPrChange>
          </w:rPr>
          <w:t xml:space="preserve">III. La AN, </w:t>
        </w:r>
        <w:del w:id="1135" w:author="Valeria Tapia" w:date="2026-10-04T00:50:00Z">
          <w:r w:rsidRPr="005D2B20" w:rsidDel="00E44029">
            <w:rPr>
              <w:highlight w:val="green"/>
              <w:rPrChange w:id="1136" w:author="Valeria Tapia " w:date="2026-10-04T21:12:00Z">
                <w:rPr>
                  <w:b/>
                </w:rPr>
              </w:rPrChange>
            </w:rPr>
            <w:delText xml:space="preserve">en su calidad de administradora de la VUCE, </w:delText>
          </w:r>
        </w:del>
        <w:r w:rsidRPr="005D2B20">
          <w:rPr>
            <w:highlight w:val="green"/>
            <w:rPrChange w:id="1137" w:author="Valeria Tapia " w:date="2026-10-04T21:12:00Z">
              <w:rPr>
                <w:b/>
              </w:rPr>
            </w:rPrChange>
          </w:rPr>
          <w:t xml:space="preserve">es responsable de la persistencia, disponibilidad y custodia del Expediente Electrónico </w:t>
        </w:r>
        <w:del w:id="1138" w:author="Valeria Tapia" w:date="2026-09-26T17:02:00Z">
          <w:r w:rsidRPr="005D2B20" w:rsidDel="00B81A1D">
            <w:rPr>
              <w:highlight w:val="green"/>
              <w:rPrChange w:id="1139" w:author="Valeria Tapia " w:date="2026-10-04T21:12:00Z">
                <w:rPr>
                  <w:b/>
                </w:rPr>
              </w:rPrChange>
            </w:rPr>
            <w:delText xml:space="preserve">Único </w:delText>
          </w:r>
        </w:del>
        <w:r w:rsidRPr="005D2B20">
          <w:rPr>
            <w:highlight w:val="green"/>
            <w:rPrChange w:id="1140" w:author="Valeria Tapia " w:date="2026-10-04T21:12:00Z">
              <w:rPr>
                <w:b/>
              </w:rPr>
            </w:rPrChange>
          </w:rPr>
          <w:t>de</w:t>
        </w:r>
      </w:ins>
      <w:ins w:id="1141" w:author="Valeria Tapia" w:date="2026-09-26T17:02:00Z">
        <w:r w:rsidR="00B81A1D" w:rsidRPr="005D2B20">
          <w:rPr>
            <w:highlight w:val="green"/>
            <w:rPrChange w:id="1142" w:author="Valeria Tapia " w:date="2026-10-04T21:12:00Z">
              <w:rPr>
                <w:highlight w:val="yellow"/>
              </w:rPr>
            </w:rPrChange>
          </w:rPr>
          <w:t xml:space="preserve">l </w:t>
        </w:r>
      </w:ins>
      <w:ins w:id="1143" w:author="Valeria Tapia" w:date="2026-09-24T11:52:00Z">
        <w:del w:id="1144" w:author="Valeria Tapia" w:date="2026-09-26T17:02:00Z">
          <w:r w:rsidRPr="005D2B20" w:rsidDel="00B81A1D">
            <w:rPr>
              <w:highlight w:val="green"/>
              <w:rPrChange w:id="1145" w:author="Valeria Tapia " w:date="2026-10-04T21:12:00Z">
                <w:rPr>
                  <w:b/>
                </w:rPr>
              </w:rPrChange>
            </w:rPr>
            <w:delText xml:space="preserve"> cada </w:delText>
          </w:r>
        </w:del>
        <w:r w:rsidRPr="005D2B20">
          <w:rPr>
            <w:highlight w:val="green"/>
            <w:rPrChange w:id="1146" w:author="Valeria Tapia " w:date="2026-10-04T21:12:00Z">
              <w:rPr>
                <w:b/>
              </w:rPr>
            </w:rPrChange>
          </w:rPr>
          <w:t xml:space="preserve">trámite APCO </w:t>
        </w:r>
      </w:ins>
      <w:ins w:id="1147" w:author="Valeria Tapia" w:date="2026-09-26T17:02:00Z">
        <w:r w:rsidR="00B81A1D" w:rsidRPr="005D2B20">
          <w:rPr>
            <w:highlight w:val="green"/>
            <w:rPrChange w:id="1148" w:author="Valeria Tapia " w:date="2026-10-04T21:12:00Z">
              <w:rPr>
                <w:highlight w:val="yellow"/>
              </w:rPr>
            </w:rPrChange>
          </w:rPr>
          <w:t xml:space="preserve">implementado, </w:t>
        </w:r>
      </w:ins>
      <w:ins w:id="1149" w:author="Valeria Tapia" w:date="2026-09-24T11:52:00Z">
        <w:del w:id="1150" w:author="Valeria Tapia" w:date="2026-09-26T17:03:00Z">
          <w:r w:rsidRPr="005D2B20" w:rsidDel="00B81A1D">
            <w:rPr>
              <w:highlight w:val="green"/>
              <w:rPrChange w:id="1151" w:author="Valeria Tapia " w:date="2026-10-04T21:12:00Z">
                <w:rPr>
                  <w:b/>
                </w:rPr>
              </w:rPrChange>
            </w:rPr>
            <w:delText>tramitado a través de la plataforma,</w:delText>
          </w:r>
        </w:del>
      </w:ins>
      <w:ins w:id="1152" w:author="Valeria Tapia" w:date="2026-10-04T00:50:00Z">
        <w:r w:rsidR="00E44029" w:rsidRPr="005D2B20">
          <w:rPr>
            <w:highlight w:val="green"/>
            <w:rPrChange w:id="1153" w:author="Valeria Tapia " w:date="2026-10-04T21:12:00Z">
              <w:rPr/>
            </w:rPrChange>
          </w:rPr>
          <w:t xml:space="preserve"> </w:t>
        </w:r>
      </w:ins>
      <w:ins w:id="1154" w:author="Valeria Tapia" w:date="2026-09-24T11:52:00Z">
        <w:del w:id="1155" w:author="Valeria Tapia" w:date="2026-09-26T17:03:00Z">
          <w:r w:rsidRPr="005D2B20" w:rsidDel="00B81A1D">
            <w:rPr>
              <w:highlight w:val="green"/>
              <w:rPrChange w:id="1156" w:author="Valeria Tapia " w:date="2026-10-04T21:12:00Z">
                <w:rPr>
                  <w:b/>
                </w:rPr>
              </w:rPrChange>
            </w:rPr>
            <w:delText xml:space="preserve"> </w:delText>
          </w:r>
        </w:del>
        <w:r w:rsidRPr="005D2B20">
          <w:rPr>
            <w:highlight w:val="green"/>
            <w:rPrChange w:id="1157" w:author="Valeria Tapia " w:date="2026-10-04T21:12:00Z">
              <w:rPr>
                <w:b/>
              </w:rPr>
            </w:rPrChange>
          </w:rPr>
          <w:t>con independencia de que el procesamiento sustantivo del trámite sea realizado por el sistema propio de la EPE</w:t>
        </w:r>
      </w:ins>
      <w:ins w:id="1158" w:author="Valeria Tapia" w:date="2026-09-26T17:03:00Z">
        <w:r w:rsidR="00B81A1D" w:rsidRPr="005D2B20">
          <w:rPr>
            <w:highlight w:val="green"/>
            <w:rPrChange w:id="1159" w:author="Valeria Tapia " w:date="2026-10-04T21:12:00Z">
              <w:rPr/>
            </w:rPrChange>
          </w:rPr>
          <w:t xml:space="preserve"> o el </w:t>
        </w:r>
      </w:ins>
      <w:ins w:id="1160" w:author="Valeria Tapia" w:date="2026-09-26T17:04:00Z">
        <w:r w:rsidR="00B81A1D" w:rsidRPr="005D2B20">
          <w:rPr>
            <w:highlight w:val="green"/>
            <w:rPrChange w:id="1161" w:author="Valeria Tapia " w:date="2026-10-04T21:12:00Z">
              <w:rPr/>
            </w:rPrChange>
          </w:rPr>
          <w:t>M</w:t>
        </w:r>
      </w:ins>
      <w:ins w:id="1162" w:author="Valeria Tapia" w:date="2026-09-26T17:03:00Z">
        <w:r w:rsidR="00B81A1D" w:rsidRPr="005D2B20">
          <w:rPr>
            <w:highlight w:val="green"/>
            <w:rPrChange w:id="1163" w:author="Valeria Tapia " w:date="2026-10-04T21:12:00Z">
              <w:rPr/>
            </w:rPrChange>
          </w:rPr>
          <w:t xml:space="preserve">ódulo </w:t>
        </w:r>
      </w:ins>
      <w:ins w:id="1164" w:author="Valeria Tapia" w:date="2026-09-26T17:04:00Z">
        <w:r w:rsidR="00B81A1D" w:rsidRPr="005D2B20">
          <w:rPr>
            <w:highlight w:val="green"/>
            <w:rPrChange w:id="1165" w:author="Valeria Tapia " w:date="2026-10-04T21:12:00Z">
              <w:rPr/>
            </w:rPrChange>
          </w:rPr>
          <w:t xml:space="preserve">Informático </w:t>
        </w:r>
      </w:ins>
      <w:ins w:id="1166" w:author="Valeria Tapia" w:date="2026-09-26T17:03:00Z">
        <w:r w:rsidR="00B81A1D" w:rsidRPr="005D2B20">
          <w:rPr>
            <w:highlight w:val="green"/>
            <w:rPrChange w:id="1167" w:author="Valeria Tapia " w:date="2026-10-04T21:12:00Z">
              <w:rPr/>
            </w:rPrChange>
          </w:rPr>
          <w:t>Est</w:t>
        </w:r>
      </w:ins>
      <w:ins w:id="1168" w:author="Valeria Tapia" w:date="2026-09-26T17:04:00Z">
        <w:r w:rsidR="00B81A1D" w:rsidRPr="005D2B20">
          <w:rPr>
            <w:highlight w:val="green"/>
            <w:rPrChange w:id="1169" w:author="Valeria Tapia " w:date="2026-10-04T21:12:00Z">
              <w:rPr/>
            </w:rPrChange>
          </w:rPr>
          <w:t>á</w:t>
        </w:r>
      </w:ins>
      <w:ins w:id="1170" w:author="Valeria Tapia" w:date="2026-09-26T17:03:00Z">
        <w:r w:rsidR="00B81A1D" w:rsidRPr="005D2B20">
          <w:rPr>
            <w:highlight w:val="green"/>
            <w:rPrChange w:id="1171" w:author="Valeria Tapia " w:date="2026-10-04T21:12:00Z">
              <w:rPr/>
            </w:rPrChange>
          </w:rPr>
          <w:t>ndar</w:t>
        </w:r>
      </w:ins>
      <w:ins w:id="1172" w:author="Valeria Tapia" w:date="2026-09-24T11:52:00Z">
        <w:r w:rsidRPr="005D2B20">
          <w:rPr>
            <w:highlight w:val="green"/>
            <w:rPrChange w:id="1173" w:author="Valeria Tapia " w:date="2026-10-04T21:12:00Z">
              <w:rPr>
                <w:b/>
              </w:rPr>
            </w:rPrChange>
          </w:rPr>
          <w:t>.</w:t>
        </w:r>
      </w:ins>
    </w:p>
    <w:p w14:paraId="524F2901" w14:textId="77777777" w:rsidR="007250D1" w:rsidRPr="00F073C2" w:rsidRDefault="007250D1" w:rsidP="007250D1"/>
    <w:p w14:paraId="41E4F756" w14:textId="3B48A329" w:rsidR="007250D1" w:rsidRPr="00F073C2" w:rsidRDefault="007250D1" w:rsidP="008C3980">
      <w:pPr>
        <w:pStyle w:val="Ttulo5"/>
        <w:numPr>
          <w:ilvl w:val="0"/>
          <w:numId w:val="5"/>
        </w:numPr>
        <w:tabs>
          <w:tab w:val="left" w:pos="1701"/>
          <w:tab w:val="num" w:pos="9044"/>
        </w:tabs>
        <w:ind w:left="0" w:firstLine="0"/>
        <w:rPr>
          <w:bCs/>
          <w:szCs w:val="24"/>
        </w:rPr>
      </w:pPr>
      <w:r w:rsidRPr="00F073C2">
        <w:rPr>
          <w:b/>
          <w:szCs w:val="24"/>
        </w:rPr>
        <w:t xml:space="preserve"> </w:t>
      </w:r>
      <w:r w:rsidRPr="005D2B20">
        <w:rPr>
          <w:b/>
          <w:szCs w:val="24"/>
          <w:highlight w:val="green"/>
          <w:rPrChange w:id="1174" w:author="Valeria Tapia " w:date="2026-10-04T21:13:00Z">
            <w:rPr>
              <w:b/>
              <w:szCs w:val="24"/>
            </w:rPr>
          </w:rPrChange>
        </w:rPr>
        <w:t xml:space="preserve">(OPERACIÓN DE LA VUCE). </w:t>
      </w:r>
      <w:r w:rsidRPr="005D2B20">
        <w:rPr>
          <w:szCs w:val="24"/>
          <w:highlight w:val="green"/>
          <w:rPrChange w:id="1175" w:author="Valeria Tapia " w:date="2026-10-04T21:13:00Z">
            <w:rPr>
              <w:szCs w:val="24"/>
            </w:rPr>
          </w:rPrChange>
        </w:rPr>
        <w:t xml:space="preserve">I. La operación </w:t>
      </w:r>
      <w:r w:rsidRPr="005D2B20">
        <w:rPr>
          <w:bCs/>
          <w:szCs w:val="24"/>
          <w:highlight w:val="green"/>
          <w:rPrChange w:id="1176" w:author="Valeria Tapia " w:date="2026-10-04T21:13:00Z">
            <w:rPr>
              <w:bCs/>
              <w:szCs w:val="24"/>
            </w:rPr>
          </w:rPrChange>
        </w:rPr>
        <w:t>de la VUCE estará a cargo de las</w:t>
      </w:r>
      <w:ins w:id="1177" w:author="Valeria Tapia" w:date="2026-10-04T00:51:00Z">
        <w:r w:rsidR="00E44029" w:rsidRPr="005D2B20">
          <w:rPr>
            <w:bCs/>
            <w:szCs w:val="24"/>
            <w:highlight w:val="green"/>
            <w:rPrChange w:id="1178" w:author="Valeria Tapia " w:date="2026-10-04T21:13:00Z">
              <w:rPr>
                <w:bCs/>
                <w:szCs w:val="24"/>
              </w:rPr>
            </w:rPrChange>
          </w:rPr>
          <w:t xml:space="preserve"> </w:t>
        </w:r>
      </w:ins>
      <w:r w:rsidRPr="005D2B20">
        <w:rPr>
          <w:bCs/>
          <w:szCs w:val="24"/>
          <w:highlight w:val="green"/>
          <w:rPrChange w:id="1179" w:author="Valeria Tapia " w:date="2026-10-04T21:13:00Z">
            <w:rPr>
              <w:bCs/>
              <w:szCs w:val="24"/>
            </w:rPr>
          </w:rPrChange>
        </w:rPr>
        <w:t xml:space="preserve"> </w:t>
      </w:r>
      <w:r w:rsidR="00B15F0B" w:rsidRPr="005D2B20">
        <w:rPr>
          <w:szCs w:val="24"/>
          <w:highlight w:val="green"/>
          <w:lang w:val="es-MX"/>
          <w:rPrChange w:id="1180" w:author="Valeria Tapia " w:date="2026-10-04T21:13:00Z">
            <w:rPr>
              <w:szCs w:val="24"/>
              <w:lang w:val="es-MX"/>
            </w:rPr>
          </w:rPrChange>
        </w:rPr>
        <w:t>EPEs</w:t>
      </w:r>
      <w:del w:id="1181" w:author="Valeria Tapia" w:date="2026-10-04T00:51:00Z">
        <w:r w:rsidRPr="005D2B20" w:rsidDel="00E44029">
          <w:rPr>
            <w:bCs/>
            <w:szCs w:val="24"/>
            <w:highlight w:val="green"/>
            <w:rPrChange w:id="1182" w:author="Valeria Tapia " w:date="2026-10-04T21:13:00Z">
              <w:rPr>
                <w:bCs/>
                <w:szCs w:val="24"/>
              </w:rPr>
            </w:rPrChange>
          </w:rPr>
          <w:delText>,</w:delText>
        </w:r>
      </w:del>
      <w:r w:rsidRPr="005D2B20">
        <w:rPr>
          <w:bCs/>
          <w:szCs w:val="24"/>
          <w:highlight w:val="green"/>
          <w:rPrChange w:id="1183" w:author="Valeria Tapia " w:date="2026-10-04T21:13:00Z">
            <w:rPr>
              <w:bCs/>
              <w:szCs w:val="24"/>
            </w:rPr>
          </w:rPrChange>
        </w:rPr>
        <w:t xml:space="preserve"> en cuanto a </w:t>
      </w:r>
      <w:r w:rsidR="00EB5F00" w:rsidRPr="005D2B20">
        <w:rPr>
          <w:bCs/>
          <w:szCs w:val="24"/>
          <w:highlight w:val="green"/>
          <w:rPrChange w:id="1184" w:author="Valeria Tapia " w:date="2026-10-04T21:13:00Z">
            <w:rPr>
              <w:bCs/>
              <w:szCs w:val="24"/>
            </w:rPr>
          </w:rPrChange>
        </w:rPr>
        <w:t>la</w:t>
      </w:r>
      <w:r w:rsidRPr="005D2B20">
        <w:rPr>
          <w:bCs/>
          <w:szCs w:val="24"/>
          <w:highlight w:val="green"/>
          <w:rPrChange w:id="1185" w:author="Valeria Tapia " w:date="2026-10-04T21:13:00Z">
            <w:rPr>
              <w:bCs/>
              <w:szCs w:val="24"/>
            </w:rPr>
          </w:rPrChange>
        </w:rPr>
        <w:t xml:space="preserve"> tramitología, desarrollo o adecuación de su sistema informático e interoperabilidad con la VUCE asegurando la alta disponibilidad</w:t>
      </w:r>
      <w:ins w:id="1186" w:author="Valeria Tapia" w:date="2026-09-18T10:42:00Z">
        <w:r w:rsidR="000D2EA6" w:rsidRPr="005D2B20">
          <w:rPr>
            <w:bCs/>
            <w:szCs w:val="24"/>
            <w:highlight w:val="green"/>
            <w:rPrChange w:id="1187" w:author="Valeria Tapia " w:date="2026-10-04T21:13:00Z">
              <w:rPr>
                <w:bCs/>
                <w:szCs w:val="24"/>
              </w:rPr>
            </w:rPrChange>
          </w:rPr>
          <w:t xml:space="preserve">, conforme el modelo de negocio de la </w:t>
        </w:r>
      </w:ins>
      <w:ins w:id="1188" w:author="Valeria Tapia" w:date="2026-09-18T10:43:00Z">
        <w:r w:rsidR="000D2EA6" w:rsidRPr="005D2B20">
          <w:rPr>
            <w:bCs/>
            <w:szCs w:val="24"/>
            <w:highlight w:val="green"/>
            <w:rPrChange w:id="1189" w:author="Valeria Tapia " w:date="2026-10-04T21:13:00Z">
              <w:rPr>
                <w:bCs/>
                <w:szCs w:val="24"/>
              </w:rPr>
            </w:rPrChange>
          </w:rPr>
          <w:t>VUCE, establecido por la AN</w:t>
        </w:r>
      </w:ins>
      <w:ins w:id="1190" w:author="Valeria Tapia" w:date="2026-10-04T00:55:00Z">
        <w:r w:rsidR="00B4568B" w:rsidRPr="005D2B20">
          <w:rPr>
            <w:bCs/>
            <w:szCs w:val="24"/>
            <w:highlight w:val="green"/>
            <w:rPrChange w:id="1191" w:author="Valeria Tapia " w:date="2026-10-04T21:13:00Z">
              <w:rPr>
                <w:bCs/>
                <w:szCs w:val="24"/>
              </w:rPr>
            </w:rPrChange>
          </w:rPr>
          <w:t xml:space="preserve"> para la incorporación del t</w:t>
        </w:r>
      </w:ins>
      <w:ins w:id="1192" w:author="Valeria Tapia" w:date="2026-10-04T00:56:00Z">
        <w:r w:rsidR="00B4568B" w:rsidRPr="005D2B20">
          <w:rPr>
            <w:bCs/>
            <w:szCs w:val="24"/>
            <w:highlight w:val="green"/>
            <w:rPrChange w:id="1193" w:author="Valeria Tapia " w:date="2026-10-04T21:13:00Z">
              <w:rPr>
                <w:bCs/>
                <w:szCs w:val="24"/>
              </w:rPr>
            </w:rPrChange>
          </w:rPr>
          <w:t>r</w:t>
        </w:r>
      </w:ins>
      <w:ins w:id="1194" w:author="Valeria Tapia" w:date="2026-10-04T00:55:00Z">
        <w:r w:rsidR="00B4568B" w:rsidRPr="005D2B20">
          <w:rPr>
            <w:bCs/>
            <w:szCs w:val="24"/>
            <w:highlight w:val="green"/>
            <w:rPrChange w:id="1195" w:author="Valeria Tapia " w:date="2026-10-04T21:13:00Z">
              <w:rPr>
                <w:bCs/>
                <w:szCs w:val="24"/>
              </w:rPr>
            </w:rPrChange>
          </w:rPr>
          <w:t>ámite A</w:t>
        </w:r>
      </w:ins>
      <w:ins w:id="1196" w:author="Valeria Tapia" w:date="2026-10-04T00:56:00Z">
        <w:r w:rsidR="00B4568B" w:rsidRPr="005D2B20">
          <w:rPr>
            <w:bCs/>
            <w:szCs w:val="24"/>
            <w:highlight w:val="green"/>
            <w:rPrChange w:id="1197" w:author="Valeria Tapia " w:date="2026-10-04T21:13:00Z">
              <w:rPr>
                <w:bCs/>
                <w:szCs w:val="24"/>
              </w:rPr>
            </w:rPrChange>
          </w:rPr>
          <w:t>PCO</w:t>
        </w:r>
      </w:ins>
      <w:r w:rsidRPr="00F073C2">
        <w:rPr>
          <w:bCs/>
          <w:szCs w:val="24"/>
        </w:rPr>
        <w:t>.</w:t>
      </w:r>
    </w:p>
    <w:p w14:paraId="0CA64085" w14:textId="77777777" w:rsidR="00523FB9" w:rsidRPr="00F073C2" w:rsidRDefault="00523FB9" w:rsidP="007250D1"/>
    <w:p w14:paraId="5420003E" w14:textId="70189218" w:rsidR="007250D1" w:rsidRDefault="007250D1" w:rsidP="007250D1">
      <w:pPr>
        <w:rPr>
          <w:ins w:id="1198" w:author="Valeria Tapia" w:date="2026-09-28T11:38:00Z"/>
        </w:rPr>
      </w:pPr>
      <w:r w:rsidRPr="00302DD8">
        <w:t xml:space="preserve">II. </w:t>
      </w:r>
      <w:r w:rsidRPr="005D2B20">
        <w:rPr>
          <w:highlight w:val="green"/>
          <w:rPrChange w:id="1199" w:author="Valeria Tapia " w:date="2026-10-04T21:13:00Z">
            <w:rPr/>
          </w:rPrChange>
        </w:rPr>
        <w:t>Cualquier actualización en l</w:t>
      </w:r>
      <w:ins w:id="1200" w:author="Valeria Tapia" w:date="2026-09-28T11:39:00Z">
        <w:r w:rsidR="006F6E03" w:rsidRPr="005D2B20">
          <w:rPr>
            <w:highlight w:val="green"/>
            <w:rPrChange w:id="1201" w:author="Valeria Tapia " w:date="2026-10-04T21:13:00Z">
              <w:rPr/>
            </w:rPrChange>
          </w:rPr>
          <w:t>a</w:t>
        </w:r>
      </w:ins>
      <w:del w:id="1202" w:author="Valeria Tapia" w:date="2026-09-28T11:39:00Z">
        <w:r w:rsidRPr="005D2B20" w:rsidDel="006F6E03">
          <w:rPr>
            <w:highlight w:val="green"/>
            <w:rPrChange w:id="1203" w:author="Valeria Tapia " w:date="2026-10-04T21:13:00Z">
              <w:rPr/>
            </w:rPrChange>
          </w:rPr>
          <w:delText xml:space="preserve">os procesos, </w:delText>
        </w:r>
      </w:del>
      <w:ins w:id="1204" w:author="Valeria Tapia" w:date="2026-09-28T11:39:00Z">
        <w:r w:rsidR="006F6E03" w:rsidRPr="005D2B20">
          <w:rPr>
            <w:highlight w:val="green"/>
            <w:rPrChange w:id="1205" w:author="Valeria Tapia " w:date="2026-10-04T21:13:00Z">
              <w:rPr/>
            </w:rPrChange>
          </w:rPr>
          <w:t xml:space="preserve"> </w:t>
        </w:r>
      </w:ins>
      <w:r w:rsidRPr="005D2B20">
        <w:rPr>
          <w:highlight w:val="green"/>
          <w:rPrChange w:id="1206" w:author="Valeria Tapia " w:date="2026-10-04T21:13:00Z">
            <w:rPr/>
          </w:rPrChange>
        </w:rPr>
        <w:t>normativa</w:t>
      </w:r>
      <w:ins w:id="1207" w:author="Valeria Tapia" w:date="2026-09-28T11:40:00Z">
        <w:r w:rsidR="006F6E03" w:rsidRPr="005D2B20">
          <w:rPr>
            <w:highlight w:val="green"/>
            <w:rPrChange w:id="1208" w:author="Valeria Tapia " w:date="2026-10-04T21:13:00Z">
              <w:rPr/>
            </w:rPrChange>
          </w:rPr>
          <w:t xml:space="preserve"> posterior a la implementación del trámite APCO</w:t>
        </w:r>
      </w:ins>
      <w:del w:id="1209" w:author="Valeria Tapia" w:date="2026-09-28T11:39:00Z">
        <w:r w:rsidRPr="005D2B20" w:rsidDel="006F6E03">
          <w:rPr>
            <w:highlight w:val="green"/>
            <w:rPrChange w:id="1210" w:author="Valeria Tapia " w:date="2026-10-04T21:13:00Z">
              <w:rPr/>
            </w:rPrChange>
          </w:rPr>
          <w:delText xml:space="preserve"> y funcionamiento del sistema</w:delText>
        </w:r>
      </w:del>
      <w:ins w:id="1211" w:author="Valeria Tapia" w:date="2026-09-28T11:25:00Z">
        <w:r w:rsidR="00302DD8" w:rsidRPr="005D2B20">
          <w:rPr>
            <w:highlight w:val="green"/>
            <w:rPrChange w:id="1212" w:author="Valeria Tapia " w:date="2026-10-04T21:13:00Z">
              <w:rPr/>
            </w:rPrChange>
          </w:rPr>
          <w:t>,</w:t>
        </w:r>
      </w:ins>
      <w:ins w:id="1213" w:author="Valeria Tapia" w:date="2026-09-28T11:39:00Z">
        <w:r w:rsidR="006F6E03" w:rsidRPr="005D2B20">
          <w:rPr>
            <w:highlight w:val="green"/>
            <w:rPrChange w:id="1214" w:author="Valeria Tapia " w:date="2026-10-04T21:13:00Z">
              <w:rPr/>
            </w:rPrChange>
          </w:rPr>
          <w:t xml:space="preserve"> que no implique adecuaciones inform</w:t>
        </w:r>
      </w:ins>
      <w:ins w:id="1215" w:author="Valeria Tapia" w:date="2026-09-28T11:40:00Z">
        <w:r w:rsidR="006F6E03" w:rsidRPr="005D2B20">
          <w:rPr>
            <w:highlight w:val="green"/>
            <w:rPrChange w:id="1216" w:author="Valeria Tapia " w:date="2026-10-04T21:13:00Z">
              <w:rPr/>
            </w:rPrChange>
          </w:rPr>
          <w:t>áticas</w:t>
        </w:r>
      </w:ins>
      <w:ins w:id="1217" w:author="Valeria Tapia" w:date="2026-09-28T11:25:00Z">
        <w:r w:rsidR="00302DD8" w:rsidRPr="005D2B20">
          <w:rPr>
            <w:highlight w:val="green"/>
            <w:rPrChange w:id="1218" w:author="Valeria Tapia " w:date="2026-10-04T21:13:00Z">
              <w:rPr/>
            </w:rPrChange>
          </w:rPr>
          <w:t>,</w:t>
        </w:r>
      </w:ins>
      <w:r w:rsidRPr="005D2B20">
        <w:rPr>
          <w:highlight w:val="green"/>
          <w:rPrChange w:id="1219" w:author="Valeria Tapia " w:date="2026-10-04T21:13:00Z">
            <w:rPr/>
          </w:rPrChange>
        </w:rPr>
        <w:t xml:space="preserve"> deberá ser comunicada por las </w:t>
      </w:r>
      <w:r w:rsidR="00B15F0B" w:rsidRPr="005D2B20">
        <w:rPr>
          <w:szCs w:val="24"/>
          <w:highlight w:val="green"/>
          <w:lang w:val="es-MX"/>
          <w:rPrChange w:id="1220" w:author="Valeria Tapia " w:date="2026-10-04T21:13:00Z">
            <w:rPr>
              <w:szCs w:val="24"/>
              <w:lang w:val="es-MX"/>
            </w:rPr>
          </w:rPrChange>
        </w:rPr>
        <w:t>EPEs</w:t>
      </w:r>
      <w:r w:rsidR="00B15F0B" w:rsidRPr="005D2B20" w:rsidDel="00B15F0B">
        <w:rPr>
          <w:highlight w:val="green"/>
          <w:rPrChange w:id="1221" w:author="Valeria Tapia " w:date="2026-10-04T21:13:00Z">
            <w:rPr/>
          </w:rPrChange>
        </w:rPr>
        <w:t xml:space="preserve"> </w:t>
      </w:r>
      <w:r w:rsidRPr="005D2B20">
        <w:rPr>
          <w:highlight w:val="green"/>
          <w:rPrChange w:id="1222" w:author="Valeria Tapia " w:date="2026-10-04T21:13:00Z">
            <w:rPr/>
          </w:rPrChange>
        </w:rPr>
        <w:t xml:space="preserve">a la </w:t>
      </w:r>
      <w:r w:rsidR="00B15F0B" w:rsidRPr="005D2B20">
        <w:rPr>
          <w:highlight w:val="green"/>
          <w:rPrChange w:id="1223" w:author="Valeria Tapia " w:date="2026-10-04T21:13:00Z">
            <w:rPr/>
          </w:rPrChange>
        </w:rPr>
        <w:t>AN</w:t>
      </w:r>
      <w:r w:rsidRPr="005D2B20">
        <w:rPr>
          <w:highlight w:val="green"/>
          <w:rPrChange w:id="1224" w:author="Valeria Tapia " w:date="2026-10-04T21:13:00Z">
            <w:rPr/>
          </w:rPrChange>
        </w:rPr>
        <w:t xml:space="preserve"> </w:t>
      </w:r>
      <w:del w:id="1225" w:author="Valeria Tapia" w:date="2026-09-28T11:40:00Z">
        <w:r w:rsidRPr="005D2B20" w:rsidDel="006F6E03">
          <w:rPr>
            <w:highlight w:val="green"/>
            <w:rPrChange w:id="1226" w:author="Valeria Tapia " w:date="2026-10-04T21:13:00Z">
              <w:rPr/>
            </w:rPrChange>
          </w:rPr>
          <w:delText xml:space="preserve">y a los </w:delText>
        </w:r>
        <w:r w:rsidR="007D6AC8" w:rsidRPr="005D2B20" w:rsidDel="006F6E03">
          <w:rPr>
            <w:highlight w:val="green"/>
            <w:rPrChange w:id="1227" w:author="Valeria Tapia " w:date="2026-10-04T21:13:00Z">
              <w:rPr/>
            </w:rPrChange>
          </w:rPr>
          <w:delText>Usuarios VUCE</w:delText>
        </w:r>
        <w:r w:rsidRPr="005D2B20" w:rsidDel="006F6E03">
          <w:rPr>
            <w:highlight w:val="green"/>
            <w:rPrChange w:id="1228" w:author="Valeria Tapia " w:date="2026-10-04T21:13:00Z">
              <w:rPr/>
            </w:rPrChange>
          </w:rPr>
          <w:delText xml:space="preserve"> </w:delText>
        </w:r>
      </w:del>
      <w:r w:rsidR="001F26F8" w:rsidRPr="005D2B20">
        <w:rPr>
          <w:highlight w:val="green"/>
          <w:rPrChange w:id="1229" w:author="Valeria Tapia " w:date="2026-10-04T21:13:00Z">
            <w:rPr/>
          </w:rPrChange>
        </w:rPr>
        <w:t>en el plazo</w:t>
      </w:r>
      <w:ins w:id="1230" w:author="Valeria Tapia" w:date="2026-09-28T11:40:00Z">
        <w:r w:rsidR="006F6E03" w:rsidRPr="005D2B20">
          <w:rPr>
            <w:highlight w:val="green"/>
            <w:rPrChange w:id="1231" w:author="Valeria Tapia " w:date="2026-10-04T21:13:00Z">
              <w:rPr/>
            </w:rPrChange>
          </w:rPr>
          <w:t xml:space="preserve"> de hasta tres (3) días hábiles </w:t>
        </w:r>
      </w:ins>
      <w:del w:id="1232" w:author="Valeria Tapia" w:date="2026-09-28T11:40:00Z">
        <w:r w:rsidR="001F26F8" w:rsidRPr="005D2B20" w:rsidDel="006F6E03">
          <w:rPr>
            <w:highlight w:val="green"/>
            <w:rPrChange w:id="1233" w:author="Valeria Tapia " w:date="2026-10-04T21:13:00Z">
              <w:rPr/>
            </w:rPrChange>
          </w:rPr>
          <w:delText xml:space="preserve"> mínimo de </w:delText>
        </w:r>
        <w:r w:rsidR="00091918" w:rsidRPr="005D2B20" w:rsidDel="006F6E03">
          <w:rPr>
            <w:highlight w:val="green"/>
            <w:rPrChange w:id="1234" w:author="Valeria Tapia " w:date="2026-10-04T21:13:00Z">
              <w:rPr/>
            </w:rPrChange>
          </w:rPr>
          <w:delText>quince</w:delText>
        </w:r>
        <w:r w:rsidR="001F26F8" w:rsidRPr="005D2B20" w:rsidDel="006F6E03">
          <w:rPr>
            <w:highlight w:val="green"/>
            <w:rPrChange w:id="1235" w:author="Valeria Tapia " w:date="2026-10-04T21:13:00Z">
              <w:rPr/>
            </w:rPrChange>
          </w:rPr>
          <w:delText xml:space="preserve"> (1</w:delText>
        </w:r>
        <w:r w:rsidR="00091918" w:rsidRPr="005D2B20" w:rsidDel="006F6E03">
          <w:rPr>
            <w:highlight w:val="green"/>
            <w:rPrChange w:id="1236" w:author="Valeria Tapia " w:date="2026-10-04T21:13:00Z">
              <w:rPr/>
            </w:rPrChange>
          </w:rPr>
          <w:delText>5</w:delText>
        </w:r>
        <w:r w:rsidR="001F26F8" w:rsidRPr="005D2B20" w:rsidDel="006F6E03">
          <w:rPr>
            <w:highlight w:val="green"/>
            <w:rPrChange w:id="1237" w:author="Valeria Tapia " w:date="2026-10-04T21:13:00Z">
              <w:rPr/>
            </w:rPrChange>
          </w:rPr>
          <w:delText xml:space="preserve">) días hábiles </w:delText>
        </w:r>
      </w:del>
      <w:r w:rsidR="001F26F8" w:rsidRPr="005D2B20">
        <w:rPr>
          <w:highlight w:val="green"/>
          <w:rPrChange w:id="1238" w:author="Valeria Tapia " w:date="2026-10-04T21:13:00Z">
            <w:rPr/>
          </w:rPrChange>
        </w:rPr>
        <w:t>antes de su puesta en vigencia,</w:t>
      </w:r>
      <w:r w:rsidR="00626B12" w:rsidRPr="005D2B20">
        <w:rPr>
          <w:highlight w:val="green"/>
          <w:rPrChange w:id="1239" w:author="Valeria Tapia " w:date="2026-10-04T21:13:00Z">
            <w:rPr/>
          </w:rPrChange>
        </w:rPr>
        <w:t xml:space="preserve"> excepto cuando la normativa </w:t>
      </w:r>
      <w:r w:rsidR="00892AB9" w:rsidRPr="005D2B20">
        <w:rPr>
          <w:highlight w:val="green"/>
          <w:rPrChange w:id="1240" w:author="Valeria Tapia " w:date="2026-10-04T21:13:00Z">
            <w:rPr/>
          </w:rPrChange>
        </w:rPr>
        <w:t xml:space="preserve">(Ley o Decreto Supremo) </w:t>
      </w:r>
      <w:r w:rsidR="00626B12" w:rsidRPr="005D2B20">
        <w:rPr>
          <w:highlight w:val="green"/>
          <w:rPrChange w:id="1241" w:author="Valeria Tapia " w:date="2026-10-04T21:13:00Z">
            <w:rPr/>
          </w:rPrChange>
        </w:rPr>
        <w:t>disponga un plazo menor</w:t>
      </w:r>
      <w:del w:id="1242" w:author="Valeria Tapia" w:date="2026-09-28T11:41:00Z">
        <w:r w:rsidR="00626B12" w:rsidRPr="005D2B20" w:rsidDel="006F6E03">
          <w:rPr>
            <w:highlight w:val="green"/>
            <w:rPrChange w:id="1243" w:author="Valeria Tapia " w:date="2026-10-04T21:13:00Z">
              <w:rPr/>
            </w:rPrChange>
          </w:rPr>
          <w:delText xml:space="preserve"> para su implementación</w:delText>
        </w:r>
      </w:del>
      <w:r w:rsidR="00626B12" w:rsidRPr="005D2B20">
        <w:rPr>
          <w:highlight w:val="green"/>
          <w:rPrChange w:id="1244" w:author="Valeria Tapia " w:date="2026-10-04T21:13:00Z">
            <w:rPr/>
          </w:rPrChange>
        </w:rPr>
        <w:t>,</w:t>
      </w:r>
      <w:r w:rsidR="001F26F8" w:rsidRPr="005D2B20">
        <w:rPr>
          <w:highlight w:val="green"/>
          <w:rPrChange w:id="1245" w:author="Valeria Tapia " w:date="2026-10-04T21:13:00Z">
            <w:rPr/>
          </w:rPrChange>
        </w:rPr>
        <w:t xml:space="preserve"> a fin de garantizar la continuidad</w:t>
      </w:r>
      <w:r w:rsidR="00C76110" w:rsidRPr="005D2B20">
        <w:rPr>
          <w:highlight w:val="green"/>
          <w:rPrChange w:id="1246" w:author="Valeria Tapia " w:date="2026-10-04T21:13:00Z">
            <w:rPr/>
          </w:rPrChange>
        </w:rPr>
        <w:t xml:space="preserve"> y</w:t>
      </w:r>
      <w:r w:rsidR="00626B12" w:rsidRPr="005D2B20">
        <w:rPr>
          <w:highlight w:val="green"/>
          <w:rPrChange w:id="1247" w:author="Valeria Tapia " w:date="2026-10-04T21:13:00Z">
            <w:rPr/>
          </w:rPrChange>
        </w:rPr>
        <w:t xml:space="preserve"> la</w:t>
      </w:r>
      <w:r w:rsidR="001F26F8" w:rsidRPr="005D2B20">
        <w:rPr>
          <w:highlight w:val="green"/>
          <w:rPrChange w:id="1248" w:author="Valeria Tapia " w:date="2026-10-04T21:13:00Z">
            <w:rPr/>
          </w:rPrChange>
        </w:rPr>
        <w:t xml:space="preserve"> previsibilidad operativa del sistema</w:t>
      </w:r>
      <w:r w:rsidRPr="005D2B20">
        <w:rPr>
          <w:highlight w:val="green"/>
          <w:rPrChange w:id="1249" w:author="Valeria Tapia " w:date="2026-10-04T21:13:00Z">
            <w:rPr/>
          </w:rPrChange>
        </w:rPr>
        <w:t>.</w:t>
      </w:r>
      <w:r w:rsidRPr="00F073C2">
        <w:t xml:space="preserve"> </w:t>
      </w:r>
    </w:p>
    <w:p w14:paraId="73541C87" w14:textId="77777777" w:rsidR="006F6E03" w:rsidRDefault="006F6E03" w:rsidP="007250D1">
      <w:pPr>
        <w:rPr>
          <w:ins w:id="1250" w:author="Valeria Tapia" w:date="2026-09-28T11:38:00Z"/>
        </w:rPr>
      </w:pPr>
    </w:p>
    <w:p w14:paraId="7CD7625F" w14:textId="6EECD465" w:rsidR="006F6E03" w:rsidRDefault="006F6E03" w:rsidP="007250D1">
      <w:pPr>
        <w:rPr>
          <w:ins w:id="1251" w:author="Valeria Tapia" w:date="2026-10-04T00:58:00Z"/>
        </w:rPr>
      </w:pPr>
      <w:ins w:id="1252" w:author="Valeria Tapia" w:date="2026-09-28T11:41:00Z">
        <w:r w:rsidRPr="005D2B20">
          <w:rPr>
            <w:highlight w:val="green"/>
            <w:rPrChange w:id="1253" w:author="Valeria Tapia " w:date="2026-10-04T21:13:00Z">
              <w:rPr/>
            </w:rPrChange>
          </w:rPr>
          <w:lastRenderedPageBreak/>
          <w:t xml:space="preserve">III. </w:t>
        </w:r>
      </w:ins>
      <w:ins w:id="1254" w:author="Valeria Tapia" w:date="2026-09-28T11:39:00Z">
        <w:r w:rsidRPr="005D2B20">
          <w:rPr>
            <w:highlight w:val="green"/>
            <w:rPrChange w:id="1255" w:author="Valeria Tapia " w:date="2026-10-04T21:13:00Z">
              <w:rPr/>
            </w:rPrChange>
          </w:rPr>
          <w:t xml:space="preserve">Cualquier actualización </w:t>
        </w:r>
      </w:ins>
      <w:ins w:id="1256" w:author="Valeria Tapia" w:date="2026-09-28T11:43:00Z">
        <w:r w:rsidRPr="005D2B20">
          <w:rPr>
            <w:highlight w:val="green"/>
            <w:rPrChange w:id="1257" w:author="Valeria Tapia " w:date="2026-10-04T21:13:00Z">
              <w:rPr/>
            </w:rPrChange>
          </w:rPr>
          <w:t xml:space="preserve">posterior a la implementación del trámite APCO, </w:t>
        </w:r>
      </w:ins>
      <w:ins w:id="1258" w:author="Valeria Tapia" w:date="2026-10-04T00:56:00Z">
        <w:r w:rsidR="00B4568B" w:rsidRPr="005D2B20">
          <w:rPr>
            <w:highlight w:val="green"/>
            <w:rPrChange w:id="1259" w:author="Valeria Tapia " w:date="2026-10-04T21:13:00Z">
              <w:rPr/>
            </w:rPrChange>
          </w:rPr>
          <w:t xml:space="preserve">relaciona con </w:t>
        </w:r>
      </w:ins>
      <w:ins w:id="1260" w:author="Valeria Tapia" w:date="2026-09-28T11:43:00Z">
        <w:del w:id="1261" w:author="Valeria Tapia" w:date="2026-10-04T00:56:00Z">
          <w:r w:rsidRPr="005D2B20" w:rsidDel="00B4568B">
            <w:rPr>
              <w:highlight w:val="green"/>
              <w:rPrChange w:id="1262" w:author="Valeria Tapia " w:date="2026-10-04T21:13:00Z">
                <w:rPr/>
              </w:rPrChange>
            </w:rPr>
            <w:delText xml:space="preserve">de </w:delText>
          </w:r>
        </w:del>
        <w:r w:rsidRPr="005D2B20">
          <w:rPr>
            <w:highlight w:val="green"/>
            <w:rPrChange w:id="1263" w:author="Valeria Tapia " w:date="2026-10-04T21:13:00Z">
              <w:rPr/>
            </w:rPrChange>
          </w:rPr>
          <w:t xml:space="preserve">los </w:t>
        </w:r>
      </w:ins>
      <w:ins w:id="1264" w:author="Valeria Tapia" w:date="2026-09-28T11:39:00Z">
        <w:del w:id="1265" w:author="Valeria Tapia" w:date="2026-10-04T00:56:00Z">
          <w:r w:rsidRPr="005D2B20" w:rsidDel="00B4568B">
            <w:rPr>
              <w:highlight w:val="green"/>
              <w:rPrChange w:id="1266" w:author="Valeria Tapia " w:date="2026-10-04T21:13:00Z">
                <w:rPr/>
              </w:rPrChange>
            </w:rPr>
            <w:delText xml:space="preserve"> </w:delText>
          </w:r>
        </w:del>
        <w:r w:rsidRPr="005D2B20">
          <w:rPr>
            <w:highlight w:val="green"/>
            <w:rPrChange w:id="1267" w:author="Valeria Tapia " w:date="2026-10-04T21:13:00Z">
              <w:rPr/>
            </w:rPrChange>
          </w:rPr>
          <w:t>proceso</w:t>
        </w:r>
      </w:ins>
      <w:ins w:id="1268" w:author="Valeria Tapia" w:date="2026-09-28T11:43:00Z">
        <w:r w:rsidRPr="005D2B20">
          <w:rPr>
            <w:highlight w:val="green"/>
            <w:rPrChange w:id="1269" w:author="Valeria Tapia " w:date="2026-10-04T21:13:00Z">
              <w:rPr/>
            </w:rPrChange>
          </w:rPr>
          <w:t>s</w:t>
        </w:r>
      </w:ins>
      <w:ins w:id="1270" w:author="Valeria Tapia" w:date="2026-09-28T11:42:00Z">
        <w:r w:rsidRPr="005D2B20">
          <w:rPr>
            <w:highlight w:val="green"/>
            <w:rPrChange w:id="1271" w:author="Valeria Tapia " w:date="2026-10-04T21:13:00Z">
              <w:rPr/>
            </w:rPrChange>
          </w:rPr>
          <w:t xml:space="preserve"> APCO</w:t>
        </w:r>
      </w:ins>
      <w:ins w:id="1272" w:author="Valeria Tapia" w:date="2026-09-28T11:39:00Z">
        <w:r w:rsidRPr="005D2B20">
          <w:rPr>
            <w:highlight w:val="green"/>
            <w:rPrChange w:id="1273" w:author="Valeria Tapia " w:date="2026-10-04T21:13:00Z">
              <w:rPr/>
            </w:rPrChange>
          </w:rPr>
          <w:t xml:space="preserve">, </w:t>
        </w:r>
      </w:ins>
      <w:ins w:id="1274" w:author="Valeria Tapia" w:date="2026-10-04T00:57:00Z">
        <w:r w:rsidR="00B4568B" w:rsidRPr="005D2B20">
          <w:rPr>
            <w:highlight w:val="green"/>
            <w:rPrChange w:id="1275" w:author="Valeria Tapia " w:date="2026-10-04T21:13:00Z">
              <w:rPr/>
            </w:rPrChange>
          </w:rPr>
          <w:t xml:space="preserve">el </w:t>
        </w:r>
      </w:ins>
      <w:ins w:id="1276" w:author="Valeria Tapia" w:date="2026-09-28T11:39:00Z">
        <w:r w:rsidRPr="005D2B20">
          <w:rPr>
            <w:highlight w:val="green"/>
            <w:rPrChange w:id="1277" w:author="Valeria Tapia " w:date="2026-10-04T21:13:00Z">
              <w:rPr/>
            </w:rPrChange>
          </w:rPr>
          <w:t>funcionamiento del sistema</w:t>
        </w:r>
      </w:ins>
      <w:ins w:id="1278" w:author="Valeria Tapia" w:date="2026-09-28T11:42:00Z">
        <w:r w:rsidRPr="005D2B20">
          <w:rPr>
            <w:highlight w:val="green"/>
            <w:rPrChange w:id="1279" w:author="Valeria Tapia " w:date="2026-10-04T21:13:00Z">
              <w:rPr/>
            </w:rPrChange>
          </w:rPr>
          <w:t xml:space="preserve"> que incluya actualizar la normativa</w:t>
        </w:r>
      </w:ins>
      <w:ins w:id="1280" w:author="Valeria Tapia" w:date="2026-09-28T11:39:00Z">
        <w:r w:rsidRPr="005D2B20">
          <w:rPr>
            <w:highlight w:val="green"/>
            <w:rPrChange w:id="1281" w:author="Valeria Tapia " w:date="2026-10-04T21:13:00Z">
              <w:rPr/>
            </w:rPrChange>
          </w:rPr>
          <w:t>, deberá ser co</w:t>
        </w:r>
      </w:ins>
      <w:ins w:id="1282" w:author="Valeria Tapia" w:date="2026-09-28T11:44:00Z">
        <w:r w:rsidRPr="005D2B20">
          <w:rPr>
            <w:highlight w:val="green"/>
            <w:rPrChange w:id="1283" w:author="Valeria Tapia " w:date="2026-10-04T21:13:00Z">
              <w:rPr/>
            </w:rPrChange>
          </w:rPr>
          <w:t>ordinado con la AN,</w:t>
        </w:r>
      </w:ins>
      <w:ins w:id="1284" w:author="Valeria Tapia" w:date="2026-09-28T11:45:00Z">
        <w:r w:rsidRPr="005D2B20">
          <w:rPr>
            <w:highlight w:val="green"/>
            <w:rPrChange w:id="1285" w:author="Valeria Tapia " w:date="2026-10-04T21:13:00Z">
              <w:rPr/>
            </w:rPrChange>
          </w:rPr>
          <w:t xml:space="preserve"> </w:t>
        </w:r>
      </w:ins>
      <w:ins w:id="1286" w:author="Valeria Tapia" w:date="2026-10-04T00:56:00Z">
        <w:r w:rsidR="00B4568B" w:rsidRPr="005D2B20">
          <w:rPr>
            <w:highlight w:val="green"/>
            <w:rPrChange w:id="1287" w:author="Valeria Tapia " w:date="2026-10-04T21:13:00Z">
              <w:rPr/>
            </w:rPrChange>
          </w:rPr>
          <w:t xml:space="preserve">de forma previa, </w:t>
        </w:r>
      </w:ins>
      <w:ins w:id="1288" w:author="Valeria Tapia" w:date="2026-10-04T00:57:00Z">
        <w:r w:rsidR="00B4568B" w:rsidRPr="005D2B20">
          <w:rPr>
            <w:highlight w:val="green"/>
            <w:rPrChange w:id="1289" w:author="Valeria Tapia " w:date="2026-10-04T21:13:00Z">
              <w:rPr/>
            </w:rPrChange>
          </w:rPr>
          <w:t>para establecer</w:t>
        </w:r>
      </w:ins>
      <w:ins w:id="1290" w:author="Valeria Tapia" w:date="2026-09-28T11:45:00Z">
        <w:del w:id="1291" w:author="Valeria Tapia" w:date="2026-10-04T00:57:00Z">
          <w:r w:rsidRPr="005D2B20" w:rsidDel="00B4568B">
            <w:rPr>
              <w:highlight w:val="green"/>
              <w:rPrChange w:id="1292" w:author="Valeria Tapia " w:date="2026-10-04T21:13:00Z">
                <w:rPr/>
              </w:rPrChange>
            </w:rPr>
            <w:delText>estableciendo</w:delText>
          </w:r>
        </w:del>
        <w:r w:rsidRPr="005D2B20">
          <w:rPr>
            <w:highlight w:val="green"/>
            <w:rPrChange w:id="1293" w:author="Valeria Tapia " w:date="2026-10-04T21:13:00Z">
              <w:rPr/>
            </w:rPrChange>
          </w:rPr>
          <w:t xml:space="preserve"> el requerimiento y desarrollo funcional correspondiente</w:t>
        </w:r>
      </w:ins>
      <w:ins w:id="1294" w:author="Valeria Tapia" w:date="2026-09-28T11:46:00Z">
        <w:r w:rsidR="00FC1555" w:rsidRPr="005D2B20">
          <w:rPr>
            <w:highlight w:val="green"/>
            <w:rPrChange w:id="1295" w:author="Valeria Tapia " w:date="2026-10-04T21:13:00Z">
              <w:rPr/>
            </w:rPrChange>
          </w:rPr>
          <w:t xml:space="preserve"> para asegurar que las adecuaciones informáticas se encuentren </w:t>
        </w:r>
      </w:ins>
      <w:ins w:id="1296" w:author="Valeria Tapia" w:date="2026-09-28T11:47:00Z">
        <w:r w:rsidR="00FC1555" w:rsidRPr="005D2B20">
          <w:rPr>
            <w:highlight w:val="green"/>
            <w:rPrChange w:id="1297" w:author="Valeria Tapia " w:date="2026-10-04T21:13:00Z">
              <w:rPr/>
            </w:rPrChange>
          </w:rPr>
          <w:t>en vigencia</w:t>
        </w:r>
      </w:ins>
      <w:ins w:id="1298" w:author="Valeria Tapia" w:date="2026-09-28T11:39:00Z">
        <w:r w:rsidRPr="005D2B20">
          <w:rPr>
            <w:highlight w:val="green"/>
            <w:rPrChange w:id="1299" w:author="Valeria Tapia " w:date="2026-10-04T21:13:00Z">
              <w:rPr/>
            </w:rPrChange>
          </w:rPr>
          <w:t>.</w:t>
        </w:r>
      </w:ins>
    </w:p>
    <w:p w14:paraId="0E9D20D4" w14:textId="486B1A57" w:rsidR="00B4568B" w:rsidRDefault="00B4568B" w:rsidP="007250D1">
      <w:pPr>
        <w:rPr>
          <w:ins w:id="1300" w:author="Valeria Tapia" w:date="2026-10-04T00:58:00Z"/>
        </w:rPr>
      </w:pPr>
    </w:p>
    <w:p w14:paraId="4FDE65A1" w14:textId="5595FA7B" w:rsidR="00B4568B" w:rsidRDefault="00B4568B" w:rsidP="007250D1">
      <w:pPr>
        <w:rPr>
          <w:ins w:id="1301" w:author="Valeria Tapia" w:date="2026-09-28T11:38:00Z"/>
        </w:rPr>
      </w:pPr>
      <w:ins w:id="1302" w:author="Valeria Tapia" w:date="2026-10-04T01:00:00Z">
        <w:r>
          <w:t xml:space="preserve">IV. </w:t>
        </w:r>
      </w:ins>
      <w:ins w:id="1303" w:author="Valeria Tapia" w:date="2026-10-04T01:08:00Z">
        <w:r w:rsidR="00D457B0" w:rsidRPr="005D2B20">
          <w:rPr>
            <w:highlight w:val="cyan"/>
            <w:rPrChange w:id="1304" w:author="Valeria Tapia " w:date="2026-10-04T21:14:00Z">
              <w:rPr/>
            </w:rPrChange>
          </w:rPr>
          <w:t xml:space="preserve">La </w:t>
        </w:r>
      </w:ins>
      <w:ins w:id="1305" w:author="Valeria Tapia" w:date="2026-10-04T00:58:00Z">
        <w:r w:rsidRPr="005D2B20">
          <w:rPr>
            <w:highlight w:val="cyan"/>
            <w:rPrChange w:id="1306" w:author="Valeria Tapia " w:date="2026-10-04T21:14:00Z">
              <w:rPr/>
            </w:rPrChange>
          </w:rPr>
          <w:t>AN</w:t>
        </w:r>
      </w:ins>
      <w:ins w:id="1307" w:author="Valeria Tapia" w:date="2026-10-04T01:08:00Z">
        <w:r w:rsidR="00D457B0" w:rsidRPr="005D2B20">
          <w:rPr>
            <w:highlight w:val="cyan"/>
            <w:rPrChange w:id="1308" w:author="Valeria Tapia " w:date="2026-10-04T21:14:00Z">
              <w:rPr/>
            </w:rPrChange>
          </w:rPr>
          <w:t xml:space="preserve"> estará a cargo de la operación de la VUCE</w:t>
        </w:r>
      </w:ins>
      <w:ins w:id="1309" w:author="Valeria Tapia" w:date="2026-10-04T00:58:00Z">
        <w:r w:rsidRPr="005D2B20">
          <w:rPr>
            <w:highlight w:val="cyan"/>
            <w:rPrChange w:id="1310" w:author="Valeria Tapia " w:date="2026-10-04T21:14:00Z">
              <w:rPr/>
            </w:rPrChange>
          </w:rPr>
          <w:t xml:space="preserve">, en cuanto a la incorporación </w:t>
        </w:r>
      </w:ins>
      <w:ins w:id="1311" w:author="Valeria Tapia" w:date="2026-10-04T00:59:00Z">
        <w:r w:rsidRPr="005D2B20">
          <w:rPr>
            <w:highlight w:val="cyan"/>
            <w:rPrChange w:id="1312" w:author="Valeria Tapia " w:date="2026-10-04T21:14:00Z">
              <w:rPr/>
            </w:rPrChange>
          </w:rPr>
          <w:t>gradual de los</w:t>
        </w:r>
      </w:ins>
      <w:ins w:id="1313" w:author="Valeria Tapia" w:date="2026-10-04T00:58:00Z">
        <w:r w:rsidRPr="005D2B20">
          <w:rPr>
            <w:highlight w:val="cyan"/>
            <w:rPrChange w:id="1314" w:author="Valeria Tapia " w:date="2026-10-04T21:14:00Z">
              <w:rPr/>
            </w:rPrChange>
          </w:rPr>
          <w:t xml:space="preserve"> servicios</w:t>
        </w:r>
      </w:ins>
      <w:ins w:id="1315" w:author="Valeria Tapia" w:date="2026-10-04T01:08:00Z">
        <w:r w:rsidR="00D457B0" w:rsidRPr="005D2B20">
          <w:rPr>
            <w:highlight w:val="cyan"/>
            <w:rPrChange w:id="1316" w:author="Valeria Tapia " w:date="2026-10-04T21:14:00Z">
              <w:rPr/>
            </w:rPrChange>
          </w:rPr>
          <w:t xml:space="preserve"> de la VUCE</w:t>
        </w:r>
      </w:ins>
      <w:ins w:id="1317" w:author="Valeria Tapia" w:date="2026-10-04T01:09:00Z">
        <w:r w:rsidR="00D457B0" w:rsidRPr="005D2B20">
          <w:rPr>
            <w:highlight w:val="cyan"/>
            <w:rPrChange w:id="1318" w:author="Valeria Tapia " w:date="2026-10-04T21:14:00Z">
              <w:rPr/>
            </w:rPrChange>
          </w:rPr>
          <w:t xml:space="preserve">, </w:t>
        </w:r>
      </w:ins>
      <w:ins w:id="1319" w:author="Valeria Tapia" w:date="2026-10-04T01:13:00Z">
        <w:r w:rsidR="003F7D47" w:rsidRPr="005D2B20">
          <w:rPr>
            <w:highlight w:val="cyan"/>
            <w:rPrChange w:id="1320" w:author="Valeria Tapia " w:date="2026-10-04T21:14:00Z">
              <w:rPr/>
            </w:rPrChange>
          </w:rPr>
          <w:t>desarrollo de</w:t>
        </w:r>
      </w:ins>
      <w:ins w:id="1321" w:author="Valeria Tapia" w:date="2026-10-04T01:14:00Z">
        <w:r w:rsidR="003F7D47" w:rsidRPr="005D2B20">
          <w:rPr>
            <w:highlight w:val="cyan"/>
            <w:rPrChange w:id="1322" w:author="Valeria Tapia " w:date="2026-10-04T21:14:00Z">
              <w:rPr/>
            </w:rPrChange>
          </w:rPr>
          <w:t xml:space="preserve"> funcionalidades</w:t>
        </w:r>
      </w:ins>
      <w:ins w:id="1323" w:author="Valeria Tapia" w:date="2026-10-04T01:09:00Z">
        <w:r w:rsidR="00D457B0" w:rsidRPr="005D2B20">
          <w:rPr>
            <w:highlight w:val="cyan"/>
            <w:rPrChange w:id="1324" w:author="Valeria Tapia " w:date="2026-10-04T21:14:00Z">
              <w:rPr/>
            </w:rPrChange>
          </w:rPr>
          <w:t>, condiciones técnicas y operativas necesarias para su funcionamiento y prestación a los Usuarios VUCE</w:t>
        </w:r>
      </w:ins>
      <w:ins w:id="1325" w:author="Valeria Tapia " w:date="2026-10-04T21:14:00Z">
        <w:r w:rsidR="005D2B20">
          <w:rPr>
            <w:highlight w:val="cyan"/>
          </w:rPr>
          <w:t>, y de realizar gestiones ante las EPEs, cuando la incorporación del servicio</w:t>
        </w:r>
      </w:ins>
      <w:ins w:id="1326" w:author="Valeria Tapia " w:date="2026-10-04T21:15:00Z">
        <w:r w:rsidR="005D2B20">
          <w:rPr>
            <w:highlight w:val="cyan"/>
          </w:rPr>
          <w:t xml:space="preserve"> lo requiera.</w:t>
        </w:r>
      </w:ins>
      <w:ins w:id="1327" w:author="Valeria Tapia" w:date="2026-10-04T01:00:00Z">
        <w:r w:rsidRPr="005D2B20">
          <w:rPr>
            <w:highlight w:val="cyan"/>
            <w:rPrChange w:id="1328" w:author="Valeria Tapia " w:date="2026-10-04T21:14:00Z">
              <w:rPr/>
            </w:rPrChange>
          </w:rPr>
          <w:t>.</w:t>
        </w:r>
      </w:ins>
    </w:p>
    <w:p w14:paraId="6DE5D61D" w14:textId="77EC011E" w:rsidR="006F6E03" w:rsidRPr="00F073C2" w:rsidDel="005D2B20" w:rsidRDefault="006F6E03" w:rsidP="007250D1">
      <w:pPr>
        <w:rPr>
          <w:del w:id="1329" w:author="Valeria Tapia " w:date="2026-10-04T21:13:00Z"/>
        </w:rPr>
      </w:pPr>
    </w:p>
    <w:p w14:paraId="6AB626AF" w14:textId="0B709044" w:rsidR="007250D1" w:rsidRPr="00F073C2" w:rsidDel="00FC1555" w:rsidRDefault="007250D1" w:rsidP="007250D1">
      <w:pPr>
        <w:rPr>
          <w:del w:id="1330" w:author="Valeria Tapia" w:date="2026-09-28T11:48:00Z"/>
        </w:rPr>
      </w:pPr>
    </w:p>
    <w:p w14:paraId="68F6F172" w14:textId="0485C96E" w:rsidR="007250D1" w:rsidRPr="00CA11D2" w:rsidDel="005070F9" w:rsidRDefault="007250D1" w:rsidP="007250D1">
      <w:pPr>
        <w:rPr>
          <w:del w:id="1331" w:author="Valeria Tapia" w:date="2026-09-18T11:03:00Z"/>
          <w:color w:val="FF0000"/>
          <w:rPrChange w:id="1332" w:author="Valeria Tapia" w:date="2026-09-18T11:18:00Z">
            <w:rPr>
              <w:del w:id="1333" w:author="Valeria Tapia" w:date="2026-09-18T11:03:00Z"/>
            </w:rPr>
          </w:rPrChange>
        </w:rPr>
      </w:pPr>
      <w:del w:id="1334" w:author="Valeria Tapia" w:date="2026-10-04T01:00:00Z">
        <w:r w:rsidRPr="00F073C2" w:rsidDel="00B4568B">
          <w:delText>I</w:delText>
        </w:r>
      </w:del>
      <w:ins w:id="1335" w:author="Valeria Tapia" w:date="2026-10-04T00:58:00Z">
        <w:r w:rsidR="00B4568B">
          <w:t>V</w:t>
        </w:r>
      </w:ins>
      <w:del w:id="1336" w:author="Valeria Tapia" w:date="2026-10-04T00:57:00Z">
        <w:r w:rsidRPr="00F073C2" w:rsidDel="00B4568B">
          <w:delText>II</w:delText>
        </w:r>
      </w:del>
      <w:r w:rsidRPr="00F073C2">
        <w:t xml:space="preserve">. </w:t>
      </w:r>
      <w:moveFromRangeStart w:id="1337" w:author="Valeria Tapia" w:date="2026-09-18T11:04:00Z" w:name="move240621865"/>
      <w:moveFrom w:id="1338" w:author="Valeria Tapia" w:date="2026-09-18T11:04:00Z">
        <w:r w:rsidRPr="00CA11D2" w:rsidDel="005070F9">
          <w:rPr>
            <w:color w:val="FF0000"/>
            <w:rPrChange w:id="1339" w:author="Valeria Tapia" w:date="2026-09-18T11:18:00Z">
              <w:rPr/>
            </w:rPrChange>
          </w:rPr>
          <w:t>La</w:t>
        </w:r>
        <w:r w:rsidR="00B15F0B" w:rsidRPr="00CA11D2" w:rsidDel="005070F9">
          <w:rPr>
            <w:color w:val="FF0000"/>
            <w:rPrChange w:id="1340" w:author="Valeria Tapia" w:date="2026-09-18T11:18:00Z">
              <w:rPr/>
            </w:rPrChange>
          </w:rPr>
          <w:t>s</w:t>
        </w:r>
        <w:r w:rsidRPr="00CA11D2" w:rsidDel="005070F9">
          <w:rPr>
            <w:color w:val="FF0000"/>
            <w:rPrChange w:id="1341" w:author="Valeria Tapia" w:date="2026-09-18T11:18:00Z">
              <w:rPr/>
            </w:rPrChange>
          </w:rPr>
          <w:t xml:space="preserve"> </w:t>
        </w:r>
        <w:r w:rsidR="00B15F0B" w:rsidRPr="00CA11D2" w:rsidDel="005070F9">
          <w:rPr>
            <w:color w:val="FF0000"/>
            <w:szCs w:val="24"/>
            <w:lang w:val="es-MX"/>
            <w:rPrChange w:id="1342" w:author="Valeria Tapia" w:date="2026-09-18T11:18:00Z">
              <w:rPr>
                <w:szCs w:val="24"/>
                <w:lang w:val="es-MX"/>
              </w:rPr>
            </w:rPrChange>
          </w:rPr>
          <w:t>EPEs</w:t>
        </w:r>
        <w:r w:rsidRPr="00CA11D2" w:rsidDel="005070F9">
          <w:rPr>
            <w:color w:val="FF0000"/>
            <w:rPrChange w:id="1343" w:author="Valeria Tapia" w:date="2026-09-18T11:18:00Z">
              <w:rPr/>
            </w:rPrChange>
          </w:rPr>
          <w:t xml:space="preserve"> deberá</w:t>
        </w:r>
        <w:r w:rsidR="00B15F0B" w:rsidRPr="00CA11D2" w:rsidDel="005070F9">
          <w:rPr>
            <w:color w:val="FF0000"/>
            <w:rPrChange w:id="1344" w:author="Valeria Tapia" w:date="2026-09-18T11:18:00Z">
              <w:rPr/>
            </w:rPrChange>
          </w:rPr>
          <w:t>n</w:t>
        </w:r>
        <w:r w:rsidRPr="00CA11D2" w:rsidDel="005070F9">
          <w:rPr>
            <w:color w:val="FF0000"/>
            <w:rPrChange w:id="1345" w:author="Valeria Tapia" w:date="2026-09-18T11:18:00Z">
              <w:rPr/>
            </w:rPrChange>
          </w:rPr>
          <w:t xml:space="preserve"> establecer el orden de </w:t>
        </w:r>
        <w:r w:rsidR="003879F5" w:rsidRPr="00CA11D2" w:rsidDel="005070F9">
          <w:rPr>
            <w:color w:val="FF0000"/>
            <w:rPrChange w:id="1346" w:author="Valeria Tapia" w:date="2026-09-18T11:18:00Z">
              <w:rPr/>
            </w:rPrChange>
          </w:rPr>
          <w:t xml:space="preserve">implementación </w:t>
        </w:r>
        <w:r w:rsidRPr="00CA11D2" w:rsidDel="005070F9">
          <w:rPr>
            <w:color w:val="FF0000"/>
            <w:rPrChange w:id="1347" w:author="Valeria Tapia" w:date="2026-09-18T11:18:00Z">
              <w:rPr/>
            </w:rPrChange>
          </w:rPr>
          <w:t>de sus trámites en la VUCE</w:t>
        </w:r>
        <w:r w:rsidR="00EF1BD4" w:rsidRPr="00CA11D2" w:rsidDel="005070F9">
          <w:rPr>
            <w:color w:val="FF0000"/>
            <w:rPrChange w:id="1348" w:author="Valeria Tapia" w:date="2026-09-18T11:18:00Z">
              <w:rPr/>
            </w:rPrChange>
          </w:rPr>
          <w:t>,</w:t>
        </w:r>
        <w:r w:rsidRPr="00CA11D2" w:rsidDel="005070F9">
          <w:rPr>
            <w:color w:val="FF0000"/>
            <w:rPrChange w:id="1349" w:author="Valeria Tapia" w:date="2026-09-18T11:18:00Z">
              <w:rPr/>
            </w:rPrChange>
          </w:rPr>
          <w:t xml:space="preserve"> </w:t>
        </w:r>
        <w:r w:rsidR="00EF1BD4" w:rsidRPr="00CA11D2" w:rsidDel="005070F9">
          <w:rPr>
            <w:color w:val="FF0000"/>
            <w:rPrChange w:id="1350" w:author="Valeria Tapia" w:date="2026-09-18T11:18:00Z">
              <w:rPr/>
            </w:rPrChange>
          </w:rPr>
          <w:t xml:space="preserve">priorizando aquellos que representen mayor relevancia e impacto </w:t>
        </w:r>
        <w:r w:rsidR="00C76110" w:rsidRPr="00CA11D2" w:rsidDel="005070F9">
          <w:rPr>
            <w:color w:val="FF0000"/>
            <w:rPrChange w:id="1351" w:author="Valeria Tapia" w:date="2026-09-18T11:18:00Z">
              <w:rPr/>
            </w:rPrChange>
          </w:rPr>
          <w:t>en</w:t>
        </w:r>
        <w:r w:rsidR="00EF1BD4" w:rsidRPr="00CA11D2" w:rsidDel="005070F9">
          <w:rPr>
            <w:color w:val="FF0000"/>
            <w:rPrChange w:id="1352" w:author="Valeria Tapia" w:date="2026-09-18T11:18:00Z">
              <w:rPr/>
            </w:rPrChange>
          </w:rPr>
          <w:t xml:space="preserve"> las operaciones de comercio exterior,</w:t>
        </w:r>
        <w:r w:rsidRPr="00CA11D2" w:rsidDel="005070F9">
          <w:rPr>
            <w:color w:val="FF0000"/>
            <w:rPrChange w:id="1353" w:author="Valeria Tapia" w:date="2026-09-18T11:18:00Z">
              <w:rPr/>
            </w:rPrChange>
          </w:rPr>
          <w:t xml:space="preserve"> grado de madurez tecnológica de su sistema informático y la modificación de normativa con rango de Ley o Decreto Supremo.</w:t>
        </w:r>
      </w:moveFrom>
      <w:moveFromRangeEnd w:id="1337"/>
    </w:p>
    <w:p w14:paraId="64999581" w14:textId="0F866F4E" w:rsidR="007250D1" w:rsidRPr="00CA11D2" w:rsidDel="005070F9" w:rsidRDefault="007250D1" w:rsidP="007250D1">
      <w:pPr>
        <w:rPr>
          <w:del w:id="1354" w:author="Valeria Tapia" w:date="2026-09-18T11:03:00Z"/>
          <w:color w:val="FF0000"/>
          <w:rPrChange w:id="1355" w:author="Valeria Tapia" w:date="2026-09-18T11:18:00Z">
            <w:rPr>
              <w:del w:id="1356" w:author="Valeria Tapia" w:date="2026-09-18T11:03:00Z"/>
            </w:rPr>
          </w:rPrChange>
        </w:rPr>
      </w:pPr>
    </w:p>
    <w:p w14:paraId="73094FB3" w14:textId="31EBF091" w:rsidR="007250D1" w:rsidRDefault="007250D1" w:rsidP="007250D1">
      <w:pPr>
        <w:rPr>
          <w:ins w:id="1357" w:author="Valeria Tapia" w:date="2026-10-04T00:55:00Z"/>
        </w:rPr>
      </w:pPr>
      <w:del w:id="1358" w:author="Valeria Tapia" w:date="2026-09-18T11:03:00Z">
        <w:r w:rsidRPr="00CA11D2" w:rsidDel="005070F9">
          <w:rPr>
            <w:color w:val="FF0000"/>
            <w:rPrChange w:id="1359" w:author="Valeria Tapia" w:date="2026-09-18T11:18:00Z">
              <w:rPr/>
            </w:rPrChange>
          </w:rPr>
          <w:delText>IV</w:delText>
        </w:r>
        <w:r w:rsidRPr="005D2B20" w:rsidDel="005070F9">
          <w:rPr>
            <w:color w:val="FF0000"/>
            <w:highlight w:val="green"/>
            <w:rPrChange w:id="1360" w:author="Valeria Tapia " w:date="2026-10-04T21:15:00Z">
              <w:rPr/>
            </w:rPrChange>
          </w:rPr>
          <w:delText xml:space="preserve">. </w:delText>
        </w:r>
      </w:del>
      <w:r w:rsidRPr="005D2B20">
        <w:rPr>
          <w:color w:val="FF0000"/>
          <w:highlight w:val="green"/>
          <w:rPrChange w:id="1361" w:author="Valeria Tapia " w:date="2026-10-04T21:15:00Z">
            <w:rPr/>
          </w:rPrChange>
        </w:rPr>
        <w:t xml:space="preserve">En situaciones de contingencia, </w:t>
      </w:r>
      <w:r w:rsidR="00EF1BD4" w:rsidRPr="005D2B20">
        <w:rPr>
          <w:color w:val="FF0000"/>
          <w:highlight w:val="green"/>
          <w:rPrChange w:id="1362" w:author="Valeria Tapia " w:date="2026-10-04T21:15:00Z">
            <w:rPr/>
          </w:rPrChange>
        </w:rPr>
        <w:t>la AN, las EPEs</w:t>
      </w:r>
      <w:ins w:id="1363" w:author="Valeria Tapia" w:date="2026-10-04T01:00:00Z">
        <w:r w:rsidR="0055397C" w:rsidRPr="005D2B20">
          <w:rPr>
            <w:color w:val="FF0000"/>
            <w:highlight w:val="green"/>
            <w:rPrChange w:id="1364" w:author="Valeria Tapia " w:date="2026-10-04T21:15:00Z">
              <w:rPr>
                <w:color w:val="FF0000"/>
              </w:rPr>
            </w:rPrChange>
          </w:rPr>
          <w:t>,</w:t>
        </w:r>
      </w:ins>
      <w:del w:id="1365" w:author="Valeria Tapia" w:date="2026-10-04T01:00:00Z">
        <w:r w:rsidR="00FB1649" w:rsidRPr="005D2B20" w:rsidDel="0055397C">
          <w:rPr>
            <w:color w:val="FF0000"/>
            <w:highlight w:val="green"/>
            <w:rPrChange w:id="1366" w:author="Valeria Tapia " w:date="2026-10-04T21:15:00Z">
              <w:rPr/>
            </w:rPrChange>
          </w:rPr>
          <w:delText xml:space="preserve"> y</w:delText>
        </w:r>
      </w:del>
      <w:r w:rsidR="00EF1BD4" w:rsidRPr="005D2B20">
        <w:rPr>
          <w:color w:val="FF0000"/>
          <w:highlight w:val="green"/>
          <w:rPrChange w:id="1367" w:author="Valeria Tapia " w:date="2026-10-04T21:15:00Z">
            <w:rPr/>
          </w:rPrChange>
        </w:rPr>
        <w:t xml:space="preserve"> AGETIC</w:t>
      </w:r>
      <w:del w:id="1368" w:author="Valeria Tapia" w:date="2026-10-04T01:00:00Z">
        <w:r w:rsidR="00FB1649" w:rsidRPr="005D2B20" w:rsidDel="0055397C">
          <w:rPr>
            <w:color w:val="FF0000"/>
            <w:highlight w:val="green"/>
            <w:rPrChange w:id="1369" w:author="Valeria Tapia " w:date="2026-10-04T21:15:00Z">
              <w:rPr/>
            </w:rPrChange>
          </w:rPr>
          <w:delText>,</w:delText>
        </w:r>
      </w:del>
      <w:ins w:id="1370" w:author="Valeria Tapia" w:date="2026-10-04T01:00:00Z">
        <w:r w:rsidR="0055397C" w:rsidRPr="005D2B20">
          <w:rPr>
            <w:color w:val="FF0000"/>
            <w:highlight w:val="green"/>
            <w:rPrChange w:id="1371" w:author="Valeria Tapia " w:date="2026-10-04T21:15:00Z">
              <w:rPr>
                <w:color w:val="FF0000"/>
              </w:rPr>
            </w:rPrChange>
          </w:rPr>
          <w:t xml:space="preserve"> y</w:t>
        </w:r>
      </w:ins>
      <w:del w:id="1372" w:author="Valeria Tapia" w:date="2026-10-04T01:01:00Z">
        <w:r w:rsidR="00EF1BD4" w:rsidRPr="005D2B20" w:rsidDel="0055397C">
          <w:rPr>
            <w:color w:val="FF0000"/>
            <w:highlight w:val="green"/>
            <w:rPrChange w:id="1373" w:author="Valeria Tapia " w:date="2026-10-04T21:15:00Z">
              <w:rPr/>
            </w:rPrChange>
          </w:rPr>
          <w:delText xml:space="preserve"> entre </w:delText>
        </w:r>
      </w:del>
      <w:ins w:id="1374" w:author="Valeria Tapia" w:date="2026-10-04T01:01:00Z">
        <w:r w:rsidR="0055397C" w:rsidRPr="005D2B20">
          <w:rPr>
            <w:color w:val="FF0000"/>
            <w:highlight w:val="green"/>
            <w:rPrChange w:id="1375" w:author="Valeria Tapia " w:date="2026-10-04T21:15:00Z">
              <w:rPr>
                <w:color w:val="FF0000"/>
              </w:rPr>
            </w:rPrChange>
          </w:rPr>
          <w:t xml:space="preserve"> </w:t>
        </w:r>
      </w:ins>
      <w:r w:rsidR="00EF1BD4" w:rsidRPr="005D2B20">
        <w:rPr>
          <w:color w:val="FF0000"/>
          <w:highlight w:val="green"/>
          <w:rPrChange w:id="1376" w:author="Valeria Tapia " w:date="2026-10-04T21:15:00Z">
            <w:rPr/>
          </w:rPrChange>
        </w:rPr>
        <w:t>otras entidades vinculadas con operaciones de comercio exterior</w:t>
      </w:r>
      <w:r w:rsidRPr="005D2B20">
        <w:rPr>
          <w:color w:val="FF0000"/>
          <w:highlight w:val="green"/>
          <w:rPrChange w:id="1377" w:author="Valeria Tapia " w:date="2026-10-04T21:15:00Z">
            <w:rPr/>
          </w:rPrChange>
        </w:rPr>
        <w:t xml:space="preserve"> </w:t>
      </w:r>
      <w:r w:rsidR="00EF1BD4" w:rsidRPr="005D2B20">
        <w:rPr>
          <w:color w:val="FF0000"/>
          <w:highlight w:val="green"/>
          <w:rPrChange w:id="1378" w:author="Valeria Tapia " w:date="2026-10-04T21:15:00Z">
            <w:rPr/>
          </w:rPrChange>
        </w:rPr>
        <w:t>aplicar</w:t>
      </w:r>
      <w:r w:rsidR="004F7342" w:rsidRPr="005D2B20">
        <w:rPr>
          <w:color w:val="FF0000"/>
          <w:highlight w:val="green"/>
          <w:rPrChange w:id="1379" w:author="Valeria Tapia " w:date="2026-10-04T21:15:00Z">
            <w:rPr/>
          </w:rPrChange>
        </w:rPr>
        <w:t>á</w:t>
      </w:r>
      <w:r w:rsidR="00EF1BD4" w:rsidRPr="005D2B20">
        <w:rPr>
          <w:color w:val="FF0000"/>
          <w:highlight w:val="green"/>
          <w:rPrChange w:id="1380" w:author="Valeria Tapia " w:date="2026-10-04T21:15:00Z">
            <w:rPr/>
          </w:rPrChange>
        </w:rPr>
        <w:t xml:space="preserve">n </w:t>
      </w:r>
      <w:r w:rsidR="00D40C72" w:rsidRPr="005D2B20">
        <w:rPr>
          <w:color w:val="FF0000"/>
          <w:highlight w:val="green"/>
          <w:rPrChange w:id="1381" w:author="Valeria Tapia " w:date="2026-10-04T21:15:00Z">
            <w:rPr/>
          </w:rPrChange>
        </w:rPr>
        <w:t>un</w:t>
      </w:r>
      <w:r w:rsidR="00844FF7" w:rsidRPr="005D2B20">
        <w:rPr>
          <w:color w:val="FF0000"/>
          <w:highlight w:val="green"/>
          <w:rPrChange w:id="1382" w:author="Valeria Tapia " w:date="2026-10-04T21:15:00Z">
            <w:rPr/>
          </w:rPrChange>
        </w:rPr>
        <w:t xml:space="preserve"> plan de contingencia</w:t>
      </w:r>
      <w:r w:rsidR="00EF1BD4" w:rsidRPr="005D2B20">
        <w:rPr>
          <w:color w:val="FF0000"/>
          <w:highlight w:val="green"/>
          <w:rPrChange w:id="1383" w:author="Valeria Tapia " w:date="2026-10-04T21:15:00Z">
            <w:rPr/>
          </w:rPrChange>
        </w:rPr>
        <w:t xml:space="preserve"> a fin de dar continuidad al trámite APCO </w:t>
      </w:r>
      <w:ins w:id="1384" w:author="Valeria Tapia" w:date="2026-10-04T01:15:00Z">
        <w:r w:rsidR="003F7D47" w:rsidRPr="005D2B20">
          <w:rPr>
            <w:color w:val="FF0000"/>
            <w:highlight w:val="green"/>
            <w:rPrChange w:id="1385" w:author="Valeria Tapia " w:date="2026-10-04T21:15:00Z">
              <w:rPr>
                <w:color w:val="FF0000"/>
              </w:rPr>
            </w:rPrChange>
          </w:rPr>
          <w:t xml:space="preserve">y servicios </w:t>
        </w:r>
      </w:ins>
      <w:r w:rsidR="00EF1BD4" w:rsidRPr="005D2B20">
        <w:rPr>
          <w:color w:val="FF0000"/>
          <w:highlight w:val="green"/>
          <w:rPrChange w:id="1386" w:author="Valeria Tapia " w:date="2026-10-04T21:15:00Z">
            <w:rPr/>
          </w:rPrChange>
        </w:rPr>
        <w:t xml:space="preserve">efectuados </w:t>
      </w:r>
      <w:ins w:id="1387" w:author="Valeria Tapia" w:date="2026-10-04T18:28:00Z">
        <w:r w:rsidR="00B438E8" w:rsidRPr="005D2B20">
          <w:rPr>
            <w:color w:val="FF0000"/>
            <w:highlight w:val="green"/>
            <w:rPrChange w:id="1388" w:author="Valeria Tapia " w:date="2026-10-04T21:15:00Z">
              <w:rPr>
                <w:color w:val="FF0000"/>
              </w:rPr>
            </w:rPrChange>
          </w:rPr>
          <w:t xml:space="preserve">en </w:t>
        </w:r>
      </w:ins>
      <w:del w:id="1389" w:author="Valeria Tapia" w:date="2026-10-04T18:28:00Z">
        <w:r w:rsidR="00EF1BD4" w:rsidRPr="005D2B20" w:rsidDel="00B438E8">
          <w:rPr>
            <w:color w:val="FF0000"/>
            <w:highlight w:val="green"/>
            <w:rPrChange w:id="1390" w:author="Valeria Tapia " w:date="2026-10-04T21:15:00Z">
              <w:rPr/>
            </w:rPrChange>
          </w:rPr>
          <w:delText xml:space="preserve">a través de </w:delText>
        </w:r>
      </w:del>
      <w:r w:rsidR="00EF1BD4" w:rsidRPr="005D2B20">
        <w:rPr>
          <w:color w:val="FF0000"/>
          <w:highlight w:val="green"/>
          <w:rPrChange w:id="1391" w:author="Valeria Tapia " w:date="2026-10-04T21:15:00Z">
            <w:rPr/>
          </w:rPrChange>
        </w:rPr>
        <w:t>la VUCE</w:t>
      </w:r>
      <w:r w:rsidRPr="00CA11D2">
        <w:rPr>
          <w:color w:val="FF0000"/>
          <w:rPrChange w:id="1392" w:author="Valeria Tapia" w:date="2026-09-18T11:18:00Z">
            <w:rPr/>
          </w:rPrChange>
        </w:rPr>
        <w:t>.</w:t>
      </w:r>
      <w:r w:rsidR="0014599C" w:rsidRPr="00F073C2">
        <w:t xml:space="preserve"> </w:t>
      </w:r>
    </w:p>
    <w:p w14:paraId="7776CF72" w14:textId="2A249DA6" w:rsidR="00E44029" w:rsidRPr="00F073C2" w:rsidDel="00B4568B" w:rsidRDefault="00E44029" w:rsidP="007250D1">
      <w:pPr>
        <w:rPr>
          <w:del w:id="1393" w:author="Valeria Tapia" w:date="2026-10-04T01:00:00Z"/>
        </w:rPr>
      </w:pPr>
    </w:p>
    <w:p w14:paraId="109AF36C" w14:textId="176A4CAD" w:rsidR="00523FB9" w:rsidRPr="00F073C2" w:rsidDel="00523FB9" w:rsidRDefault="00523FB9" w:rsidP="007250D1">
      <w:pPr>
        <w:rPr>
          <w:del w:id="1394" w:author="Valeria Tapia " w:date="2026-10-05T00:31:00Z"/>
        </w:rPr>
      </w:pPr>
    </w:p>
    <w:p w14:paraId="5F64C419" w14:textId="2D75C377" w:rsidR="00523FB9" w:rsidRPr="003039AF" w:rsidDel="00F41D38" w:rsidRDefault="00523FB9" w:rsidP="00523FB9">
      <w:pPr>
        <w:rPr>
          <w:ins w:id="1395" w:author="Valeria Tapia " w:date="2026-10-05T00:32:00Z"/>
          <w:del w:id="1396" w:author="Valeria Tapia" w:date="2026-10-05T08:43:00Z"/>
        </w:rPr>
      </w:pPr>
    </w:p>
    <w:p w14:paraId="31C7C764" w14:textId="2CB49209" w:rsidR="00BF68C7" w:rsidRPr="00BF68C7" w:rsidRDefault="00523FB9">
      <w:pPr>
        <w:pStyle w:val="Ttulo5"/>
        <w:numPr>
          <w:ilvl w:val="0"/>
          <w:numId w:val="5"/>
        </w:numPr>
        <w:tabs>
          <w:tab w:val="left" w:pos="1701"/>
          <w:tab w:val="num" w:pos="9044"/>
        </w:tabs>
        <w:spacing w:before="100" w:beforeAutospacing="1" w:after="100" w:afterAutospacing="1"/>
        <w:ind w:left="0" w:firstLine="0"/>
        <w:rPr>
          <w:ins w:id="1397" w:author="Valeria Tapia " w:date="2026-10-05T00:48:00Z"/>
          <w:color w:val="FF0000"/>
          <w:highlight w:val="cyan"/>
          <w:rPrChange w:id="1398" w:author="Valeria Tapia " w:date="2026-10-05T00:49:00Z">
            <w:rPr>
              <w:ins w:id="1399" w:author="Valeria Tapia " w:date="2026-10-05T00:48:00Z"/>
            </w:rPr>
          </w:rPrChange>
        </w:rPr>
        <w:pPrChange w:id="1400" w:author="Valeria Tapia " w:date="2026-10-05T00:45:00Z">
          <w:pPr>
            <w:spacing w:before="100" w:beforeAutospacing="1" w:after="100" w:afterAutospacing="1"/>
            <w:jc w:val="left"/>
          </w:pPr>
        </w:pPrChange>
      </w:pPr>
      <w:ins w:id="1401" w:author="Valeria Tapia " w:date="2026-10-05T00:33:00Z">
        <w:r w:rsidRPr="00BF68C7">
          <w:rPr>
            <w:b/>
            <w:color w:val="FF0000"/>
            <w:szCs w:val="24"/>
            <w:highlight w:val="cyan"/>
            <w:rPrChange w:id="1402" w:author="Valeria Tapia " w:date="2026-10-05T00:49:00Z">
              <w:rPr>
                <w:b/>
                <w:szCs w:val="24"/>
              </w:rPr>
            </w:rPrChange>
          </w:rPr>
          <w:t>(INDEPENDENCIA OPERATIVA DE LA EPE).</w:t>
        </w:r>
        <w:r w:rsidRPr="00BF68C7">
          <w:rPr>
            <w:color w:val="FF0000"/>
            <w:szCs w:val="24"/>
            <w:highlight w:val="cyan"/>
            <w:rPrChange w:id="1403" w:author="Valeria Tapia " w:date="2026-10-05T00:49:00Z">
              <w:rPr>
                <w:szCs w:val="24"/>
              </w:rPr>
            </w:rPrChange>
          </w:rPr>
          <w:t xml:space="preserve"> I. </w:t>
        </w:r>
      </w:ins>
      <w:ins w:id="1404" w:author="Valeria Tapia " w:date="2026-10-05T00:47:00Z">
        <w:r w:rsidR="00BF68C7" w:rsidRPr="00BF68C7">
          <w:rPr>
            <w:color w:val="FF0000"/>
            <w:szCs w:val="24"/>
            <w:highlight w:val="cyan"/>
            <w:rPrChange w:id="1405" w:author="Valeria Tapia " w:date="2026-10-05T00:49:00Z">
              <w:rPr>
                <w:szCs w:val="24"/>
              </w:rPr>
            </w:rPrChange>
          </w:rPr>
          <w:t>Con la incorporación de los trámites APCO en la VUCE, l</w:t>
        </w:r>
      </w:ins>
      <w:ins w:id="1406" w:author="Valeria Tapia " w:date="2026-10-05T00:33:00Z">
        <w:r w:rsidRPr="00BF68C7">
          <w:rPr>
            <w:color w:val="FF0000"/>
            <w:szCs w:val="24"/>
            <w:highlight w:val="cyan"/>
            <w:rPrChange w:id="1407" w:author="Valeria Tapia " w:date="2026-10-05T00:49:00Z">
              <w:rPr>
                <w:szCs w:val="24"/>
              </w:rPr>
            </w:rPrChange>
          </w:rPr>
          <w:t xml:space="preserve">a </w:t>
        </w:r>
      </w:ins>
      <w:ins w:id="1408" w:author="Valeria Tapia " w:date="2026-10-05T00:34:00Z">
        <w:r w:rsidRPr="00BF68C7">
          <w:rPr>
            <w:color w:val="FF0000"/>
            <w:highlight w:val="cyan"/>
            <w:rPrChange w:id="1409" w:author="Valeria Tapia " w:date="2026-10-05T00:49:00Z">
              <w:rPr/>
            </w:rPrChange>
          </w:rPr>
          <w:t>EPE</w:t>
        </w:r>
      </w:ins>
      <w:ins w:id="1410" w:author="Valeria Tapia " w:date="2026-10-05T00:33:00Z">
        <w:r w:rsidRPr="00BF68C7">
          <w:rPr>
            <w:color w:val="FF0000"/>
            <w:highlight w:val="cyan"/>
            <w:rPrChange w:id="1411" w:author="Valeria Tapia " w:date="2026-10-05T00:49:00Z">
              <w:rPr/>
            </w:rPrChange>
          </w:rPr>
          <w:t xml:space="preserve"> mantendrá su independencia operativa, normativa, funcional y administrativa en el ejercicio de las competencias</w:t>
        </w:r>
      </w:ins>
      <w:ins w:id="1412" w:author="Valeria Tapia " w:date="2026-10-05T00:48:00Z">
        <w:r w:rsidR="00BF68C7" w:rsidRPr="00BF68C7">
          <w:rPr>
            <w:color w:val="FF0000"/>
            <w:highlight w:val="cyan"/>
            <w:rPrChange w:id="1413" w:author="Valeria Tapia " w:date="2026-10-05T00:49:00Z">
              <w:rPr/>
            </w:rPrChange>
          </w:rPr>
          <w:t>, responsabilida</w:t>
        </w:r>
      </w:ins>
      <w:ins w:id="1414" w:author="Valeria Tapia " w:date="2026-10-05T00:49:00Z">
        <w:r w:rsidR="00BF68C7" w:rsidRPr="00BF68C7">
          <w:rPr>
            <w:color w:val="FF0000"/>
            <w:highlight w:val="cyan"/>
            <w:rPrChange w:id="1415" w:author="Valeria Tapia " w:date="2026-10-05T00:49:00Z">
              <w:rPr/>
            </w:rPrChange>
          </w:rPr>
          <w:t>des y atribuciones</w:t>
        </w:r>
      </w:ins>
      <w:ins w:id="1416" w:author="Valeria Tapia " w:date="2026-10-05T00:33:00Z">
        <w:r w:rsidRPr="00BF68C7">
          <w:rPr>
            <w:color w:val="FF0000"/>
            <w:highlight w:val="cyan"/>
            <w:rPrChange w:id="1417" w:author="Valeria Tapia " w:date="2026-10-05T00:49:00Z">
              <w:rPr/>
            </w:rPrChange>
          </w:rPr>
          <w:t xml:space="preserve"> que les corresponden, así como respecto del uso y administración de sus sistemas y bases de datos institucionales</w:t>
        </w:r>
      </w:ins>
      <w:ins w:id="1418" w:author="Valeria Tapia " w:date="2026-10-05T00:48:00Z">
        <w:r w:rsidR="00BF68C7" w:rsidRPr="00BF68C7">
          <w:rPr>
            <w:color w:val="FF0000"/>
            <w:highlight w:val="cyan"/>
            <w:rPrChange w:id="1419" w:author="Valeria Tapia " w:date="2026-10-05T00:49:00Z">
              <w:rPr/>
            </w:rPrChange>
          </w:rPr>
          <w:t>.</w:t>
        </w:r>
      </w:ins>
    </w:p>
    <w:p w14:paraId="0B4AC45B" w14:textId="0A09FCEB" w:rsidR="00662409" w:rsidRPr="00371A78" w:rsidRDefault="001A2D99" w:rsidP="00662409">
      <w:pPr>
        <w:rPr>
          <w:ins w:id="1420" w:author="Valeria Tapia " w:date="2026-10-05T01:05:00Z"/>
          <w:highlight w:val="yellow"/>
        </w:rPr>
      </w:pPr>
      <w:ins w:id="1421" w:author="Valeria Tapia " w:date="2026-10-05T00:35:00Z">
        <w:r w:rsidRPr="00BF68C7">
          <w:rPr>
            <w:color w:val="FF0000"/>
            <w:highlight w:val="cyan"/>
            <w:rPrChange w:id="1422" w:author="Valeria Tapia " w:date="2026-10-05T00:49:00Z">
              <w:rPr>
                <w:rFonts w:ascii="Times New Roman" w:hAnsi="Times New Roman"/>
                <w:b/>
                <w:bCs/>
                <w:szCs w:val="24"/>
                <w:lang w:val="es-BO" w:eastAsia="es-BO"/>
              </w:rPr>
            </w:rPrChange>
          </w:rPr>
          <w:t xml:space="preserve">II. La independencia operativa de la EPE no impedirá la presentación, gestión, seguimiento, interoperabilidad, persistencia y trazabilidad de las solicitudes, documentos y actuaciones realizadas a través </w:t>
        </w:r>
      </w:ins>
      <w:ins w:id="1423" w:author="Valeria Tapia " w:date="2026-10-05T01:05:00Z">
        <w:r w:rsidR="00662409">
          <w:rPr>
            <w:color w:val="FF0000"/>
            <w:highlight w:val="cyan"/>
          </w:rPr>
          <w:t xml:space="preserve">del Sistema </w:t>
        </w:r>
      </w:ins>
      <w:ins w:id="1424" w:author="Valeria Tapia " w:date="2026-10-05T00:35:00Z">
        <w:r w:rsidRPr="00BF68C7">
          <w:rPr>
            <w:color w:val="FF0000"/>
            <w:highlight w:val="cyan"/>
            <w:rPrChange w:id="1425" w:author="Valeria Tapia " w:date="2026-10-05T00:49:00Z">
              <w:rPr>
                <w:rFonts w:ascii="Times New Roman" w:hAnsi="Times New Roman"/>
                <w:szCs w:val="24"/>
                <w:lang w:val="es-BO" w:eastAsia="es-BO"/>
              </w:rPr>
            </w:rPrChange>
          </w:rPr>
          <w:t xml:space="preserve">VUCE, conforme al modelo </w:t>
        </w:r>
      </w:ins>
      <w:ins w:id="1426" w:author="Valeria Tapia " w:date="2026-10-05T00:36:00Z">
        <w:r w:rsidRPr="00BF68C7">
          <w:rPr>
            <w:color w:val="FF0000"/>
            <w:highlight w:val="cyan"/>
            <w:rPrChange w:id="1427" w:author="Valeria Tapia " w:date="2026-10-05T00:49:00Z">
              <w:rPr/>
            </w:rPrChange>
          </w:rPr>
          <w:t xml:space="preserve">de negocio </w:t>
        </w:r>
      </w:ins>
      <w:ins w:id="1428" w:author="Valeria Tapia " w:date="2026-10-05T00:35:00Z">
        <w:r w:rsidRPr="00BF68C7">
          <w:rPr>
            <w:color w:val="FF0000"/>
            <w:highlight w:val="cyan"/>
            <w:rPrChange w:id="1429" w:author="Valeria Tapia " w:date="2026-10-05T00:49:00Z">
              <w:rPr>
                <w:rFonts w:ascii="Times New Roman" w:hAnsi="Times New Roman"/>
                <w:szCs w:val="24"/>
                <w:lang w:val="es-BO" w:eastAsia="es-BO"/>
              </w:rPr>
            </w:rPrChange>
          </w:rPr>
          <w:t xml:space="preserve">y los lineamientos técnicos </w:t>
        </w:r>
        <w:r w:rsidRPr="00662409">
          <w:rPr>
            <w:color w:val="FF0000"/>
            <w:highlight w:val="cyan"/>
            <w:rPrChange w:id="1430" w:author="Valeria Tapia " w:date="2026-10-05T01:09:00Z">
              <w:rPr>
                <w:rFonts w:ascii="Times New Roman" w:hAnsi="Times New Roman"/>
                <w:szCs w:val="24"/>
                <w:lang w:val="es-BO" w:eastAsia="es-BO"/>
              </w:rPr>
            </w:rPrChange>
          </w:rPr>
          <w:t xml:space="preserve">establecidos por la </w:t>
        </w:r>
      </w:ins>
      <w:ins w:id="1431" w:author="Valeria Tapia " w:date="2026-10-05T00:36:00Z">
        <w:r w:rsidRPr="00662409">
          <w:rPr>
            <w:color w:val="FF0000"/>
            <w:highlight w:val="cyan"/>
            <w:rPrChange w:id="1432" w:author="Valeria Tapia " w:date="2026-10-05T01:09:00Z">
              <w:rPr/>
            </w:rPrChange>
          </w:rPr>
          <w:t>AN</w:t>
        </w:r>
      </w:ins>
      <w:ins w:id="1433" w:author="Valeria Tapia " w:date="2026-10-05T00:35:00Z">
        <w:r w:rsidRPr="00662409">
          <w:rPr>
            <w:color w:val="FF0000"/>
            <w:highlight w:val="cyan"/>
            <w:rPrChange w:id="1434" w:author="Valeria Tapia " w:date="2026-10-05T01:09:00Z">
              <w:rPr>
                <w:rFonts w:ascii="Times New Roman" w:hAnsi="Times New Roman"/>
                <w:szCs w:val="24"/>
                <w:lang w:val="es-BO" w:eastAsia="es-BO"/>
              </w:rPr>
            </w:rPrChange>
          </w:rPr>
          <w:t>.</w:t>
        </w:r>
      </w:ins>
      <w:ins w:id="1435" w:author="Valeria Tapia " w:date="2026-10-05T01:05:00Z">
        <w:r w:rsidR="00662409" w:rsidRPr="00662409">
          <w:rPr>
            <w:color w:val="FF0000"/>
            <w:highlight w:val="cyan"/>
          </w:rPr>
          <w:t xml:space="preserve"> </w:t>
        </w:r>
      </w:ins>
      <w:ins w:id="1436" w:author="Valeria Tapia " w:date="2026-10-05T01:07:00Z">
        <w:r w:rsidR="00662409" w:rsidRPr="00662409">
          <w:rPr>
            <w:color w:val="FF0000"/>
            <w:highlight w:val="cyan"/>
          </w:rPr>
          <w:t xml:space="preserve">Cuando la EPE cuente con sistema, </w:t>
        </w:r>
      </w:ins>
      <w:ins w:id="1437" w:author="Valeria Tapia " w:date="2026-10-05T01:05:00Z">
        <w:r w:rsidR="00662409" w:rsidRPr="00662409">
          <w:rPr>
            <w:color w:val="FF0000"/>
            <w:highlight w:val="cyan"/>
            <w:rPrChange w:id="1438" w:author="Valeria Tapia " w:date="2026-10-05T01:09:00Z">
              <w:rPr>
                <w:highlight w:val="yellow"/>
              </w:rPr>
            </w:rPrChange>
          </w:rPr>
          <w:t>manten</w:t>
        </w:r>
      </w:ins>
      <w:ins w:id="1439" w:author="Valeria Tapia " w:date="2026-10-05T01:06:00Z">
        <w:r w:rsidR="00662409" w:rsidRPr="00662409">
          <w:rPr>
            <w:color w:val="FF0000"/>
            <w:highlight w:val="cyan"/>
            <w:rPrChange w:id="1440" w:author="Valeria Tapia " w:date="2026-10-05T01:09:00Z">
              <w:rPr>
                <w:highlight w:val="yellow"/>
              </w:rPr>
            </w:rPrChange>
          </w:rPr>
          <w:t>drá su</w:t>
        </w:r>
      </w:ins>
      <w:ins w:id="1441" w:author="Valeria Tapia " w:date="2026-10-05T01:05:00Z">
        <w:r w:rsidR="00662409" w:rsidRPr="00662409">
          <w:rPr>
            <w:color w:val="FF0000"/>
            <w:highlight w:val="cyan"/>
            <w:rPrChange w:id="1442" w:author="Valeria Tapia " w:date="2026-10-05T01:09:00Z">
              <w:rPr>
                <w:highlight w:val="yellow"/>
              </w:rPr>
            </w:rPrChange>
          </w:rPr>
          <w:t xml:space="preserve"> sistema institucional </w:t>
        </w:r>
      </w:ins>
      <w:ins w:id="1443" w:author="Valeria Tapia " w:date="2026-10-05T01:06:00Z">
        <w:r w:rsidR="00662409" w:rsidRPr="00662409">
          <w:rPr>
            <w:color w:val="FF0000"/>
            <w:highlight w:val="cyan"/>
            <w:rPrChange w:id="1444" w:author="Valeria Tapia " w:date="2026-10-05T01:09:00Z">
              <w:rPr>
                <w:highlight w:val="yellow"/>
              </w:rPr>
            </w:rPrChange>
          </w:rPr>
          <w:t>para el</w:t>
        </w:r>
      </w:ins>
      <w:ins w:id="1445" w:author="Valeria Tapia " w:date="2026-10-05T01:05:00Z">
        <w:r w:rsidR="00662409" w:rsidRPr="00662409">
          <w:rPr>
            <w:color w:val="FF0000"/>
            <w:highlight w:val="cyan"/>
            <w:rPrChange w:id="1446" w:author="Valeria Tapia " w:date="2026-10-05T01:09:00Z">
              <w:rPr>
                <w:highlight w:val="yellow"/>
              </w:rPr>
            </w:rPrChange>
          </w:rPr>
          <w:t xml:space="preserve"> registro, procesamie</w:t>
        </w:r>
        <w:r w:rsidR="00662409" w:rsidRPr="00371A78">
          <w:rPr>
            <w:color w:val="FF0000"/>
            <w:highlight w:val="cyan"/>
            <w:rPrChange w:id="1447" w:author="Valeria Tapia " w:date="2026-10-05T01:11:00Z">
              <w:rPr>
                <w:highlight w:val="yellow"/>
              </w:rPr>
            </w:rPrChange>
          </w:rPr>
          <w:t xml:space="preserve">nto, administración y conservación de la información </w:t>
        </w:r>
        <w:r w:rsidR="00662409" w:rsidRPr="00371A78">
          <w:rPr>
            <w:color w:val="FF0000"/>
            <w:highlight w:val="cyan"/>
            <w:rPrChange w:id="1448" w:author="Valeria Tapia " w:date="2026-10-05T01:11:00Z">
              <w:rPr>
                <w:highlight w:val="yellow"/>
              </w:rPr>
            </w:rPrChange>
          </w:rPr>
          <w:lastRenderedPageBreak/>
          <w:t>correspondiente al ejercicio d</w:t>
        </w:r>
        <w:r w:rsidR="00662409" w:rsidRPr="00371A78">
          <w:rPr>
            <w:color w:val="FF0000"/>
            <w:highlight w:val="cyan"/>
          </w:rPr>
          <w:t>e su</w:t>
        </w:r>
      </w:ins>
      <w:ins w:id="1449" w:author="Valeria Tapia " w:date="2026-10-05T01:06:00Z">
        <w:r w:rsidR="00662409" w:rsidRPr="00371A78">
          <w:rPr>
            <w:color w:val="FF0000"/>
            <w:highlight w:val="cyan"/>
            <w:rPrChange w:id="1450" w:author="Valeria Tapia " w:date="2026-10-05T01:11:00Z">
              <w:rPr>
                <w:highlight w:val="yellow"/>
              </w:rPr>
            </w:rPrChange>
          </w:rPr>
          <w:t xml:space="preserve"> competencia</w:t>
        </w:r>
      </w:ins>
      <w:ins w:id="1451" w:author="Valeria Tapia " w:date="2026-10-05T01:11:00Z">
        <w:r w:rsidR="00371A78">
          <w:rPr>
            <w:color w:val="FF0000"/>
            <w:highlight w:val="cyan"/>
          </w:rPr>
          <w:t>,</w:t>
        </w:r>
      </w:ins>
      <w:ins w:id="1452" w:author="Valeria Tapia " w:date="2026-10-05T01:08:00Z">
        <w:r w:rsidR="00662409" w:rsidRPr="00662409">
          <w:rPr>
            <w:color w:val="FF0000"/>
            <w:highlight w:val="cyan"/>
            <w:rPrChange w:id="1453" w:author="Valeria Tapia " w:date="2026-10-05T01:09:00Z">
              <w:rPr>
                <w:highlight w:val="yellow"/>
              </w:rPr>
            </w:rPrChange>
          </w:rPr>
          <w:t xml:space="preserve"> </w:t>
        </w:r>
        <w:r w:rsidR="00662409" w:rsidRPr="00371A78">
          <w:rPr>
            <w:color w:val="FF0000"/>
            <w:highlight w:val="yellow"/>
            <w:rPrChange w:id="1454" w:author="Valeria Tapia " w:date="2026-10-05T01:11:00Z">
              <w:rPr>
                <w:highlight w:val="yellow"/>
              </w:rPr>
            </w:rPrChange>
          </w:rPr>
          <w:t>en el caso de la utilización del módulo infomático estándar</w:t>
        </w:r>
      </w:ins>
      <w:ins w:id="1455" w:author="Valeria Tapia " w:date="2026-10-05T01:09:00Z">
        <w:r w:rsidR="00662409" w:rsidRPr="00371A78">
          <w:rPr>
            <w:color w:val="FF0000"/>
            <w:highlight w:val="yellow"/>
            <w:rPrChange w:id="1456" w:author="Valeria Tapia " w:date="2026-10-05T01:11:00Z">
              <w:rPr>
                <w:color w:val="FF0000"/>
                <w:highlight w:val="cyan"/>
              </w:rPr>
            </w:rPrChange>
          </w:rPr>
          <w:t>?</w:t>
        </w:r>
      </w:ins>
      <w:ins w:id="1457" w:author="Valeria Tapia " w:date="2026-10-05T01:05:00Z">
        <w:r w:rsidR="00662409" w:rsidRPr="00371A78">
          <w:rPr>
            <w:color w:val="FF0000"/>
            <w:highlight w:val="yellow"/>
            <w:rPrChange w:id="1458" w:author="Valeria Tapia " w:date="2026-10-05T01:11:00Z">
              <w:rPr>
                <w:highlight w:val="yellow"/>
              </w:rPr>
            </w:rPrChange>
          </w:rPr>
          <w:t>.</w:t>
        </w:r>
      </w:ins>
    </w:p>
    <w:p w14:paraId="4BF16C11" w14:textId="0F356D68" w:rsidR="001A2D99" w:rsidRDefault="001A2D99">
      <w:pPr>
        <w:rPr>
          <w:ins w:id="1459" w:author="Valeria Tapia" w:date="2026-10-05T08:43:00Z"/>
        </w:rPr>
        <w:pPrChange w:id="1460" w:author="Valeria Tapia " w:date="2026-10-05T01:12:00Z">
          <w:pPr>
            <w:spacing w:before="100" w:beforeAutospacing="1" w:after="100" w:afterAutospacing="1"/>
            <w:jc w:val="left"/>
          </w:pPr>
        </w:pPrChange>
      </w:pPr>
      <w:ins w:id="1461" w:author="Valeria Tapia " w:date="2026-10-05T00:35:00Z">
        <w:r w:rsidRPr="00BF68C7">
          <w:rPr>
            <w:color w:val="FF0000"/>
            <w:highlight w:val="cyan"/>
            <w:rPrChange w:id="1462" w:author="Valeria Tapia " w:date="2026-10-05T00:49:00Z">
              <w:rPr>
                <w:rFonts w:ascii="Times New Roman" w:hAnsi="Times New Roman"/>
                <w:b/>
                <w:bCs/>
                <w:szCs w:val="24"/>
                <w:lang w:val="es-BO" w:eastAsia="es-BO"/>
              </w:rPr>
            </w:rPrChange>
          </w:rPr>
          <w:t>III. La operación de la VUCE no implicará la transferencia, sustitución o asunción de las competencias atribuidas a la</w:t>
        </w:r>
      </w:ins>
      <w:ins w:id="1463" w:author="Valeria Tapia " w:date="2026-10-05T00:37:00Z">
        <w:r w:rsidRPr="00BF68C7">
          <w:rPr>
            <w:color w:val="FF0000"/>
            <w:highlight w:val="cyan"/>
            <w:rPrChange w:id="1464" w:author="Valeria Tapia " w:date="2026-10-05T00:49:00Z">
              <w:rPr/>
            </w:rPrChange>
          </w:rPr>
          <w:t xml:space="preserve"> EPE </w:t>
        </w:r>
      </w:ins>
      <w:ins w:id="1465" w:author="Valeria Tapia " w:date="2026-10-05T00:35:00Z">
        <w:r w:rsidRPr="00BF68C7">
          <w:rPr>
            <w:color w:val="FF0000"/>
            <w:highlight w:val="cyan"/>
            <w:rPrChange w:id="1466" w:author="Valeria Tapia " w:date="2026-10-05T00:49:00Z">
              <w:rPr>
                <w:rFonts w:ascii="Times New Roman" w:hAnsi="Times New Roman"/>
                <w:szCs w:val="24"/>
                <w:lang w:val="es-BO" w:eastAsia="es-BO"/>
              </w:rPr>
            </w:rPrChange>
          </w:rPr>
          <w:t>respecto de la evaluación técnica o administrativa, fiscalización, aprobación, rechazo, certificación, autorización o emisión de documentos, cuando estas correspondan a dichas entidades conforme a la normativa vigente</w:t>
        </w:r>
        <w:r w:rsidRPr="001A2D99">
          <w:rPr>
            <w:rPrChange w:id="1467" w:author="Valeria Tapia " w:date="2026-10-05T00:35:00Z">
              <w:rPr>
                <w:rFonts w:ascii="Times New Roman" w:hAnsi="Times New Roman"/>
                <w:szCs w:val="24"/>
                <w:lang w:val="es-BO" w:eastAsia="es-BO"/>
              </w:rPr>
            </w:rPrChange>
          </w:rPr>
          <w:t>.</w:t>
        </w:r>
      </w:ins>
    </w:p>
    <w:p w14:paraId="19D8743D" w14:textId="77777777" w:rsidR="00F41D38" w:rsidRPr="001A2D99" w:rsidRDefault="00F41D38">
      <w:pPr>
        <w:rPr>
          <w:ins w:id="1468" w:author="Valeria Tapia " w:date="2026-10-05T00:35:00Z"/>
          <w:rPrChange w:id="1469" w:author="Valeria Tapia " w:date="2026-10-05T00:35:00Z">
            <w:rPr>
              <w:ins w:id="1470" w:author="Valeria Tapia " w:date="2026-10-05T00:35:00Z"/>
              <w:rFonts w:ascii="Times New Roman" w:hAnsi="Times New Roman"/>
              <w:szCs w:val="24"/>
              <w:lang w:val="es-BO" w:eastAsia="es-BO"/>
            </w:rPr>
          </w:rPrChange>
        </w:rPr>
        <w:pPrChange w:id="1471" w:author="Valeria Tapia " w:date="2026-10-05T01:12:00Z">
          <w:pPr>
            <w:spacing w:before="100" w:beforeAutospacing="1" w:after="100" w:afterAutospacing="1"/>
            <w:jc w:val="left"/>
          </w:pPr>
        </w:pPrChange>
      </w:pPr>
    </w:p>
    <w:p w14:paraId="0348055B" w14:textId="1E47D0CF" w:rsidR="007250D1" w:rsidRPr="00F073C2" w:rsidRDefault="007250D1" w:rsidP="008C3980">
      <w:pPr>
        <w:pStyle w:val="Ttulo5"/>
        <w:numPr>
          <w:ilvl w:val="0"/>
          <w:numId w:val="5"/>
        </w:numPr>
        <w:tabs>
          <w:tab w:val="left" w:pos="1701"/>
          <w:tab w:val="num" w:pos="9044"/>
        </w:tabs>
        <w:ind w:left="0" w:firstLine="0"/>
        <w:rPr>
          <w:szCs w:val="24"/>
        </w:rPr>
      </w:pPr>
      <w:del w:id="1472" w:author="Valeria Tapia " w:date="2026-10-05T00:46:00Z">
        <w:r w:rsidRPr="00F073C2" w:rsidDel="00BF68C7">
          <w:rPr>
            <w:b/>
            <w:szCs w:val="24"/>
          </w:rPr>
          <w:delText xml:space="preserve"> </w:delText>
        </w:r>
      </w:del>
      <w:r w:rsidRPr="00F073C2">
        <w:rPr>
          <w:b/>
          <w:szCs w:val="24"/>
        </w:rPr>
        <w:t xml:space="preserve">(OBLIGACIÓN DE USO DE LA VUCE) </w:t>
      </w:r>
      <w:r w:rsidRPr="00F073C2">
        <w:rPr>
          <w:szCs w:val="24"/>
        </w:rPr>
        <w:t xml:space="preserve">I. </w:t>
      </w:r>
      <w:r w:rsidRPr="00F073C2">
        <w:t xml:space="preserve">El </w:t>
      </w:r>
      <w:r w:rsidR="009D4D82" w:rsidRPr="00F073C2">
        <w:t xml:space="preserve"> </w:t>
      </w:r>
      <w:r w:rsidR="00573386" w:rsidRPr="00F073C2">
        <w:t>U</w:t>
      </w:r>
      <w:r w:rsidRPr="00F073C2">
        <w:t>suario</w:t>
      </w:r>
      <w:r w:rsidR="00573386" w:rsidRPr="00F073C2">
        <w:t xml:space="preserve"> VUCE</w:t>
      </w:r>
      <w:r w:rsidRPr="00F073C2">
        <w:t xml:space="preserve"> está obligado a realizar </w:t>
      </w:r>
      <w:r w:rsidRPr="00F073C2">
        <w:rPr>
          <w:szCs w:val="24"/>
          <w:lang w:val="es-MX"/>
        </w:rPr>
        <w:t>la solicitud de</w:t>
      </w:r>
      <w:ins w:id="1473" w:author="Valeria Tapia" w:date="2026-09-18T11:24:00Z">
        <w:r w:rsidR="00AA34CD">
          <w:rPr>
            <w:szCs w:val="24"/>
            <w:lang w:val="es-MX"/>
          </w:rPr>
          <w:t xml:space="preserve"> la</w:t>
        </w:r>
      </w:ins>
      <w:r w:rsidRPr="00F073C2">
        <w:rPr>
          <w:szCs w:val="24"/>
          <w:lang w:val="es-MX"/>
        </w:rPr>
        <w:t xml:space="preserve"> </w:t>
      </w:r>
      <w:del w:id="1474" w:author="Valeria Tapia" w:date="2026-09-18T11:24:00Z">
        <w:r w:rsidRPr="00F073C2" w:rsidDel="00AA34CD">
          <w:rPr>
            <w:szCs w:val="24"/>
            <w:lang w:val="es-MX"/>
          </w:rPr>
          <w:delText xml:space="preserve">Autorizaciones Previas, Certificaciones, Permisos, Declaraciones Juradas, </w:delText>
        </w:r>
        <w:r w:rsidRPr="00F073C2" w:rsidDel="00AA34CD">
          <w:rPr>
            <w:szCs w:val="24"/>
          </w:rPr>
          <w:delText>Certificados de Cumplimiento de Reglamento Técnico</w:delText>
        </w:r>
        <w:r w:rsidRPr="00F073C2" w:rsidDel="00AA34CD">
          <w:rPr>
            <w:szCs w:val="24"/>
            <w:lang w:val="es-MX"/>
          </w:rPr>
          <w:delText xml:space="preserve"> u otros documentos requeridos</w:delText>
        </w:r>
      </w:del>
      <w:ins w:id="1475" w:author="Valeria Tapia" w:date="2026-09-18T11:24:00Z">
        <w:r w:rsidR="00AA34CD">
          <w:rPr>
            <w:szCs w:val="24"/>
            <w:lang w:val="es-MX"/>
          </w:rPr>
          <w:t>APCO</w:t>
        </w:r>
      </w:ins>
      <w:r w:rsidRPr="00F073C2">
        <w:rPr>
          <w:szCs w:val="24"/>
          <w:lang w:val="es-MX"/>
        </w:rPr>
        <w:t xml:space="preserve"> conforme normativa vigente, para operaciones de importación, exportación y tránsito aduanero de mercancías</w:t>
      </w:r>
      <w:r w:rsidR="009D4D82" w:rsidRPr="00F073C2">
        <w:rPr>
          <w:szCs w:val="24"/>
          <w:lang w:val="es-MX"/>
        </w:rPr>
        <w:t>,</w:t>
      </w:r>
      <w:r w:rsidRPr="00F073C2">
        <w:rPr>
          <w:b/>
          <w:szCs w:val="24"/>
          <w:lang w:val="es-MX"/>
        </w:rPr>
        <w:t xml:space="preserve"> </w:t>
      </w:r>
      <w:r w:rsidRPr="00F073C2">
        <w:rPr>
          <w:szCs w:val="24"/>
          <w:lang w:val="es-MX"/>
        </w:rPr>
        <w:t>hasta su obtención a través de la VUCE, cuando estos documentos se encuentren incorporados en la plataforma</w:t>
      </w:r>
      <w:r w:rsidR="00573386" w:rsidRPr="00F073C2">
        <w:rPr>
          <w:szCs w:val="24"/>
          <w:lang w:val="es-MX"/>
        </w:rPr>
        <w:t>.</w:t>
      </w:r>
    </w:p>
    <w:p w14:paraId="2D15E353" w14:textId="77777777" w:rsidR="009D4D82" w:rsidRPr="00F073C2" w:rsidRDefault="009D4D82" w:rsidP="007250D1">
      <w:pPr>
        <w:tabs>
          <w:tab w:val="left" w:pos="1701"/>
        </w:tabs>
      </w:pPr>
    </w:p>
    <w:p w14:paraId="07602387" w14:textId="6354A3D4" w:rsidR="00B40196" w:rsidRDefault="00895A3E" w:rsidP="00573386">
      <w:pPr>
        <w:tabs>
          <w:tab w:val="left" w:pos="1701"/>
        </w:tabs>
        <w:rPr>
          <w:ins w:id="1476" w:author="Valeria Tapia" w:date="2026-10-04T01:15:00Z"/>
        </w:rPr>
      </w:pPr>
      <w:r w:rsidRPr="00B40196">
        <w:t xml:space="preserve">II. </w:t>
      </w:r>
      <w:r w:rsidR="007250D1" w:rsidRPr="00B40196">
        <w:t xml:space="preserve">Para </w:t>
      </w:r>
      <w:r w:rsidR="00AE58DB" w:rsidRPr="00B40196">
        <w:t xml:space="preserve">los </w:t>
      </w:r>
      <w:r w:rsidR="007250D1" w:rsidRPr="00B40196">
        <w:t xml:space="preserve">trámites </w:t>
      </w:r>
      <w:r w:rsidR="00C24D50" w:rsidRPr="00B40196">
        <w:t>puestos en vigencia</w:t>
      </w:r>
      <w:r w:rsidR="007250D1" w:rsidRPr="00B40196">
        <w:t xml:space="preserve"> en la VUCE</w:t>
      </w:r>
      <w:ins w:id="1477" w:author="Valeria Tapia" w:date="2026-09-26T17:10:00Z">
        <w:r w:rsidR="00B40196" w:rsidRPr="00B40196">
          <w:rPr>
            <w:rPrChange w:id="1478" w:author="Valeria Tapia" w:date="2026-09-26T17:11:00Z">
              <w:rPr>
                <w:highlight w:val="yellow"/>
              </w:rPr>
            </w:rPrChange>
          </w:rPr>
          <w:t>:</w:t>
        </w:r>
      </w:ins>
    </w:p>
    <w:p w14:paraId="411DE930" w14:textId="77777777" w:rsidR="003F7D47" w:rsidRPr="00B40196" w:rsidRDefault="003F7D47" w:rsidP="00573386">
      <w:pPr>
        <w:tabs>
          <w:tab w:val="left" w:pos="1701"/>
        </w:tabs>
        <w:rPr>
          <w:ins w:id="1479" w:author="Valeria Tapia" w:date="2026-09-26T17:10:00Z"/>
          <w:rPrChange w:id="1480" w:author="Valeria Tapia" w:date="2026-09-26T17:11:00Z">
            <w:rPr>
              <w:ins w:id="1481" w:author="Valeria Tapia" w:date="2026-09-26T17:10:00Z"/>
              <w:highlight w:val="yellow"/>
            </w:rPr>
          </w:rPrChange>
        </w:rPr>
      </w:pPr>
    </w:p>
    <w:p w14:paraId="42A0724E" w14:textId="2A23819E" w:rsidR="00B40196" w:rsidRDefault="007250D1">
      <w:pPr>
        <w:pStyle w:val="Prrafodelista"/>
        <w:numPr>
          <w:ilvl w:val="0"/>
          <w:numId w:val="117"/>
        </w:numPr>
        <w:tabs>
          <w:tab w:val="left" w:pos="1701"/>
        </w:tabs>
        <w:rPr>
          <w:ins w:id="1482" w:author="Valeria Tapia" w:date="2026-09-26T17:16:00Z"/>
        </w:rPr>
        <w:pPrChange w:id="1483" w:author="Valeria Tapia" w:date="2026-09-26T17:16:00Z">
          <w:pPr>
            <w:tabs>
              <w:tab w:val="left" w:pos="1701"/>
            </w:tabs>
          </w:pPr>
        </w:pPrChange>
      </w:pPr>
      <w:del w:id="1484" w:author="Valeria Tapia" w:date="2026-09-26T17:10:00Z">
        <w:r w:rsidRPr="00B40196" w:rsidDel="00B40196">
          <w:delText>,</w:delText>
        </w:r>
      </w:del>
      <w:del w:id="1485" w:author="Valeria Tapia" w:date="2026-10-04T01:15:00Z">
        <w:r w:rsidRPr="00B40196" w:rsidDel="003F7D47">
          <w:delText xml:space="preserve"> </w:delText>
        </w:r>
      </w:del>
      <w:ins w:id="1486" w:author="Valeria Tapia" w:date="2026-09-26T17:11:00Z">
        <w:r w:rsidR="00B40196" w:rsidRPr="00B40196">
          <w:rPr>
            <w:rPrChange w:id="1487" w:author="Valeria Tapia" w:date="2026-09-26T17:11:00Z">
              <w:rPr>
                <w:highlight w:val="yellow"/>
              </w:rPr>
            </w:rPrChange>
          </w:rPr>
          <w:t>L</w:t>
        </w:r>
      </w:ins>
      <w:del w:id="1488" w:author="Valeria Tapia" w:date="2026-09-26T17:11:00Z">
        <w:r w:rsidR="00B15F0B" w:rsidRPr="00B40196" w:rsidDel="00B40196">
          <w:delText>l</w:delText>
        </w:r>
      </w:del>
      <w:r w:rsidR="00B15F0B" w:rsidRPr="00B40196">
        <w:t>a AN y</w:t>
      </w:r>
      <w:r w:rsidRPr="00B40196">
        <w:t xml:space="preserve"> las </w:t>
      </w:r>
      <w:r w:rsidR="00B15F0B" w:rsidRPr="00B40196">
        <w:t>EPEs</w:t>
      </w:r>
      <w:r w:rsidRPr="00B40196">
        <w:t xml:space="preserve"> no deben </w:t>
      </w:r>
      <w:r w:rsidR="00660F2D" w:rsidRPr="00B40196">
        <w:t>exigir</w:t>
      </w:r>
      <w:r w:rsidR="00906C70" w:rsidRPr="00B40196">
        <w:t xml:space="preserve"> al </w:t>
      </w:r>
      <w:r w:rsidR="00285D3A" w:rsidRPr="00B40196">
        <w:t>Usuario VUCE</w:t>
      </w:r>
      <w:r w:rsidR="00285D3A" w:rsidRPr="00B40196" w:rsidDel="00285D3A">
        <w:t xml:space="preserve"> </w:t>
      </w:r>
      <w:r w:rsidR="00906C70" w:rsidRPr="00B40196">
        <w:t>la APCO en formato físico</w:t>
      </w:r>
      <w:r w:rsidRPr="00B40196">
        <w:t xml:space="preserve">; </w:t>
      </w:r>
      <w:r w:rsidR="00573386" w:rsidRPr="00B40196">
        <w:t xml:space="preserve">excepto cuando </w:t>
      </w:r>
      <w:r w:rsidR="006452F4" w:rsidRPr="00B40196">
        <w:t xml:space="preserve">existan situaciones de </w:t>
      </w:r>
      <w:r w:rsidR="00573386" w:rsidRPr="00B40196">
        <w:t xml:space="preserve"> contingencias.</w:t>
      </w:r>
    </w:p>
    <w:p w14:paraId="34B3CD21" w14:textId="473E7878" w:rsidR="00B40196" w:rsidRPr="00A96902" w:rsidRDefault="00B40196">
      <w:pPr>
        <w:pStyle w:val="Prrafodelista"/>
        <w:numPr>
          <w:ilvl w:val="0"/>
          <w:numId w:val="117"/>
        </w:numPr>
        <w:tabs>
          <w:tab w:val="left" w:pos="1701"/>
        </w:tabs>
        <w:rPr>
          <w:ins w:id="1489" w:author="Valeria Tapia" w:date="2026-09-26T17:15:00Z"/>
          <w:highlight w:val="cyan"/>
          <w:rPrChange w:id="1490" w:author="Valeria Tapia " w:date="2026-10-04T21:19:00Z">
            <w:rPr>
              <w:ins w:id="1491" w:author="Valeria Tapia" w:date="2026-09-26T17:15:00Z"/>
              <w:highlight w:val="yellow"/>
            </w:rPr>
          </w:rPrChange>
        </w:rPr>
        <w:pPrChange w:id="1492" w:author="Valeria Tapia" w:date="2026-09-26T17:16:00Z">
          <w:pPr>
            <w:tabs>
              <w:tab w:val="left" w:pos="1701"/>
            </w:tabs>
          </w:pPr>
        </w:pPrChange>
      </w:pPr>
      <w:ins w:id="1493" w:author="Valeria Tapia" w:date="2026-09-26T17:11:00Z">
        <w:r w:rsidRPr="00A96902">
          <w:rPr>
            <w:highlight w:val="cyan"/>
            <w:rPrChange w:id="1494" w:author="Valeria Tapia " w:date="2026-10-04T21:19:00Z">
              <w:rPr/>
            </w:rPrChange>
          </w:rPr>
          <w:t>Las EPEs no p</w:t>
        </w:r>
      </w:ins>
      <w:ins w:id="1495" w:author="Valeria Tapia" w:date="2026-09-26T17:12:00Z">
        <w:r w:rsidRPr="00A96902">
          <w:rPr>
            <w:highlight w:val="cyan"/>
            <w:rPrChange w:id="1496" w:author="Valeria Tapia " w:date="2026-10-04T21:19:00Z">
              <w:rPr/>
            </w:rPrChange>
          </w:rPr>
          <w:t>ueden</w:t>
        </w:r>
      </w:ins>
      <w:ins w:id="1497" w:author="Valeria Tapia" w:date="2026-09-26T17:11:00Z">
        <w:r w:rsidRPr="00A96902">
          <w:rPr>
            <w:highlight w:val="cyan"/>
            <w:rPrChange w:id="1498" w:author="Valeria Tapia " w:date="2026-10-04T21:19:00Z">
              <w:rPr/>
            </w:rPrChange>
          </w:rPr>
          <w:t xml:space="preserve"> exigir al Usuario VUCE</w:t>
        </w:r>
      </w:ins>
      <w:ins w:id="1499" w:author="Valeria Tapia" w:date="2026-09-26T17:13:00Z">
        <w:r w:rsidRPr="00A96902">
          <w:rPr>
            <w:highlight w:val="cyan"/>
            <w:rPrChange w:id="1500" w:author="Valeria Tapia " w:date="2026-10-04T21:19:00Z">
              <w:rPr/>
            </w:rPrChange>
          </w:rPr>
          <w:t xml:space="preserve">, </w:t>
        </w:r>
      </w:ins>
      <w:ins w:id="1501" w:author="Valeria Tapia" w:date="2026-09-26T17:11:00Z">
        <w:r w:rsidRPr="00A96902">
          <w:rPr>
            <w:highlight w:val="cyan"/>
            <w:rPrChange w:id="1502" w:author="Valeria Tapia " w:date="2026-10-04T21:19:00Z">
              <w:rPr>
                <w:highlight w:val="yellow"/>
              </w:rPr>
            </w:rPrChange>
          </w:rPr>
          <w:t>para el inicio, seguimiento o conclusión del trámite APCO,</w:t>
        </w:r>
      </w:ins>
      <w:ins w:id="1503" w:author="Valeria Tapia" w:date="2026-09-26T17:14:00Z">
        <w:r w:rsidRPr="00A96902">
          <w:rPr>
            <w:highlight w:val="cyan"/>
            <w:rPrChange w:id="1504" w:author="Valeria Tapia " w:date="2026-10-04T21:19:00Z">
              <w:rPr/>
            </w:rPrChange>
          </w:rPr>
          <w:t xml:space="preserve"> el uso de interfaces, aplicaciones o sistemas propio</w:t>
        </w:r>
      </w:ins>
      <w:ins w:id="1505" w:author="Valeria Tapia" w:date="2026-09-26T17:15:00Z">
        <w:r w:rsidRPr="00A96902">
          <w:rPr>
            <w:highlight w:val="cyan"/>
            <w:rPrChange w:id="1506" w:author="Valeria Tapia " w:date="2026-10-04T21:19:00Z">
              <w:rPr/>
            </w:rPrChange>
          </w:rPr>
          <w:t>s</w:t>
        </w:r>
      </w:ins>
      <w:ins w:id="1507" w:author="Valeria Tapia" w:date="2026-09-26T17:14:00Z">
        <w:r w:rsidRPr="00A96902">
          <w:rPr>
            <w:highlight w:val="cyan"/>
            <w:rPrChange w:id="1508" w:author="Valeria Tapia " w:date="2026-10-04T21:19:00Z">
              <w:rPr/>
            </w:rPrChange>
          </w:rPr>
          <w:t xml:space="preserve"> distinto a la VUCE, </w:t>
        </w:r>
      </w:ins>
      <w:ins w:id="1509" w:author="Valeria Tapia" w:date="2026-09-26T17:11:00Z">
        <w:r w:rsidRPr="00A96902">
          <w:rPr>
            <w:highlight w:val="cyan"/>
            <w:rPrChange w:id="1510" w:author="Valeria Tapia " w:date="2026-10-04T21:19:00Z">
              <w:rPr>
                <w:highlight w:val="yellow"/>
              </w:rPr>
            </w:rPrChange>
          </w:rPr>
          <w:t xml:space="preserve">ni </w:t>
        </w:r>
      </w:ins>
    </w:p>
    <w:p w14:paraId="1F752797" w14:textId="0B2EC572" w:rsidR="00B40196" w:rsidRDefault="00B40196">
      <w:pPr>
        <w:pStyle w:val="Prrafodelista"/>
        <w:tabs>
          <w:tab w:val="left" w:pos="1701"/>
        </w:tabs>
        <w:ind w:left="720"/>
        <w:rPr>
          <w:ins w:id="1511" w:author="Valeria Tapia" w:date="2026-10-04T01:16:00Z"/>
        </w:rPr>
        <w:pPrChange w:id="1512" w:author="Valeria Tapia" w:date="2026-09-26T17:11:00Z">
          <w:pPr>
            <w:tabs>
              <w:tab w:val="left" w:pos="1701"/>
            </w:tabs>
          </w:pPr>
        </w:pPrChange>
      </w:pPr>
      <w:ins w:id="1513" w:author="Valeria Tapia" w:date="2026-09-26T17:15:00Z">
        <w:r w:rsidRPr="00A96902">
          <w:rPr>
            <w:highlight w:val="cyan"/>
            <w:rPrChange w:id="1514" w:author="Valeria Tapia " w:date="2026-10-04T21:19:00Z">
              <w:rPr/>
            </w:rPrChange>
          </w:rPr>
          <w:t>ni redirigirlo a dichos sistemas para realizar, total o parcialmente, las actuaciones correspondientes al trámite</w:t>
        </w:r>
      </w:ins>
      <w:ins w:id="1515" w:author="Valeria Tapia " w:date="2026-10-04T21:19:00Z">
        <w:r w:rsidR="00A96902">
          <w:rPr>
            <w:highlight w:val="cyan"/>
          </w:rPr>
          <w:t xml:space="preserve"> excepto cuando existan situaciones de contingencias</w:t>
        </w:r>
      </w:ins>
      <w:ins w:id="1516" w:author="Valeria Tapia" w:date="2026-09-26T17:16:00Z">
        <w:r w:rsidRPr="00A96902">
          <w:rPr>
            <w:highlight w:val="cyan"/>
            <w:rPrChange w:id="1517" w:author="Valeria Tapia " w:date="2026-10-04T21:19:00Z">
              <w:rPr/>
            </w:rPrChange>
          </w:rPr>
          <w:t>.</w:t>
        </w:r>
      </w:ins>
    </w:p>
    <w:p w14:paraId="4E71C3DC" w14:textId="77777777" w:rsidR="003F7D47" w:rsidRPr="00B40196" w:rsidRDefault="003F7D47">
      <w:pPr>
        <w:pStyle w:val="Prrafodelista"/>
        <w:tabs>
          <w:tab w:val="left" w:pos="1701"/>
        </w:tabs>
        <w:ind w:left="720"/>
        <w:rPr>
          <w:ins w:id="1518" w:author="Valeria Tapia" w:date="2026-09-18T11:26:00Z"/>
          <w:highlight w:val="yellow"/>
          <w:rPrChange w:id="1519" w:author="Valeria Tapia" w:date="2026-09-26T17:11:00Z">
            <w:rPr>
              <w:ins w:id="1520" w:author="Valeria Tapia" w:date="2026-09-18T11:26:00Z"/>
            </w:rPr>
          </w:rPrChange>
        </w:rPr>
        <w:pPrChange w:id="1521" w:author="Valeria Tapia" w:date="2026-09-26T17:11:00Z">
          <w:pPr>
            <w:tabs>
              <w:tab w:val="left" w:pos="1701"/>
            </w:tabs>
          </w:pPr>
        </w:pPrChange>
      </w:pPr>
    </w:p>
    <w:p w14:paraId="0C08F582" w14:textId="1164EC6F" w:rsidR="00AA34CD" w:rsidDel="00A96902" w:rsidRDefault="00AA34CD" w:rsidP="00573386">
      <w:pPr>
        <w:tabs>
          <w:tab w:val="left" w:pos="1701"/>
        </w:tabs>
        <w:rPr>
          <w:ins w:id="1522" w:author="Valeria Tapia" w:date="2026-09-18T11:26:00Z"/>
          <w:del w:id="1523" w:author="Valeria Tapia " w:date="2026-10-04T21:20:00Z"/>
        </w:rPr>
      </w:pPr>
    </w:p>
    <w:p w14:paraId="4EBF20B7" w14:textId="688979DB" w:rsidR="00AA34CD" w:rsidRDefault="00AA34CD" w:rsidP="00573386">
      <w:pPr>
        <w:tabs>
          <w:tab w:val="left" w:pos="1701"/>
        </w:tabs>
        <w:rPr>
          <w:ins w:id="1524" w:author="Valeria Tapia" w:date="2026-09-24T11:53:00Z"/>
        </w:rPr>
      </w:pPr>
      <w:ins w:id="1525" w:author="Valeria Tapia" w:date="2026-09-18T11:26:00Z">
        <w:r w:rsidRPr="00A96902">
          <w:rPr>
            <w:highlight w:val="cyan"/>
            <w:rPrChange w:id="1526" w:author="Valeria Tapia " w:date="2026-10-04T21:20:00Z">
              <w:rPr/>
            </w:rPrChange>
          </w:rPr>
          <w:t xml:space="preserve">III. El Usuario VUCE </w:t>
        </w:r>
      </w:ins>
      <w:ins w:id="1527" w:author="Valeria Tapia" w:date="2026-09-18T11:27:00Z">
        <w:r w:rsidRPr="00A96902">
          <w:rPr>
            <w:highlight w:val="cyan"/>
            <w:rPrChange w:id="1528" w:author="Valeria Tapia " w:date="2026-10-04T21:20:00Z">
              <w:rPr/>
            </w:rPrChange>
          </w:rPr>
          <w:t>deberá</w:t>
        </w:r>
      </w:ins>
      <w:ins w:id="1529" w:author="Valeria Tapia" w:date="2026-09-18T11:26:00Z">
        <w:r w:rsidRPr="00A96902">
          <w:rPr>
            <w:highlight w:val="cyan"/>
            <w:rPrChange w:id="1530" w:author="Valeria Tapia " w:date="2026-10-04T21:20:00Z">
              <w:rPr/>
            </w:rPrChange>
          </w:rPr>
          <w:t xml:space="preserve"> utilizar los servicios integrados</w:t>
        </w:r>
      </w:ins>
      <w:ins w:id="1531" w:author="Valeria Tapia " w:date="2026-10-04T21:20:00Z">
        <w:r w:rsidR="00A96902" w:rsidRPr="00A96902">
          <w:rPr>
            <w:highlight w:val="cyan"/>
            <w:rPrChange w:id="1532" w:author="Valeria Tapia " w:date="2026-10-04T21:20:00Z">
              <w:rPr/>
            </w:rPrChange>
          </w:rPr>
          <w:t xml:space="preserve"> gradualmente</w:t>
        </w:r>
      </w:ins>
      <w:ins w:id="1533" w:author="Valeria Tapia" w:date="2026-09-18T11:26:00Z">
        <w:r w:rsidRPr="00A96902">
          <w:rPr>
            <w:highlight w:val="cyan"/>
            <w:rPrChange w:id="1534" w:author="Valeria Tapia " w:date="2026-10-04T21:20:00Z">
              <w:rPr/>
            </w:rPrChange>
          </w:rPr>
          <w:t xml:space="preserve"> en la plataforma</w:t>
        </w:r>
        <w:r>
          <w:t>.</w:t>
        </w:r>
      </w:ins>
    </w:p>
    <w:p w14:paraId="5022DCFE" w14:textId="77777777" w:rsidR="00907F10" w:rsidRDefault="00907F10" w:rsidP="00573386">
      <w:pPr>
        <w:tabs>
          <w:tab w:val="left" w:pos="1701"/>
        </w:tabs>
        <w:rPr>
          <w:ins w:id="1535" w:author="Valeria Tapia" w:date="2026-09-24T11:53:00Z"/>
        </w:rPr>
      </w:pPr>
    </w:p>
    <w:p w14:paraId="6484ECE4" w14:textId="325884D1" w:rsidR="00907F10" w:rsidRPr="00F073C2" w:rsidDel="00FE4483" w:rsidRDefault="00907F10" w:rsidP="00573386">
      <w:pPr>
        <w:tabs>
          <w:tab w:val="left" w:pos="1701"/>
        </w:tabs>
        <w:rPr>
          <w:del w:id="1536" w:author="Valeria Tapia" w:date="2026-09-26T17:16:00Z"/>
        </w:rPr>
      </w:pPr>
      <w:ins w:id="1537" w:author="Valeria Tapia" w:date="2026-09-24T11:53:00Z">
        <w:del w:id="1538" w:author="Valeria Tapia" w:date="2026-09-26T17:16:00Z">
          <w:r w:rsidRPr="00907F10" w:rsidDel="00FE4483">
            <w:rPr>
              <w:highlight w:val="yellow"/>
              <w:rPrChange w:id="1539" w:author="Valeria Tapia" w:date="2026-09-24T11:53:00Z">
                <w:rPr/>
              </w:rPrChange>
            </w:rPr>
            <w:delText>III. Las EPEs no podrán exigir al Usuario VUCE el uso de una interfaz, aplicación o sistema propio, distinto a la VUCE, para el inicio, seguimiento o conclusión de</w:delText>
          </w:r>
        </w:del>
        <w:del w:id="1540" w:author="Valeria Tapia" w:date="2026-09-26T17:10:00Z">
          <w:r w:rsidRPr="00907F10" w:rsidDel="000B282D">
            <w:rPr>
              <w:highlight w:val="yellow"/>
              <w:rPrChange w:id="1541" w:author="Valeria Tapia" w:date="2026-09-24T11:53:00Z">
                <w:rPr/>
              </w:rPrChange>
            </w:rPr>
            <w:delText xml:space="preserve"> un </w:delText>
          </w:r>
        </w:del>
        <w:del w:id="1542" w:author="Valeria Tapia" w:date="2026-09-26T17:16:00Z">
          <w:r w:rsidRPr="00907F10" w:rsidDel="00FE4483">
            <w:rPr>
              <w:highlight w:val="yellow"/>
              <w:rPrChange w:id="1543" w:author="Valeria Tapia" w:date="2026-09-24T11:53:00Z">
                <w:rPr/>
              </w:rPrChange>
            </w:rPr>
            <w:delText>trámite APCO que se encuentre incorporado a la plataforma, ni redireccionar al Usuario VUCE a dicho sistema propio en sustitución del acceso único que establece el presente artículo.</w:delText>
          </w:r>
        </w:del>
      </w:ins>
    </w:p>
    <w:p w14:paraId="6D104D8E" w14:textId="7CF6C79E" w:rsidR="006366C8" w:rsidRPr="00F073C2" w:rsidDel="00FE4483" w:rsidRDefault="006366C8" w:rsidP="00573386">
      <w:pPr>
        <w:tabs>
          <w:tab w:val="left" w:pos="1701"/>
        </w:tabs>
        <w:rPr>
          <w:del w:id="1544" w:author="Valeria Tapia" w:date="2026-09-26T17:16:00Z"/>
          <w:b/>
          <w:szCs w:val="24"/>
        </w:rPr>
      </w:pPr>
    </w:p>
    <w:p w14:paraId="61B637DB" w14:textId="2954EF8B" w:rsidR="007250D1" w:rsidRPr="00F073C2" w:rsidRDefault="007250D1" w:rsidP="008C3980">
      <w:pPr>
        <w:pStyle w:val="Ttulo5"/>
        <w:numPr>
          <w:ilvl w:val="0"/>
          <w:numId w:val="5"/>
        </w:numPr>
        <w:tabs>
          <w:tab w:val="left" w:pos="1701"/>
          <w:tab w:val="num" w:pos="9044"/>
        </w:tabs>
        <w:ind w:left="0" w:firstLine="0"/>
        <w:rPr>
          <w:szCs w:val="24"/>
        </w:rPr>
      </w:pPr>
      <w:r w:rsidRPr="00F073C2">
        <w:rPr>
          <w:b/>
          <w:szCs w:val="24"/>
        </w:rPr>
        <w:t xml:space="preserve">(VALIDEZ </w:t>
      </w:r>
      <w:r w:rsidR="00AD565F" w:rsidRPr="00F073C2">
        <w:rPr>
          <w:b/>
          <w:szCs w:val="24"/>
        </w:rPr>
        <w:t>LEGAL</w:t>
      </w:r>
      <w:r w:rsidR="00923CB3" w:rsidRPr="00DE605E">
        <w:rPr>
          <w:b/>
          <w:szCs w:val="24"/>
        </w:rPr>
        <w:t xml:space="preserve"> </w:t>
      </w:r>
      <w:r w:rsidRPr="00F073C2">
        <w:rPr>
          <w:b/>
          <w:szCs w:val="24"/>
        </w:rPr>
        <w:t xml:space="preserve">DE LOS DOCUMENTOS </w:t>
      </w:r>
      <w:r w:rsidRPr="00A96902">
        <w:rPr>
          <w:b/>
          <w:color w:val="FF0000"/>
          <w:szCs w:val="24"/>
          <w:highlight w:val="cyan"/>
          <w:rPrChange w:id="1545" w:author="Valeria Tapia " w:date="2026-10-04T21:21:00Z">
            <w:rPr>
              <w:b/>
              <w:szCs w:val="24"/>
            </w:rPr>
          </w:rPrChange>
        </w:rPr>
        <w:t>DIGITALES</w:t>
      </w:r>
      <w:r w:rsidRPr="00F073C2">
        <w:rPr>
          <w:b/>
          <w:szCs w:val="24"/>
        </w:rPr>
        <w:t>).</w:t>
      </w:r>
      <w:r w:rsidRPr="00F073C2">
        <w:rPr>
          <w:szCs w:val="24"/>
        </w:rPr>
        <w:t xml:space="preserve"> I. Los documentos digitales emitidos por las </w:t>
      </w:r>
      <w:r w:rsidR="002B43B2" w:rsidRPr="00F073C2">
        <w:rPr>
          <w:szCs w:val="24"/>
          <w:lang w:val="es-MX"/>
        </w:rPr>
        <w:t>EPEs</w:t>
      </w:r>
      <w:r w:rsidRPr="00F073C2">
        <w:rPr>
          <w:szCs w:val="24"/>
        </w:rPr>
        <w:t xml:space="preserve"> a través de la VUCE, tendrán plena validez legal y probatoria, ante terceros, instituciones públicas y otras ventanillas únicas de </w:t>
      </w:r>
      <w:r w:rsidRPr="00F073C2">
        <w:rPr>
          <w:szCs w:val="24"/>
        </w:rPr>
        <w:lastRenderedPageBreak/>
        <w:t>comercio exterior, siempre que cuenten con firma digital</w:t>
      </w:r>
      <w:ins w:id="1546" w:author="Valeria Tapia " w:date="2026-10-04T21:21:00Z">
        <w:r w:rsidR="00A96902">
          <w:rPr>
            <w:szCs w:val="24"/>
          </w:rPr>
          <w:t>.</w:t>
        </w:r>
      </w:ins>
      <w:r w:rsidR="005F12B2" w:rsidRPr="00A96902">
        <w:rPr>
          <w:strike/>
          <w:szCs w:val="24"/>
          <w:rPrChange w:id="1547" w:author="Valeria Tapia " w:date="2026-10-04T21:21:00Z">
            <w:rPr>
              <w:szCs w:val="24"/>
            </w:rPr>
          </w:rPrChange>
        </w:rPr>
        <w:t>,</w:t>
      </w:r>
      <w:r w:rsidR="00923CB3" w:rsidRPr="00F073C2">
        <w:rPr>
          <w:szCs w:val="24"/>
        </w:rPr>
        <w:t xml:space="preserve"> </w:t>
      </w:r>
      <w:r w:rsidR="00923CB3" w:rsidRPr="00A96902">
        <w:rPr>
          <w:strike/>
          <w:szCs w:val="24"/>
          <w:rPrChange w:id="1548" w:author="Valeria Tapia " w:date="2026-10-04T21:21:00Z">
            <w:rPr>
              <w:szCs w:val="24"/>
            </w:rPr>
          </w:rPrChange>
        </w:rPr>
        <w:t xml:space="preserve">el </w:t>
      </w:r>
      <w:r w:rsidRPr="00A96902">
        <w:rPr>
          <w:strike/>
          <w:szCs w:val="24"/>
          <w:rPrChange w:id="1549" w:author="Valeria Tapia " w:date="2026-10-04T21:21:00Z">
            <w:rPr>
              <w:szCs w:val="24"/>
            </w:rPr>
          </w:rPrChange>
        </w:rPr>
        <w:t>aproba</w:t>
      </w:r>
      <w:r w:rsidR="00923CB3" w:rsidRPr="00A96902">
        <w:rPr>
          <w:strike/>
          <w:szCs w:val="24"/>
          <w:rPrChange w:id="1550" w:author="Valeria Tapia " w:date="2026-10-04T21:21:00Z">
            <w:rPr>
              <w:szCs w:val="24"/>
            </w:rPr>
          </w:rPrChange>
        </w:rPr>
        <w:t>dor</w:t>
      </w:r>
      <w:r w:rsidRPr="00A96902">
        <w:rPr>
          <w:strike/>
          <w:szCs w:val="24"/>
          <w:rPrChange w:id="1551" w:author="Valeria Tapia " w:date="2026-10-04T21:21:00Z">
            <w:rPr>
              <w:szCs w:val="24"/>
            </w:rPr>
          </w:rPrChange>
        </w:rPr>
        <w:t xml:space="preserve"> de documentos</w:t>
      </w:r>
      <w:r w:rsidR="00501869" w:rsidRPr="00A96902">
        <w:rPr>
          <w:strike/>
          <w:szCs w:val="24"/>
          <w:rPrChange w:id="1552" w:author="Valeria Tapia " w:date="2026-10-04T21:21:00Z">
            <w:rPr>
              <w:szCs w:val="24"/>
            </w:rPr>
          </w:rPrChange>
        </w:rPr>
        <w:t xml:space="preserve"> de ciudadanía digital</w:t>
      </w:r>
      <w:r w:rsidR="00923CB3" w:rsidRPr="00A96902">
        <w:rPr>
          <w:strike/>
          <w:szCs w:val="24"/>
          <w:rPrChange w:id="1553" w:author="Valeria Tapia " w:date="2026-10-04T21:21:00Z">
            <w:rPr>
              <w:szCs w:val="24"/>
            </w:rPr>
          </w:rPrChange>
        </w:rPr>
        <w:t xml:space="preserve"> u otros</w:t>
      </w:r>
      <w:r w:rsidRPr="00F073C2">
        <w:rPr>
          <w:szCs w:val="24"/>
        </w:rPr>
        <w:t>.</w:t>
      </w:r>
      <w:r w:rsidRPr="007D0B3E">
        <w:rPr>
          <w:color w:val="FF0000"/>
          <w:szCs w:val="24"/>
          <w:rPrChange w:id="1554" w:author="Valeria Tapia " w:date="2026-10-04T22:13:00Z">
            <w:rPr>
              <w:szCs w:val="24"/>
            </w:rPr>
          </w:rPrChange>
        </w:rPr>
        <w:t xml:space="preserve"> </w:t>
      </w:r>
      <w:ins w:id="1555" w:author="Valeria Tapia " w:date="2026-10-04T22:13:00Z">
        <w:r w:rsidR="007D0B3E" w:rsidRPr="007D0B3E">
          <w:rPr>
            <w:color w:val="FF0000"/>
            <w:szCs w:val="24"/>
            <w:highlight w:val="yellow"/>
            <w:rPrChange w:id="1556" w:author="Valeria Tapia " w:date="2026-10-04T22:13:00Z">
              <w:rPr>
                <w:szCs w:val="24"/>
              </w:rPr>
            </w:rPrChange>
          </w:rPr>
          <w:t>Definir el alcance de firma digital</w:t>
        </w:r>
      </w:ins>
    </w:p>
    <w:p w14:paraId="2689C56B" w14:textId="77777777" w:rsidR="007250D1" w:rsidRPr="00F073C2" w:rsidRDefault="007250D1" w:rsidP="007250D1"/>
    <w:p w14:paraId="0E677330" w14:textId="0EC8732A" w:rsidR="007250D1" w:rsidRPr="00E36811" w:rsidRDefault="007250D1" w:rsidP="007250D1">
      <w:pPr>
        <w:pStyle w:val="Textoindependiente"/>
        <w:rPr>
          <w:rFonts w:ascii="Univers 45 Light" w:hAnsi="Univers 45 Light"/>
          <w:i w:val="0"/>
          <w:color w:val="FF0000"/>
          <w:szCs w:val="24"/>
          <w:rPrChange w:id="1557" w:author="Valeria Tapia" w:date="2026-09-18T11:44:00Z">
            <w:rPr>
              <w:rFonts w:ascii="Univers 45 Light" w:hAnsi="Univers 45 Light"/>
              <w:i w:val="0"/>
              <w:szCs w:val="24"/>
            </w:rPr>
          </w:rPrChange>
        </w:rPr>
      </w:pPr>
      <w:r w:rsidRPr="00F073C2">
        <w:rPr>
          <w:rFonts w:ascii="Univers 45 Light" w:hAnsi="Univers 45 Light"/>
          <w:i w:val="0"/>
          <w:szCs w:val="24"/>
        </w:rPr>
        <w:t xml:space="preserve">II. </w:t>
      </w:r>
      <w:r w:rsidRPr="00E36811">
        <w:rPr>
          <w:rFonts w:ascii="Univers 45 Light" w:hAnsi="Univers 45 Light"/>
          <w:i w:val="0"/>
          <w:color w:val="FF0000"/>
          <w:szCs w:val="24"/>
          <w:rPrChange w:id="1558" w:author="Valeria Tapia" w:date="2026-09-18T11:44:00Z">
            <w:rPr>
              <w:rFonts w:ascii="Univers 45 Light" w:hAnsi="Univers 45 Light"/>
              <w:i w:val="0"/>
              <w:szCs w:val="24"/>
            </w:rPr>
          </w:rPrChange>
        </w:rPr>
        <w:t xml:space="preserve">La verificación de la autenticidad de los documentos emitidos por las </w:t>
      </w:r>
      <w:r w:rsidR="002B43B2" w:rsidRPr="00E36811">
        <w:rPr>
          <w:rFonts w:ascii="Univers 45 Light" w:hAnsi="Univers 45 Light"/>
          <w:i w:val="0"/>
          <w:color w:val="FF0000"/>
          <w:szCs w:val="24"/>
          <w:rPrChange w:id="1559" w:author="Valeria Tapia" w:date="2026-09-18T11:44:00Z">
            <w:rPr>
              <w:rFonts w:ascii="Univers 45 Light" w:hAnsi="Univers 45 Light"/>
              <w:i w:val="0"/>
              <w:szCs w:val="24"/>
            </w:rPr>
          </w:rPrChange>
        </w:rPr>
        <w:t>EPEs</w:t>
      </w:r>
      <w:r w:rsidR="009D4D82" w:rsidRPr="00E36811">
        <w:rPr>
          <w:rFonts w:ascii="Univers 45 Light" w:hAnsi="Univers 45 Light"/>
          <w:i w:val="0"/>
          <w:color w:val="FF0000"/>
          <w:szCs w:val="24"/>
          <w:rPrChange w:id="1560" w:author="Valeria Tapia" w:date="2026-09-18T11:44:00Z">
            <w:rPr>
              <w:rFonts w:ascii="Univers 45 Light" w:hAnsi="Univers 45 Light"/>
              <w:i w:val="0"/>
              <w:szCs w:val="24"/>
            </w:rPr>
          </w:rPrChange>
        </w:rPr>
        <w:t>,</w:t>
      </w:r>
      <w:r w:rsidRPr="00E36811">
        <w:rPr>
          <w:rFonts w:ascii="Univers 45 Light" w:hAnsi="Univers 45 Light"/>
          <w:i w:val="0"/>
          <w:color w:val="FF0000"/>
          <w:szCs w:val="24"/>
          <w:rPrChange w:id="1561" w:author="Valeria Tapia" w:date="2026-09-18T11:44:00Z">
            <w:rPr>
              <w:rFonts w:ascii="Univers 45 Light" w:hAnsi="Univers 45 Light"/>
              <w:i w:val="0"/>
              <w:szCs w:val="24"/>
            </w:rPr>
          </w:rPrChange>
        </w:rPr>
        <w:t xml:space="preserve"> podrá efectuarse a través del Portal de la VUCE.</w:t>
      </w:r>
      <w:ins w:id="1562" w:author="Valeria Tapia " w:date="2026-10-04T22:13:00Z">
        <w:r w:rsidR="007D0B3E">
          <w:rPr>
            <w:rFonts w:ascii="Univers 45 Light" w:hAnsi="Univers 45 Light"/>
            <w:i w:val="0"/>
            <w:color w:val="FF0000"/>
            <w:szCs w:val="24"/>
          </w:rPr>
          <w:t xml:space="preserve"> </w:t>
        </w:r>
        <w:r w:rsidR="007D0B3E" w:rsidRPr="007D0B3E">
          <w:rPr>
            <w:rFonts w:ascii="Univers 45 Light" w:hAnsi="Univers 45 Light"/>
            <w:i w:val="0"/>
            <w:color w:val="FF0000"/>
            <w:szCs w:val="24"/>
            <w:highlight w:val="yellow"/>
            <w:rPrChange w:id="1563" w:author="Valeria Tapia " w:date="2026-10-04T22:13:00Z">
              <w:rPr>
                <w:rFonts w:ascii="Univers 45 Light" w:hAnsi="Univers 45 Light"/>
                <w:i w:val="0"/>
                <w:color w:val="FF0000"/>
                <w:szCs w:val="24"/>
              </w:rPr>
            </w:rPrChange>
          </w:rPr>
          <w:t>como se verifica?</w:t>
        </w:r>
      </w:ins>
    </w:p>
    <w:p w14:paraId="5C9EEF42" w14:textId="77777777" w:rsidR="00C24D50" w:rsidRPr="00F073C2" w:rsidRDefault="00C24D50" w:rsidP="007250D1">
      <w:pPr>
        <w:pStyle w:val="Textoindependiente"/>
        <w:rPr>
          <w:rFonts w:ascii="Univers 45 Light" w:hAnsi="Univers 45 Light"/>
          <w:i w:val="0"/>
          <w:szCs w:val="24"/>
        </w:rPr>
      </w:pPr>
    </w:p>
    <w:p w14:paraId="1E328787" w14:textId="3F232714" w:rsidR="00E36811" w:rsidRPr="00F073C2" w:rsidRDefault="00964F8B" w:rsidP="00964F8B">
      <w:pPr>
        <w:tabs>
          <w:tab w:val="left" w:pos="1701"/>
        </w:tabs>
      </w:pPr>
      <w:r w:rsidRPr="00DE605E">
        <w:rPr>
          <w:szCs w:val="24"/>
        </w:rPr>
        <w:t>III.</w:t>
      </w:r>
      <w:del w:id="1564" w:author="Valeria Tapia" w:date="2026-09-18T11:49:00Z">
        <w:r w:rsidRPr="00DE605E" w:rsidDel="00E36811">
          <w:rPr>
            <w:szCs w:val="24"/>
          </w:rPr>
          <w:delText xml:space="preserve"> </w:delText>
        </w:r>
        <w:r w:rsidRPr="00DE605E" w:rsidDel="00E36811">
          <w:delText>La solicitud realizada para la obtención de un documento requerido para operaciones de comercio exterior a través de la VUCE se constituirá en una Declaración Jurada, cuando así lo determinen las EPEs.</w:delText>
        </w:r>
      </w:del>
      <w:ins w:id="1565" w:author="Valeria Tapia" w:date="2026-09-18T11:49:00Z">
        <w:r w:rsidR="00E36811">
          <w:t xml:space="preserve"> </w:t>
        </w:r>
      </w:ins>
      <w:ins w:id="1566" w:author="Valeria Tapia" w:date="2026-09-18T11:45:00Z">
        <w:r w:rsidR="00E36811" w:rsidRPr="007D0B3E">
          <w:rPr>
            <w:highlight w:val="cyan"/>
            <w:rPrChange w:id="1567" w:author="Valeria Tapia " w:date="2026-10-04T22:14:00Z">
              <w:rPr/>
            </w:rPrChange>
          </w:rPr>
          <w:t>El formulario de solicitud presentado mediante la VUCE tendrá carácter de Declaración Jurada, salvo disposición contraria establecida en normativa de igual o mayor jerarquía</w:t>
        </w:r>
      </w:ins>
      <w:ins w:id="1568" w:author="Valeria Tapia " w:date="2026-10-04T22:14:00Z">
        <w:r w:rsidR="007D0B3E">
          <w:t>.</w:t>
        </w:r>
      </w:ins>
    </w:p>
    <w:p w14:paraId="14DDEF7E" w14:textId="77777777" w:rsidR="00507837" w:rsidRPr="00F073C2" w:rsidRDefault="00507837" w:rsidP="007250D1">
      <w:pPr>
        <w:pStyle w:val="Textoindependiente"/>
        <w:rPr>
          <w:rFonts w:ascii="Univers 45 Light" w:hAnsi="Univers 45 Light"/>
          <w:i w:val="0"/>
          <w:szCs w:val="24"/>
        </w:rPr>
      </w:pPr>
    </w:p>
    <w:p w14:paraId="6458DF89" w14:textId="4F2AB8D9" w:rsidR="007250D1" w:rsidRPr="00F073C2" w:rsidRDefault="007250D1" w:rsidP="008C3980">
      <w:pPr>
        <w:pStyle w:val="Ttulo5"/>
        <w:numPr>
          <w:ilvl w:val="0"/>
          <w:numId w:val="5"/>
        </w:numPr>
        <w:tabs>
          <w:tab w:val="left" w:pos="1701"/>
          <w:tab w:val="num" w:pos="9044"/>
        </w:tabs>
        <w:ind w:left="0" w:firstLine="0"/>
        <w:rPr>
          <w:szCs w:val="24"/>
        </w:rPr>
      </w:pPr>
      <w:r w:rsidRPr="00F073C2">
        <w:rPr>
          <w:b/>
          <w:szCs w:val="24"/>
        </w:rPr>
        <w:t xml:space="preserve"> (PLAZO DE EMISIÓN DE DOCUMENTOS REQUERIDOS PARA OPERACIONES DE COMERCIO EXTERIOR A TRAVÉS DE LA VUCE). </w:t>
      </w:r>
      <w:r w:rsidRPr="00F073C2">
        <w:rPr>
          <w:szCs w:val="24"/>
        </w:rPr>
        <w:t xml:space="preserve">Las </w:t>
      </w:r>
      <w:r w:rsidR="002B43B2" w:rsidRPr="00F073C2">
        <w:rPr>
          <w:szCs w:val="24"/>
          <w:lang w:val="es-MX"/>
        </w:rPr>
        <w:t>EPEs</w:t>
      </w:r>
      <w:r w:rsidRPr="00F073C2">
        <w:rPr>
          <w:szCs w:val="24"/>
        </w:rPr>
        <w:t xml:space="preserve"> que </w:t>
      </w:r>
      <w:r w:rsidR="00C76110" w:rsidRPr="00F073C2">
        <w:rPr>
          <w:szCs w:val="24"/>
        </w:rPr>
        <w:t xml:space="preserve">implementen </w:t>
      </w:r>
      <w:r w:rsidRPr="00F073C2">
        <w:rPr>
          <w:szCs w:val="24"/>
        </w:rPr>
        <w:t>el trámite APCO en la VUCE</w:t>
      </w:r>
      <w:ins w:id="1569" w:author="Valeria Tapia" w:date="2026-09-18T12:15:00Z">
        <w:r w:rsidR="00F85DF2">
          <w:rPr>
            <w:szCs w:val="24"/>
          </w:rPr>
          <w:t>,</w:t>
        </w:r>
      </w:ins>
      <w:r w:rsidRPr="00F073C2">
        <w:rPr>
          <w:szCs w:val="24"/>
        </w:rPr>
        <w:t xml:space="preserve"> deberán emitir </w:t>
      </w:r>
      <w:del w:id="1570" w:author="Valeria Tapia" w:date="2026-09-18T12:14:00Z">
        <w:r w:rsidR="00C76110" w:rsidRPr="00F073C2" w:rsidDel="00F85DF2">
          <w:rPr>
            <w:szCs w:val="24"/>
          </w:rPr>
          <w:delText xml:space="preserve">las </w:delText>
        </w:r>
        <w:r w:rsidRPr="00F073C2" w:rsidDel="00F85DF2">
          <w:rPr>
            <w:szCs w:val="24"/>
          </w:rPr>
          <w:delText xml:space="preserve">Autorizaciones Previas, Certificaciones, Declaraciones Juradas, Certificados de Cumplimiento de Reglamento Técnico u otros </w:delText>
        </w:r>
      </w:del>
      <w:ins w:id="1571" w:author="Valeria Tapia" w:date="2026-09-18T12:14:00Z">
        <w:r w:rsidR="00F85DF2">
          <w:rPr>
            <w:szCs w:val="24"/>
          </w:rPr>
          <w:t xml:space="preserve">los </w:t>
        </w:r>
      </w:ins>
      <w:r w:rsidRPr="00F073C2">
        <w:rPr>
          <w:szCs w:val="24"/>
        </w:rPr>
        <w:t xml:space="preserve">documentos </w:t>
      </w:r>
      <w:del w:id="1572" w:author="Valeria Tapia" w:date="2026-09-18T12:14:00Z">
        <w:r w:rsidRPr="00F073C2" w:rsidDel="00F85DF2">
          <w:rPr>
            <w:szCs w:val="24"/>
          </w:rPr>
          <w:delText xml:space="preserve">requeridos por normativa vigente para las operaciones de comercio exterior, </w:delText>
        </w:r>
      </w:del>
      <w:r w:rsidRPr="00F073C2">
        <w:rPr>
          <w:szCs w:val="24"/>
        </w:rPr>
        <w:t>en un plazo de hasta cinco (5) días hábiles computables a partir de la fecha de admisión de la solicitud y, excepcionalmente, en el plazo máximo de hasta diez (10) días hábiles, sin perjuicio de lo específicamente señalado en otras normas legales.</w:t>
      </w:r>
    </w:p>
    <w:p w14:paraId="40847CBC" w14:textId="77777777" w:rsidR="007250D1" w:rsidRPr="00F073C2" w:rsidRDefault="007250D1" w:rsidP="007250D1"/>
    <w:p w14:paraId="35B21CB4" w14:textId="220AABA8" w:rsidR="007250D1" w:rsidRPr="00F073C2" w:rsidRDefault="007250D1" w:rsidP="007250D1">
      <w:pPr>
        <w:pStyle w:val="Ttulo1"/>
        <w:tabs>
          <w:tab w:val="clear" w:pos="851"/>
          <w:tab w:val="left" w:pos="709"/>
          <w:tab w:val="left" w:pos="993"/>
        </w:tabs>
        <w:rPr>
          <w:szCs w:val="24"/>
        </w:rPr>
      </w:pPr>
      <w:bookmarkStart w:id="1573" w:name="_Toc178012959"/>
      <w:bookmarkStart w:id="1574" w:name="_Toc197893801"/>
      <w:bookmarkStart w:id="1575" w:name="_Toc206684692"/>
      <w:r w:rsidRPr="00F073C2">
        <w:rPr>
          <w:szCs w:val="24"/>
        </w:rPr>
        <w:t>CAPÍTULO II</w:t>
      </w:r>
      <w:bookmarkEnd w:id="1573"/>
      <w:bookmarkEnd w:id="1574"/>
      <w:bookmarkEnd w:id="1575"/>
    </w:p>
    <w:p w14:paraId="0D03E828" w14:textId="77777777" w:rsidR="007250D1" w:rsidRPr="00F073C2" w:rsidRDefault="007250D1" w:rsidP="007250D1">
      <w:pPr>
        <w:pStyle w:val="Ttulo1"/>
        <w:tabs>
          <w:tab w:val="clear" w:pos="851"/>
          <w:tab w:val="left" w:pos="709"/>
          <w:tab w:val="left" w:pos="993"/>
        </w:tabs>
        <w:rPr>
          <w:b w:val="0"/>
          <w:i/>
          <w:szCs w:val="24"/>
        </w:rPr>
      </w:pPr>
      <w:bookmarkStart w:id="1576" w:name="_Toc178012960"/>
      <w:bookmarkStart w:id="1577" w:name="_Toc197893802"/>
      <w:bookmarkStart w:id="1578" w:name="_Toc206684693"/>
      <w:r w:rsidRPr="00F073C2">
        <w:rPr>
          <w:szCs w:val="24"/>
        </w:rPr>
        <w:t>RESPONSABILIDADES</w:t>
      </w:r>
      <w:bookmarkEnd w:id="1576"/>
      <w:bookmarkEnd w:id="1577"/>
      <w:bookmarkEnd w:id="1578"/>
      <w:r w:rsidRPr="00F073C2">
        <w:rPr>
          <w:szCs w:val="24"/>
        </w:rPr>
        <w:t xml:space="preserve"> </w:t>
      </w:r>
    </w:p>
    <w:p w14:paraId="69EDF3F0" w14:textId="77777777" w:rsidR="007250D1" w:rsidRPr="00F073C2" w:rsidRDefault="007250D1" w:rsidP="007250D1">
      <w:pPr>
        <w:pStyle w:val="Textoindependiente"/>
        <w:rPr>
          <w:rFonts w:ascii="Univers 45 Light" w:hAnsi="Univers 45 Light"/>
          <w:b/>
          <w:i w:val="0"/>
          <w:szCs w:val="24"/>
        </w:rPr>
      </w:pPr>
    </w:p>
    <w:p w14:paraId="68B41ADF" w14:textId="2B950976" w:rsidR="007250D1" w:rsidRPr="00F073C2" w:rsidRDefault="007250D1" w:rsidP="008C3980">
      <w:pPr>
        <w:pStyle w:val="Ttulo5"/>
        <w:numPr>
          <w:ilvl w:val="0"/>
          <w:numId w:val="5"/>
        </w:numPr>
        <w:tabs>
          <w:tab w:val="left" w:pos="1701"/>
          <w:tab w:val="num" w:pos="9044"/>
        </w:tabs>
        <w:ind w:left="0" w:firstLine="0"/>
        <w:rPr>
          <w:i/>
          <w:szCs w:val="24"/>
          <w:lang w:val="es-MX"/>
        </w:rPr>
      </w:pPr>
      <w:r w:rsidRPr="00F073C2">
        <w:rPr>
          <w:b/>
          <w:szCs w:val="24"/>
        </w:rPr>
        <w:t xml:space="preserve"> (RESPONSABILIDADES DE LAS </w:t>
      </w:r>
      <w:r w:rsidR="00275C61" w:rsidRPr="00F073C2">
        <w:rPr>
          <w:b/>
          <w:szCs w:val="24"/>
        </w:rPr>
        <w:t>EPE</w:t>
      </w:r>
      <w:r w:rsidR="00326E88">
        <w:rPr>
          <w:b/>
          <w:szCs w:val="24"/>
        </w:rPr>
        <w:t>s</w:t>
      </w:r>
      <w:r w:rsidRPr="00F073C2">
        <w:rPr>
          <w:b/>
          <w:szCs w:val="24"/>
        </w:rPr>
        <w:t>)</w:t>
      </w:r>
      <w:r w:rsidRPr="00F073C2">
        <w:rPr>
          <w:szCs w:val="24"/>
        </w:rPr>
        <w:t xml:space="preserve">. I. Las </w:t>
      </w:r>
      <w:r w:rsidR="002B43B2" w:rsidRPr="00F073C2">
        <w:rPr>
          <w:szCs w:val="24"/>
          <w:lang w:val="es-MX"/>
        </w:rPr>
        <w:t>EPEs</w:t>
      </w:r>
      <w:r w:rsidRPr="00F073C2">
        <w:rPr>
          <w:szCs w:val="24"/>
          <w:lang w:val="es-MX"/>
        </w:rPr>
        <w:t xml:space="preserve"> tienen las siguientes responsabilidades:</w:t>
      </w:r>
    </w:p>
    <w:p w14:paraId="6077D14C" w14:textId="77777777" w:rsidR="007250D1" w:rsidRPr="00F073C2" w:rsidRDefault="007250D1" w:rsidP="007250D1">
      <w:pPr>
        <w:pStyle w:val="Textoindependiente"/>
        <w:rPr>
          <w:rFonts w:ascii="Univers 45 Light" w:hAnsi="Univers 45 Light"/>
          <w:i w:val="0"/>
          <w:szCs w:val="24"/>
          <w:lang w:val="es-MX"/>
        </w:rPr>
      </w:pPr>
    </w:p>
    <w:p w14:paraId="6FA54D36" w14:textId="77777777" w:rsidR="007250D1" w:rsidRPr="00F073C2" w:rsidRDefault="007250D1" w:rsidP="008C3980">
      <w:pPr>
        <w:pStyle w:val="Prrafodelista"/>
        <w:numPr>
          <w:ilvl w:val="0"/>
          <w:numId w:val="8"/>
        </w:numPr>
        <w:rPr>
          <w:szCs w:val="24"/>
        </w:rPr>
      </w:pPr>
      <w:r w:rsidRPr="00F073C2">
        <w:rPr>
          <w:szCs w:val="24"/>
        </w:rPr>
        <w:t>Implementar los trámites en la VUCE en coordinación con la AN de acuerdo al Cronograma de Implementación Gradual establecido en el presente Reglamento.</w:t>
      </w:r>
    </w:p>
    <w:p w14:paraId="641054C1" w14:textId="062D6209" w:rsidR="00501869" w:rsidRPr="00F85DF2" w:rsidRDefault="002868AF" w:rsidP="00501869">
      <w:pPr>
        <w:pStyle w:val="Prrafodelista"/>
        <w:numPr>
          <w:ilvl w:val="0"/>
          <w:numId w:val="8"/>
        </w:numPr>
        <w:rPr>
          <w:color w:val="FF0000"/>
          <w:szCs w:val="24"/>
          <w:rPrChange w:id="1579" w:author="Valeria Tapia" w:date="2026-09-18T12:19:00Z">
            <w:rPr>
              <w:szCs w:val="24"/>
            </w:rPr>
          </w:rPrChange>
        </w:rPr>
      </w:pPr>
      <w:r w:rsidRPr="00F85DF2">
        <w:rPr>
          <w:color w:val="FF0000"/>
          <w:szCs w:val="24"/>
          <w:rPrChange w:id="1580" w:author="Valeria Tapia" w:date="2026-09-18T12:19:00Z">
            <w:rPr>
              <w:szCs w:val="24"/>
            </w:rPr>
          </w:rPrChange>
        </w:rPr>
        <w:t>Gestionar e i</w:t>
      </w:r>
      <w:r w:rsidR="00501869" w:rsidRPr="00F85DF2">
        <w:rPr>
          <w:color w:val="FF0000"/>
          <w:szCs w:val="24"/>
          <w:rPrChange w:id="1581" w:author="Valeria Tapia" w:date="2026-09-18T12:19:00Z">
            <w:rPr>
              <w:szCs w:val="24"/>
            </w:rPr>
          </w:rPrChange>
        </w:rPr>
        <w:t>mplementar la firma digital</w:t>
      </w:r>
      <w:r w:rsidRPr="00F85DF2">
        <w:rPr>
          <w:color w:val="FF0000"/>
          <w:szCs w:val="24"/>
          <w:rPrChange w:id="1582" w:author="Valeria Tapia" w:date="2026-09-18T12:19:00Z">
            <w:rPr>
              <w:szCs w:val="24"/>
            </w:rPr>
          </w:rPrChange>
        </w:rPr>
        <w:t>,</w:t>
      </w:r>
      <w:r w:rsidR="00501869" w:rsidRPr="00F85DF2">
        <w:rPr>
          <w:color w:val="FF0000"/>
          <w:szCs w:val="24"/>
          <w:rPrChange w:id="1583" w:author="Valeria Tapia" w:date="2026-09-18T12:19:00Z">
            <w:rPr>
              <w:szCs w:val="24"/>
            </w:rPr>
          </w:rPrChange>
        </w:rPr>
        <w:t xml:space="preserve"> </w:t>
      </w:r>
      <w:del w:id="1584" w:author="Valeria Tapia" w:date="2026-09-26T17:18:00Z">
        <w:r w:rsidR="00501869" w:rsidRPr="00F85DF2" w:rsidDel="00BA213C">
          <w:rPr>
            <w:color w:val="FF0000"/>
            <w:szCs w:val="24"/>
            <w:rPrChange w:id="1585" w:author="Valeria Tapia" w:date="2026-09-18T12:19:00Z">
              <w:rPr>
                <w:szCs w:val="24"/>
              </w:rPr>
            </w:rPrChange>
          </w:rPr>
          <w:delText>el aprobador de documentos de ciudadanía digital</w:delText>
        </w:r>
        <w:r w:rsidR="00501869" w:rsidRPr="00F85DF2" w:rsidDel="00BA213C">
          <w:rPr>
            <w:color w:val="FF0000"/>
            <w:rPrChange w:id="1586" w:author="Valeria Tapia" w:date="2026-09-18T12:19:00Z">
              <w:rPr/>
            </w:rPrChange>
          </w:rPr>
          <w:delText xml:space="preserve">, </w:delText>
        </w:r>
      </w:del>
      <w:ins w:id="1587" w:author="Valeria Tapia" w:date="2026-09-18T12:18:00Z">
        <w:del w:id="1588" w:author="Valeria Tapia" w:date="2026-09-26T17:18:00Z">
          <w:r w:rsidR="00F85DF2" w:rsidRPr="00F85DF2" w:rsidDel="00BA213C">
            <w:rPr>
              <w:color w:val="FF0000"/>
              <w:rPrChange w:id="1589" w:author="Valeria Tapia" w:date="2026-09-18T12:19:00Z">
                <w:rPr/>
              </w:rPrChange>
            </w:rPr>
            <w:delText xml:space="preserve">la firma SOFTOKEN, </w:delText>
          </w:r>
        </w:del>
      </w:ins>
      <w:r w:rsidR="00501869" w:rsidRPr="00F85DF2">
        <w:rPr>
          <w:color w:val="FF0000"/>
          <w:rPrChange w:id="1590" w:author="Valeria Tapia" w:date="2026-09-18T12:19:00Z">
            <w:rPr/>
          </w:rPrChange>
        </w:rPr>
        <w:t>la facturación electrónica, pasarela de pagos</w:t>
      </w:r>
      <w:r w:rsidR="003719BD" w:rsidRPr="00F85DF2">
        <w:rPr>
          <w:color w:val="FF0000"/>
          <w:rPrChange w:id="1591" w:author="Valeria Tapia" w:date="2026-09-18T12:19:00Z">
            <w:rPr/>
          </w:rPrChange>
        </w:rPr>
        <w:t>,</w:t>
      </w:r>
      <w:r w:rsidR="00501869" w:rsidRPr="00F85DF2">
        <w:rPr>
          <w:color w:val="FF0000"/>
          <w:rPrChange w:id="1592" w:author="Valeria Tapia" w:date="2026-09-18T12:19:00Z">
            <w:rPr/>
          </w:rPrChange>
        </w:rPr>
        <w:t xml:space="preserve"> </w:t>
      </w:r>
      <w:ins w:id="1593" w:author="Valeria Tapia" w:date="2026-09-18T12:19:00Z">
        <w:del w:id="1594" w:author="Valeria Tapia " w:date="2026-10-04T22:15:00Z">
          <w:r w:rsidR="00F85DF2" w:rsidRPr="00F85DF2" w:rsidDel="007D0B3E">
            <w:rPr>
              <w:color w:val="FF0000"/>
              <w:rPrChange w:id="1595" w:author="Valeria Tapia" w:date="2026-09-18T12:19:00Z">
                <w:rPr/>
              </w:rPrChange>
            </w:rPr>
            <w:delText>OPEN BCB</w:delText>
          </w:r>
        </w:del>
        <w:r w:rsidR="00F85DF2" w:rsidRPr="00F85DF2">
          <w:rPr>
            <w:color w:val="FF0000"/>
            <w:rPrChange w:id="1596" w:author="Valeria Tapia" w:date="2026-09-18T12:19:00Z">
              <w:rPr/>
            </w:rPrChange>
          </w:rPr>
          <w:t xml:space="preserve">, </w:t>
        </w:r>
      </w:ins>
      <w:r w:rsidR="00501869" w:rsidRPr="00F85DF2">
        <w:rPr>
          <w:color w:val="FF0000"/>
          <w:rPrChange w:id="1597" w:author="Valeria Tapia" w:date="2026-09-18T12:19:00Z">
            <w:rPr/>
          </w:rPrChange>
        </w:rPr>
        <w:t>entre otros</w:t>
      </w:r>
      <w:r w:rsidR="004E3F75" w:rsidRPr="00F85DF2">
        <w:rPr>
          <w:color w:val="FF0000"/>
          <w:rPrChange w:id="1598" w:author="Valeria Tapia" w:date="2026-09-18T12:19:00Z">
            <w:rPr/>
          </w:rPrChange>
        </w:rPr>
        <w:t>,</w:t>
      </w:r>
      <w:r w:rsidR="00501869" w:rsidRPr="00F85DF2">
        <w:rPr>
          <w:color w:val="FF0000"/>
          <w:rPrChange w:id="1599" w:author="Valeria Tapia" w:date="2026-09-18T12:19:00Z">
            <w:rPr/>
          </w:rPrChange>
        </w:rPr>
        <w:t xml:space="preserve"> que </w:t>
      </w:r>
      <w:r w:rsidR="00906C70" w:rsidRPr="00F85DF2">
        <w:rPr>
          <w:color w:val="FF0000"/>
          <w:rPrChange w:id="1600" w:author="Valeria Tapia" w:date="2026-09-18T12:19:00Z">
            <w:rPr/>
          </w:rPrChange>
        </w:rPr>
        <w:t xml:space="preserve">se </w:t>
      </w:r>
      <w:r w:rsidR="00501869" w:rsidRPr="00F85DF2">
        <w:rPr>
          <w:color w:val="FF0000"/>
          <w:rPrChange w:id="1601" w:author="Valeria Tapia" w:date="2026-09-18T12:19:00Z">
            <w:rPr/>
          </w:rPrChange>
        </w:rPr>
        <w:t>consideren necesarios para el trámite APCO en la VUCE.</w:t>
      </w:r>
    </w:p>
    <w:p w14:paraId="5F4F2B59" w14:textId="1D9772C4" w:rsidR="002B43B2" w:rsidRPr="007D0B3E" w:rsidRDefault="007250D1" w:rsidP="004233B2">
      <w:pPr>
        <w:pStyle w:val="Prrafodelista"/>
        <w:numPr>
          <w:ilvl w:val="0"/>
          <w:numId w:val="8"/>
        </w:numPr>
        <w:rPr>
          <w:szCs w:val="24"/>
          <w:highlight w:val="green"/>
          <w:rPrChange w:id="1602" w:author="Valeria Tapia " w:date="2026-10-04T22:18:00Z">
            <w:rPr>
              <w:szCs w:val="24"/>
            </w:rPr>
          </w:rPrChange>
        </w:rPr>
      </w:pPr>
      <w:r w:rsidRPr="007D0B3E">
        <w:rPr>
          <w:szCs w:val="24"/>
          <w:highlight w:val="green"/>
          <w:rPrChange w:id="1603" w:author="Valeria Tapia " w:date="2026-10-04T22:18:00Z">
            <w:rPr>
              <w:szCs w:val="24"/>
            </w:rPr>
          </w:rPrChange>
        </w:rPr>
        <w:t xml:space="preserve">Designar servidores públicos como puntos focales en proporción a los trámites a ser </w:t>
      </w:r>
      <w:r w:rsidR="002B43B2" w:rsidRPr="007D0B3E">
        <w:rPr>
          <w:szCs w:val="24"/>
          <w:highlight w:val="green"/>
          <w:rPrChange w:id="1604" w:author="Valeria Tapia " w:date="2026-10-04T22:18:00Z">
            <w:rPr>
              <w:szCs w:val="24"/>
            </w:rPr>
          </w:rPrChange>
        </w:rPr>
        <w:t xml:space="preserve">implementados </w:t>
      </w:r>
      <w:r w:rsidRPr="007D0B3E">
        <w:rPr>
          <w:szCs w:val="24"/>
          <w:highlight w:val="green"/>
          <w:rPrChange w:id="1605" w:author="Valeria Tapia " w:date="2026-10-04T22:18:00Z">
            <w:rPr>
              <w:szCs w:val="24"/>
            </w:rPr>
          </w:rPrChange>
        </w:rPr>
        <w:t xml:space="preserve">en la VUCE, </w:t>
      </w:r>
      <w:r w:rsidRPr="007D0B3E">
        <w:rPr>
          <w:highlight w:val="green"/>
          <w:rPrChange w:id="1606" w:author="Valeria Tapia " w:date="2026-10-04T22:18:00Z">
            <w:rPr/>
          </w:rPrChange>
        </w:rPr>
        <w:t xml:space="preserve">previendo adicionalmente la participación de personal con cargo jerárquico para la toma de decisiones y supervisión del trabajo del personal de su </w:t>
      </w:r>
      <w:r w:rsidRPr="007D0B3E">
        <w:rPr>
          <w:highlight w:val="green"/>
          <w:rPrChange w:id="1607" w:author="Valeria Tapia " w:date="2026-10-04T22:18:00Z">
            <w:rPr/>
          </w:rPrChange>
        </w:rPr>
        <w:lastRenderedPageBreak/>
        <w:t>entidad</w:t>
      </w:r>
      <w:ins w:id="1608" w:author="Valeria Tapia" w:date="2026-09-18T12:25:00Z">
        <w:r w:rsidR="004233B2" w:rsidRPr="007D0B3E">
          <w:rPr>
            <w:highlight w:val="green"/>
            <w:rPrChange w:id="1609" w:author="Valeria Tapia " w:date="2026-10-04T22:18:00Z">
              <w:rPr/>
            </w:rPrChange>
          </w:rPr>
          <w:t xml:space="preserve">, </w:t>
        </w:r>
        <w:del w:id="1610" w:author="Valeria Tapia " w:date="2026-10-04T22:17:00Z">
          <w:r w:rsidR="004233B2" w:rsidRPr="007D0B3E" w:rsidDel="007D0B3E">
            <w:rPr>
              <w:highlight w:val="green"/>
              <w:rPrChange w:id="1611" w:author="Valeria Tapia " w:date="2026-10-04T22:18:00Z">
                <w:rPr/>
              </w:rPrChange>
            </w:rPr>
            <w:delText>evitando co</w:delText>
          </w:r>
          <w:r w:rsidR="00D946DB" w:rsidRPr="007D0B3E" w:rsidDel="007D0B3E">
            <w:rPr>
              <w:highlight w:val="green"/>
              <w:rPrChange w:id="1612" w:author="Valeria Tapia " w:date="2026-10-04T22:18:00Z">
                <w:rPr/>
              </w:rPrChange>
            </w:rPr>
            <w:delText>nsultas jerárquicas intermedias</w:delText>
          </w:r>
        </w:del>
      </w:ins>
      <w:ins w:id="1613" w:author="Valeria Tapia" w:date="2026-09-24T11:11:00Z">
        <w:del w:id="1614" w:author="Valeria Tapia " w:date="2026-10-04T22:17:00Z">
          <w:r w:rsidR="00D946DB" w:rsidRPr="007D0B3E" w:rsidDel="007D0B3E">
            <w:rPr>
              <w:highlight w:val="green"/>
              <w:rPrChange w:id="1615" w:author="Valeria Tapia " w:date="2026-10-04T22:18:00Z">
                <w:rPr/>
              </w:rPrChange>
            </w:rPr>
            <w:delText xml:space="preserve">, </w:delText>
          </w:r>
        </w:del>
        <w:r w:rsidR="00D946DB" w:rsidRPr="007D0B3E">
          <w:rPr>
            <w:highlight w:val="green"/>
            <w:rPrChange w:id="1616" w:author="Valeria Tapia " w:date="2026-10-04T22:18:00Z">
              <w:rPr/>
            </w:rPrChange>
          </w:rPr>
          <w:t>a fin de asegurar la atención oportuna de consultas, aclaraciones, y validaciones requ</w:t>
        </w:r>
      </w:ins>
      <w:ins w:id="1617" w:author="Valeria Tapia" w:date="2026-09-24T11:12:00Z">
        <w:r w:rsidR="00D946DB" w:rsidRPr="007D0B3E">
          <w:rPr>
            <w:highlight w:val="green"/>
            <w:rPrChange w:id="1618" w:author="Valeria Tapia " w:date="2026-10-04T22:18:00Z">
              <w:rPr/>
            </w:rPrChange>
          </w:rPr>
          <w:t>e</w:t>
        </w:r>
      </w:ins>
      <w:ins w:id="1619" w:author="Valeria Tapia" w:date="2026-09-24T11:11:00Z">
        <w:r w:rsidR="00D946DB" w:rsidRPr="007D0B3E">
          <w:rPr>
            <w:highlight w:val="green"/>
            <w:rPrChange w:id="1620" w:author="Valeria Tapia " w:date="2026-10-04T22:18:00Z">
              <w:rPr/>
            </w:rPrChange>
          </w:rPr>
          <w:t>ridas</w:t>
        </w:r>
      </w:ins>
      <w:ins w:id="1621" w:author="Valeria Tapia" w:date="2026-09-24T11:12:00Z">
        <w:r w:rsidR="00D946DB" w:rsidRPr="007D0B3E">
          <w:rPr>
            <w:highlight w:val="green"/>
            <w:rPrChange w:id="1622" w:author="Valeria Tapia " w:date="2026-10-04T22:18:00Z">
              <w:rPr/>
            </w:rPrChange>
          </w:rPr>
          <w:t>.</w:t>
        </w:r>
      </w:ins>
      <w:del w:id="1623" w:author="Valeria Tapia" w:date="2026-09-18T12:25:00Z">
        <w:r w:rsidRPr="007D0B3E" w:rsidDel="004233B2">
          <w:rPr>
            <w:highlight w:val="green"/>
            <w:rPrChange w:id="1624" w:author="Valeria Tapia " w:date="2026-10-04T22:18:00Z">
              <w:rPr/>
            </w:rPrChange>
          </w:rPr>
          <w:delText>.</w:delText>
        </w:r>
      </w:del>
      <w:r w:rsidRPr="007D0B3E">
        <w:rPr>
          <w:szCs w:val="24"/>
          <w:highlight w:val="green"/>
          <w:rPrChange w:id="1625" w:author="Valeria Tapia " w:date="2026-10-04T22:18:00Z">
            <w:rPr>
              <w:szCs w:val="24"/>
            </w:rPr>
          </w:rPrChange>
        </w:rPr>
        <w:t xml:space="preserve"> </w:t>
      </w:r>
    </w:p>
    <w:p w14:paraId="33901371" w14:textId="000D6CC2" w:rsidR="007250D1" w:rsidRPr="00F073C2" w:rsidRDefault="002B43B2">
      <w:pPr>
        <w:pStyle w:val="Prrafodelista"/>
        <w:numPr>
          <w:ilvl w:val="0"/>
          <w:numId w:val="8"/>
        </w:numPr>
        <w:rPr>
          <w:szCs w:val="24"/>
        </w:rPr>
      </w:pPr>
      <w:r w:rsidRPr="00F073C2">
        <w:rPr>
          <w:szCs w:val="24"/>
        </w:rPr>
        <w:t>C</w:t>
      </w:r>
      <w:r w:rsidR="007250D1" w:rsidRPr="00F073C2">
        <w:rPr>
          <w:szCs w:val="24"/>
        </w:rPr>
        <w:t>omunica</w:t>
      </w:r>
      <w:r w:rsidRPr="00F073C2">
        <w:rPr>
          <w:szCs w:val="24"/>
        </w:rPr>
        <w:t>r</w:t>
      </w:r>
      <w:r w:rsidR="007250D1" w:rsidRPr="00F073C2">
        <w:rPr>
          <w:szCs w:val="24"/>
        </w:rPr>
        <w:t xml:space="preserve"> oportunamente el cambio de </w:t>
      </w:r>
      <w:r w:rsidRPr="00F073C2">
        <w:rPr>
          <w:szCs w:val="24"/>
        </w:rPr>
        <w:t xml:space="preserve">los </w:t>
      </w:r>
      <w:r w:rsidR="007250D1" w:rsidRPr="00F073C2">
        <w:rPr>
          <w:szCs w:val="24"/>
        </w:rPr>
        <w:t>puntos focales</w:t>
      </w:r>
      <w:r w:rsidRPr="00F073C2">
        <w:rPr>
          <w:szCs w:val="24"/>
        </w:rPr>
        <w:t xml:space="preserve"> designados</w:t>
      </w:r>
      <w:r w:rsidR="007250D1" w:rsidRPr="00F073C2">
        <w:rPr>
          <w:szCs w:val="24"/>
        </w:rPr>
        <w:t xml:space="preserve">. </w:t>
      </w:r>
    </w:p>
    <w:p w14:paraId="4A09E4CB" w14:textId="73B333ED" w:rsidR="002B43B2" w:rsidRPr="00DE605E" w:rsidRDefault="002B43B2">
      <w:pPr>
        <w:pStyle w:val="Prrafodelista"/>
        <w:numPr>
          <w:ilvl w:val="0"/>
          <w:numId w:val="8"/>
        </w:numPr>
        <w:rPr>
          <w:szCs w:val="24"/>
        </w:rPr>
      </w:pPr>
      <w:r w:rsidRPr="00F073C2">
        <w:rPr>
          <w:szCs w:val="24"/>
        </w:rPr>
        <w:t>Proporcionar la información de los requisitos, formalidades y procesos establecidos para la emisión de los documentos requeridos, en las formas</w:t>
      </w:r>
      <w:r w:rsidR="004A2112" w:rsidRPr="00F073C2">
        <w:rPr>
          <w:szCs w:val="24"/>
        </w:rPr>
        <w:t>, formatos</w:t>
      </w:r>
      <w:r w:rsidRPr="00F073C2">
        <w:rPr>
          <w:szCs w:val="24"/>
        </w:rPr>
        <w:t xml:space="preserve"> y plazos determinados por la AN.</w:t>
      </w:r>
    </w:p>
    <w:p w14:paraId="6E27E195" w14:textId="77777777" w:rsidR="009446CE" w:rsidRPr="007D0B3E" w:rsidRDefault="009446CE" w:rsidP="009446CE">
      <w:pPr>
        <w:pStyle w:val="Prrafodelista"/>
        <w:numPr>
          <w:ilvl w:val="0"/>
          <w:numId w:val="8"/>
        </w:numPr>
        <w:rPr>
          <w:szCs w:val="24"/>
          <w:highlight w:val="cyan"/>
          <w:rPrChange w:id="1626" w:author="Valeria Tapia " w:date="2026-10-04T22:19:00Z">
            <w:rPr>
              <w:szCs w:val="24"/>
            </w:rPr>
          </w:rPrChange>
        </w:rPr>
      </w:pPr>
      <w:moveToRangeStart w:id="1627" w:author="Valeria Tapia" w:date="2026-09-18T13:51:00Z" w:name="move240631909"/>
      <w:moveTo w:id="1628" w:author="Valeria Tapia" w:date="2026-09-18T13:51:00Z">
        <w:r w:rsidRPr="007D0B3E">
          <w:rPr>
            <w:szCs w:val="24"/>
            <w:highlight w:val="cyan"/>
            <w:rPrChange w:id="1629" w:author="Valeria Tapia " w:date="2026-10-04T22:19:00Z">
              <w:rPr>
                <w:szCs w:val="24"/>
              </w:rPr>
            </w:rPrChange>
          </w:rPr>
          <w:t>Asistir de forma obligatoria a las reuniones virtuales y presenciales convocadas por la AN.</w:t>
        </w:r>
      </w:moveTo>
    </w:p>
    <w:moveToRangeEnd w:id="1627"/>
    <w:p w14:paraId="3946B596" w14:textId="23B73C82" w:rsidR="007250D1" w:rsidRPr="00DE605E" w:rsidRDefault="007250D1" w:rsidP="008C3980">
      <w:pPr>
        <w:pStyle w:val="Prrafodelista"/>
        <w:numPr>
          <w:ilvl w:val="0"/>
          <w:numId w:val="8"/>
        </w:numPr>
        <w:rPr>
          <w:szCs w:val="24"/>
        </w:rPr>
      </w:pPr>
      <w:r w:rsidRPr="00F073C2">
        <w:rPr>
          <w:szCs w:val="24"/>
          <w:lang w:val="es-MX"/>
        </w:rPr>
        <w:t xml:space="preserve">Elaborar </w:t>
      </w:r>
      <w:r w:rsidR="002B43B2" w:rsidRPr="00F073C2">
        <w:rPr>
          <w:szCs w:val="24"/>
          <w:lang w:val="es-MX"/>
        </w:rPr>
        <w:t xml:space="preserve">y remitir la </w:t>
      </w:r>
      <w:r w:rsidRPr="00F073C2">
        <w:rPr>
          <w:szCs w:val="24"/>
          <w:lang w:val="es-MX"/>
        </w:rPr>
        <w:t xml:space="preserve">propuesta para la optimización del </w:t>
      </w:r>
      <w:del w:id="1630" w:author="Valeria Tapia" w:date="2026-09-18T12:30:00Z">
        <w:r w:rsidRPr="00F073C2" w:rsidDel="004233B2">
          <w:rPr>
            <w:szCs w:val="24"/>
            <w:lang w:val="es-MX"/>
          </w:rPr>
          <w:delText>proceso de emisión del documento requerido para operaciones de comercio exterior</w:delText>
        </w:r>
      </w:del>
      <w:ins w:id="1631" w:author="Valeria Tapia" w:date="2026-09-18T12:30:00Z">
        <w:r w:rsidR="004233B2">
          <w:rPr>
            <w:szCs w:val="24"/>
            <w:lang w:val="es-MX"/>
          </w:rPr>
          <w:t>trámite APCO</w:t>
        </w:r>
      </w:ins>
      <w:r w:rsidRPr="00F073C2">
        <w:rPr>
          <w:szCs w:val="24"/>
          <w:lang w:val="es-MX"/>
        </w:rPr>
        <w:t xml:space="preserve"> a través de la VUCE</w:t>
      </w:r>
      <w:ins w:id="1632" w:author="Valeria Tapia " w:date="2026-10-04T22:25:00Z">
        <w:r w:rsidR="00F66D5C">
          <w:rPr>
            <w:szCs w:val="24"/>
            <w:lang w:val="es-MX"/>
          </w:rPr>
          <w:t xml:space="preserve"> en el R-424</w:t>
        </w:r>
      </w:ins>
      <w:r w:rsidRPr="00F073C2">
        <w:rPr>
          <w:szCs w:val="24"/>
          <w:lang w:val="es-MX"/>
        </w:rPr>
        <w:t>,</w:t>
      </w:r>
      <w:r w:rsidR="002B43B2" w:rsidRPr="00F073C2">
        <w:rPr>
          <w:szCs w:val="24"/>
          <w:lang w:val="es-MX"/>
        </w:rPr>
        <w:t xml:space="preserve"> en los plazos</w:t>
      </w:r>
      <w:r w:rsidR="00D345F7" w:rsidRPr="00F073C2">
        <w:rPr>
          <w:szCs w:val="24"/>
          <w:lang w:val="es-MX"/>
        </w:rPr>
        <w:t xml:space="preserve">, formas </w:t>
      </w:r>
      <w:r w:rsidR="002B43B2" w:rsidRPr="00F073C2">
        <w:rPr>
          <w:szCs w:val="24"/>
          <w:lang w:val="es-MX"/>
        </w:rPr>
        <w:t>y</w:t>
      </w:r>
      <w:r w:rsidR="00D345F7" w:rsidRPr="00F073C2">
        <w:rPr>
          <w:szCs w:val="24"/>
          <w:lang w:val="es-MX"/>
        </w:rPr>
        <w:t xml:space="preserve"> formatos</w:t>
      </w:r>
      <w:r w:rsidR="002B43B2" w:rsidRPr="00F073C2">
        <w:rPr>
          <w:szCs w:val="24"/>
          <w:lang w:val="es-MX"/>
        </w:rPr>
        <w:t xml:space="preserve"> establecid</w:t>
      </w:r>
      <w:ins w:id="1633" w:author="Valeria Tapia" w:date="2026-09-18T12:30:00Z">
        <w:r w:rsidR="004233B2">
          <w:rPr>
            <w:szCs w:val="24"/>
            <w:lang w:val="es-MX"/>
          </w:rPr>
          <w:t>o</w:t>
        </w:r>
      </w:ins>
      <w:del w:id="1634" w:author="Valeria Tapia" w:date="2026-09-18T12:30:00Z">
        <w:r w:rsidR="002B43B2" w:rsidRPr="00F073C2" w:rsidDel="004233B2">
          <w:rPr>
            <w:szCs w:val="24"/>
            <w:lang w:val="es-MX"/>
          </w:rPr>
          <w:delText>a</w:delText>
        </w:r>
      </w:del>
      <w:r w:rsidR="002B43B2" w:rsidRPr="00F073C2">
        <w:rPr>
          <w:szCs w:val="24"/>
          <w:lang w:val="es-MX"/>
        </w:rPr>
        <w:t xml:space="preserve">s </w:t>
      </w:r>
      <w:del w:id="1635" w:author="Valeria Tapia" w:date="2026-09-18T12:30:00Z">
        <w:r w:rsidR="002B43B2" w:rsidRPr="00F073C2" w:rsidDel="004233B2">
          <w:rPr>
            <w:szCs w:val="24"/>
            <w:lang w:val="es-MX"/>
          </w:rPr>
          <w:delText>por la AN</w:delText>
        </w:r>
        <w:r w:rsidR="003719BD" w:rsidRPr="00DE605E" w:rsidDel="004233B2">
          <w:rPr>
            <w:color w:val="0070C0"/>
            <w:szCs w:val="24"/>
            <w:lang w:val="es-MX"/>
          </w:rPr>
          <w:delText>,</w:delText>
        </w:r>
        <w:r w:rsidRPr="00F073C2" w:rsidDel="004233B2">
          <w:rPr>
            <w:szCs w:val="24"/>
            <w:lang w:val="es-MX"/>
          </w:rPr>
          <w:delText xml:space="preserve"> considerando lo previsto </w:delText>
        </w:r>
      </w:del>
      <w:r w:rsidRPr="00F073C2">
        <w:rPr>
          <w:szCs w:val="24"/>
          <w:lang w:val="es-MX"/>
        </w:rPr>
        <w:t xml:space="preserve">en el </w:t>
      </w:r>
      <w:ins w:id="1636" w:author="Valeria Tapia " w:date="2026-10-04T22:25:00Z">
        <w:r w:rsidR="00F66D5C">
          <w:rPr>
            <w:szCs w:val="24"/>
            <w:lang w:val="es-MX"/>
          </w:rPr>
          <w:t xml:space="preserve">Cronograma de Implementación Gradual </w:t>
        </w:r>
      </w:ins>
      <w:del w:id="1637" w:author="Valeria Tapia " w:date="2026-10-04T22:25:00Z">
        <w:r w:rsidRPr="00F073C2" w:rsidDel="00F66D5C">
          <w:rPr>
            <w:szCs w:val="24"/>
            <w:lang w:val="es-MX"/>
          </w:rPr>
          <w:delText>Artículo 3</w:delText>
        </w:r>
        <w:r w:rsidR="006D60D5" w:rsidDel="00F66D5C">
          <w:rPr>
            <w:szCs w:val="24"/>
            <w:lang w:val="es-MX"/>
          </w:rPr>
          <w:delText>3</w:delText>
        </w:r>
        <w:r w:rsidRPr="00F073C2" w:rsidDel="00F66D5C">
          <w:rPr>
            <w:szCs w:val="24"/>
            <w:lang w:val="es-MX"/>
          </w:rPr>
          <w:delText xml:space="preserve"> </w:delText>
        </w:r>
      </w:del>
      <w:r w:rsidRPr="00F073C2">
        <w:rPr>
          <w:szCs w:val="24"/>
          <w:lang w:val="es-MX"/>
        </w:rPr>
        <w:t>del presente Reglamento.</w:t>
      </w:r>
    </w:p>
    <w:p w14:paraId="1D99C941" w14:textId="0357F8AD" w:rsidR="00CF0E09" w:rsidRPr="00DE605E" w:rsidRDefault="00CF0E09" w:rsidP="00CF0E09">
      <w:pPr>
        <w:pStyle w:val="Prrafodelista"/>
        <w:numPr>
          <w:ilvl w:val="0"/>
          <w:numId w:val="8"/>
        </w:numPr>
        <w:rPr>
          <w:szCs w:val="24"/>
        </w:rPr>
      </w:pPr>
      <w:r w:rsidRPr="00DE605E">
        <w:rPr>
          <w:szCs w:val="24"/>
          <w:lang w:val="es-MX"/>
        </w:rPr>
        <w:t xml:space="preserve">Elaborar </w:t>
      </w:r>
      <w:r w:rsidRPr="00DE605E">
        <w:rPr>
          <w:szCs w:val="24"/>
        </w:rPr>
        <w:t xml:space="preserve">el Plan de Trabajo de los trámites a implementarse en la VUCE en coordinación con la AN; cumpliendo </w:t>
      </w:r>
      <w:del w:id="1638" w:author="Valeria Tapia" w:date="2026-09-18T12:41:00Z">
        <w:r w:rsidRPr="00DE605E" w:rsidDel="00DF4FD3">
          <w:rPr>
            <w:szCs w:val="24"/>
          </w:rPr>
          <w:delText>con las activ</w:delText>
        </w:r>
      </w:del>
      <w:del w:id="1639" w:author="Valeria Tapia" w:date="2026-09-18T12:42:00Z">
        <w:r w:rsidRPr="00DE605E" w:rsidDel="00DF4FD3">
          <w:rPr>
            <w:szCs w:val="24"/>
          </w:rPr>
          <w:delText xml:space="preserve">idades </w:delText>
        </w:r>
      </w:del>
      <w:ins w:id="1640" w:author="Valeria Tapia" w:date="2026-09-18T12:42:00Z">
        <w:r w:rsidR="00DF4FD3">
          <w:rPr>
            <w:szCs w:val="24"/>
          </w:rPr>
          <w:t xml:space="preserve">lo </w:t>
        </w:r>
      </w:ins>
      <w:r w:rsidRPr="00DE605E">
        <w:rPr>
          <w:szCs w:val="24"/>
        </w:rPr>
        <w:t>establecid</w:t>
      </w:r>
      <w:del w:id="1641" w:author="Valeria Tapia" w:date="2026-09-18T12:42:00Z">
        <w:r w:rsidRPr="00DE605E" w:rsidDel="00DF4FD3">
          <w:rPr>
            <w:szCs w:val="24"/>
          </w:rPr>
          <w:delText>as</w:delText>
        </w:r>
      </w:del>
      <w:ins w:id="1642" w:author="Valeria Tapia" w:date="2026-09-18T12:42:00Z">
        <w:r w:rsidR="00DF4FD3">
          <w:rPr>
            <w:szCs w:val="24"/>
          </w:rPr>
          <w:t>o</w:t>
        </w:r>
      </w:ins>
      <w:r w:rsidRPr="00DE605E">
        <w:rPr>
          <w:szCs w:val="24"/>
        </w:rPr>
        <w:t xml:space="preserve"> en el parágrafo II del Artículo 2</w:t>
      </w:r>
      <w:r w:rsidR="006D60D5">
        <w:rPr>
          <w:szCs w:val="24"/>
        </w:rPr>
        <w:t>8</w:t>
      </w:r>
      <w:ins w:id="1643" w:author="Valeria Tapia" w:date="2026-09-18T12:42:00Z">
        <w:r w:rsidR="00DF4FD3">
          <w:rPr>
            <w:szCs w:val="24"/>
          </w:rPr>
          <w:t xml:space="preserve"> del presente Reglamento</w:t>
        </w:r>
      </w:ins>
      <w:r w:rsidRPr="00DE605E">
        <w:rPr>
          <w:szCs w:val="24"/>
        </w:rPr>
        <w:t>.</w:t>
      </w:r>
    </w:p>
    <w:p w14:paraId="7703CBFF" w14:textId="7E3A7CBE" w:rsidR="00F66D5C" w:rsidRPr="00F66D5C" w:rsidRDefault="00F66D5C" w:rsidP="00F66D5C">
      <w:pPr>
        <w:pStyle w:val="Prrafodelista"/>
        <w:numPr>
          <w:ilvl w:val="0"/>
          <w:numId w:val="8"/>
        </w:numPr>
        <w:rPr>
          <w:ins w:id="1644" w:author="Valeria Tapia " w:date="2026-10-04T22:25:00Z"/>
          <w:color w:val="FF0000"/>
          <w:szCs w:val="24"/>
          <w:rPrChange w:id="1645" w:author="Valeria Tapia " w:date="2026-10-04T22:31:00Z">
            <w:rPr>
              <w:ins w:id="1646" w:author="Valeria Tapia " w:date="2026-10-04T22:25:00Z"/>
              <w:szCs w:val="24"/>
            </w:rPr>
          </w:rPrChange>
        </w:rPr>
      </w:pPr>
      <w:ins w:id="1647" w:author="Valeria Tapia " w:date="2026-10-04T22:28:00Z">
        <w:r w:rsidRPr="00F66D5C">
          <w:rPr>
            <w:color w:val="FF0000"/>
            <w:szCs w:val="24"/>
            <w:highlight w:val="cyan"/>
            <w:rPrChange w:id="1648" w:author="Valeria Tapia " w:date="2026-10-04T22:31:00Z">
              <w:rPr>
                <w:szCs w:val="24"/>
              </w:rPr>
            </w:rPrChange>
          </w:rPr>
          <w:t>Validar la optimización</w:t>
        </w:r>
      </w:ins>
      <w:ins w:id="1649" w:author="Valeria Tapia " w:date="2026-10-04T22:25:00Z">
        <w:r w:rsidRPr="00F66D5C">
          <w:rPr>
            <w:color w:val="FF0000"/>
            <w:szCs w:val="24"/>
            <w:highlight w:val="cyan"/>
            <w:rPrChange w:id="1650" w:author="Valeria Tapia " w:date="2026-10-04T22:31:00Z">
              <w:rPr>
                <w:szCs w:val="24"/>
              </w:rPr>
            </w:rPrChange>
          </w:rPr>
          <w:t xml:space="preserve"> </w:t>
        </w:r>
      </w:ins>
      <w:ins w:id="1651" w:author="Valeria Tapia " w:date="2026-10-04T22:28:00Z">
        <w:r w:rsidRPr="00F66D5C">
          <w:rPr>
            <w:color w:val="FF0000"/>
            <w:szCs w:val="24"/>
            <w:highlight w:val="cyan"/>
            <w:rPrChange w:id="1652" w:author="Valeria Tapia " w:date="2026-10-04T22:31:00Z">
              <w:rPr>
                <w:szCs w:val="24"/>
              </w:rPr>
            </w:rPrChange>
          </w:rPr>
          <w:t>d</w:t>
        </w:r>
      </w:ins>
      <w:ins w:id="1653" w:author="Valeria Tapia " w:date="2026-10-04T22:25:00Z">
        <w:r w:rsidRPr="00F66D5C">
          <w:rPr>
            <w:color w:val="FF0000"/>
            <w:szCs w:val="24"/>
            <w:highlight w:val="cyan"/>
            <w:rPrChange w:id="1654" w:author="Valeria Tapia " w:date="2026-10-04T22:31:00Z">
              <w:rPr>
                <w:szCs w:val="24"/>
              </w:rPr>
            </w:rPrChange>
          </w:rPr>
          <w:t>el trámite APCO en coord</w:t>
        </w:r>
      </w:ins>
      <w:ins w:id="1655" w:author="Valeria Tapia " w:date="2026-10-04T22:26:00Z">
        <w:r w:rsidRPr="00F66D5C">
          <w:rPr>
            <w:color w:val="FF0000"/>
            <w:szCs w:val="24"/>
            <w:highlight w:val="cyan"/>
            <w:rPrChange w:id="1656" w:author="Valeria Tapia " w:date="2026-10-04T22:31:00Z">
              <w:rPr>
                <w:szCs w:val="24"/>
              </w:rPr>
            </w:rPrChange>
          </w:rPr>
          <w:t>inación con la AN,</w:t>
        </w:r>
      </w:ins>
      <w:ins w:id="1657" w:author="Valeria Tapia " w:date="2026-10-04T22:27:00Z">
        <w:r w:rsidRPr="00F66D5C">
          <w:rPr>
            <w:color w:val="FF0000"/>
            <w:szCs w:val="24"/>
            <w:highlight w:val="cyan"/>
            <w:rPrChange w:id="1658" w:author="Valeria Tapia " w:date="2026-10-04T22:31:00Z">
              <w:rPr>
                <w:szCs w:val="24"/>
              </w:rPr>
            </w:rPrChange>
          </w:rPr>
          <w:t xml:space="preserve"> considerando lo previsto en el Artículo 33 del presente Reglamento y lo</w:t>
        </w:r>
      </w:ins>
      <w:ins w:id="1659" w:author="Valeria Tapia " w:date="2026-10-04T22:28:00Z">
        <w:r w:rsidRPr="00F66D5C">
          <w:rPr>
            <w:color w:val="FF0000"/>
            <w:szCs w:val="24"/>
            <w:highlight w:val="cyan"/>
            <w:rPrChange w:id="1660" w:author="Valeria Tapia " w:date="2026-10-04T22:31:00Z">
              <w:rPr>
                <w:szCs w:val="24"/>
              </w:rPr>
            </w:rPrChange>
          </w:rPr>
          <w:t xml:space="preserve">s plazos en el R-710. En caso de </w:t>
        </w:r>
      </w:ins>
      <w:ins w:id="1661" w:author="Valeria Tapia " w:date="2026-10-04T22:29:00Z">
        <w:r w:rsidRPr="00F66D5C">
          <w:rPr>
            <w:color w:val="FF0000"/>
            <w:szCs w:val="24"/>
            <w:highlight w:val="cyan"/>
            <w:rPrChange w:id="1662" w:author="Valeria Tapia " w:date="2026-10-04T22:31:00Z">
              <w:rPr>
                <w:szCs w:val="24"/>
              </w:rPr>
            </w:rPrChange>
          </w:rPr>
          <w:t xml:space="preserve">no estar de acuerdo con incorporar alguna </w:t>
        </w:r>
      </w:ins>
      <w:ins w:id="1663" w:author="Valeria Tapia " w:date="2026-10-04T22:30:00Z">
        <w:r w:rsidRPr="00F66D5C">
          <w:rPr>
            <w:color w:val="FF0000"/>
            <w:szCs w:val="24"/>
            <w:highlight w:val="cyan"/>
            <w:rPrChange w:id="1664" w:author="Valeria Tapia " w:date="2026-10-04T22:31:00Z">
              <w:rPr>
                <w:szCs w:val="24"/>
              </w:rPr>
            </w:rPrChange>
          </w:rPr>
          <w:t xml:space="preserve">mejora identificada </w:t>
        </w:r>
      </w:ins>
      <w:ins w:id="1665" w:author="Valeria Tapia " w:date="2026-10-04T22:29:00Z">
        <w:r w:rsidRPr="00F66D5C">
          <w:rPr>
            <w:color w:val="FF0000"/>
            <w:szCs w:val="24"/>
            <w:highlight w:val="cyan"/>
            <w:rPrChange w:id="1666" w:author="Valeria Tapia " w:date="2026-10-04T22:31:00Z">
              <w:rPr>
                <w:szCs w:val="24"/>
              </w:rPr>
            </w:rPrChange>
          </w:rPr>
          <w:t xml:space="preserve">por la AN </w:t>
        </w:r>
      </w:ins>
      <w:ins w:id="1667" w:author="Valeria Tapia " w:date="2026-10-04T22:30:00Z">
        <w:r w:rsidRPr="00F66D5C">
          <w:rPr>
            <w:color w:val="FF0000"/>
            <w:szCs w:val="24"/>
            <w:highlight w:val="cyan"/>
            <w:rPrChange w:id="1668" w:author="Valeria Tapia " w:date="2026-10-04T22:31:00Z">
              <w:rPr>
                <w:szCs w:val="24"/>
              </w:rPr>
            </w:rPrChange>
          </w:rPr>
          <w:t xml:space="preserve">deberá </w:t>
        </w:r>
      </w:ins>
      <w:ins w:id="1669" w:author="Valeria Tapia " w:date="2026-10-04T22:29:00Z">
        <w:r w:rsidRPr="00F66D5C">
          <w:rPr>
            <w:color w:val="FF0000"/>
            <w:szCs w:val="24"/>
            <w:highlight w:val="cyan"/>
            <w:rPrChange w:id="1670" w:author="Valeria Tapia " w:date="2026-10-04T22:31:00Z">
              <w:rPr>
                <w:szCs w:val="24"/>
              </w:rPr>
            </w:rPrChange>
          </w:rPr>
          <w:t>deja</w:t>
        </w:r>
      </w:ins>
      <w:ins w:id="1671" w:author="Valeria Tapia " w:date="2026-10-04T22:30:00Z">
        <w:r w:rsidRPr="00F66D5C">
          <w:rPr>
            <w:color w:val="FF0000"/>
            <w:szCs w:val="24"/>
            <w:highlight w:val="cyan"/>
            <w:rPrChange w:id="1672" w:author="Valeria Tapia " w:date="2026-10-04T22:31:00Z">
              <w:rPr>
                <w:szCs w:val="24"/>
              </w:rPr>
            </w:rPrChange>
          </w:rPr>
          <w:t>r</w:t>
        </w:r>
      </w:ins>
      <w:ins w:id="1673" w:author="Valeria Tapia " w:date="2026-10-04T22:29:00Z">
        <w:r w:rsidRPr="00F66D5C">
          <w:rPr>
            <w:color w:val="FF0000"/>
            <w:szCs w:val="24"/>
            <w:highlight w:val="cyan"/>
            <w:rPrChange w:id="1674" w:author="Valeria Tapia " w:date="2026-10-04T22:31:00Z">
              <w:rPr>
                <w:szCs w:val="24"/>
              </w:rPr>
            </w:rPrChange>
          </w:rPr>
          <w:t xml:space="preserve"> constancia </w:t>
        </w:r>
      </w:ins>
      <w:ins w:id="1675" w:author="Valeria Tapia " w:date="2026-10-04T22:30:00Z">
        <w:r w:rsidRPr="00F66D5C">
          <w:rPr>
            <w:color w:val="FF0000"/>
            <w:szCs w:val="24"/>
            <w:highlight w:val="cyan"/>
            <w:rPrChange w:id="1676" w:author="Valeria Tapia " w:date="2026-10-04T22:31:00Z">
              <w:rPr>
                <w:szCs w:val="24"/>
              </w:rPr>
            </w:rPrChange>
          </w:rPr>
          <w:t xml:space="preserve">escrita debidamente justificada del motivo </w:t>
        </w:r>
      </w:ins>
      <w:ins w:id="1677" w:author="Valeria Tapia " w:date="2026-10-04T22:31:00Z">
        <w:r w:rsidRPr="00F66D5C">
          <w:rPr>
            <w:color w:val="FF0000"/>
            <w:szCs w:val="24"/>
            <w:highlight w:val="cyan"/>
            <w:rPrChange w:id="1678" w:author="Valeria Tapia " w:date="2026-10-04T22:31:00Z">
              <w:rPr>
                <w:szCs w:val="24"/>
              </w:rPr>
            </w:rPrChange>
          </w:rPr>
          <w:t>de no aceptación.</w:t>
        </w:r>
      </w:ins>
      <w:ins w:id="1679" w:author="Valeria Tapia " w:date="2026-10-04T22:26:00Z">
        <w:r w:rsidRPr="00F66D5C">
          <w:rPr>
            <w:color w:val="FF0000"/>
            <w:szCs w:val="24"/>
            <w:rPrChange w:id="1680" w:author="Valeria Tapia " w:date="2026-10-04T22:31:00Z">
              <w:rPr>
                <w:szCs w:val="24"/>
              </w:rPr>
            </w:rPrChange>
          </w:rPr>
          <w:t xml:space="preserve"> </w:t>
        </w:r>
      </w:ins>
    </w:p>
    <w:p w14:paraId="3F24185C" w14:textId="15519D14" w:rsidR="00CF0E09" w:rsidRDefault="00CF0E09" w:rsidP="00CF0E09">
      <w:pPr>
        <w:pStyle w:val="Prrafodelista"/>
        <w:numPr>
          <w:ilvl w:val="0"/>
          <w:numId w:val="8"/>
        </w:numPr>
        <w:rPr>
          <w:ins w:id="1681" w:author="Valeria Tapia" w:date="2026-09-18T13:37:00Z"/>
          <w:szCs w:val="24"/>
        </w:rPr>
      </w:pPr>
      <w:r w:rsidRPr="00F66D5C">
        <w:rPr>
          <w:szCs w:val="24"/>
          <w:highlight w:val="green"/>
          <w:rPrChange w:id="1682" w:author="Valeria Tapia " w:date="2026-10-04T22:32:00Z">
            <w:rPr>
              <w:szCs w:val="24"/>
            </w:rPr>
          </w:rPrChange>
        </w:rPr>
        <w:t>Elaborar</w:t>
      </w:r>
      <w:ins w:id="1683" w:author="Valeria Tapia" w:date="2026-09-18T13:47:00Z">
        <w:r w:rsidR="00783149" w:rsidRPr="00F66D5C">
          <w:rPr>
            <w:szCs w:val="24"/>
            <w:highlight w:val="green"/>
            <w:rPrChange w:id="1684" w:author="Valeria Tapia " w:date="2026-10-04T22:32:00Z">
              <w:rPr>
                <w:szCs w:val="24"/>
              </w:rPr>
            </w:rPrChange>
          </w:rPr>
          <w:t xml:space="preserve"> y remitir los</w:t>
        </w:r>
      </w:ins>
      <w:r w:rsidRPr="00F66D5C">
        <w:rPr>
          <w:szCs w:val="24"/>
          <w:highlight w:val="green"/>
          <w:rPrChange w:id="1685" w:author="Valeria Tapia " w:date="2026-10-04T22:32:00Z">
            <w:rPr>
              <w:szCs w:val="24"/>
            </w:rPr>
          </w:rPrChange>
        </w:rPr>
        <w:t xml:space="preserve"> requerimientos funcionales para la implementación del trámite APCO</w:t>
      </w:r>
      <w:ins w:id="1686" w:author="Valeria Tapia" w:date="2026-09-18T13:38:00Z">
        <w:r w:rsidR="00783149" w:rsidRPr="00F66D5C">
          <w:rPr>
            <w:szCs w:val="24"/>
            <w:highlight w:val="green"/>
            <w:rPrChange w:id="1687" w:author="Valeria Tapia " w:date="2026-10-04T22:32:00Z">
              <w:rPr>
                <w:szCs w:val="24"/>
              </w:rPr>
            </w:rPrChange>
          </w:rPr>
          <w:t xml:space="preserve"> </w:t>
        </w:r>
        <w:r w:rsidR="00783149" w:rsidRPr="00F66D5C">
          <w:rPr>
            <w:szCs w:val="24"/>
            <w:highlight w:val="green"/>
            <w:lang w:val="es-MX"/>
            <w:rPrChange w:id="1688" w:author="Valeria Tapia " w:date="2026-10-04T22:32:00Z">
              <w:rPr>
                <w:szCs w:val="24"/>
                <w:lang w:val="es-MX"/>
              </w:rPr>
            </w:rPrChange>
          </w:rPr>
          <w:t>en los plazos, formas y formatos establecidos</w:t>
        </w:r>
      </w:ins>
      <w:ins w:id="1689" w:author="Valeria Tapia" w:date="2026-09-18T13:41:00Z">
        <w:r w:rsidR="00783149" w:rsidRPr="00F66D5C">
          <w:rPr>
            <w:szCs w:val="24"/>
            <w:highlight w:val="green"/>
            <w:lang w:val="es-MX"/>
            <w:rPrChange w:id="1690" w:author="Valeria Tapia " w:date="2026-10-04T22:32:00Z">
              <w:rPr>
                <w:szCs w:val="24"/>
                <w:lang w:val="es-MX"/>
              </w:rPr>
            </w:rPrChange>
          </w:rPr>
          <w:t xml:space="preserve"> </w:t>
        </w:r>
        <w:r w:rsidR="00783149" w:rsidRPr="00F66D5C">
          <w:rPr>
            <w:szCs w:val="24"/>
            <w:highlight w:val="green"/>
            <w:rPrChange w:id="1691" w:author="Valeria Tapia " w:date="2026-10-04T22:32:00Z">
              <w:rPr>
                <w:szCs w:val="24"/>
              </w:rPr>
            </w:rPrChange>
          </w:rPr>
          <w:t>en el Cronograma de Implementación Gradual y en el Plan de Trabajo.</w:t>
        </w:r>
      </w:ins>
      <w:del w:id="1692" w:author="Valeria Tapia" w:date="2026-09-18T13:41:00Z">
        <w:r w:rsidRPr="00F66D5C" w:rsidDel="00783149">
          <w:rPr>
            <w:szCs w:val="24"/>
            <w:highlight w:val="green"/>
            <w:rPrChange w:id="1693" w:author="Valeria Tapia " w:date="2026-10-04T22:32:00Z">
              <w:rPr>
                <w:szCs w:val="24"/>
              </w:rPr>
            </w:rPrChange>
          </w:rPr>
          <w:delText>.</w:delText>
        </w:r>
      </w:del>
    </w:p>
    <w:p w14:paraId="193CE5B8" w14:textId="442F8495" w:rsidR="00783149" w:rsidRPr="00DE605E" w:rsidDel="00783149" w:rsidRDefault="00783149">
      <w:pPr>
        <w:pStyle w:val="Prrafodelista"/>
        <w:ind w:left="720"/>
        <w:rPr>
          <w:del w:id="1694" w:author="Valeria Tapia" w:date="2026-09-18T13:38:00Z"/>
          <w:szCs w:val="24"/>
        </w:rPr>
        <w:pPrChange w:id="1695" w:author="Valeria Tapia" w:date="2026-09-18T13:37:00Z">
          <w:pPr>
            <w:pStyle w:val="Prrafodelista"/>
            <w:numPr>
              <w:numId w:val="8"/>
            </w:numPr>
            <w:ind w:left="720" w:hanging="360"/>
          </w:pPr>
        </w:pPrChange>
      </w:pPr>
    </w:p>
    <w:p w14:paraId="66C74AED" w14:textId="77777777" w:rsidR="00CF0E09" w:rsidRPr="00DE605E" w:rsidRDefault="00CF0E09" w:rsidP="00CF0E09">
      <w:pPr>
        <w:pStyle w:val="Prrafodelista"/>
        <w:numPr>
          <w:ilvl w:val="0"/>
          <w:numId w:val="8"/>
        </w:numPr>
        <w:rPr>
          <w:szCs w:val="24"/>
        </w:rPr>
      </w:pPr>
      <w:r w:rsidRPr="00DE605E">
        <w:rPr>
          <w:szCs w:val="24"/>
        </w:rPr>
        <w:t>Desarrollar funcionalidades para la implementación del trámite APCO cuando las EPEs cuenten con un sistema.</w:t>
      </w:r>
    </w:p>
    <w:p w14:paraId="524B1A90" w14:textId="019D4FAF" w:rsidR="00CF0E09" w:rsidRPr="00F66D5C" w:rsidRDefault="00783149" w:rsidP="00CF0E09">
      <w:pPr>
        <w:pStyle w:val="Prrafodelista"/>
        <w:numPr>
          <w:ilvl w:val="0"/>
          <w:numId w:val="8"/>
        </w:numPr>
        <w:rPr>
          <w:color w:val="FF0000"/>
          <w:szCs w:val="24"/>
          <w:highlight w:val="green"/>
          <w:rPrChange w:id="1696" w:author="Valeria Tapia " w:date="2026-10-04T22:32:00Z">
            <w:rPr>
              <w:szCs w:val="24"/>
            </w:rPr>
          </w:rPrChange>
        </w:rPr>
      </w:pPr>
      <w:ins w:id="1697" w:author="Valeria Tapia" w:date="2026-09-18T13:40:00Z">
        <w:r w:rsidRPr="00F66D5C">
          <w:rPr>
            <w:color w:val="FF0000"/>
            <w:szCs w:val="24"/>
            <w:highlight w:val="green"/>
            <w:rPrChange w:id="1698" w:author="Valeria Tapia " w:date="2026-10-04T22:32:00Z">
              <w:rPr>
                <w:szCs w:val="24"/>
              </w:rPr>
            </w:rPrChange>
          </w:rPr>
          <w:t xml:space="preserve">Adecuar </w:t>
        </w:r>
      </w:ins>
      <w:del w:id="1699" w:author="Valeria Tapia" w:date="2026-09-18T13:40:00Z">
        <w:r w:rsidR="00CF0E09" w:rsidRPr="00F66D5C" w:rsidDel="00783149">
          <w:rPr>
            <w:color w:val="FF0000"/>
            <w:szCs w:val="24"/>
            <w:highlight w:val="green"/>
            <w:rPrChange w:id="1700" w:author="Valeria Tapia " w:date="2026-10-04T22:32:00Z">
              <w:rPr>
                <w:szCs w:val="24"/>
              </w:rPr>
            </w:rPrChange>
          </w:rPr>
          <w:delText xml:space="preserve">Desarrollar </w:delText>
        </w:r>
      </w:del>
      <w:r w:rsidR="00CF0E09" w:rsidRPr="00F66D5C">
        <w:rPr>
          <w:color w:val="FF0000"/>
          <w:szCs w:val="24"/>
          <w:highlight w:val="green"/>
          <w:rPrChange w:id="1701" w:author="Valeria Tapia " w:date="2026-10-04T22:32:00Z">
            <w:rPr>
              <w:szCs w:val="24"/>
            </w:rPr>
          </w:rPrChange>
        </w:rPr>
        <w:t xml:space="preserve">el sistema informático para </w:t>
      </w:r>
      <w:del w:id="1702" w:author="Valeria Tapia" w:date="2026-09-18T13:41:00Z">
        <w:r w:rsidR="00CF0E09" w:rsidRPr="00F66D5C" w:rsidDel="00783149">
          <w:rPr>
            <w:color w:val="FF0000"/>
            <w:szCs w:val="24"/>
            <w:highlight w:val="green"/>
            <w:rPrChange w:id="1703" w:author="Valeria Tapia " w:date="2026-10-04T22:32:00Z">
              <w:rPr>
                <w:szCs w:val="24"/>
              </w:rPr>
            </w:rPrChange>
          </w:rPr>
          <w:delText xml:space="preserve">el trámite a </w:delText>
        </w:r>
      </w:del>
      <w:r w:rsidR="00CF0E09" w:rsidRPr="00F66D5C">
        <w:rPr>
          <w:color w:val="FF0000"/>
          <w:szCs w:val="24"/>
          <w:highlight w:val="green"/>
          <w:rPrChange w:id="1704" w:author="Valeria Tapia " w:date="2026-10-04T22:32:00Z">
            <w:rPr>
              <w:szCs w:val="24"/>
            </w:rPr>
          </w:rPrChange>
        </w:rPr>
        <w:t>implementar</w:t>
      </w:r>
      <w:del w:id="1705" w:author="Valeria Tapia" w:date="2026-09-18T13:41:00Z">
        <w:r w:rsidR="00CF0E09" w:rsidRPr="00F66D5C" w:rsidDel="00783149">
          <w:rPr>
            <w:color w:val="FF0000"/>
            <w:szCs w:val="24"/>
            <w:highlight w:val="green"/>
            <w:rPrChange w:id="1706" w:author="Valeria Tapia " w:date="2026-10-04T22:32:00Z">
              <w:rPr>
                <w:szCs w:val="24"/>
              </w:rPr>
            </w:rPrChange>
          </w:rPr>
          <w:delText>se</w:delText>
        </w:r>
      </w:del>
      <w:ins w:id="1707" w:author="Valeria Tapia" w:date="2026-09-18T13:41:00Z">
        <w:r w:rsidRPr="00F66D5C">
          <w:rPr>
            <w:color w:val="FF0000"/>
            <w:szCs w:val="24"/>
            <w:highlight w:val="green"/>
            <w:rPrChange w:id="1708" w:author="Valeria Tapia " w:date="2026-10-04T22:32:00Z">
              <w:rPr>
                <w:szCs w:val="24"/>
              </w:rPr>
            </w:rPrChange>
          </w:rPr>
          <w:t xml:space="preserve"> el trámite en la </w:t>
        </w:r>
      </w:ins>
      <w:ins w:id="1709" w:author="Valeria Tapia" w:date="2026-09-18T13:42:00Z">
        <w:r w:rsidRPr="00F66D5C">
          <w:rPr>
            <w:color w:val="FF0000"/>
            <w:szCs w:val="24"/>
            <w:highlight w:val="green"/>
            <w:rPrChange w:id="1710" w:author="Valeria Tapia " w:date="2026-10-04T22:32:00Z">
              <w:rPr>
                <w:szCs w:val="24"/>
              </w:rPr>
            </w:rPrChange>
          </w:rPr>
          <w:t>VUCE</w:t>
        </w:r>
      </w:ins>
      <w:r w:rsidR="00CF0E09" w:rsidRPr="00F66D5C">
        <w:rPr>
          <w:color w:val="FF0000"/>
          <w:szCs w:val="24"/>
          <w:highlight w:val="green"/>
          <w:rPrChange w:id="1711" w:author="Valeria Tapia " w:date="2026-10-04T22:32:00Z">
            <w:rPr>
              <w:szCs w:val="24"/>
            </w:rPr>
          </w:rPrChange>
        </w:rPr>
        <w:t xml:space="preserve">, en aquellos casos en los que las EPEs </w:t>
      </w:r>
      <w:ins w:id="1712" w:author="Valeria Tapia" w:date="2026-09-18T13:42:00Z">
        <w:r w:rsidRPr="00F66D5C">
          <w:rPr>
            <w:color w:val="FF0000"/>
            <w:szCs w:val="24"/>
            <w:highlight w:val="green"/>
            <w:rPrChange w:id="1713" w:author="Valeria Tapia " w:date="2026-10-04T22:32:00Z">
              <w:rPr>
                <w:szCs w:val="24"/>
              </w:rPr>
            </w:rPrChange>
          </w:rPr>
          <w:t>cuente con un sistema</w:t>
        </w:r>
      </w:ins>
      <w:del w:id="1714" w:author="Valeria Tapia" w:date="2026-09-18T13:42:00Z">
        <w:r w:rsidR="00CF0E09" w:rsidRPr="00F66D5C" w:rsidDel="00783149">
          <w:rPr>
            <w:color w:val="FF0000"/>
            <w:szCs w:val="24"/>
            <w:highlight w:val="green"/>
            <w:rPrChange w:id="1715" w:author="Valeria Tapia " w:date="2026-10-04T22:32:00Z">
              <w:rPr>
                <w:szCs w:val="24"/>
              </w:rPr>
            </w:rPrChange>
          </w:rPr>
          <w:delText>determinen la no utilización del Módulo Estándar de la VUCE</w:delText>
        </w:r>
      </w:del>
      <w:r w:rsidR="00CF0E09" w:rsidRPr="00F66D5C">
        <w:rPr>
          <w:color w:val="FF0000"/>
          <w:szCs w:val="24"/>
          <w:highlight w:val="green"/>
          <w:rPrChange w:id="1716" w:author="Valeria Tapia " w:date="2026-10-04T22:32:00Z">
            <w:rPr>
              <w:szCs w:val="24"/>
            </w:rPr>
          </w:rPrChange>
        </w:rPr>
        <w:t xml:space="preserve">, considerando </w:t>
      </w:r>
      <w:ins w:id="1717" w:author="Valeria Tapia" w:date="2026-09-18T13:42:00Z">
        <w:r w:rsidRPr="00F66D5C">
          <w:rPr>
            <w:color w:val="FF0000"/>
            <w:szCs w:val="24"/>
            <w:highlight w:val="green"/>
            <w:rPrChange w:id="1718" w:author="Valeria Tapia " w:date="2026-10-04T22:32:00Z">
              <w:rPr>
                <w:szCs w:val="24"/>
              </w:rPr>
            </w:rPrChange>
          </w:rPr>
          <w:t xml:space="preserve">el modelo de negocio VUCE, </w:t>
        </w:r>
      </w:ins>
      <w:ins w:id="1719" w:author="Valeria Tapia" w:date="2026-09-26T17:18:00Z">
        <w:del w:id="1720" w:author="Valeria Tapia " w:date="2026-10-04T22:32:00Z">
          <w:r w:rsidR="00BA213C" w:rsidRPr="00F66D5C" w:rsidDel="00F66D5C">
            <w:rPr>
              <w:color w:val="FF0000"/>
              <w:szCs w:val="24"/>
              <w:highlight w:val="green"/>
              <w:rPrChange w:id="1721" w:author="Valeria Tapia " w:date="2026-10-04T22:32:00Z">
                <w:rPr>
                  <w:color w:val="FF0000"/>
                  <w:szCs w:val="24"/>
                </w:rPr>
              </w:rPrChange>
            </w:rPr>
            <w:delText xml:space="preserve">en </w:delText>
          </w:r>
        </w:del>
      </w:ins>
      <w:r w:rsidR="00CF0E09" w:rsidRPr="00F66D5C">
        <w:rPr>
          <w:color w:val="FF0000"/>
          <w:szCs w:val="24"/>
          <w:highlight w:val="green"/>
          <w:rPrChange w:id="1722" w:author="Valeria Tapia " w:date="2026-10-04T22:32:00Z">
            <w:rPr>
              <w:szCs w:val="24"/>
            </w:rPr>
          </w:rPrChange>
        </w:rPr>
        <w:t>los plazos previstos en el Cronograma de Implementación Gradual y en el Plan de Trabajo.</w:t>
      </w:r>
    </w:p>
    <w:p w14:paraId="6A336A94" w14:textId="5F793A72" w:rsidR="007250D1" w:rsidRPr="00F073C2" w:rsidDel="009446CE" w:rsidRDefault="007250D1">
      <w:pPr>
        <w:pStyle w:val="Prrafodelista"/>
        <w:numPr>
          <w:ilvl w:val="0"/>
          <w:numId w:val="8"/>
        </w:numPr>
        <w:rPr>
          <w:del w:id="1723" w:author="Valeria Tapia" w:date="2026-09-18T13:50:00Z"/>
          <w:szCs w:val="24"/>
          <w:lang w:val="es-MX"/>
        </w:rPr>
      </w:pPr>
      <w:del w:id="1724" w:author="Valeria Tapia" w:date="2026-09-18T13:44:00Z">
        <w:r w:rsidRPr="00F073C2" w:rsidDel="00783149">
          <w:rPr>
            <w:szCs w:val="24"/>
          </w:rPr>
          <w:delText>E</w:delText>
        </w:r>
      </w:del>
      <w:del w:id="1725" w:author="Valeria Tapia" w:date="2026-09-18T13:50:00Z">
        <w:r w:rsidRPr="00F073C2" w:rsidDel="009446CE">
          <w:rPr>
            <w:szCs w:val="24"/>
          </w:rPr>
          <w:delText xml:space="preserve">mitir o actualizar </w:delText>
        </w:r>
        <w:r w:rsidRPr="00F073C2" w:rsidDel="009446CE">
          <w:rPr>
            <w:szCs w:val="24"/>
            <w:lang w:val="es-MX"/>
          </w:rPr>
          <w:delText xml:space="preserve">normativa </w:delText>
        </w:r>
        <w:r w:rsidRPr="00F073C2" w:rsidDel="009446CE">
          <w:delText xml:space="preserve">para </w:delText>
        </w:r>
        <w:r w:rsidR="00501869" w:rsidRPr="00F073C2" w:rsidDel="009446CE">
          <w:delText>la</w:delText>
        </w:r>
        <w:r w:rsidRPr="00F073C2" w:rsidDel="009446CE">
          <w:delText xml:space="preserve"> </w:delText>
        </w:r>
        <w:r w:rsidR="002B43B2" w:rsidRPr="00F073C2" w:rsidDel="009446CE">
          <w:delText xml:space="preserve">implementación </w:delText>
        </w:r>
        <w:r w:rsidR="00501869" w:rsidRPr="00F073C2" w:rsidDel="009446CE">
          <w:delText xml:space="preserve">del trámite APCO </w:delText>
        </w:r>
        <w:r w:rsidRPr="00F073C2" w:rsidDel="009446CE">
          <w:delText>en la VUCE</w:delText>
        </w:r>
        <w:r w:rsidR="00906C70" w:rsidRPr="00F073C2" w:rsidDel="009446CE">
          <w:delText xml:space="preserve">, conforme establece el Artículo </w:delText>
        </w:r>
        <w:r w:rsidR="00906C70" w:rsidRPr="00DE605E" w:rsidDel="009446CE">
          <w:delText>3</w:delText>
        </w:r>
        <w:r w:rsidR="00C86907" w:rsidDel="009446CE">
          <w:delText>9</w:delText>
        </w:r>
        <w:r w:rsidR="00906C70" w:rsidRPr="00F073C2" w:rsidDel="009446CE">
          <w:delText xml:space="preserve"> del presente Reglamento</w:delText>
        </w:r>
        <w:r w:rsidR="00771A3A" w:rsidRPr="00F073C2" w:rsidDel="009446CE">
          <w:rPr>
            <w:szCs w:val="24"/>
            <w:lang w:val="es-MX"/>
          </w:rPr>
          <w:delText>.</w:delText>
        </w:r>
      </w:del>
    </w:p>
    <w:p w14:paraId="788F5100" w14:textId="2A414588" w:rsidR="0034153B" w:rsidRPr="00DE605E" w:rsidDel="009446CE" w:rsidRDefault="0034153B" w:rsidP="008C3980">
      <w:pPr>
        <w:pStyle w:val="Prrafodelista"/>
        <w:numPr>
          <w:ilvl w:val="0"/>
          <w:numId w:val="8"/>
        </w:numPr>
        <w:rPr>
          <w:del w:id="1726" w:author="Valeria Tapia" w:date="2026-09-18T13:50:00Z"/>
          <w:szCs w:val="24"/>
          <w:lang w:val="es-MX"/>
        </w:rPr>
      </w:pPr>
      <w:del w:id="1727" w:author="Valeria Tapia" w:date="2026-09-18T13:50:00Z">
        <w:r w:rsidRPr="00F073C2" w:rsidDel="009446CE">
          <w:rPr>
            <w:szCs w:val="24"/>
            <w:lang w:val="es-MX"/>
          </w:rPr>
          <w:delText>Remitir a la AN la normativa emitida para la implementación del trámite APCO a fin de que sea publicada en el portal de la VUCE</w:delText>
        </w:r>
        <w:r w:rsidR="00192D61" w:rsidRPr="00F073C2" w:rsidDel="009446CE">
          <w:rPr>
            <w:szCs w:val="24"/>
            <w:lang w:val="es-MX"/>
          </w:rPr>
          <w:delText>, en los plazos establecidos del Artículo 3</w:delText>
        </w:r>
        <w:r w:rsidR="00C86907" w:rsidDel="009446CE">
          <w:rPr>
            <w:szCs w:val="24"/>
            <w:lang w:val="es-MX"/>
          </w:rPr>
          <w:delText>9</w:delText>
        </w:r>
        <w:r w:rsidR="00192D61" w:rsidRPr="00F073C2" w:rsidDel="009446CE">
          <w:rPr>
            <w:szCs w:val="24"/>
            <w:lang w:val="es-MX"/>
          </w:rPr>
          <w:delText xml:space="preserve"> del presente Reglamento.</w:delText>
        </w:r>
      </w:del>
    </w:p>
    <w:p w14:paraId="23EA1D82" w14:textId="282D69F0" w:rsidR="00CF0E09" w:rsidRPr="00F66D5C" w:rsidRDefault="00CF0E09" w:rsidP="00CF0E09">
      <w:pPr>
        <w:pStyle w:val="Prrafodelista"/>
        <w:numPr>
          <w:ilvl w:val="0"/>
          <w:numId w:val="8"/>
        </w:numPr>
        <w:rPr>
          <w:szCs w:val="24"/>
          <w:highlight w:val="green"/>
          <w:rPrChange w:id="1728" w:author="Valeria Tapia " w:date="2026-10-04T22:33:00Z">
            <w:rPr>
              <w:szCs w:val="24"/>
            </w:rPr>
          </w:rPrChange>
        </w:rPr>
      </w:pPr>
      <w:r w:rsidRPr="00F66D5C">
        <w:rPr>
          <w:szCs w:val="24"/>
          <w:highlight w:val="green"/>
          <w:rPrChange w:id="1729" w:author="Valeria Tapia " w:date="2026-10-04T22:33:00Z">
            <w:rPr>
              <w:szCs w:val="24"/>
            </w:rPr>
          </w:rPrChange>
        </w:rPr>
        <w:lastRenderedPageBreak/>
        <w:t>Realizar el control de calidad y funcional de los requerimientos desarrollados para la implementación del trámite APCO</w:t>
      </w:r>
      <w:ins w:id="1730" w:author="Valeria Tapia" w:date="2026-09-18T13:48:00Z">
        <w:r w:rsidR="009446CE" w:rsidRPr="00F66D5C">
          <w:rPr>
            <w:szCs w:val="24"/>
            <w:highlight w:val="green"/>
            <w:rPrChange w:id="1731" w:author="Valeria Tapia " w:date="2026-10-04T22:33:00Z">
              <w:rPr>
                <w:szCs w:val="24"/>
              </w:rPr>
            </w:rPrChange>
          </w:rPr>
          <w:t xml:space="preserve"> </w:t>
        </w:r>
      </w:ins>
      <w:ins w:id="1732" w:author="Valeria Tapia" w:date="2026-09-18T13:50:00Z">
        <w:r w:rsidR="009446CE" w:rsidRPr="00F66D5C">
          <w:rPr>
            <w:szCs w:val="24"/>
            <w:highlight w:val="green"/>
            <w:lang w:val="es-MX"/>
            <w:rPrChange w:id="1733" w:author="Valeria Tapia " w:date="2026-10-04T22:33:00Z">
              <w:rPr>
                <w:szCs w:val="24"/>
                <w:lang w:val="es-MX"/>
              </w:rPr>
            </w:rPrChange>
          </w:rPr>
          <w:t>conforme establecen los Artículos 37 y 38 del presente Reglamento</w:t>
        </w:r>
      </w:ins>
      <w:r w:rsidRPr="00F66D5C">
        <w:rPr>
          <w:szCs w:val="24"/>
          <w:highlight w:val="green"/>
          <w:rPrChange w:id="1734" w:author="Valeria Tapia " w:date="2026-10-04T22:33:00Z">
            <w:rPr>
              <w:szCs w:val="24"/>
            </w:rPr>
          </w:rPrChange>
        </w:rPr>
        <w:t>.</w:t>
      </w:r>
    </w:p>
    <w:p w14:paraId="518C9A76" w14:textId="5520F18B" w:rsidR="007250D1" w:rsidRPr="00F073C2" w:rsidDel="009446CE" w:rsidRDefault="007250D1" w:rsidP="008C3980">
      <w:pPr>
        <w:pStyle w:val="Prrafodelista"/>
        <w:numPr>
          <w:ilvl w:val="0"/>
          <w:numId w:val="8"/>
        </w:numPr>
        <w:rPr>
          <w:szCs w:val="24"/>
        </w:rPr>
      </w:pPr>
      <w:moveFromRangeStart w:id="1735" w:author="Valeria Tapia" w:date="2026-09-18T13:51:00Z" w:name="move240631909"/>
      <w:moveFrom w:id="1736" w:author="Valeria Tapia" w:date="2026-09-18T13:51:00Z">
        <w:r w:rsidRPr="00F073C2" w:rsidDel="009446CE">
          <w:rPr>
            <w:szCs w:val="24"/>
          </w:rPr>
          <w:t>Asistir de forma obligatoria a las reuniones</w:t>
        </w:r>
        <w:r w:rsidR="00192D61" w:rsidRPr="00F073C2" w:rsidDel="009446CE">
          <w:rPr>
            <w:szCs w:val="24"/>
          </w:rPr>
          <w:t xml:space="preserve"> virtuales y presenciales</w:t>
        </w:r>
        <w:r w:rsidRPr="00F073C2" w:rsidDel="009446CE">
          <w:rPr>
            <w:szCs w:val="24"/>
          </w:rPr>
          <w:t xml:space="preserve"> convocadas por la AN.</w:t>
        </w:r>
      </w:moveFrom>
    </w:p>
    <w:moveFromRangeEnd w:id="1735"/>
    <w:p w14:paraId="3D48F37E" w14:textId="77777777" w:rsidR="009446CE" w:rsidRPr="00F3313B" w:rsidRDefault="009446CE" w:rsidP="009446CE">
      <w:pPr>
        <w:pStyle w:val="Prrafodelista"/>
        <w:numPr>
          <w:ilvl w:val="0"/>
          <w:numId w:val="8"/>
        </w:numPr>
        <w:rPr>
          <w:ins w:id="1737" w:author="Valeria Tapia" w:date="2026-09-18T13:50:00Z"/>
          <w:szCs w:val="24"/>
          <w:highlight w:val="green"/>
          <w:lang w:val="es-MX"/>
          <w:rPrChange w:id="1738" w:author="Valeria Tapia " w:date="2026-10-04T22:33:00Z">
            <w:rPr>
              <w:ins w:id="1739" w:author="Valeria Tapia" w:date="2026-09-18T13:50:00Z"/>
              <w:szCs w:val="24"/>
              <w:lang w:val="es-MX"/>
            </w:rPr>
          </w:rPrChange>
        </w:rPr>
      </w:pPr>
      <w:ins w:id="1740" w:author="Valeria Tapia" w:date="2026-09-18T13:50:00Z">
        <w:r w:rsidRPr="00F3313B">
          <w:rPr>
            <w:szCs w:val="24"/>
            <w:highlight w:val="green"/>
            <w:rPrChange w:id="1741" w:author="Valeria Tapia " w:date="2026-10-04T22:33:00Z">
              <w:rPr>
                <w:szCs w:val="24"/>
              </w:rPr>
            </w:rPrChange>
          </w:rPr>
          <w:t xml:space="preserve">Gestionar, emitir o actualizar </w:t>
        </w:r>
        <w:r w:rsidRPr="00F3313B">
          <w:rPr>
            <w:szCs w:val="24"/>
            <w:highlight w:val="green"/>
            <w:lang w:val="es-MX"/>
            <w:rPrChange w:id="1742" w:author="Valeria Tapia " w:date="2026-10-04T22:33:00Z">
              <w:rPr>
                <w:szCs w:val="24"/>
                <w:lang w:val="es-MX"/>
              </w:rPr>
            </w:rPrChange>
          </w:rPr>
          <w:t xml:space="preserve">normativa </w:t>
        </w:r>
        <w:r w:rsidRPr="00F3313B">
          <w:rPr>
            <w:highlight w:val="green"/>
            <w:rPrChange w:id="1743" w:author="Valeria Tapia " w:date="2026-10-04T22:33:00Z">
              <w:rPr/>
            </w:rPrChange>
          </w:rPr>
          <w:t>para la implementación del trámite APCO en la VUCE, conforme establece el Artículo 39 del presente Reglamento</w:t>
        </w:r>
        <w:r w:rsidRPr="00F3313B">
          <w:rPr>
            <w:szCs w:val="24"/>
            <w:highlight w:val="green"/>
            <w:lang w:val="es-MX"/>
            <w:rPrChange w:id="1744" w:author="Valeria Tapia " w:date="2026-10-04T22:33:00Z">
              <w:rPr>
                <w:szCs w:val="24"/>
                <w:lang w:val="es-MX"/>
              </w:rPr>
            </w:rPrChange>
          </w:rPr>
          <w:t>.</w:t>
        </w:r>
      </w:ins>
    </w:p>
    <w:p w14:paraId="32B203E3" w14:textId="77777777" w:rsidR="009446CE" w:rsidRPr="00DE605E" w:rsidRDefault="009446CE" w:rsidP="009446CE">
      <w:pPr>
        <w:pStyle w:val="Prrafodelista"/>
        <w:numPr>
          <w:ilvl w:val="0"/>
          <w:numId w:val="8"/>
        </w:numPr>
        <w:rPr>
          <w:ins w:id="1745" w:author="Valeria Tapia" w:date="2026-09-18T13:50:00Z"/>
          <w:szCs w:val="24"/>
          <w:lang w:val="es-MX"/>
        </w:rPr>
      </w:pPr>
      <w:ins w:id="1746" w:author="Valeria Tapia" w:date="2026-09-18T13:50:00Z">
        <w:r w:rsidRPr="00F3313B">
          <w:rPr>
            <w:szCs w:val="24"/>
            <w:highlight w:val="green"/>
            <w:lang w:val="es-MX"/>
            <w:rPrChange w:id="1747" w:author="Valeria Tapia " w:date="2026-10-04T22:33:00Z">
              <w:rPr>
                <w:szCs w:val="24"/>
                <w:lang w:val="es-MX"/>
              </w:rPr>
            </w:rPrChange>
          </w:rPr>
          <w:t>Remitir a la AN la normativa emitida para la implementación del trámite APCO a fin de que sea publicada en el portal de la VUCE, en los plazos establecidos del Artículo 39 del presente Reglamento.</w:t>
        </w:r>
      </w:ins>
    </w:p>
    <w:p w14:paraId="3C4C17F9" w14:textId="59EE55E3" w:rsidR="007250D1" w:rsidRPr="00F073C2" w:rsidRDefault="007250D1" w:rsidP="00325507">
      <w:pPr>
        <w:pStyle w:val="Prrafodelista"/>
        <w:numPr>
          <w:ilvl w:val="0"/>
          <w:numId w:val="8"/>
        </w:numPr>
        <w:rPr>
          <w:szCs w:val="24"/>
          <w:lang w:val="es-MX"/>
        </w:rPr>
      </w:pPr>
      <w:r w:rsidRPr="00F073C2">
        <w:rPr>
          <w:szCs w:val="24"/>
          <w:lang w:val="es-MX"/>
        </w:rPr>
        <w:t xml:space="preserve">Efectuar capacitaciones </w:t>
      </w:r>
      <w:r w:rsidR="00192D61" w:rsidRPr="00F073C2">
        <w:rPr>
          <w:szCs w:val="24"/>
          <w:lang w:val="es-MX"/>
        </w:rPr>
        <w:t xml:space="preserve">y </w:t>
      </w:r>
      <w:r w:rsidR="00192D61" w:rsidRPr="00F073C2">
        <w:t xml:space="preserve">brindar asistencia técnica </w:t>
      </w:r>
      <w:r w:rsidRPr="00F073C2">
        <w:rPr>
          <w:szCs w:val="24"/>
          <w:lang w:val="es-MX"/>
        </w:rPr>
        <w:t>a</w:t>
      </w:r>
      <w:r w:rsidR="00245FCC" w:rsidRPr="00F073C2">
        <w:rPr>
          <w:szCs w:val="24"/>
          <w:lang w:val="es-MX"/>
        </w:rPr>
        <w:t>l</w:t>
      </w:r>
      <w:r w:rsidRPr="00F073C2">
        <w:rPr>
          <w:szCs w:val="24"/>
          <w:lang w:val="es-MX"/>
        </w:rPr>
        <w:t xml:space="preserve"> </w:t>
      </w:r>
      <w:r w:rsidR="007D6AC8" w:rsidRPr="00F073C2">
        <w:rPr>
          <w:szCs w:val="24"/>
          <w:lang w:val="es-MX"/>
        </w:rPr>
        <w:t>Usuario VUCE</w:t>
      </w:r>
      <w:r w:rsidRPr="00F073C2">
        <w:rPr>
          <w:szCs w:val="24"/>
          <w:lang w:val="es-MX"/>
        </w:rPr>
        <w:t xml:space="preserve"> y al público en general en el marco de sus competencias.</w:t>
      </w:r>
    </w:p>
    <w:p w14:paraId="4E408140" w14:textId="738680EC" w:rsidR="007250D1" w:rsidRPr="00F073C2" w:rsidRDefault="007250D1" w:rsidP="008C3980">
      <w:pPr>
        <w:pStyle w:val="Prrafodelista"/>
        <w:numPr>
          <w:ilvl w:val="0"/>
          <w:numId w:val="8"/>
        </w:numPr>
        <w:rPr>
          <w:szCs w:val="24"/>
          <w:lang w:val="es-MX"/>
        </w:rPr>
      </w:pPr>
      <w:r w:rsidRPr="00F3313B">
        <w:rPr>
          <w:szCs w:val="24"/>
          <w:highlight w:val="green"/>
          <w:lang w:val="es-MX"/>
          <w:rPrChange w:id="1748" w:author="Valeria Tapia " w:date="2026-10-04T22:34:00Z">
            <w:rPr>
              <w:szCs w:val="24"/>
              <w:lang w:val="es-MX"/>
            </w:rPr>
          </w:rPrChange>
        </w:rPr>
        <w:t xml:space="preserve">Comunicar a la AN los medios habilitados para la atención de consultas: correo electrónico, teléfono fijo o móvil, centro de contacto u otro, a fin de ser </w:t>
      </w:r>
      <w:r w:rsidR="003719BD" w:rsidRPr="00F3313B">
        <w:rPr>
          <w:szCs w:val="24"/>
          <w:highlight w:val="green"/>
          <w:lang w:val="es-MX"/>
          <w:rPrChange w:id="1749" w:author="Valeria Tapia " w:date="2026-10-04T22:34:00Z">
            <w:rPr>
              <w:szCs w:val="24"/>
              <w:lang w:val="es-MX"/>
            </w:rPr>
          </w:rPrChange>
        </w:rPr>
        <w:t xml:space="preserve">publicados en el portal </w:t>
      </w:r>
      <w:r w:rsidRPr="00F3313B">
        <w:rPr>
          <w:szCs w:val="24"/>
          <w:highlight w:val="green"/>
          <w:lang w:val="es-MX"/>
          <w:rPrChange w:id="1750" w:author="Valeria Tapia " w:date="2026-10-04T22:34:00Z">
            <w:rPr>
              <w:szCs w:val="24"/>
              <w:lang w:val="es-MX"/>
            </w:rPr>
          </w:rPrChange>
        </w:rPr>
        <w:t>VUCE</w:t>
      </w:r>
      <w:ins w:id="1751" w:author="Valeria Tapia " w:date="2026-10-04T22:33:00Z">
        <w:r w:rsidR="00F3313B" w:rsidRPr="00F3313B">
          <w:rPr>
            <w:szCs w:val="24"/>
            <w:highlight w:val="green"/>
            <w:lang w:val="es-MX"/>
            <w:rPrChange w:id="1752" w:author="Valeria Tapia " w:date="2026-10-04T22:34:00Z">
              <w:rPr>
                <w:szCs w:val="24"/>
                <w:lang w:val="es-MX"/>
              </w:rPr>
            </w:rPrChange>
          </w:rPr>
          <w:t xml:space="preserve"> en </w:t>
        </w:r>
      </w:ins>
      <w:ins w:id="1753" w:author="Valeria Tapia " w:date="2026-10-04T22:34:00Z">
        <w:r w:rsidR="00F3313B" w:rsidRPr="00F3313B">
          <w:rPr>
            <w:szCs w:val="24"/>
            <w:highlight w:val="green"/>
            <w:lang w:val="es-MX"/>
            <w:rPrChange w:id="1754" w:author="Valeria Tapia " w:date="2026-10-04T22:34:00Z">
              <w:rPr>
                <w:szCs w:val="24"/>
                <w:lang w:val="es-MX"/>
              </w:rPr>
            </w:rPrChange>
          </w:rPr>
          <w:t>el plazo de hasta dos días hábiles antes de la implementación del trámite</w:t>
        </w:r>
      </w:ins>
      <w:r w:rsidR="00245FCC" w:rsidRPr="00F073C2">
        <w:rPr>
          <w:szCs w:val="24"/>
          <w:lang w:val="es-MX"/>
        </w:rPr>
        <w:t>.</w:t>
      </w:r>
      <w:r w:rsidR="00E412E5" w:rsidRPr="00F073C2">
        <w:rPr>
          <w:szCs w:val="24"/>
          <w:lang w:val="es-MX"/>
        </w:rPr>
        <w:t xml:space="preserve"> </w:t>
      </w:r>
    </w:p>
    <w:p w14:paraId="758A8852" w14:textId="3FB44D59" w:rsidR="00CF0E09" w:rsidRPr="009446CE" w:rsidRDefault="007250D1" w:rsidP="008C3980">
      <w:pPr>
        <w:pStyle w:val="Prrafodelista"/>
        <w:numPr>
          <w:ilvl w:val="0"/>
          <w:numId w:val="8"/>
        </w:numPr>
        <w:rPr>
          <w:color w:val="FF0000"/>
          <w:szCs w:val="24"/>
          <w:lang w:val="es-MX"/>
          <w:rPrChange w:id="1755" w:author="Valeria Tapia" w:date="2026-09-18T13:53:00Z">
            <w:rPr>
              <w:szCs w:val="24"/>
              <w:lang w:val="es-MX"/>
            </w:rPr>
          </w:rPrChange>
        </w:rPr>
      </w:pPr>
      <w:r w:rsidRPr="009446CE">
        <w:rPr>
          <w:color w:val="FF0000"/>
          <w:szCs w:val="24"/>
          <w:lang w:val="es-MX"/>
          <w:rPrChange w:id="1756" w:author="Valeria Tapia" w:date="2026-09-18T13:53:00Z">
            <w:rPr>
              <w:szCs w:val="24"/>
              <w:lang w:val="es-MX"/>
            </w:rPr>
          </w:rPrChange>
        </w:rPr>
        <w:t>Establecer</w:t>
      </w:r>
      <w:r w:rsidR="000F10A5" w:rsidRPr="009446CE">
        <w:rPr>
          <w:color w:val="FF0000"/>
          <w:szCs w:val="24"/>
          <w:lang w:val="es-MX"/>
          <w:rPrChange w:id="1757" w:author="Valeria Tapia" w:date="2026-09-18T13:53:00Z">
            <w:rPr>
              <w:szCs w:val="24"/>
              <w:lang w:val="es-MX"/>
            </w:rPr>
          </w:rPrChange>
        </w:rPr>
        <w:t xml:space="preserve"> </w:t>
      </w:r>
      <w:r w:rsidR="00107151" w:rsidRPr="009446CE">
        <w:rPr>
          <w:color w:val="FF0000"/>
          <w:szCs w:val="24"/>
          <w:lang w:val="es-MX"/>
          <w:rPrChange w:id="1758" w:author="Valeria Tapia" w:date="2026-09-18T13:53:00Z">
            <w:rPr>
              <w:szCs w:val="24"/>
              <w:lang w:val="es-MX"/>
            </w:rPr>
          </w:rPrChange>
        </w:rPr>
        <w:t>el plan de contingencias</w:t>
      </w:r>
      <w:r w:rsidRPr="009446CE">
        <w:rPr>
          <w:color w:val="FF0000"/>
          <w:szCs w:val="24"/>
          <w:lang w:val="es-MX"/>
          <w:rPrChange w:id="1759" w:author="Valeria Tapia" w:date="2026-09-18T13:53:00Z">
            <w:rPr>
              <w:szCs w:val="24"/>
              <w:lang w:val="es-MX"/>
            </w:rPr>
          </w:rPrChange>
        </w:rPr>
        <w:t xml:space="preserve"> en el marco de sus competencias.</w:t>
      </w:r>
    </w:p>
    <w:p w14:paraId="1BAB4D44" w14:textId="45402500" w:rsidR="007250D1" w:rsidRPr="009446CE" w:rsidRDefault="00CF0E09" w:rsidP="008C3980">
      <w:pPr>
        <w:pStyle w:val="Prrafodelista"/>
        <w:numPr>
          <w:ilvl w:val="0"/>
          <w:numId w:val="8"/>
        </w:numPr>
        <w:rPr>
          <w:color w:val="FF0000"/>
          <w:szCs w:val="24"/>
          <w:lang w:val="es-MX"/>
          <w:rPrChange w:id="1760" w:author="Valeria Tapia" w:date="2026-09-18T13:56:00Z">
            <w:rPr>
              <w:szCs w:val="24"/>
              <w:lang w:val="es-MX"/>
            </w:rPr>
          </w:rPrChange>
        </w:rPr>
      </w:pPr>
      <w:r w:rsidRPr="00F3313B">
        <w:rPr>
          <w:color w:val="FF0000"/>
          <w:highlight w:val="green"/>
          <w:rPrChange w:id="1761" w:author="Valeria Tapia " w:date="2026-10-04T22:35:00Z">
            <w:rPr/>
          </w:rPrChange>
        </w:rPr>
        <w:t xml:space="preserve">Comunicar a la AGETIC </w:t>
      </w:r>
      <w:ins w:id="1762" w:author="Valeria Tapia" w:date="2026-09-18T13:54:00Z">
        <w:r w:rsidR="009446CE" w:rsidRPr="00F3313B">
          <w:rPr>
            <w:color w:val="FF0000"/>
            <w:highlight w:val="green"/>
            <w:rPrChange w:id="1763" w:author="Valeria Tapia " w:date="2026-10-04T22:35:00Z">
              <w:rPr/>
            </w:rPrChange>
          </w:rPr>
          <w:t xml:space="preserve">u otra entidad </w:t>
        </w:r>
      </w:ins>
      <w:ins w:id="1764" w:author="Valeria Tapia" w:date="2026-09-18T13:55:00Z">
        <w:r w:rsidR="009446CE" w:rsidRPr="00F3313B">
          <w:rPr>
            <w:color w:val="FF0000"/>
            <w:highlight w:val="green"/>
            <w:rPrChange w:id="1765" w:author="Valeria Tapia " w:date="2026-10-04T22:35:00Z">
              <w:rPr/>
            </w:rPrChange>
          </w:rPr>
          <w:t xml:space="preserve">que cuente </w:t>
        </w:r>
      </w:ins>
      <w:ins w:id="1766" w:author="Valeria Tapia " w:date="2026-10-04T22:35:00Z">
        <w:r w:rsidR="00F3313B">
          <w:rPr>
            <w:color w:val="FF0000"/>
            <w:highlight w:val="green"/>
          </w:rPr>
          <w:t>con</w:t>
        </w:r>
      </w:ins>
      <w:ins w:id="1767" w:author="Valeria Tapia" w:date="2026-09-18T13:55:00Z">
        <w:del w:id="1768" w:author="Valeria Tapia " w:date="2026-10-04T22:34:00Z">
          <w:r w:rsidR="009446CE" w:rsidRPr="00F3313B" w:rsidDel="00F3313B">
            <w:rPr>
              <w:color w:val="FF0000"/>
              <w:highlight w:val="green"/>
              <w:rPrChange w:id="1769" w:author="Valeria Tapia " w:date="2026-10-04T22:35:00Z">
                <w:rPr/>
              </w:rPrChange>
            </w:rPr>
            <w:delText>con herramientas</w:delText>
          </w:r>
        </w:del>
      </w:ins>
      <w:ins w:id="1770" w:author="Valeria Tapia " w:date="2026-10-04T22:34:00Z">
        <w:r w:rsidR="00F3313B" w:rsidRPr="00F3313B">
          <w:rPr>
            <w:color w:val="FF0000"/>
            <w:highlight w:val="green"/>
            <w:rPrChange w:id="1771" w:author="Valeria Tapia " w:date="2026-10-04T22:35:00Z">
              <w:rPr>
                <w:color w:val="FF0000"/>
              </w:rPr>
            </w:rPrChange>
          </w:rPr>
          <w:t>la pasarela</w:t>
        </w:r>
      </w:ins>
      <w:ins w:id="1772" w:author="Valeria Tapia" w:date="2026-09-18T13:55:00Z">
        <w:r w:rsidR="009446CE" w:rsidRPr="00F3313B">
          <w:rPr>
            <w:color w:val="FF0000"/>
            <w:highlight w:val="green"/>
            <w:rPrChange w:id="1773" w:author="Valeria Tapia " w:date="2026-10-04T22:35:00Z">
              <w:rPr/>
            </w:rPrChange>
          </w:rPr>
          <w:t xml:space="preserve"> de pago, </w:t>
        </w:r>
      </w:ins>
      <w:r w:rsidRPr="00F3313B">
        <w:rPr>
          <w:color w:val="FF0000"/>
          <w:highlight w:val="green"/>
          <w:rPrChange w:id="1774" w:author="Valeria Tapia " w:date="2026-10-04T22:35:00Z">
            <w:rPr/>
          </w:rPrChange>
        </w:rPr>
        <w:t xml:space="preserve">la fecha de implementación del trámite, para la atención de consultas respecto a los servicios del gobierno electrónico </w:t>
      </w:r>
      <w:ins w:id="1775" w:author="Valeria Tapia" w:date="2026-09-18T13:56:00Z">
        <w:r w:rsidR="009446CE" w:rsidRPr="00F3313B">
          <w:rPr>
            <w:color w:val="FF0000"/>
            <w:highlight w:val="green"/>
            <w:rPrChange w:id="1776" w:author="Valeria Tapia " w:date="2026-10-04T22:35:00Z">
              <w:rPr/>
            </w:rPrChange>
          </w:rPr>
          <w:t xml:space="preserve">u otros </w:t>
        </w:r>
      </w:ins>
      <w:r w:rsidR="0094566C" w:rsidRPr="00F3313B">
        <w:rPr>
          <w:color w:val="FF0000"/>
          <w:highlight w:val="green"/>
          <w:rPrChange w:id="1777" w:author="Valeria Tapia " w:date="2026-10-04T22:35:00Z">
            <w:rPr/>
          </w:rPrChange>
        </w:rPr>
        <w:t>re</w:t>
      </w:r>
      <w:r w:rsidRPr="00F3313B">
        <w:rPr>
          <w:color w:val="FF0000"/>
          <w:highlight w:val="green"/>
          <w:rPrChange w:id="1778" w:author="Valeria Tapia " w:date="2026-10-04T22:35:00Z">
            <w:rPr/>
          </w:rPrChange>
        </w:rPr>
        <w:t>alizadas por la AN y las EPEs</w:t>
      </w:r>
      <w:r w:rsidRPr="00F3313B">
        <w:rPr>
          <w:color w:val="FF0000"/>
          <w:rPrChange w:id="1779" w:author="Valeria Tapia " w:date="2026-10-04T22:35:00Z">
            <w:rPr/>
          </w:rPrChange>
        </w:rPr>
        <w:t>.</w:t>
      </w:r>
      <w:r w:rsidR="00E73238" w:rsidRPr="00F3313B">
        <w:rPr>
          <w:color w:val="FF0000"/>
          <w:szCs w:val="24"/>
          <w:lang w:val="es-MX"/>
          <w:rPrChange w:id="1780" w:author="Valeria Tapia " w:date="2026-10-04T22:35:00Z">
            <w:rPr>
              <w:szCs w:val="24"/>
              <w:lang w:val="es-MX"/>
            </w:rPr>
          </w:rPrChange>
        </w:rPr>
        <w:t xml:space="preserve"> </w:t>
      </w:r>
    </w:p>
    <w:p w14:paraId="702C3EF5" w14:textId="27A020D1" w:rsidR="00062BB1" w:rsidRPr="00F3313B" w:rsidRDefault="00062BB1" w:rsidP="008C3980">
      <w:pPr>
        <w:pStyle w:val="Prrafodelista"/>
        <w:numPr>
          <w:ilvl w:val="0"/>
          <w:numId w:val="8"/>
        </w:numPr>
        <w:rPr>
          <w:ins w:id="1781" w:author="Valeria Tapia" w:date="2026-10-04T01:18:00Z"/>
          <w:szCs w:val="24"/>
          <w:highlight w:val="green"/>
          <w:lang w:val="es-MX"/>
          <w:rPrChange w:id="1782" w:author="Valeria Tapia " w:date="2026-10-04T22:35:00Z">
            <w:rPr>
              <w:ins w:id="1783" w:author="Valeria Tapia" w:date="2026-10-04T01:18:00Z"/>
              <w:szCs w:val="24"/>
              <w:lang w:val="es-MX"/>
            </w:rPr>
          </w:rPrChange>
        </w:rPr>
      </w:pPr>
      <w:r w:rsidRPr="00F3313B">
        <w:rPr>
          <w:szCs w:val="24"/>
          <w:highlight w:val="green"/>
          <w:lang w:val="es-MX"/>
          <w:rPrChange w:id="1784" w:author="Valeria Tapia " w:date="2026-10-04T22:35:00Z">
            <w:rPr>
              <w:szCs w:val="24"/>
              <w:lang w:val="es-MX"/>
            </w:rPr>
          </w:rPrChange>
        </w:rPr>
        <w:t>Comunicar a la AN la modificación de su normativa (Ley o Decreto Supremo),</w:t>
      </w:r>
      <w:ins w:id="1785" w:author="Valeria Tapia" w:date="2026-09-18T13:58:00Z">
        <w:r w:rsidR="00F60E30" w:rsidRPr="00F3313B">
          <w:rPr>
            <w:szCs w:val="24"/>
            <w:highlight w:val="green"/>
            <w:lang w:val="es-MX"/>
            <w:rPrChange w:id="1786" w:author="Valeria Tapia " w:date="2026-10-04T22:35:00Z">
              <w:rPr>
                <w:szCs w:val="24"/>
                <w:highlight w:val="yellow"/>
                <w:lang w:val="es-MX"/>
              </w:rPr>
            </w:rPrChange>
          </w:rPr>
          <w:t xml:space="preserve"> procesos, y funcionamiento del sistema,</w:t>
        </w:r>
      </w:ins>
      <w:r w:rsidRPr="00F3313B">
        <w:rPr>
          <w:szCs w:val="24"/>
          <w:highlight w:val="green"/>
          <w:lang w:val="es-MX"/>
          <w:rPrChange w:id="1787" w:author="Valeria Tapia " w:date="2026-10-04T22:35:00Z">
            <w:rPr>
              <w:szCs w:val="24"/>
              <w:lang w:val="es-MX"/>
            </w:rPr>
          </w:rPrChange>
        </w:rPr>
        <w:t xml:space="preserve"> considerando los plazos previstos en el </w:t>
      </w:r>
      <w:r w:rsidR="005F12B2" w:rsidRPr="00F3313B">
        <w:rPr>
          <w:szCs w:val="24"/>
          <w:highlight w:val="green"/>
          <w:lang w:val="es-MX"/>
          <w:rPrChange w:id="1788" w:author="Valeria Tapia " w:date="2026-10-04T22:35:00Z">
            <w:rPr>
              <w:szCs w:val="24"/>
              <w:lang w:val="es-MX"/>
            </w:rPr>
          </w:rPrChange>
        </w:rPr>
        <w:t xml:space="preserve">parágrafo II del </w:t>
      </w:r>
      <w:r w:rsidR="00C86907" w:rsidRPr="00F3313B">
        <w:rPr>
          <w:szCs w:val="24"/>
          <w:highlight w:val="green"/>
          <w:lang w:val="es-MX"/>
          <w:rPrChange w:id="1789" w:author="Valeria Tapia " w:date="2026-10-04T22:35:00Z">
            <w:rPr>
              <w:szCs w:val="24"/>
              <w:lang w:val="es-MX"/>
            </w:rPr>
          </w:rPrChange>
        </w:rPr>
        <w:t>Artículo 11</w:t>
      </w:r>
      <w:r w:rsidRPr="00F3313B">
        <w:rPr>
          <w:szCs w:val="24"/>
          <w:highlight w:val="green"/>
          <w:lang w:val="es-MX"/>
          <w:rPrChange w:id="1790" w:author="Valeria Tapia " w:date="2026-10-04T22:35:00Z">
            <w:rPr>
              <w:szCs w:val="24"/>
              <w:lang w:val="es-MX"/>
            </w:rPr>
          </w:rPrChange>
        </w:rPr>
        <w:t xml:space="preserve"> del presente Reglamento. </w:t>
      </w:r>
    </w:p>
    <w:p w14:paraId="4517B357" w14:textId="77777777" w:rsidR="0089037F" w:rsidRPr="00BA213C" w:rsidRDefault="0089037F">
      <w:pPr>
        <w:pStyle w:val="Prrafodelista"/>
        <w:ind w:left="720"/>
        <w:rPr>
          <w:szCs w:val="24"/>
          <w:lang w:val="es-MX"/>
        </w:rPr>
        <w:pPrChange w:id="1791" w:author="Valeria Tapia" w:date="2026-10-04T01:18:00Z">
          <w:pPr>
            <w:pStyle w:val="Prrafodelista"/>
            <w:numPr>
              <w:numId w:val="8"/>
            </w:numPr>
            <w:ind w:left="720" w:hanging="360"/>
          </w:pPr>
        </w:pPrChange>
      </w:pPr>
    </w:p>
    <w:p w14:paraId="3D5B8169" w14:textId="5BE4C325" w:rsidR="00723501" w:rsidRDefault="007250D1" w:rsidP="007250D1">
      <w:pPr>
        <w:pStyle w:val="Prrafodelista"/>
        <w:ind w:left="284"/>
        <w:rPr>
          <w:szCs w:val="24"/>
          <w:lang w:val="es-MX"/>
        </w:rPr>
      </w:pPr>
      <w:r w:rsidRPr="00F073C2">
        <w:rPr>
          <w:szCs w:val="24"/>
          <w:lang w:val="es-MX"/>
        </w:rPr>
        <w:t xml:space="preserve">II. Las </w:t>
      </w:r>
      <w:r w:rsidR="00E412E5" w:rsidRPr="00F073C2">
        <w:rPr>
          <w:szCs w:val="24"/>
          <w:lang w:val="es-MX"/>
        </w:rPr>
        <w:t xml:space="preserve">EPEs </w:t>
      </w:r>
      <w:r w:rsidRPr="00F073C2">
        <w:rPr>
          <w:szCs w:val="24"/>
          <w:lang w:val="es-MX"/>
        </w:rPr>
        <w:t xml:space="preserve"> aceptarán </w:t>
      </w:r>
      <w:r w:rsidR="00000910" w:rsidRPr="00F073C2">
        <w:rPr>
          <w:szCs w:val="24"/>
          <w:lang w:val="es-MX"/>
        </w:rPr>
        <w:t xml:space="preserve">la </w:t>
      </w:r>
      <w:del w:id="1792" w:author="Valeria Tapia" w:date="2026-09-18T14:12:00Z">
        <w:r w:rsidR="00000910" w:rsidRPr="00F073C2" w:rsidDel="00724499">
          <w:rPr>
            <w:szCs w:val="24"/>
            <w:lang w:val="es-MX"/>
          </w:rPr>
          <w:delText xml:space="preserve">Autorización Previa, Certificación, Permiso, Declaración Jurada, </w:delText>
        </w:r>
        <w:r w:rsidR="00000910" w:rsidRPr="00F073C2" w:rsidDel="00724499">
          <w:rPr>
            <w:szCs w:val="24"/>
          </w:rPr>
          <w:delText>Certificado de Cumplimiento de Reglamento Técnico</w:delText>
        </w:r>
        <w:r w:rsidR="00000910" w:rsidRPr="00F073C2" w:rsidDel="00724499">
          <w:rPr>
            <w:szCs w:val="24"/>
            <w:lang w:val="es-MX"/>
          </w:rPr>
          <w:delText xml:space="preserve"> u otros documento</w:delText>
        </w:r>
        <w:r w:rsidR="00010FEE" w:rsidRPr="00F073C2" w:rsidDel="00724499">
          <w:rPr>
            <w:szCs w:val="24"/>
            <w:lang w:val="es-MX"/>
          </w:rPr>
          <w:delText>s</w:delText>
        </w:r>
        <w:r w:rsidR="00000910" w:rsidRPr="00F073C2" w:rsidDel="00724499">
          <w:rPr>
            <w:szCs w:val="24"/>
            <w:lang w:val="es-MX"/>
          </w:rPr>
          <w:delText xml:space="preserve"> para efectuar operaciones de comercio exterior</w:delText>
        </w:r>
      </w:del>
      <w:ins w:id="1793" w:author="Valeria Tapia" w:date="2026-09-18T14:12:00Z">
        <w:r w:rsidR="00724499">
          <w:rPr>
            <w:szCs w:val="24"/>
            <w:lang w:val="es-MX"/>
          </w:rPr>
          <w:t xml:space="preserve">APCO </w:t>
        </w:r>
      </w:ins>
      <w:del w:id="1794" w:author="Valeria Tapia" w:date="2026-09-18T14:12:00Z">
        <w:r w:rsidR="00000910" w:rsidRPr="00F073C2" w:rsidDel="00724499">
          <w:rPr>
            <w:szCs w:val="24"/>
            <w:lang w:val="es-MX"/>
          </w:rPr>
          <w:delText xml:space="preserve"> </w:delText>
        </w:r>
      </w:del>
      <w:r w:rsidRPr="00F073C2">
        <w:rPr>
          <w:szCs w:val="24"/>
          <w:lang w:val="es-MX"/>
        </w:rPr>
        <w:t>emitid</w:t>
      </w:r>
      <w:ins w:id="1795" w:author="Valeria Tapia" w:date="2026-09-18T14:12:00Z">
        <w:r w:rsidR="00724499">
          <w:rPr>
            <w:szCs w:val="24"/>
            <w:lang w:val="es-MX"/>
          </w:rPr>
          <w:t>a</w:t>
        </w:r>
      </w:ins>
      <w:del w:id="1796" w:author="Valeria Tapia" w:date="2026-09-18T14:12:00Z">
        <w:r w:rsidRPr="00F073C2" w:rsidDel="00724499">
          <w:rPr>
            <w:szCs w:val="24"/>
            <w:lang w:val="es-MX"/>
          </w:rPr>
          <w:delText>o</w:delText>
        </w:r>
      </w:del>
      <w:del w:id="1797" w:author="Valeria Tapia" w:date="2026-10-04T01:19:00Z">
        <w:r w:rsidRPr="00F073C2" w:rsidDel="0089037F">
          <w:rPr>
            <w:szCs w:val="24"/>
            <w:lang w:val="es-MX"/>
          </w:rPr>
          <w:delText>s</w:delText>
        </w:r>
      </w:del>
      <w:r w:rsidRPr="00F073C2">
        <w:rPr>
          <w:szCs w:val="24"/>
          <w:lang w:val="es-MX"/>
        </w:rPr>
        <w:t xml:space="preserve"> a través de la VUCE</w:t>
      </w:r>
      <w:ins w:id="1798" w:author="Valeria Tapia " w:date="2026-10-04T22:37:00Z">
        <w:r w:rsidR="00F3313B" w:rsidRPr="00F3313B">
          <w:rPr>
            <w:szCs w:val="24"/>
            <w:highlight w:val="yellow"/>
            <w:lang w:val="es-MX"/>
            <w:rPrChange w:id="1799" w:author="Valeria Tapia " w:date="2026-10-04T22:38:00Z">
              <w:rPr>
                <w:szCs w:val="24"/>
                <w:lang w:val="es-MX"/>
              </w:rPr>
            </w:rPrChange>
          </w:rPr>
          <w:t>.</w:t>
        </w:r>
      </w:ins>
      <w:r w:rsidR="00000910" w:rsidRPr="00F3313B">
        <w:rPr>
          <w:strike/>
          <w:szCs w:val="24"/>
          <w:highlight w:val="yellow"/>
          <w:lang w:val="es-MX"/>
          <w:rPrChange w:id="1800" w:author="Valeria Tapia " w:date="2026-10-04T22:38:00Z">
            <w:rPr>
              <w:szCs w:val="24"/>
              <w:lang w:val="es-MX"/>
            </w:rPr>
          </w:rPrChange>
        </w:rPr>
        <w:t>,</w:t>
      </w:r>
      <w:r w:rsidRPr="00F3313B">
        <w:rPr>
          <w:strike/>
          <w:szCs w:val="24"/>
          <w:highlight w:val="yellow"/>
          <w:lang w:val="es-MX"/>
          <w:rPrChange w:id="1801" w:author="Valeria Tapia " w:date="2026-10-04T22:38:00Z">
            <w:rPr>
              <w:szCs w:val="24"/>
              <w:lang w:val="es-MX"/>
            </w:rPr>
          </w:rPrChange>
        </w:rPr>
        <w:t xml:space="preserve"> evitando</w:t>
      </w:r>
      <w:r w:rsidR="00E412E5" w:rsidRPr="00F3313B">
        <w:rPr>
          <w:strike/>
          <w:szCs w:val="24"/>
          <w:highlight w:val="yellow"/>
          <w:lang w:val="es-MX"/>
          <w:rPrChange w:id="1802" w:author="Valeria Tapia " w:date="2026-10-04T22:38:00Z">
            <w:rPr>
              <w:szCs w:val="24"/>
              <w:lang w:val="es-MX"/>
            </w:rPr>
          </w:rPrChange>
        </w:rPr>
        <w:t xml:space="preserve"> la presentación </w:t>
      </w:r>
      <w:r w:rsidR="00B962B3" w:rsidRPr="00F3313B">
        <w:rPr>
          <w:strike/>
          <w:szCs w:val="24"/>
          <w:highlight w:val="yellow"/>
          <w:lang w:val="es-MX"/>
          <w:rPrChange w:id="1803" w:author="Valeria Tapia " w:date="2026-10-04T22:38:00Z">
            <w:rPr>
              <w:szCs w:val="24"/>
              <w:lang w:val="es-MX"/>
            </w:rPr>
          </w:rPrChange>
        </w:rPr>
        <w:t xml:space="preserve">física </w:t>
      </w:r>
      <w:r w:rsidR="00BB599A" w:rsidRPr="00F3313B">
        <w:rPr>
          <w:strike/>
          <w:szCs w:val="24"/>
          <w:highlight w:val="yellow"/>
          <w:lang w:val="es-MX"/>
          <w:rPrChange w:id="1804" w:author="Valeria Tapia " w:date="2026-10-04T22:38:00Z">
            <w:rPr>
              <w:szCs w:val="24"/>
              <w:lang w:val="es-MX"/>
            </w:rPr>
          </w:rPrChange>
        </w:rPr>
        <w:t>de dicha documentación</w:t>
      </w:r>
      <w:r w:rsidR="00000910" w:rsidRPr="00F3313B">
        <w:rPr>
          <w:strike/>
          <w:szCs w:val="24"/>
          <w:highlight w:val="yellow"/>
          <w:lang w:val="es-MX"/>
          <w:rPrChange w:id="1805" w:author="Valeria Tapia " w:date="2026-10-04T22:38:00Z">
            <w:rPr>
              <w:szCs w:val="24"/>
              <w:lang w:val="es-MX"/>
            </w:rPr>
          </w:rPrChange>
        </w:rPr>
        <w:t>.</w:t>
      </w:r>
    </w:p>
    <w:p w14:paraId="1FF91710" w14:textId="7A806EEF" w:rsidR="00E412E5" w:rsidRPr="00F073C2" w:rsidRDefault="007250D1" w:rsidP="007250D1">
      <w:pPr>
        <w:pStyle w:val="Prrafodelista"/>
        <w:ind w:left="284"/>
        <w:rPr>
          <w:szCs w:val="24"/>
          <w:lang w:val="es-MX"/>
        </w:rPr>
      </w:pPr>
      <w:r w:rsidRPr="00F073C2">
        <w:rPr>
          <w:szCs w:val="24"/>
          <w:lang w:val="es-MX"/>
        </w:rPr>
        <w:t xml:space="preserve"> </w:t>
      </w:r>
    </w:p>
    <w:p w14:paraId="011E4B24" w14:textId="71AD4E50" w:rsidR="007250D1" w:rsidRPr="00F073C2" w:rsidRDefault="00E412E5" w:rsidP="007250D1">
      <w:pPr>
        <w:pStyle w:val="Prrafodelista"/>
        <w:ind w:left="284"/>
        <w:rPr>
          <w:szCs w:val="24"/>
          <w:lang w:val="es-MX"/>
        </w:rPr>
      </w:pPr>
      <w:r w:rsidRPr="00F073C2">
        <w:rPr>
          <w:szCs w:val="24"/>
          <w:lang w:val="es-MX"/>
        </w:rPr>
        <w:t>III. Las EPE</w:t>
      </w:r>
      <w:r w:rsidR="0094566C" w:rsidRPr="00DE605E">
        <w:rPr>
          <w:szCs w:val="24"/>
          <w:lang w:val="es-MX"/>
        </w:rPr>
        <w:t>s</w:t>
      </w:r>
      <w:r w:rsidRPr="00F073C2">
        <w:rPr>
          <w:szCs w:val="24"/>
          <w:lang w:val="es-MX"/>
        </w:rPr>
        <w:t xml:space="preserve"> </w:t>
      </w:r>
      <w:r w:rsidR="007250D1" w:rsidRPr="00F073C2">
        <w:rPr>
          <w:szCs w:val="24"/>
          <w:lang w:val="es-MX"/>
        </w:rPr>
        <w:t>no podrán exigir</w:t>
      </w:r>
      <w:r w:rsidR="000F39AF" w:rsidRPr="00DE605E">
        <w:rPr>
          <w:szCs w:val="24"/>
          <w:lang w:val="es-MX"/>
        </w:rPr>
        <w:t>,</w:t>
      </w:r>
      <w:r w:rsidR="007250D1" w:rsidRPr="00F073C2">
        <w:rPr>
          <w:szCs w:val="24"/>
          <w:lang w:val="es-MX"/>
        </w:rPr>
        <w:t xml:space="preserve"> al </w:t>
      </w:r>
      <w:r w:rsidR="007D6AC8" w:rsidRPr="00F073C2">
        <w:rPr>
          <w:szCs w:val="24"/>
          <w:lang w:val="es-MX"/>
        </w:rPr>
        <w:t>Usuario VUCE</w:t>
      </w:r>
      <w:r w:rsidR="000F39AF" w:rsidRPr="00DE605E">
        <w:rPr>
          <w:szCs w:val="24"/>
          <w:lang w:val="es-MX"/>
        </w:rPr>
        <w:t>,</w:t>
      </w:r>
      <w:r w:rsidR="007250D1" w:rsidRPr="00F073C2">
        <w:rPr>
          <w:szCs w:val="24"/>
          <w:lang w:val="es-MX"/>
        </w:rPr>
        <w:t xml:space="preserve"> como requisito ningún documento que hubiera sido emitido por la misma entidad o cuya información y/o documento esté disponible mediante servicios de interoperabilidad</w:t>
      </w:r>
      <w:r w:rsidR="000F39AF" w:rsidRPr="00DE605E">
        <w:rPr>
          <w:szCs w:val="24"/>
          <w:lang w:val="es-MX"/>
        </w:rPr>
        <w:t>,</w:t>
      </w:r>
      <w:r w:rsidR="007250D1" w:rsidRPr="00F073C2">
        <w:rPr>
          <w:szCs w:val="24"/>
          <w:lang w:val="es-MX"/>
        </w:rPr>
        <w:t xml:space="preserve"> para el procesamiento del trámite. </w:t>
      </w:r>
    </w:p>
    <w:p w14:paraId="023547D3" w14:textId="77777777" w:rsidR="007250D1" w:rsidRPr="00F073C2" w:rsidRDefault="007250D1" w:rsidP="007250D1"/>
    <w:p w14:paraId="51110F6B" w14:textId="77777777" w:rsidR="007250D1" w:rsidRPr="00F073C2" w:rsidRDefault="007250D1" w:rsidP="008C3980">
      <w:pPr>
        <w:pStyle w:val="Ttulo5"/>
        <w:numPr>
          <w:ilvl w:val="0"/>
          <w:numId w:val="5"/>
        </w:numPr>
        <w:tabs>
          <w:tab w:val="left" w:pos="1701"/>
          <w:tab w:val="num" w:pos="9044"/>
        </w:tabs>
        <w:ind w:left="0" w:firstLine="0"/>
        <w:rPr>
          <w:i/>
          <w:szCs w:val="24"/>
        </w:rPr>
      </w:pPr>
      <w:r w:rsidRPr="00F073C2">
        <w:rPr>
          <w:b/>
          <w:szCs w:val="24"/>
        </w:rPr>
        <w:t xml:space="preserve"> (RESPONSABILIDADES DE LA AN). </w:t>
      </w:r>
      <w:r w:rsidRPr="00F073C2">
        <w:rPr>
          <w:szCs w:val="24"/>
        </w:rPr>
        <w:t>La AN tiene las siguientes responsabilidades:</w:t>
      </w:r>
    </w:p>
    <w:p w14:paraId="16894FD4" w14:textId="77777777" w:rsidR="007250D1" w:rsidRPr="00F073C2" w:rsidRDefault="007250D1" w:rsidP="007250D1">
      <w:pPr>
        <w:pStyle w:val="Textoindependiente"/>
        <w:rPr>
          <w:rFonts w:ascii="Univers 45 Light" w:hAnsi="Univers 45 Light"/>
          <w:i w:val="0"/>
          <w:szCs w:val="24"/>
        </w:rPr>
      </w:pPr>
    </w:p>
    <w:p w14:paraId="2CC83BFA" w14:textId="203F4DA9" w:rsidR="007250D1" w:rsidRPr="00F073C2" w:rsidRDefault="007250D1" w:rsidP="008C3980">
      <w:pPr>
        <w:pStyle w:val="Prrafodelista"/>
        <w:numPr>
          <w:ilvl w:val="0"/>
          <w:numId w:val="22"/>
        </w:numPr>
        <w:rPr>
          <w:szCs w:val="24"/>
        </w:rPr>
      </w:pPr>
      <w:r w:rsidRPr="00F3313B">
        <w:rPr>
          <w:szCs w:val="24"/>
          <w:highlight w:val="cyan"/>
          <w:rPrChange w:id="1806" w:author="Valeria Tapia " w:date="2026-10-04T22:38:00Z">
            <w:rPr>
              <w:szCs w:val="24"/>
            </w:rPr>
          </w:rPrChange>
        </w:rPr>
        <w:lastRenderedPageBreak/>
        <w:t>Implementar</w:t>
      </w:r>
      <w:ins w:id="1807" w:author="Valeria Tapia" w:date="2026-09-18T15:02:00Z">
        <w:r w:rsidR="00C84C3C" w:rsidRPr="00F3313B">
          <w:rPr>
            <w:szCs w:val="24"/>
            <w:highlight w:val="cyan"/>
            <w:rPrChange w:id="1808" w:author="Valeria Tapia " w:date="2026-10-04T22:38:00Z">
              <w:rPr>
                <w:szCs w:val="24"/>
              </w:rPr>
            </w:rPrChange>
          </w:rPr>
          <w:t xml:space="preserve">, actualizar </w:t>
        </w:r>
      </w:ins>
      <w:del w:id="1809" w:author="Valeria Tapia" w:date="2026-09-18T15:02:00Z">
        <w:r w:rsidRPr="00F3313B" w:rsidDel="00C84C3C">
          <w:rPr>
            <w:szCs w:val="24"/>
            <w:highlight w:val="cyan"/>
            <w:rPrChange w:id="1810" w:author="Valeria Tapia " w:date="2026-10-04T22:38:00Z">
              <w:rPr>
                <w:szCs w:val="24"/>
              </w:rPr>
            </w:rPrChange>
          </w:rPr>
          <w:delText xml:space="preserve"> </w:delText>
        </w:r>
      </w:del>
      <w:r w:rsidRPr="00F3313B">
        <w:rPr>
          <w:szCs w:val="24"/>
          <w:highlight w:val="cyan"/>
          <w:rPrChange w:id="1811" w:author="Valeria Tapia " w:date="2026-10-04T22:38:00Z">
            <w:rPr>
              <w:szCs w:val="24"/>
            </w:rPr>
          </w:rPrChange>
        </w:rPr>
        <w:t>y administrar l</w:t>
      </w:r>
      <w:ins w:id="1812" w:author="Valeria Tapia" w:date="2026-09-18T15:02:00Z">
        <w:r w:rsidR="00C84C3C" w:rsidRPr="00F3313B">
          <w:rPr>
            <w:szCs w:val="24"/>
            <w:highlight w:val="cyan"/>
            <w:rPrChange w:id="1813" w:author="Valeria Tapia " w:date="2026-10-04T22:38:00Z">
              <w:rPr>
                <w:szCs w:val="24"/>
              </w:rPr>
            </w:rPrChange>
          </w:rPr>
          <w:t>os trámites</w:t>
        </w:r>
      </w:ins>
      <w:ins w:id="1814" w:author="Valeria Tapia" w:date="2026-09-18T15:03:00Z">
        <w:r w:rsidR="00C84C3C" w:rsidRPr="00F3313B">
          <w:rPr>
            <w:szCs w:val="24"/>
            <w:highlight w:val="cyan"/>
            <w:rPrChange w:id="1815" w:author="Valeria Tapia " w:date="2026-10-04T22:38:00Z">
              <w:rPr>
                <w:szCs w:val="24"/>
              </w:rPr>
            </w:rPrChange>
          </w:rPr>
          <w:t xml:space="preserve"> APCO</w:t>
        </w:r>
      </w:ins>
      <w:ins w:id="1816" w:author="Valeria Tapia " w:date="2026-10-04T22:39:00Z">
        <w:r w:rsidR="00F3313B">
          <w:rPr>
            <w:szCs w:val="24"/>
            <w:highlight w:val="cyan"/>
          </w:rPr>
          <w:t>;</w:t>
        </w:r>
      </w:ins>
      <w:ins w:id="1817" w:author="Valeria Tapia" w:date="2026-09-18T15:02:00Z">
        <w:r w:rsidR="00C84C3C" w:rsidRPr="00F3313B">
          <w:rPr>
            <w:szCs w:val="24"/>
            <w:highlight w:val="cyan"/>
            <w:rPrChange w:id="1818" w:author="Valeria Tapia " w:date="2026-10-04T22:38:00Z">
              <w:rPr>
                <w:szCs w:val="24"/>
              </w:rPr>
            </w:rPrChange>
          </w:rPr>
          <w:t xml:space="preserve"> y servicios</w:t>
        </w:r>
      </w:ins>
      <w:ins w:id="1819" w:author="Valeria Tapia" w:date="2026-09-18T15:03:00Z">
        <w:r w:rsidR="00C84C3C" w:rsidRPr="00F3313B">
          <w:rPr>
            <w:szCs w:val="24"/>
            <w:highlight w:val="cyan"/>
            <w:rPrChange w:id="1820" w:author="Valeria Tapia " w:date="2026-10-04T22:38:00Z">
              <w:rPr>
                <w:szCs w:val="24"/>
              </w:rPr>
            </w:rPrChange>
          </w:rPr>
          <w:t xml:space="preserve"> vin</w:t>
        </w:r>
      </w:ins>
      <w:ins w:id="1821" w:author="Valeria Tapia" w:date="2026-09-18T15:04:00Z">
        <w:r w:rsidR="00C84C3C" w:rsidRPr="00F3313B">
          <w:rPr>
            <w:szCs w:val="24"/>
            <w:highlight w:val="cyan"/>
            <w:rPrChange w:id="1822" w:author="Valeria Tapia " w:date="2026-10-04T22:38:00Z">
              <w:rPr>
                <w:szCs w:val="24"/>
              </w:rPr>
            </w:rPrChange>
          </w:rPr>
          <w:t>c</w:t>
        </w:r>
      </w:ins>
      <w:ins w:id="1823" w:author="Valeria Tapia" w:date="2026-09-18T15:03:00Z">
        <w:r w:rsidR="00C84C3C" w:rsidRPr="00F3313B">
          <w:rPr>
            <w:szCs w:val="24"/>
            <w:highlight w:val="cyan"/>
            <w:rPrChange w:id="1824" w:author="Valeria Tapia " w:date="2026-10-04T22:38:00Z">
              <w:rPr>
                <w:szCs w:val="24"/>
              </w:rPr>
            </w:rPrChange>
          </w:rPr>
          <w:t xml:space="preserve">ulados a operaciones de comercio exterior </w:t>
        </w:r>
      </w:ins>
      <w:ins w:id="1825" w:author="Valeria Tapia" w:date="2026-09-18T15:02:00Z">
        <w:r w:rsidR="00C84C3C" w:rsidRPr="00F3313B">
          <w:rPr>
            <w:szCs w:val="24"/>
            <w:highlight w:val="cyan"/>
            <w:rPrChange w:id="1826" w:author="Valeria Tapia " w:date="2026-10-04T22:38:00Z">
              <w:rPr>
                <w:szCs w:val="24"/>
              </w:rPr>
            </w:rPrChange>
          </w:rPr>
          <w:t>en la</w:t>
        </w:r>
      </w:ins>
      <w:del w:id="1827" w:author="Valeria Tapia" w:date="2026-09-18T15:02:00Z">
        <w:r w:rsidRPr="00F3313B" w:rsidDel="00C84C3C">
          <w:rPr>
            <w:szCs w:val="24"/>
            <w:highlight w:val="cyan"/>
            <w:rPrChange w:id="1828" w:author="Valeria Tapia " w:date="2026-10-04T22:38:00Z">
              <w:rPr>
                <w:szCs w:val="24"/>
              </w:rPr>
            </w:rPrChange>
          </w:rPr>
          <w:delText>a</w:delText>
        </w:r>
      </w:del>
      <w:r w:rsidRPr="00F3313B">
        <w:rPr>
          <w:szCs w:val="24"/>
          <w:highlight w:val="cyan"/>
          <w:rPrChange w:id="1829" w:author="Valeria Tapia " w:date="2026-10-04T22:38:00Z">
            <w:rPr>
              <w:szCs w:val="24"/>
            </w:rPr>
          </w:rPrChange>
        </w:rPr>
        <w:t xml:space="preserve"> VUCE, conforme lo establecido en el presente Reglamento</w:t>
      </w:r>
      <w:r w:rsidRPr="00F073C2">
        <w:rPr>
          <w:szCs w:val="24"/>
        </w:rPr>
        <w:t xml:space="preserve">. </w:t>
      </w:r>
    </w:p>
    <w:p w14:paraId="2CBD6B01" w14:textId="46EBEC3B" w:rsidR="00B155E3" w:rsidRPr="00B155E3" w:rsidDel="001135F9" w:rsidRDefault="00B155E3" w:rsidP="008C3980">
      <w:pPr>
        <w:pStyle w:val="Prrafodelista"/>
        <w:numPr>
          <w:ilvl w:val="0"/>
          <w:numId w:val="22"/>
        </w:numPr>
        <w:rPr>
          <w:ins w:id="1830" w:author="Valeria Tapia" w:date="2026-09-24T11:35:00Z"/>
          <w:del w:id="1831" w:author="Valeria Tapia" w:date="2026-09-26T17:20:00Z"/>
          <w:szCs w:val="24"/>
          <w:highlight w:val="yellow"/>
          <w:rPrChange w:id="1832" w:author="Valeria Tapia" w:date="2026-09-24T11:35:00Z">
            <w:rPr>
              <w:ins w:id="1833" w:author="Valeria Tapia" w:date="2026-09-24T11:35:00Z"/>
              <w:del w:id="1834" w:author="Valeria Tapia" w:date="2026-09-26T17:20:00Z"/>
              <w:szCs w:val="24"/>
            </w:rPr>
          </w:rPrChange>
        </w:rPr>
      </w:pPr>
      <w:ins w:id="1835" w:author="Valeria Tapia" w:date="2026-09-24T11:35:00Z">
        <w:del w:id="1836" w:author="Valeria Tapia" w:date="2026-09-26T17:20:00Z">
          <w:r w:rsidRPr="00B155E3" w:rsidDel="001135F9">
            <w:rPr>
              <w:szCs w:val="24"/>
              <w:highlight w:val="yellow"/>
              <w:rPrChange w:id="1837" w:author="Valeria Tapia" w:date="2026-09-24T11:35:00Z">
                <w:rPr>
                  <w:szCs w:val="24"/>
                </w:rPr>
              </w:rPrChange>
            </w:rPr>
            <w:delText>Proponer la optimización del tramite</w:delText>
          </w:r>
        </w:del>
      </w:ins>
    </w:p>
    <w:p w14:paraId="4DE840F9" w14:textId="0F337EF3" w:rsidR="00613E2B" w:rsidRDefault="00613E2B" w:rsidP="00613E2B">
      <w:pPr>
        <w:pStyle w:val="Prrafodelista"/>
        <w:numPr>
          <w:ilvl w:val="0"/>
          <w:numId w:val="22"/>
        </w:numPr>
        <w:rPr>
          <w:ins w:id="1838" w:author="Valeria Tapia " w:date="2026-10-04T23:21:00Z"/>
          <w:szCs w:val="24"/>
        </w:rPr>
      </w:pPr>
      <w:ins w:id="1839" w:author="Valeria Tapia " w:date="2026-10-04T23:21:00Z">
        <w:r w:rsidRPr="00613E2B">
          <w:rPr>
            <w:szCs w:val="24"/>
          </w:rPr>
          <w:t>Formular y proponer a las EPEs alternativas de optimizaci</w:t>
        </w:r>
        <w:r w:rsidRPr="00613E2B">
          <w:rPr>
            <w:rFonts w:hint="eastAsia"/>
            <w:szCs w:val="24"/>
          </w:rPr>
          <w:t>ó</w:t>
        </w:r>
        <w:r w:rsidRPr="00613E2B">
          <w:rPr>
            <w:szCs w:val="24"/>
          </w:rPr>
          <w:t>n, simplificaci</w:t>
        </w:r>
        <w:r w:rsidRPr="00613E2B">
          <w:rPr>
            <w:rFonts w:hint="eastAsia"/>
            <w:szCs w:val="24"/>
          </w:rPr>
          <w:t>ó</w:t>
        </w:r>
        <w:r w:rsidRPr="00613E2B">
          <w:rPr>
            <w:szCs w:val="24"/>
          </w:rPr>
          <w:t>n, automatizaci</w:t>
        </w:r>
        <w:r w:rsidRPr="00613E2B">
          <w:rPr>
            <w:rFonts w:hint="eastAsia"/>
            <w:szCs w:val="24"/>
          </w:rPr>
          <w:t>ó</w:t>
        </w:r>
        <w:r w:rsidRPr="00613E2B">
          <w:rPr>
            <w:szCs w:val="24"/>
          </w:rPr>
          <w:t>n y redise</w:t>
        </w:r>
        <w:r w:rsidRPr="00613E2B">
          <w:rPr>
            <w:rFonts w:hint="eastAsia"/>
            <w:szCs w:val="24"/>
          </w:rPr>
          <w:t>ñ</w:t>
        </w:r>
        <w:r w:rsidRPr="00613E2B">
          <w:rPr>
            <w:szCs w:val="24"/>
          </w:rPr>
          <w:t>o de los procesos de emisi</w:t>
        </w:r>
        <w:r w:rsidRPr="00613E2B">
          <w:rPr>
            <w:rFonts w:hint="eastAsia"/>
            <w:szCs w:val="24"/>
          </w:rPr>
          <w:t>ó</w:t>
        </w:r>
        <w:r w:rsidRPr="00613E2B">
          <w:rPr>
            <w:szCs w:val="24"/>
          </w:rPr>
          <w:t>n de los tr</w:t>
        </w:r>
        <w:r w:rsidRPr="00613E2B">
          <w:rPr>
            <w:rFonts w:hint="eastAsia"/>
            <w:szCs w:val="24"/>
          </w:rPr>
          <w:t>á</w:t>
        </w:r>
        <w:r w:rsidRPr="00613E2B">
          <w:rPr>
            <w:szCs w:val="24"/>
          </w:rPr>
          <w:t>mites APCO a ser incorporados en la VUCE, en el marco de las mejores pr</w:t>
        </w:r>
        <w:r w:rsidRPr="00613E2B">
          <w:rPr>
            <w:rFonts w:hint="eastAsia"/>
            <w:szCs w:val="24"/>
          </w:rPr>
          <w:t>á</w:t>
        </w:r>
        <w:r w:rsidRPr="00613E2B">
          <w:rPr>
            <w:szCs w:val="24"/>
          </w:rPr>
          <w:t>cticas y est</w:t>
        </w:r>
        <w:r w:rsidRPr="00613E2B">
          <w:rPr>
            <w:rFonts w:hint="eastAsia"/>
            <w:szCs w:val="24"/>
          </w:rPr>
          <w:t>á</w:t>
        </w:r>
        <w:r w:rsidRPr="00613E2B">
          <w:rPr>
            <w:szCs w:val="24"/>
          </w:rPr>
          <w:t>ndares internacionales de facilitaci</w:t>
        </w:r>
        <w:r w:rsidRPr="00613E2B">
          <w:rPr>
            <w:rFonts w:hint="eastAsia"/>
            <w:szCs w:val="24"/>
          </w:rPr>
          <w:t>ó</w:t>
        </w:r>
        <w:r w:rsidRPr="00613E2B">
          <w:rPr>
            <w:szCs w:val="24"/>
          </w:rPr>
          <w:t>n del comercio</w:t>
        </w:r>
        <w:r>
          <w:rPr>
            <w:szCs w:val="24"/>
          </w:rPr>
          <w:t>.</w:t>
        </w:r>
      </w:ins>
    </w:p>
    <w:p w14:paraId="18B1B5FF" w14:textId="2692197B" w:rsidR="007250D1" w:rsidRPr="00F073C2" w:rsidRDefault="007250D1" w:rsidP="008C3980">
      <w:pPr>
        <w:pStyle w:val="Prrafodelista"/>
        <w:numPr>
          <w:ilvl w:val="0"/>
          <w:numId w:val="22"/>
        </w:numPr>
        <w:rPr>
          <w:szCs w:val="24"/>
        </w:rPr>
      </w:pPr>
      <w:r w:rsidRPr="00F073C2">
        <w:rPr>
          <w:szCs w:val="24"/>
        </w:rPr>
        <w:t xml:space="preserve">Coordinar con las </w:t>
      </w:r>
      <w:r w:rsidR="00000910" w:rsidRPr="00F073C2">
        <w:rPr>
          <w:szCs w:val="24"/>
        </w:rPr>
        <w:t>EPEs</w:t>
      </w:r>
      <w:r w:rsidRPr="00F073C2">
        <w:rPr>
          <w:szCs w:val="24"/>
        </w:rPr>
        <w:t xml:space="preserve"> respecto a la información y gestión de documentos que serán tramitados a través de la VUCE, asegurando el resguardo y confidencialidad de la información. </w:t>
      </w:r>
    </w:p>
    <w:p w14:paraId="298EDDB2" w14:textId="5A946166" w:rsidR="008E4EA8" w:rsidRPr="00F073C2" w:rsidRDefault="008E4EA8" w:rsidP="008C3980">
      <w:pPr>
        <w:pStyle w:val="Prrafodelista"/>
        <w:numPr>
          <w:ilvl w:val="0"/>
          <w:numId w:val="22"/>
        </w:numPr>
        <w:rPr>
          <w:szCs w:val="24"/>
        </w:rPr>
      </w:pPr>
      <w:r w:rsidRPr="00F073C2">
        <w:rPr>
          <w:szCs w:val="24"/>
        </w:rPr>
        <w:t xml:space="preserve">Elaborar </w:t>
      </w:r>
      <w:r w:rsidR="0034153B" w:rsidRPr="00F073C2">
        <w:rPr>
          <w:szCs w:val="24"/>
        </w:rPr>
        <w:t>el Plan de Trabajo</w:t>
      </w:r>
      <w:r w:rsidR="00062BB1" w:rsidRPr="00DE605E">
        <w:rPr>
          <w:szCs w:val="24"/>
        </w:rPr>
        <w:t xml:space="preserve"> en coordinación con la</w:t>
      </w:r>
      <w:r w:rsidR="00936D51" w:rsidRPr="00DE605E">
        <w:rPr>
          <w:szCs w:val="24"/>
        </w:rPr>
        <w:t>s</w:t>
      </w:r>
      <w:r w:rsidR="00062BB1" w:rsidRPr="00DE605E">
        <w:rPr>
          <w:szCs w:val="24"/>
        </w:rPr>
        <w:t xml:space="preserve"> </w:t>
      </w:r>
      <w:r w:rsidR="00936D51" w:rsidRPr="00DE605E">
        <w:rPr>
          <w:szCs w:val="24"/>
        </w:rPr>
        <w:t>EPEs</w:t>
      </w:r>
      <w:r w:rsidR="0034153B" w:rsidRPr="00F073C2">
        <w:rPr>
          <w:szCs w:val="24"/>
        </w:rPr>
        <w:t xml:space="preserve"> para la implementación del trámite APCO</w:t>
      </w:r>
      <w:r w:rsidR="00062BB1" w:rsidRPr="00DE605E">
        <w:rPr>
          <w:szCs w:val="24"/>
        </w:rPr>
        <w:t>.</w:t>
      </w:r>
    </w:p>
    <w:p w14:paraId="2BB15D90" w14:textId="39E8FA0F" w:rsidR="00F3313B" w:rsidRPr="00F3313B" w:rsidRDefault="00F3313B" w:rsidP="008C3980">
      <w:pPr>
        <w:pStyle w:val="Prrafodelista"/>
        <w:numPr>
          <w:ilvl w:val="0"/>
          <w:numId w:val="22"/>
        </w:numPr>
        <w:rPr>
          <w:ins w:id="1840" w:author="Valeria Tapia " w:date="2026-10-04T22:41:00Z"/>
          <w:color w:val="FF0000"/>
          <w:szCs w:val="24"/>
          <w:highlight w:val="green"/>
          <w:rPrChange w:id="1841" w:author="Valeria Tapia " w:date="2026-10-04T22:41:00Z">
            <w:rPr>
              <w:ins w:id="1842" w:author="Valeria Tapia " w:date="2026-10-04T22:41:00Z"/>
              <w:color w:val="FF0000"/>
              <w:szCs w:val="24"/>
              <w:highlight w:val="cyan"/>
            </w:rPr>
          </w:rPrChange>
        </w:rPr>
      </w:pPr>
      <w:ins w:id="1843" w:author="Valeria Tapia " w:date="2026-10-04T22:41:00Z">
        <w:r w:rsidRPr="003039AF">
          <w:rPr>
            <w:color w:val="FF0000"/>
            <w:szCs w:val="24"/>
            <w:highlight w:val="cyan"/>
          </w:rPr>
          <w:t xml:space="preserve">Validar la optimización del trámite APCO en coordinación con la </w:t>
        </w:r>
        <w:r>
          <w:rPr>
            <w:color w:val="FF0000"/>
            <w:szCs w:val="24"/>
            <w:highlight w:val="cyan"/>
          </w:rPr>
          <w:t>EPE</w:t>
        </w:r>
        <w:r w:rsidRPr="003039AF">
          <w:rPr>
            <w:color w:val="FF0000"/>
            <w:szCs w:val="24"/>
            <w:highlight w:val="cyan"/>
          </w:rPr>
          <w:t>, considerando lo previsto en el Artículo 33 del presente Reglamento y los plazos en el R-710.</w:t>
        </w:r>
      </w:ins>
    </w:p>
    <w:p w14:paraId="749FB8BF" w14:textId="35CE0DBD" w:rsidR="007250D1" w:rsidRPr="00F3313B" w:rsidRDefault="00B962B3" w:rsidP="008C3980">
      <w:pPr>
        <w:pStyle w:val="Prrafodelista"/>
        <w:numPr>
          <w:ilvl w:val="0"/>
          <w:numId w:val="22"/>
        </w:numPr>
        <w:rPr>
          <w:color w:val="FF0000"/>
          <w:szCs w:val="24"/>
          <w:highlight w:val="green"/>
          <w:rPrChange w:id="1844" w:author="Valeria Tapia " w:date="2026-10-04T22:40:00Z">
            <w:rPr>
              <w:szCs w:val="24"/>
            </w:rPr>
          </w:rPrChange>
        </w:rPr>
      </w:pPr>
      <w:r w:rsidRPr="00F3313B">
        <w:rPr>
          <w:color w:val="FF0000"/>
          <w:szCs w:val="24"/>
          <w:highlight w:val="green"/>
          <w:rPrChange w:id="1845" w:author="Valeria Tapia " w:date="2026-10-04T22:40:00Z">
            <w:rPr>
              <w:szCs w:val="24"/>
            </w:rPr>
          </w:rPrChange>
        </w:rPr>
        <w:t>Coordinar</w:t>
      </w:r>
      <w:r w:rsidR="0034153B" w:rsidRPr="00F3313B">
        <w:rPr>
          <w:color w:val="FF0000"/>
          <w:szCs w:val="24"/>
          <w:highlight w:val="green"/>
          <w:rPrChange w:id="1846" w:author="Valeria Tapia " w:date="2026-10-04T22:40:00Z">
            <w:rPr>
              <w:szCs w:val="24"/>
            </w:rPr>
          </w:rPrChange>
        </w:rPr>
        <w:t xml:space="preserve"> </w:t>
      </w:r>
      <w:r w:rsidR="007250D1" w:rsidRPr="00F3313B">
        <w:rPr>
          <w:color w:val="FF0000"/>
          <w:szCs w:val="24"/>
          <w:highlight w:val="green"/>
          <w:rPrChange w:id="1847" w:author="Valeria Tapia " w:date="2026-10-04T22:40:00Z">
            <w:rPr>
              <w:szCs w:val="24"/>
            </w:rPr>
          </w:rPrChange>
        </w:rPr>
        <w:t>con la</w:t>
      </w:r>
      <w:del w:id="1848" w:author="Valeria Tapia " w:date="2026-10-04T22:42:00Z">
        <w:r w:rsidR="007250D1" w:rsidRPr="00F3313B" w:rsidDel="00012127">
          <w:rPr>
            <w:color w:val="FF0000"/>
            <w:szCs w:val="24"/>
            <w:highlight w:val="green"/>
            <w:rPrChange w:id="1849" w:author="Valeria Tapia " w:date="2026-10-04T22:40:00Z">
              <w:rPr>
                <w:szCs w:val="24"/>
              </w:rPr>
            </w:rPrChange>
          </w:rPr>
          <w:delText>s</w:delText>
        </w:r>
      </w:del>
      <w:r w:rsidR="007250D1" w:rsidRPr="00F3313B">
        <w:rPr>
          <w:color w:val="FF0000"/>
          <w:szCs w:val="24"/>
          <w:highlight w:val="green"/>
          <w:rPrChange w:id="1850" w:author="Valeria Tapia " w:date="2026-10-04T22:40:00Z">
            <w:rPr>
              <w:szCs w:val="24"/>
            </w:rPr>
          </w:rPrChange>
        </w:rPr>
        <w:t xml:space="preserve"> </w:t>
      </w:r>
      <w:r w:rsidR="00000910" w:rsidRPr="00F3313B">
        <w:rPr>
          <w:color w:val="FF0000"/>
          <w:szCs w:val="24"/>
          <w:highlight w:val="green"/>
          <w:rPrChange w:id="1851" w:author="Valeria Tapia " w:date="2026-10-04T22:40:00Z">
            <w:rPr>
              <w:szCs w:val="24"/>
            </w:rPr>
          </w:rPrChange>
        </w:rPr>
        <w:t>EPE</w:t>
      </w:r>
      <w:del w:id="1852" w:author="Valeria Tapia " w:date="2026-10-04T22:42:00Z">
        <w:r w:rsidR="00000910" w:rsidRPr="00F3313B" w:rsidDel="00012127">
          <w:rPr>
            <w:color w:val="FF0000"/>
            <w:szCs w:val="24"/>
            <w:highlight w:val="green"/>
            <w:rPrChange w:id="1853" w:author="Valeria Tapia " w:date="2026-10-04T22:40:00Z">
              <w:rPr>
                <w:szCs w:val="24"/>
              </w:rPr>
            </w:rPrChange>
          </w:rPr>
          <w:delText>s</w:delText>
        </w:r>
      </w:del>
      <w:ins w:id="1854" w:author="Valeria Tapia" w:date="2026-09-18T15:06:00Z">
        <w:r w:rsidR="000E1726" w:rsidRPr="00F3313B">
          <w:rPr>
            <w:color w:val="FF0000"/>
            <w:szCs w:val="24"/>
            <w:highlight w:val="green"/>
            <w:rPrChange w:id="1855" w:author="Valeria Tapia " w:date="2026-10-04T22:40:00Z">
              <w:rPr>
                <w:color w:val="FF0000"/>
                <w:szCs w:val="24"/>
              </w:rPr>
            </w:rPrChange>
          </w:rPr>
          <w:t>,</w:t>
        </w:r>
      </w:ins>
      <w:del w:id="1856" w:author="Valeria Tapia" w:date="2026-09-18T15:06:00Z">
        <w:r w:rsidR="000F39AF" w:rsidRPr="00F3313B" w:rsidDel="000E1726">
          <w:rPr>
            <w:color w:val="FF0000"/>
            <w:szCs w:val="24"/>
            <w:highlight w:val="green"/>
            <w:rPrChange w:id="1857" w:author="Valeria Tapia " w:date="2026-10-04T22:40:00Z">
              <w:rPr>
                <w:szCs w:val="24"/>
              </w:rPr>
            </w:rPrChange>
          </w:rPr>
          <w:delText>;</w:delText>
        </w:r>
      </w:del>
      <w:r w:rsidR="007250D1" w:rsidRPr="00F3313B">
        <w:rPr>
          <w:color w:val="FF0000"/>
          <w:szCs w:val="24"/>
          <w:highlight w:val="green"/>
          <w:rPrChange w:id="1858" w:author="Valeria Tapia " w:date="2026-10-04T22:40:00Z">
            <w:rPr>
              <w:szCs w:val="24"/>
            </w:rPr>
          </w:rPrChange>
        </w:rPr>
        <w:t xml:space="preserve"> la elaboración de los requerimientos funcionales e informáticos </w:t>
      </w:r>
      <w:del w:id="1859" w:author="Valeria Tapia " w:date="2026-10-04T22:43:00Z">
        <w:r w:rsidR="007250D1" w:rsidRPr="00F3313B" w:rsidDel="00012127">
          <w:rPr>
            <w:color w:val="FF0000"/>
            <w:szCs w:val="24"/>
            <w:highlight w:val="green"/>
            <w:rPrChange w:id="1860" w:author="Valeria Tapia " w:date="2026-10-04T22:40:00Z">
              <w:rPr>
                <w:szCs w:val="24"/>
              </w:rPr>
            </w:rPrChange>
          </w:rPr>
          <w:delText>necesarios para la implementación</w:delText>
        </w:r>
        <w:r w:rsidR="0034153B" w:rsidRPr="00F3313B" w:rsidDel="00012127">
          <w:rPr>
            <w:color w:val="FF0000"/>
            <w:szCs w:val="24"/>
            <w:highlight w:val="green"/>
            <w:rPrChange w:id="1861" w:author="Valeria Tapia " w:date="2026-10-04T22:40:00Z">
              <w:rPr>
                <w:szCs w:val="24"/>
              </w:rPr>
            </w:rPrChange>
          </w:rPr>
          <w:delText xml:space="preserve"> </w:delText>
        </w:r>
        <w:r w:rsidR="007250D1" w:rsidRPr="00F3313B" w:rsidDel="00012127">
          <w:rPr>
            <w:color w:val="FF0000"/>
            <w:szCs w:val="24"/>
            <w:highlight w:val="green"/>
            <w:rPrChange w:id="1862" w:author="Valeria Tapia " w:date="2026-10-04T22:40:00Z">
              <w:rPr>
                <w:szCs w:val="24"/>
              </w:rPr>
            </w:rPrChange>
          </w:rPr>
          <w:delText>de</w:delText>
        </w:r>
        <w:r w:rsidR="0010351D" w:rsidRPr="00F3313B" w:rsidDel="00012127">
          <w:rPr>
            <w:color w:val="FF0000"/>
            <w:szCs w:val="24"/>
            <w:highlight w:val="green"/>
            <w:rPrChange w:id="1863" w:author="Valeria Tapia " w:date="2026-10-04T22:40:00Z">
              <w:rPr>
                <w:szCs w:val="24"/>
              </w:rPr>
            </w:rPrChange>
          </w:rPr>
          <w:delText>l</w:delText>
        </w:r>
        <w:r w:rsidR="007250D1" w:rsidRPr="00F3313B" w:rsidDel="00012127">
          <w:rPr>
            <w:color w:val="FF0000"/>
            <w:szCs w:val="24"/>
            <w:highlight w:val="green"/>
            <w:rPrChange w:id="1864" w:author="Valeria Tapia " w:date="2026-10-04T22:40:00Z">
              <w:rPr>
                <w:szCs w:val="24"/>
              </w:rPr>
            </w:rPrChange>
          </w:rPr>
          <w:delText xml:space="preserve"> trámite</w:delText>
        </w:r>
        <w:r w:rsidR="0010351D" w:rsidRPr="00F3313B" w:rsidDel="00012127">
          <w:rPr>
            <w:color w:val="FF0000"/>
            <w:szCs w:val="24"/>
            <w:highlight w:val="green"/>
            <w:rPrChange w:id="1865" w:author="Valeria Tapia " w:date="2026-10-04T22:40:00Z">
              <w:rPr>
                <w:szCs w:val="24"/>
              </w:rPr>
            </w:rPrChange>
          </w:rPr>
          <w:delText xml:space="preserve"> APCO </w:delText>
        </w:r>
        <w:r w:rsidR="007250D1" w:rsidRPr="00F3313B" w:rsidDel="00012127">
          <w:rPr>
            <w:color w:val="FF0000"/>
            <w:szCs w:val="24"/>
            <w:highlight w:val="green"/>
            <w:rPrChange w:id="1866" w:author="Valeria Tapia " w:date="2026-10-04T22:40:00Z">
              <w:rPr>
                <w:szCs w:val="24"/>
              </w:rPr>
            </w:rPrChange>
          </w:rPr>
          <w:delText>en la VUCE</w:delText>
        </w:r>
      </w:del>
      <w:ins w:id="1867" w:author="Valeria Tapia" w:date="2026-09-18T15:05:00Z">
        <w:del w:id="1868" w:author="Valeria Tapia " w:date="2026-10-04T22:43:00Z">
          <w:r w:rsidR="00C84C3C" w:rsidRPr="00F3313B" w:rsidDel="00012127">
            <w:rPr>
              <w:color w:val="FF0000"/>
              <w:szCs w:val="24"/>
              <w:highlight w:val="green"/>
              <w:rPrChange w:id="1869" w:author="Valeria Tapia " w:date="2026-10-04T22:40:00Z">
                <w:rPr>
                  <w:szCs w:val="24"/>
                </w:rPr>
              </w:rPrChange>
            </w:rPr>
            <w:delText xml:space="preserve">, </w:delText>
          </w:r>
        </w:del>
      </w:ins>
      <w:ins w:id="1870" w:author="Valeria Tapia " w:date="2026-10-04T22:41:00Z">
        <w:r w:rsidR="00F3313B">
          <w:rPr>
            <w:color w:val="FF0000"/>
            <w:szCs w:val="24"/>
            <w:highlight w:val="green"/>
          </w:rPr>
          <w:t>con base a la optimización del trámite APC</w:t>
        </w:r>
      </w:ins>
      <w:ins w:id="1871" w:author="Valeria Tapia " w:date="2026-10-04T22:43:00Z">
        <w:r w:rsidR="00012127">
          <w:rPr>
            <w:color w:val="FF0000"/>
            <w:szCs w:val="24"/>
            <w:highlight w:val="green"/>
          </w:rPr>
          <w:t>O</w:t>
        </w:r>
      </w:ins>
      <w:ins w:id="1872" w:author="Valeria Tapia " w:date="2026-10-04T22:41:00Z">
        <w:r w:rsidR="00F3313B">
          <w:rPr>
            <w:color w:val="FF0000"/>
            <w:szCs w:val="24"/>
            <w:highlight w:val="green"/>
          </w:rPr>
          <w:t xml:space="preserve">, </w:t>
        </w:r>
      </w:ins>
      <w:ins w:id="1873" w:author="Valeria Tapia" w:date="2026-09-18T15:05:00Z">
        <w:r w:rsidR="00C84C3C" w:rsidRPr="00F3313B">
          <w:rPr>
            <w:color w:val="FF0000"/>
            <w:szCs w:val="24"/>
            <w:highlight w:val="green"/>
            <w:rPrChange w:id="1874" w:author="Valeria Tapia " w:date="2026-10-04T22:40:00Z">
              <w:rPr>
                <w:szCs w:val="24"/>
              </w:rPr>
            </w:rPrChange>
          </w:rPr>
          <w:t xml:space="preserve">conforme el modelo de negocio </w:t>
        </w:r>
      </w:ins>
      <w:ins w:id="1875" w:author="Valeria Tapia " w:date="2026-10-04T22:39:00Z">
        <w:r w:rsidR="00F3313B" w:rsidRPr="00F3313B">
          <w:rPr>
            <w:color w:val="FF0000"/>
            <w:szCs w:val="24"/>
            <w:highlight w:val="green"/>
            <w:rPrChange w:id="1876" w:author="Valeria Tapia " w:date="2026-10-04T22:40:00Z">
              <w:rPr>
                <w:color w:val="FF0000"/>
                <w:szCs w:val="24"/>
              </w:rPr>
            </w:rPrChange>
          </w:rPr>
          <w:t xml:space="preserve">de la VUCEy </w:t>
        </w:r>
      </w:ins>
      <w:ins w:id="1877" w:author="Valeria Tapia " w:date="2026-10-04T22:42:00Z">
        <w:r w:rsidR="00F3313B">
          <w:rPr>
            <w:color w:val="FF0000"/>
            <w:szCs w:val="24"/>
            <w:highlight w:val="green"/>
          </w:rPr>
          <w:t xml:space="preserve">lo </w:t>
        </w:r>
      </w:ins>
      <w:ins w:id="1878" w:author="Valeria Tapia" w:date="2026-09-18T15:07:00Z">
        <w:r w:rsidR="000E1726" w:rsidRPr="00F3313B">
          <w:rPr>
            <w:color w:val="FF0000"/>
            <w:szCs w:val="24"/>
            <w:highlight w:val="green"/>
            <w:rPrChange w:id="1879" w:author="Valeria Tapia " w:date="2026-10-04T22:40:00Z">
              <w:rPr>
                <w:color w:val="FF0000"/>
                <w:szCs w:val="24"/>
              </w:rPr>
            </w:rPrChange>
          </w:rPr>
          <w:t xml:space="preserve">establecido </w:t>
        </w:r>
      </w:ins>
      <w:ins w:id="1880" w:author="Valeria Tapia " w:date="2026-10-04T22:43:00Z">
        <w:r w:rsidR="00012127">
          <w:rPr>
            <w:color w:val="FF0000"/>
            <w:szCs w:val="24"/>
            <w:highlight w:val="green"/>
          </w:rPr>
          <w:t>en</w:t>
        </w:r>
      </w:ins>
      <w:ins w:id="1881" w:author="Valeria Tapia" w:date="2026-09-18T15:05:00Z">
        <w:del w:id="1882" w:author="Valeria Tapia " w:date="2026-10-04T22:43:00Z">
          <w:r w:rsidR="00C84C3C" w:rsidRPr="00F3313B" w:rsidDel="00012127">
            <w:rPr>
              <w:color w:val="FF0000"/>
              <w:szCs w:val="24"/>
              <w:highlight w:val="green"/>
              <w:rPrChange w:id="1883" w:author="Valeria Tapia " w:date="2026-10-04T22:40:00Z">
                <w:rPr>
                  <w:color w:val="FF0000"/>
                  <w:szCs w:val="24"/>
                </w:rPr>
              </w:rPrChange>
            </w:rPr>
            <w:delText>y</w:delText>
          </w:r>
        </w:del>
        <w:r w:rsidR="00C84C3C" w:rsidRPr="00F3313B">
          <w:rPr>
            <w:color w:val="FF0000"/>
            <w:szCs w:val="24"/>
            <w:highlight w:val="green"/>
            <w:rPrChange w:id="1884" w:author="Valeria Tapia " w:date="2026-10-04T22:40:00Z">
              <w:rPr>
                <w:color w:val="FF0000"/>
                <w:szCs w:val="24"/>
              </w:rPr>
            </w:rPrChange>
          </w:rPr>
          <w:t xml:space="preserve"> el </w:t>
        </w:r>
      </w:ins>
      <w:ins w:id="1885" w:author="Valeria Tapia" w:date="2026-09-18T15:08:00Z">
        <w:r w:rsidR="000E1726" w:rsidRPr="00F3313B">
          <w:rPr>
            <w:color w:val="FF0000"/>
            <w:szCs w:val="24"/>
            <w:highlight w:val="green"/>
            <w:rPrChange w:id="1886" w:author="Valeria Tapia " w:date="2026-10-04T22:40:00Z">
              <w:rPr>
                <w:color w:val="FF0000"/>
                <w:szCs w:val="24"/>
              </w:rPr>
            </w:rPrChange>
          </w:rPr>
          <w:t>A</w:t>
        </w:r>
      </w:ins>
      <w:ins w:id="1887" w:author="Valeria Tapia" w:date="2026-09-18T15:05:00Z">
        <w:r w:rsidR="00C84C3C" w:rsidRPr="00F3313B">
          <w:rPr>
            <w:color w:val="FF0000"/>
            <w:szCs w:val="24"/>
            <w:highlight w:val="green"/>
            <w:rPrChange w:id="1888" w:author="Valeria Tapia " w:date="2026-10-04T22:40:00Z">
              <w:rPr>
                <w:color w:val="FF0000"/>
                <w:szCs w:val="24"/>
              </w:rPr>
            </w:rPrChange>
          </w:rPr>
          <w:t>rtículo 36 del presente Reglamento</w:t>
        </w:r>
      </w:ins>
      <w:r w:rsidR="007250D1" w:rsidRPr="00F3313B">
        <w:rPr>
          <w:color w:val="FF0000"/>
          <w:szCs w:val="24"/>
          <w:highlight w:val="green"/>
          <w:rPrChange w:id="1889" w:author="Valeria Tapia " w:date="2026-10-04T22:40:00Z">
            <w:rPr>
              <w:szCs w:val="24"/>
            </w:rPr>
          </w:rPrChange>
        </w:rPr>
        <w:t>.</w:t>
      </w:r>
    </w:p>
    <w:p w14:paraId="2E7F71AC" w14:textId="74138C91" w:rsidR="007250D1" w:rsidRPr="00F073C2" w:rsidRDefault="007250D1" w:rsidP="008C3980">
      <w:pPr>
        <w:pStyle w:val="Prrafodelista"/>
        <w:numPr>
          <w:ilvl w:val="0"/>
          <w:numId w:val="22"/>
        </w:numPr>
        <w:rPr>
          <w:szCs w:val="24"/>
        </w:rPr>
      </w:pPr>
      <w:r w:rsidRPr="00833013">
        <w:rPr>
          <w:szCs w:val="24"/>
          <w:highlight w:val="green"/>
          <w:rPrChange w:id="1890" w:author="Valeria Tapia " w:date="2026-10-04T22:44:00Z">
            <w:rPr>
              <w:szCs w:val="24"/>
            </w:rPr>
          </w:rPrChange>
        </w:rPr>
        <w:t xml:space="preserve">Desarrollar las funcionalidades informáticas de acuerdo a los requerimientos funcionales de las </w:t>
      </w:r>
      <w:r w:rsidR="00275C61" w:rsidRPr="00833013">
        <w:rPr>
          <w:szCs w:val="24"/>
          <w:highlight w:val="green"/>
          <w:rPrChange w:id="1891" w:author="Valeria Tapia " w:date="2026-10-04T22:44:00Z">
            <w:rPr>
              <w:szCs w:val="24"/>
            </w:rPr>
          </w:rPrChange>
        </w:rPr>
        <w:t>EPEs</w:t>
      </w:r>
      <w:del w:id="1892" w:author="Valeria Tapia" w:date="2026-09-18T15:08:00Z">
        <w:r w:rsidR="0034153B" w:rsidRPr="00833013" w:rsidDel="000E1726">
          <w:rPr>
            <w:szCs w:val="24"/>
            <w:highlight w:val="green"/>
            <w:rPrChange w:id="1893" w:author="Valeria Tapia " w:date="2026-10-04T22:44:00Z">
              <w:rPr>
                <w:szCs w:val="24"/>
              </w:rPr>
            </w:rPrChange>
          </w:rPr>
          <w:delText xml:space="preserve"> </w:delText>
        </w:r>
      </w:del>
      <w:ins w:id="1894" w:author="Valeria Tapia" w:date="2026-09-18T15:08:00Z">
        <w:r w:rsidR="000E1726" w:rsidRPr="00833013">
          <w:rPr>
            <w:szCs w:val="24"/>
            <w:highlight w:val="green"/>
            <w:rPrChange w:id="1895" w:author="Valeria Tapia " w:date="2026-10-04T22:44:00Z">
              <w:rPr>
                <w:szCs w:val="24"/>
              </w:rPr>
            </w:rPrChange>
          </w:rPr>
          <w:t xml:space="preserve"> conforme establece el Artículo</w:t>
        </w:r>
      </w:ins>
      <w:ins w:id="1896" w:author="Valeria Tapia" w:date="2026-09-18T15:09:00Z">
        <w:r w:rsidR="000E1726" w:rsidRPr="00833013">
          <w:rPr>
            <w:szCs w:val="24"/>
            <w:highlight w:val="green"/>
            <w:rPrChange w:id="1897" w:author="Valeria Tapia " w:date="2026-10-04T22:44:00Z">
              <w:rPr>
                <w:szCs w:val="24"/>
              </w:rPr>
            </w:rPrChange>
          </w:rPr>
          <w:t xml:space="preserve"> 37 del presente </w:t>
        </w:r>
      </w:ins>
      <w:ins w:id="1898" w:author="Valeria Tapia " w:date="2026-10-04T22:44:00Z">
        <w:r w:rsidR="00833013" w:rsidRPr="00833013">
          <w:rPr>
            <w:szCs w:val="24"/>
            <w:highlight w:val="green"/>
            <w:rPrChange w:id="1899" w:author="Valeria Tapia " w:date="2026-10-04T22:44:00Z">
              <w:rPr>
                <w:szCs w:val="24"/>
              </w:rPr>
            </w:rPrChange>
          </w:rPr>
          <w:t xml:space="preserve">Reglamento y </w:t>
        </w:r>
      </w:ins>
      <w:del w:id="1900" w:author="Valeria Tapia " w:date="2026-10-04T22:44:00Z">
        <w:r w:rsidR="0034153B" w:rsidRPr="00833013" w:rsidDel="00833013">
          <w:rPr>
            <w:szCs w:val="24"/>
            <w:highlight w:val="green"/>
            <w:rPrChange w:id="1901" w:author="Valeria Tapia " w:date="2026-10-04T22:44:00Z">
              <w:rPr>
                <w:szCs w:val="24"/>
              </w:rPr>
            </w:rPrChange>
          </w:rPr>
          <w:delText>conforme a</w:delText>
        </w:r>
      </w:del>
      <w:ins w:id="1902" w:author="Valeria Tapia " w:date="2026-10-04T22:44:00Z">
        <w:r w:rsidR="00833013" w:rsidRPr="00833013">
          <w:rPr>
            <w:szCs w:val="24"/>
            <w:highlight w:val="green"/>
            <w:rPrChange w:id="1903" w:author="Valeria Tapia " w:date="2026-10-04T22:44:00Z">
              <w:rPr>
                <w:szCs w:val="24"/>
              </w:rPr>
            </w:rPrChange>
          </w:rPr>
          <w:t>e</w:t>
        </w:r>
      </w:ins>
      <w:r w:rsidR="0034153B" w:rsidRPr="00833013">
        <w:rPr>
          <w:szCs w:val="24"/>
          <w:highlight w:val="green"/>
          <w:rPrChange w:id="1904" w:author="Valeria Tapia " w:date="2026-10-04T22:44:00Z">
            <w:rPr>
              <w:szCs w:val="24"/>
            </w:rPr>
          </w:rPrChange>
        </w:rPr>
        <w:t>l Plan de Trabajo</w:t>
      </w:r>
      <w:del w:id="1905" w:author="Valeria Tapia " w:date="2026-10-04T22:44:00Z">
        <w:r w:rsidR="0034153B" w:rsidRPr="00833013" w:rsidDel="00833013">
          <w:rPr>
            <w:szCs w:val="24"/>
            <w:highlight w:val="green"/>
            <w:rPrChange w:id="1906" w:author="Valeria Tapia " w:date="2026-10-04T22:44:00Z">
              <w:rPr>
                <w:szCs w:val="24"/>
              </w:rPr>
            </w:rPrChange>
          </w:rPr>
          <w:delText xml:space="preserve"> </w:delText>
        </w:r>
        <w:r w:rsidR="002B1FCC" w:rsidRPr="00833013" w:rsidDel="00833013">
          <w:rPr>
            <w:szCs w:val="24"/>
            <w:highlight w:val="green"/>
            <w:rPrChange w:id="1907" w:author="Valeria Tapia " w:date="2026-10-04T22:44:00Z">
              <w:rPr>
                <w:szCs w:val="24"/>
              </w:rPr>
            </w:rPrChange>
          </w:rPr>
          <w:delText>establecido</w:delText>
        </w:r>
      </w:del>
      <w:r w:rsidRPr="00833013">
        <w:rPr>
          <w:szCs w:val="24"/>
          <w:highlight w:val="green"/>
          <w:rPrChange w:id="1908" w:author="Valeria Tapia " w:date="2026-10-04T22:44:00Z">
            <w:rPr>
              <w:szCs w:val="24"/>
            </w:rPr>
          </w:rPrChange>
        </w:rPr>
        <w:t>.</w:t>
      </w:r>
      <w:r w:rsidRPr="00F073C2">
        <w:rPr>
          <w:szCs w:val="24"/>
        </w:rPr>
        <w:t xml:space="preserve"> </w:t>
      </w:r>
    </w:p>
    <w:p w14:paraId="6A3897BE" w14:textId="75A0232D" w:rsidR="007250D1" w:rsidRPr="00F073C2" w:rsidRDefault="007250D1" w:rsidP="008C3980">
      <w:pPr>
        <w:pStyle w:val="Prrafodelista"/>
        <w:numPr>
          <w:ilvl w:val="0"/>
          <w:numId w:val="22"/>
        </w:numPr>
        <w:rPr>
          <w:szCs w:val="24"/>
        </w:rPr>
      </w:pPr>
      <w:r w:rsidRPr="00833013">
        <w:rPr>
          <w:szCs w:val="24"/>
          <w:highlight w:val="green"/>
          <w:rPrChange w:id="1909" w:author="Valeria Tapia " w:date="2026-10-04T22:45:00Z">
            <w:rPr>
              <w:szCs w:val="24"/>
            </w:rPr>
          </w:rPrChange>
        </w:rPr>
        <w:t>Desarrollar</w:t>
      </w:r>
      <w:ins w:id="1910" w:author="Valeria Tapia" w:date="2026-09-18T15:10:00Z">
        <w:r w:rsidR="000E1726" w:rsidRPr="00833013">
          <w:rPr>
            <w:szCs w:val="24"/>
            <w:highlight w:val="green"/>
            <w:rPrChange w:id="1911" w:author="Valeria Tapia " w:date="2026-10-04T22:45:00Z">
              <w:rPr>
                <w:szCs w:val="24"/>
              </w:rPr>
            </w:rPrChange>
          </w:rPr>
          <w:t xml:space="preserve"> y actualizar</w:t>
        </w:r>
      </w:ins>
      <w:r w:rsidRPr="00833013">
        <w:rPr>
          <w:szCs w:val="24"/>
          <w:highlight w:val="green"/>
          <w:rPrChange w:id="1912" w:author="Valeria Tapia " w:date="2026-10-04T22:45:00Z">
            <w:rPr>
              <w:szCs w:val="24"/>
            </w:rPr>
          </w:rPrChange>
        </w:rPr>
        <w:t xml:space="preserve"> </w:t>
      </w:r>
      <w:del w:id="1913" w:author="Valeria Tapia" w:date="2026-09-18T15:13:00Z">
        <w:r w:rsidR="008E4EA8" w:rsidRPr="00833013" w:rsidDel="000E1726">
          <w:rPr>
            <w:szCs w:val="24"/>
            <w:highlight w:val="green"/>
            <w:rPrChange w:id="1914" w:author="Valeria Tapia " w:date="2026-10-04T22:45:00Z">
              <w:rPr>
                <w:szCs w:val="24"/>
              </w:rPr>
            </w:rPrChange>
          </w:rPr>
          <w:delText xml:space="preserve">un </w:delText>
        </w:r>
      </w:del>
      <w:ins w:id="1915" w:author="Valeria Tapia" w:date="2026-09-18T15:13:00Z">
        <w:r w:rsidR="000E1726" w:rsidRPr="00833013">
          <w:rPr>
            <w:szCs w:val="24"/>
            <w:highlight w:val="green"/>
            <w:rPrChange w:id="1916" w:author="Valeria Tapia " w:date="2026-10-04T22:45:00Z">
              <w:rPr>
                <w:szCs w:val="24"/>
              </w:rPr>
            </w:rPrChange>
          </w:rPr>
          <w:t xml:space="preserve">el </w:t>
        </w:r>
      </w:ins>
      <w:r w:rsidRPr="00833013">
        <w:rPr>
          <w:szCs w:val="24"/>
          <w:highlight w:val="green"/>
          <w:rPrChange w:id="1917" w:author="Valeria Tapia " w:date="2026-10-04T22:45:00Z">
            <w:rPr>
              <w:szCs w:val="24"/>
            </w:rPr>
          </w:rPrChange>
        </w:rPr>
        <w:t>módulo informático</w:t>
      </w:r>
      <w:r w:rsidR="008E4EA8" w:rsidRPr="00833013">
        <w:rPr>
          <w:szCs w:val="24"/>
          <w:highlight w:val="green"/>
          <w:rPrChange w:id="1918" w:author="Valeria Tapia " w:date="2026-10-04T22:45:00Z">
            <w:rPr>
              <w:szCs w:val="24"/>
            </w:rPr>
          </w:rPrChange>
        </w:rPr>
        <w:t xml:space="preserve"> estándar</w:t>
      </w:r>
      <w:r w:rsidRPr="00833013">
        <w:rPr>
          <w:szCs w:val="24"/>
          <w:highlight w:val="green"/>
          <w:rPrChange w:id="1919" w:author="Valeria Tapia " w:date="2026-10-04T22:45:00Z">
            <w:rPr>
              <w:szCs w:val="24"/>
            </w:rPr>
          </w:rPrChange>
        </w:rPr>
        <w:t xml:space="preserve"> para el procesamiento de los trámites, cuando la</w:t>
      </w:r>
      <w:r w:rsidR="00245FCC" w:rsidRPr="00833013">
        <w:rPr>
          <w:szCs w:val="24"/>
          <w:highlight w:val="green"/>
          <w:rPrChange w:id="1920" w:author="Valeria Tapia " w:date="2026-10-04T22:45:00Z">
            <w:rPr>
              <w:szCs w:val="24"/>
            </w:rPr>
          </w:rPrChange>
        </w:rPr>
        <w:t>s</w:t>
      </w:r>
      <w:r w:rsidRPr="00833013">
        <w:rPr>
          <w:szCs w:val="24"/>
          <w:highlight w:val="green"/>
          <w:rPrChange w:id="1921" w:author="Valeria Tapia " w:date="2026-10-04T22:45:00Z">
            <w:rPr>
              <w:szCs w:val="24"/>
            </w:rPr>
          </w:rPrChange>
        </w:rPr>
        <w:t xml:space="preserve"> </w:t>
      </w:r>
      <w:r w:rsidR="00245FCC" w:rsidRPr="00833013">
        <w:rPr>
          <w:szCs w:val="24"/>
          <w:highlight w:val="green"/>
          <w:rPrChange w:id="1922" w:author="Valeria Tapia " w:date="2026-10-04T22:45:00Z">
            <w:rPr>
              <w:szCs w:val="24"/>
            </w:rPr>
          </w:rPrChange>
        </w:rPr>
        <w:t>EPEs</w:t>
      </w:r>
      <w:r w:rsidRPr="00833013">
        <w:rPr>
          <w:szCs w:val="24"/>
          <w:highlight w:val="green"/>
          <w:rPrChange w:id="1923" w:author="Valeria Tapia " w:date="2026-10-04T22:45:00Z">
            <w:rPr>
              <w:szCs w:val="24"/>
            </w:rPr>
          </w:rPrChange>
        </w:rPr>
        <w:t xml:space="preserve"> no cuente</w:t>
      </w:r>
      <w:r w:rsidR="0057360F" w:rsidRPr="00833013">
        <w:rPr>
          <w:szCs w:val="24"/>
          <w:highlight w:val="green"/>
          <w:rPrChange w:id="1924" w:author="Valeria Tapia " w:date="2026-10-04T22:45:00Z">
            <w:rPr>
              <w:szCs w:val="24"/>
            </w:rPr>
          </w:rPrChange>
        </w:rPr>
        <w:t>n</w:t>
      </w:r>
      <w:r w:rsidRPr="00833013">
        <w:rPr>
          <w:szCs w:val="24"/>
          <w:highlight w:val="green"/>
          <w:rPrChange w:id="1925" w:author="Valeria Tapia " w:date="2026-10-04T22:45:00Z">
            <w:rPr>
              <w:szCs w:val="24"/>
            </w:rPr>
          </w:rPrChange>
        </w:rPr>
        <w:t xml:space="preserve"> con un sistema informático</w:t>
      </w:r>
      <w:r w:rsidRPr="00F073C2">
        <w:rPr>
          <w:szCs w:val="24"/>
        </w:rPr>
        <w:t>.</w:t>
      </w:r>
    </w:p>
    <w:p w14:paraId="7AA7ADDA" w14:textId="1D30502E" w:rsidR="00613E2B" w:rsidRPr="00613E2B" w:rsidRDefault="00613E2B" w:rsidP="008C3980">
      <w:pPr>
        <w:pStyle w:val="Prrafodelista"/>
        <w:numPr>
          <w:ilvl w:val="0"/>
          <w:numId w:val="22"/>
        </w:numPr>
        <w:rPr>
          <w:ins w:id="1926" w:author="Valeria Tapia " w:date="2026-10-04T23:23:00Z"/>
          <w:szCs w:val="24"/>
          <w:highlight w:val="cyan"/>
          <w:rPrChange w:id="1927" w:author="Valeria Tapia " w:date="2026-10-04T23:24:00Z">
            <w:rPr>
              <w:ins w:id="1928" w:author="Valeria Tapia " w:date="2026-10-04T23:23:00Z"/>
              <w:szCs w:val="24"/>
            </w:rPr>
          </w:rPrChange>
        </w:rPr>
      </w:pPr>
      <w:ins w:id="1929" w:author="Valeria Tapia " w:date="2026-10-04T23:24:00Z">
        <w:r w:rsidRPr="00613E2B">
          <w:rPr>
            <w:szCs w:val="24"/>
            <w:highlight w:val="cyan"/>
            <w:rPrChange w:id="1930" w:author="Valeria Tapia " w:date="2026-10-04T23:24:00Z">
              <w:rPr>
                <w:szCs w:val="24"/>
              </w:rPr>
            </w:rPrChange>
          </w:rPr>
          <w:t>I</w:t>
        </w:r>
      </w:ins>
      <w:ins w:id="1931" w:author="Valeria Tapia " w:date="2026-10-04T23:23:00Z">
        <w:r w:rsidRPr="00613E2B">
          <w:rPr>
            <w:szCs w:val="24"/>
            <w:highlight w:val="cyan"/>
            <w:rPrChange w:id="1932" w:author="Valeria Tapia " w:date="2026-10-04T23:24:00Z">
              <w:rPr>
                <w:szCs w:val="24"/>
              </w:rPr>
            </w:rPrChange>
          </w:rPr>
          <w:t>ncorpora</w:t>
        </w:r>
      </w:ins>
      <w:ins w:id="1933" w:author="Valeria Tapia " w:date="2026-10-04T23:24:00Z">
        <w:r w:rsidRPr="00613E2B">
          <w:rPr>
            <w:szCs w:val="24"/>
            <w:highlight w:val="cyan"/>
            <w:rPrChange w:id="1934" w:author="Valeria Tapia " w:date="2026-10-04T23:24:00Z">
              <w:rPr>
                <w:szCs w:val="24"/>
              </w:rPr>
            </w:rPrChange>
          </w:rPr>
          <w:t>r</w:t>
        </w:r>
      </w:ins>
      <w:ins w:id="1935" w:author="Valeria Tapia " w:date="2026-10-04T23:23:00Z">
        <w:r w:rsidRPr="00613E2B">
          <w:rPr>
            <w:szCs w:val="24"/>
            <w:highlight w:val="cyan"/>
            <w:rPrChange w:id="1936" w:author="Valeria Tapia " w:date="2026-10-04T23:24:00Z">
              <w:rPr>
                <w:szCs w:val="24"/>
              </w:rPr>
            </w:rPrChange>
          </w:rPr>
          <w:t xml:space="preserve"> </w:t>
        </w:r>
      </w:ins>
      <w:ins w:id="1937" w:author="Valeria Tapia " w:date="2026-10-04T23:24:00Z">
        <w:r w:rsidRPr="00613E2B">
          <w:rPr>
            <w:szCs w:val="24"/>
            <w:highlight w:val="cyan"/>
            <w:rPrChange w:id="1938" w:author="Valeria Tapia " w:date="2026-10-04T23:24:00Z">
              <w:rPr>
                <w:szCs w:val="24"/>
              </w:rPr>
            </w:rPrChange>
          </w:rPr>
          <w:t>s</w:t>
        </w:r>
      </w:ins>
      <w:ins w:id="1939" w:author="Valeria Tapia " w:date="2026-10-04T23:23:00Z">
        <w:r w:rsidRPr="00613E2B">
          <w:rPr>
            <w:szCs w:val="24"/>
            <w:highlight w:val="cyan"/>
            <w:rPrChange w:id="1940" w:author="Valeria Tapia " w:date="2026-10-04T23:24:00Z">
              <w:rPr>
                <w:szCs w:val="24"/>
              </w:rPr>
            </w:rPrChange>
          </w:rPr>
          <w:t>ervicios en la VUCE</w:t>
        </w:r>
      </w:ins>
      <w:ins w:id="1941" w:author="Valeria Tapia " w:date="2026-10-04T23:24:00Z">
        <w:r>
          <w:rPr>
            <w:szCs w:val="24"/>
            <w:highlight w:val="cyan"/>
          </w:rPr>
          <w:t xml:space="preserve"> que </w:t>
        </w:r>
      </w:ins>
      <w:ins w:id="1942" w:author="Valeria Tapia " w:date="2026-10-04T23:25:00Z">
        <w:r>
          <w:rPr>
            <w:szCs w:val="24"/>
            <w:highlight w:val="cyan"/>
          </w:rPr>
          <w:t>faciliten las operaciones de comercio exterior</w:t>
        </w:r>
      </w:ins>
      <w:ins w:id="1943" w:author="Valeria Tapia " w:date="2026-10-04T23:23:00Z">
        <w:r w:rsidRPr="00613E2B">
          <w:rPr>
            <w:szCs w:val="24"/>
            <w:highlight w:val="cyan"/>
            <w:rPrChange w:id="1944" w:author="Valeria Tapia " w:date="2026-10-04T23:24:00Z">
              <w:rPr>
                <w:szCs w:val="24"/>
              </w:rPr>
            </w:rPrChange>
          </w:rPr>
          <w:t>, conforme establece el Artículo xx del presente Reglamento.</w:t>
        </w:r>
      </w:ins>
    </w:p>
    <w:p w14:paraId="18224013" w14:textId="22ADA535" w:rsidR="007250D1" w:rsidRPr="00F073C2" w:rsidRDefault="007250D1" w:rsidP="008C3980">
      <w:pPr>
        <w:pStyle w:val="Prrafodelista"/>
        <w:numPr>
          <w:ilvl w:val="0"/>
          <w:numId w:val="22"/>
        </w:numPr>
        <w:rPr>
          <w:szCs w:val="24"/>
        </w:rPr>
      </w:pPr>
      <w:r w:rsidRPr="00F073C2">
        <w:rPr>
          <w:szCs w:val="24"/>
        </w:rPr>
        <w:t xml:space="preserve">Realizar el mantenimiento del portal y el sistema </w:t>
      </w:r>
      <w:del w:id="1945" w:author="Valeria Tapia " w:date="2026-10-04T22:45:00Z">
        <w:r w:rsidRPr="00F073C2" w:rsidDel="00833013">
          <w:rPr>
            <w:szCs w:val="24"/>
          </w:rPr>
          <w:delText xml:space="preserve">informático de la </w:delText>
        </w:r>
      </w:del>
      <w:r w:rsidRPr="00F073C2">
        <w:rPr>
          <w:szCs w:val="24"/>
        </w:rPr>
        <w:t>VUCE.</w:t>
      </w:r>
    </w:p>
    <w:p w14:paraId="7500C987" w14:textId="51BE8B08" w:rsidR="007250D1" w:rsidRPr="00833013" w:rsidRDefault="007250D1" w:rsidP="008C3980">
      <w:pPr>
        <w:pStyle w:val="Prrafodelista"/>
        <w:numPr>
          <w:ilvl w:val="0"/>
          <w:numId w:val="22"/>
        </w:numPr>
        <w:rPr>
          <w:szCs w:val="24"/>
          <w:highlight w:val="green"/>
          <w:rPrChange w:id="1946" w:author="Valeria Tapia " w:date="2026-10-04T22:46:00Z">
            <w:rPr>
              <w:szCs w:val="24"/>
            </w:rPr>
          </w:rPrChange>
        </w:rPr>
      </w:pPr>
      <w:r w:rsidRPr="00833013">
        <w:rPr>
          <w:szCs w:val="24"/>
          <w:highlight w:val="green"/>
          <w:rPrChange w:id="1947" w:author="Valeria Tapia " w:date="2026-10-04T22:46:00Z">
            <w:rPr>
              <w:szCs w:val="24"/>
            </w:rPr>
          </w:rPrChange>
        </w:rPr>
        <w:t xml:space="preserve">Reportar semestralmente o a requerimiento expreso </w:t>
      </w:r>
      <w:ins w:id="1948" w:author="Valeria Tapia" w:date="2026-09-18T15:14:00Z">
        <w:r w:rsidR="000E1726" w:rsidRPr="00833013">
          <w:rPr>
            <w:szCs w:val="24"/>
            <w:highlight w:val="green"/>
            <w:rPrChange w:id="1949" w:author="Valeria Tapia " w:date="2026-10-04T22:46:00Z">
              <w:rPr>
                <w:szCs w:val="24"/>
              </w:rPr>
            </w:rPrChange>
          </w:rPr>
          <w:t xml:space="preserve">del CNFC, </w:t>
        </w:r>
      </w:ins>
      <w:r w:rsidRPr="00833013">
        <w:rPr>
          <w:szCs w:val="24"/>
          <w:highlight w:val="green"/>
          <w:rPrChange w:id="1950" w:author="Valeria Tapia " w:date="2026-10-04T22:46:00Z">
            <w:rPr>
              <w:szCs w:val="24"/>
            </w:rPr>
          </w:rPrChange>
        </w:rPr>
        <w:t xml:space="preserve">el avance de la implementación de </w:t>
      </w:r>
      <w:ins w:id="1951" w:author="Valeria Tapia" w:date="2026-09-18T15:13:00Z">
        <w:r w:rsidR="000E1726" w:rsidRPr="00833013">
          <w:rPr>
            <w:szCs w:val="24"/>
            <w:highlight w:val="green"/>
            <w:rPrChange w:id="1952" w:author="Valeria Tapia " w:date="2026-10-04T22:46:00Z">
              <w:rPr>
                <w:szCs w:val="24"/>
              </w:rPr>
            </w:rPrChange>
          </w:rPr>
          <w:t xml:space="preserve">los trámites y servicios en </w:t>
        </w:r>
      </w:ins>
      <w:r w:rsidRPr="00833013">
        <w:rPr>
          <w:szCs w:val="24"/>
          <w:highlight w:val="green"/>
          <w:rPrChange w:id="1953" w:author="Valeria Tapia " w:date="2026-10-04T22:46:00Z">
            <w:rPr>
              <w:szCs w:val="24"/>
            </w:rPr>
          </w:rPrChange>
        </w:rPr>
        <w:t>la VUCE</w:t>
      </w:r>
      <w:del w:id="1954" w:author="Valeria Tapia" w:date="2026-09-18T15:14:00Z">
        <w:r w:rsidRPr="00833013" w:rsidDel="000E1726">
          <w:rPr>
            <w:szCs w:val="24"/>
            <w:highlight w:val="green"/>
            <w:rPrChange w:id="1955" w:author="Valeria Tapia " w:date="2026-10-04T22:46:00Z">
              <w:rPr>
                <w:szCs w:val="24"/>
              </w:rPr>
            </w:rPrChange>
          </w:rPr>
          <w:delText xml:space="preserve"> al </w:delText>
        </w:r>
        <w:r w:rsidR="00403ECA" w:rsidRPr="00833013" w:rsidDel="000E1726">
          <w:rPr>
            <w:szCs w:val="24"/>
            <w:highlight w:val="green"/>
            <w:rPrChange w:id="1956" w:author="Valeria Tapia " w:date="2026-10-04T22:46:00Z">
              <w:rPr>
                <w:szCs w:val="24"/>
              </w:rPr>
            </w:rPrChange>
          </w:rPr>
          <w:delText>CNFC</w:delText>
        </w:r>
      </w:del>
      <w:r w:rsidRPr="00833013">
        <w:rPr>
          <w:szCs w:val="24"/>
          <w:highlight w:val="green"/>
          <w:rPrChange w:id="1957" w:author="Valeria Tapia " w:date="2026-10-04T22:46:00Z">
            <w:rPr>
              <w:szCs w:val="24"/>
            </w:rPr>
          </w:rPrChange>
        </w:rPr>
        <w:t>.</w:t>
      </w:r>
    </w:p>
    <w:p w14:paraId="31436E6F" w14:textId="5E636A86" w:rsidR="00C4077E" w:rsidRPr="00833013" w:rsidRDefault="00C4077E" w:rsidP="00C4077E">
      <w:pPr>
        <w:pStyle w:val="Prrafodelista"/>
        <w:numPr>
          <w:ilvl w:val="0"/>
          <w:numId w:val="22"/>
        </w:numPr>
        <w:rPr>
          <w:ins w:id="1958" w:author="Valeria Tapia" w:date="2026-09-18T15:38:00Z"/>
          <w:szCs w:val="24"/>
          <w:highlight w:val="cyan"/>
          <w:rPrChange w:id="1959" w:author="Valeria Tapia " w:date="2026-10-04T22:46:00Z">
            <w:rPr>
              <w:ins w:id="1960" w:author="Valeria Tapia" w:date="2026-09-18T15:38:00Z"/>
              <w:szCs w:val="24"/>
            </w:rPr>
          </w:rPrChange>
        </w:rPr>
      </w:pPr>
      <w:ins w:id="1961" w:author="Valeria Tapia" w:date="2026-09-18T15:38:00Z">
        <w:r w:rsidRPr="00833013">
          <w:rPr>
            <w:szCs w:val="24"/>
            <w:highlight w:val="cyan"/>
            <w:rPrChange w:id="1962" w:author="Valeria Tapia " w:date="2026-10-04T22:46:00Z">
              <w:rPr>
                <w:szCs w:val="24"/>
              </w:rPr>
            </w:rPrChange>
          </w:rPr>
          <w:t>Coordinar acciones en la Comisión de Trabajo Técnico CTT6-VUC</w:t>
        </w:r>
      </w:ins>
      <w:ins w:id="1963" w:author="Valeria Tapia" w:date="2026-09-25T16:35:00Z">
        <w:r w:rsidR="00D322EC" w:rsidRPr="00833013">
          <w:rPr>
            <w:szCs w:val="24"/>
            <w:highlight w:val="cyan"/>
            <w:rPrChange w:id="1964" w:author="Valeria Tapia " w:date="2026-10-04T22:46:00Z">
              <w:rPr>
                <w:szCs w:val="24"/>
              </w:rPr>
            </w:rPrChange>
          </w:rPr>
          <w:t>E</w:t>
        </w:r>
      </w:ins>
      <w:ins w:id="1965" w:author="Valeria Tapia" w:date="2026-09-18T15:38:00Z">
        <w:r w:rsidRPr="00833013">
          <w:rPr>
            <w:szCs w:val="24"/>
            <w:highlight w:val="cyan"/>
            <w:rPrChange w:id="1966" w:author="Valeria Tapia " w:date="2026-10-04T22:46:00Z">
              <w:rPr>
                <w:szCs w:val="24"/>
              </w:rPr>
            </w:rPrChange>
          </w:rPr>
          <w:t xml:space="preserve"> para la atención de las problemáticas identificadas en la implementación, operaci</w:t>
        </w:r>
      </w:ins>
      <w:ins w:id="1967" w:author="Valeria Tapia" w:date="2026-09-18T15:39:00Z">
        <w:r w:rsidRPr="00833013">
          <w:rPr>
            <w:szCs w:val="24"/>
            <w:highlight w:val="cyan"/>
            <w:rPrChange w:id="1968" w:author="Valeria Tapia " w:date="2026-10-04T22:46:00Z">
              <w:rPr>
                <w:szCs w:val="24"/>
              </w:rPr>
            </w:rPrChange>
          </w:rPr>
          <w:t>ón y actualización de los trámites y servicios en la VUCE.</w:t>
        </w:r>
      </w:ins>
    </w:p>
    <w:p w14:paraId="3A403BD3" w14:textId="3403BDA5" w:rsidR="007250D1" w:rsidRPr="00F073C2" w:rsidRDefault="007250D1" w:rsidP="008C3980">
      <w:pPr>
        <w:pStyle w:val="Prrafodelista"/>
        <w:numPr>
          <w:ilvl w:val="0"/>
          <w:numId w:val="22"/>
        </w:numPr>
        <w:rPr>
          <w:szCs w:val="24"/>
        </w:rPr>
      </w:pPr>
      <w:r w:rsidRPr="00F073C2">
        <w:rPr>
          <w:szCs w:val="24"/>
        </w:rPr>
        <w:t xml:space="preserve">Comunicar a los Ministerios cabezas de Sector y al </w:t>
      </w:r>
      <w:r w:rsidR="000C02A5">
        <w:rPr>
          <w:szCs w:val="24"/>
        </w:rPr>
        <w:t>CNFC</w:t>
      </w:r>
      <w:r w:rsidRPr="00F073C2">
        <w:rPr>
          <w:szCs w:val="24"/>
        </w:rPr>
        <w:t xml:space="preserve"> el</w:t>
      </w:r>
      <w:r w:rsidR="00062BB1" w:rsidRPr="00F073C2">
        <w:rPr>
          <w:szCs w:val="24"/>
        </w:rPr>
        <w:t xml:space="preserve"> retraso o</w:t>
      </w:r>
      <w:r w:rsidRPr="00F073C2">
        <w:rPr>
          <w:szCs w:val="24"/>
        </w:rPr>
        <w:t xml:space="preserve"> incumplimiento de la </w:t>
      </w:r>
      <w:r w:rsidR="00FC63D1" w:rsidRPr="00F073C2">
        <w:rPr>
          <w:szCs w:val="24"/>
        </w:rPr>
        <w:t xml:space="preserve">implementación </w:t>
      </w:r>
      <w:r w:rsidRPr="00F073C2">
        <w:rPr>
          <w:szCs w:val="24"/>
        </w:rPr>
        <w:t xml:space="preserve">del trámite APCO conforme </w:t>
      </w:r>
      <w:r w:rsidR="0055290C" w:rsidRPr="00F073C2">
        <w:rPr>
          <w:szCs w:val="24"/>
        </w:rPr>
        <w:t xml:space="preserve">el </w:t>
      </w:r>
      <w:r w:rsidRPr="00F073C2">
        <w:rPr>
          <w:szCs w:val="24"/>
        </w:rPr>
        <w:t xml:space="preserve">Cronograma de Implementación Gradual </w:t>
      </w:r>
      <w:r w:rsidR="00FC63D1" w:rsidRPr="00F073C2">
        <w:rPr>
          <w:szCs w:val="24"/>
        </w:rPr>
        <w:t>y/o el Plan de Trabajo</w:t>
      </w:r>
      <w:r w:rsidR="0055290C" w:rsidRPr="00F073C2">
        <w:rPr>
          <w:szCs w:val="24"/>
        </w:rPr>
        <w:t xml:space="preserve"> para que tomen las acciones que correspondan</w:t>
      </w:r>
      <w:r w:rsidRPr="00F073C2">
        <w:rPr>
          <w:szCs w:val="24"/>
        </w:rPr>
        <w:t xml:space="preserve">. </w:t>
      </w:r>
    </w:p>
    <w:p w14:paraId="4D43EA30" w14:textId="72F41FFA" w:rsidR="007250D1" w:rsidRPr="00F073C2" w:rsidRDefault="007250D1" w:rsidP="008C3980">
      <w:pPr>
        <w:pStyle w:val="Prrafodelista"/>
        <w:numPr>
          <w:ilvl w:val="0"/>
          <w:numId w:val="22"/>
        </w:numPr>
        <w:rPr>
          <w:szCs w:val="24"/>
          <w:lang w:val="es-MX"/>
        </w:rPr>
      </w:pPr>
      <w:r w:rsidRPr="00F073C2">
        <w:rPr>
          <w:szCs w:val="24"/>
          <w:lang w:val="es-MX"/>
        </w:rPr>
        <w:lastRenderedPageBreak/>
        <w:t xml:space="preserve">Efectuar capacitaciones al personal de las </w:t>
      </w:r>
      <w:r w:rsidR="008E4EA8" w:rsidRPr="00F073C2">
        <w:rPr>
          <w:szCs w:val="24"/>
          <w:lang w:val="es-MX"/>
        </w:rPr>
        <w:t>EPEs</w:t>
      </w:r>
      <w:r w:rsidRPr="00F073C2">
        <w:rPr>
          <w:szCs w:val="24"/>
          <w:lang w:val="es-MX"/>
        </w:rPr>
        <w:t xml:space="preserve">, </w:t>
      </w:r>
      <w:r w:rsidR="007D6AC8" w:rsidRPr="00F073C2">
        <w:rPr>
          <w:szCs w:val="24"/>
          <w:lang w:val="es-MX"/>
        </w:rPr>
        <w:t>Usuario VUCE</w:t>
      </w:r>
      <w:r w:rsidRPr="00F073C2">
        <w:rPr>
          <w:szCs w:val="24"/>
          <w:lang w:val="es-MX"/>
        </w:rPr>
        <w:t xml:space="preserve"> y público en general.</w:t>
      </w:r>
    </w:p>
    <w:p w14:paraId="417C19CA" w14:textId="2E768AF7" w:rsidR="007250D1" w:rsidRDefault="007250D1" w:rsidP="008C3980">
      <w:pPr>
        <w:pStyle w:val="Prrafodelista"/>
        <w:numPr>
          <w:ilvl w:val="0"/>
          <w:numId w:val="22"/>
        </w:numPr>
        <w:rPr>
          <w:szCs w:val="24"/>
        </w:rPr>
      </w:pPr>
      <w:r w:rsidRPr="00F073C2">
        <w:t xml:space="preserve">Brindar asistencia técnica y soporte técnico a </w:t>
      </w:r>
      <w:r w:rsidRPr="00F073C2">
        <w:rPr>
          <w:szCs w:val="24"/>
          <w:lang w:val="es-MX"/>
        </w:rPr>
        <w:t xml:space="preserve">las </w:t>
      </w:r>
      <w:r w:rsidR="008E4EA8" w:rsidRPr="00F073C2">
        <w:rPr>
          <w:szCs w:val="24"/>
          <w:lang w:val="es-MX"/>
        </w:rPr>
        <w:t>EPEs</w:t>
      </w:r>
      <w:r w:rsidRPr="00F073C2">
        <w:t xml:space="preserve"> y a</w:t>
      </w:r>
      <w:r w:rsidR="00245FCC" w:rsidRPr="00F073C2">
        <w:t>l</w:t>
      </w:r>
      <w:r w:rsidRPr="00F073C2">
        <w:t xml:space="preserve"> </w:t>
      </w:r>
      <w:r w:rsidR="007D6AC8" w:rsidRPr="00F073C2">
        <w:t>Usuario VUCE</w:t>
      </w:r>
      <w:r w:rsidRPr="00F073C2">
        <w:t xml:space="preserve"> en el marco de sus competencias</w:t>
      </w:r>
      <w:r w:rsidRPr="00F073C2">
        <w:rPr>
          <w:szCs w:val="24"/>
        </w:rPr>
        <w:t>.</w:t>
      </w:r>
      <w:r w:rsidR="00D42456">
        <w:rPr>
          <w:szCs w:val="24"/>
        </w:rPr>
        <w:t xml:space="preserve">  </w:t>
      </w:r>
    </w:p>
    <w:p w14:paraId="50C82490" w14:textId="77BD9CDB" w:rsidR="005439B6" w:rsidRPr="00202084" w:rsidRDefault="005439B6" w:rsidP="005439B6">
      <w:pPr>
        <w:pStyle w:val="Prrafodelista"/>
        <w:numPr>
          <w:ilvl w:val="0"/>
          <w:numId w:val="22"/>
        </w:numPr>
        <w:rPr>
          <w:ins w:id="1969" w:author="Valeria Tapia" w:date="2026-09-24T12:04:00Z"/>
          <w:color w:val="FF0000"/>
          <w:szCs w:val="24"/>
        </w:rPr>
      </w:pPr>
      <w:r w:rsidRPr="00833013">
        <w:rPr>
          <w:color w:val="FF0000"/>
          <w:szCs w:val="24"/>
          <w:highlight w:val="green"/>
          <w:rPrChange w:id="1970" w:author="Valeria Tapia " w:date="2026-10-04T22:46:00Z">
            <w:rPr>
              <w:szCs w:val="24"/>
            </w:rPr>
          </w:rPrChange>
        </w:rPr>
        <w:t xml:space="preserve">Establecer </w:t>
      </w:r>
      <w:r w:rsidR="006D0E87" w:rsidRPr="00833013">
        <w:rPr>
          <w:color w:val="FF0000"/>
          <w:szCs w:val="24"/>
          <w:highlight w:val="green"/>
          <w:rPrChange w:id="1971" w:author="Valeria Tapia " w:date="2026-10-04T22:46:00Z">
            <w:rPr>
              <w:szCs w:val="24"/>
            </w:rPr>
          </w:rPrChange>
        </w:rPr>
        <w:t>el Plan</w:t>
      </w:r>
      <w:r w:rsidRPr="00833013">
        <w:rPr>
          <w:color w:val="FF0000"/>
          <w:szCs w:val="24"/>
          <w:highlight w:val="green"/>
          <w:rPrChange w:id="1972" w:author="Valeria Tapia " w:date="2026-10-04T22:46:00Z">
            <w:rPr>
              <w:szCs w:val="24"/>
            </w:rPr>
          </w:rPrChange>
        </w:rPr>
        <w:t xml:space="preserve"> de contingencia en el marco de sus competencias</w:t>
      </w:r>
      <w:ins w:id="1973" w:author="Valeria Tapia" w:date="2026-10-04T18:31:00Z">
        <w:r w:rsidR="00B438E8" w:rsidRPr="00833013">
          <w:rPr>
            <w:color w:val="FF0000"/>
            <w:szCs w:val="24"/>
            <w:highlight w:val="green"/>
            <w:rPrChange w:id="1974" w:author="Valeria Tapia " w:date="2026-10-04T22:46:00Z">
              <w:rPr>
                <w:color w:val="FF0000"/>
                <w:szCs w:val="24"/>
              </w:rPr>
            </w:rPrChange>
          </w:rPr>
          <w:t xml:space="preserve"> para operativizar </w:t>
        </w:r>
      </w:ins>
      <w:ins w:id="1975" w:author="Valeria Tapia" w:date="2026-10-04T18:32:00Z">
        <w:r w:rsidR="00B438E8" w:rsidRPr="00833013">
          <w:rPr>
            <w:color w:val="FF0000"/>
            <w:szCs w:val="24"/>
            <w:highlight w:val="green"/>
            <w:rPrChange w:id="1976" w:author="Valeria Tapia " w:date="2026-10-04T22:46:00Z">
              <w:rPr>
                <w:color w:val="FF0000"/>
                <w:szCs w:val="24"/>
              </w:rPr>
            </w:rPrChange>
          </w:rPr>
          <w:t>la obtención de los APCO y los servicios en la VUCE</w:t>
        </w:r>
      </w:ins>
      <w:r w:rsidRPr="00046131">
        <w:rPr>
          <w:color w:val="FF0000"/>
          <w:szCs w:val="24"/>
          <w:rPrChange w:id="1977" w:author="Valeria Tapia" w:date="2026-10-04T18:36:00Z">
            <w:rPr>
              <w:szCs w:val="24"/>
            </w:rPr>
          </w:rPrChange>
        </w:rPr>
        <w:t>.</w:t>
      </w:r>
    </w:p>
    <w:p w14:paraId="3A2314E6" w14:textId="1F6B4504" w:rsidR="00072D11" w:rsidRPr="00833013" w:rsidRDefault="00072D11" w:rsidP="00072D11">
      <w:pPr>
        <w:pStyle w:val="Prrafodelista"/>
        <w:numPr>
          <w:ilvl w:val="0"/>
          <w:numId w:val="22"/>
        </w:numPr>
        <w:rPr>
          <w:ins w:id="1978" w:author="Valeria Tapia" w:date="2026-09-24T12:05:00Z"/>
          <w:color w:val="FF0000"/>
          <w:szCs w:val="24"/>
          <w:highlight w:val="cyan"/>
          <w:rPrChange w:id="1979" w:author="Valeria Tapia " w:date="2026-10-04T22:48:00Z">
            <w:rPr>
              <w:ins w:id="1980" w:author="Valeria Tapia" w:date="2026-09-24T12:05:00Z"/>
              <w:color w:val="FF0000"/>
              <w:szCs w:val="24"/>
            </w:rPr>
          </w:rPrChange>
        </w:rPr>
      </w:pPr>
      <w:ins w:id="1981" w:author="Valeria Tapia" w:date="2026-09-24T12:05:00Z">
        <w:r w:rsidRPr="00833013">
          <w:rPr>
            <w:color w:val="FF0000"/>
            <w:szCs w:val="24"/>
            <w:highlight w:val="cyan"/>
            <w:rPrChange w:id="1982" w:author="Valeria Tapia " w:date="2026-10-04T22:48:00Z">
              <w:rPr>
                <w:color w:val="FF0000"/>
                <w:szCs w:val="24"/>
              </w:rPr>
            </w:rPrChange>
          </w:rPr>
          <w:t>Administrar la infraestructura tecnológica, almacenamiento, respaldo, disponibilidad y mecanismos de conservación de</w:t>
        </w:r>
      </w:ins>
      <w:ins w:id="1983" w:author="Valeria Tapia" w:date="2026-10-04T18:32:00Z">
        <w:r w:rsidR="00B438E8" w:rsidRPr="00833013">
          <w:rPr>
            <w:color w:val="FF0000"/>
            <w:szCs w:val="24"/>
            <w:highlight w:val="cyan"/>
            <w:rPrChange w:id="1984" w:author="Valeria Tapia " w:date="2026-10-04T22:48:00Z">
              <w:rPr>
                <w:color w:val="FF0000"/>
                <w:szCs w:val="24"/>
              </w:rPr>
            </w:rPrChange>
          </w:rPr>
          <w:t>l m</w:t>
        </w:r>
      </w:ins>
      <w:ins w:id="1985" w:author="Valeria Tapia" w:date="2026-10-04T18:33:00Z">
        <w:r w:rsidR="00B438E8" w:rsidRPr="00833013">
          <w:rPr>
            <w:color w:val="FF0000"/>
            <w:szCs w:val="24"/>
            <w:highlight w:val="cyan"/>
            <w:rPrChange w:id="1986" w:author="Valeria Tapia " w:date="2026-10-04T22:48:00Z">
              <w:rPr>
                <w:color w:val="FF0000"/>
                <w:szCs w:val="24"/>
              </w:rPr>
            </w:rPrChange>
          </w:rPr>
          <w:t xml:space="preserve">ódulo </w:t>
        </w:r>
      </w:ins>
      <w:ins w:id="1987" w:author="Valeria Tapia" w:date="2026-09-24T12:05:00Z">
        <w:del w:id="1988" w:author="Valeria Tapia" w:date="2026-10-04T18:33:00Z">
          <w:r w:rsidRPr="00833013" w:rsidDel="00B438E8">
            <w:rPr>
              <w:color w:val="FF0000"/>
              <w:szCs w:val="24"/>
              <w:highlight w:val="cyan"/>
              <w:rPrChange w:id="1989" w:author="Valeria Tapia " w:date="2026-10-04T22:48:00Z">
                <w:rPr>
                  <w:color w:val="FF0000"/>
                  <w:szCs w:val="24"/>
                </w:rPr>
              </w:rPrChange>
            </w:rPr>
            <w:delText xml:space="preserve"> los </w:delText>
          </w:r>
        </w:del>
        <w:r w:rsidRPr="00833013">
          <w:rPr>
            <w:color w:val="FF0000"/>
            <w:szCs w:val="24"/>
            <w:highlight w:val="cyan"/>
            <w:rPrChange w:id="1990" w:author="Valeria Tapia " w:date="2026-10-04T22:48:00Z">
              <w:rPr>
                <w:color w:val="FF0000"/>
                <w:szCs w:val="24"/>
              </w:rPr>
            </w:rPrChange>
          </w:rPr>
          <w:t>Expediente</w:t>
        </w:r>
        <w:del w:id="1991" w:author="Valeria Tapia" w:date="2026-10-04T18:33:00Z">
          <w:r w:rsidRPr="00833013" w:rsidDel="00B438E8">
            <w:rPr>
              <w:color w:val="FF0000"/>
              <w:szCs w:val="24"/>
              <w:highlight w:val="cyan"/>
              <w:rPrChange w:id="1992" w:author="Valeria Tapia " w:date="2026-10-04T22:48:00Z">
                <w:rPr>
                  <w:color w:val="FF0000"/>
                  <w:szCs w:val="24"/>
                </w:rPr>
              </w:rPrChange>
            </w:rPr>
            <w:delText>s</w:delText>
          </w:r>
        </w:del>
        <w:r w:rsidRPr="00833013">
          <w:rPr>
            <w:color w:val="FF0000"/>
            <w:szCs w:val="24"/>
            <w:highlight w:val="cyan"/>
            <w:rPrChange w:id="1993" w:author="Valeria Tapia " w:date="2026-10-04T22:48:00Z">
              <w:rPr>
                <w:color w:val="FF0000"/>
                <w:szCs w:val="24"/>
              </w:rPr>
            </w:rPrChange>
          </w:rPr>
          <w:t xml:space="preserve"> Electrónico</w:t>
        </w:r>
        <w:del w:id="1994" w:author="Valeria Tapia" w:date="2026-10-04T18:33:00Z">
          <w:r w:rsidRPr="00833013" w:rsidDel="00B438E8">
            <w:rPr>
              <w:color w:val="FF0000"/>
              <w:szCs w:val="24"/>
              <w:highlight w:val="cyan"/>
              <w:rPrChange w:id="1995" w:author="Valeria Tapia " w:date="2026-10-04T22:48:00Z">
                <w:rPr>
                  <w:color w:val="FF0000"/>
                  <w:szCs w:val="24"/>
                </w:rPr>
              </w:rPrChange>
            </w:rPr>
            <w:delText>s</w:delText>
          </w:r>
        </w:del>
        <w:del w:id="1996" w:author="Valeria Tapia " w:date="2026-10-04T22:47:00Z">
          <w:r w:rsidRPr="00833013" w:rsidDel="00833013">
            <w:rPr>
              <w:color w:val="FF0000"/>
              <w:szCs w:val="24"/>
              <w:highlight w:val="cyan"/>
              <w:rPrChange w:id="1997" w:author="Valeria Tapia " w:date="2026-10-04T22:48:00Z">
                <w:rPr>
                  <w:color w:val="FF0000"/>
                  <w:szCs w:val="24"/>
                </w:rPr>
              </w:rPrChange>
            </w:rPr>
            <w:delText xml:space="preserve"> </w:delText>
          </w:r>
        </w:del>
      </w:ins>
      <w:ins w:id="1998" w:author="Valeria Tapia" w:date="2026-10-04T18:34:00Z">
        <w:del w:id="1999" w:author="Valeria Tapia " w:date="2026-10-04T22:47:00Z">
          <w:r w:rsidR="00B438E8" w:rsidRPr="00833013" w:rsidDel="00833013">
            <w:rPr>
              <w:color w:val="FF0000"/>
              <w:szCs w:val="24"/>
              <w:highlight w:val="cyan"/>
              <w:rPrChange w:id="2000" w:author="Valeria Tapia " w:date="2026-10-04T22:48:00Z">
                <w:rPr>
                  <w:color w:val="FF0000"/>
                  <w:szCs w:val="24"/>
                </w:rPr>
              </w:rPrChange>
            </w:rPr>
            <w:delText xml:space="preserve">en la </w:delText>
          </w:r>
        </w:del>
      </w:ins>
      <w:ins w:id="2001" w:author="Valeria Tapia" w:date="2026-09-24T12:05:00Z">
        <w:r w:rsidRPr="00833013">
          <w:rPr>
            <w:color w:val="FF0000"/>
            <w:szCs w:val="24"/>
            <w:highlight w:val="cyan"/>
            <w:rPrChange w:id="2002" w:author="Valeria Tapia " w:date="2026-10-04T22:48:00Z">
              <w:rPr>
                <w:color w:val="FF0000"/>
                <w:szCs w:val="24"/>
              </w:rPr>
            </w:rPrChange>
          </w:rPr>
          <w:t>VUCE.</w:t>
        </w:r>
      </w:ins>
    </w:p>
    <w:p w14:paraId="6EE58668" w14:textId="5F3274D9" w:rsidR="00072D11" w:rsidRPr="00833013" w:rsidRDefault="00072D11" w:rsidP="00072D11">
      <w:pPr>
        <w:pStyle w:val="Prrafodelista"/>
        <w:numPr>
          <w:ilvl w:val="0"/>
          <w:numId w:val="22"/>
        </w:numPr>
        <w:rPr>
          <w:ins w:id="2003" w:author="Valeria Tapia" w:date="2026-09-24T12:05:00Z"/>
          <w:color w:val="FF0000"/>
          <w:szCs w:val="24"/>
          <w:highlight w:val="cyan"/>
          <w:rPrChange w:id="2004" w:author="Valeria Tapia " w:date="2026-10-04T22:48:00Z">
            <w:rPr>
              <w:ins w:id="2005" w:author="Valeria Tapia" w:date="2026-09-24T12:05:00Z"/>
              <w:color w:val="FF0000"/>
              <w:szCs w:val="24"/>
            </w:rPr>
          </w:rPrChange>
        </w:rPr>
      </w:pPr>
      <w:ins w:id="2006" w:author="Valeria Tapia" w:date="2026-09-24T12:05:00Z">
        <w:r w:rsidRPr="00833013">
          <w:rPr>
            <w:color w:val="FF0000"/>
            <w:szCs w:val="24"/>
            <w:highlight w:val="cyan"/>
            <w:rPrChange w:id="2007" w:author="Valeria Tapia " w:date="2026-10-04T22:48:00Z">
              <w:rPr>
                <w:color w:val="FF0000"/>
                <w:szCs w:val="24"/>
              </w:rPr>
            </w:rPrChange>
          </w:rPr>
          <w:t>Establecer los estándares y mecanismos técnicos para la interoperabilidad entre la VUCE y los sistemas institucionales de las EPEs</w:t>
        </w:r>
      </w:ins>
      <w:ins w:id="2008" w:author="Valeria Tapia" w:date="2026-10-04T18:34:00Z">
        <w:r w:rsidR="00B438E8" w:rsidRPr="00833013">
          <w:rPr>
            <w:color w:val="FF0000"/>
            <w:szCs w:val="24"/>
            <w:highlight w:val="cyan"/>
            <w:rPrChange w:id="2009" w:author="Valeria Tapia " w:date="2026-10-04T22:48:00Z">
              <w:rPr>
                <w:color w:val="FF0000"/>
                <w:szCs w:val="24"/>
              </w:rPr>
            </w:rPrChange>
          </w:rPr>
          <w:t xml:space="preserve"> </w:t>
        </w:r>
      </w:ins>
      <w:ins w:id="2010" w:author="Valeria Tapia" w:date="2026-10-04T18:35:00Z">
        <w:r w:rsidR="00B438E8" w:rsidRPr="00833013">
          <w:rPr>
            <w:color w:val="FF0000"/>
            <w:szCs w:val="24"/>
            <w:highlight w:val="cyan"/>
            <w:rPrChange w:id="2011" w:author="Valeria Tapia " w:date="2026-10-04T22:48:00Z">
              <w:rPr>
                <w:color w:val="FF0000"/>
                <w:szCs w:val="24"/>
              </w:rPr>
            </w:rPrChange>
          </w:rPr>
          <w:t>o el módulo estándar (cuando corresponda)</w:t>
        </w:r>
      </w:ins>
      <w:ins w:id="2012" w:author="Valeria Tapia" w:date="2026-09-24T12:05:00Z">
        <w:r w:rsidRPr="00833013">
          <w:rPr>
            <w:color w:val="FF0000"/>
            <w:szCs w:val="24"/>
            <w:highlight w:val="cyan"/>
            <w:rPrChange w:id="2013" w:author="Valeria Tapia " w:date="2026-10-04T22:48:00Z">
              <w:rPr>
                <w:color w:val="FF0000"/>
                <w:szCs w:val="24"/>
              </w:rPr>
            </w:rPrChange>
          </w:rPr>
          <w:t>.</w:t>
        </w:r>
      </w:ins>
    </w:p>
    <w:p w14:paraId="763D7265" w14:textId="267F99EA" w:rsidR="00072D11" w:rsidRPr="00833013" w:rsidRDefault="00072D11" w:rsidP="00072D11">
      <w:pPr>
        <w:pStyle w:val="Prrafodelista"/>
        <w:numPr>
          <w:ilvl w:val="0"/>
          <w:numId w:val="22"/>
        </w:numPr>
        <w:rPr>
          <w:color w:val="FF0000"/>
          <w:szCs w:val="24"/>
          <w:highlight w:val="cyan"/>
          <w:rPrChange w:id="2014" w:author="Valeria Tapia " w:date="2026-10-04T22:48:00Z">
            <w:rPr>
              <w:szCs w:val="24"/>
            </w:rPr>
          </w:rPrChange>
        </w:rPr>
      </w:pPr>
      <w:ins w:id="2015" w:author="Valeria Tapia" w:date="2026-09-24T12:05:00Z">
        <w:r w:rsidRPr="00833013">
          <w:rPr>
            <w:color w:val="FF0000"/>
            <w:szCs w:val="24"/>
            <w:highlight w:val="cyan"/>
            <w:rPrChange w:id="2016" w:author="Valeria Tapia " w:date="2026-10-04T22:48:00Z">
              <w:rPr>
                <w:color w:val="FF0000"/>
                <w:szCs w:val="24"/>
              </w:rPr>
            </w:rPrChange>
          </w:rPr>
          <w:t>Establecer las condiciones técnicas de acceso de las EPEs a la información de los expedientes correspondientes a sus trámites.</w:t>
        </w:r>
      </w:ins>
    </w:p>
    <w:p w14:paraId="50F638DE" w14:textId="32CA2F8B" w:rsidR="007250D1" w:rsidRPr="00F073C2" w:rsidRDefault="007250D1" w:rsidP="00DE605E">
      <w:pPr>
        <w:pStyle w:val="Prrafodelista"/>
        <w:ind w:left="720"/>
        <w:rPr>
          <w:szCs w:val="24"/>
          <w:lang w:val="es-MX"/>
        </w:rPr>
      </w:pPr>
    </w:p>
    <w:p w14:paraId="573D5CF9" w14:textId="2D759C2A" w:rsidR="005442DD" w:rsidRPr="00F073C2" w:rsidRDefault="007250D1" w:rsidP="00DE605E">
      <w:pPr>
        <w:pStyle w:val="Ttulo5"/>
        <w:numPr>
          <w:ilvl w:val="0"/>
          <w:numId w:val="5"/>
        </w:numPr>
        <w:tabs>
          <w:tab w:val="left" w:pos="1701"/>
          <w:tab w:val="num" w:pos="4933"/>
          <w:tab w:val="num" w:pos="9044"/>
        </w:tabs>
        <w:ind w:left="0" w:firstLine="0"/>
        <w:rPr>
          <w:b/>
          <w:szCs w:val="24"/>
        </w:rPr>
      </w:pPr>
      <w:r w:rsidRPr="00F073C2">
        <w:rPr>
          <w:b/>
          <w:szCs w:val="24"/>
        </w:rPr>
        <w:t xml:space="preserve"> (RESPONSABILIDAD DE LA </w:t>
      </w:r>
      <w:r w:rsidRPr="00F073C2">
        <w:rPr>
          <w:b/>
          <w:szCs w:val="24"/>
          <w:lang w:val="es-MX"/>
        </w:rPr>
        <w:t>AGENCIA DE GOBIERNO ELECTRÓNICO Y TECNOLOGÍAS DE LA INFORMACIÓN Y COMUNICACIÓN</w:t>
      </w:r>
      <w:r w:rsidRPr="00F073C2">
        <w:rPr>
          <w:b/>
          <w:szCs w:val="24"/>
        </w:rPr>
        <w:t xml:space="preserve">). </w:t>
      </w:r>
      <w:r w:rsidRPr="00F073C2">
        <w:t>La AGETIC como entidad encargada del gobierno electrónico, tendrá la</w:t>
      </w:r>
      <w:r w:rsidR="005442DD" w:rsidRPr="00F073C2">
        <w:t xml:space="preserve">s siguientes </w:t>
      </w:r>
      <w:del w:id="2017" w:author="Valeria Tapia " w:date="2026-10-04T22:49:00Z">
        <w:r w:rsidRPr="00F073C2" w:rsidDel="00833013">
          <w:delText xml:space="preserve"> </w:delText>
        </w:r>
      </w:del>
      <w:r w:rsidRPr="00F073C2">
        <w:t>responsabilidad</w:t>
      </w:r>
      <w:r w:rsidR="005442DD" w:rsidRPr="00F073C2">
        <w:t>es:</w:t>
      </w:r>
      <w:r w:rsidR="00635FED" w:rsidRPr="00F073C2">
        <w:t xml:space="preserve"> </w:t>
      </w:r>
    </w:p>
    <w:p w14:paraId="4741166A" w14:textId="77777777" w:rsidR="00690038" w:rsidRPr="00DE605E" w:rsidRDefault="00690038" w:rsidP="00DE605E">
      <w:pPr>
        <w:rPr>
          <w:lang w:val="es-MX"/>
        </w:rPr>
      </w:pPr>
    </w:p>
    <w:p w14:paraId="4A145A0E" w14:textId="475E2682" w:rsidR="005442DD" w:rsidRPr="00F073C2" w:rsidRDefault="005442DD" w:rsidP="00DE605E">
      <w:pPr>
        <w:pStyle w:val="Prrafodelista"/>
        <w:numPr>
          <w:ilvl w:val="0"/>
          <w:numId w:val="92"/>
        </w:numPr>
        <w:rPr>
          <w:lang w:val="es-MX"/>
        </w:rPr>
      </w:pPr>
      <w:r w:rsidRPr="00F073C2">
        <w:rPr>
          <w:lang w:val="es-MX"/>
        </w:rPr>
        <w:t>G</w:t>
      </w:r>
      <w:r w:rsidR="007250D1" w:rsidRPr="00F073C2">
        <w:rPr>
          <w:lang w:val="es-MX"/>
        </w:rPr>
        <w:t xml:space="preserve">arantizar </w:t>
      </w:r>
      <w:ins w:id="2018" w:author="Valeria Tapia" w:date="2026-10-04T18:39:00Z">
        <w:r w:rsidR="00046131" w:rsidRPr="00833013">
          <w:rPr>
            <w:highlight w:val="cyan"/>
            <w:lang w:val="es-MX"/>
            <w:rPrChange w:id="2019" w:author="Valeria Tapia " w:date="2026-10-04T22:48:00Z">
              <w:rPr>
                <w:lang w:val="es-MX"/>
              </w:rPr>
            </w:rPrChange>
          </w:rPr>
          <w:t>de manera ininterrumpida</w:t>
        </w:r>
        <w:r w:rsidR="00046131">
          <w:rPr>
            <w:lang w:val="es-MX"/>
          </w:rPr>
          <w:t xml:space="preserve"> </w:t>
        </w:r>
      </w:ins>
      <w:r w:rsidR="00B70A02" w:rsidRPr="00DE605E">
        <w:rPr>
          <w:lang w:val="es-MX"/>
        </w:rPr>
        <w:t xml:space="preserve">la disponibilidad de </w:t>
      </w:r>
      <w:r w:rsidR="00E678CC" w:rsidRPr="00DE605E">
        <w:rPr>
          <w:lang w:val="es-MX"/>
        </w:rPr>
        <w:t>los servicios del</w:t>
      </w:r>
      <w:r w:rsidR="007250D1" w:rsidRPr="00F073C2">
        <w:rPr>
          <w:lang w:val="es-MX"/>
        </w:rPr>
        <w:t xml:space="preserve"> gobierno electrónico </w:t>
      </w:r>
      <w:r w:rsidR="00E678CC" w:rsidRPr="00F073C2">
        <w:rPr>
          <w:lang w:val="es-MX"/>
        </w:rPr>
        <w:t>habilitados</w:t>
      </w:r>
      <w:r w:rsidR="00E678CC" w:rsidRPr="00DE605E">
        <w:rPr>
          <w:lang w:val="es-MX"/>
        </w:rPr>
        <w:t xml:space="preserve">, tales </w:t>
      </w:r>
      <w:r w:rsidR="007250D1" w:rsidRPr="00F073C2">
        <w:rPr>
          <w:lang w:val="es-MX"/>
        </w:rPr>
        <w:t>como ciudadanía digital, pasarela de pagos, aprobación y validación de documentos, entre otros</w:t>
      </w:r>
      <w:r w:rsidRPr="00F073C2">
        <w:rPr>
          <w:lang w:val="es-MX"/>
        </w:rPr>
        <w:t>.</w:t>
      </w:r>
    </w:p>
    <w:p w14:paraId="40AC6126" w14:textId="73DAD59C" w:rsidR="005442DD" w:rsidRPr="00F073C2" w:rsidRDefault="005442DD" w:rsidP="00DE605E">
      <w:pPr>
        <w:pStyle w:val="Prrafodelista"/>
        <w:numPr>
          <w:ilvl w:val="0"/>
          <w:numId w:val="92"/>
        </w:numPr>
        <w:rPr>
          <w:lang w:val="es-MX"/>
        </w:rPr>
      </w:pPr>
      <w:r w:rsidRPr="00F073C2">
        <w:rPr>
          <w:lang w:val="es-MX"/>
        </w:rPr>
        <w:t>R</w:t>
      </w:r>
      <w:r w:rsidR="007250D1" w:rsidRPr="00F073C2">
        <w:rPr>
          <w:lang w:val="es-MX"/>
        </w:rPr>
        <w:t>ealizar los ajustes necesarios</w:t>
      </w:r>
      <w:r w:rsidR="00245FCC" w:rsidRPr="00F073C2">
        <w:rPr>
          <w:lang w:val="es-MX"/>
        </w:rPr>
        <w:t xml:space="preserve"> </w:t>
      </w:r>
      <w:r w:rsidR="00E055A2" w:rsidRPr="00F073C2">
        <w:rPr>
          <w:lang w:val="es-MX"/>
        </w:rPr>
        <w:t>en los servicios</w:t>
      </w:r>
      <w:r w:rsidR="00245FCC" w:rsidRPr="00F073C2">
        <w:rPr>
          <w:lang w:val="es-MX"/>
        </w:rPr>
        <w:t xml:space="preserve"> del gobierno electrónico </w:t>
      </w:r>
      <w:r w:rsidR="007250D1" w:rsidRPr="00F073C2">
        <w:rPr>
          <w:lang w:val="es-MX"/>
        </w:rPr>
        <w:t>para implementar trámites en la VUCE.</w:t>
      </w:r>
      <w:r w:rsidRPr="00F073C2">
        <w:rPr>
          <w:lang w:val="es-MX"/>
        </w:rPr>
        <w:t xml:space="preserve"> </w:t>
      </w:r>
    </w:p>
    <w:p w14:paraId="65B8ED50" w14:textId="50314B6D" w:rsidR="00E055A2" w:rsidRPr="00DE605E" w:rsidRDefault="00E055A2" w:rsidP="00DE605E">
      <w:pPr>
        <w:pStyle w:val="Prrafodelista"/>
        <w:numPr>
          <w:ilvl w:val="0"/>
          <w:numId w:val="92"/>
        </w:numPr>
        <w:rPr>
          <w:lang w:val="es-MX"/>
        </w:rPr>
      </w:pPr>
      <w:del w:id="2020" w:author="Valeria Tapia" w:date="2026-09-18T15:45:00Z">
        <w:r w:rsidRPr="00DE605E" w:rsidDel="004E3345">
          <w:delText>Deberán designar y c</w:delText>
        </w:r>
      </w:del>
      <w:ins w:id="2021" w:author="Valeria Tapia" w:date="2026-09-18T15:45:00Z">
        <w:r w:rsidR="004E3345">
          <w:t>C</w:t>
        </w:r>
      </w:ins>
      <w:r w:rsidRPr="00DE605E">
        <w:t xml:space="preserve">omunicar a la AN, a través del correo electrónico </w:t>
      </w:r>
      <w:hyperlink r:id="rId12" w:history="1">
        <w:r w:rsidRPr="00DE605E">
          <w:rPr>
            <w:rStyle w:val="Hipervnculo"/>
            <w:szCs w:val="24"/>
          </w:rPr>
          <w:t>contacto.entidades@vuce.gob.bo</w:t>
        </w:r>
      </w:hyperlink>
      <w:r w:rsidRPr="00DE605E">
        <w:t>, los datos personales de los puntos focales VUCE</w:t>
      </w:r>
      <w:ins w:id="2022" w:author="Valeria Tapia" w:date="2026-09-18T15:45:00Z">
        <w:r w:rsidR="004E3345">
          <w:t>.</w:t>
        </w:r>
      </w:ins>
    </w:p>
    <w:p w14:paraId="3027D201" w14:textId="77777777" w:rsidR="00046131" w:rsidRDefault="005442DD" w:rsidP="00DE605E">
      <w:pPr>
        <w:pStyle w:val="Prrafodelista"/>
        <w:numPr>
          <w:ilvl w:val="0"/>
          <w:numId w:val="92"/>
        </w:numPr>
        <w:rPr>
          <w:ins w:id="2023" w:author="Valeria Tapia" w:date="2026-10-04T18:38:00Z"/>
          <w:lang w:val="es-MX"/>
        </w:rPr>
      </w:pPr>
      <w:r w:rsidRPr="00F073C2">
        <w:rPr>
          <w:lang w:val="es-MX"/>
        </w:rPr>
        <w:t xml:space="preserve">Efectuar capacitaciones al personal de la AN, </w:t>
      </w:r>
      <w:r w:rsidR="00245FCC" w:rsidRPr="00F073C2">
        <w:rPr>
          <w:lang w:val="es-MX"/>
        </w:rPr>
        <w:t>las EPEs y al</w:t>
      </w:r>
      <w:r w:rsidRPr="00F073C2">
        <w:rPr>
          <w:lang w:val="es-MX"/>
        </w:rPr>
        <w:t xml:space="preserve"> </w:t>
      </w:r>
      <w:r w:rsidR="007D6AC8" w:rsidRPr="00F073C2">
        <w:rPr>
          <w:lang w:val="es-MX"/>
        </w:rPr>
        <w:t xml:space="preserve">Usuario </w:t>
      </w:r>
      <w:r w:rsidRPr="00F073C2">
        <w:rPr>
          <w:lang w:val="es-MX"/>
        </w:rPr>
        <w:t>VUCE</w:t>
      </w:r>
      <w:r w:rsidR="00326E88">
        <w:rPr>
          <w:lang w:val="es-MX"/>
        </w:rPr>
        <w:t xml:space="preserve"> en el marco de sus competencias</w:t>
      </w:r>
    </w:p>
    <w:p w14:paraId="42329D40" w14:textId="443792E0" w:rsidR="005442DD" w:rsidRPr="00F073C2" w:rsidDel="00046131" w:rsidRDefault="005442DD" w:rsidP="009E68A7">
      <w:pPr>
        <w:pStyle w:val="Prrafodelista"/>
        <w:numPr>
          <w:ilvl w:val="0"/>
          <w:numId w:val="92"/>
        </w:numPr>
        <w:rPr>
          <w:del w:id="2024" w:author="Valeria Tapia" w:date="2026-10-04T18:39:00Z"/>
          <w:lang w:val="es-MX"/>
        </w:rPr>
      </w:pPr>
      <w:del w:id="2025" w:author="Valeria Tapia" w:date="2026-10-04T18:39:00Z">
        <w:r w:rsidRPr="00202084" w:rsidDel="00046131">
          <w:rPr>
            <w:lang w:val="es-MX"/>
          </w:rPr>
          <w:delText>.</w:delText>
        </w:r>
      </w:del>
    </w:p>
    <w:p w14:paraId="422D9D26" w14:textId="0E2776C2" w:rsidR="00062BB1" w:rsidRPr="00202084" w:rsidRDefault="005442DD" w:rsidP="00202084">
      <w:pPr>
        <w:pStyle w:val="Prrafodelista"/>
        <w:numPr>
          <w:ilvl w:val="0"/>
          <w:numId w:val="92"/>
        </w:numPr>
        <w:rPr>
          <w:lang w:val="es-MX"/>
        </w:rPr>
      </w:pPr>
      <w:r w:rsidRPr="00202084">
        <w:rPr>
          <w:lang w:val="es-MX"/>
        </w:rPr>
        <w:t xml:space="preserve">Brindar asistencia y soporte técnico </w:t>
      </w:r>
      <w:ins w:id="2026" w:author="Valeria Tapia" w:date="2026-09-18T15:47:00Z">
        <w:r w:rsidR="004E3345" w:rsidRPr="00202084">
          <w:rPr>
            <w:lang w:val="es-MX"/>
          </w:rPr>
          <w:t xml:space="preserve">de manera ininterrumpida </w:t>
        </w:r>
      </w:ins>
      <w:r w:rsidRPr="00202084">
        <w:rPr>
          <w:lang w:val="es-MX"/>
        </w:rPr>
        <w:t>a</w:t>
      </w:r>
      <w:r w:rsidR="00325507" w:rsidRPr="00202084">
        <w:rPr>
          <w:lang w:val="es-MX"/>
        </w:rPr>
        <w:t xml:space="preserve"> la AN y</w:t>
      </w:r>
      <w:r w:rsidRPr="00202084">
        <w:rPr>
          <w:lang w:val="es-MX"/>
        </w:rPr>
        <w:t xml:space="preserve"> las EPEs en el marco de sus competencias.</w:t>
      </w:r>
    </w:p>
    <w:p w14:paraId="00FA18B1" w14:textId="32034DDE" w:rsidR="005442DD" w:rsidRPr="00F073C2" w:rsidDel="009C5658" w:rsidRDefault="005264B8" w:rsidP="007D0B3E">
      <w:pPr>
        <w:pStyle w:val="Prrafodelista"/>
        <w:numPr>
          <w:ilvl w:val="0"/>
          <w:numId w:val="92"/>
        </w:numPr>
        <w:tabs>
          <w:tab w:val="center" w:pos="4731"/>
        </w:tabs>
        <w:rPr>
          <w:del w:id="2027" w:author="Valeria Tapia" w:date="2026-10-04T18:40:00Z"/>
          <w:lang w:val="es-MX"/>
        </w:rPr>
      </w:pPr>
      <w:r w:rsidRPr="00202084">
        <w:rPr>
          <w:lang w:val="es-MX"/>
        </w:rPr>
        <w:t xml:space="preserve">Establecer </w:t>
      </w:r>
      <w:ins w:id="2028" w:author="Valeria Tapia " w:date="2026-10-04T22:49:00Z">
        <w:r w:rsidR="00833013" w:rsidRPr="00833013">
          <w:rPr>
            <w:highlight w:val="cyan"/>
            <w:lang w:val="es-MX"/>
            <w:rPrChange w:id="2029" w:author="Valeria Tapia " w:date="2026-10-04T22:49:00Z">
              <w:rPr>
                <w:lang w:val="es-MX"/>
              </w:rPr>
            </w:rPrChange>
          </w:rPr>
          <w:t>y comunicar</w:t>
        </w:r>
        <w:r w:rsidR="00833013">
          <w:rPr>
            <w:lang w:val="es-MX"/>
          </w:rPr>
          <w:t xml:space="preserve"> </w:t>
        </w:r>
      </w:ins>
      <w:r w:rsidR="00107151" w:rsidRPr="00202084">
        <w:rPr>
          <w:lang w:val="es-MX"/>
        </w:rPr>
        <w:t>el Plan</w:t>
      </w:r>
      <w:r w:rsidRPr="00202084">
        <w:rPr>
          <w:lang w:val="es-MX"/>
        </w:rPr>
        <w:t xml:space="preserve"> de contingencia para su aplicación ante eventos inesperados o interrupciones que afecten la continuidad de las operaciones en el marco de sus competencias</w:t>
      </w:r>
      <w:r w:rsidR="00D5126D" w:rsidRPr="00202084">
        <w:rPr>
          <w:lang w:val="es-MX"/>
        </w:rPr>
        <w:t>.</w:t>
      </w:r>
      <w:r w:rsidRPr="00202084" w:rsidDel="005264B8">
        <w:rPr>
          <w:lang w:val="es-MX"/>
        </w:rPr>
        <w:t xml:space="preserve"> </w:t>
      </w:r>
    </w:p>
    <w:p w14:paraId="473F3549" w14:textId="14A45BD8" w:rsidR="007250D1" w:rsidRPr="00202084" w:rsidRDefault="00AF7AE4">
      <w:pPr>
        <w:pStyle w:val="Prrafodelista"/>
        <w:numPr>
          <w:ilvl w:val="0"/>
          <w:numId w:val="92"/>
        </w:numPr>
        <w:tabs>
          <w:tab w:val="center" w:pos="4731"/>
        </w:tabs>
        <w:rPr>
          <w:lang w:val="es-MX"/>
        </w:rPr>
        <w:pPrChange w:id="2030" w:author="Valeria Tapia" w:date="2026-10-04T18:40:00Z">
          <w:pPr>
            <w:tabs>
              <w:tab w:val="center" w:pos="4731"/>
            </w:tabs>
          </w:pPr>
        </w:pPrChange>
      </w:pPr>
      <w:del w:id="2031" w:author="Valeria Tapia" w:date="2026-10-04T18:40:00Z">
        <w:r w:rsidRPr="00202084" w:rsidDel="009C5658">
          <w:rPr>
            <w:lang w:val="es-MX"/>
          </w:rPr>
          <w:tab/>
        </w:r>
      </w:del>
    </w:p>
    <w:p w14:paraId="5EEC0942" w14:textId="07735305" w:rsidR="007250D1" w:rsidRPr="00F073C2" w:rsidRDefault="007250D1" w:rsidP="008C3980">
      <w:pPr>
        <w:pStyle w:val="Ttulo5"/>
        <w:numPr>
          <w:ilvl w:val="0"/>
          <w:numId w:val="5"/>
        </w:numPr>
        <w:tabs>
          <w:tab w:val="left" w:pos="1701"/>
          <w:tab w:val="num" w:pos="4933"/>
          <w:tab w:val="num" w:pos="9044"/>
        </w:tabs>
        <w:ind w:left="0" w:firstLine="0"/>
      </w:pPr>
      <w:r w:rsidRPr="00F073C2">
        <w:rPr>
          <w:b/>
          <w:szCs w:val="24"/>
        </w:rPr>
        <w:t xml:space="preserve">(RESPONSABILIDAD DEL </w:t>
      </w:r>
      <w:r w:rsidR="007D6AC8" w:rsidRPr="00F073C2">
        <w:rPr>
          <w:b/>
          <w:szCs w:val="24"/>
        </w:rPr>
        <w:t>USUARIO VUCE</w:t>
      </w:r>
      <w:r w:rsidRPr="00F073C2">
        <w:rPr>
          <w:b/>
          <w:szCs w:val="24"/>
        </w:rPr>
        <w:t xml:space="preserve">). </w:t>
      </w:r>
      <w:r w:rsidRPr="00F073C2">
        <w:t xml:space="preserve">El </w:t>
      </w:r>
      <w:r w:rsidR="007D6AC8" w:rsidRPr="00F073C2">
        <w:t>Usuario VUCE</w:t>
      </w:r>
      <w:r w:rsidRPr="00F073C2">
        <w:t xml:space="preserve"> debe:</w:t>
      </w:r>
    </w:p>
    <w:p w14:paraId="202C1DB8" w14:textId="77777777" w:rsidR="007250D1" w:rsidRPr="00F073C2" w:rsidRDefault="007250D1" w:rsidP="007250D1"/>
    <w:p w14:paraId="7569FD3E" w14:textId="1313D538" w:rsidR="00A10063" w:rsidRPr="00F073C2" w:rsidRDefault="00A10063" w:rsidP="004E3345">
      <w:pPr>
        <w:pStyle w:val="Prrafodelista"/>
        <w:numPr>
          <w:ilvl w:val="0"/>
          <w:numId w:val="42"/>
        </w:numPr>
      </w:pPr>
      <w:r w:rsidRPr="00613E2B">
        <w:rPr>
          <w:highlight w:val="green"/>
          <w:rPrChange w:id="2032" w:author="Valeria Tapia " w:date="2026-10-04T23:26:00Z">
            <w:rPr/>
          </w:rPrChange>
        </w:rPr>
        <w:lastRenderedPageBreak/>
        <w:t xml:space="preserve">Gestionar su registro y habilitación </w:t>
      </w:r>
      <w:r w:rsidR="00D345F7" w:rsidRPr="00613E2B">
        <w:rPr>
          <w:highlight w:val="green"/>
          <w:rPrChange w:id="2033" w:author="Valeria Tapia " w:date="2026-10-04T23:26:00Z">
            <w:rPr/>
          </w:rPrChange>
        </w:rPr>
        <w:t>como OCE ante la AN</w:t>
      </w:r>
      <w:ins w:id="2034" w:author="Valeria Tapia" w:date="2026-09-18T15:50:00Z">
        <w:r w:rsidR="004E3345" w:rsidRPr="00613E2B">
          <w:rPr>
            <w:highlight w:val="green"/>
            <w:rPrChange w:id="2035" w:author="Valeria Tapia " w:date="2026-10-04T23:26:00Z">
              <w:rPr/>
            </w:rPrChange>
          </w:rPr>
          <w:t>; y cuando corresponda</w:t>
        </w:r>
      </w:ins>
      <w:r w:rsidR="00E055A2" w:rsidRPr="00613E2B">
        <w:rPr>
          <w:highlight w:val="green"/>
          <w:rPrChange w:id="2036" w:author="Valeria Tapia " w:date="2026-10-04T23:26:00Z">
            <w:rPr/>
          </w:rPrChange>
        </w:rPr>
        <w:t xml:space="preserve"> </w:t>
      </w:r>
      <w:del w:id="2037" w:author="Valeria Tapia" w:date="2026-09-18T15:50:00Z">
        <w:r w:rsidR="00E055A2" w:rsidRPr="00613E2B" w:rsidDel="004E3345">
          <w:rPr>
            <w:highlight w:val="green"/>
            <w:rPrChange w:id="2038" w:author="Valeria Tapia " w:date="2026-10-04T23:26:00Z">
              <w:rPr/>
            </w:rPrChange>
          </w:rPr>
          <w:delText xml:space="preserve">u </w:delText>
        </w:r>
      </w:del>
      <w:r w:rsidR="00E055A2" w:rsidRPr="00613E2B">
        <w:rPr>
          <w:highlight w:val="green"/>
          <w:rPrChange w:id="2039" w:author="Valeria Tapia " w:date="2026-10-04T23:26:00Z">
            <w:rPr/>
          </w:rPrChange>
        </w:rPr>
        <w:t xml:space="preserve">obtener </w:t>
      </w:r>
      <w:r w:rsidR="00D345F7" w:rsidRPr="00613E2B">
        <w:rPr>
          <w:highlight w:val="green"/>
          <w:rPrChange w:id="2040" w:author="Valeria Tapia " w:date="2026-10-04T23:26:00Z">
            <w:rPr/>
          </w:rPrChange>
        </w:rPr>
        <w:t xml:space="preserve">la Ciudadanía Digital con </w:t>
      </w:r>
      <w:r w:rsidR="00E055A2" w:rsidRPr="00613E2B">
        <w:rPr>
          <w:highlight w:val="green"/>
          <w:rPrChange w:id="2041" w:author="Valeria Tapia " w:date="2026-10-04T23:26:00Z">
            <w:rPr/>
          </w:rPrChange>
        </w:rPr>
        <w:t xml:space="preserve">la </w:t>
      </w:r>
      <w:r w:rsidR="00D345F7" w:rsidRPr="00613E2B">
        <w:rPr>
          <w:highlight w:val="green"/>
          <w:rPrChange w:id="2042" w:author="Valeria Tapia " w:date="2026-10-04T23:26:00Z">
            <w:rPr/>
          </w:rPrChange>
        </w:rPr>
        <w:t>AGETIC</w:t>
      </w:r>
      <w:r w:rsidR="00AE4C72" w:rsidRPr="00613E2B">
        <w:rPr>
          <w:highlight w:val="green"/>
          <w:rPrChange w:id="2043" w:author="Valeria Tapia " w:date="2026-10-04T23:26:00Z">
            <w:rPr/>
          </w:rPrChange>
        </w:rPr>
        <w:t>, para su autenticación en la VUCE</w:t>
      </w:r>
      <w:ins w:id="2044" w:author="Valeria Tapia" w:date="2026-09-18T15:51:00Z">
        <w:r w:rsidR="004E3345" w:rsidRPr="00613E2B">
          <w:rPr>
            <w:highlight w:val="green"/>
            <w:rPrChange w:id="2045" w:author="Valeria Tapia " w:date="2026-10-04T23:26:00Z">
              <w:rPr/>
            </w:rPrChange>
          </w:rPr>
          <w:t xml:space="preserve"> u otro registro especifico</w:t>
        </w:r>
      </w:ins>
      <w:ins w:id="2046" w:author="Valeria Tapia " w:date="2026-10-04T22:50:00Z">
        <w:r w:rsidR="00833013" w:rsidRPr="00613E2B">
          <w:rPr>
            <w:highlight w:val="green"/>
            <w:rPrChange w:id="2047" w:author="Valeria Tapia " w:date="2026-10-04T23:26:00Z">
              <w:rPr/>
            </w:rPrChange>
          </w:rPr>
          <w:t xml:space="preserve"> cuando la EPE</w:t>
        </w:r>
      </w:ins>
      <w:ins w:id="2048" w:author="Valeria Tapia" w:date="2026-09-18T15:51:00Z">
        <w:r w:rsidR="004E3345" w:rsidRPr="00613E2B">
          <w:rPr>
            <w:highlight w:val="green"/>
            <w:rPrChange w:id="2049" w:author="Valeria Tapia " w:date="2026-10-04T23:26:00Z">
              <w:rPr/>
            </w:rPrChange>
          </w:rPr>
          <w:t xml:space="preserve"> </w:t>
        </w:r>
      </w:ins>
      <w:ins w:id="2050" w:author="Valeria Tapia " w:date="2026-10-04T22:50:00Z">
        <w:r w:rsidR="00833013" w:rsidRPr="00613E2B">
          <w:rPr>
            <w:highlight w:val="green"/>
            <w:rPrChange w:id="2051" w:author="Valeria Tapia " w:date="2026-10-04T23:26:00Z">
              <w:rPr/>
            </w:rPrChange>
          </w:rPr>
          <w:t>as</w:t>
        </w:r>
      </w:ins>
      <w:ins w:id="2052" w:author="Valeria Tapia " w:date="2026-10-04T22:51:00Z">
        <w:r w:rsidR="00833013" w:rsidRPr="00613E2B">
          <w:rPr>
            <w:highlight w:val="green"/>
            <w:rPrChange w:id="2053" w:author="Valeria Tapia " w:date="2026-10-04T23:26:00Z">
              <w:rPr/>
            </w:rPrChange>
          </w:rPr>
          <w:t>í</w:t>
        </w:r>
      </w:ins>
      <w:ins w:id="2054" w:author="Valeria Tapia " w:date="2026-10-04T22:50:00Z">
        <w:r w:rsidR="00833013" w:rsidRPr="00613E2B">
          <w:rPr>
            <w:highlight w:val="green"/>
            <w:rPrChange w:id="2055" w:author="Valeria Tapia " w:date="2026-10-04T23:26:00Z">
              <w:rPr/>
            </w:rPrChange>
          </w:rPr>
          <w:t xml:space="preserve"> lo requiera</w:t>
        </w:r>
      </w:ins>
      <w:ins w:id="2056" w:author="Valeria Tapia" w:date="2026-09-18T15:51:00Z">
        <w:del w:id="2057" w:author="Valeria Tapia " w:date="2026-10-04T22:50:00Z">
          <w:r w:rsidR="004E3345" w:rsidRPr="00613E2B" w:rsidDel="00833013">
            <w:rPr>
              <w:highlight w:val="green"/>
              <w:rPrChange w:id="2058" w:author="Valeria Tapia " w:date="2026-10-04T23:26:00Z">
                <w:rPr/>
              </w:rPrChange>
            </w:rPr>
            <w:delText>de acuerdo a la entidad</w:delText>
          </w:r>
        </w:del>
        <w:r w:rsidR="004E3345" w:rsidRPr="00613E2B">
          <w:rPr>
            <w:highlight w:val="green"/>
            <w:rPrChange w:id="2059" w:author="Valeria Tapia " w:date="2026-10-04T23:26:00Z">
              <w:rPr/>
            </w:rPrChange>
          </w:rPr>
          <w:t xml:space="preserve"> </w:t>
        </w:r>
        <w:del w:id="2060" w:author="Valeria Tapia " w:date="2026-10-04T22:51:00Z">
          <w:r w:rsidR="004E3345" w:rsidRPr="00613E2B" w:rsidDel="00833013">
            <w:rPr>
              <w:highlight w:val="green"/>
              <w:rPrChange w:id="2061" w:author="Valeria Tapia " w:date="2026-10-04T23:26:00Z">
                <w:rPr/>
              </w:rPrChange>
            </w:rPr>
            <w:delText>correspondiente.</w:delText>
          </w:r>
        </w:del>
      </w:ins>
      <w:del w:id="2062" w:author="Valeria Tapia" w:date="2026-09-18T15:51:00Z">
        <w:r w:rsidRPr="00613E2B" w:rsidDel="004E3345">
          <w:rPr>
            <w:highlight w:val="green"/>
            <w:rPrChange w:id="2063" w:author="Valeria Tapia " w:date="2026-10-04T23:26:00Z">
              <w:rPr/>
            </w:rPrChange>
          </w:rPr>
          <w:delText>.</w:delText>
        </w:r>
      </w:del>
    </w:p>
    <w:p w14:paraId="577CCF2B" w14:textId="4BF994AA" w:rsidR="007250D1" w:rsidRPr="00F073C2" w:rsidRDefault="007250D1" w:rsidP="008C3980">
      <w:pPr>
        <w:pStyle w:val="Prrafodelista"/>
        <w:numPr>
          <w:ilvl w:val="0"/>
          <w:numId w:val="42"/>
        </w:numPr>
      </w:pPr>
      <w:r w:rsidRPr="00F073C2">
        <w:t xml:space="preserve">Realizar </w:t>
      </w:r>
      <w:r w:rsidRPr="00F073C2">
        <w:rPr>
          <w:szCs w:val="24"/>
          <w:lang w:val="es-MX"/>
        </w:rPr>
        <w:t>la solicitud de l</w:t>
      </w:r>
      <w:ins w:id="2064" w:author="Valeria Tapia" w:date="2026-09-18T16:15:00Z">
        <w:r w:rsidR="009066E8">
          <w:rPr>
            <w:szCs w:val="24"/>
            <w:lang w:val="es-MX"/>
          </w:rPr>
          <w:t>a</w:t>
        </w:r>
        <w:del w:id="2065" w:author="Valeria Tapia " w:date="2026-10-04T22:51:00Z">
          <w:r w:rsidR="009066E8" w:rsidDel="00833013">
            <w:rPr>
              <w:szCs w:val="24"/>
              <w:lang w:val="es-MX"/>
            </w:rPr>
            <w:delText>s</w:delText>
          </w:r>
        </w:del>
        <w:r w:rsidR="009066E8">
          <w:rPr>
            <w:szCs w:val="24"/>
            <w:lang w:val="es-MX"/>
          </w:rPr>
          <w:t xml:space="preserve"> APCO </w:t>
        </w:r>
      </w:ins>
      <w:del w:id="2066" w:author="Valeria Tapia" w:date="2026-09-18T16:15:00Z">
        <w:r w:rsidRPr="00F073C2" w:rsidDel="009066E8">
          <w:rPr>
            <w:szCs w:val="24"/>
            <w:lang w:val="es-MX"/>
          </w:rPr>
          <w:delText xml:space="preserve">os documentos requeridos para operaciones de comercio exterior a través de la VUCE </w:delText>
        </w:r>
      </w:del>
      <w:r w:rsidRPr="00F073C2">
        <w:rPr>
          <w:szCs w:val="24"/>
          <w:lang w:val="es-MX"/>
        </w:rPr>
        <w:t>cuando est</w:t>
      </w:r>
      <w:ins w:id="2067" w:author="Valeria Tapia" w:date="2026-09-18T16:16:00Z">
        <w:r w:rsidR="009066E8">
          <w:rPr>
            <w:szCs w:val="24"/>
            <w:lang w:val="es-MX"/>
          </w:rPr>
          <w:t>a</w:t>
        </w:r>
      </w:ins>
      <w:del w:id="2068" w:author="Valeria Tapia" w:date="2026-09-18T16:16:00Z">
        <w:r w:rsidRPr="00F073C2" w:rsidDel="009066E8">
          <w:rPr>
            <w:szCs w:val="24"/>
            <w:lang w:val="es-MX"/>
          </w:rPr>
          <w:delText>o</w:delText>
        </w:r>
      </w:del>
      <w:r w:rsidRPr="00F073C2">
        <w:rPr>
          <w:szCs w:val="24"/>
          <w:lang w:val="es-MX"/>
        </w:rPr>
        <w:t>s se encuentre</w:t>
      </w:r>
      <w:del w:id="2069" w:author="Valeria Tapia " w:date="2026-10-04T22:51:00Z">
        <w:r w:rsidRPr="00F073C2" w:rsidDel="00833013">
          <w:rPr>
            <w:szCs w:val="24"/>
            <w:lang w:val="es-MX"/>
          </w:rPr>
          <w:delText>n</w:delText>
        </w:r>
      </w:del>
      <w:r w:rsidRPr="00F073C2">
        <w:rPr>
          <w:szCs w:val="24"/>
          <w:lang w:val="es-MX"/>
        </w:rPr>
        <w:t xml:space="preserve"> </w:t>
      </w:r>
      <w:r w:rsidR="00245FCC" w:rsidRPr="00F073C2">
        <w:rPr>
          <w:szCs w:val="24"/>
          <w:lang w:val="es-MX"/>
        </w:rPr>
        <w:t>implementa</w:t>
      </w:r>
      <w:r w:rsidRPr="00F073C2">
        <w:rPr>
          <w:szCs w:val="24"/>
          <w:lang w:val="es-MX"/>
        </w:rPr>
        <w:t>d</w:t>
      </w:r>
      <w:ins w:id="2070" w:author="Valeria Tapia " w:date="2026-10-04T22:51:00Z">
        <w:r w:rsidR="00833013">
          <w:rPr>
            <w:szCs w:val="24"/>
            <w:lang w:val="es-MX"/>
          </w:rPr>
          <w:t>a</w:t>
        </w:r>
      </w:ins>
      <w:ins w:id="2071" w:author="Valeria Tapia" w:date="2026-09-18T16:16:00Z">
        <w:del w:id="2072" w:author="Valeria Tapia " w:date="2026-10-04T22:51:00Z">
          <w:r w:rsidR="009066E8" w:rsidDel="00833013">
            <w:rPr>
              <w:szCs w:val="24"/>
              <w:lang w:val="es-MX"/>
            </w:rPr>
            <w:delText>a</w:delText>
          </w:r>
        </w:del>
      </w:ins>
      <w:del w:id="2073" w:author="Valeria Tapia" w:date="2026-09-18T16:16:00Z">
        <w:r w:rsidRPr="00F073C2" w:rsidDel="009066E8">
          <w:rPr>
            <w:szCs w:val="24"/>
            <w:lang w:val="es-MX"/>
          </w:rPr>
          <w:delText>o</w:delText>
        </w:r>
      </w:del>
      <w:del w:id="2074" w:author="Valeria Tapia " w:date="2026-10-04T22:51:00Z">
        <w:r w:rsidRPr="00F073C2" w:rsidDel="00833013">
          <w:rPr>
            <w:szCs w:val="24"/>
            <w:lang w:val="es-MX"/>
          </w:rPr>
          <w:delText>s</w:delText>
        </w:r>
      </w:del>
      <w:r w:rsidRPr="00F073C2">
        <w:rPr>
          <w:szCs w:val="24"/>
          <w:lang w:val="es-MX"/>
        </w:rPr>
        <w:t>.</w:t>
      </w:r>
    </w:p>
    <w:p w14:paraId="17840A7A" w14:textId="2082E948" w:rsidR="007250D1" w:rsidRPr="00F073C2" w:rsidRDefault="007250D1" w:rsidP="001F26F8">
      <w:pPr>
        <w:pStyle w:val="Prrafodelista"/>
        <w:numPr>
          <w:ilvl w:val="0"/>
          <w:numId w:val="42"/>
        </w:numPr>
      </w:pPr>
      <w:r w:rsidRPr="00F073C2">
        <w:t xml:space="preserve">Presentar a través de la VUCE </w:t>
      </w:r>
      <w:r w:rsidR="00245FCC" w:rsidRPr="00F073C2">
        <w:t xml:space="preserve">la </w:t>
      </w:r>
      <w:r w:rsidRPr="00F073C2">
        <w:t>documentación e información requerida por la</w:t>
      </w:r>
      <w:del w:id="2075" w:author="Valeria Tapia " w:date="2026-10-04T22:51:00Z">
        <w:r w:rsidR="00454FC4" w:rsidRPr="00F073C2" w:rsidDel="00833013">
          <w:delText>s</w:delText>
        </w:r>
      </w:del>
      <w:r w:rsidRPr="00F073C2">
        <w:t xml:space="preserve"> </w:t>
      </w:r>
      <w:r w:rsidR="00454FC4" w:rsidRPr="00F073C2">
        <w:t>EPEs</w:t>
      </w:r>
      <w:ins w:id="2076" w:author="Valeria Tapia" w:date="2026-09-18T16:18:00Z">
        <w:r w:rsidR="009066E8">
          <w:t xml:space="preserve"> </w:t>
        </w:r>
        <w:r w:rsidR="009066E8" w:rsidRPr="006F669C">
          <w:rPr>
            <w:highlight w:val="cyan"/>
            <w:rPrChange w:id="2077" w:author="Valeria Tapia " w:date="2026-10-04T23:27:00Z">
              <w:rPr/>
            </w:rPrChange>
          </w:rPr>
          <w:t>y la AN</w:t>
        </w:r>
      </w:ins>
      <w:del w:id="2078" w:author="Valeria Tapia" w:date="2026-09-18T16:18:00Z">
        <w:r w:rsidRPr="00613E2B" w:rsidDel="009066E8">
          <w:rPr>
            <w:highlight w:val="green"/>
            <w:rPrChange w:id="2079" w:author="Valeria Tapia " w:date="2026-10-04T23:26:00Z">
              <w:rPr/>
            </w:rPrChange>
          </w:rPr>
          <w:delText>,</w:delText>
        </w:r>
      </w:del>
      <w:r w:rsidRPr="00F073C2">
        <w:t xml:space="preserve"> de manera completa, correcta, exacta y legible, en la forma, medios y plazos establecidos</w:t>
      </w:r>
      <w:r w:rsidR="001F26F8" w:rsidRPr="00F073C2">
        <w:t>.</w:t>
      </w:r>
    </w:p>
    <w:p w14:paraId="3F92B7CC" w14:textId="77777777" w:rsidR="007250D1" w:rsidRPr="00F073C2" w:rsidRDefault="007250D1" w:rsidP="008C3980">
      <w:pPr>
        <w:pStyle w:val="Prrafodelista"/>
        <w:numPr>
          <w:ilvl w:val="0"/>
          <w:numId w:val="42"/>
        </w:numPr>
      </w:pPr>
      <w:r w:rsidRPr="00F073C2">
        <w:t>Asumir la responsabilidad sobre la veracidad y exactitud de los documentos e información presentados a través de la VUCE.</w:t>
      </w:r>
    </w:p>
    <w:p w14:paraId="65383797" w14:textId="7302B8D5" w:rsidR="00907626" w:rsidRDefault="007250D1" w:rsidP="00DE605E">
      <w:pPr>
        <w:pStyle w:val="Prrafodelista"/>
        <w:numPr>
          <w:ilvl w:val="0"/>
          <w:numId w:val="42"/>
        </w:numPr>
        <w:tabs>
          <w:tab w:val="center" w:pos="4731"/>
        </w:tabs>
        <w:rPr>
          <w:ins w:id="2080" w:author="Valeria Tapia " w:date="2026-10-04T23:28:00Z"/>
        </w:rPr>
      </w:pPr>
      <w:r w:rsidRPr="00F073C2">
        <w:t>Subsanar las observaciones identificadas por la</w:t>
      </w:r>
      <w:r w:rsidR="00454FC4" w:rsidRPr="00F073C2">
        <w:t>s</w:t>
      </w:r>
      <w:r w:rsidRPr="00F073C2">
        <w:t xml:space="preserve"> </w:t>
      </w:r>
      <w:r w:rsidR="00454FC4" w:rsidRPr="00F073C2">
        <w:t>EPE</w:t>
      </w:r>
      <w:r w:rsidRPr="00F073C2">
        <w:t>s</w:t>
      </w:r>
      <w:ins w:id="2081" w:author="Valeria Tapia" w:date="2026-09-18T16:19:00Z">
        <w:r w:rsidR="009066E8">
          <w:t xml:space="preserve"> </w:t>
        </w:r>
        <w:r w:rsidR="009066E8" w:rsidRPr="006F669C">
          <w:rPr>
            <w:highlight w:val="cyan"/>
            <w:rPrChange w:id="2082" w:author="Valeria Tapia " w:date="2026-10-04T23:27:00Z">
              <w:rPr/>
            </w:rPrChange>
          </w:rPr>
          <w:t>y la AN</w:t>
        </w:r>
      </w:ins>
      <w:r w:rsidRPr="00F073C2">
        <w:t xml:space="preserve"> en los plazos y formas previstos para el efecto.</w:t>
      </w:r>
    </w:p>
    <w:p w14:paraId="1F785494" w14:textId="2F9C31DE" w:rsidR="006F669C" w:rsidRPr="006F669C" w:rsidRDefault="006F669C" w:rsidP="006F669C">
      <w:pPr>
        <w:pStyle w:val="Prrafodelista"/>
        <w:numPr>
          <w:ilvl w:val="0"/>
          <w:numId w:val="42"/>
        </w:numPr>
        <w:rPr>
          <w:ins w:id="2083" w:author="Valeria Tapia " w:date="2026-10-04T23:28:00Z"/>
          <w:color w:val="FF0000"/>
          <w:highlight w:val="cyan"/>
          <w:rPrChange w:id="2084" w:author="Valeria Tapia " w:date="2026-10-04T23:28:00Z">
            <w:rPr>
              <w:ins w:id="2085" w:author="Valeria Tapia " w:date="2026-10-04T23:28:00Z"/>
            </w:rPr>
          </w:rPrChange>
        </w:rPr>
      </w:pPr>
      <w:ins w:id="2086" w:author="Valeria Tapia " w:date="2026-10-04T23:28:00Z">
        <w:r w:rsidRPr="006F669C">
          <w:rPr>
            <w:color w:val="FF0000"/>
            <w:highlight w:val="cyan"/>
            <w:rPrChange w:id="2087" w:author="Valeria Tapia " w:date="2026-10-04T23:28:00Z">
              <w:rPr/>
            </w:rPrChange>
          </w:rPr>
          <w:t xml:space="preserve">Consultar </w:t>
        </w:r>
        <w:r>
          <w:rPr>
            <w:color w:val="FF0000"/>
            <w:highlight w:val="cyan"/>
          </w:rPr>
          <w:t xml:space="preserve">en </w:t>
        </w:r>
      </w:ins>
      <w:ins w:id="2088" w:author="Valeria Tapia " w:date="2026-10-04T23:29:00Z">
        <w:r>
          <w:rPr>
            <w:color w:val="FF0000"/>
            <w:highlight w:val="cyan"/>
          </w:rPr>
          <w:t xml:space="preserve">el Sistema VUCE, </w:t>
        </w:r>
      </w:ins>
      <w:ins w:id="2089" w:author="Valeria Tapia " w:date="2026-10-04T23:28:00Z">
        <w:r w:rsidRPr="006F669C">
          <w:rPr>
            <w:color w:val="FF0000"/>
            <w:highlight w:val="cyan"/>
            <w:rPrChange w:id="2090" w:author="Valeria Tapia " w:date="2026-10-04T23:28:00Z">
              <w:rPr/>
            </w:rPrChange>
          </w:rPr>
          <w:t>las notificaciones, observaciones, estados y dem</w:t>
        </w:r>
        <w:r w:rsidRPr="006F669C">
          <w:rPr>
            <w:rFonts w:hint="eastAsia"/>
            <w:color w:val="FF0000"/>
            <w:highlight w:val="cyan"/>
            <w:rPrChange w:id="2091" w:author="Valeria Tapia " w:date="2026-10-04T23:28:00Z">
              <w:rPr>
                <w:rFonts w:hint="eastAsia"/>
              </w:rPr>
            </w:rPrChange>
          </w:rPr>
          <w:t>á</w:t>
        </w:r>
        <w:r w:rsidRPr="006F669C">
          <w:rPr>
            <w:color w:val="FF0000"/>
            <w:highlight w:val="cyan"/>
            <w:rPrChange w:id="2092" w:author="Valeria Tapia " w:date="2026-10-04T23:28:00Z">
              <w:rPr/>
            </w:rPrChange>
          </w:rPr>
          <w:t xml:space="preserve">s actuaciones relacionadas con </w:t>
        </w:r>
      </w:ins>
      <w:ins w:id="2093" w:author="Valeria Tapia " w:date="2026-10-04T23:29:00Z">
        <w:r>
          <w:rPr>
            <w:color w:val="FF0000"/>
            <w:highlight w:val="cyan"/>
          </w:rPr>
          <w:t>el trámite APCO o servicio</w:t>
        </w:r>
      </w:ins>
      <w:ins w:id="2094" w:author="Valeria Tapia " w:date="2026-10-04T23:28:00Z">
        <w:r w:rsidRPr="006F669C">
          <w:rPr>
            <w:color w:val="FF0000"/>
            <w:highlight w:val="cyan"/>
            <w:rPrChange w:id="2095" w:author="Valeria Tapia " w:date="2026-10-04T23:28:00Z">
              <w:rPr/>
            </w:rPrChange>
          </w:rPr>
          <w:t xml:space="preserve">. </w:t>
        </w:r>
      </w:ins>
    </w:p>
    <w:p w14:paraId="631A5B95" w14:textId="08F7B54F" w:rsidR="004760CC" w:rsidRPr="00AA26AD" w:rsidDel="00833013" w:rsidRDefault="007250D1">
      <w:pPr>
        <w:pStyle w:val="Prrafodelista"/>
        <w:tabs>
          <w:tab w:val="center" w:pos="4731"/>
        </w:tabs>
        <w:ind w:left="720"/>
        <w:rPr>
          <w:del w:id="2096" w:author="Valeria Tapia " w:date="2026-10-04T22:53:00Z"/>
        </w:rPr>
        <w:pPrChange w:id="2097" w:author="Valeria Tapia" w:date="2026-10-05T08:43:00Z">
          <w:pPr>
            <w:pStyle w:val="Prrafodelista"/>
            <w:numPr>
              <w:numId w:val="42"/>
            </w:numPr>
            <w:tabs>
              <w:tab w:val="center" w:pos="4731"/>
            </w:tabs>
            <w:ind w:left="720" w:hanging="360"/>
          </w:pPr>
        </w:pPrChange>
      </w:pPr>
      <w:del w:id="2098" w:author="Valeria Tapia" w:date="2026-09-24T10:43:00Z">
        <w:r w:rsidRPr="007411DA" w:rsidDel="00907626">
          <w:delText xml:space="preserve">  </w:delText>
        </w:r>
      </w:del>
    </w:p>
    <w:p w14:paraId="2F17961B" w14:textId="05383FBF" w:rsidR="007250D1" w:rsidRPr="00F073C2" w:rsidRDefault="00D73EDE" w:rsidP="00F41D38">
      <w:pPr>
        <w:pStyle w:val="Prrafodelista"/>
        <w:tabs>
          <w:tab w:val="center" w:pos="4731"/>
        </w:tabs>
        <w:ind w:left="720"/>
      </w:pPr>
      <w:r w:rsidRPr="00F073C2">
        <w:tab/>
      </w:r>
    </w:p>
    <w:p w14:paraId="36E666F2" w14:textId="77777777" w:rsidR="007250D1" w:rsidRPr="00F073C2" w:rsidRDefault="007250D1" w:rsidP="007250D1">
      <w:pPr>
        <w:pStyle w:val="Ttulo1"/>
        <w:tabs>
          <w:tab w:val="clear" w:pos="851"/>
          <w:tab w:val="left" w:pos="709"/>
          <w:tab w:val="left" w:pos="993"/>
        </w:tabs>
        <w:rPr>
          <w:b w:val="0"/>
          <w:i/>
          <w:szCs w:val="24"/>
        </w:rPr>
      </w:pPr>
      <w:bookmarkStart w:id="2099" w:name="_Toc178012961"/>
      <w:bookmarkStart w:id="2100" w:name="_Toc197893803"/>
      <w:bookmarkStart w:id="2101" w:name="_Toc206684694"/>
      <w:r w:rsidRPr="00F073C2">
        <w:rPr>
          <w:szCs w:val="24"/>
        </w:rPr>
        <w:t>CAPÍTULO III</w:t>
      </w:r>
      <w:bookmarkEnd w:id="2099"/>
      <w:bookmarkEnd w:id="2100"/>
      <w:bookmarkEnd w:id="2101"/>
    </w:p>
    <w:p w14:paraId="40082349" w14:textId="77777777" w:rsidR="007250D1" w:rsidRPr="00F073C2" w:rsidRDefault="007250D1" w:rsidP="007250D1">
      <w:pPr>
        <w:pStyle w:val="Ttulo1"/>
        <w:tabs>
          <w:tab w:val="clear" w:pos="851"/>
          <w:tab w:val="left" w:pos="709"/>
          <w:tab w:val="left" w:pos="993"/>
        </w:tabs>
        <w:rPr>
          <w:b w:val="0"/>
          <w:i/>
          <w:szCs w:val="24"/>
        </w:rPr>
      </w:pPr>
      <w:bookmarkStart w:id="2102" w:name="_Toc178012962"/>
      <w:bookmarkStart w:id="2103" w:name="_Toc197893804"/>
      <w:bookmarkStart w:id="2104" w:name="_Toc206684695"/>
      <w:r w:rsidRPr="00F073C2">
        <w:rPr>
          <w:szCs w:val="24"/>
        </w:rPr>
        <w:t>COMUNICACIÓN Y COORDINACIÓN</w:t>
      </w:r>
      <w:bookmarkEnd w:id="2102"/>
      <w:bookmarkEnd w:id="2103"/>
      <w:bookmarkEnd w:id="2104"/>
      <w:r w:rsidRPr="00F073C2">
        <w:rPr>
          <w:szCs w:val="24"/>
        </w:rPr>
        <w:t xml:space="preserve"> </w:t>
      </w:r>
    </w:p>
    <w:p w14:paraId="133E8B67" w14:textId="77777777" w:rsidR="007250D1" w:rsidRPr="00F073C2" w:rsidRDefault="007250D1" w:rsidP="007250D1">
      <w:pPr>
        <w:rPr>
          <w:lang w:val="es-MX"/>
        </w:rPr>
      </w:pPr>
    </w:p>
    <w:p w14:paraId="6176A6C3" w14:textId="7DC258AD" w:rsidR="007250D1" w:rsidRPr="00F073C2" w:rsidRDefault="007250D1" w:rsidP="008C3980">
      <w:pPr>
        <w:pStyle w:val="Ttulo5"/>
        <w:numPr>
          <w:ilvl w:val="0"/>
          <w:numId w:val="5"/>
        </w:numPr>
        <w:tabs>
          <w:tab w:val="left" w:pos="1701"/>
          <w:tab w:val="num" w:pos="4933"/>
          <w:tab w:val="num" w:pos="9044"/>
        </w:tabs>
        <w:ind w:left="0" w:firstLine="0"/>
      </w:pPr>
      <w:r w:rsidRPr="00F073C2">
        <w:rPr>
          <w:b/>
          <w:szCs w:val="24"/>
        </w:rPr>
        <w:t xml:space="preserve"> </w:t>
      </w:r>
      <w:r w:rsidRPr="00590648">
        <w:rPr>
          <w:b/>
          <w:szCs w:val="24"/>
          <w:highlight w:val="green"/>
          <w:rPrChange w:id="2105" w:author="Valeria Tapia " w:date="2026-10-04T22:54:00Z">
            <w:rPr>
              <w:b/>
              <w:szCs w:val="24"/>
            </w:rPr>
          </w:rPrChange>
        </w:rPr>
        <w:t>(COMUNICACIÓN Y COORDINACIÓN ENTRE LA AN</w:t>
      </w:r>
      <w:ins w:id="2106" w:author="Valeria Tapia" w:date="2026-09-18T16:30:00Z">
        <w:r w:rsidR="00841DAD" w:rsidRPr="00590648">
          <w:rPr>
            <w:b/>
            <w:szCs w:val="24"/>
            <w:highlight w:val="green"/>
            <w:rPrChange w:id="2107" w:author="Valeria Tapia " w:date="2026-10-04T22:54:00Z">
              <w:rPr>
                <w:b/>
                <w:szCs w:val="24"/>
              </w:rPr>
            </w:rPrChange>
          </w:rPr>
          <w:t xml:space="preserve">, </w:t>
        </w:r>
      </w:ins>
      <w:del w:id="2108" w:author="Valeria Tapia" w:date="2026-09-18T16:30:00Z">
        <w:r w:rsidRPr="00590648" w:rsidDel="00841DAD">
          <w:rPr>
            <w:b/>
            <w:szCs w:val="24"/>
            <w:highlight w:val="green"/>
            <w:rPrChange w:id="2109" w:author="Valeria Tapia " w:date="2026-10-04T22:54:00Z">
              <w:rPr>
                <w:b/>
                <w:szCs w:val="24"/>
              </w:rPr>
            </w:rPrChange>
          </w:rPr>
          <w:delText xml:space="preserve"> Y </w:delText>
        </w:r>
      </w:del>
      <w:r w:rsidR="00454FC4" w:rsidRPr="00590648">
        <w:rPr>
          <w:b/>
          <w:szCs w:val="24"/>
          <w:highlight w:val="green"/>
          <w:rPrChange w:id="2110" w:author="Valeria Tapia " w:date="2026-10-04T22:54:00Z">
            <w:rPr>
              <w:b/>
              <w:szCs w:val="24"/>
            </w:rPr>
          </w:rPrChange>
        </w:rPr>
        <w:t>EPEs</w:t>
      </w:r>
      <w:ins w:id="2111" w:author="Valeria Tapia" w:date="2026-09-18T16:30:00Z">
        <w:r w:rsidR="00841DAD" w:rsidRPr="00590648">
          <w:rPr>
            <w:b/>
            <w:szCs w:val="24"/>
            <w:highlight w:val="green"/>
            <w:rPrChange w:id="2112" w:author="Valeria Tapia " w:date="2026-10-04T22:54:00Z">
              <w:rPr>
                <w:b/>
                <w:szCs w:val="24"/>
              </w:rPr>
            </w:rPrChange>
          </w:rPr>
          <w:t xml:space="preserve"> y</w:t>
        </w:r>
      </w:ins>
      <w:ins w:id="2113" w:author="Valeria Tapia" w:date="2026-09-18T16:31:00Z">
        <w:r w:rsidR="00841DAD" w:rsidRPr="00590648">
          <w:rPr>
            <w:b/>
            <w:szCs w:val="24"/>
            <w:highlight w:val="green"/>
            <w:rPrChange w:id="2114" w:author="Valeria Tapia " w:date="2026-10-04T22:54:00Z">
              <w:rPr>
                <w:b/>
                <w:szCs w:val="24"/>
              </w:rPr>
            </w:rPrChange>
          </w:rPr>
          <w:t xml:space="preserve"> ENTIDADES PUBLICAS VINCULADAS </w:t>
        </w:r>
        <w:del w:id="2115" w:author="Valeria Tapia " w:date="2026-10-04T22:54:00Z">
          <w:r w:rsidR="00841DAD" w:rsidRPr="00590648" w:rsidDel="00590648">
            <w:rPr>
              <w:b/>
              <w:szCs w:val="24"/>
              <w:highlight w:val="green"/>
              <w:rPrChange w:id="2116" w:author="Valeria Tapia " w:date="2026-10-04T22:54:00Z">
                <w:rPr>
                  <w:b/>
                  <w:szCs w:val="24"/>
                </w:rPr>
              </w:rPrChange>
            </w:rPr>
            <w:delText xml:space="preserve">INDIRECTAMENTE </w:delText>
          </w:r>
        </w:del>
        <w:r w:rsidR="00841DAD" w:rsidRPr="00590648">
          <w:rPr>
            <w:b/>
            <w:szCs w:val="24"/>
            <w:highlight w:val="green"/>
            <w:rPrChange w:id="2117" w:author="Valeria Tapia " w:date="2026-10-04T22:54:00Z">
              <w:rPr>
                <w:b/>
                <w:szCs w:val="24"/>
              </w:rPr>
            </w:rPrChange>
          </w:rPr>
          <w:t>CON OPERACIONES DE COMERCIO EXTERIOR</w:t>
        </w:r>
      </w:ins>
      <w:r w:rsidRPr="00590648">
        <w:rPr>
          <w:b/>
          <w:szCs w:val="24"/>
          <w:highlight w:val="green"/>
          <w:rPrChange w:id="2118" w:author="Valeria Tapia " w:date="2026-10-04T22:54:00Z">
            <w:rPr>
              <w:b/>
              <w:szCs w:val="24"/>
            </w:rPr>
          </w:rPrChange>
        </w:rPr>
        <w:t xml:space="preserve">). </w:t>
      </w:r>
      <w:r w:rsidRPr="00590648">
        <w:rPr>
          <w:highlight w:val="green"/>
          <w:rPrChange w:id="2119" w:author="Valeria Tapia " w:date="2026-10-04T22:54:00Z">
            <w:rPr/>
          </w:rPrChange>
        </w:rPr>
        <w:t>La comunicación entre la AN</w:t>
      </w:r>
      <w:ins w:id="2120" w:author="Valeria Tapia" w:date="2026-09-18T16:31:00Z">
        <w:r w:rsidR="00841DAD" w:rsidRPr="00590648">
          <w:rPr>
            <w:highlight w:val="green"/>
            <w:rPrChange w:id="2121" w:author="Valeria Tapia " w:date="2026-10-04T22:54:00Z">
              <w:rPr/>
            </w:rPrChange>
          </w:rPr>
          <w:t xml:space="preserve">, </w:t>
        </w:r>
      </w:ins>
      <w:del w:id="2122" w:author="Valeria Tapia" w:date="2026-09-18T16:31:00Z">
        <w:r w:rsidRPr="00590648" w:rsidDel="00841DAD">
          <w:rPr>
            <w:highlight w:val="green"/>
            <w:rPrChange w:id="2123" w:author="Valeria Tapia " w:date="2026-10-04T22:54:00Z">
              <w:rPr/>
            </w:rPrChange>
          </w:rPr>
          <w:delText xml:space="preserve"> y </w:delText>
        </w:r>
      </w:del>
      <w:r w:rsidRPr="00590648">
        <w:rPr>
          <w:highlight w:val="green"/>
          <w:rPrChange w:id="2124" w:author="Valeria Tapia " w:date="2026-10-04T22:54:00Z">
            <w:rPr/>
          </w:rPrChange>
        </w:rPr>
        <w:t>las</w:t>
      </w:r>
      <w:r w:rsidRPr="00590648">
        <w:rPr>
          <w:b/>
          <w:szCs w:val="24"/>
          <w:highlight w:val="green"/>
          <w:rPrChange w:id="2125" w:author="Valeria Tapia " w:date="2026-10-04T22:54:00Z">
            <w:rPr>
              <w:b/>
              <w:szCs w:val="24"/>
            </w:rPr>
          </w:rPrChange>
        </w:rPr>
        <w:t xml:space="preserve"> </w:t>
      </w:r>
      <w:r w:rsidR="00454FC4" w:rsidRPr="00590648">
        <w:rPr>
          <w:szCs w:val="24"/>
          <w:highlight w:val="green"/>
          <w:rPrChange w:id="2126" w:author="Valeria Tapia " w:date="2026-10-04T22:54:00Z">
            <w:rPr>
              <w:szCs w:val="24"/>
            </w:rPr>
          </w:rPrChange>
        </w:rPr>
        <w:t>EPE</w:t>
      </w:r>
      <w:r w:rsidRPr="00590648">
        <w:rPr>
          <w:szCs w:val="24"/>
          <w:highlight w:val="green"/>
          <w:rPrChange w:id="2127" w:author="Valeria Tapia " w:date="2026-10-04T22:54:00Z">
            <w:rPr>
              <w:szCs w:val="24"/>
            </w:rPr>
          </w:rPrChange>
        </w:rPr>
        <w:t>s</w:t>
      </w:r>
      <w:ins w:id="2128" w:author="Valeria Tapia" w:date="2026-09-18T16:30:00Z">
        <w:r w:rsidR="00841DAD" w:rsidRPr="00590648">
          <w:rPr>
            <w:szCs w:val="24"/>
            <w:highlight w:val="green"/>
            <w:rPrChange w:id="2129" w:author="Valeria Tapia " w:date="2026-10-04T22:54:00Z">
              <w:rPr>
                <w:szCs w:val="24"/>
              </w:rPr>
            </w:rPrChange>
          </w:rPr>
          <w:t xml:space="preserve"> y las </w:t>
        </w:r>
      </w:ins>
      <w:del w:id="2130" w:author="Valeria Tapia" w:date="2026-09-18T16:30:00Z">
        <w:r w:rsidRPr="00590648" w:rsidDel="00841DAD">
          <w:rPr>
            <w:szCs w:val="24"/>
            <w:highlight w:val="green"/>
            <w:rPrChange w:id="2131" w:author="Valeria Tapia " w:date="2026-10-04T22:54:00Z">
              <w:rPr>
                <w:szCs w:val="24"/>
              </w:rPr>
            </w:rPrChange>
          </w:rPr>
          <w:delText xml:space="preserve"> </w:delText>
        </w:r>
      </w:del>
      <w:ins w:id="2132" w:author="Valeria Tapia" w:date="2026-09-18T16:30:00Z">
        <w:r w:rsidR="00841DAD" w:rsidRPr="00590648">
          <w:rPr>
            <w:highlight w:val="green"/>
            <w:rPrChange w:id="2133" w:author="Valeria Tapia " w:date="2026-10-04T22:54:00Z">
              <w:rPr/>
            </w:rPrChange>
          </w:rPr>
          <w:t xml:space="preserve">Entidades Públicas vinculadas </w:t>
        </w:r>
        <w:del w:id="2134" w:author="Valeria Tapia " w:date="2026-10-04T22:54:00Z">
          <w:r w:rsidR="00841DAD" w:rsidRPr="00590648" w:rsidDel="00590648">
            <w:rPr>
              <w:highlight w:val="green"/>
              <w:rPrChange w:id="2135" w:author="Valeria Tapia " w:date="2026-10-04T22:54:00Z">
                <w:rPr/>
              </w:rPrChange>
            </w:rPr>
            <w:delText xml:space="preserve">indirectamente </w:delText>
          </w:r>
        </w:del>
        <w:r w:rsidR="00841DAD" w:rsidRPr="00590648">
          <w:rPr>
            <w:highlight w:val="green"/>
            <w:rPrChange w:id="2136" w:author="Valeria Tapia " w:date="2026-10-04T22:54:00Z">
              <w:rPr/>
            </w:rPrChange>
          </w:rPr>
          <w:t>con operaciones de comercio exterior</w:t>
        </w:r>
      </w:ins>
      <w:ins w:id="2137" w:author="Valeria Tapia" w:date="2026-09-18T16:31:00Z">
        <w:r w:rsidR="00841DAD" w:rsidRPr="00590648">
          <w:rPr>
            <w:highlight w:val="green"/>
            <w:rPrChange w:id="2138" w:author="Valeria Tapia " w:date="2026-10-04T22:54:00Z">
              <w:rPr/>
            </w:rPrChange>
          </w:rPr>
          <w:t>,</w:t>
        </w:r>
      </w:ins>
      <w:ins w:id="2139" w:author="Valeria Tapia" w:date="2026-09-18T16:30:00Z">
        <w:r w:rsidR="00841DAD" w:rsidRPr="00590648">
          <w:rPr>
            <w:szCs w:val="24"/>
            <w:highlight w:val="green"/>
            <w:rPrChange w:id="2140" w:author="Valeria Tapia " w:date="2026-10-04T22:54:00Z">
              <w:rPr>
                <w:szCs w:val="24"/>
              </w:rPr>
            </w:rPrChange>
          </w:rPr>
          <w:t xml:space="preserve"> </w:t>
        </w:r>
      </w:ins>
      <w:del w:id="2141" w:author="Valeria Tapia" w:date="2026-09-18T16:30:00Z">
        <w:r w:rsidRPr="00590648" w:rsidDel="00841DAD">
          <w:rPr>
            <w:szCs w:val="24"/>
            <w:highlight w:val="green"/>
            <w:rPrChange w:id="2142" w:author="Valeria Tapia " w:date="2026-10-04T22:54:00Z">
              <w:rPr>
                <w:szCs w:val="24"/>
              </w:rPr>
            </w:rPrChange>
          </w:rPr>
          <w:delText xml:space="preserve">de la VUCE </w:delText>
        </w:r>
      </w:del>
      <w:r w:rsidRPr="00590648">
        <w:rPr>
          <w:szCs w:val="24"/>
          <w:highlight w:val="green"/>
          <w:rPrChange w:id="2143" w:author="Valeria Tapia " w:date="2026-10-04T22:54:00Z">
            <w:rPr>
              <w:szCs w:val="24"/>
            </w:rPr>
          </w:rPrChange>
        </w:rPr>
        <w:t>se realizará de acuerdo a lo siguiente</w:t>
      </w:r>
      <w:r w:rsidRPr="00F073C2">
        <w:rPr>
          <w:szCs w:val="24"/>
        </w:rPr>
        <w:t>:</w:t>
      </w:r>
    </w:p>
    <w:p w14:paraId="1FE87776" w14:textId="77777777" w:rsidR="007250D1" w:rsidRPr="00F073C2" w:rsidRDefault="007250D1" w:rsidP="007250D1">
      <w:pPr>
        <w:pStyle w:val="Textoindependiente"/>
        <w:rPr>
          <w:rFonts w:ascii="Univers 45 Light" w:hAnsi="Univers 45 Light"/>
          <w:i w:val="0"/>
          <w:szCs w:val="24"/>
        </w:rPr>
      </w:pPr>
    </w:p>
    <w:p w14:paraId="343B9D92" w14:textId="0B85C33C" w:rsidR="007250D1" w:rsidRPr="00F073C2" w:rsidRDefault="007250D1" w:rsidP="008C3980">
      <w:pPr>
        <w:pStyle w:val="Textoindependiente"/>
        <w:numPr>
          <w:ilvl w:val="0"/>
          <w:numId w:val="11"/>
        </w:numPr>
        <w:rPr>
          <w:rFonts w:ascii="Univers 45 Light" w:hAnsi="Univers 45 Light"/>
          <w:i w:val="0"/>
          <w:szCs w:val="24"/>
        </w:rPr>
      </w:pPr>
      <w:r w:rsidRPr="00F073C2">
        <w:rPr>
          <w:rFonts w:ascii="Univers 45 Light" w:hAnsi="Univers 45 Light"/>
          <w:i w:val="0"/>
          <w:szCs w:val="24"/>
        </w:rPr>
        <w:t xml:space="preserve">Entre Autoridades Ejecutivas, mediante </w:t>
      </w:r>
      <w:r w:rsidR="00CD692E">
        <w:rPr>
          <w:rFonts w:ascii="Univers 45 Light" w:hAnsi="Univers 45 Light"/>
          <w:i w:val="0"/>
          <w:szCs w:val="24"/>
        </w:rPr>
        <w:t>n</w:t>
      </w:r>
      <w:r w:rsidRPr="00F073C2">
        <w:rPr>
          <w:rFonts w:ascii="Univers 45 Light" w:hAnsi="Univers 45 Light"/>
          <w:i w:val="0"/>
          <w:szCs w:val="24"/>
        </w:rPr>
        <w:t xml:space="preserve">ota. </w:t>
      </w:r>
    </w:p>
    <w:p w14:paraId="6E18AA40" w14:textId="45DB6FD9" w:rsidR="007250D1" w:rsidRPr="00F073C2" w:rsidRDefault="007250D1" w:rsidP="008C3980">
      <w:pPr>
        <w:pStyle w:val="Textoindependiente"/>
        <w:numPr>
          <w:ilvl w:val="0"/>
          <w:numId w:val="11"/>
        </w:numPr>
        <w:rPr>
          <w:rStyle w:val="Hipervnculo"/>
          <w:rFonts w:ascii="Univers 45 Light" w:hAnsi="Univers 45 Light"/>
          <w:i w:val="0"/>
          <w:color w:val="auto"/>
          <w:szCs w:val="24"/>
          <w:u w:val="none"/>
        </w:rPr>
      </w:pPr>
      <w:r w:rsidRPr="00F073C2">
        <w:rPr>
          <w:rStyle w:val="Hipervnculo"/>
          <w:rFonts w:ascii="Univers 45 Light" w:hAnsi="Univers 45 Light"/>
          <w:i w:val="0"/>
          <w:color w:val="auto"/>
          <w:szCs w:val="24"/>
          <w:u w:val="none"/>
        </w:rPr>
        <w:t xml:space="preserve">Entre </w:t>
      </w:r>
      <w:r w:rsidR="00594A8B" w:rsidRPr="00F073C2">
        <w:rPr>
          <w:rStyle w:val="Hipervnculo"/>
          <w:rFonts w:ascii="Univers 45 Light" w:hAnsi="Univers 45 Light"/>
          <w:i w:val="0"/>
          <w:color w:val="auto"/>
          <w:szCs w:val="24"/>
          <w:u w:val="none"/>
        </w:rPr>
        <w:t xml:space="preserve">los </w:t>
      </w:r>
      <w:r w:rsidRPr="00F073C2">
        <w:rPr>
          <w:rStyle w:val="Hipervnculo"/>
          <w:rFonts w:ascii="Univers 45 Light" w:hAnsi="Univers 45 Light"/>
          <w:i w:val="0"/>
          <w:color w:val="auto"/>
          <w:szCs w:val="24"/>
          <w:u w:val="none"/>
        </w:rPr>
        <w:t>puntos focales VUCE</w:t>
      </w:r>
      <w:r w:rsidR="00594A8B" w:rsidRPr="00F073C2">
        <w:rPr>
          <w:rStyle w:val="Hipervnculo"/>
          <w:rFonts w:ascii="Univers 45 Light" w:hAnsi="Univers 45 Light"/>
          <w:i w:val="0"/>
          <w:color w:val="auto"/>
          <w:szCs w:val="24"/>
          <w:u w:val="none"/>
        </w:rPr>
        <w:t xml:space="preserve"> </w:t>
      </w:r>
      <w:del w:id="2144" w:author="Valeria Tapia" w:date="2026-09-18T16:29:00Z">
        <w:r w:rsidR="00594A8B" w:rsidRPr="00F073C2" w:rsidDel="00841DAD">
          <w:rPr>
            <w:rStyle w:val="Hipervnculo"/>
            <w:rFonts w:ascii="Univers 45 Light" w:hAnsi="Univers 45 Light"/>
            <w:i w:val="0"/>
            <w:color w:val="auto"/>
            <w:szCs w:val="24"/>
            <w:u w:val="none"/>
          </w:rPr>
          <w:delText>de las EPEs</w:delText>
        </w:r>
        <w:r w:rsidR="00A10063" w:rsidRPr="00F073C2" w:rsidDel="00841DAD">
          <w:rPr>
            <w:rStyle w:val="Hipervnculo"/>
            <w:rFonts w:ascii="Univers 45 Light" w:hAnsi="Univers 45 Light"/>
            <w:i w:val="0"/>
            <w:color w:val="auto"/>
            <w:szCs w:val="24"/>
            <w:u w:val="none"/>
          </w:rPr>
          <w:delText xml:space="preserve"> </w:delText>
        </w:r>
      </w:del>
      <w:r w:rsidR="00A10063" w:rsidRPr="00F073C2">
        <w:rPr>
          <w:rStyle w:val="Hipervnculo"/>
          <w:rFonts w:ascii="Univers 45 Light" w:hAnsi="Univers 45 Light"/>
          <w:i w:val="0"/>
          <w:color w:val="auto"/>
          <w:szCs w:val="24"/>
          <w:u w:val="none"/>
        </w:rPr>
        <w:t>y la AN</w:t>
      </w:r>
      <w:r w:rsidRPr="00F073C2">
        <w:rPr>
          <w:rStyle w:val="Hipervnculo"/>
          <w:rFonts w:ascii="Univers 45 Light" w:hAnsi="Univers 45 Light"/>
          <w:i w:val="0"/>
          <w:color w:val="auto"/>
          <w:szCs w:val="24"/>
          <w:u w:val="none"/>
        </w:rPr>
        <w:t xml:space="preserve">, a través del </w:t>
      </w:r>
      <w:r w:rsidRPr="00F073C2">
        <w:rPr>
          <w:rFonts w:ascii="Univers 45 Light" w:hAnsi="Univers 45 Light"/>
          <w:i w:val="0"/>
          <w:szCs w:val="24"/>
        </w:rPr>
        <w:t xml:space="preserve">correo electrónico </w:t>
      </w:r>
      <w:hyperlink r:id="rId13" w:history="1">
        <w:r w:rsidRPr="00F073C2">
          <w:rPr>
            <w:rStyle w:val="Hipervnculo"/>
            <w:rFonts w:ascii="Univers 45 Light" w:hAnsi="Univers 45 Light"/>
            <w:i w:val="0"/>
          </w:rPr>
          <w:t>contacto.entidades@vuce.gob.bo</w:t>
        </w:r>
      </w:hyperlink>
      <w:ins w:id="2145" w:author="Valeria Tapia" w:date="2026-09-18T16:20:00Z">
        <w:r w:rsidR="009066E8">
          <w:rPr>
            <w:rStyle w:val="Hipervnculo"/>
            <w:rFonts w:ascii="Univers 45 Light" w:hAnsi="Univers 45 Light"/>
            <w:i w:val="0"/>
            <w:color w:val="auto"/>
            <w:szCs w:val="24"/>
            <w:u w:val="none"/>
          </w:rPr>
          <w:t>,</w:t>
        </w:r>
      </w:ins>
      <w:del w:id="2146" w:author="Valeria Tapia" w:date="2026-09-18T16:20:00Z">
        <w:r w:rsidRPr="00F073C2" w:rsidDel="009066E8">
          <w:rPr>
            <w:rStyle w:val="Hipervnculo"/>
            <w:rFonts w:ascii="Univers 45 Light" w:hAnsi="Univers 45 Light"/>
            <w:i w:val="0"/>
            <w:color w:val="auto"/>
            <w:szCs w:val="24"/>
            <w:u w:val="none"/>
          </w:rPr>
          <w:delText xml:space="preserve"> y</w:delText>
        </w:r>
      </w:del>
      <w:r w:rsidRPr="00F073C2">
        <w:rPr>
          <w:rStyle w:val="Hipervnculo"/>
          <w:rFonts w:ascii="Univers 45 Light" w:hAnsi="Univers 45 Light"/>
          <w:i w:val="0"/>
          <w:color w:val="auto"/>
          <w:szCs w:val="24"/>
          <w:u w:val="none"/>
        </w:rPr>
        <w:t xml:space="preserve"> vía teléfono fijo o móvil</w:t>
      </w:r>
      <w:ins w:id="2147" w:author="Valeria Tapia" w:date="2026-09-24T11:39:00Z">
        <w:r w:rsidR="00B155E3">
          <w:rPr>
            <w:rStyle w:val="Hipervnculo"/>
            <w:rFonts w:ascii="Univers 45 Light" w:hAnsi="Univers 45 Light"/>
            <w:i w:val="0"/>
            <w:color w:val="auto"/>
            <w:szCs w:val="24"/>
            <w:u w:val="none"/>
          </w:rPr>
          <w:t>,</w:t>
        </w:r>
        <w:r w:rsidR="00B155E3" w:rsidRPr="00B155E3">
          <w:rPr>
            <w:rStyle w:val="Hipervnculo"/>
            <w:rFonts w:ascii="Univers 45 Light" w:hAnsi="Univers 45 Light"/>
            <w:i w:val="0"/>
            <w:color w:val="auto"/>
            <w:szCs w:val="24"/>
            <w:u w:val="none"/>
          </w:rPr>
          <w:t xml:space="preserve"> </w:t>
        </w:r>
        <w:r w:rsidR="00B155E3">
          <w:rPr>
            <w:rStyle w:val="Hipervnculo"/>
            <w:rFonts w:ascii="Univers 45 Light" w:hAnsi="Univers 45 Light"/>
            <w:i w:val="0"/>
            <w:color w:val="auto"/>
            <w:szCs w:val="24"/>
            <w:u w:val="none"/>
          </w:rPr>
          <w:t xml:space="preserve">wattsapp </w:t>
        </w:r>
      </w:ins>
      <w:r w:rsidR="004A2112" w:rsidRPr="00F073C2">
        <w:rPr>
          <w:rStyle w:val="Hipervnculo"/>
          <w:rFonts w:ascii="Univers 45 Light" w:hAnsi="Univers 45 Light"/>
          <w:i w:val="0"/>
          <w:color w:val="auto"/>
          <w:szCs w:val="24"/>
          <w:u w:val="none"/>
        </w:rPr>
        <w:t xml:space="preserve"> </w:t>
      </w:r>
      <w:r w:rsidR="00594A8B" w:rsidRPr="00DE605E">
        <w:rPr>
          <w:rStyle w:val="Hipervnculo"/>
          <w:rFonts w:ascii="Univers 45 Light" w:hAnsi="Univers 45 Light"/>
          <w:i w:val="0"/>
          <w:color w:val="auto"/>
          <w:szCs w:val="24"/>
          <w:u w:val="none"/>
        </w:rPr>
        <w:t>u otros canales de comunicación</w:t>
      </w:r>
      <w:r w:rsidRPr="00F073C2">
        <w:rPr>
          <w:rStyle w:val="Hipervnculo"/>
          <w:rFonts w:ascii="Univers 45 Light" w:hAnsi="Univers 45 Light"/>
          <w:i w:val="0"/>
          <w:color w:val="auto"/>
          <w:szCs w:val="24"/>
          <w:u w:val="none"/>
        </w:rPr>
        <w:t>.</w:t>
      </w:r>
    </w:p>
    <w:p w14:paraId="43484CA4" w14:textId="77777777" w:rsidR="007250D1" w:rsidRPr="00F073C2" w:rsidRDefault="007250D1" w:rsidP="00DE605E">
      <w:pPr>
        <w:pStyle w:val="Textoindependiente"/>
        <w:ind w:left="708" w:hanging="708"/>
        <w:rPr>
          <w:rFonts w:ascii="Univers 45 Light" w:hAnsi="Univers 45 Light"/>
          <w:i w:val="0"/>
          <w:szCs w:val="24"/>
        </w:rPr>
      </w:pPr>
    </w:p>
    <w:p w14:paraId="47B0FEED" w14:textId="6F7A6A77" w:rsidR="007250D1" w:rsidRPr="00F073C2" w:rsidDel="009066E8" w:rsidRDefault="007250D1" w:rsidP="008C3980">
      <w:pPr>
        <w:pStyle w:val="Ttulo5"/>
        <w:numPr>
          <w:ilvl w:val="0"/>
          <w:numId w:val="5"/>
        </w:numPr>
        <w:tabs>
          <w:tab w:val="left" w:pos="1701"/>
          <w:tab w:val="num" w:pos="4933"/>
          <w:tab w:val="num" w:pos="9044"/>
        </w:tabs>
        <w:ind w:left="0" w:firstLine="0"/>
        <w:rPr>
          <w:del w:id="2148" w:author="Valeria Tapia" w:date="2026-09-18T16:24:00Z"/>
        </w:rPr>
      </w:pPr>
      <w:r w:rsidRPr="00F073C2">
        <w:rPr>
          <w:b/>
          <w:szCs w:val="24"/>
        </w:rPr>
        <w:t xml:space="preserve"> (PUNTOS FOCALES VUCE). </w:t>
      </w:r>
      <w:r w:rsidRPr="00F073C2">
        <w:t xml:space="preserve">I. </w:t>
      </w:r>
      <w:r w:rsidR="003410EA" w:rsidRPr="00F073C2">
        <w:t>L</w:t>
      </w:r>
      <w:r w:rsidRPr="00F073C2">
        <w:t xml:space="preserve">as </w:t>
      </w:r>
      <w:r w:rsidR="00454FC4" w:rsidRPr="00F073C2">
        <w:t>EPE</w:t>
      </w:r>
      <w:r w:rsidRPr="00F073C2">
        <w:t xml:space="preserve">s deberán designar y comunicar a la AN, a través del correo electrónico </w:t>
      </w:r>
      <w:hyperlink r:id="rId14" w:history="1">
        <w:r w:rsidRPr="00F073C2">
          <w:rPr>
            <w:rStyle w:val="Hipervnculo"/>
            <w:szCs w:val="24"/>
          </w:rPr>
          <w:t>contacto.entidades@vuce.gob.bo</w:t>
        </w:r>
      </w:hyperlink>
      <w:r w:rsidRPr="00F073C2">
        <w:t>, los datos personales de los puntos focales VUCE</w:t>
      </w:r>
      <w:r w:rsidR="00A10063" w:rsidRPr="00F073C2">
        <w:t>,</w:t>
      </w:r>
      <w:r w:rsidRPr="00F073C2">
        <w:t xml:space="preserve"> quienes deberán ser especialistas en el área normativa (normas, procesos, </w:t>
      </w:r>
      <w:r w:rsidRPr="00F073C2">
        <w:lastRenderedPageBreak/>
        <w:t>procedimientos) y en el área tecnológica (sistemas) relacionadas con el procesamiento de documentos requeridos por normativa vigente para operaciones de comercio exterior</w:t>
      </w:r>
      <w:ins w:id="2149" w:author="Valeria Tapia" w:date="2026-09-18T16:24:00Z">
        <w:r w:rsidR="009066E8">
          <w:t xml:space="preserve">, </w:t>
        </w:r>
      </w:ins>
      <w:del w:id="2150" w:author="Valeria Tapia" w:date="2026-09-18T16:24:00Z">
        <w:r w:rsidRPr="00F073C2" w:rsidDel="009066E8">
          <w:delText>.</w:delText>
        </w:r>
      </w:del>
    </w:p>
    <w:p w14:paraId="1BDC6174" w14:textId="16858F79" w:rsidR="009066E8" w:rsidRPr="00590648" w:rsidRDefault="009066E8">
      <w:pPr>
        <w:pStyle w:val="Ttulo5"/>
        <w:numPr>
          <w:ilvl w:val="0"/>
          <w:numId w:val="5"/>
        </w:numPr>
        <w:tabs>
          <w:tab w:val="left" w:pos="1701"/>
          <w:tab w:val="num" w:pos="4933"/>
          <w:tab w:val="num" w:pos="9044"/>
        </w:tabs>
        <w:ind w:left="0" w:firstLine="0"/>
        <w:rPr>
          <w:ins w:id="2151" w:author="Valeria Tapia" w:date="2026-09-18T16:23:00Z"/>
          <w:highlight w:val="cyan"/>
          <w:rPrChange w:id="2152" w:author="Valeria Tapia " w:date="2026-10-04T22:55:00Z">
            <w:rPr>
              <w:ins w:id="2153" w:author="Valeria Tapia" w:date="2026-09-18T16:23:00Z"/>
            </w:rPr>
          </w:rPrChange>
        </w:rPr>
        <w:pPrChange w:id="2154" w:author="Valeria Tapia" w:date="2026-09-18T16:24:00Z">
          <w:pPr/>
        </w:pPrChange>
      </w:pPr>
      <w:ins w:id="2155" w:author="Valeria Tapia" w:date="2026-09-18T16:23:00Z">
        <w:r w:rsidRPr="00590648">
          <w:rPr>
            <w:highlight w:val="cyan"/>
            <w:rPrChange w:id="2156" w:author="Valeria Tapia " w:date="2026-10-04T22:55:00Z">
              <w:rPr/>
            </w:rPrChange>
          </w:rPr>
          <w:t>previendo adicionalmente la participación de personal con cargo jerárquico para la toma de decisiones y supervisión del trabajo del personal de su entidad, evitando consultas jerárquicas intermedias</w:t>
        </w:r>
      </w:ins>
    </w:p>
    <w:p w14:paraId="70935B15" w14:textId="0AA079C0" w:rsidR="009066E8" w:rsidDel="0046000F" w:rsidRDefault="009066E8" w:rsidP="007250D1">
      <w:pPr>
        <w:rPr>
          <w:ins w:id="2157" w:author="Valeria Tapia" w:date="2026-09-18T16:23:00Z"/>
          <w:del w:id="2158" w:author="Valeria Tapia " w:date="2026-10-04T22:56:00Z"/>
        </w:rPr>
      </w:pPr>
    </w:p>
    <w:p w14:paraId="6475CEA5" w14:textId="4981BB8B" w:rsidR="009066E8" w:rsidRPr="00F073C2" w:rsidDel="00590648" w:rsidRDefault="009066E8" w:rsidP="007250D1">
      <w:pPr>
        <w:rPr>
          <w:del w:id="2159" w:author="Valeria Tapia " w:date="2026-10-04T22:55:00Z"/>
        </w:rPr>
      </w:pPr>
    </w:p>
    <w:p w14:paraId="231C0832" w14:textId="3A6B3ED0" w:rsidR="007250D1" w:rsidRPr="00F073C2" w:rsidRDefault="007250D1" w:rsidP="007250D1">
      <w:r w:rsidRPr="00F073C2">
        <w:rPr>
          <w:szCs w:val="24"/>
        </w:rPr>
        <w:t>II</w:t>
      </w:r>
      <w:r w:rsidRPr="00F073C2">
        <w:t xml:space="preserve">. La designación </w:t>
      </w:r>
      <w:r w:rsidR="00A10063" w:rsidRPr="00F073C2">
        <w:t>de puntos focales</w:t>
      </w:r>
      <w:r w:rsidRPr="00F073C2">
        <w:t xml:space="preserve"> deberá realizarse en el plazo de hasta </w:t>
      </w:r>
      <w:del w:id="2160" w:author="Valeria Tapia" w:date="2026-09-18T16:25:00Z">
        <w:r w:rsidRPr="00F073C2" w:rsidDel="009066E8">
          <w:delText xml:space="preserve">diez </w:delText>
        </w:r>
      </w:del>
      <w:ins w:id="2161" w:author="Valeria Tapia" w:date="2026-09-18T16:25:00Z">
        <w:r w:rsidR="009066E8" w:rsidRPr="00613E2B">
          <w:rPr>
            <w:highlight w:val="green"/>
            <w:rPrChange w:id="2162" w:author="Valeria Tapia " w:date="2026-10-04T23:17:00Z">
              <w:rPr/>
            </w:rPrChange>
          </w:rPr>
          <w:t xml:space="preserve">cinco </w:t>
        </w:r>
      </w:ins>
      <w:r w:rsidRPr="00613E2B">
        <w:rPr>
          <w:highlight w:val="green"/>
          <w:rPrChange w:id="2163" w:author="Valeria Tapia " w:date="2026-10-04T23:17:00Z">
            <w:rPr/>
          </w:rPrChange>
        </w:rPr>
        <w:t>(</w:t>
      </w:r>
      <w:del w:id="2164" w:author="Valeria Tapia" w:date="2026-09-18T16:25:00Z">
        <w:r w:rsidRPr="00613E2B" w:rsidDel="009066E8">
          <w:rPr>
            <w:highlight w:val="green"/>
            <w:rPrChange w:id="2165" w:author="Valeria Tapia " w:date="2026-10-04T23:17:00Z">
              <w:rPr/>
            </w:rPrChange>
          </w:rPr>
          <w:delText>10</w:delText>
        </w:r>
      </w:del>
      <w:ins w:id="2166" w:author="Valeria Tapia" w:date="2026-09-18T16:25:00Z">
        <w:r w:rsidR="009066E8" w:rsidRPr="00613E2B">
          <w:rPr>
            <w:highlight w:val="green"/>
            <w:rPrChange w:id="2167" w:author="Valeria Tapia " w:date="2026-10-04T23:17:00Z">
              <w:rPr/>
            </w:rPrChange>
          </w:rPr>
          <w:t>5</w:t>
        </w:r>
      </w:ins>
      <w:r w:rsidRPr="00F073C2">
        <w:t>) días hábiles posteriores al requerimiento de la AN</w:t>
      </w:r>
      <w:r w:rsidR="003410EA" w:rsidRPr="00F073C2">
        <w:t>,</w:t>
      </w:r>
      <w:r w:rsidRPr="00F073C2">
        <w:t xml:space="preserve"> debiendo detallar mínimamente la siguiente información:</w:t>
      </w:r>
    </w:p>
    <w:p w14:paraId="05732662" w14:textId="77777777" w:rsidR="007250D1" w:rsidRPr="00F073C2" w:rsidRDefault="007250D1" w:rsidP="007250D1">
      <w:pPr>
        <w:pStyle w:val="Prrafodelista"/>
        <w:ind w:left="284"/>
        <w:rPr>
          <w:szCs w:val="24"/>
        </w:rPr>
      </w:pPr>
    </w:p>
    <w:p w14:paraId="2D942444" w14:textId="77777777" w:rsidR="007250D1" w:rsidRPr="00F073C2" w:rsidRDefault="007250D1" w:rsidP="00DE605E">
      <w:pPr>
        <w:pStyle w:val="Prrafodelista"/>
        <w:numPr>
          <w:ilvl w:val="0"/>
          <w:numId w:val="65"/>
        </w:numPr>
        <w:rPr>
          <w:szCs w:val="24"/>
        </w:rPr>
      </w:pPr>
      <w:r w:rsidRPr="00F073C2">
        <w:rPr>
          <w:szCs w:val="24"/>
        </w:rPr>
        <w:t>Nombre completo de los servidores públicos de nivel jerárquico y técnico.</w:t>
      </w:r>
    </w:p>
    <w:p w14:paraId="2740140E" w14:textId="77777777" w:rsidR="007250D1" w:rsidRPr="00F073C2" w:rsidRDefault="007250D1" w:rsidP="00DE605E">
      <w:pPr>
        <w:pStyle w:val="Prrafodelista"/>
        <w:numPr>
          <w:ilvl w:val="0"/>
          <w:numId w:val="65"/>
        </w:numPr>
        <w:rPr>
          <w:szCs w:val="24"/>
        </w:rPr>
      </w:pPr>
      <w:r w:rsidRPr="00F073C2">
        <w:rPr>
          <w:szCs w:val="24"/>
        </w:rPr>
        <w:t xml:space="preserve">Cargo y Unidad de Dependencia. </w:t>
      </w:r>
    </w:p>
    <w:p w14:paraId="604E1E46" w14:textId="77777777" w:rsidR="007250D1" w:rsidRPr="00F073C2" w:rsidRDefault="007250D1" w:rsidP="00DE605E">
      <w:pPr>
        <w:pStyle w:val="Prrafodelista"/>
        <w:numPr>
          <w:ilvl w:val="0"/>
          <w:numId w:val="65"/>
        </w:numPr>
        <w:rPr>
          <w:szCs w:val="24"/>
        </w:rPr>
      </w:pPr>
      <w:r w:rsidRPr="00F073C2">
        <w:rPr>
          <w:szCs w:val="24"/>
        </w:rPr>
        <w:t>Correo electrónico institucional.</w:t>
      </w:r>
    </w:p>
    <w:p w14:paraId="2FEC3E52" w14:textId="77777777" w:rsidR="007250D1" w:rsidRPr="00F073C2" w:rsidRDefault="007250D1" w:rsidP="00DE605E">
      <w:pPr>
        <w:pStyle w:val="Prrafodelista"/>
        <w:numPr>
          <w:ilvl w:val="0"/>
          <w:numId w:val="65"/>
        </w:numPr>
        <w:rPr>
          <w:szCs w:val="24"/>
        </w:rPr>
      </w:pPr>
      <w:r w:rsidRPr="00F073C2">
        <w:rPr>
          <w:szCs w:val="24"/>
        </w:rPr>
        <w:t>Número de teléfono institucional y de interno, según corresponda.</w:t>
      </w:r>
    </w:p>
    <w:p w14:paraId="151F8FEE" w14:textId="23BD4AB8" w:rsidR="007250D1" w:rsidRPr="00F073C2" w:rsidRDefault="007250D1" w:rsidP="00DE605E">
      <w:pPr>
        <w:pStyle w:val="Prrafodelista"/>
        <w:numPr>
          <w:ilvl w:val="0"/>
          <w:numId w:val="65"/>
        </w:numPr>
        <w:rPr>
          <w:szCs w:val="24"/>
        </w:rPr>
      </w:pPr>
      <w:r w:rsidRPr="00F073C2">
        <w:rPr>
          <w:szCs w:val="24"/>
        </w:rPr>
        <w:t>Número de Teléfono</w:t>
      </w:r>
      <w:r w:rsidR="00A10063" w:rsidRPr="00F073C2">
        <w:rPr>
          <w:szCs w:val="24"/>
        </w:rPr>
        <w:t xml:space="preserve"> </w:t>
      </w:r>
      <w:r w:rsidRPr="00F073C2">
        <w:rPr>
          <w:szCs w:val="24"/>
        </w:rPr>
        <w:t>móvil.</w:t>
      </w:r>
    </w:p>
    <w:p w14:paraId="76E16384" w14:textId="77777777" w:rsidR="007250D1" w:rsidRPr="00F073C2" w:rsidRDefault="007250D1" w:rsidP="00DE605E">
      <w:pPr>
        <w:pStyle w:val="Prrafodelista"/>
        <w:numPr>
          <w:ilvl w:val="0"/>
          <w:numId w:val="65"/>
        </w:numPr>
        <w:rPr>
          <w:szCs w:val="24"/>
        </w:rPr>
      </w:pPr>
      <w:r w:rsidRPr="00F073C2">
        <w:rPr>
          <w:szCs w:val="24"/>
        </w:rPr>
        <w:t>Documento / Memorándum de designación (adjunto en formato PDF).</w:t>
      </w:r>
    </w:p>
    <w:p w14:paraId="3FB3B8C9" w14:textId="77777777" w:rsidR="007250D1" w:rsidRPr="00F073C2" w:rsidRDefault="007250D1" w:rsidP="007250D1"/>
    <w:p w14:paraId="6CC4DE58" w14:textId="0E35E933" w:rsidR="007250D1" w:rsidRPr="00F073C2" w:rsidRDefault="007250D1" w:rsidP="008C3980">
      <w:pPr>
        <w:pStyle w:val="Prrafodelista"/>
        <w:numPr>
          <w:ilvl w:val="0"/>
          <w:numId w:val="47"/>
        </w:numPr>
        <w:tabs>
          <w:tab w:val="left" w:pos="284"/>
        </w:tabs>
        <w:ind w:left="0" w:firstLine="0"/>
        <w:rPr>
          <w:szCs w:val="24"/>
        </w:rPr>
      </w:pPr>
      <w:r w:rsidRPr="00F073C2">
        <w:rPr>
          <w:szCs w:val="24"/>
        </w:rPr>
        <w:t xml:space="preserve"> Si de forma posterior a la designación de puntos focales VUCE, la</w:t>
      </w:r>
      <w:r w:rsidR="00454FC4" w:rsidRPr="00F073C2">
        <w:rPr>
          <w:szCs w:val="24"/>
        </w:rPr>
        <w:t xml:space="preserve">s EPEs </w:t>
      </w:r>
      <w:r w:rsidRPr="00F073C2">
        <w:rPr>
          <w:szCs w:val="24"/>
        </w:rPr>
        <w:t>designa</w:t>
      </w:r>
      <w:r w:rsidR="00454FC4" w:rsidRPr="00F073C2">
        <w:rPr>
          <w:szCs w:val="24"/>
        </w:rPr>
        <w:t>n</w:t>
      </w:r>
      <w:r w:rsidRPr="00F073C2">
        <w:rPr>
          <w:szCs w:val="24"/>
        </w:rPr>
        <w:t xml:space="preserve"> a otro personal como punto focal, en el plazo máximo de </w:t>
      </w:r>
      <w:del w:id="2168" w:author="Valeria Tapia" w:date="2026-09-18T16:26:00Z">
        <w:r w:rsidRPr="00613E2B" w:rsidDel="009066E8">
          <w:rPr>
            <w:szCs w:val="24"/>
            <w:highlight w:val="green"/>
            <w:rPrChange w:id="2169" w:author="Valeria Tapia " w:date="2026-10-04T23:17:00Z">
              <w:rPr>
                <w:szCs w:val="24"/>
              </w:rPr>
            </w:rPrChange>
          </w:rPr>
          <w:delText xml:space="preserve">cinco </w:delText>
        </w:r>
      </w:del>
      <w:ins w:id="2170" w:author="Valeria Tapia" w:date="2026-09-18T16:26:00Z">
        <w:r w:rsidR="009066E8" w:rsidRPr="00613E2B">
          <w:rPr>
            <w:szCs w:val="24"/>
            <w:highlight w:val="green"/>
            <w:rPrChange w:id="2171" w:author="Valeria Tapia " w:date="2026-10-04T23:17:00Z">
              <w:rPr>
                <w:szCs w:val="24"/>
              </w:rPr>
            </w:rPrChange>
          </w:rPr>
          <w:t xml:space="preserve">tres </w:t>
        </w:r>
      </w:ins>
      <w:r w:rsidRPr="00613E2B">
        <w:rPr>
          <w:szCs w:val="24"/>
          <w:highlight w:val="green"/>
          <w:rPrChange w:id="2172" w:author="Valeria Tapia " w:date="2026-10-04T23:17:00Z">
            <w:rPr>
              <w:szCs w:val="24"/>
            </w:rPr>
          </w:rPrChange>
        </w:rPr>
        <w:t>(</w:t>
      </w:r>
      <w:del w:id="2173" w:author="Valeria Tapia" w:date="2026-09-18T16:26:00Z">
        <w:r w:rsidRPr="00613E2B" w:rsidDel="009066E8">
          <w:rPr>
            <w:szCs w:val="24"/>
            <w:highlight w:val="green"/>
            <w:rPrChange w:id="2174" w:author="Valeria Tapia " w:date="2026-10-04T23:17:00Z">
              <w:rPr>
                <w:szCs w:val="24"/>
              </w:rPr>
            </w:rPrChange>
          </w:rPr>
          <w:delText>5</w:delText>
        </w:r>
      </w:del>
      <w:ins w:id="2175" w:author="Valeria Tapia" w:date="2026-09-18T16:26:00Z">
        <w:r w:rsidR="009066E8" w:rsidRPr="00613E2B">
          <w:rPr>
            <w:szCs w:val="24"/>
            <w:highlight w:val="green"/>
            <w:rPrChange w:id="2176" w:author="Valeria Tapia " w:date="2026-10-04T23:17:00Z">
              <w:rPr>
                <w:szCs w:val="24"/>
              </w:rPr>
            </w:rPrChange>
          </w:rPr>
          <w:t>3</w:t>
        </w:r>
      </w:ins>
      <w:r w:rsidRPr="00F073C2">
        <w:rPr>
          <w:szCs w:val="24"/>
        </w:rPr>
        <w:t>) días hábiles computables a partir de la designación realizada, deberá comunicar a la AN l</w:t>
      </w:r>
      <w:r w:rsidR="003E0AD0" w:rsidRPr="00F073C2">
        <w:rPr>
          <w:szCs w:val="24"/>
        </w:rPr>
        <w:t xml:space="preserve">a actualización de los </w:t>
      </w:r>
      <w:r w:rsidRPr="00F073C2">
        <w:rPr>
          <w:szCs w:val="24"/>
        </w:rPr>
        <w:t>punto</w:t>
      </w:r>
      <w:r w:rsidR="003E0AD0" w:rsidRPr="00F073C2">
        <w:rPr>
          <w:szCs w:val="24"/>
        </w:rPr>
        <w:t>s</w:t>
      </w:r>
      <w:r w:rsidRPr="00F073C2">
        <w:rPr>
          <w:szCs w:val="24"/>
        </w:rPr>
        <w:t xml:space="preserve"> focal</w:t>
      </w:r>
      <w:r w:rsidR="003E0AD0" w:rsidRPr="00F073C2">
        <w:rPr>
          <w:szCs w:val="24"/>
        </w:rPr>
        <w:t xml:space="preserve">es </w:t>
      </w:r>
      <w:r w:rsidRPr="00F073C2">
        <w:rPr>
          <w:szCs w:val="24"/>
        </w:rPr>
        <w:t xml:space="preserve">a través del correo electrónico </w:t>
      </w:r>
      <w:hyperlink r:id="rId15" w:history="1">
        <w:r w:rsidRPr="00F073C2">
          <w:rPr>
            <w:rStyle w:val="Hipervnculo"/>
            <w:szCs w:val="24"/>
          </w:rPr>
          <w:t>contacto.entidades@vuce.gob.bo</w:t>
        </w:r>
      </w:hyperlink>
      <w:r w:rsidRPr="00F073C2">
        <w:rPr>
          <w:szCs w:val="24"/>
        </w:rPr>
        <w:t xml:space="preserve"> </w:t>
      </w:r>
      <w:r w:rsidR="00454FC4" w:rsidRPr="00F073C2">
        <w:rPr>
          <w:szCs w:val="24"/>
        </w:rPr>
        <w:t>adjuntando la información y documentación señalada en el parágrafo anterior.</w:t>
      </w:r>
    </w:p>
    <w:p w14:paraId="5792C250" w14:textId="77777777" w:rsidR="007250D1" w:rsidRPr="00F073C2" w:rsidRDefault="007250D1" w:rsidP="007250D1">
      <w:pPr>
        <w:pStyle w:val="Prrafodelista"/>
        <w:ind w:left="426"/>
        <w:rPr>
          <w:szCs w:val="24"/>
        </w:rPr>
      </w:pPr>
    </w:p>
    <w:p w14:paraId="34356A14" w14:textId="25C51C78" w:rsidR="007250D1" w:rsidRPr="00F073C2" w:rsidRDefault="007250D1" w:rsidP="008C3980">
      <w:pPr>
        <w:pStyle w:val="Prrafodelista"/>
        <w:numPr>
          <w:ilvl w:val="0"/>
          <w:numId w:val="47"/>
        </w:numPr>
        <w:tabs>
          <w:tab w:val="left" w:pos="284"/>
        </w:tabs>
        <w:ind w:left="0" w:firstLine="0"/>
      </w:pPr>
      <w:r w:rsidRPr="00F073C2">
        <w:t xml:space="preserve"> </w:t>
      </w:r>
      <w:r w:rsidRPr="00F073C2">
        <w:rPr>
          <w:szCs w:val="24"/>
        </w:rPr>
        <w:t xml:space="preserve">Los puntos focales designados por las </w:t>
      </w:r>
      <w:r w:rsidR="00454FC4" w:rsidRPr="00F073C2">
        <w:rPr>
          <w:szCs w:val="24"/>
        </w:rPr>
        <w:t>EPE</w:t>
      </w:r>
      <w:r w:rsidRPr="00F073C2">
        <w:rPr>
          <w:szCs w:val="24"/>
        </w:rPr>
        <w:t xml:space="preserve">s, son </w:t>
      </w:r>
      <w:r w:rsidRPr="00F073C2">
        <w:t>responsables de la implementación del trámite APCO en la VUCE</w:t>
      </w:r>
      <w:del w:id="2177" w:author="Valeria Tapia" w:date="2026-09-18T16:27:00Z">
        <w:r w:rsidRPr="00F073C2" w:rsidDel="009066E8">
          <w:delText xml:space="preserve"> conforme el Cronograma de Implementación Gradual</w:delText>
        </w:r>
      </w:del>
      <w:r w:rsidRPr="00F073C2">
        <w:t>, debiendo realizar las gestiones necesarias para tal efecto</w:t>
      </w:r>
      <w:ins w:id="2178" w:author="Valeria Tapia" w:date="2026-09-18T16:27:00Z">
        <w:r w:rsidR="009066E8">
          <w:t xml:space="preserve">, </w:t>
        </w:r>
        <w:r w:rsidR="009066E8" w:rsidRPr="00F073C2">
          <w:t>conforme el Cronograma de Implementación Gradual</w:t>
        </w:r>
        <w:r w:rsidR="009066E8">
          <w:t xml:space="preserve"> y </w:t>
        </w:r>
        <w:r w:rsidR="009066E8" w:rsidRPr="00613E2B">
          <w:rPr>
            <w:highlight w:val="cyan"/>
            <w:rPrChange w:id="2179" w:author="Valeria Tapia " w:date="2026-10-04T23:18:00Z">
              <w:rPr/>
            </w:rPrChange>
          </w:rPr>
          <w:t>el Plan de Trabajo</w:t>
        </w:r>
      </w:ins>
      <w:r w:rsidRPr="00613E2B">
        <w:rPr>
          <w:highlight w:val="cyan"/>
          <w:rPrChange w:id="2180" w:author="Valeria Tapia " w:date="2026-10-04T23:18:00Z">
            <w:rPr/>
          </w:rPrChange>
        </w:rPr>
        <w:t>.</w:t>
      </w:r>
    </w:p>
    <w:p w14:paraId="00335424" w14:textId="77777777" w:rsidR="007250D1" w:rsidRPr="00F073C2" w:rsidRDefault="007250D1" w:rsidP="007250D1">
      <w:pPr>
        <w:pStyle w:val="Prrafodelista"/>
        <w:tabs>
          <w:tab w:val="left" w:pos="284"/>
        </w:tabs>
        <w:ind w:left="0"/>
      </w:pPr>
      <w:r w:rsidRPr="00F073C2">
        <w:t xml:space="preserve"> </w:t>
      </w:r>
    </w:p>
    <w:p w14:paraId="4C2F9882" w14:textId="7558363F" w:rsidR="007250D1" w:rsidRPr="00F073C2" w:rsidDel="009066E8" w:rsidRDefault="007250D1" w:rsidP="008C3980">
      <w:pPr>
        <w:pStyle w:val="Prrafodelista"/>
        <w:numPr>
          <w:ilvl w:val="0"/>
          <w:numId w:val="47"/>
        </w:numPr>
        <w:tabs>
          <w:tab w:val="left" w:pos="284"/>
        </w:tabs>
        <w:ind w:left="0" w:firstLine="0"/>
        <w:rPr>
          <w:del w:id="2181" w:author="Valeria Tapia" w:date="2026-09-18T16:28:00Z"/>
        </w:rPr>
      </w:pPr>
      <w:del w:id="2182" w:author="Valeria Tapia" w:date="2026-09-18T16:28:00Z">
        <w:r w:rsidRPr="00F073C2" w:rsidDel="009066E8">
          <w:delText>Las coordinaciones entre la AN con los puntos focales de las E</w:delText>
        </w:r>
        <w:r w:rsidR="00FC37E7" w:rsidRPr="00F073C2" w:rsidDel="009066E8">
          <w:delText>PE</w:delText>
        </w:r>
        <w:r w:rsidRPr="00F073C2" w:rsidDel="009066E8">
          <w:delText xml:space="preserve">s serán efectuadas a través del correo electrónico </w:delText>
        </w:r>
        <w:r w:rsidR="005B371D" w:rsidDel="009066E8">
          <w:fldChar w:fldCharType="begin"/>
        </w:r>
        <w:r w:rsidR="005B371D" w:rsidDel="009066E8">
          <w:delInstrText xml:space="preserve"> HYPERLINK "mailto:contacto@vuce.gob.bo" </w:delInstrText>
        </w:r>
        <w:r w:rsidR="005B371D" w:rsidDel="009066E8">
          <w:fldChar w:fldCharType="separate"/>
        </w:r>
        <w:r w:rsidRPr="00F073C2" w:rsidDel="009066E8">
          <w:rPr>
            <w:rStyle w:val="Hipervnculo"/>
            <w:szCs w:val="24"/>
          </w:rPr>
          <w:delText>contacto.entidades@vuce.gob.bo</w:delText>
        </w:r>
        <w:r w:rsidR="005B371D" w:rsidDel="009066E8">
          <w:rPr>
            <w:rStyle w:val="Hipervnculo"/>
            <w:szCs w:val="24"/>
          </w:rPr>
          <w:fldChar w:fldCharType="end"/>
        </w:r>
        <w:r w:rsidRPr="00F073C2" w:rsidDel="009066E8">
          <w:delText xml:space="preserve"> y, de forma alternativa, mediante nota, vía teléfono fijo o móvil</w:delText>
        </w:r>
        <w:r w:rsidR="00325507" w:rsidRPr="00F073C2" w:rsidDel="009066E8">
          <w:delText xml:space="preserve"> </w:delText>
        </w:r>
        <w:r w:rsidR="00594A8B" w:rsidRPr="00F073C2" w:rsidDel="009066E8">
          <w:delText>u otros canales de comunicación</w:delText>
        </w:r>
        <w:r w:rsidRPr="00F073C2" w:rsidDel="009066E8">
          <w:delText>.</w:delText>
        </w:r>
      </w:del>
    </w:p>
    <w:p w14:paraId="206EC9CE" w14:textId="542616C5" w:rsidR="00046ABB" w:rsidRPr="00F073C2" w:rsidDel="009066E8" w:rsidRDefault="00046ABB" w:rsidP="00DE605E">
      <w:pPr>
        <w:pStyle w:val="Prrafodelista"/>
        <w:rPr>
          <w:del w:id="2183" w:author="Valeria Tapia" w:date="2026-09-18T16:28:00Z"/>
        </w:rPr>
      </w:pPr>
    </w:p>
    <w:p w14:paraId="48D2BA53" w14:textId="249ED545" w:rsidR="00046ABB" w:rsidRPr="00F073C2" w:rsidRDefault="00D73EDE" w:rsidP="008C3980">
      <w:pPr>
        <w:pStyle w:val="Prrafodelista"/>
        <w:numPr>
          <w:ilvl w:val="0"/>
          <w:numId w:val="47"/>
        </w:numPr>
        <w:tabs>
          <w:tab w:val="left" w:pos="284"/>
        </w:tabs>
        <w:ind w:left="0" w:firstLine="0"/>
      </w:pPr>
      <w:r w:rsidRPr="00DE605E">
        <w:t xml:space="preserve"> </w:t>
      </w:r>
      <w:r w:rsidR="00046ABB" w:rsidRPr="00F073C2">
        <w:t>La AN podrá solicitar</w:t>
      </w:r>
      <w:r w:rsidR="007F1D25" w:rsidRPr="00F073C2">
        <w:t xml:space="preserve"> puntos focales</w:t>
      </w:r>
      <w:r w:rsidR="00046ABB" w:rsidRPr="00F073C2">
        <w:t xml:space="preserve"> a las Entidades Públicas vinculadas </w:t>
      </w:r>
      <w:r w:rsidR="00325507" w:rsidRPr="00DE605E">
        <w:t xml:space="preserve">indirectamente </w:t>
      </w:r>
      <w:r w:rsidR="00046ABB" w:rsidRPr="00F073C2">
        <w:t xml:space="preserve">con operaciones </w:t>
      </w:r>
      <w:r w:rsidR="007F1D25" w:rsidRPr="00F073C2">
        <w:t>de comercio exterior</w:t>
      </w:r>
      <w:r w:rsidR="008F16F8" w:rsidRPr="00DE605E">
        <w:t>,</w:t>
      </w:r>
      <w:r w:rsidR="007F1D25" w:rsidRPr="00F073C2">
        <w:t xml:space="preserve"> a fin de realizar coordinaciones </w:t>
      </w:r>
      <w:r w:rsidR="00B70A02" w:rsidRPr="00DE605E">
        <w:t>necesarias</w:t>
      </w:r>
      <w:r w:rsidR="007F1D25" w:rsidRPr="00F073C2">
        <w:t xml:space="preserve"> para</w:t>
      </w:r>
      <w:r w:rsidR="00B70A02" w:rsidRPr="00DE605E">
        <w:t xml:space="preserve"> viabilizar</w:t>
      </w:r>
      <w:r w:rsidR="007F1D25" w:rsidRPr="00F073C2">
        <w:t xml:space="preserve"> la implementación del trámite APCO en la VUCE.</w:t>
      </w:r>
    </w:p>
    <w:p w14:paraId="06833699" w14:textId="77777777" w:rsidR="007250D1" w:rsidRPr="00F073C2" w:rsidRDefault="007250D1" w:rsidP="007250D1"/>
    <w:p w14:paraId="72D23DB5" w14:textId="77777777" w:rsidR="007250D1" w:rsidRPr="00F073C2" w:rsidRDefault="007250D1" w:rsidP="007250D1">
      <w:pPr>
        <w:pStyle w:val="Ttulo1"/>
        <w:tabs>
          <w:tab w:val="clear" w:pos="851"/>
          <w:tab w:val="left" w:pos="709"/>
          <w:tab w:val="left" w:pos="993"/>
        </w:tabs>
      </w:pPr>
      <w:bookmarkStart w:id="2184" w:name="_Toc178012963"/>
      <w:bookmarkStart w:id="2185" w:name="_Toc197893805"/>
      <w:bookmarkStart w:id="2186" w:name="_Toc206684696"/>
      <w:r w:rsidRPr="00F073C2">
        <w:rPr>
          <w:szCs w:val="24"/>
        </w:rPr>
        <w:t>CAPÍTULO IV</w:t>
      </w:r>
      <w:bookmarkEnd w:id="2184"/>
      <w:bookmarkEnd w:id="2185"/>
      <w:bookmarkEnd w:id="2186"/>
    </w:p>
    <w:p w14:paraId="06963674" w14:textId="61BF4BD8" w:rsidR="007250D1" w:rsidRPr="00F073C2" w:rsidRDefault="007250D1" w:rsidP="007250D1">
      <w:pPr>
        <w:pStyle w:val="Ttulo1"/>
        <w:tabs>
          <w:tab w:val="clear" w:pos="851"/>
          <w:tab w:val="left" w:pos="709"/>
          <w:tab w:val="left" w:pos="993"/>
        </w:tabs>
      </w:pPr>
      <w:bookmarkStart w:id="2187" w:name="_Toc178012964"/>
      <w:bookmarkStart w:id="2188" w:name="_Toc197893806"/>
      <w:bookmarkStart w:id="2189" w:name="_Toc206684697"/>
      <w:r w:rsidRPr="00F073C2">
        <w:rPr>
          <w:szCs w:val="24"/>
        </w:rPr>
        <w:t>ATENCIÓN DE CONSULTAS Y CAPACITACIÓN</w:t>
      </w:r>
      <w:bookmarkEnd w:id="2187"/>
      <w:bookmarkEnd w:id="2188"/>
      <w:bookmarkEnd w:id="2189"/>
    </w:p>
    <w:p w14:paraId="4BB3B09E" w14:textId="0660F282" w:rsidR="007250D1" w:rsidRPr="00F073C2" w:rsidRDefault="007250D1" w:rsidP="007250D1"/>
    <w:p w14:paraId="478B8B3E" w14:textId="0B674CFD" w:rsidR="007250D1" w:rsidRPr="00F073C2" w:rsidRDefault="007250D1" w:rsidP="008C3980">
      <w:pPr>
        <w:pStyle w:val="Ttulo5"/>
        <w:numPr>
          <w:ilvl w:val="0"/>
          <w:numId w:val="5"/>
        </w:numPr>
        <w:tabs>
          <w:tab w:val="left" w:pos="1701"/>
          <w:tab w:val="num" w:pos="9044"/>
        </w:tabs>
        <w:ind w:left="0" w:firstLine="0"/>
      </w:pPr>
      <w:r w:rsidRPr="00F073C2">
        <w:rPr>
          <w:b/>
          <w:szCs w:val="24"/>
        </w:rPr>
        <w:t xml:space="preserve"> (ATENCIÓN DE CONSULTAS)</w:t>
      </w:r>
      <w:r w:rsidR="00A10063" w:rsidRPr="00F073C2">
        <w:rPr>
          <w:b/>
          <w:szCs w:val="24"/>
        </w:rPr>
        <w:t>.</w:t>
      </w:r>
      <w:r w:rsidRPr="00F073C2">
        <w:rPr>
          <w:b/>
          <w:szCs w:val="24"/>
        </w:rPr>
        <w:t xml:space="preserve"> </w:t>
      </w:r>
      <w:r w:rsidRPr="00F073C2">
        <w:rPr>
          <w:szCs w:val="24"/>
        </w:rPr>
        <w:t>I.</w:t>
      </w:r>
      <w:r w:rsidRPr="00F073C2">
        <w:rPr>
          <w:b/>
          <w:szCs w:val="24"/>
        </w:rPr>
        <w:t xml:space="preserve"> </w:t>
      </w:r>
      <w:r w:rsidRPr="00F073C2">
        <w:t>La AN</w:t>
      </w:r>
      <w:r w:rsidR="00325507" w:rsidRPr="00F073C2">
        <w:t xml:space="preserve">, </w:t>
      </w:r>
      <w:r w:rsidRPr="00F073C2">
        <w:t>las E</w:t>
      </w:r>
      <w:r w:rsidR="00FC37E7" w:rsidRPr="00F073C2">
        <w:t>PE</w:t>
      </w:r>
      <w:r w:rsidRPr="00F073C2">
        <w:t>s</w:t>
      </w:r>
      <w:r w:rsidR="00325507" w:rsidRPr="00F073C2">
        <w:t xml:space="preserve"> y la AGETIC</w:t>
      </w:r>
      <w:r w:rsidRPr="00F073C2">
        <w:t xml:space="preserve"> designarán personal técnico para la atención de consultas relacionadas al funcionamiento de la VUCE.</w:t>
      </w:r>
    </w:p>
    <w:p w14:paraId="4F69AE4D" w14:textId="77777777" w:rsidR="007250D1" w:rsidRPr="00F073C2" w:rsidRDefault="007250D1" w:rsidP="007250D1"/>
    <w:p w14:paraId="10DD522F" w14:textId="4DD68FD0" w:rsidR="00AD4F6B" w:rsidRPr="00653C50" w:rsidRDefault="007250D1" w:rsidP="007250D1">
      <w:pPr>
        <w:pStyle w:val="Prrafodelista"/>
        <w:tabs>
          <w:tab w:val="left" w:pos="284"/>
        </w:tabs>
        <w:ind w:left="0"/>
        <w:rPr>
          <w:szCs w:val="24"/>
        </w:rPr>
      </w:pPr>
      <w:r w:rsidRPr="00F073C2">
        <w:t>II. La</w:t>
      </w:r>
      <w:r w:rsidR="00FC37E7" w:rsidRPr="00F073C2">
        <w:t>s</w:t>
      </w:r>
      <w:r w:rsidRPr="00F073C2">
        <w:t xml:space="preserve"> </w:t>
      </w:r>
      <w:r w:rsidR="00FC37E7" w:rsidRPr="00F073C2">
        <w:t>EPEs</w:t>
      </w:r>
      <w:r w:rsidRPr="00F073C2">
        <w:t xml:space="preserve"> deberá</w:t>
      </w:r>
      <w:r w:rsidR="00FC37E7" w:rsidRPr="00F073C2">
        <w:t>n</w:t>
      </w:r>
      <w:r w:rsidRPr="00F073C2">
        <w:t xml:space="preserve"> remitir al correo electrónico </w:t>
      </w:r>
      <w:hyperlink r:id="rId16" w:history="1">
        <w:r w:rsidRPr="00F073C2">
          <w:rPr>
            <w:rStyle w:val="Hipervnculo"/>
          </w:rPr>
          <w:t>contacto.entidades@vuce.gob.bo</w:t>
        </w:r>
      </w:hyperlink>
      <w:r w:rsidR="00A10063" w:rsidRPr="00F073C2">
        <w:rPr>
          <w:rStyle w:val="Hipervnculo"/>
        </w:rPr>
        <w:t>,</w:t>
      </w:r>
      <w:r w:rsidR="00A10063" w:rsidRPr="00F073C2">
        <w:rPr>
          <w:rStyle w:val="Hipervnculo"/>
          <w:u w:val="none"/>
        </w:rPr>
        <w:t xml:space="preserve"> </w:t>
      </w:r>
      <w:r w:rsidR="00A10063" w:rsidRPr="00DE605E">
        <w:t>la nómina del personal designado</w:t>
      </w:r>
      <w:r w:rsidRPr="00F073C2">
        <w:t xml:space="preserve"> </w:t>
      </w:r>
      <w:r w:rsidR="00A10063" w:rsidRPr="00F073C2">
        <w:t xml:space="preserve">y </w:t>
      </w:r>
      <w:r w:rsidRPr="00F073C2">
        <w:t xml:space="preserve">los medios habilitados para la atención de consultas (correo electrónico, teléfono fijo o móvil, centro de contacto u otro) hasta </w:t>
      </w:r>
      <w:del w:id="2190" w:author="Valeria Tapia" w:date="2026-09-18T16:35:00Z">
        <w:r w:rsidRPr="00613E2B" w:rsidDel="00841DAD">
          <w:rPr>
            <w:highlight w:val="green"/>
            <w:rPrChange w:id="2191" w:author="Valeria Tapia " w:date="2026-10-04T23:18:00Z">
              <w:rPr/>
            </w:rPrChange>
          </w:rPr>
          <w:delText xml:space="preserve">diez </w:delText>
        </w:r>
      </w:del>
      <w:ins w:id="2192" w:author="Valeria Tapia" w:date="2026-09-18T16:35:00Z">
        <w:r w:rsidR="00841DAD" w:rsidRPr="00613E2B">
          <w:rPr>
            <w:highlight w:val="green"/>
            <w:rPrChange w:id="2193" w:author="Valeria Tapia " w:date="2026-10-04T23:18:00Z">
              <w:rPr/>
            </w:rPrChange>
          </w:rPr>
          <w:t xml:space="preserve">cinco </w:t>
        </w:r>
      </w:ins>
      <w:r w:rsidRPr="00613E2B">
        <w:rPr>
          <w:highlight w:val="green"/>
          <w:rPrChange w:id="2194" w:author="Valeria Tapia " w:date="2026-10-04T23:18:00Z">
            <w:rPr/>
          </w:rPrChange>
        </w:rPr>
        <w:t>(</w:t>
      </w:r>
      <w:del w:id="2195" w:author="Valeria Tapia" w:date="2026-09-18T16:35:00Z">
        <w:r w:rsidRPr="00613E2B" w:rsidDel="00841DAD">
          <w:rPr>
            <w:highlight w:val="green"/>
            <w:rPrChange w:id="2196" w:author="Valeria Tapia " w:date="2026-10-04T23:18:00Z">
              <w:rPr/>
            </w:rPrChange>
          </w:rPr>
          <w:delText>10</w:delText>
        </w:r>
      </w:del>
      <w:ins w:id="2197" w:author="Valeria Tapia" w:date="2026-09-18T16:35:00Z">
        <w:r w:rsidR="00841DAD" w:rsidRPr="00613E2B">
          <w:rPr>
            <w:highlight w:val="green"/>
            <w:rPrChange w:id="2198" w:author="Valeria Tapia " w:date="2026-10-04T23:18:00Z">
              <w:rPr/>
            </w:rPrChange>
          </w:rPr>
          <w:t>5</w:t>
        </w:r>
      </w:ins>
      <w:r w:rsidRPr="00613E2B">
        <w:rPr>
          <w:highlight w:val="green"/>
          <w:rPrChange w:id="2199" w:author="Valeria Tapia " w:date="2026-10-04T23:18:00Z">
            <w:rPr/>
          </w:rPrChange>
        </w:rPr>
        <w:t>)</w:t>
      </w:r>
      <w:r w:rsidRPr="00F073C2">
        <w:t xml:space="preserve"> días hábiles</w:t>
      </w:r>
      <w:r w:rsidR="00325507" w:rsidRPr="00F073C2">
        <w:t xml:space="preserve"> antes</w:t>
      </w:r>
      <w:r w:rsidR="007E302B" w:rsidRPr="00F073C2">
        <w:t xml:space="preserve"> </w:t>
      </w:r>
      <w:r w:rsidR="00325507" w:rsidRPr="00F073C2">
        <w:t>de</w:t>
      </w:r>
      <w:r w:rsidRPr="00F073C2">
        <w:t xml:space="preserve"> la puesta en</w:t>
      </w:r>
      <w:r w:rsidR="00325507" w:rsidRPr="00F073C2">
        <w:t xml:space="preserve"> producción </w:t>
      </w:r>
      <w:r w:rsidRPr="00F073C2">
        <w:t>de</w:t>
      </w:r>
      <w:r w:rsidR="00325507" w:rsidRPr="00F073C2">
        <w:t xml:space="preserve">l trámite </w:t>
      </w:r>
      <w:r w:rsidRPr="00F073C2">
        <w:t>para su publicación en el Portal de la VUCE.</w:t>
      </w:r>
      <w:ins w:id="2200" w:author="Valeria Tapia" w:date="2026-09-18T16:40:00Z">
        <w:r w:rsidR="00CB19FA">
          <w:t xml:space="preserve"> </w:t>
        </w:r>
      </w:ins>
      <w:del w:id="2201" w:author="Valeria Tapia" w:date="2026-09-18T16:41:00Z">
        <w:r w:rsidRPr="00F073C2" w:rsidDel="00CB19FA">
          <w:delText xml:space="preserve"> </w:delText>
        </w:r>
      </w:del>
      <w:ins w:id="2202" w:author="Valeria Tapia" w:date="2026-09-18T16:41:00Z">
        <w:r w:rsidR="00CB19FA" w:rsidRPr="00613E2B">
          <w:rPr>
            <w:szCs w:val="24"/>
            <w:highlight w:val="cyan"/>
            <w:rPrChange w:id="2203" w:author="Valeria Tapia " w:date="2026-10-04T23:18:00Z">
              <w:rPr>
                <w:szCs w:val="24"/>
              </w:rPr>
            </w:rPrChange>
          </w:rPr>
          <w:t>Si de forma posterior las EPEs designan a otro personal, en el plazo máximo de dos (2) días hábiles computables a partir de la designación realizada, deberá comunicar a la AN la actualización de</w:t>
        </w:r>
      </w:ins>
      <w:ins w:id="2204" w:author="Valeria Tapia" w:date="2026-09-18T16:42:00Z">
        <w:r w:rsidR="00CB19FA" w:rsidRPr="00613E2B">
          <w:rPr>
            <w:szCs w:val="24"/>
            <w:highlight w:val="cyan"/>
            <w:rPrChange w:id="2205" w:author="Valeria Tapia " w:date="2026-10-04T23:18:00Z">
              <w:rPr>
                <w:szCs w:val="24"/>
              </w:rPr>
            </w:rPrChange>
          </w:rPr>
          <w:t xml:space="preserve">l personal encargado de la atención de consultas </w:t>
        </w:r>
      </w:ins>
      <w:ins w:id="2206" w:author="Valeria Tapia" w:date="2026-09-18T16:41:00Z">
        <w:r w:rsidR="00CB19FA" w:rsidRPr="00613E2B">
          <w:rPr>
            <w:szCs w:val="24"/>
            <w:highlight w:val="cyan"/>
            <w:rPrChange w:id="2207" w:author="Valeria Tapia " w:date="2026-10-04T23:18:00Z">
              <w:rPr>
                <w:szCs w:val="24"/>
              </w:rPr>
            </w:rPrChange>
          </w:rPr>
          <w:t>a través del correo electrónico</w:t>
        </w:r>
      </w:ins>
      <w:ins w:id="2208" w:author="Valeria Tapia" w:date="2026-09-18T16:42:00Z">
        <w:r w:rsidR="00CB19FA" w:rsidRPr="00613E2B">
          <w:rPr>
            <w:szCs w:val="24"/>
            <w:highlight w:val="cyan"/>
            <w:rPrChange w:id="2209" w:author="Valeria Tapia " w:date="2026-10-04T23:18:00Z">
              <w:rPr>
                <w:szCs w:val="24"/>
              </w:rPr>
            </w:rPrChange>
          </w:rPr>
          <w:t xml:space="preserve"> citado precedentemente.</w:t>
        </w:r>
      </w:ins>
    </w:p>
    <w:p w14:paraId="2F5BABB5" w14:textId="77777777" w:rsidR="00AD4F6B" w:rsidRPr="00F073C2" w:rsidRDefault="00AD4F6B" w:rsidP="007250D1">
      <w:pPr>
        <w:pStyle w:val="Prrafodelista"/>
        <w:tabs>
          <w:tab w:val="left" w:pos="284"/>
        </w:tabs>
        <w:ind w:left="0"/>
      </w:pPr>
    </w:p>
    <w:p w14:paraId="4E0AD205" w14:textId="1F7FA111" w:rsidR="007250D1" w:rsidRPr="00F073C2" w:rsidRDefault="00AD4F6B" w:rsidP="007250D1">
      <w:pPr>
        <w:pStyle w:val="Prrafodelista"/>
        <w:ind w:left="0"/>
      </w:pPr>
      <w:r w:rsidRPr="00F073C2">
        <w:t xml:space="preserve">III. </w:t>
      </w:r>
      <w:r w:rsidR="007250D1" w:rsidRPr="00F073C2">
        <w:t>E</w:t>
      </w:r>
      <w:r w:rsidR="003410EA" w:rsidRPr="00F073C2">
        <w:t>n el marco de sus competencias, e</w:t>
      </w:r>
      <w:r w:rsidR="007250D1" w:rsidRPr="00F073C2">
        <w:t>l personal de soporte técnico de la AN</w:t>
      </w:r>
      <w:r w:rsidR="00DF0D31" w:rsidRPr="00F073C2">
        <w:t xml:space="preserve"> y</w:t>
      </w:r>
      <w:r w:rsidR="007250D1" w:rsidRPr="00F073C2">
        <w:t xml:space="preserve"> las </w:t>
      </w:r>
      <w:r w:rsidR="00FC37E7" w:rsidRPr="00F073C2">
        <w:t>EPE</w:t>
      </w:r>
      <w:r w:rsidR="007250D1" w:rsidRPr="00F073C2">
        <w:t>s</w:t>
      </w:r>
      <w:r w:rsidR="00DF0D31" w:rsidRPr="00F073C2">
        <w:t xml:space="preserve"> </w:t>
      </w:r>
      <w:r w:rsidR="007250D1" w:rsidRPr="00F073C2">
        <w:t>atenderá</w:t>
      </w:r>
      <w:r w:rsidR="007E302B" w:rsidRPr="00F073C2">
        <w:t>n</w:t>
      </w:r>
      <w:r w:rsidR="007250D1" w:rsidRPr="00F073C2">
        <w:t xml:space="preserve"> las consultas realizadas por </w:t>
      </w:r>
      <w:r w:rsidR="003410EA" w:rsidRPr="00F073C2">
        <w:t>el</w:t>
      </w:r>
      <w:r w:rsidR="007250D1" w:rsidRPr="00F073C2">
        <w:t xml:space="preserve"> </w:t>
      </w:r>
      <w:r w:rsidR="007D6AC8" w:rsidRPr="00F073C2">
        <w:t>Usuario VUCE</w:t>
      </w:r>
      <w:r w:rsidR="007250D1" w:rsidRPr="00F073C2">
        <w:t xml:space="preserve"> y público en general, en función al tipo de consulta.  </w:t>
      </w:r>
    </w:p>
    <w:p w14:paraId="6C7A6A35" w14:textId="77777777" w:rsidR="00DF0D31" w:rsidRPr="00F073C2" w:rsidRDefault="00DF0D31" w:rsidP="007250D1">
      <w:pPr>
        <w:pStyle w:val="Prrafodelista"/>
        <w:ind w:left="0"/>
      </w:pPr>
    </w:p>
    <w:p w14:paraId="5974E5CE" w14:textId="553728A1" w:rsidR="007250D1" w:rsidRPr="00F073C2" w:rsidRDefault="00FE22C9" w:rsidP="007250D1">
      <w:pPr>
        <w:pStyle w:val="Prrafodelista"/>
        <w:ind w:left="0"/>
      </w:pPr>
      <w:r>
        <w:t>I</w:t>
      </w:r>
      <w:r w:rsidR="00A10063" w:rsidRPr="00F073C2">
        <w:t xml:space="preserve">V. </w:t>
      </w:r>
      <w:r w:rsidR="003410EA" w:rsidRPr="00F073C2">
        <w:t>El</w:t>
      </w:r>
      <w:r w:rsidR="00A10063" w:rsidRPr="00F073C2">
        <w:t xml:space="preserve"> </w:t>
      </w:r>
      <w:r w:rsidR="007D6AC8" w:rsidRPr="00F073C2">
        <w:t>Usuario VUCE</w:t>
      </w:r>
      <w:r w:rsidR="00A10063" w:rsidRPr="00F073C2">
        <w:t xml:space="preserve"> </w:t>
      </w:r>
      <w:r w:rsidR="007250D1" w:rsidRPr="00F073C2">
        <w:t xml:space="preserve">podrá </w:t>
      </w:r>
      <w:r w:rsidR="00A10063" w:rsidRPr="00F073C2">
        <w:t>realizar consultas</w:t>
      </w:r>
      <w:r w:rsidR="007250D1" w:rsidRPr="00F073C2">
        <w:t xml:space="preserve"> </w:t>
      </w:r>
      <w:r w:rsidR="003410EA" w:rsidRPr="00F073C2">
        <w:t xml:space="preserve">de acuerdo </w:t>
      </w:r>
      <w:r w:rsidR="007250D1" w:rsidRPr="00F073C2">
        <w:t>a lo siguiente:</w:t>
      </w:r>
    </w:p>
    <w:p w14:paraId="74A1088B" w14:textId="77777777" w:rsidR="007250D1" w:rsidRPr="00F073C2" w:rsidRDefault="007250D1" w:rsidP="007250D1">
      <w:pPr>
        <w:pStyle w:val="Prrafodelista"/>
        <w:ind w:left="426" w:firstLine="708"/>
      </w:pPr>
    </w:p>
    <w:p w14:paraId="60D1AE3C" w14:textId="77777777" w:rsidR="007250D1" w:rsidRPr="00F073C2" w:rsidRDefault="007250D1" w:rsidP="008C3980">
      <w:pPr>
        <w:pStyle w:val="Prrafodelista"/>
        <w:numPr>
          <w:ilvl w:val="0"/>
          <w:numId w:val="12"/>
        </w:numPr>
        <w:ind w:left="720"/>
      </w:pPr>
      <w:r w:rsidRPr="00F073C2">
        <w:t xml:space="preserve">Cuando estén referidas al funcionamiento de la VUCE, a través del correo electrónico </w:t>
      </w:r>
      <w:hyperlink r:id="rId17" w:history="1">
        <w:r w:rsidRPr="00F073C2">
          <w:rPr>
            <w:rStyle w:val="Hipervnculo"/>
          </w:rPr>
          <w:t>consultas@vuce.gob.bo</w:t>
        </w:r>
      </w:hyperlink>
      <w:r w:rsidRPr="00F073C2">
        <w:t>.</w:t>
      </w:r>
    </w:p>
    <w:p w14:paraId="671629CF" w14:textId="6DB41F99" w:rsidR="007250D1" w:rsidRPr="00F073C2" w:rsidRDefault="007250D1" w:rsidP="008C3980">
      <w:pPr>
        <w:pStyle w:val="Prrafodelista"/>
        <w:numPr>
          <w:ilvl w:val="0"/>
          <w:numId w:val="12"/>
        </w:numPr>
        <w:ind w:left="720"/>
      </w:pPr>
      <w:r w:rsidRPr="00F073C2">
        <w:t>Cuando estén relacionadas a la obtención de un documento requerido para o</w:t>
      </w:r>
      <w:r w:rsidR="00A10063" w:rsidRPr="00F073C2">
        <w:t>peraciones de comercio exterior serán atendidas por</w:t>
      </w:r>
      <w:r w:rsidRPr="00F073C2">
        <w:t xml:space="preserve"> la</w:t>
      </w:r>
      <w:r w:rsidR="008A75F2" w:rsidRPr="00F073C2">
        <w:t xml:space="preserve">s EPEs </w:t>
      </w:r>
      <w:r w:rsidRPr="00F073C2">
        <w:t>a través de los contactos publicados en el portal de la VUCE (correo electrónico, números de teléfono</w:t>
      </w:r>
      <w:r w:rsidR="00BA6BAB" w:rsidRPr="00F073C2">
        <w:t xml:space="preserve"> y</w:t>
      </w:r>
      <w:r w:rsidRPr="00F073C2">
        <w:t xml:space="preserve"> otros).</w:t>
      </w:r>
    </w:p>
    <w:p w14:paraId="584EC742" w14:textId="77777777" w:rsidR="007250D1" w:rsidRPr="00F073C2" w:rsidRDefault="007250D1" w:rsidP="007250D1">
      <w:pPr>
        <w:pStyle w:val="Prrafodelista"/>
        <w:ind w:left="284"/>
        <w:rPr>
          <w:szCs w:val="24"/>
        </w:rPr>
      </w:pPr>
    </w:p>
    <w:p w14:paraId="613F1FBE" w14:textId="2754E789" w:rsidR="007250D1" w:rsidRPr="00F073C2" w:rsidRDefault="007250D1" w:rsidP="008C3980">
      <w:pPr>
        <w:pStyle w:val="Ttulo5"/>
        <w:numPr>
          <w:ilvl w:val="0"/>
          <w:numId w:val="5"/>
        </w:numPr>
        <w:tabs>
          <w:tab w:val="left" w:pos="1701"/>
          <w:tab w:val="num" w:pos="9044"/>
        </w:tabs>
        <w:ind w:left="0" w:firstLine="0"/>
      </w:pPr>
      <w:r w:rsidRPr="00F073C2">
        <w:rPr>
          <w:b/>
          <w:szCs w:val="24"/>
        </w:rPr>
        <w:t xml:space="preserve"> (CAPACITACIONES). </w:t>
      </w:r>
      <w:r w:rsidR="003410EA" w:rsidRPr="00DE605E">
        <w:rPr>
          <w:szCs w:val="24"/>
        </w:rPr>
        <w:t>I.</w:t>
      </w:r>
      <w:r w:rsidR="003410EA" w:rsidRPr="00F073C2">
        <w:rPr>
          <w:b/>
          <w:szCs w:val="24"/>
        </w:rPr>
        <w:t xml:space="preserve"> </w:t>
      </w:r>
      <w:r w:rsidRPr="00F073C2">
        <w:t>La</w:t>
      </w:r>
      <w:r w:rsidR="009D40A4" w:rsidRPr="00F073C2">
        <w:t>s</w:t>
      </w:r>
      <w:r w:rsidRPr="00F073C2">
        <w:t xml:space="preserve"> capacitaciones a</w:t>
      </w:r>
      <w:r w:rsidR="003410EA" w:rsidRPr="00F073C2">
        <w:t>l</w:t>
      </w:r>
      <w:r w:rsidRPr="00F073C2">
        <w:t xml:space="preserve"> </w:t>
      </w:r>
      <w:r w:rsidR="007D6AC8" w:rsidRPr="00F073C2">
        <w:t>Usuario VUCE</w:t>
      </w:r>
      <w:r w:rsidRPr="00F073C2">
        <w:t xml:space="preserve"> </w:t>
      </w:r>
      <w:r w:rsidR="00A10063" w:rsidRPr="00F073C2">
        <w:t>y/</w:t>
      </w:r>
      <w:r w:rsidRPr="00F073C2">
        <w:t>o público en general</w:t>
      </w:r>
      <w:r w:rsidR="00A10063" w:rsidRPr="00F073C2">
        <w:t>,</w:t>
      </w:r>
      <w:r w:rsidRPr="00F073C2">
        <w:t xml:space="preserve"> </w:t>
      </w:r>
      <w:r w:rsidR="009D40A4" w:rsidRPr="00F073C2">
        <w:t>se realizar</w:t>
      </w:r>
      <w:ins w:id="2210" w:author="Valeria Tapia" w:date="2026-10-04T18:43:00Z">
        <w:r w:rsidR="009C5658">
          <w:t>á</w:t>
        </w:r>
      </w:ins>
      <w:del w:id="2211" w:author="Valeria Tapia" w:date="2026-10-04T18:42:00Z">
        <w:r w:rsidR="009D40A4" w:rsidRPr="00F073C2" w:rsidDel="009C5658">
          <w:delText>a</w:delText>
        </w:r>
      </w:del>
      <w:r w:rsidR="009D40A4" w:rsidRPr="00F073C2">
        <w:t xml:space="preserve">n </w:t>
      </w:r>
      <w:r w:rsidRPr="00F073C2">
        <w:t>de acuerdo a lo siguiente:</w:t>
      </w:r>
    </w:p>
    <w:p w14:paraId="4DB1A406" w14:textId="77777777" w:rsidR="007250D1" w:rsidRPr="00F073C2" w:rsidRDefault="007250D1" w:rsidP="007250D1">
      <w:pPr>
        <w:rPr>
          <w:szCs w:val="24"/>
        </w:rPr>
      </w:pPr>
    </w:p>
    <w:p w14:paraId="32EE5884" w14:textId="0FB4080C" w:rsidR="007250D1" w:rsidRPr="00F073C2" w:rsidRDefault="007250D1" w:rsidP="008C3980">
      <w:pPr>
        <w:pStyle w:val="Prrafodelista"/>
        <w:numPr>
          <w:ilvl w:val="0"/>
          <w:numId w:val="13"/>
        </w:numPr>
        <w:ind w:left="360"/>
      </w:pPr>
      <w:r w:rsidRPr="00F073C2">
        <w:t>Para temas referidos al portal</w:t>
      </w:r>
      <w:ins w:id="2212" w:author="Valeria Tapia" w:date="2026-09-18T16:44:00Z">
        <w:r w:rsidR="00C021BA">
          <w:t xml:space="preserve">, </w:t>
        </w:r>
      </w:ins>
      <w:del w:id="2213" w:author="Valeria Tapia" w:date="2026-09-18T16:44:00Z">
        <w:r w:rsidRPr="00F073C2" w:rsidDel="00C021BA">
          <w:delText xml:space="preserve"> y al </w:delText>
        </w:r>
      </w:del>
      <w:r w:rsidRPr="00F073C2">
        <w:t xml:space="preserve">sistema </w:t>
      </w:r>
      <w:ins w:id="2214" w:author="Valeria Tapia" w:date="2026-09-18T16:44:00Z">
        <w:r w:rsidR="00C021BA" w:rsidRPr="00613E2B">
          <w:rPr>
            <w:highlight w:val="cyan"/>
            <w:rPrChange w:id="2215" w:author="Valeria Tapia " w:date="2026-10-04T23:19:00Z">
              <w:rPr/>
            </w:rPrChange>
          </w:rPr>
          <w:t>y servicios en</w:t>
        </w:r>
        <w:r w:rsidR="00C021BA">
          <w:t xml:space="preserve"> </w:t>
        </w:r>
      </w:ins>
      <w:del w:id="2216" w:author="Valeria Tapia" w:date="2026-09-18T16:44:00Z">
        <w:r w:rsidRPr="00F073C2" w:rsidDel="00C021BA">
          <w:delText xml:space="preserve">de </w:delText>
        </w:r>
      </w:del>
      <w:r w:rsidRPr="00F073C2">
        <w:t>la VUCE, la capacitación estará a cargo de la AN.</w:t>
      </w:r>
    </w:p>
    <w:p w14:paraId="69FE954A" w14:textId="488118EB" w:rsidR="003410EA" w:rsidRPr="00F073C2" w:rsidRDefault="007250D1" w:rsidP="008C3980">
      <w:pPr>
        <w:pStyle w:val="Prrafodelista"/>
        <w:numPr>
          <w:ilvl w:val="0"/>
          <w:numId w:val="13"/>
        </w:numPr>
        <w:ind w:left="360"/>
        <w:rPr>
          <w:szCs w:val="24"/>
        </w:rPr>
      </w:pPr>
      <w:r w:rsidRPr="00F073C2">
        <w:t>Para temas relacionados con la obtención de</w:t>
      </w:r>
      <w:ins w:id="2217" w:author="Valeria Tapia" w:date="2026-09-18T16:44:00Z">
        <w:r w:rsidR="00C021BA">
          <w:t xml:space="preserve">l APCO </w:t>
        </w:r>
      </w:ins>
      <w:del w:id="2218" w:author="Valeria Tapia" w:date="2026-09-18T16:44:00Z">
        <w:r w:rsidRPr="00F073C2" w:rsidDel="00C021BA">
          <w:delText xml:space="preserve"> un documento requerido para operaciones de comercio exterior </w:delText>
        </w:r>
      </w:del>
      <w:r w:rsidRPr="00F073C2">
        <w:t>en la VUCE, la capacitación estará a cargo de personal de la</w:t>
      </w:r>
      <w:r w:rsidR="008A75F2" w:rsidRPr="00F073C2">
        <w:t>s</w:t>
      </w:r>
      <w:r w:rsidRPr="00F073C2">
        <w:t xml:space="preserve"> </w:t>
      </w:r>
      <w:r w:rsidR="008A75F2" w:rsidRPr="00F073C2">
        <w:t>EPEs</w:t>
      </w:r>
      <w:r w:rsidRPr="00F073C2">
        <w:t>.</w:t>
      </w:r>
    </w:p>
    <w:p w14:paraId="3B8627DB" w14:textId="6DA8D83F" w:rsidR="00A33389" w:rsidRPr="00DE605E" w:rsidRDefault="005C0771" w:rsidP="008C3980">
      <w:pPr>
        <w:pStyle w:val="Prrafodelista"/>
        <w:numPr>
          <w:ilvl w:val="0"/>
          <w:numId w:val="13"/>
        </w:numPr>
        <w:ind w:left="360"/>
        <w:rPr>
          <w:szCs w:val="24"/>
        </w:rPr>
      </w:pPr>
      <w:r w:rsidRPr="00DE605E">
        <w:rPr>
          <w:szCs w:val="24"/>
        </w:rPr>
        <w:lastRenderedPageBreak/>
        <w:t>Las capacitaciones del trámite APCO a implementarse</w:t>
      </w:r>
      <w:ins w:id="2219" w:author="Valeria Tapia" w:date="2026-09-18T16:44:00Z">
        <w:r w:rsidR="00C021BA">
          <w:rPr>
            <w:szCs w:val="24"/>
          </w:rPr>
          <w:t xml:space="preserve">, </w:t>
        </w:r>
      </w:ins>
      <w:del w:id="2220" w:author="Valeria Tapia" w:date="2026-09-18T16:44:00Z">
        <w:r w:rsidRPr="00DE605E" w:rsidDel="00C021BA">
          <w:rPr>
            <w:szCs w:val="24"/>
          </w:rPr>
          <w:delText xml:space="preserve"> </w:delText>
        </w:r>
        <w:r w:rsidR="00582227" w:rsidRPr="00DE605E" w:rsidDel="00C021BA">
          <w:rPr>
            <w:szCs w:val="24"/>
          </w:rPr>
          <w:delText xml:space="preserve">o </w:delText>
        </w:r>
      </w:del>
      <w:r w:rsidR="00582227" w:rsidRPr="00613E2B">
        <w:rPr>
          <w:szCs w:val="24"/>
          <w:highlight w:val="cyan"/>
          <w:rPrChange w:id="2221" w:author="Valeria Tapia " w:date="2026-10-04T23:19:00Z">
            <w:rPr>
              <w:szCs w:val="24"/>
            </w:rPr>
          </w:rPrChange>
        </w:rPr>
        <w:t>i</w:t>
      </w:r>
      <w:del w:id="2222" w:author="Valeria Tapia" w:date="2026-09-18T16:44:00Z">
        <w:r w:rsidR="00582227" w:rsidRPr="00613E2B" w:rsidDel="00C021BA">
          <w:rPr>
            <w:szCs w:val="24"/>
            <w:highlight w:val="cyan"/>
            <w:rPrChange w:id="2223" w:author="Valeria Tapia " w:date="2026-10-04T23:19:00Z">
              <w:rPr>
                <w:szCs w:val="24"/>
              </w:rPr>
            </w:rPrChange>
          </w:rPr>
          <w:delText>m</w:delText>
        </w:r>
      </w:del>
      <w:ins w:id="2224" w:author="Valeria Tapia" w:date="2026-09-18T16:44:00Z">
        <w:r w:rsidR="00C021BA" w:rsidRPr="00613E2B">
          <w:rPr>
            <w:szCs w:val="24"/>
            <w:highlight w:val="cyan"/>
            <w:rPrChange w:id="2225" w:author="Valeria Tapia " w:date="2026-10-04T23:19:00Z">
              <w:rPr>
                <w:szCs w:val="24"/>
              </w:rPr>
            </w:rPrChange>
          </w:rPr>
          <w:t>ncorporado o actualizado</w:t>
        </w:r>
        <w:r w:rsidR="00C021BA">
          <w:rPr>
            <w:szCs w:val="24"/>
          </w:rPr>
          <w:t xml:space="preserve"> </w:t>
        </w:r>
      </w:ins>
      <w:del w:id="2226" w:author="Valeria Tapia" w:date="2026-09-18T16:45:00Z">
        <w:r w:rsidR="00582227" w:rsidRPr="00DE605E" w:rsidDel="00C021BA">
          <w:rPr>
            <w:szCs w:val="24"/>
          </w:rPr>
          <w:delText xml:space="preserve">plementado </w:delText>
        </w:r>
      </w:del>
      <w:r w:rsidRPr="00DE605E">
        <w:rPr>
          <w:szCs w:val="24"/>
        </w:rPr>
        <w:t>en la VUCE será efectuado por las EPEs y la AN.</w:t>
      </w:r>
    </w:p>
    <w:p w14:paraId="7CC68DBA" w14:textId="18E0197E" w:rsidR="007250D1" w:rsidRPr="00F073C2" w:rsidRDefault="007250D1" w:rsidP="00DE605E">
      <w:pPr>
        <w:pStyle w:val="Prrafodelista"/>
        <w:ind w:left="360"/>
        <w:rPr>
          <w:szCs w:val="24"/>
        </w:rPr>
      </w:pPr>
    </w:p>
    <w:p w14:paraId="6C83D7EE" w14:textId="683EB530" w:rsidR="0058401D" w:rsidRDefault="003410EA" w:rsidP="00DE605E">
      <w:pPr>
        <w:rPr>
          <w:ins w:id="2227" w:author="Valeria Tapia" w:date="2026-09-18T16:45:00Z"/>
        </w:rPr>
      </w:pPr>
      <w:r w:rsidRPr="00F073C2">
        <w:rPr>
          <w:szCs w:val="24"/>
        </w:rPr>
        <w:t xml:space="preserve">II. </w:t>
      </w:r>
      <w:r w:rsidR="00A33389" w:rsidRPr="00F073C2">
        <w:rPr>
          <w:szCs w:val="24"/>
        </w:rPr>
        <w:t>El personal de la</w:t>
      </w:r>
      <w:r w:rsidR="00A33389" w:rsidRPr="00DE605E">
        <w:t xml:space="preserve"> AGETIC realizar</w:t>
      </w:r>
      <w:r w:rsidR="0019452D" w:rsidRPr="00DE605E">
        <w:t xml:space="preserve">á </w:t>
      </w:r>
      <w:r w:rsidR="00A33389" w:rsidRPr="00DE605E">
        <w:t>capacitaci</w:t>
      </w:r>
      <w:r w:rsidR="0019452D" w:rsidRPr="00DE605E">
        <w:t>o</w:t>
      </w:r>
      <w:r w:rsidR="00A33389" w:rsidRPr="00DE605E">
        <w:t>n</w:t>
      </w:r>
      <w:r w:rsidR="0019452D" w:rsidRPr="00DE605E">
        <w:t>es</w:t>
      </w:r>
      <w:r w:rsidR="00A33389" w:rsidRPr="00DE605E">
        <w:t xml:space="preserve"> sobre las </w:t>
      </w:r>
      <w:r w:rsidR="005C0771" w:rsidRPr="00DE605E">
        <w:t>herramientas del gobierno electrónic</w:t>
      </w:r>
      <w:r w:rsidR="009D40A4" w:rsidRPr="00DE605E">
        <w:t>o a las EPEs y al Usuario VUCE</w:t>
      </w:r>
      <w:r w:rsidR="005C0771" w:rsidRPr="00DE605E">
        <w:t>.</w:t>
      </w:r>
    </w:p>
    <w:p w14:paraId="26221083" w14:textId="77777777" w:rsidR="00604119" w:rsidRDefault="00604119" w:rsidP="00DE605E">
      <w:pPr>
        <w:rPr>
          <w:ins w:id="2228" w:author="Valeria Tapia" w:date="2026-09-18T16:45:00Z"/>
        </w:rPr>
      </w:pPr>
    </w:p>
    <w:p w14:paraId="03E03375" w14:textId="614E5EB9" w:rsidR="00604119" w:rsidRDefault="00604119" w:rsidP="00DE605E">
      <w:ins w:id="2229" w:author="Valeria Tapia" w:date="2026-09-18T16:45:00Z">
        <w:r w:rsidRPr="00613E2B">
          <w:rPr>
            <w:highlight w:val="cyan"/>
            <w:rPrChange w:id="2230" w:author="Valeria Tapia " w:date="2026-10-04T23:19:00Z">
              <w:rPr/>
            </w:rPrChange>
          </w:rPr>
          <w:t xml:space="preserve">III. Las entidades públicas </w:t>
        </w:r>
      </w:ins>
      <w:ins w:id="2231" w:author="Valeria Tapia" w:date="2026-09-18T16:46:00Z">
        <w:r w:rsidRPr="00613E2B">
          <w:rPr>
            <w:highlight w:val="cyan"/>
            <w:rPrChange w:id="2232" w:author="Valeria Tapia " w:date="2026-10-04T23:19:00Z">
              <w:rPr/>
            </w:rPrChange>
          </w:rPr>
          <w:t xml:space="preserve">o privadas </w:t>
        </w:r>
      </w:ins>
      <w:ins w:id="2233" w:author="Valeria Tapia" w:date="2026-09-18T16:45:00Z">
        <w:r w:rsidRPr="00613E2B">
          <w:rPr>
            <w:highlight w:val="cyan"/>
            <w:rPrChange w:id="2234" w:author="Valeria Tapia " w:date="2026-10-04T23:19:00Z">
              <w:rPr/>
            </w:rPrChange>
          </w:rPr>
          <w:t>que establezcan herramientas electrónicas</w:t>
        </w:r>
      </w:ins>
      <w:ins w:id="2235" w:author="Valeria Tapia" w:date="2026-09-18T16:46:00Z">
        <w:r w:rsidRPr="00613E2B">
          <w:rPr>
            <w:highlight w:val="cyan"/>
            <w:rPrChange w:id="2236" w:author="Valeria Tapia " w:date="2026-10-04T23:19:00Z">
              <w:rPr/>
            </w:rPrChange>
          </w:rPr>
          <w:t xml:space="preserve"> a las EPEs y al Usuario VUCE.</w:t>
        </w:r>
      </w:ins>
      <w:ins w:id="2237" w:author="Valeria Tapia" w:date="2026-09-18T16:45:00Z">
        <w:r>
          <w:t xml:space="preserve"> </w:t>
        </w:r>
      </w:ins>
    </w:p>
    <w:p w14:paraId="75E20BBB" w14:textId="695B3F0B" w:rsidR="003410EA" w:rsidRPr="00F073C2" w:rsidRDefault="003410EA" w:rsidP="00DE605E">
      <w:pPr>
        <w:rPr>
          <w:szCs w:val="24"/>
        </w:rPr>
      </w:pPr>
    </w:p>
    <w:p w14:paraId="487A93F0" w14:textId="77777777" w:rsidR="007250D1" w:rsidRPr="00D01975" w:rsidRDefault="007250D1" w:rsidP="007250D1">
      <w:pPr>
        <w:pStyle w:val="Ttulo1"/>
        <w:tabs>
          <w:tab w:val="clear" w:pos="851"/>
          <w:tab w:val="left" w:pos="709"/>
          <w:tab w:val="left" w:pos="993"/>
        </w:tabs>
        <w:rPr>
          <w:color w:val="FF0000"/>
          <w:szCs w:val="24"/>
          <w:rPrChange w:id="2238" w:author="Valeria Tapia" w:date="2026-09-18T17:14:00Z">
            <w:rPr>
              <w:szCs w:val="24"/>
            </w:rPr>
          </w:rPrChange>
        </w:rPr>
      </w:pPr>
      <w:bookmarkStart w:id="2239" w:name="_Toc178012965"/>
      <w:bookmarkStart w:id="2240" w:name="_Toc197893807"/>
      <w:bookmarkStart w:id="2241" w:name="_Toc206684698"/>
      <w:r w:rsidRPr="00D01975">
        <w:rPr>
          <w:color w:val="FF0000"/>
          <w:szCs w:val="24"/>
          <w:rPrChange w:id="2242" w:author="Valeria Tapia" w:date="2026-09-18T17:14:00Z">
            <w:rPr>
              <w:b w:val="0"/>
              <w:szCs w:val="24"/>
            </w:rPr>
          </w:rPrChange>
        </w:rPr>
        <w:t>CAPÍTULO V</w:t>
      </w:r>
      <w:bookmarkEnd w:id="2239"/>
      <w:bookmarkEnd w:id="2240"/>
      <w:bookmarkEnd w:id="2241"/>
    </w:p>
    <w:p w14:paraId="218A43CB" w14:textId="6C8E836D" w:rsidR="007250D1" w:rsidRPr="00D01975" w:rsidRDefault="007250D1" w:rsidP="007250D1">
      <w:pPr>
        <w:pStyle w:val="Ttulo1"/>
        <w:tabs>
          <w:tab w:val="clear" w:pos="851"/>
          <w:tab w:val="left" w:pos="709"/>
          <w:tab w:val="left" w:pos="993"/>
        </w:tabs>
        <w:rPr>
          <w:color w:val="FF0000"/>
          <w:szCs w:val="24"/>
          <w:lang w:val="es-MX"/>
          <w:rPrChange w:id="2243" w:author="Valeria Tapia" w:date="2026-09-18T17:14:00Z">
            <w:rPr>
              <w:szCs w:val="24"/>
              <w:lang w:val="es-MX"/>
            </w:rPr>
          </w:rPrChange>
        </w:rPr>
      </w:pPr>
      <w:bookmarkStart w:id="2244" w:name="_Toc178012966"/>
      <w:bookmarkStart w:id="2245" w:name="_Toc197893808"/>
      <w:bookmarkStart w:id="2246" w:name="_Toc206684699"/>
      <w:r w:rsidRPr="00D01975">
        <w:rPr>
          <w:color w:val="FF0000"/>
          <w:szCs w:val="24"/>
          <w:rPrChange w:id="2247" w:author="Valeria Tapia" w:date="2026-09-18T17:14:00Z">
            <w:rPr>
              <w:b w:val="0"/>
              <w:szCs w:val="24"/>
            </w:rPr>
          </w:rPrChange>
        </w:rPr>
        <w:t xml:space="preserve">REQUISITOS PARA </w:t>
      </w:r>
      <w:r w:rsidR="00124488" w:rsidRPr="00D01975">
        <w:rPr>
          <w:color w:val="FF0000"/>
          <w:szCs w:val="24"/>
          <w:rPrChange w:id="2248" w:author="Valeria Tapia" w:date="2026-09-18T17:14:00Z">
            <w:rPr>
              <w:b w:val="0"/>
              <w:szCs w:val="24"/>
            </w:rPr>
          </w:rPrChange>
        </w:rPr>
        <w:t xml:space="preserve">LAS </w:t>
      </w:r>
      <w:r w:rsidR="00275C61" w:rsidRPr="00D01975">
        <w:rPr>
          <w:color w:val="FF0000"/>
          <w:szCs w:val="24"/>
          <w:rPrChange w:id="2249" w:author="Valeria Tapia" w:date="2026-09-18T17:14:00Z">
            <w:rPr>
              <w:b w:val="0"/>
              <w:szCs w:val="24"/>
            </w:rPr>
          </w:rPrChange>
        </w:rPr>
        <w:t>EPE</w:t>
      </w:r>
      <w:r w:rsidR="00326E88" w:rsidRPr="00D01975">
        <w:rPr>
          <w:color w:val="FF0000"/>
          <w:szCs w:val="24"/>
          <w:rPrChange w:id="2250" w:author="Valeria Tapia" w:date="2026-09-18T17:14:00Z">
            <w:rPr>
              <w:b w:val="0"/>
              <w:szCs w:val="24"/>
            </w:rPr>
          </w:rPrChange>
        </w:rPr>
        <w:t>s</w:t>
      </w:r>
      <w:r w:rsidRPr="00D01975">
        <w:rPr>
          <w:color w:val="FF0000"/>
          <w:szCs w:val="24"/>
          <w:rPrChange w:id="2251" w:author="Valeria Tapia" w:date="2026-09-18T17:14:00Z">
            <w:rPr>
              <w:b w:val="0"/>
              <w:szCs w:val="24"/>
            </w:rPr>
          </w:rPrChange>
        </w:rPr>
        <w:t xml:space="preserve"> EN EL ÁMBITO TECNOLÓGICO</w:t>
      </w:r>
      <w:bookmarkEnd w:id="2244"/>
      <w:bookmarkEnd w:id="2245"/>
      <w:bookmarkEnd w:id="2246"/>
    </w:p>
    <w:p w14:paraId="505781E9" w14:textId="71A0F2AE" w:rsidR="007250D1" w:rsidRPr="00D01975" w:rsidRDefault="0019452D" w:rsidP="00DE605E">
      <w:pPr>
        <w:tabs>
          <w:tab w:val="left" w:pos="4248"/>
        </w:tabs>
        <w:rPr>
          <w:color w:val="FF0000"/>
          <w:rPrChange w:id="2252" w:author="Valeria Tapia" w:date="2026-09-18T17:14:00Z">
            <w:rPr/>
          </w:rPrChange>
        </w:rPr>
      </w:pPr>
      <w:r w:rsidRPr="00D01975">
        <w:rPr>
          <w:color w:val="FF0000"/>
          <w:rPrChange w:id="2253" w:author="Valeria Tapia" w:date="2026-09-18T17:14:00Z">
            <w:rPr/>
          </w:rPrChange>
        </w:rPr>
        <w:tab/>
      </w:r>
    </w:p>
    <w:p w14:paraId="481FA634" w14:textId="0A654718" w:rsidR="007250D1" w:rsidRPr="00D01975" w:rsidRDefault="007250D1" w:rsidP="008C3980">
      <w:pPr>
        <w:pStyle w:val="Ttulo5"/>
        <w:numPr>
          <w:ilvl w:val="0"/>
          <w:numId w:val="5"/>
        </w:numPr>
        <w:tabs>
          <w:tab w:val="left" w:pos="1701"/>
          <w:tab w:val="num" w:pos="4225"/>
          <w:tab w:val="num" w:pos="9044"/>
        </w:tabs>
        <w:ind w:left="0" w:firstLine="0"/>
        <w:rPr>
          <w:b/>
          <w:color w:val="FF0000"/>
          <w:rPrChange w:id="2254" w:author="Valeria Tapia" w:date="2026-09-18T17:14:00Z">
            <w:rPr>
              <w:b/>
            </w:rPr>
          </w:rPrChange>
        </w:rPr>
      </w:pPr>
      <w:r w:rsidRPr="00D01975">
        <w:rPr>
          <w:b/>
          <w:color w:val="FF0000"/>
          <w:rPrChange w:id="2255" w:author="Valeria Tapia" w:date="2026-09-18T17:14:00Z">
            <w:rPr>
              <w:b/>
            </w:rPr>
          </w:rPrChange>
        </w:rPr>
        <w:t xml:space="preserve"> (E</w:t>
      </w:r>
      <w:r w:rsidR="00124488" w:rsidRPr="00D01975">
        <w:rPr>
          <w:b/>
          <w:color w:val="FF0000"/>
          <w:rPrChange w:id="2256" w:author="Valeria Tapia" w:date="2026-09-18T17:14:00Z">
            <w:rPr>
              <w:b/>
            </w:rPr>
          </w:rPrChange>
        </w:rPr>
        <w:t>PE</w:t>
      </w:r>
      <w:r w:rsidR="00326E88" w:rsidRPr="00D01975">
        <w:rPr>
          <w:b/>
          <w:color w:val="FF0000"/>
          <w:rPrChange w:id="2257" w:author="Valeria Tapia" w:date="2026-09-18T17:14:00Z">
            <w:rPr>
              <w:b/>
            </w:rPr>
          </w:rPrChange>
        </w:rPr>
        <w:t>s</w:t>
      </w:r>
      <w:r w:rsidRPr="00D01975">
        <w:rPr>
          <w:b/>
          <w:color w:val="FF0000"/>
          <w:rPrChange w:id="2258" w:author="Valeria Tapia" w:date="2026-09-18T17:14:00Z">
            <w:rPr>
              <w:b/>
            </w:rPr>
          </w:rPrChange>
        </w:rPr>
        <w:t xml:space="preserve"> CON SISTEMA PARA LA EMISIÓN</w:t>
      </w:r>
      <w:ins w:id="2259" w:author="Valeria Tapia" w:date="2026-09-18T17:24:00Z">
        <w:r w:rsidR="00CB7B9F">
          <w:rPr>
            <w:b/>
            <w:color w:val="FF0000"/>
          </w:rPr>
          <w:t xml:space="preserve"> </w:t>
        </w:r>
        <w:r w:rsidR="00CB7B9F" w:rsidRPr="006F669C">
          <w:rPr>
            <w:b/>
            <w:color w:val="FF0000"/>
            <w:highlight w:val="green"/>
            <w:rPrChange w:id="2260" w:author="Valeria Tapia " w:date="2026-10-04T23:31:00Z">
              <w:rPr>
                <w:b/>
                <w:color w:val="FF0000"/>
              </w:rPr>
            </w:rPrChange>
          </w:rPr>
          <w:t>DE TRÁMITES APCO</w:t>
        </w:r>
      </w:ins>
      <w:del w:id="2261" w:author="Valeria Tapia" w:date="2026-09-18T17:24:00Z">
        <w:r w:rsidRPr="00D01975" w:rsidDel="00CB7B9F">
          <w:rPr>
            <w:b/>
            <w:color w:val="FF0000"/>
            <w:rPrChange w:id="2262" w:author="Valeria Tapia" w:date="2026-09-18T17:14:00Z">
              <w:rPr>
                <w:b/>
              </w:rPr>
            </w:rPrChange>
          </w:rPr>
          <w:delText xml:space="preserve"> DE DOCUMENTOS</w:delText>
        </w:r>
      </w:del>
      <w:r w:rsidRPr="00D01975">
        <w:rPr>
          <w:b/>
          <w:color w:val="FF0000"/>
          <w:rPrChange w:id="2263" w:author="Valeria Tapia" w:date="2026-09-18T17:14:00Z">
            <w:rPr>
              <w:b/>
            </w:rPr>
          </w:rPrChange>
        </w:rPr>
        <w:t xml:space="preserve">). </w:t>
      </w:r>
      <w:r w:rsidRPr="00D01975">
        <w:rPr>
          <w:color w:val="FF0000"/>
          <w:rPrChange w:id="2264" w:author="Valeria Tapia" w:date="2026-09-18T17:14:00Z">
            <w:rPr/>
          </w:rPrChange>
        </w:rPr>
        <w:t xml:space="preserve">I. Para que las </w:t>
      </w:r>
      <w:r w:rsidR="00275C61" w:rsidRPr="00D01975">
        <w:rPr>
          <w:color w:val="FF0000"/>
          <w:rPrChange w:id="2265" w:author="Valeria Tapia" w:date="2026-09-18T17:14:00Z">
            <w:rPr/>
          </w:rPrChange>
        </w:rPr>
        <w:t>EPEs</w:t>
      </w:r>
      <w:r w:rsidRPr="00D01975">
        <w:rPr>
          <w:color w:val="FF0000"/>
          <w:rPrChange w:id="2266" w:author="Valeria Tapia" w:date="2026-09-18T17:14:00Z">
            <w:rPr/>
          </w:rPrChange>
        </w:rPr>
        <w:t xml:space="preserve"> inte</w:t>
      </w:r>
      <w:r w:rsidR="00DD0FF5" w:rsidRPr="00D01975">
        <w:rPr>
          <w:color w:val="FF0000"/>
          <w:rPrChange w:id="2267" w:author="Valeria Tapia" w:date="2026-09-18T17:14:00Z">
            <w:rPr/>
          </w:rPrChange>
        </w:rPr>
        <w:t>roperen</w:t>
      </w:r>
      <w:r w:rsidRPr="00D01975">
        <w:rPr>
          <w:color w:val="FF0000"/>
          <w:rPrChange w:id="2268" w:author="Valeria Tapia" w:date="2026-09-18T17:14:00Z">
            <w:rPr/>
          </w:rPrChange>
        </w:rPr>
        <w:t xml:space="preserve"> </w:t>
      </w:r>
      <w:r w:rsidR="00AD565F" w:rsidRPr="00D01975">
        <w:rPr>
          <w:color w:val="FF0000"/>
          <w:rPrChange w:id="2269" w:author="Valeria Tapia" w:date="2026-09-18T17:14:00Z">
            <w:rPr/>
          </w:rPrChange>
        </w:rPr>
        <w:t xml:space="preserve">con </w:t>
      </w:r>
      <w:r w:rsidRPr="00D01975">
        <w:rPr>
          <w:color w:val="FF0000"/>
          <w:rPrChange w:id="2270" w:author="Valeria Tapia" w:date="2026-09-18T17:14:00Z">
            <w:rPr/>
          </w:rPrChange>
        </w:rPr>
        <w:t>la VUCE, deberán cumplir con los siguientes requisitos técnicos, sin la necesidad de suscribir convenios interinstitucionales específicos:</w:t>
      </w:r>
      <w:r w:rsidRPr="00D01975">
        <w:rPr>
          <w:b/>
          <w:color w:val="FF0000"/>
          <w:rPrChange w:id="2271" w:author="Valeria Tapia" w:date="2026-09-18T17:14:00Z">
            <w:rPr>
              <w:b/>
            </w:rPr>
          </w:rPrChange>
        </w:rPr>
        <w:t xml:space="preserve"> </w:t>
      </w:r>
    </w:p>
    <w:p w14:paraId="039556C7" w14:textId="77777777" w:rsidR="006F4F5B" w:rsidRPr="00D01975" w:rsidRDefault="006F4F5B" w:rsidP="00DE605E">
      <w:pPr>
        <w:rPr>
          <w:strike/>
          <w:color w:val="FF0000"/>
          <w:rPrChange w:id="2272" w:author="Valeria Tapia" w:date="2026-09-18T17:14:00Z">
            <w:rPr>
              <w:strike/>
            </w:rPr>
          </w:rPrChange>
        </w:rPr>
      </w:pPr>
    </w:p>
    <w:p w14:paraId="4DFC3206" w14:textId="58945241" w:rsidR="007358E0" w:rsidRDefault="007358E0" w:rsidP="008C3980">
      <w:pPr>
        <w:pStyle w:val="Prrafodelista"/>
        <w:numPr>
          <w:ilvl w:val="0"/>
          <w:numId w:val="38"/>
        </w:numPr>
        <w:suppressAutoHyphens/>
        <w:autoSpaceDN w:val="0"/>
        <w:textAlignment w:val="baseline"/>
        <w:rPr>
          <w:ins w:id="2273" w:author="Brenda Lily Gutierrez Bautista" w:date="2026-10-06T14:26:00Z"/>
          <w:color w:val="FF0000"/>
          <w:highlight w:val="cyan"/>
        </w:rPr>
      </w:pPr>
      <w:ins w:id="2274" w:author="Valeria Tapia" w:date="2026-09-18T17:25:00Z">
        <w:del w:id="2275" w:author="Valeria Tapia" w:date="2026-10-04T18:59:00Z">
          <w:r w:rsidRPr="006F669C" w:rsidDel="006C45FA">
            <w:rPr>
              <w:color w:val="FF0000"/>
              <w:highlight w:val="cyan"/>
              <w:rPrChange w:id="2276" w:author="Valeria Tapia " w:date="2026-10-04T23:31:00Z">
                <w:rPr>
                  <w:color w:val="FF0000"/>
                </w:rPr>
              </w:rPrChange>
            </w:rPr>
            <w:delText>Determinar</w:delText>
          </w:r>
        </w:del>
      </w:ins>
      <w:ins w:id="2277" w:author="Valeria Tapia" w:date="2026-10-04T18:59:00Z">
        <w:r w:rsidR="006C45FA" w:rsidRPr="006F669C">
          <w:rPr>
            <w:color w:val="FF0000"/>
            <w:highlight w:val="cyan"/>
            <w:rPrChange w:id="2278" w:author="Valeria Tapia " w:date="2026-10-04T23:31:00Z">
              <w:rPr>
                <w:color w:val="FF0000"/>
              </w:rPr>
            </w:rPrChange>
          </w:rPr>
          <w:t>Aplicar</w:t>
        </w:r>
      </w:ins>
      <w:ins w:id="2279" w:author="Valeria Tapia" w:date="2026-09-18T17:25:00Z">
        <w:r w:rsidRPr="006F669C">
          <w:rPr>
            <w:color w:val="FF0000"/>
            <w:highlight w:val="cyan"/>
            <w:rPrChange w:id="2280" w:author="Valeria Tapia " w:date="2026-10-04T23:31:00Z">
              <w:rPr>
                <w:color w:val="FF0000"/>
              </w:rPr>
            </w:rPrChange>
          </w:rPr>
          <w:t xml:space="preserve"> el modelo de negocio de la VUCE </w:t>
        </w:r>
        <w:del w:id="2281" w:author="Valeria Tapia" w:date="2026-10-04T18:59:00Z">
          <w:r w:rsidRPr="006F669C" w:rsidDel="006C45FA">
            <w:rPr>
              <w:color w:val="FF0000"/>
              <w:highlight w:val="cyan"/>
              <w:rPrChange w:id="2282" w:author="Valeria Tapia " w:date="2026-10-04T23:31:00Z">
                <w:rPr>
                  <w:color w:val="FF0000"/>
                </w:rPr>
              </w:rPrChange>
            </w:rPr>
            <w:delText xml:space="preserve">que utilizará </w:delText>
          </w:r>
        </w:del>
        <w:r w:rsidRPr="006F669C">
          <w:rPr>
            <w:color w:val="FF0000"/>
            <w:highlight w:val="cyan"/>
            <w:rPrChange w:id="2283" w:author="Valeria Tapia " w:date="2026-10-04T23:31:00Z">
              <w:rPr>
                <w:color w:val="FF0000"/>
              </w:rPr>
            </w:rPrChange>
          </w:rPr>
          <w:t>para implementar el trámite APCO</w:t>
        </w:r>
      </w:ins>
      <w:ins w:id="2284" w:author="Valeria Tapia" w:date="2026-09-18T17:26:00Z">
        <w:r w:rsidRPr="006F669C">
          <w:rPr>
            <w:color w:val="FF0000"/>
            <w:highlight w:val="cyan"/>
            <w:rPrChange w:id="2285" w:author="Valeria Tapia " w:date="2026-10-04T23:31:00Z">
              <w:rPr>
                <w:color w:val="FF0000"/>
              </w:rPr>
            </w:rPrChange>
          </w:rPr>
          <w:t>, considerando lo establecido en el Anexo xx</w:t>
        </w:r>
      </w:ins>
      <w:ins w:id="2286" w:author="Valeria Tapia" w:date="2026-09-18T17:25:00Z">
        <w:r w:rsidRPr="006F669C">
          <w:rPr>
            <w:color w:val="FF0000"/>
            <w:highlight w:val="cyan"/>
            <w:rPrChange w:id="2287" w:author="Valeria Tapia " w:date="2026-10-04T23:31:00Z">
              <w:rPr>
                <w:color w:val="FF0000"/>
              </w:rPr>
            </w:rPrChange>
          </w:rPr>
          <w:t>.</w:t>
        </w:r>
      </w:ins>
    </w:p>
    <w:p w14:paraId="4D245CE2" w14:textId="77777777" w:rsidR="004C4780" w:rsidRPr="004C4780" w:rsidRDefault="004C4780" w:rsidP="004C4780">
      <w:pPr>
        <w:suppressAutoHyphens/>
        <w:autoSpaceDN w:val="0"/>
        <w:textAlignment w:val="baseline"/>
        <w:rPr>
          <w:ins w:id="2288" w:author="Valeria Tapia" w:date="2026-09-18T17:25:00Z"/>
          <w:color w:val="FF0000"/>
          <w:highlight w:val="cyan"/>
          <w:rPrChange w:id="2289" w:author="Brenda Lily Gutierrez Bautista" w:date="2026-10-06T14:26:00Z">
            <w:rPr>
              <w:ins w:id="2290" w:author="Valeria Tapia" w:date="2026-09-18T17:25:00Z"/>
              <w:color w:val="FF0000"/>
            </w:rPr>
          </w:rPrChange>
        </w:rPr>
        <w:pPrChange w:id="2291" w:author="Brenda Lily Gutierrez Bautista" w:date="2026-10-06T14:26:00Z">
          <w:pPr>
            <w:pStyle w:val="Prrafodelista"/>
            <w:numPr>
              <w:numId w:val="38"/>
            </w:numPr>
            <w:suppressAutoHyphens/>
            <w:autoSpaceDN w:val="0"/>
            <w:ind w:left="720" w:hanging="360"/>
            <w:textAlignment w:val="baseline"/>
          </w:pPr>
        </w:pPrChange>
      </w:pPr>
    </w:p>
    <w:p w14:paraId="642B79FD" w14:textId="4C9A0CF3" w:rsidR="004C4780" w:rsidRPr="004C4780" w:rsidRDefault="00A10063" w:rsidP="006458CE">
      <w:pPr>
        <w:pStyle w:val="Prrafodelista"/>
        <w:numPr>
          <w:ilvl w:val="0"/>
          <w:numId w:val="38"/>
        </w:numPr>
        <w:shd w:val="clear" w:color="auto" w:fill="F79646" w:themeFill="accent6"/>
        <w:suppressAutoHyphens/>
        <w:autoSpaceDN w:val="0"/>
        <w:textAlignment w:val="baseline"/>
        <w:rPr>
          <w:ins w:id="2292" w:author="Brenda Lily Gutierrez Bautista" w:date="2026-10-06T14:26:00Z"/>
          <w:color w:val="FF0000"/>
        </w:rPr>
        <w:pPrChange w:id="2293" w:author="Brenda Lily Gutierrez Bautista" w:date="2026-10-06T14:28:00Z">
          <w:pPr>
            <w:pStyle w:val="Prrafodelista"/>
            <w:numPr>
              <w:numId w:val="38"/>
            </w:numPr>
            <w:suppressAutoHyphens/>
            <w:autoSpaceDN w:val="0"/>
            <w:ind w:left="720" w:hanging="360"/>
            <w:textAlignment w:val="baseline"/>
          </w:pPr>
        </w:pPrChange>
      </w:pPr>
      <w:del w:id="2294" w:author="Brenda Lily Gutierrez Bautista" w:date="2026-10-06T14:29:00Z">
        <w:r w:rsidRPr="004C4780" w:rsidDel="004C4780">
          <w:rPr>
            <w:color w:val="FF0000"/>
            <w:szCs w:val="24"/>
            <w:rPrChange w:id="2295" w:author="Brenda Lily Gutierrez Bautista" w:date="2026-10-06T14:28:00Z">
              <w:rPr>
                <w:szCs w:val="24"/>
              </w:rPr>
            </w:rPrChange>
          </w:rPr>
          <w:delText xml:space="preserve">Contar con </w:delText>
        </w:r>
        <w:r w:rsidR="007250D1" w:rsidRPr="004C4780" w:rsidDel="004C4780">
          <w:rPr>
            <w:color w:val="FF0000"/>
            <w:szCs w:val="24"/>
            <w:rPrChange w:id="2296" w:author="Brenda Lily Gutierrez Bautista" w:date="2026-10-06T14:28:00Z">
              <w:rPr>
                <w:szCs w:val="24"/>
              </w:rPr>
            </w:rPrChange>
          </w:rPr>
          <w:delText xml:space="preserve">infraestructura </w:delText>
        </w:r>
        <w:r w:rsidRPr="004C4780" w:rsidDel="004C4780">
          <w:rPr>
            <w:color w:val="FF0000"/>
            <w:szCs w:val="24"/>
            <w:rPrChange w:id="2297" w:author="Brenda Lily Gutierrez Bautista" w:date="2026-10-06T14:28:00Z">
              <w:rPr>
                <w:szCs w:val="24"/>
              </w:rPr>
            </w:rPrChange>
          </w:rPr>
          <w:delText xml:space="preserve">tecnológica </w:delText>
        </w:r>
        <w:r w:rsidR="007250D1" w:rsidRPr="004C4780" w:rsidDel="004C4780">
          <w:rPr>
            <w:color w:val="FF0000"/>
            <w:szCs w:val="24"/>
            <w:rPrChange w:id="2298" w:author="Brenda Lily Gutierrez Bautista" w:date="2026-10-06T14:28:00Z">
              <w:rPr>
                <w:szCs w:val="24"/>
              </w:rPr>
            </w:rPrChange>
          </w:rPr>
          <w:delText>para establecer un enlace de comunicación seguro entre la</w:delText>
        </w:r>
        <w:r w:rsidR="0019358A" w:rsidRPr="004C4780" w:rsidDel="004C4780">
          <w:rPr>
            <w:color w:val="FF0000"/>
            <w:szCs w:val="24"/>
            <w:rPrChange w:id="2299" w:author="Brenda Lily Gutierrez Bautista" w:date="2026-10-06T14:28:00Z">
              <w:rPr>
                <w:szCs w:val="24"/>
              </w:rPr>
            </w:rPrChange>
          </w:rPr>
          <w:delText>s</w:delText>
        </w:r>
        <w:r w:rsidR="007250D1" w:rsidRPr="004C4780" w:rsidDel="004C4780">
          <w:rPr>
            <w:color w:val="FF0000"/>
            <w:szCs w:val="24"/>
            <w:rPrChange w:id="2300" w:author="Brenda Lily Gutierrez Bautista" w:date="2026-10-06T14:28:00Z">
              <w:rPr>
                <w:szCs w:val="24"/>
              </w:rPr>
            </w:rPrChange>
          </w:rPr>
          <w:delText xml:space="preserve"> </w:delText>
        </w:r>
        <w:r w:rsidR="0019358A" w:rsidRPr="004C4780" w:rsidDel="004C4780">
          <w:rPr>
            <w:color w:val="FF0000"/>
            <w:szCs w:val="24"/>
            <w:rPrChange w:id="2301" w:author="Brenda Lily Gutierrez Bautista" w:date="2026-10-06T14:28:00Z">
              <w:rPr>
                <w:szCs w:val="24"/>
              </w:rPr>
            </w:rPrChange>
          </w:rPr>
          <w:delText>EPEs</w:delText>
        </w:r>
        <w:r w:rsidR="007250D1" w:rsidRPr="004C4780" w:rsidDel="004C4780">
          <w:rPr>
            <w:color w:val="FF0000"/>
            <w:szCs w:val="24"/>
            <w:rPrChange w:id="2302" w:author="Brenda Lily Gutierrez Bautista" w:date="2026-10-06T14:28:00Z">
              <w:rPr>
                <w:szCs w:val="24"/>
              </w:rPr>
            </w:rPrChange>
          </w:rPr>
          <w:delText xml:space="preserve"> y la AN, a través de una conexión VPN con IP Pública o enlace por fibra óptica (punto a punto) o Red Estatal.</w:delText>
        </w:r>
      </w:del>
      <w:ins w:id="2303" w:author="Brenda Lily Gutierrez Bautista" w:date="2026-10-06T14:26:00Z">
        <w:r w:rsidR="004C4780">
          <w:t>Contar con la infraestructura tecnológica necesaria para establecer un enlace de comunicación cifrado y autenticado entre las EPEs y la AN, mediante conexión privada, enlace de fibra óptica punto a punto o Red Estatal.</w:t>
        </w:r>
      </w:ins>
    </w:p>
    <w:p w14:paraId="06263932" w14:textId="77777777" w:rsidR="004C4780" w:rsidRPr="004C4780" w:rsidRDefault="004C4780" w:rsidP="004C4780">
      <w:pPr>
        <w:suppressAutoHyphens/>
        <w:autoSpaceDN w:val="0"/>
        <w:textAlignment w:val="baseline"/>
        <w:rPr>
          <w:color w:val="FF0000"/>
          <w:rPrChange w:id="2304" w:author="Brenda Lily Gutierrez Bautista" w:date="2026-10-06T14:26:00Z">
            <w:rPr/>
          </w:rPrChange>
        </w:rPr>
        <w:pPrChange w:id="2305" w:author="Brenda Lily Gutierrez Bautista" w:date="2026-10-06T14:26:00Z">
          <w:pPr>
            <w:pStyle w:val="Prrafodelista"/>
            <w:numPr>
              <w:numId w:val="38"/>
            </w:numPr>
            <w:suppressAutoHyphens/>
            <w:autoSpaceDN w:val="0"/>
            <w:ind w:left="720" w:hanging="360"/>
            <w:textAlignment w:val="baseline"/>
          </w:pPr>
        </w:pPrChange>
      </w:pPr>
    </w:p>
    <w:p w14:paraId="3F23F554" w14:textId="03EC63EE" w:rsidR="004C4780" w:rsidRPr="004C4780" w:rsidRDefault="00124488" w:rsidP="004C4780">
      <w:pPr>
        <w:pStyle w:val="Prrafodelista"/>
        <w:numPr>
          <w:ilvl w:val="0"/>
          <w:numId w:val="38"/>
        </w:numPr>
        <w:suppressAutoHyphens/>
        <w:autoSpaceDN w:val="0"/>
        <w:textAlignment w:val="baseline"/>
        <w:rPr>
          <w:ins w:id="2306" w:author="Brenda Lily Gutierrez Bautista" w:date="2026-10-06T14:34:00Z"/>
          <w:color w:val="FF0000"/>
          <w:highlight w:val="yellow"/>
          <w:rPrChange w:id="2307" w:author="Brenda Lily Gutierrez Bautista" w:date="2026-10-06T14:34:00Z">
            <w:rPr>
              <w:ins w:id="2308" w:author="Brenda Lily Gutierrez Bautista" w:date="2026-10-06T14:34:00Z"/>
              <w:shd w:val="clear" w:color="auto" w:fill="F79646" w:themeFill="accent6"/>
            </w:rPr>
          </w:rPrChange>
        </w:rPr>
      </w:pPr>
      <w:r w:rsidRPr="004C4780">
        <w:rPr>
          <w:color w:val="FF0000"/>
          <w:szCs w:val="24"/>
          <w:highlight w:val="green"/>
          <w:rPrChange w:id="2309" w:author="Brenda Lily Gutierrez Bautista" w:date="2026-10-06T14:32:00Z">
            <w:rPr>
              <w:szCs w:val="24"/>
            </w:rPr>
          </w:rPrChange>
        </w:rPr>
        <w:t xml:space="preserve">Tener </w:t>
      </w:r>
      <w:del w:id="2310" w:author="Brenda Lily Gutierrez Bautista" w:date="2026-10-06T14:32:00Z">
        <w:r w:rsidRPr="004C4780" w:rsidDel="004C4780">
          <w:rPr>
            <w:color w:val="FF0000"/>
            <w:szCs w:val="24"/>
            <w:highlight w:val="green"/>
            <w:rPrChange w:id="2311" w:author="Brenda Lily Gutierrez Bautista" w:date="2026-10-06T14:32:00Z">
              <w:rPr>
                <w:szCs w:val="24"/>
              </w:rPr>
            </w:rPrChange>
          </w:rPr>
          <w:delText>la capacidad de i</w:delText>
        </w:r>
        <w:r w:rsidR="007250D1" w:rsidRPr="004C4780" w:rsidDel="004C4780">
          <w:rPr>
            <w:color w:val="FF0000"/>
            <w:szCs w:val="24"/>
            <w:highlight w:val="green"/>
            <w:rPrChange w:id="2312" w:author="Brenda Lily Gutierrez Bautista" w:date="2026-10-06T14:32:00Z">
              <w:rPr>
                <w:szCs w:val="24"/>
              </w:rPr>
            </w:rPrChange>
          </w:rPr>
          <w:delText>nteroperar a través de servicios web bajo la arquitectura REST,</w:delText>
        </w:r>
      </w:del>
      <w:ins w:id="2313" w:author="Valeria Tapia" w:date="2026-09-24T10:49:00Z">
        <w:del w:id="2314" w:author="Brenda Lily Gutierrez Bautista" w:date="2026-10-06T14:32:00Z">
          <w:r w:rsidR="00907626" w:rsidRPr="004C4780" w:rsidDel="004C4780">
            <w:rPr>
              <w:color w:val="FF0000"/>
              <w:szCs w:val="24"/>
              <w:highlight w:val="green"/>
              <w:rPrChange w:id="2315" w:author="Brenda Lily Gutierrez Bautista" w:date="2026-10-06T14:32:00Z">
                <w:rPr>
                  <w:color w:val="FF0000"/>
                  <w:szCs w:val="24"/>
                </w:rPr>
              </w:rPrChange>
            </w:rPr>
            <w:delText xml:space="preserve"> OpenAPI/Swagger de cada servicio, esquema JSON validado y manejo de errores estándar (códigos HTTP + cuerpo de error</w:delText>
          </w:r>
        </w:del>
      </w:ins>
      <w:ins w:id="2316" w:author="Valeria Tapia" w:date="2026-09-24T10:50:00Z">
        <w:del w:id="2317" w:author="Brenda Lily Gutierrez Bautista" w:date="2026-10-06T14:32:00Z">
          <w:r w:rsidR="00907626" w:rsidRPr="004C4780" w:rsidDel="004C4780">
            <w:rPr>
              <w:color w:val="FF0000"/>
              <w:szCs w:val="24"/>
              <w:highlight w:val="green"/>
              <w:rPrChange w:id="2318" w:author="Brenda Lily Gutierrez Bautista" w:date="2026-10-06T14:32:00Z">
                <w:rPr>
                  <w:color w:val="FF0000"/>
                  <w:szCs w:val="24"/>
                </w:rPr>
              </w:rPrChange>
            </w:rPr>
            <w:delText xml:space="preserve">), </w:delText>
          </w:r>
        </w:del>
      </w:ins>
      <w:del w:id="2319" w:author="Brenda Lily Gutierrez Bautista" w:date="2026-10-06T14:32:00Z">
        <w:r w:rsidR="007250D1" w:rsidRPr="004C4780" w:rsidDel="004C4780">
          <w:rPr>
            <w:color w:val="FF0000"/>
            <w:szCs w:val="24"/>
            <w:highlight w:val="green"/>
            <w:rPrChange w:id="2320" w:author="Brenda Lily Gutierrez Bautista" w:date="2026-10-06T14:32:00Z">
              <w:rPr>
                <w:szCs w:val="24"/>
              </w:rPr>
            </w:rPrChange>
          </w:rPr>
          <w:delText xml:space="preserve"> asegurando una comunicación eficiente </w:delText>
        </w:r>
      </w:del>
      <w:ins w:id="2321" w:author="Valeria Tapia" w:date="2026-09-18T17:14:00Z">
        <w:del w:id="2322" w:author="Brenda Lily Gutierrez Bautista" w:date="2026-10-06T14:32:00Z">
          <w:r w:rsidR="00D01975" w:rsidRPr="004C4780" w:rsidDel="004C4780">
            <w:rPr>
              <w:color w:val="FF0000"/>
              <w:szCs w:val="24"/>
              <w:highlight w:val="green"/>
              <w:rPrChange w:id="2323" w:author="Brenda Lily Gutierrez Bautista" w:date="2026-10-06T14:32:00Z">
                <w:rPr>
                  <w:szCs w:val="24"/>
                </w:rPr>
              </w:rPrChange>
            </w:rPr>
            <w:delText xml:space="preserve">, </w:delText>
          </w:r>
        </w:del>
      </w:ins>
      <w:del w:id="2324" w:author="Brenda Lily Gutierrez Bautista" w:date="2026-10-06T14:32:00Z">
        <w:r w:rsidR="007250D1" w:rsidRPr="004C4780" w:rsidDel="004C4780">
          <w:rPr>
            <w:color w:val="FF0000"/>
            <w:szCs w:val="24"/>
            <w:highlight w:val="green"/>
            <w:rPrChange w:id="2325" w:author="Brenda Lily Gutierrez Bautista" w:date="2026-10-06T14:32:00Z">
              <w:rPr>
                <w:szCs w:val="24"/>
              </w:rPr>
            </w:rPrChange>
          </w:rPr>
          <w:delText>y estandarizada</w:delText>
        </w:r>
      </w:del>
      <w:ins w:id="2326" w:author="Valeria Tapia" w:date="2026-09-18T17:14:00Z">
        <w:del w:id="2327" w:author="Brenda Lily Gutierrez Bautista" w:date="2026-10-06T14:32:00Z">
          <w:r w:rsidR="00D01975" w:rsidRPr="004C4780" w:rsidDel="004C4780">
            <w:rPr>
              <w:color w:val="FF0000"/>
              <w:szCs w:val="24"/>
              <w:highlight w:val="green"/>
              <w:rPrChange w:id="2328" w:author="Brenda Lily Gutierrez Bautista" w:date="2026-10-06T14:32:00Z">
                <w:rPr>
                  <w:szCs w:val="24"/>
                </w:rPr>
              </w:rPrChange>
            </w:rPr>
            <w:delText xml:space="preserve"> y contínua</w:delText>
          </w:r>
        </w:del>
      </w:ins>
      <w:ins w:id="2329" w:author="Valeria Tapia" w:date="2026-09-18T17:13:00Z">
        <w:del w:id="2330" w:author="Brenda Lily Gutierrez Bautista" w:date="2026-10-06T14:32:00Z">
          <w:r w:rsidR="00D01975" w:rsidRPr="004C4780" w:rsidDel="004C4780">
            <w:rPr>
              <w:color w:val="FF0000"/>
              <w:szCs w:val="24"/>
              <w:highlight w:val="green"/>
              <w:rPrChange w:id="2331" w:author="Brenda Lily Gutierrez Bautista" w:date="2026-10-06T14:32:00Z">
                <w:rPr>
                  <w:szCs w:val="24"/>
                </w:rPr>
              </w:rPrChange>
            </w:rPr>
            <w:delText>,</w:delText>
          </w:r>
          <w:r w:rsidR="00D01975" w:rsidRPr="004C4780" w:rsidDel="004C4780">
            <w:rPr>
              <w:color w:val="FF0000"/>
              <w:szCs w:val="24"/>
              <w:rPrChange w:id="2332" w:author="Brenda Lily Gutierrez Bautista" w:date="2026-10-06T14:32:00Z">
                <w:rPr>
                  <w:szCs w:val="24"/>
                </w:rPr>
              </w:rPrChange>
            </w:rPr>
            <w:delText xml:space="preserve"> </w:delText>
          </w:r>
        </w:del>
      </w:ins>
      <w:ins w:id="2333" w:author="Valeria Tapia" w:date="2026-10-04T19:21:00Z">
        <w:del w:id="2334" w:author="Brenda Lily Gutierrez Bautista" w:date="2026-10-06T14:32:00Z">
          <w:r w:rsidR="00695447" w:rsidRPr="004C4780" w:rsidDel="004C4780">
            <w:rPr>
              <w:color w:val="FF0000"/>
              <w:szCs w:val="24"/>
            </w:rPr>
            <w:delText xml:space="preserve"> </w:delText>
          </w:r>
          <w:r w:rsidR="00695447" w:rsidRPr="004C4780" w:rsidDel="004C4780">
            <w:rPr>
              <w:color w:val="FF0000"/>
              <w:szCs w:val="24"/>
              <w:highlight w:val="yellow"/>
              <w:rPrChange w:id="2335" w:author="Brenda Lily Gutierrez Bautista" w:date="2026-10-06T14:32:00Z">
                <w:rPr>
                  <w:color w:val="FF0000"/>
                  <w:szCs w:val="24"/>
                </w:rPr>
              </w:rPrChange>
            </w:rPr>
            <w:delText xml:space="preserve">esto no </w:delText>
          </w:r>
        </w:del>
      </w:ins>
      <w:ins w:id="2336" w:author="Valeria Tapia" w:date="2026-10-05T08:43:00Z">
        <w:del w:id="2337" w:author="Brenda Lily Gutierrez Bautista" w:date="2026-10-06T14:32:00Z">
          <w:r w:rsidR="00F41D38" w:rsidRPr="004C4780" w:rsidDel="004C4780">
            <w:rPr>
              <w:color w:val="FF0000"/>
              <w:szCs w:val="24"/>
              <w:highlight w:val="yellow"/>
            </w:rPr>
            <w:delText>está</w:delText>
          </w:r>
        </w:del>
      </w:ins>
      <w:ins w:id="2338" w:author="Valeria Tapia" w:date="2026-10-04T19:21:00Z">
        <w:del w:id="2339" w:author="Brenda Lily Gutierrez Bautista" w:date="2026-10-06T14:32:00Z">
          <w:r w:rsidR="00695447" w:rsidRPr="004C4780" w:rsidDel="004C4780">
            <w:rPr>
              <w:color w:val="FF0000"/>
              <w:szCs w:val="24"/>
              <w:highlight w:val="yellow"/>
              <w:rPrChange w:id="2340" w:author="Brenda Lily Gutierrez Bautista" w:date="2026-10-06T14:32:00Z">
                <w:rPr>
                  <w:color w:val="FF0000"/>
                  <w:szCs w:val="24"/>
                </w:rPr>
              </w:rPrChange>
            </w:rPr>
            <w:delText xml:space="preserve"> vinculado al </w:delText>
          </w:r>
        </w:del>
      </w:ins>
      <w:ins w:id="2341" w:author="Valeria Tapia" w:date="2026-09-18T17:13:00Z">
        <w:del w:id="2342" w:author="Brenda Lily Gutierrez Bautista" w:date="2026-10-06T14:32:00Z">
          <w:r w:rsidR="00D01975" w:rsidRPr="004C4780" w:rsidDel="004C4780">
            <w:rPr>
              <w:color w:val="FF0000"/>
              <w:szCs w:val="24"/>
              <w:highlight w:val="yellow"/>
              <w:rPrChange w:id="2343" w:author="Brenda Lily Gutierrez Bautista" w:date="2026-10-06T14:32:00Z">
                <w:rPr>
                  <w:szCs w:val="24"/>
                </w:rPr>
              </w:rPrChange>
            </w:rPr>
            <w:delText>conforme el modelo de negocio de la VUCE</w:delText>
          </w:r>
        </w:del>
      </w:ins>
      <w:del w:id="2344" w:author="Brenda Lily Gutierrez Bautista" w:date="2026-10-06T14:32:00Z">
        <w:r w:rsidR="007250D1" w:rsidRPr="004C4780" w:rsidDel="004C4780">
          <w:rPr>
            <w:color w:val="FF0000"/>
            <w:szCs w:val="24"/>
            <w:highlight w:val="yellow"/>
            <w:rPrChange w:id="2345" w:author="Brenda Lily Gutierrez Bautista" w:date="2026-10-06T14:32:00Z">
              <w:rPr>
                <w:szCs w:val="24"/>
              </w:rPr>
            </w:rPrChange>
          </w:rPr>
          <w:delText xml:space="preserve">. </w:delText>
        </w:r>
      </w:del>
      <w:ins w:id="2346" w:author="Brenda Lily Gutierrez Bautista" w:date="2026-10-06T14:31:00Z">
        <w:r w:rsidR="004C4780" w:rsidRPr="004C4780">
          <w:rPr>
            <w:shd w:val="clear" w:color="auto" w:fill="F79646" w:themeFill="accent6"/>
            <w:rPrChange w:id="2347" w:author="Brenda Lily Gutierrez Bautista" w:date="2026-10-06T14:32:00Z">
              <w:rPr/>
            </w:rPrChange>
          </w:rPr>
          <w:t>Tener la capacidad de interoperar a través de servicios web que utilicen un mismo formato y reglas de comunicación con la VUCE, asegurando un intercambio de i</w:t>
        </w:r>
        <w:r w:rsidR="004C4780" w:rsidRPr="004C4780">
          <w:rPr>
            <w:shd w:val="clear" w:color="auto" w:fill="F79646" w:themeFill="accent6"/>
            <w:rPrChange w:id="2348" w:author="Brenda Lily Gutierrez Bautista" w:date="2026-10-06T14:32:00Z">
              <w:rPr/>
            </w:rPrChange>
          </w:rPr>
          <w:t>nformación eficiente, uniforme</w:t>
        </w:r>
      </w:ins>
      <w:ins w:id="2349" w:author="Brenda Lily Gutierrez Bautista" w:date="2026-10-06T14:34:00Z">
        <w:r w:rsidR="004C4780">
          <w:rPr>
            <w:shd w:val="clear" w:color="auto" w:fill="F79646" w:themeFill="accent6"/>
          </w:rPr>
          <w:t xml:space="preserve"> y</w:t>
        </w:r>
      </w:ins>
      <w:ins w:id="2350" w:author="Brenda Lily Gutierrez Bautista" w:date="2026-10-06T14:31:00Z">
        <w:r w:rsidR="004C4780" w:rsidRPr="004C4780">
          <w:rPr>
            <w:shd w:val="clear" w:color="auto" w:fill="F79646" w:themeFill="accent6"/>
            <w:rPrChange w:id="2351" w:author="Brenda Lily Gutierrez Bautista" w:date="2026-10-06T14:32:00Z">
              <w:rPr/>
            </w:rPrChange>
          </w:rPr>
          <w:t xml:space="preserve"> continuo.</w:t>
        </w:r>
      </w:ins>
    </w:p>
    <w:p w14:paraId="1EC26593" w14:textId="56671086" w:rsidR="004C4780" w:rsidRPr="004C4780" w:rsidRDefault="004C4780" w:rsidP="004C4780">
      <w:pPr>
        <w:pStyle w:val="Prrafodelista"/>
        <w:numPr>
          <w:ilvl w:val="0"/>
          <w:numId w:val="38"/>
        </w:numPr>
        <w:shd w:val="clear" w:color="auto" w:fill="F79646" w:themeFill="accent6"/>
        <w:suppressAutoHyphens/>
        <w:autoSpaceDN w:val="0"/>
        <w:textAlignment w:val="baseline"/>
        <w:rPr>
          <w:ins w:id="2352" w:author="Brenda Lily Gutierrez Bautista" w:date="2026-10-06T14:35:00Z"/>
          <w:color w:val="FF0000"/>
          <w:highlight w:val="yellow"/>
          <w:rPrChange w:id="2353" w:author="Brenda Lily Gutierrez Bautista" w:date="2026-10-06T14:35:00Z">
            <w:rPr>
              <w:ins w:id="2354" w:author="Brenda Lily Gutierrez Bautista" w:date="2026-10-06T14:35:00Z"/>
              <w:color w:val="FF0000"/>
            </w:rPr>
          </w:rPrChange>
        </w:rPr>
        <w:pPrChange w:id="2355" w:author="Brenda Lily Gutierrez Bautista" w:date="2026-10-06T14:35:00Z">
          <w:pPr>
            <w:pStyle w:val="Prrafodelista"/>
            <w:numPr>
              <w:numId w:val="38"/>
            </w:numPr>
            <w:suppressAutoHyphens/>
            <w:autoSpaceDN w:val="0"/>
            <w:ind w:left="720" w:hanging="360"/>
            <w:textAlignment w:val="baseline"/>
          </w:pPr>
        </w:pPrChange>
      </w:pPr>
      <w:ins w:id="2356" w:author="Brenda Lily Gutierrez Bautista" w:date="2026-10-06T14:34:00Z">
        <w:r w:rsidRPr="004C4780">
          <w:rPr>
            <w:color w:val="FF0000"/>
          </w:rPr>
          <w:t xml:space="preserve">Documentar sus servicios web mediante una especificación técnica actualizada, que describa al menos las funciones que ofrece, los datos que recibe y devuelve, el formato de </w:t>
        </w:r>
        <w:r w:rsidRPr="004C4780">
          <w:rPr>
            <w:color w:val="FF0000"/>
          </w:rPr>
          <w:lastRenderedPageBreak/>
          <w:t>intercambio, las reglas de manejo de errores y las condiciones de uso, disponible para las entidades que deban integrarse con la VUCE.</w:t>
        </w:r>
      </w:ins>
    </w:p>
    <w:p w14:paraId="4AF1D60C" w14:textId="4A8B8F07" w:rsidR="004C4780" w:rsidRPr="004C4780" w:rsidDel="004C4780" w:rsidRDefault="004C4780" w:rsidP="004C4780">
      <w:pPr>
        <w:pStyle w:val="Prrafodelista"/>
        <w:numPr>
          <w:ilvl w:val="0"/>
          <w:numId w:val="38"/>
        </w:numPr>
        <w:shd w:val="clear" w:color="auto" w:fill="F79646" w:themeFill="accent6"/>
        <w:suppressAutoHyphens/>
        <w:autoSpaceDN w:val="0"/>
        <w:textAlignment w:val="baseline"/>
        <w:rPr>
          <w:del w:id="2357" w:author="Brenda Lily Gutierrez Bautista" w:date="2026-10-06T14:36:00Z"/>
          <w:color w:val="FF0000"/>
          <w:highlight w:val="yellow"/>
          <w:rPrChange w:id="2358" w:author="Brenda Lily Gutierrez Bautista" w:date="2026-10-06T14:32:00Z">
            <w:rPr>
              <w:del w:id="2359" w:author="Brenda Lily Gutierrez Bautista" w:date="2026-10-06T14:36:00Z"/>
            </w:rPr>
          </w:rPrChange>
        </w:rPr>
        <w:pPrChange w:id="2360" w:author="Brenda Lily Gutierrez Bautista" w:date="2026-10-06T14:35:00Z">
          <w:pPr>
            <w:pStyle w:val="Prrafodelista"/>
            <w:numPr>
              <w:numId w:val="38"/>
            </w:numPr>
            <w:suppressAutoHyphens/>
            <w:autoSpaceDN w:val="0"/>
            <w:ind w:left="720" w:hanging="360"/>
            <w:textAlignment w:val="baseline"/>
          </w:pPr>
        </w:pPrChange>
      </w:pPr>
    </w:p>
    <w:p w14:paraId="6B3514A4" w14:textId="0C48BAF0" w:rsidR="007250D1" w:rsidRPr="004D0AAA" w:rsidRDefault="007250D1" w:rsidP="004C4780">
      <w:pPr>
        <w:pStyle w:val="Prrafodelista"/>
        <w:numPr>
          <w:ilvl w:val="0"/>
          <w:numId w:val="38"/>
        </w:numPr>
        <w:shd w:val="clear" w:color="auto" w:fill="F79646" w:themeFill="accent6"/>
        <w:suppressAutoHyphens/>
        <w:autoSpaceDN w:val="0"/>
        <w:textAlignment w:val="baseline"/>
        <w:rPr>
          <w:ins w:id="2361" w:author="Brenda Lily Gutierrez Bautista" w:date="2026-10-06T14:46:00Z"/>
          <w:strike/>
          <w:color w:val="FF0000"/>
        </w:rPr>
        <w:pPrChange w:id="2362" w:author="Brenda Lily Gutierrez Bautista" w:date="2026-10-06T14:36:00Z">
          <w:pPr>
            <w:pStyle w:val="Prrafodelista"/>
            <w:numPr>
              <w:numId w:val="38"/>
            </w:numPr>
            <w:suppressAutoHyphens/>
            <w:autoSpaceDN w:val="0"/>
            <w:ind w:left="720" w:hanging="360"/>
            <w:textAlignment w:val="baseline"/>
          </w:pPr>
        </w:pPrChange>
      </w:pPr>
      <w:r w:rsidRPr="004C4780">
        <w:rPr>
          <w:color w:val="FF0000"/>
          <w:szCs w:val="24"/>
          <w:rPrChange w:id="2363" w:author="Brenda Lily Gutierrez Bautista" w:date="2026-10-06T14:36:00Z">
            <w:rPr>
              <w:szCs w:val="24"/>
            </w:rPr>
          </w:rPrChange>
        </w:rPr>
        <w:t>Implementar la firma digital</w:t>
      </w:r>
      <w:ins w:id="2364" w:author="Valeria Tapia" w:date="2026-09-18T17:15:00Z">
        <w:del w:id="2365" w:author="Valeria Tapia" w:date="2026-10-04T18:53:00Z">
          <w:r w:rsidR="00B80E79" w:rsidRPr="004C4780" w:rsidDel="008D5CA8">
            <w:rPr>
              <w:color w:val="FF0000"/>
              <w:szCs w:val="24"/>
              <w:rPrChange w:id="2366" w:author="Brenda Lily Gutierrez Bautista" w:date="2026-10-06T14:36:00Z">
                <w:rPr/>
              </w:rPrChange>
            </w:rPr>
            <w:delText xml:space="preserve"> </w:delText>
          </w:r>
        </w:del>
        <w:r w:rsidR="00B80E79" w:rsidRPr="004C4780">
          <w:rPr>
            <w:strike/>
            <w:color w:val="FF0000"/>
            <w:szCs w:val="24"/>
            <w:rPrChange w:id="2367" w:author="Brenda Lily Gutierrez Bautista" w:date="2026-10-06T14:36:00Z">
              <w:rPr>
                <w:color w:val="FF0000"/>
                <w:szCs w:val="24"/>
              </w:rPr>
            </w:rPrChange>
          </w:rPr>
          <w:t xml:space="preserve">o </w:t>
        </w:r>
      </w:ins>
      <w:ins w:id="2368" w:author="Valeria Tapia" w:date="2026-09-18T17:16:00Z">
        <w:r w:rsidR="00B80E79" w:rsidRPr="004C4780">
          <w:rPr>
            <w:strike/>
            <w:color w:val="FF0000"/>
            <w:szCs w:val="24"/>
            <w:rPrChange w:id="2369" w:author="Brenda Lily Gutierrez Bautista" w:date="2026-10-06T14:36:00Z">
              <w:rPr>
                <w:color w:val="FF0000"/>
                <w:szCs w:val="24"/>
              </w:rPr>
            </w:rPrChange>
          </w:rPr>
          <w:t>SOFTOKEN</w:t>
        </w:r>
      </w:ins>
      <w:r w:rsidR="004E02E1" w:rsidRPr="004C4780">
        <w:rPr>
          <w:strike/>
          <w:color w:val="FF0000"/>
          <w:szCs w:val="24"/>
          <w:rPrChange w:id="2370" w:author="Brenda Lily Gutierrez Bautista" w:date="2026-10-06T14:36:00Z">
            <w:rPr>
              <w:szCs w:val="24"/>
            </w:rPr>
          </w:rPrChange>
        </w:rPr>
        <w:t xml:space="preserve"> </w:t>
      </w:r>
      <w:r w:rsidRPr="004C4780">
        <w:rPr>
          <w:strike/>
          <w:color w:val="FF0000"/>
          <w:szCs w:val="24"/>
          <w:rPrChange w:id="2371" w:author="Brenda Lily Gutierrez Bautista" w:date="2026-10-06T14:36:00Z">
            <w:rPr>
              <w:szCs w:val="24"/>
            </w:rPr>
          </w:rPrChange>
        </w:rPr>
        <w:t>o el aprobador de documentos de ciudadanía digital</w:t>
      </w:r>
      <w:ins w:id="2372" w:author="Valeria Tapia" w:date="2026-09-18T17:16:00Z">
        <w:del w:id="2373" w:author="Valeria Tapia" w:date="2026-10-04T18:53:00Z">
          <w:r w:rsidR="00B80E79" w:rsidRPr="004C4780" w:rsidDel="008D5CA8">
            <w:rPr>
              <w:color w:val="FF0000"/>
              <w:szCs w:val="24"/>
              <w:rPrChange w:id="2374" w:author="Brenda Lily Gutierrez Bautista" w:date="2026-10-06T14:36:00Z">
                <w:rPr/>
              </w:rPrChange>
            </w:rPr>
            <w:delText>,</w:delText>
          </w:r>
        </w:del>
      </w:ins>
      <w:r w:rsidRPr="004C4780">
        <w:rPr>
          <w:color w:val="FF0000"/>
          <w:szCs w:val="24"/>
          <w:rPrChange w:id="2375" w:author="Brenda Lily Gutierrez Bautista" w:date="2026-10-06T14:36:00Z">
            <w:rPr>
              <w:szCs w:val="24"/>
            </w:rPr>
          </w:rPrChange>
        </w:rPr>
        <w:t xml:space="preserve"> para asegurar la validez </w:t>
      </w:r>
      <w:r w:rsidR="002777D1" w:rsidRPr="004C4780">
        <w:rPr>
          <w:color w:val="FF0000"/>
          <w:szCs w:val="24"/>
          <w:rPrChange w:id="2376" w:author="Brenda Lily Gutierrez Bautista" w:date="2026-10-06T14:36:00Z">
            <w:rPr>
              <w:szCs w:val="24"/>
            </w:rPr>
          </w:rPrChange>
        </w:rPr>
        <w:t xml:space="preserve">jurídica </w:t>
      </w:r>
      <w:r w:rsidRPr="004C4780">
        <w:rPr>
          <w:color w:val="FF0000"/>
          <w:szCs w:val="24"/>
          <w:rPrChange w:id="2377" w:author="Brenda Lily Gutierrez Bautista" w:date="2026-10-06T14:36:00Z">
            <w:rPr>
              <w:szCs w:val="24"/>
            </w:rPr>
          </w:rPrChange>
        </w:rPr>
        <w:t>de la emisión de</w:t>
      </w:r>
      <w:ins w:id="2378" w:author="Brenda Lily Gutierrez Bautista" w:date="2026-10-06T14:41:00Z">
        <w:r w:rsidR="004D0AAA">
          <w:rPr>
            <w:color w:val="FF0000"/>
            <w:szCs w:val="24"/>
          </w:rPr>
          <w:t>l</w:t>
        </w:r>
      </w:ins>
      <w:r w:rsidRPr="004C4780">
        <w:rPr>
          <w:color w:val="FF0000"/>
          <w:szCs w:val="24"/>
          <w:rPrChange w:id="2379" w:author="Brenda Lily Gutierrez Bautista" w:date="2026-10-06T14:36:00Z">
            <w:rPr>
              <w:szCs w:val="24"/>
            </w:rPr>
          </w:rPrChange>
        </w:rPr>
        <w:t xml:space="preserve"> </w:t>
      </w:r>
      <w:ins w:id="2380" w:author="Brenda Lily Gutierrez Bautista" w:date="2026-10-06T14:41:00Z">
        <w:r w:rsidR="004D0AAA">
          <w:rPr>
            <w:color w:val="FF0000"/>
            <w:szCs w:val="24"/>
          </w:rPr>
          <w:t>trámite APCO</w:t>
        </w:r>
      </w:ins>
      <w:ins w:id="2381" w:author="Brenda Lily Gutierrez Bautista" w:date="2026-10-06T14:42:00Z">
        <w:r w:rsidR="004D0AAA">
          <w:rPr>
            <w:color w:val="FF0000"/>
            <w:szCs w:val="24"/>
          </w:rPr>
          <w:t>.</w:t>
        </w:r>
      </w:ins>
      <w:del w:id="2382" w:author="Brenda Lily Gutierrez Bautista" w:date="2026-10-06T14:41:00Z">
        <w:r w:rsidRPr="004C4780" w:rsidDel="004D0AAA">
          <w:rPr>
            <w:color w:val="FF0000"/>
            <w:szCs w:val="24"/>
            <w:rPrChange w:id="2383" w:author="Brenda Lily Gutierrez Bautista" w:date="2026-10-06T14:36:00Z">
              <w:rPr>
                <w:szCs w:val="24"/>
              </w:rPr>
            </w:rPrChange>
          </w:rPr>
          <w:delText>documentos</w:delText>
        </w:r>
        <w:r w:rsidR="00D14D3D" w:rsidRPr="004C4780" w:rsidDel="004D0AAA">
          <w:rPr>
            <w:color w:val="FF0000"/>
            <w:szCs w:val="24"/>
            <w:rPrChange w:id="2384" w:author="Brenda Lily Gutierrez Bautista" w:date="2026-10-06T14:36:00Z">
              <w:rPr>
                <w:szCs w:val="24"/>
              </w:rPr>
            </w:rPrChange>
          </w:rPr>
          <w:delText>,</w:delText>
        </w:r>
      </w:del>
      <w:r w:rsidR="00D14D3D" w:rsidRPr="004C4780">
        <w:rPr>
          <w:color w:val="FF0000"/>
          <w:szCs w:val="24"/>
          <w:rPrChange w:id="2385" w:author="Brenda Lily Gutierrez Bautista" w:date="2026-10-06T14:36:00Z">
            <w:rPr>
              <w:szCs w:val="24"/>
            </w:rPr>
          </w:rPrChange>
        </w:rPr>
        <w:t xml:space="preserve"> </w:t>
      </w:r>
      <w:r w:rsidR="00D14D3D" w:rsidRPr="004D0AAA">
        <w:rPr>
          <w:strike/>
          <w:color w:val="FF0000"/>
          <w:szCs w:val="24"/>
          <w:rPrChange w:id="2386" w:author="Brenda Lily Gutierrez Bautista" w:date="2026-10-06T14:37:00Z">
            <w:rPr>
              <w:szCs w:val="24"/>
            </w:rPr>
          </w:rPrChange>
        </w:rPr>
        <w:t xml:space="preserve">conforme </w:t>
      </w:r>
      <w:r w:rsidR="002777D1" w:rsidRPr="004D0AAA">
        <w:rPr>
          <w:strike/>
          <w:color w:val="FF0000"/>
          <w:szCs w:val="24"/>
          <w:rPrChange w:id="2387" w:author="Brenda Lily Gutierrez Bautista" w:date="2026-10-06T14:37:00Z">
            <w:rPr>
              <w:szCs w:val="24"/>
            </w:rPr>
          </w:rPrChange>
        </w:rPr>
        <w:t>e</w:t>
      </w:r>
      <w:r w:rsidR="00D14D3D" w:rsidRPr="004D0AAA">
        <w:rPr>
          <w:strike/>
          <w:color w:val="FF0000"/>
          <w:szCs w:val="24"/>
          <w:rPrChange w:id="2388" w:author="Brenda Lily Gutierrez Bautista" w:date="2026-10-06T14:37:00Z">
            <w:rPr>
              <w:szCs w:val="24"/>
            </w:rPr>
          </w:rPrChange>
        </w:rPr>
        <w:t>l plan de Gobierno Electrónico y lineamientos establecidos por la AGETIC.</w:t>
      </w:r>
    </w:p>
    <w:p w14:paraId="005D3CEA" w14:textId="0E5F2407" w:rsidR="004C4780" w:rsidRPr="004D0AAA" w:rsidDel="004D0AAA" w:rsidRDefault="004C4780" w:rsidP="004D0AAA">
      <w:pPr>
        <w:pStyle w:val="Prrafodelista"/>
        <w:shd w:val="clear" w:color="auto" w:fill="F79646" w:themeFill="accent6"/>
        <w:suppressAutoHyphens/>
        <w:autoSpaceDN w:val="0"/>
        <w:ind w:left="720"/>
        <w:textAlignment w:val="baseline"/>
        <w:rPr>
          <w:del w:id="2389" w:author="Brenda Lily Gutierrez Bautista" w:date="2026-10-06T14:46:00Z"/>
          <w:strike/>
          <w:color w:val="FF0000"/>
          <w:rPrChange w:id="2390" w:author="Brenda Lily Gutierrez Bautista" w:date="2026-10-06T14:46:00Z">
            <w:rPr>
              <w:del w:id="2391" w:author="Brenda Lily Gutierrez Bautista" w:date="2026-10-06T14:46:00Z"/>
            </w:rPr>
          </w:rPrChange>
        </w:rPr>
        <w:pPrChange w:id="2392" w:author="Brenda Lily Gutierrez Bautista" w:date="2026-10-06T14:46:00Z">
          <w:pPr>
            <w:pStyle w:val="Prrafodelista"/>
            <w:numPr>
              <w:numId w:val="38"/>
            </w:numPr>
            <w:suppressAutoHyphens/>
            <w:autoSpaceDN w:val="0"/>
            <w:ind w:left="720" w:hanging="360"/>
            <w:textAlignment w:val="baseline"/>
          </w:pPr>
        </w:pPrChange>
      </w:pPr>
    </w:p>
    <w:p w14:paraId="59B3896C" w14:textId="520C3CC0" w:rsidR="004D0AAA" w:rsidRPr="002B0D0B" w:rsidDel="004D0AAA" w:rsidRDefault="00124488" w:rsidP="002B0D0B">
      <w:pPr>
        <w:shd w:val="clear" w:color="auto" w:fill="F79646" w:themeFill="accent6"/>
        <w:tabs>
          <w:tab w:val="left" w:pos="1842"/>
        </w:tabs>
        <w:suppressAutoHyphens/>
        <w:autoSpaceDN w:val="0"/>
        <w:textAlignment w:val="baseline"/>
        <w:rPr>
          <w:del w:id="2393" w:author="Brenda Lily Gutierrez Bautista" w:date="2026-10-06T14:45:00Z"/>
        </w:rPr>
        <w:pPrChange w:id="2394" w:author="Brenda Lily Gutierrez Bautista" w:date="2026-10-06T14:48:00Z">
          <w:pPr>
            <w:pStyle w:val="Prrafodelista"/>
            <w:numPr>
              <w:numId w:val="38"/>
            </w:numPr>
            <w:tabs>
              <w:tab w:val="left" w:pos="1842"/>
            </w:tabs>
            <w:suppressAutoHyphens/>
            <w:autoSpaceDN w:val="0"/>
            <w:ind w:left="720" w:hanging="360"/>
            <w:textAlignment w:val="baseline"/>
          </w:pPr>
        </w:pPrChange>
      </w:pPr>
      <w:del w:id="2395" w:author="Brenda Lily Gutierrez Bautista" w:date="2026-10-06T14:47:00Z">
        <w:r w:rsidRPr="00D01975" w:rsidDel="004D0AAA">
          <w:rPr>
            <w:color w:val="FF0000"/>
            <w:szCs w:val="24"/>
            <w:rPrChange w:id="2396" w:author="Valeria Tapia" w:date="2026-09-18T17:14:00Z">
              <w:rPr>
                <w:szCs w:val="24"/>
              </w:rPr>
            </w:rPrChange>
          </w:rPr>
          <w:delText>D</w:delText>
        </w:r>
        <w:r w:rsidR="007250D1" w:rsidRPr="00D01975" w:rsidDel="004D0AAA">
          <w:rPr>
            <w:color w:val="FF0000"/>
            <w:szCs w:val="24"/>
            <w:rPrChange w:id="2397" w:author="Valeria Tapia" w:date="2026-09-18T17:14:00Z">
              <w:rPr>
                <w:szCs w:val="24"/>
              </w:rPr>
            </w:rPrChange>
          </w:rPr>
          <w:delText xml:space="preserve">isponer de </w:delText>
        </w:r>
        <w:r w:rsidR="007250D1" w:rsidRPr="004D0AAA" w:rsidDel="004D0AAA">
          <w:rPr>
            <w:color w:val="FF0000"/>
            <w:szCs w:val="24"/>
            <w:shd w:val="clear" w:color="auto" w:fill="FFFF00"/>
            <w:rPrChange w:id="2398" w:author="Brenda Lily Gutierrez Bautista" w:date="2026-10-06T14:42:00Z">
              <w:rPr>
                <w:szCs w:val="24"/>
              </w:rPr>
            </w:rPrChange>
          </w:rPr>
          <w:delText>servidores</w:delText>
        </w:r>
        <w:r w:rsidR="007250D1" w:rsidRPr="00D01975" w:rsidDel="004D0AAA">
          <w:rPr>
            <w:color w:val="FF0000"/>
            <w:szCs w:val="24"/>
            <w:rPrChange w:id="2399" w:author="Valeria Tapia" w:date="2026-09-18T17:14:00Z">
              <w:rPr>
                <w:szCs w:val="24"/>
              </w:rPr>
            </w:rPrChange>
          </w:rPr>
          <w:delText xml:space="preserve"> para habilitar mínimamente un ambiente de producción y otro de pruebas con características similares en cuanto a condiciones de conexión, seguridad y recursos de hardware.</w:delText>
        </w:r>
      </w:del>
      <w:ins w:id="2400" w:author="Brenda Lily Gutierrez Bautista" w:date="2026-10-06T14:51:00Z">
        <w:r w:rsidR="002B0D0B">
          <w:t>Contar con</w:t>
        </w:r>
      </w:ins>
      <w:ins w:id="2401" w:author="Brenda Lily Gutierrez Bautista" w:date="2026-10-06T14:46:00Z">
        <w:r w:rsidR="004D0AAA">
          <w:t xml:space="preserve"> infraestructura de servidores necesaria para habilitar, como mínimo, dos entornos diferenciados: Producción y Pruebas</w:t>
        </w:r>
      </w:ins>
      <w:ins w:id="2402" w:author="Brenda Lily Gutierrez Bautista" w:date="2026-10-06T14:48:00Z">
        <w:r w:rsidR="002B0D0B">
          <w:t xml:space="preserve">, según lo establecido en la </w:t>
        </w:r>
      </w:ins>
      <w:ins w:id="2403" w:author="Brenda Lily Gutierrez Bautista" w:date="2026-10-06T14:50:00Z">
        <w:r w:rsidR="002B0D0B">
          <w:t>g</w:t>
        </w:r>
        <w:r w:rsidR="002B0D0B" w:rsidRPr="002B0D0B">
          <w:t>uía de aplicación e implementación de recurso</w:t>
        </w:r>
        <w:r w:rsidR="002B0D0B">
          <w:t>s informáticos de la VUCE.</w:t>
        </w:r>
      </w:ins>
    </w:p>
    <w:p w14:paraId="12CBA29A" w14:textId="77777777" w:rsidR="004D0AAA" w:rsidRDefault="004D0AAA" w:rsidP="002B0D0B">
      <w:pPr>
        <w:shd w:val="clear" w:color="auto" w:fill="F79646" w:themeFill="accent6"/>
        <w:tabs>
          <w:tab w:val="left" w:pos="1842"/>
        </w:tabs>
        <w:suppressAutoHyphens/>
        <w:autoSpaceDN w:val="0"/>
        <w:textAlignment w:val="baseline"/>
        <w:rPr>
          <w:ins w:id="2404" w:author="Brenda Lily Gutierrez Bautista" w:date="2026-10-06T14:45:00Z"/>
          <w:color w:val="FF0000"/>
        </w:rPr>
        <w:pPrChange w:id="2405" w:author="Brenda Lily Gutierrez Bautista" w:date="2026-10-06T14:53:00Z">
          <w:pPr>
            <w:pStyle w:val="Prrafodelista"/>
            <w:numPr>
              <w:numId w:val="38"/>
            </w:numPr>
            <w:tabs>
              <w:tab w:val="left" w:pos="1842"/>
            </w:tabs>
            <w:suppressAutoHyphens/>
            <w:autoSpaceDN w:val="0"/>
            <w:ind w:left="720" w:hanging="360"/>
            <w:textAlignment w:val="baseline"/>
          </w:pPr>
        </w:pPrChange>
      </w:pPr>
    </w:p>
    <w:p w14:paraId="7C7784F2" w14:textId="1A683C67" w:rsidR="007228E1" w:rsidRPr="00D01975" w:rsidDel="002B0D0B" w:rsidRDefault="00124488" w:rsidP="002B0D0B">
      <w:pPr>
        <w:shd w:val="clear" w:color="auto" w:fill="F79646" w:themeFill="accent6"/>
        <w:tabs>
          <w:tab w:val="left" w:pos="1842"/>
        </w:tabs>
        <w:suppressAutoHyphens/>
        <w:autoSpaceDN w:val="0"/>
        <w:textAlignment w:val="baseline"/>
        <w:rPr>
          <w:del w:id="2406" w:author="Brenda Lily Gutierrez Bautista" w:date="2026-10-06T14:52:00Z"/>
          <w:color w:val="FF0000"/>
          <w:rPrChange w:id="2407" w:author="Valeria Tapia" w:date="2026-09-18T17:14:00Z">
            <w:rPr>
              <w:del w:id="2408" w:author="Brenda Lily Gutierrez Bautista" w:date="2026-10-06T14:52:00Z"/>
            </w:rPr>
          </w:rPrChange>
        </w:rPr>
        <w:pPrChange w:id="2409" w:author="Brenda Lily Gutierrez Bautista" w:date="2026-10-06T14:53:00Z">
          <w:pPr>
            <w:pStyle w:val="Prrafodelista"/>
            <w:numPr>
              <w:numId w:val="38"/>
            </w:numPr>
            <w:tabs>
              <w:tab w:val="left" w:pos="1842"/>
            </w:tabs>
            <w:suppressAutoHyphens/>
            <w:autoSpaceDN w:val="0"/>
            <w:ind w:left="720" w:hanging="360"/>
            <w:textAlignment w:val="baseline"/>
          </w:pPr>
        </w:pPrChange>
      </w:pPr>
      <w:r w:rsidRPr="00D01975">
        <w:rPr>
          <w:color w:val="FF0000"/>
          <w:rPrChange w:id="2410" w:author="Valeria Tapia" w:date="2026-09-18T17:14:00Z">
            <w:rPr/>
          </w:rPrChange>
        </w:rPr>
        <w:t>I</w:t>
      </w:r>
      <w:r w:rsidR="007250D1" w:rsidRPr="00D01975">
        <w:rPr>
          <w:color w:val="FF0000"/>
          <w:rPrChange w:id="2411" w:author="Valeria Tapia" w:date="2026-09-18T17:14:00Z">
            <w:rPr/>
          </w:rPrChange>
        </w:rPr>
        <w:t>mplementa</w:t>
      </w:r>
      <w:r w:rsidRPr="00D01975">
        <w:rPr>
          <w:color w:val="FF0000"/>
          <w:rPrChange w:id="2412" w:author="Valeria Tapia" w:date="2026-09-18T17:14:00Z">
            <w:rPr/>
          </w:rPrChange>
        </w:rPr>
        <w:t>r</w:t>
      </w:r>
      <w:r w:rsidR="007250D1" w:rsidRPr="00D01975">
        <w:rPr>
          <w:color w:val="FF0000"/>
          <w:rPrChange w:id="2413" w:author="Valeria Tapia" w:date="2026-09-18T17:14:00Z">
            <w:rPr/>
          </w:rPrChange>
        </w:rPr>
        <w:t xml:space="preserve"> mecanismos de pagos </w:t>
      </w:r>
      <w:del w:id="2414" w:author="Brenda Lily Gutierrez Bautista" w:date="2026-10-06T14:52:00Z">
        <w:r w:rsidRPr="00D01975" w:rsidDel="002B0D0B">
          <w:rPr>
            <w:color w:val="FF0000"/>
            <w:rPrChange w:id="2415" w:author="Valeria Tapia" w:date="2026-09-18T17:14:00Z">
              <w:rPr/>
            </w:rPrChange>
          </w:rPr>
          <w:delText xml:space="preserve">(CPT y/o QR) </w:delText>
        </w:r>
      </w:del>
      <w:r w:rsidR="007250D1" w:rsidRPr="00D01975">
        <w:rPr>
          <w:color w:val="FF0000"/>
          <w:rPrChange w:id="2416" w:author="Valeria Tapia" w:date="2026-09-18T17:14:00Z">
            <w:rPr/>
          </w:rPrChange>
        </w:rPr>
        <w:t xml:space="preserve">a través de la pasarela de pagos conforme a los lineamientos establecidos </w:t>
      </w:r>
      <w:ins w:id="2417" w:author="Brenda Lily Gutierrez Bautista" w:date="2026-10-06T14:52:00Z">
        <w:r w:rsidR="002B0D0B">
          <w:rPr>
            <w:color w:val="FF0000"/>
          </w:rPr>
          <w:t xml:space="preserve">en la </w:t>
        </w:r>
      </w:ins>
      <w:ins w:id="2418" w:author="Brenda Lily Gutierrez Bautista" w:date="2026-10-06T14:53:00Z">
        <w:r w:rsidR="002B0D0B">
          <w:t>g</w:t>
        </w:r>
        <w:r w:rsidR="002B0D0B" w:rsidRPr="002B0D0B">
          <w:t>uía de aplicación e implementación de recurso</w:t>
        </w:r>
        <w:r w:rsidR="002B0D0B">
          <w:t>s informáticos de la VUCE</w:t>
        </w:r>
        <w:r w:rsidR="002B0D0B" w:rsidRPr="002B0D0B" w:rsidDel="002B0D0B">
          <w:rPr>
            <w:color w:val="FF0000"/>
          </w:rPr>
          <w:t xml:space="preserve"> </w:t>
        </w:r>
      </w:ins>
      <w:del w:id="2419" w:author="Brenda Lily Gutierrez Bautista" w:date="2026-10-06T14:52:00Z">
        <w:r w:rsidR="007250D1" w:rsidRPr="00D01975" w:rsidDel="002B0D0B">
          <w:rPr>
            <w:color w:val="FF0000"/>
            <w:rPrChange w:id="2420" w:author="Valeria Tapia" w:date="2026-09-18T17:14:00Z">
              <w:rPr/>
            </w:rPrChange>
          </w:rPr>
          <w:delText xml:space="preserve">por </w:delText>
        </w:r>
        <w:r w:rsidR="0019452D" w:rsidRPr="00D01975" w:rsidDel="002B0D0B">
          <w:rPr>
            <w:color w:val="FF0000"/>
            <w:rPrChange w:id="2421" w:author="Valeria Tapia" w:date="2026-09-18T17:14:00Z">
              <w:rPr/>
            </w:rPrChange>
          </w:rPr>
          <w:delText xml:space="preserve">la </w:delText>
        </w:r>
        <w:r w:rsidR="007250D1" w:rsidRPr="00D01975" w:rsidDel="002B0D0B">
          <w:rPr>
            <w:color w:val="FF0000"/>
            <w:rPrChange w:id="2422" w:author="Valeria Tapia" w:date="2026-09-18T17:14:00Z">
              <w:rPr/>
            </w:rPrChange>
          </w:rPr>
          <w:delText xml:space="preserve">AGETIC </w:delText>
        </w:r>
      </w:del>
      <w:ins w:id="2423" w:author="Valeria Tapia" w:date="2026-09-18T17:16:00Z">
        <w:del w:id="2424" w:author="Brenda Lily Gutierrez Bautista" w:date="2026-10-06T14:52:00Z">
          <w:r w:rsidR="00B80E79" w:rsidRPr="006F669C" w:rsidDel="002B0D0B">
            <w:rPr>
              <w:color w:val="FF0000"/>
              <w:highlight w:val="cyan"/>
              <w:rPrChange w:id="2425" w:author="Valeria Tapia " w:date="2026-10-04T23:33:00Z">
                <w:rPr>
                  <w:color w:val="FF0000"/>
                </w:rPr>
              </w:rPrChange>
            </w:rPr>
            <w:delText>u otra Entidad Pública</w:delText>
          </w:r>
          <w:r w:rsidR="00B80E79" w:rsidDel="002B0D0B">
            <w:rPr>
              <w:color w:val="FF0000"/>
            </w:rPr>
            <w:delText xml:space="preserve"> </w:delText>
          </w:r>
        </w:del>
      </w:ins>
      <w:del w:id="2426" w:author="Brenda Lily Gutierrez Bautista" w:date="2026-10-06T14:52:00Z">
        <w:r w:rsidR="0019452D" w:rsidRPr="00D01975" w:rsidDel="002B0D0B">
          <w:rPr>
            <w:color w:val="FF0000"/>
            <w:rPrChange w:id="2427" w:author="Valeria Tapia" w:date="2026-09-18T17:14:00Z">
              <w:rPr/>
            </w:rPrChange>
          </w:rPr>
          <w:delText>y</w:delText>
        </w:r>
        <w:r w:rsidR="007250D1" w:rsidRPr="00D01975" w:rsidDel="002B0D0B">
          <w:rPr>
            <w:color w:val="FF0000"/>
            <w:rPrChange w:id="2428" w:author="Valeria Tapia" w:date="2026-09-18T17:14:00Z">
              <w:rPr/>
            </w:rPrChange>
          </w:rPr>
          <w:delText xml:space="preserve"> en coordinación con </w:delText>
        </w:r>
        <w:r w:rsidR="0019452D" w:rsidRPr="00D01975" w:rsidDel="002B0D0B">
          <w:rPr>
            <w:color w:val="FF0000"/>
            <w:rPrChange w:id="2429" w:author="Valeria Tapia" w:date="2026-09-18T17:14:00Z">
              <w:rPr/>
            </w:rPrChange>
          </w:rPr>
          <w:delText>la entidad financiera autorizada.</w:delText>
        </w:r>
      </w:del>
    </w:p>
    <w:p w14:paraId="5FDBCA0F" w14:textId="00F17F21" w:rsidR="00C85F08" w:rsidRDefault="00C85F08" w:rsidP="00144CD5">
      <w:pPr>
        <w:shd w:val="clear" w:color="auto" w:fill="F79646" w:themeFill="accent6"/>
        <w:tabs>
          <w:tab w:val="left" w:pos="1842"/>
        </w:tabs>
        <w:suppressAutoHyphens/>
        <w:autoSpaceDN w:val="0"/>
        <w:textAlignment w:val="baseline"/>
        <w:rPr>
          <w:ins w:id="2430" w:author="Brenda Lily Gutierrez Bautista" w:date="2026-10-06T14:57:00Z"/>
          <w:color w:val="FF0000"/>
        </w:rPr>
        <w:pPrChange w:id="2431"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p>
    <w:p w14:paraId="4BA6C5C4" w14:textId="2787682D" w:rsidR="00144CD5" w:rsidRDefault="00144CD5" w:rsidP="00144CD5">
      <w:pPr>
        <w:shd w:val="clear" w:color="auto" w:fill="F79646" w:themeFill="accent6"/>
        <w:tabs>
          <w:tab w:val="left" w:pos="1842"/>
        </w:tabs>
        <w:suppressAutoHyphens/>
        <w:autoSpaceDN w:val="0"/>
        <w:textAlignment w:val="baseline"/>
        <w:rPr>
          <w:ins w:id="2432" w:author="Brenda Lily Gutierrez Bautista" w:date="2026-10-06T14:57:00Z"/>
          <w:color w:val="FF0000"/>
        </w:rPr>
        <w:pPrChange w:id="2433"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p>
    <w:p w14:paraId="10B4497D" w14:textId="7C95C4B2" w:rsidR="00144CD5" w:rsidRDefault="00144CD5" w:rsidP="00144CD5">
      <w:pPr>
        <w:shd w:val="clear" w:color="auto" w:fill="F79646" w:themeFill="accent6"/>
        <w:tabs>
          <w:tab w:val="left" w:pos="1842"/>
        </w:tabs>
        <w:suppressAutoHyphens/>
        <w:autoSpaceDN w:val="0"/>
        <w:textAlignment w:val="baseline"/>
        <w:rPr>
          <w:ins w:id="2434" w:author="Brenda Lily Gutierrez Bautista" w:date="2026-10-06T14:57:00Z"/>
          <w:color w:val="FF0000"/>
        </w:rPr>
        <w:pPrChange w:id="2435"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p>
    <w:p w14:paraId="18A7D3D5" w14:textId="35EA2F8A" w:rsidR="00144CD5" w:rsidRDefault="00144CD5" w:rsidP="00144CD5">
      <w:pPr>
        <w:shd w:val="clear" w:color="auto" w:fill="F79646" w:themeFill="accent6"/>
        <w:tabs>
          <w:tab w:val="left" w:pos="1842"/>
        </w:tabs>
        <w:suppressAutoHyphens/>
        <w:autoSpaceDN w:val="0"/>
        <w:textAlignment w:val="baseline"/>
        <w:rPr>
          <w:ins w:id="2436" w:author="Brenda Lily Gutierrez Bautista" w:date="2026-10-06T14:57:00Z"/>
          <w:color w:val="FF0000"/>
        </w:rPr>
        <w:pPrChange w:id="2437"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p>
    <w:p w14:paraId="742E8C48" w14:textId="77777777" w:rsidR="00144CD5" w:rsidRPr="00D01975" w:rsidRDefault="00144CD5" w:rsidP="00144CD5">
      <w:pPr>
        <w:shd w:val="clear" w:color="auto" w:fill="F79646" w:themeFill="accent6"/>
        <w:tabs>
          <w:tab w:val="left" w:pos="1842"/>
        </w:tabs>
        <w:suppressAutoHyphens/>
        <w:autoSpaceDN w:val="0"/>
        <w:textAlignment w:val="baseline"/>
        <w:rPr>
          <w:ins w:id="2438" w:author="Valeria Tapia" w:date="2026-09-18T16:50:00Z"/>
          <w:color w:val="FF0000"/>
          <w:rPrChange w:id="2439" w:author="Valeria Tapia" w:date="2026-09-18T17:14:00Z">
            <w:rPr>
              <w:ins w:id="2440" w:author="Valeria Tapia" w:date="2026-09-18T16:50:00Z"/>
            </w:rPr>
          </w:rPrChange>
        </w:rPr>
        <w:pPrChange w:id="2441"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p>
    <w:p w14:paraId="07FE0634" w14:textId="7762B72A" w:rsidR="00144CD5" w:rsidRPr="00144CD5" w:rsidRDefault="007228E1" w:rsidP="00144CD5">
      <w:pPr>
        <w:pStyle w:val="Prrafodelista"/>
        <w:numPr>
          <w:ilvl w:val="0"/>
          <w:numId w:val="38"/>
        </w:numPr>
        <w:shd w:val="clear" w:color="auto" w:fill="F79646" w:themeFill="accent6"/>
        <w:tabs>
          <w:tab w:val="left" w:pos="1842"/>
        </w:tabs>
        <w:suppressAutoHyphens/>
        <w:autoSpaceDN w:val="0"/>
        <w:textAlignment w:val="baseline"/>
        <w:rPr>
          <w:color w:val="FF0000"/>
          <w:rPrChange w:id="2442" w:author="Brenda Lily Gutierrez Bautista" w:date="2026-10-06T14:55:00Z">
            <w:rPr/>
          </w:rPrChange>
        </w:rPr>
        <w:pPrChange w:id="2443" w:author="Brenda Lily Gutierrez Bautista" w:date="2026-10-06T14:54:00Z">
          <w:pPr>
            <w:pStyle w:val="Prrafodelista"/>
            <w:numPr>
              <w:numId w:val="38"/>
            </w:numPr>
            <w:shd w:val="clear" w:color="auto" w:fill="FFFFFF" w:themeFill="background1"/>
            <w:tabs>
              <w:tab w:val="left" w:pos="1842"/>
            </w:tabs>
            <w:suppressAutoHyphens/>
            <w:autoSpaceDN w:val="0"/>
            <w:ind w:left="720" w:hanging="360"/>
            <w:textAlignment w:val="baseline"/>
          </w:pPr>
        </w:pPrChange>
      </w:pPr>
      <w:del w:id="2444" w:author="Brenda Lily Gutierrez Bautista" w:date="2026-10-06T14:58:00Z">
        <w:r w:rsidRPr="00144CD5" w:rsidDel="00144CD5">
          <w:rPr>
            <w:color w:val="FF0000"/>
            <w:rPrChange w:id="2445" w:author="Brenda Lily Gutierrez Bautista" w:date="2026-10-06T14:55:00Z">
              <w:rPr/>
            </w:rPrChange>
          </w:rPr>
          <w:delText xml:space="preserve">Cuando emitan facturas, deberán realizar la coordinación con </w:delText>
        </w:r>
        <w:r w:rsidR="007250D1" w:rsidRPr="00144CD5" w:rsidDel="00144CD5">
          <w:rPr>
            <w:color w:val="FF0000"/>
            <w:rPrChange w:id="2446" w:author="Brenda Lily Gutierrez Bautista" w:date="2026-10-06T14:55:00Z">
              <w:rPr/>
            </w:rPrChange>
          </w:rPr>
          <w:delText>el S</w:delText>
        </w:r>
        <w:r w:rsidR="000F10A5" w:rsidRPr="00144CD5" w:rsidDel="00144CD5">
          <w:rPr>
            <w:color w:val="FF0000"/>
            <w:rPrChange w:id="2447" w:author="Brenda Lily Gutierrez Bautista" w:date="2026-10-06T14:55:00Z">
              <w:rPr/>
            </w:rPrChange>
          </w:rPr>
          <w:delText>IN</w:delText>
        </w:r>
        <w:r w:rsidRPr="00144CD5" w:rsidDel="00144CD5">
          <w:rPr>
            <w:color w:val="FF0000"/>
            <w:rPrChange w:id="2448" w:author="Brenda Lily Gutierrez Bautista" w:date="2026-10-06T14:55:00Z">
              <w:rPr/>
            </w:rPrChange>
          </w:rPr>
          <w:delText xml:space="preserve"> </w:delText>
        </w:r>
        <w:r w:rsidR="00582227" w:rsidRPr="00144CD5" w:rsidDel="00144CD5">
          <w:rPr>
            <w:color w:val="FF0000"/>
            <w:rPrChange w:id="2449" w:author="Brenda Lily Gutierrez Bautista" w:date="2026-10-06T14:55:00Z">
              <w:rPr/>
            </w:rPrChange>
          </w:rPr>
          <w:delText xml:space="preserve">y/o AGETIC </w:delText>
        </w:r>
        <w:r w:rsidRPr="00144CD5" w:rsidDel="00144CD5">
          <w:rPr>
            <w:color w:val="FF0000"/>
            <w:rPrChange w:id="2450" w:author="Brenda Lily Gutierrez Bautista" w:date="2026-10-06T14:55:00Z">
              <w:rPr/>
            </w:rPrChange>
          </w:rPr>
          <w:delText>para la facturación electrónica</w:delText>
        </w:r>
        <w:r w:rsidR="007250D1" w:rsidRPr="00144CD5" w:rsidDel="00144CD5">
          <w:rPr>
            <w:color w:val="FF0000"/>
            <w:rPrChange w:id="2451" w:author="Brenda Lily Gutierrez Bautista" w:date="2026-10-06T14:55:00Z">
              <w:rPr/>
            </w:rPrChange>
          </w:rPr>
          <w:delText xml:space="preserve">. </w:delText>
        </w:r>
      </w:del>
      <w:ins w:id="2452" w:author="Brenda Lily Gutierrez Bautista" w:date="2026-10-06T14:57:00Z">
        <w:r w:rsidR="00144CD5">
          <w:t>La emisión de facturas u otros documentos derivados de los trámites corresponderá a cada Entidad Pública Emisora, quien gestionará su emisión electrónica en coordinación</w:t>
        </w:r>
        <w:r w:rsidR="00144CD5">
          <w:t xml:space="preserve"> con la instancia competente y </w:t>
        </w:r>
        <w:r w:rsidR="00144CD5">
          <w:t>cuando corresponda.</w:t>
        </w:r>
      </w:ins>
    </w:p>
    <w:p w14:paraId="4514DB96" w14:textId="7F5EC5B1" w:rsidR="005725EF" w:rsidRPr="00D01975" w:rsidDel="001B2AB6" w:rsidRDefault="007250D1" w:rsidP="00DE605E">
      <w:pPr>
        <w:pStyle w:val="Prrafodelista"/>
        <w:numPr>
          <w:ilvl w:val="0"/>
          <w:numId w:val="38"/>
        </w:numPr>
        <w:shd w:val="clear" w:color="auto" w:fill="FFFFFF" w:themeFill="background1"/>
        <w:tabs>
          <w:tab w:val="left" w:pos="1842"/>
        </w:tabs>
        <w:suppressAutoHyphens/>
        <w:autoSpaceDN w:val="0"/>
        <w:textAlignment w:val="baseline"/>
        <w:rPr>
          <w:del w:id="2453" w:author="Brenda Lily Gutierrez Bautista" w:date="2026-10-06T14:59:00Z"/>
          <w:color w:val="FF0000"/>
          <w:rPrChange w:id="2454" w:author="Valeria Tapia" w:date="2026-09-18T17:14:00Z">
            <w:rPr>
              <w:del w:id="2455" w:author="Brenda Lily Gutierrez Bautista" w:date="2026-10-06T14:59:00Z"/>
            </w:rPr>
          </w:rPrChange>
        </w:rPr>
      </w:pPr>
      <w:del w:id="2456" w:author="Brenda Lily Gutierrez Bautista" w:date="2026-10-06T14:59:00Z">
        <w:r w:rsidRPr="00D01975" w:rsidDel="001B2AB6">
          <w:rPr>
            <w:color w:val="FF0000"/>
            <w:szCs w:val="24"/>
            <w:rPrChange w:id="2457" w:author="Valeria Tapia" w:date="2026-09-18T17:14:00Z">
              <w:rPr>
                <w:szCs w:val="24"/>
              </w:rPr>
            </w:rPrChange>
          </w:rPr>
          <w:delText>Contar con la documentación técnica de sus servicios expuestos para la interoperabilidad entre la plataforma VUCE y la</w:delText>
        </w:r>
        <w:r w:rsidR="0019358A" w:rsidRPr="00D01975" w:rsidDel="001B2AB6">
          <w:rPr>
            <w:color w:val="FF0000"/>
            <w:szCs w:val="24"/>
            <w:rPrChange w:id="2458" w:author="Valeria Tapia" w:date="2026-09-18T17:14:00Z">
              <w:rPr>
                <w:szCs w:val="24"/>
              </w:rPr>
            </w:rPrChange>
          </w:rPr>
          <w:delText>s</w:delText>
        </w:r>
        <w:r w:rsidRPr="00D01975" w:rsidDel="001B2AB6">
          <w:rPr>
            <w:color w:val="FF0000"/>
            <w:szCs w:val="24"/>
            <w:rPrChange w:id="2459" w:author="Valeria Tapia" w:date="2026-09-18T17:14:00Z">
              <w:rPr>
                <w:szCs w:val="24"/>
              </w:rPr>
            </w:rPrChange>
          </w:rPr>
          <w:delText xml:space="preserve"> </w:delText>
        </w:r>
        <w:r w:rsidR="0019358A" w:rsidRPr="00D01975" w:rsidDel="001B2AB6">
          <w:rPr>
            <w:color w:val="FF0000"/>
            <w:szCs w:val="24"/>
            <w:rPrChange w:id="2460" w:author="Valeria Tapia" w:date="2026-09-18T17:14:00Z">
              <w:rPr>
                <w:szCs w:val="24"/>
              </w:rPr>
            </w:rPrChange>
          </w:rPr>
          <w:delText>EPEs</w:delText>
        </w:r>
      </w:del>
      <w:ins w:id="2461" w:author="Valeria Tapia" w:date="2026-09-18T17:18:00Z">
        <w:del w:id="2462" w:author="Brenda Lily Gutierrez Bautista" w:date="2026-10-06T14:59:00Z">
          <w:r w:rsidR="00B80E79" w:rsidDel="001B2AB6">
            <w:rPr>
              <w:color w:val="FF0000"/>
              <w:szCs w:val="24"/>
            </w:rPr>
            <w:delText xml:space="preserve"> </w:delText>
          </w:r>
          <w:r w:rsidR="00B80E79" w:rsidRPr="006F669C" w:rsidDel="001B2AB6">
            <w:rPr>
              <w:color w:val="FF0000"/>
              <w:szCs w:val="24"/>
              <w:highlight w:val="cyan"/>
              <w:rPrChange w:id="2463" w:author="Valeria Tapia " w:date="2026-10-04T23:34:00Z">
                <w:rPr>
                  <w:color w:val="FF0000"/>
                  <w:szCs w:val="24"/>
                </w:rPr>
              </w:rPrChange>
            </w:rPr>
            <w:delText>conforme el modelo de negocio de la VUCE</w:delText>
          </w:r>
        </w:del>
      </w:ins>
      <w:del w:id="2464" w:author="Brenda Lily Gutierrez Bautista" w:date="2026-10-06T14:59:00Z">
        <w:r w:rsidRPr="00D01975" w:rsidDel="001B2AB6">
          <w:rPr>
            <w:color w:val="FF0000"/>
            <w:szCs w:val="24"/>
            <w:rPrChange w:id="2465" w:author="Valeria Tapia" w:date="2026-09-18T17:14:00Z">
              <w:rPr>
                <w:szCs w:val="24"/>
              </w:rPr>
            </w:rPrChange>
          </w:rPr>
          <w:delText>.</w:delText>
        </w:r>
      </w:del>
    </w:p>
    <w:p w14:paraId="73D8EBC7" w14:textId="77777777" w:rsidR="007250D1" w:rsidRPr="00D01975" w:rsidRDefault="007250D1" w:rsidP="00DE605E">
      <w:pPr>
        <w:pStyle w:val="Prrafodelista"/>
        <w:ind w:left="720"/>
        <w:rPr>
          <w:color w:val="FF0000"/>
          <w:rPrChange w:id="2466" w:author="Valeria Tapia" w:date="2026-09-18T17:14:00Z">
            <w:rPr/>
          </w:rPrChange>
        </w:rPr>
      </w:pPr>
    </w:p>
    <w:p w14:paraId="7F788DB8" w14:textId="24AFB951" w:rsidR="007C121E" w:rsidRDefault="007C121E" w:rsidP="00DE605E">
      <w:pPr>
        <w:pStyle w:val="Textbody"/>
        <w:numPr>
          <w:ilvl w:val="0"/>
          <w:numId w:val="37"/>
        </w:numPr>
        <w:tabs>
          <w:tab w:val="left" w:pos="284"/>
        </w:tabs>
        <w:spacing w:after="0" w:line="240" w:lineRule="auto"/>
        <w:jc w:val="both"/>
        <w:rPr>
          <w:ins w:id="2467" w:author="Brenda Lily Gutierrez Bautista" w:date="2026-10-06T15:04:00Z"/>
          <w:rFonts w:ascii="Univers 45 Light" w:eastAsia="Times New Roman" w:hAnsi="Univers 45 Light" w:cs="Times New Roman"/>
          <w:color w:val="FF0000"/>
          <w:kern w:val="0"/>
          <w:szCs w:val="20"/>
          <w:lang w:val="es-ES" w:eastAsia="es-ES" w:bidi="ar-SA"/>
        </w:rPr>
      </w:pPr>
      <w:del w:id="2468" w:author="Valeria Tapia" w:date="2026-10-04T18:56:00Z">
        <w:r w:rsidRPr="008D5CA8" w:rsidDel="006C45FA">
          <w:rPr>
            <w:rFonts w:ascii="Univers 45 Light" w:eastAsia="Times New Roman" w:hAnsi="Univers 45 Light" w:cs="Times New Roman"/>
            <w:color w:val="FF0000"/>
            <w:kern w:val="0"/>
            <w:szCs w:val="20"/>
            <w:lang w:val="es-ES" w:eastAsia="es-ES" w:bidi="ar-SA"/>
            <w:rPrChange w:id="2469" w:author="Valeria Tapia" w:date="2026-10-04T18:50:00Z">
              <w:rPr>
                <w:rFonts w:ascii="Univers 45 Light" w:eastAsia="Times New Roman" w:hAnsi="Univers 45 Light" w:cs="Times New Roman"/>
                <w:kern w:val="0"/>
                <w:szCs w:val="20"/>
                <w:lang w:val="es-ES" w:eastAsia="es-ES" w:bidi="ar-SA"/>
              </w:rPr>
            </w:rPrChange>
          </w:rPr>
          <w:delText xml:space="preserve">Hasta antes del inicio de </w:delText>
        </w:r>
        <w:r w:rsidR="00B57298" w:rsidRPr="008D5CA8" w:rsidDel="006C45FA">
          <w:rPr>
            <w:rFonts w:ascii="Univers 45 Light" w:eastAsia="Times New Roman" w:hAnsi="Univers 45 Light" w:cs="Times New Roman"/>
            <w:color w:val="FF0000"/>
            <w:kern w:val="0"/>
            <w:szCs w:val="20"/>
            <w:lang w:val="es-ES" w:eastAsia="es-ES" w:bidi="ar-SA"/>
            <w:rPrChange w:id="2470" w:author="Valeria Tapia" w:date="2026-10-04T18:50:00Z">
              <w:rPr>
                <w:rFonts w:ascii="Univers 45 Light" w:eastAsia="Times New Roman" w:hAnsi="Univers 45 Light" w:cs="Times New Roman"/>
                <w:kern w:val="0"/>
                <w:szCs w:val="20"/>
                <w:lang w:val="es-ES" w:eastAsia="es-ES" w:bidi="ar-SA"/>
              </w:rPr>
            </w:rPrChange>
          </w:rPr>
          <w:delText>las actividades establecidas</w:delText>
        </w:r>
        <w:r w:rsidRPr="008D5CA8" w:rsidDel="006C45FA">
          <w:rPr>
            <w:rFonts w:ascii="Univers 45 Light" w:eastAsia="Times New Roman" w:hAnsi="Univers 45 Light" w:cs="Times New Roman"/>
            <w:color w:val="FF0000"/>
            <w:kern w:val="0"/>
            <w:szCs w:val="20"/>
            <w:lang w:val="es-ES" w:eastAsia="es-ES" w:bidi="ar-SA"/>
            <w:rPrChange w:id="2471" w:author="Valeria Tapia" w:date="2026-10-04T18:50:00Z">
              <w:rPr>
                <w:rFonts w:ascii="Univers 45 Light" w:eastAsia="Times New Roman" w:hAnsi="Univers 45 Light" w:cs="Times New Roman"/>
                <w:kern w:val="0"/>
                <w:szCs w:val="20"/>
                <w:lang w:val="es-ES" w:eastAsia="es-ES" w:bidi="ar-SA"/>
              </w:rPr>
            </w:rPrChange>
          </w:rPr>
          <w:delText xml:space="preserve"> en el Cronograma de Implementación Gradual, </w:delText>
        </w:r>
      </w:del>
      <w:del w:id="2472" w:author="Valeria Tapia" w:date="2026-10-04T18:57:00Z">
        <w:r w:rsidRPr="006F669C" w:rsidDel="006C45FA">
          <w:rPr>
            <w:rFonts w:ascii="Univers 45 Light" w:eastAsia="Times New Roman" w:hAnsi="Univers 45 Light" w:cs="Times New Roman"/>
            <w:color w:val="FF0000"/>
            <w:kern w:val="0"/>
            <w:szCs w:val="20"/>
            <w:highlight w:val="green"/>
            <w:lang w:val="es-ES" w:eastAsia="es-ES" w:bidi="ar-SA"/>
            <w:rPrChange w:id="2473" w:author="Valeria Tapia " w:date="2026-10-04T23:34:00Z">
              <w:rPr>
                <w:rFonts w:ascii="Univers 45 Light" w:eastAsia="Times New Roman" w:hAnsi="Univers 45 Light" w:cs="Times New Roman"/>
                <w:kern w:val="0"/>
                <w:szCs w:val="20"/>
                <w:lang w:val="es-ES" w:eastAsia="es-ES" w:bidi="ar-SA"/>
              </w:rPr>
            </w:rPrChange>
          </w:rPr>
          <w:delText>l</w:delText>
        </w:r>
      </w:del>
      <w:ins w:id="2474" w:author="Valeria Tapia" w:date="2026-10-04T18:57:00Z">
        <w:r w:rsidR="006C45FA" w:rsidRPr="006F669C">
          <w:rPr>
            <w:rFonts w:ascii="Univers 45 Light" w:eastAsia="Times New Roman" w:hAnsi="Univers 45 Light" w:cs="Times New Roman"/>
            <w:color w:val="FF0000"/>
            <w:kern w:val="0"/>
            <w:szCs w:val="20"/>
            <w:highlight w:val="green"/>
            <w:lang w:val="es-ES" w:eastAsia="es-ES" w:bidi="ar-SA"/>
            <w:rPrChange w:id="2475" w:author="Valeria Tapia " w:date="2026-10-04T23:34:00Z">
              <w:rPr>
                <w:rFonts w:ascii="Univers 45 Light" w:eastAsia="Times New Roman" w:hAnsi="Univers 45 Light" w:cs="Times New Roman"/>
                <w:color w:val="FF0000"/>
                <w:kern w:val="0"/>
                <w:szCs w:val="20"/>
                <w:lang w:val="es-ES" w:eastAsia="es-ES" w:bidi="ar-SA"/>
              </w:rPr>
            </w:rPrChange>
          </w:rPr>
          <w:t>L</w:t>
        </w:r>
      </w:ins>
      <w:r w:rsidRPr="006F669C">
        <w:rPr>
          <w:rFonts w:ascii="Univers 45 Light" w:eastAsia="Times New Roman" w:hAnsi="Univers 45 Light" w:cs="Times New Roman"/>
          <w:color w:val="FF0000"/>
          <w:kern w:val="0"/>
          <w:szCs w:val="20"/>
          <w:highlight w:val="green"/>
          <w:lang w:val="es-ES" w:eastAsia="es-ES" w:bidi="ar-SA"/>
          <w:rPrChange w:id="2476" w:author="Valeria Tapia " w:date="2026-10-04T23:34:00Z">
            <w:rPr>
              <w:rFonts w:ascii="Univers 45 Light" w:eastAsia="Times New Roman" w:hAnsi="Univers 45 Light" w:cs="Times New Roman"/>
              <w:kern w:val="0"/>
              <w:szCs w:val="20"/>
              <w:lang w:val="es-ES" w:eastAsia="es-ES" w:bidi="ar-SA"/>
            </w:rPr>
          </w:rPrChange>
        </w:rPr>
        <w:t>as EPEs deberán realizar las gestiones para i</w:t>
      </w:r>
      <w:ins w:id="2477" w:author="Valeria Tapia" w:date="2026-10-04T19:00:00Z">
        <w:r w:rsidR="006C45FA" w:rsidRPr="006F669C">
          <w:rPr>
            <w:rFonts w:ascii="Univers 45 Light" w:eastAsia="Times New Roman" w:hAnsi="Univers 45 Light" w:cs="Times New Roman"/>
            <w:color w:val="FF0000"/>
            <w:kern w:val="0"/>
            <w:szCs w:val="20"/>
            <w:highlight w:val="green"/>
            <w:lang w:val="es-ES" w:eastAsia="es-ES" w:bidi="ar-SA"/>
            <w:rPrChange w:id="2478" w:author="Valeria Tapia " w:date="2026-10-04T23:34:00Z">
              <w:rPr>
                <w:rFonts w:ascii="Univers 45 Light" w:eastAsia="Times New Roman" w:hAnsi="Univers 45 Light" w:cs="Times New Roman"/>
                <w:color w:val="FF0000"/>
                <w:kern w:val="0"/>
                <w:szCs w:val="20"/>
                <w:lang w:val="es-ES" w:eastAsia="es-ES" w:bidi="ar-SA"/>
              </w:rPr>
            </w:rPrChange>
          </w:rPr>
          <w:t xml:space="preserve">ncorporar </w:t>
        </w:r>
      </w:ins>
      <w:del w:id="2479" w:author="Valeria Tapia" w:date="2026-10-04T19:00:00Z">
        <w:r w:rsidRPr="006F669C" w:rsidDel="006C45FA">
          <w:rPr>
            <w:rFonts w:ascii="Univers 45 Light" w:eastAsia="Times New Roman" w:hAnsi="Univers 45 Light" w:cs="Times New Roman"/>
            <w:color w:val="FF0000"/>
            <w:kern w:val="0"/>
            <w:szCs w:val="20"/>
            <w:highlight w:val="green"/>
            <w:lang w:val="es-ES" w:eastAsia="es-ES" w:bidi="ar-SA"/>
            <w:rPrChange w:id="2480" w:author="Valeria Tapia " w:date="2026-10-04T23:34:00Z">
              <w:rPr>
                <w:rFonts w:ascii="Univers 45 Light" w:eastAsia="Times New Roman" w:hAnsi="Univers 45 Light" w:cs="Times New Roman"/>
                <w:kern w:val="0"/>
                <w:szCs w:val="20"/>
                <w:lang w:val="es-ES" w:eastAsia="es-ES" w:bidi="ar-SA"/>
              </w:rPr>
            </w:rPrChange>
          </w:rPr>
          <w:delText xml:space="preserve">mplementar </w:delText>
        </w:r>
      </w:del>
      <w:r w:rsidRPr="006F669C">
        <w:rPr>
          <w:rFonts w:ascii="Univers 45 Light" w:eastAsia="Times New Roman" w:hAnsi="Univers 45 Light" w:cs="Times New Roman"/>
          <w:color w:val="FF0000"/>
          <w:kern w:val="0"/>
          <w:szCs w:val="20"/>
          <w:highlight w:val="green"/>
          <w:lang w:val="es-ES" w:eastAsia="es-ES" w:bidi="ar-SA"/>
          <w:rPrChange w:id="2481" w:author="Valeria Tapia " w:date="2026-10-04T23:34:00Z">
            <w:rPr>
              <w:rFonts w:ascii="Univers 45 Light" w:eastAsia="Times New Roman" w:hAnsi="Univers 45 Light" w:cs="Times New Roman"/>
              <w:kern w:val="0"/>
              <w:szCs w:val="20"/>
              <w:lang w:val="es-ES" w:eastAsia="es-ES" w:bidi="ar-SA"/>
            </w:rPr>
          </w:rPrChange>
        </w:rPr>
        <w:t xml:space="preserve">la </w:t>
      </w:r>
      <w:r w:rsidR="005C047C" w:rsidRPr="006F669C">
        <w:rPr>
          <w:rFonts w:ascii="Univers 45 Light" w:eastAsia="Times New Roman" w:hAnsi="Univers 45 Light" w:cs="Times New Roman"/>
          <w:color w:val="FF0000"/>
          <w:kern w:val="0"/>
          <w:szCs w:val="20"/>
          <w:highlight w:val="green"/>
          <w:lang w:val="es-ES" w:eastAsia="es-ES" w:bidi="ar-SA"/>
          <w:rPrChange w:id="2482" w:author="Valeria Tapia " w:date="2026-10-04T23:34:00Z">
            <w:rPr>
              <w:rFonts w:ascii="Univers 45 Light" w:eastAsia="Times New Roman" w:hAnsi="Univers 45 Light" w:cs="Times New Roman"/>
              <w:kern w:val="0"/>
              <w:szCs w:val="20"/>
              <w:lang w:val="es-ES" w:eastAsia="es-ES" w:bidi="ar-SA"/>
            </w:rPr>
          </w:rPrChange>
        </w:rPr>
        <w:t xml:space="preserve">pasarela de pagos, </w:t>
      </w:r>
      <w:r w:rsidRPr="006F669C">
        <w:rPr>
          <w:rFonts w:ascii="Univers 45 Light" w:eastAsia="Times New Roman" w:hAnsi="Univers 45 Light" w:cs="Times New Roman"/>
          <w:color w:val="FF0000"/>
          <w:kern w:val="0"/>
          <w:szCs w:val="20"/>
          <w:highlight w:val="green"/>
          <w:lang w:val="es-ES" w:eastAsia="es-ES" w:bidi="ar-SA"/>
          <w:rPrChange w:id="2483" w:author="Valeria Tapia " w:date="2026-10-04T23:34:00Z">
            <w:rPr>
              <w:rFonts w:ascii="Univers 45 Light" w:eastAsia="Times New Roman" w:hAnsi="Univers 45 Light" w:cs="Times New Roman"/>
              <w:kern w:val="0"/>
              <w:szCs w:val="20"/>
              <w:lang w:val="es-ES" w:eastAsia="es-ES" w:bidi="ar-SA"/>
            </w:rPr>
          </w:rPrChange>
        </w:rPr>
        <w:t>firma digital</w:t>
      </w:r>
      <w:ins w:id="2484" w:author="Valeria Tapia" w:date="2026-09-18T17:28:00Z">
        <w:del w:id="2485" w:author="Valeria Tapia" w:date="2026-10-04T18:57:00Z">
          <w:r w:rsidR="007358E0" w:rsidRPr="006F669C" w:rsidDel="006C45FA">
            <w:rPr>
              <w:rFonts w:ascii="Univers 45 Light" w:eastAsia="Times New Roman" w:hAnsi="Univers 45 Light" w:cs="Times New Roman"/>
              <w:color w:val="FF0000"/>
              <w:kern w:val="0"/>
              <w:szCs w:val="20"/>
              <w:highlight w:val="green"/>
              <w:lang w:val="es-ES" w:eastAsia="es-ES" w:bidi="ar-SA"/>
              <w:rPrChange w:id="2486" w:author="Valeria Tapia " w:date="2026-10-04T23:34:00Z">
                <w:rPr>
                  <w:rFonts w:ascii="Univers 45 Light" w:eastAsia="Times New Roman" w:hAnsi="Univers 45 Light" w:cs="Times New Roman"/>
                  <w:color w:val="FF0000"/>
                  <w:kern w:val="0"/>
                  <w:szCs w:val="20"/>
                  <w:lang w:val="es-ES" w:eastAsia="es-ES" w:bidi="ar-SA"/>
                </w:rPr>
              </w:rPrChange>
            </w:rPr>
            <w:delText xml:space="preserve"> o SOFTOKEN</w:delText>
          </w:r>
        </w:del>
      </w:ins>
      <w:del w:id="2487" w:author="Valeria Tapia" w:date="2026-10-04T18:57:00Z">
        <w:r w:rsidR="00003AC1" w:rsidRPr="006F669C" w:rsidDel="006C45FA">
          <w:rPr>
            <w:rFonts w:ascii="Univers 45 Light" w:eastAsia="Times New Roman" w:hAnsi="Univers 45 Light" w:cs="Times New Roman"/>
            <w:color w:val="FF0000"/>
            <w:kern w:val="0"/>
            <w:szCs w:val="20"/>
            <w:highlight w:val="green"/>
            <w:lang w:val="es-ES" w:eastAsia="es-ES" w:bidi="ar-SA"/>
            <w:rPrChange w:id="2488" w:author="Valeria Tapia " w:date="2026-10-04T23:34:00Z">
              <w:rPr>
                <w:rFonts w:ascii="Univers 45 Light" w:eastAsia="Times New Roman" w:hAnsi="Univers 45 Light" w:cs="Times New Roman"/>
                <w:kern w:val="0"/>
                <w:szCs w:val="20"/>
                <w:lang w:val="es-ES" w:eastAsia="es-ES" w:bidi="ar-SA"/>
              </w:rPr>
            </w:rPrChange>
          </w:rPr>
          <w:delText>,</w:delText>
        </w:r>
        <w:r w:rsidRPr="006F669C" w:rsidDel="006C45FA">
          <w:rPr>
            <w:rFonts w:ascii="Univers 45 Light" w:eastAsia="Times New Roman" w:hAnsi="Univers 45 Light" w:cs="Times New Roman"/>
            <w:color w:val="FF0000"/>
            <w:kern w:val="0"/>
            <w:szCs w:val="20"/>
            <w:highlight w:val="green"/>
            <w:lang w:val="es-ES" w:eastAsia="es-ES" w:bidi="ar-SA"/>
            <w:rPrChange w:id="2489" w:author="Valeria Tapia " w:date="2026-10-04T23:34:00Z">
              <w:rPr>
                <w:rFonts w:ascii="Univers 45 Light" w:eastAsia="Times New Roman" w:hAnsi="Univers 45 Light" w:cs="Times New Roman"/>
                <w:kern w:val="0"/>
                <w:szCs w:val="20"/>
                <w:lang w:val="es-ES" w:eastAsia="es-ES" w:bidi="ar-SA"/>
              </w:rPr>
            </w:rPrChange>
          </w:rPr>
          <w:delText xml:space="preserve"> el aprobador de documentos de ciudadanía digital</w:delText>
        </w:r>
      </w:del>
      <w:r w:rsidRPr="006F669C">
        <w:rPr>
          <w:rFonts w:ascii="Univers 45 Light" w:eastAsia="Times New Roman" w:hAnsi="Univers 45 Light" w:cs="Times New Roman"/>
          <w:color w:val="FF0000"/>
          <w:kern w:val="0"/>
          <w:szCs w:val="20"/>
          <w:highlight w:val="green"/>
          <w:lang w:val="es-ES" w:eastAsia="es-ES" w:bidi="ar-SA"/>
          <w:rPrChange w:id="2490" w:author="Valeria Tapia " w:date="2026-10-04T23:34:00Z">
            <w:rPr>
              <w:rFonts w:ascii="Univers 45 Light" w:eastAsia="Times New Roman" w:hAnsi="Univers 45 Light" w:cs="Times New Roman"/>
              <w:kern w:val="0"/>
              <w:szCs w:val="20"/>
              <w:lang w:val="es-ES" w:eastAsia="es-ES" w:bidi="ar-SA"/>
            </w:rPr>
          </w:rPrChange>
        </w:rPr>
        <w:t>, la facturación electrónica</w:t>
      </w:r>
      <w:r w:rsidR="00C02EE9" w:rsidRPr="006F669C">
        <w:rPr>
          <w:rFonts w:ascii="Univers 45 Light" w:eastAsia="Times New Roman" w:hAnsi="Univers 45 Light" w:cs="Times New Roman"/>
          <w:color w:val="FF0000"/>
          <w:kern w:val="0"/>
          <w:szCs w:val="20"/>
          <w:highlight w:val="green"/>
          <w:lang w:val="es-ES" w:eastAsia="es-ES" w:bidi="ar-SA"/>
          <w:rPrChange w:id="2491" w:author="Valeria Tapia " w:date="2026-10-04T23:34:00Z">
            <w:rPr>
              <w:rFonts w:ascii="Univers 45 Light" w:eastAsia="Times New Roman" w:hAnsi="Univers 45 Light" w:cs="Times New Roman"/>
              <w:kern w:val="0"/>
              <w:szCs w:val="20"/>
              <w:lang w:val="es-ES" w:eastAsia="es-ES" w:bidi="ar-SA"/>
            </w:rPr>
          </w:rPrChange>
        </w:rPr>
        <w:t>,</w:t>
      </w:r>
      <w:r w:rsidRPr="006F669C">
        <w:rPr>
          <w:rFonts w:ascii="Univers 45 Light" w:eastAsia="Times New Roman" w:hAnsi="Univers 45 Light" w:cs="Times New Roman"/>
          <w:color w:val="FF0000"/>
          <w:kern w:val="0"/>
          <w:szCs w:val="20"/>
          <w:highlight w:val="green"/>
          <w:lang w:val="es-ES" w:eastAsia="es-ES" w:bidi="ar-SA"/>
          <w:rPrChange w:id="2492" w:author="Valeria Tapia " w:date="2026-10-04T23:34:00Z">
            <w:rPr>
              <w:rFonts w:ascii="Univers 45 Light" w:eastAsia="Times New Roman" w:hAnsi="Univers 45 Light" w:cs="Times New Roman"/>
              <w:kern w:val="0"/>
              <w:szCs w:val="20"/>
              <w:lang w:val="es-ES" w:eastAsia="es-ES" w:bidi="ar-SA"/>
            </w:rPr>
          </w:rPrChange>
        </w:rPr>
        <w:t xml:space="preserve"> entre otros</w:t>
      </w:r>
      <w:r w:rsidR="008862F8" w:rsidRPr="006F669C">
        <w:rPr>
          <w:rFonts w:ascii="Univers 45 Light" w:eastAsia="Times New Roman" w:hAnsi="Univers 45 Light" w:cs="Times New Roman"/>
          <w:color w:val="FF0000"/>
          <w:kern w:val="0"/>
          <w:szCs w:val="20"/>
          <w:highlight w:val="green"/>
          <w:lang w:val="es-ES" w:eastAsia="es-ES" w:bidi="ar-SA"/>
          <w:rPrChange w:id="2493" w:author="Valeria Tapia " w:date="2026-10-04T23:34:00Z">
            <w:rPr>
              <w:rFonts w:ascii="Univers 45 Light" w:eastAsia="Times New Roman" w:hAnsi="Univers 45 Light" w:cs="Times New Roman"/>
              <w:kern w:val="0"/>
              <w:szCs w:val="20"/>
              <w:lang w:val="es-ES" w:eastAsia="es-ES" w:bidi="ar-SA"/>
            </w:rPr>
          </w:rPrChange>
        </w:rPr>
        <w:t>,</w:t>
      </w:r>
      <w:r w:rsidRPr="006F669C">
        <w:rPr>
          <w:rFonts w:ascii="Univers 45 Light" w:eastAsia="Times New Roman" w:hAnsi="Univers 45 Light" w:cs="Times New Roman"/>
          <w:color w:val="FF0000"/>
          <w:kern w:val="0"/>
          <w:szCs w:val="20"/>
          <w:highlight w:val="green"/>
          <w:lang w:val="es-ES" w:eastAsia="es-ES" w:bidi="ar-SA"/>
          <w:rPrChange w:id="2494" w:author="Valeria Tapia " w:date="2026-10-04T23:34:00Z">
            <w:rPr>
              <w:rFonts w:ascii="Univers 45 Light" w:eastAsia="Times New Roman" w:hAnsi="Univers 45 Light" w:cs="Times New Roman"/>
              <w:kern w:val="0"/>
              <w:szCs w:val="20"/>
              <w:lang w:val="es-ES" w:eastAsia="es-ES" w:bidi="ar-SA"/>
            </w:rPr>
          </w:rPrChange>
        </w:rPr>
        <w:t xml:space="preserve"> que consideren necesarios</w:t>
      </w:r>
      <w:r w:rsidR="008862F8" w:rsidRPr="006F669C">
        <w:rPr>
          <w:rFonts w:ascii="Univers 45 Light" w:eastAsia="Times New Roman" w:hAnsi="Univers 45 Light" w:cs="Times New Roman"/>
          <w:color w:val="FF0000"/>
          <w:kern w:val="0"/>
          <w:szCs w:val="20"/>
          <w:highlight w:val="green"/>
          <w:lang w:val="es-ES" w:eastAsia="es-ES" w:bidi="ar-SA"/>
          <w:rPrChange w:id="2495" w:author="Valeria Tapia " w:date="2026-10-04T23:34:00Z">
            <w:rPr>
              <w:rFonts w:ascii="Univers 45 Light" w:eastAsia="Times New Roman" w:hAnsi="Univers 45 Light" w:cs="Times New Roman"/>
              <w:kern w:val="0"/>
              <w:szCs w:val="20"/>
              <w:lang w:val="es-ES" w:eastAsia="es-ES" w:bidi="ar-SA"/>
            </w:rPr>
          </w:rPrChange>
        </w:rPr>
        <w:t xml:space="preserve"> </w:t>
      </w:r>
      <w:r w:rsidRPr="006F669C">
        <w:rPr>
          <w:rFonts w:ascii="Univers 45 Light" w:eastAsia="Times New Roman" w:hAnsi="Univers 45 Light" w:cs="Times New Roman"/>
          <w:color w:val="FF0000"/>
          <w:kern w:val="0"/>
          <w:szCs w:val="20"/>
          <w:highlight w:val="green"/>
          <w:lang w:val="es-ES" w:eastAsia="es-ES" w:bidi="ar-SA"/>
          <w:rPrChange w:id="2496" w:author="Valeria Tapia " w:date="2026-10-04T23:34:00Z">
            <w:rPr>
              <w:rFonts w:ascii="Univers 45 Light" w:eastAsia="Times New Roman" w:hAnsi="Univers 45 Light" w:cs="Times New Roman"/>
              <w:kern w:val="0"/>
              <w:szCs w:val="20"/>
              <w:lang w:val="es-ES" w:eastAsia="es-ES" w:bidi="ar-SA"/>
            </w:rPr>
          </w:rPrChange>
        </w:rPr>
        <w:t>para el trámite APCO en la VUCE</w:t>
      </w:r>
      <w:ins w:id="2497" w:author="Valeria Tapia" w:date="2026-10-04T18:57:00Z">
        <w:r w:rsidR="006C45FA" w:rsidRPr="006F669C">
          <w:rPr>
            <w:rFonts w:ascii="Univers 45 Light" w:eastAsia="Times New Roman" w:hAnsi="Univers 45 Light" w:cs="Times New Roman"/>
            <w:color w:val="FF0000"/>
            <w:kern w:val="0"/>
            <w:szCs w:val="20"/>
            <w:highlight w:val="green"/>
            <w:lang w:val="es-ES" w:eastAsia="es-ES" w:bidi="ar-SA"/>
            <w:rPrChange w:id="2498" w:author="Valeria Tapia " w:date="2026-10-04T23:34:00Z">
              <w:rPr>
                <w:rFonts w:ascii="Univers 45 Light" w:eastAsia="Times New Roman" w:hAnsi="Univers 45 Light" w:cs="Times New Roman"/>
                <w:color w:val="FF0000"/>
                <w:kern w:val="0"/>
                <w:szCs w:val="20"/>
                <w:lang w:val="es-ES" w:eastAsia="es-ES" w:bidi="ar-SA"/>
              </w:rPr>
            </w:rPrChange>
          </w:rPr>
          <w:t>, considerando los plazos para el inicio de actividades en el Cronograma de Implementaci</w:t>
        </w:r>
      </w:ins>
      <w:ins w:id="2499" w:author="Valeria Tapia" w:date="2026-10-04T18:58:00Z">
        <w:r w:rsidR="006C45FA" w:rsidRPr="006F669C">
          <w:rPr>
            <w:rFonts w:ascii="Univers 45 Light" w:eastAsia="Times New Roman" w:hAnsi="Univers 45 Light" w:cs="Times New Roman"/>
            <w:color w:val="FF0000"/>
            <w:kern w:val="0"/>
            <w:szCs w:val="20"/>
            <w:highlight w:val="green"/>
            <w:lang w:val="es-ES" w:eastAsia="es-ES" w:bidi="ar-SA"/>
            <w:rPrChange w:id="2500" w:author="Valeria Tapia " w:date="2026-10-04T23:34:00Z">
              <w:rPr>
                <w:rFonts w:ascii="Univers 45 Light" w:eastAsia="Times New Roman" w:hAnsi="Univers 45 Light" w:cs="Times New Roman"/>
                <w:color w:val="FF0000"/>
                <w:kern w:val="0"/>
                <w:szCs w:val="20"/>
                <w:lang w:val="es-ES" w:eastAsia="es-ES" w:bidi="ar-SA"/>
              </w:rPr>
            </w:rPrChange>
          </w:rPr>
          <w:t>ó</w:t>
        </w:r>
      </w:ins>
      <w:ins w:id="2501" w:author="Valeria Tapia" w:date="2026-10-04T18:57:00Z">
        <w:r w:rsidR="006C45FA" w:rsidRPr="006F669C">
          <w:rPr>
            <w:rFonts w:ascii="Univers 45 Light" w:eastAsia="Times New Roman" w:hAnsi="Univers 45 Light" w:cs="Times New Roman"/>
            <w:color w:val="FF0000"/>
            <w:kern w:val="0"/>
            <w:szCs w:val="20"/>
            <w:highlight w:val="green"/>
            <w:lang w:val="es-ES" w:eastAsia="es-ES" w:bidi="ar-SA"/>
            <w:rPrChange w:id="2502" w:author="Valeria Tapia " w:date="2026-10-04T23:34:00Z">
              <w:rPr>
                <w:rFonts w:ascii="Univers 45 Light" w:eastAsia="Times New Roman" w:hAnsi="Univers 45 Light" w:cs="Times New Roman"/>
                <w:color w:val="FF0000"/>
                <w:kern w:val="0"/>
                <w:szCs w:val="20"/>
                <w:lang w:val="es-ES" w:eastAsia="es-ES" w:bidi="ar-SA"/>
              </w:rPr>
            </w:rPrChange>
          </w:rPr>
          <w:t>n Gradual</w:t>
        </w:r>
      </w:ins>
      <w:ins w:id="2503" w:author="Valeria Tapia" w:date="2026-10-04T18:58:00Z">
        <w:r w:rsidR="006C45FA" w:rsidRPr="006F669C">
          <w:rPr>
            <w:rFonts w:ascii="Univers 45 Light" w:eastAsia="Times New Roman" w:hAnsi="Univers 45 Light" w:cs="Times New Roman"/>
            <w:color w:val="FF0000"/>
            <w:kern w:val="0"/>
            <w:szCs w:val="20"/>
            <w:highlight w:val="green"/>
            <w:lang w:val="es-ES" w:eastAsia="es-ES" w:bidi="ar-SA"/>
            <w:rPrChange w:id="2504" w:author="Valeria Tapia " w:date="2026-10-04T23:34:00Z">
              <w:rPr>
                <w:rFonts w:ascii="Univers 45 Light" w:eastAsia="Times New Roman" w:hAnsi="Univers 45 Light" w:cs="Times New Roman"/>
                <w:color w:val="FF0000"/>
                <w:kern w:val="0"/>
                <w:szCs w:val="20"/>
                <w:lang w:val="es-ES" w:eastAsia="es-ES" w:bidi="ar-SA"/>
              </w:rPr>
            </w:rPrChange>
          </w:rPr>
          <w:t xml:space="preserve"> y</w:t>
        </w:r>
      </w:ins>
      <w:ins w:id="2505" w:author="Valeria Tapia" w:date="2026-10-04T18:57:00Z">
        <w:r w:rsidR="006C45FA" w:rsidRPr="006F669C">
          <w:rPr>
            <w:rFonts w:ascii="Univers 45 Light" w:eastAsia="Times New Roman" w:hAnsi="Univers 45 Light" w:cs="Times New Roman"/>
            <w:color w:val="FF0000"/>
            <w:kern w:val="0"/>
            <w:szCs w:val="20"/>
            <w:highlight w:val="green"/>
            <w:lang w:val="es-ES" w:eastAsia="es-ES" w:bidi="ar-SA"/>
            <w:rPrChange w:id="2506" w:author="Valeria Tapia " w:date="2026-10-04T23:34:00Z">
              <w:rPr>
                <w:rFonts w:ascii="Univers 45 Light" w:eastAsia="Times New Roman" w:hAnsi="Univers 45 Light" w:cs="Times New Roman"/>
                <w:color w:val="FF0000"/>
                <w:kern w:val="0"/>
                <w:szCs w:val="20"/>
                <w:lang w:val="es-ES" w:eastAsia="es-ES" w:bidi="ar-SA"/>
              </w:rPr>
            </w:rPrChange>
          </w:rPr>
          <w:t xml:space="preserve"> el R-710</w:t>
        </w:r>
      </w:ins>
      <w:r w:rsidRPr="008D5CA8">
        <w:rPr>
          <w:rFonts w:ascii="Univers 45 Light" w:eastAsia="Times New Roman" w:hAnsi="Univers 45 Light" w:cs="Times New Roman"/>
          <w:color w:val="FF0000"/>
          <w:kern w:val="0"/>
          <w:szCs w:val="20"/>
          <w:lang w:val="es-ES" w:eastAsia="es-ES" w:bidi="ar-SA"/>
          <w:rPrChange w:id="2507" w:author="Valeria Tapia" w:date="2026-10-04T18:50:00Z">
            <w:rPr>
              <w:rFonts w:ascii="Univers 45 Light" w:eastAsia="Times New Roman" w:hAnsi="Univers 45 Light" w:cs="Times New Roman"/>
              <w:kern w:val="0"/>
              <w:szCs w:val="20"/>
              <w:lang w:val="es-ES" w:eastAsia="es-ES" w:bidi="ar-SA"/>
            </w:rPr>
          </w:rPrChange>
        </w:rPr>
        <w:t xml:space="preserve">. </w:t>
      </w:r>
    </w:p>
    <w:p w14:paraId="0465186B" w14:textId="152219C9" w:rsidR="001B2AB6" w:rsidRPr="008D5CA8" w:rsidRDefault="001B2AB6" w:rsidP="001B2AB6">
      <w:pPr>
        <w:pStyle w:val="Textbody"/>
        <w:numPr>
          <w:ilvl w:val="0"/>
          <w:numId w:val="37"/>
        </w:numPr>
        <w:shd w:val="clear" w:color="auto" w:fill="F79646" w:themeFill="accent6"/>
        <w:tabs>
          <w:tab w:val="left" w:pos="284"/>
        </w:tabs>
        <w:spacing w:after="0" w:line="240" w:lineRule="auto"/>
        <w:jc w:val="both"/>
        <w:rPr>
          <w:rFonts w:ascii="Univers 45 Light" w:eastAsia="Times New Roman" w:hAnsi="Univers 45 Light" w:cs="Times New Roman"/>
          <w:color w:val="FF0000"/>
          <w:kern w:val="0"/>
          <w:szCs w:val="20"/>
          <w:lang w:val="es-ES" w:eastAsia="es-ES" w:bidi="ar-SA"/>
          <w:rPrChange w:id="2508" w:author="Valeria Tapia" w:date="2026-10-04T18:50:00Z">
            <w:rPr>
              <w:rFonts w:ascii="Univers 45 Light" w:eastAsia="Times New Roman" w:hAnsi="Univers 45 Light" w:cs="Times New Roman"/>
              <w:kern w:val="0"/>
              <w:szCs w:val="20"/>
              <w:lang w:val="es-ES" w:eastAsia="es-ES" w:bidi="ar-SA"/>
            </w:rPr>
          </w:rPrChange>
        </w:rPr>
        <w:pPrChange w:id="2509" w:author="Brenda Lily Gutierrez Bautista" w:date="2026-10-06T15:05:00Z">
          <w:pPr>
            <w:pStyle w:val="Textbody"/>
            <w:numPr>
              <w:numId w:val="37"/>
            </w:numPr>
            <w:tabs>
              <w:tab w:val="left" w:pos="284"/>
            </w:tabs>
            <w:spacing w:after="0" w:line="240" w:lineRule="auto"/>
            <w:jc w:val="both"/>
          </w:pPr>
        </w:pPrChange>
      </w:pPr>
      <w:ins w:id="2510" w:author="Brenda Lily Gutierrez Bautista" w:date="2026-10-06T15:04:00Z">
        <w:r>
          <w:lastRenderedPageBreak/>
          <w:t>Las EPEs serán responsables de mantener la disponibilidad del servicio de interoperabilidad con la VUCE según la g</w:t>
        </w:r>
        <w:r w:rsidRPr="002B0D0B">
          <w:t>uía de aplicación e implementación de recurso</w:t>
        </w:r>
        <w:r>
          <w:t>s informáticos de la VUCE.</w:t>
        </w:r>
      </w:ins>
    </w:p>
    <w:p w14:paraId="4113C334" w14:textId="77777777" w:rsidR="00F8257C" w:rsidRPr="00D01975" w:rsidRDefault="00F8257C" w:rsidP="00DE605E">
      <w:pPr>
        <w:pStyle w:val="Textbody"/>
        <w:tabs>
          <w:tab w:val="left" w:pos="284"/>
        </w:tabs>
        <w:spacing w:after="0" w:line="240" w:lineRule="auto"/>
        <w:jc w:val="both"/>
        <w:rPr>
          <w:rFonts w:ascii="Univers 45 Light" w:eastAsia="Times New Roman" w:hAnsi="Univers 45 Light" w:cs="Times New Roman"/>
          <w:color w:val="FF0000"/>
          <w:kern w:val="0"/>
          <w:szCs w:val="20"/>
          <w:lang w:val="es-ES" w:eastAsia="es-ES" w:bidi="ar-SA"/>
          <w:rPrChange w:id="2511" w:author="Valeria Tapia" w:date="2026-09-18T17:14:00Z">
            <w:rPr>
              <w:rFonts w:ascii="Univers 45 Light" w:eastAsia="Times New Roman" w:hAnsi="Univers 45 Light" w:cs="Times New Roman"/>
              <w:kern w:val="0"/>
              <w:szCs w:val="20"/>
              <w:lang w:val="es-ES" w:eastAsia="es-ES" w:bidi="ar-SA"/>
            </w:rPr>
          </w:rPrChange>
        </w:rPr>
      </w:pPr>
    </w:p>
    <w:p w14:paraId="76E0E017" w14:textId="416B15A9" w:rsidR="001B2AB6" w:rsidRDefault="007250D1" w:rsidP="001B2AB6">
      <w:pPr>
        <w:shd w:val="clear" w:color="auto" w:fill="F79646" w:themeFill="accent6"/>
        <w:tabs>
          <w:tab w:val="left" w:pos="1842"/>
        </w:tabs>
        <w:suppressAutoHyphens/>
        <w:autoSpaceDN w:val="0"/>
        <w:textAlignment w:val="baseline"/>
        <w:rPr>
          <w:ins w:id="2512" w:author="Brenda Lily Gutierrez Bautista" w:date="2026-10-06T15:04:00Z"/>
          <w:color w:val="FF0000"/>
        </w:rPr>
      </w:pPr>
      <w:del w:id="2513" w:author="Brenda Lily Gutierrez Bautista" w:date="2026-10-06T15:03:00Z">
        <w:r w:rsidRPr="00D01975" w:rsidDel="001B2AB6">
          <w:rPr>
            <w:color w:val="FF0000"/>
            <w:rPrChange w:id="2514" w:author="Valeria Tapia" w:date="2026-09-18T17:14:00Z">
              <w:rPr/>
            </w:rPrChange>
          </w:rPr>
          <w:delText>La</w:delText>
        </w:r>
        <w:r w:rsidR="0019358A" w:rsidRPr="00D01975" w:rsidDel="001B2AB6">
          <w:rPr>
            <w:color w:val="FF0000"/>
            <w:rPrChange w:id="2515" w:author="Valeria Tapia" w:date="2026-09-18T17:14:00Z">
              <w:rPr/>
            </w:rPrChange>
          </w:rPr>
          <w:delText>s</w:delText>
        </w:r>
        <w:r w:rsidRPr="00D01975" w:rsidDel="001B2AB6">
          <w:rPr>
            <w:color w:val="FF0000"/>
            <w:rPrChange w:id="2516" w:author="Valeria Tapia" w:date="2026-09-18T17:14:00Z">
              <w:rPr/>
            </w:rPrChange>
          </w:rPr>
          <w:delText xml:space="preserve"> </w:delText>
        </w:r>
        <w:r w:rsidR="0019358A" w:rsidRPr="00D01975" w:rsidDel="001B2AB6">
          <w:rPr>
            <w:color w:val="FF0000"/>
            <w:rPrChange w:id="2517" w:author="Valeria Tapia" w:date="2026-09-18T17:14:00Z">
              <w:rPr/>
            </w:rPrChange>
          </w:rPr>
          <w:delText>EPEs</w:delText>
        </w:r>
        <w:r w:rsidRPr="00D01975" w:rsidDel="001B2AB6">
          <w:rPr>
            <w:color w:val="FF0000"/>
            <w:rPrChange w:id="2518" w:author="Valeria Tapia" w:date="2026-09-18T17:14:00Z">
              <w:rPr/>
            </w:rPrChange>
          </w:rPr>
          <w:delText xml:space="preserve"> será</w:delText>
        </w:r>
        <w:r w:rsidR="0019358A" w:rsidRPr="00D01975" w:rsidDel="001B2AB6">
          <w:rPr>
            <w:color w:val="FF0000"/>
            <w:rPrChange w:id="2519" w:author="Valeria Tapia" w:date="2026-09-18T17:14:00Z">
              <w:rPr/>
            </w:rPrChange>
          </w:rPr>
          <w:delText>n</w:delText>
        </w:r>
        <w:r w:rsidRPr="00D01975" w:rsidDel="001B2AB6">
          <w:rPr>
            <w:color w:val="FF0000"/>
            <w:rPrChange w:id="2520" w:author="Valeria Tapia" w:date="2026-09-18T17:14:00Z">
              <w:rPr/>
            </w:rPrChange>
          </w:rPr>
          <w:delText xml:space="preserve"> responsable</w:delText>
        </w:r>
        <w:r w:rsidR="0019358A" w:rsidRPr="00D01975" w:rsidDel="001B2AB6">
          <w:rPr>
            <w:color w:val="FF0000"/>
            <w:rPrChange w:id="2521" w:author="Valeria Tapia" w:date="2026-09-18T17:14:00Z">
              <w:rPr/>
            </w:rPrChange>
          </w:rPr>
          <w:delText>s</w:delText>
        </w:r>
        <w:r w:rsidRPr="00D01975" w:rsidDel="001B2AB6">
          <w:rPr>
            <w:color w:val="FF0000"/>
            <w:rPrChange w:id="2522" w:author="Valeria Tapia" w:date="2026-09-18T17:14:00Z">
              <w:rPr/>
            </w:rPrChange>
          </w:rPr>
          <w:delText xml:space="preserve"> de asegurar la alta disponibilidad del servicio de interoperabilidad, para este fin </w:delText>
        </w:r>
        <w:r w:rsidR="00B57298" w:rsidRPr="00D01975" w:rsidDel="001B2AB6">
          <w:rPr>
            <w:color w:val="FF0000"/>
            <w:rPrChange w:id="2523" w:author="Valeria Tapia" w:date="2026-09-18T17:14:00Z">
              <w:rPr/>
            </w:rPrChange>
          </w:rPr>
          <w:delText>debe</w:delText>
        </w:r>
        <w:r w:rsidRPr="00D01975" w:rsidDel="001B2AB6">
          <w:rPr>
            <w:color w:val="FF0000"/>
            <w:rPrChange w:id="2524" w:author="Valeria Tapia" w:date="2026-09-18T17:14:00Z">
              <w:rPr/>
            </w:rPrChange>
          </w:rPr>
          <w:delText xml:space="preserve"> establecer redundancia y balanceo de carga, a efectos de asegurar la continuidad y escalabilidad del servicio.</w:delText>
        </w:r>
      </w:del>
    </w:p>
    <w:p w14:paraId="63DA2727" w14:textId="3C75E05A" w:rsidR="007250D1" w:rsidRPr="00D01975" w:rsidRDefault="007250D1" w:rsidP="001B2AB6">
      <w:pPr>
        <w:pStyle w:val="Textbody"/>
        <w:shd w:val="clear" w:color="auto" w:fill="F79646" w:themeFill="accent6"/>
        <w:tabs>
          <w:tab w:val="left" w:pos="284"/>
        </w:tabs>
        <w:spacing w:after="0" w:line="240" w:lineRule="auto"/>
        <w:jc w:val="both"/>
        <w:rPr>
          <w:rFonts w:ascii="Univers 45 Light" w:eastAsia="Times New Roman" w:hAnsi="Univers 45 Light" w:cs="Times New Roman"/>
          <w:color w:val="FF0000"/>
          <w:kern w:val="0"/>
          <w:szCs w:val="20"/>
          <w:lang w:val="es-ES" w:eastAsia="es-ES" w:bidi="ar-SA"/>
          <w:rPrChange w:id="2525" w:author="Valeria Tapia" w:date="2026-09-18T17:14:00Z">
            <w:rPr>
              <w:rFonts w:ascii="Univers 45 Light" w:eastAsia="Times New Roman" w:hAnsi="Univers 45 Light" w:cs="Times New Roman"/>
              <w:kern w:val="0"/>
              <w:szCs w:val="20"/>
              <w:lang w:val="es-ES" w:eastAsia="es-ES" w:bidi="ar-SA"/>
            </w:rPr>
          </w:rPrChange>
        </w:rPr>
        <w:pPrChange w:id="2526" w:author="Brenda Lily Gutierrez Bautista" w:date="2026-10-06T15:04:00Z">
          <w:pPr>
            <w:pStyle w:val="Textbody"/>
            <w:numPr>
              <w:numId w:val="37"/>
            </w:numPr>
            <w:tabs>
              <w:tab w:val="left" w:pos="284"/>
            </w:tabs>
            <w:spacing w:after="0" w:line="240" w:lineRule="auto"/>
            <w:jc w:val="both"/>
          </w:pPr>
        </w:pPrChange>
      </w:pPr>
    </w:p>
    <w:p w14:paraId="2EC08381" w14:textId="7AAED7D5" w:rsidR="00F8257C" w:rsidRPr="00D01975" w:rsidDel="005A61BD" w:rsidRDefault="00F8257C" w:rsidP="00DE605E">
      <w:pPr>
        <w:pStyle w:val="Prrafodelista"/>
        <w:rPr>
          <w:del w:id="2527" w:author="Valeria Tapia" w:date="2026-10-04T20:29:00Z"/>
          <w:color w:val="FF0000"/>
          <w:rPrChange w:id="2528" w:author="Valeria Tapia" w:date="2026-09-18T17:14:00Z">
            <w:rPr>
              <w:del w:id="2529" w:author="Valeria Tapia" w:date="2026-10-04T20:29:00Z"/>
            </w:rPr>
          </w:rPrChange>
        </w:rPr>
      </w:pPr>
    </w:p>
    <w:p w14:paraId="431CF8BB" w14:textId="49BC68A5" w:rsidR="007250D1" w:rsidRPr="001B2AB6" w:rsidRDefault="00C02EE9" w:rsidP="001B2AB6">
      <w:pPr>
        <w:pStyle w:val="Textbody"/>
        <w:numPr>
          <w:ilvl w:val="0"/>
          <w:numId w:val="37"/>
        </w:numPr>
        <w:shd w:val="clear" w:color="auto" w:fill="F79646" w:themeFill="accent6"/>
        <w:tabs>
          <w:tab w:val="left" w:pos="284"/>
        </w:tabs>
        <w:spacing w:after="0" w:line="240" w:lineRule="auto"/>
        <w:jc w:val="both"/>
        <w:rPr>
          <w:ins w:id="2530" w:author="Valeria Tapia" w:date="2026-09-24T11:54:00Z"/>
          <w:rFonts w:ascii="Univers 45 Light" w:eastAsia="Times New Roman" w:hAnsi="Univers 45 Light" w:cs="Times New Roman"/>
          <w:strike/>
          <w:color w:val="FF0000"/>
          <w:kern w:val="0"/>
          <w:szCs w:val="20"/>
          <w:lang w:val="es-ES" w:eastAsia="es-ES" w:bidi="ar-SA"/>
          <w:rPrChange w:id="2531" w:author="Brenda Lily Gutierrez Bautista" w:date="2026-10-06T15:06:00Z">
            <w:rPr>
              <w:ins w:id="2532" w:author="Valeria Tapia" w:date="2026-09-24T11:54:00Z"/>
              <w:rFonts w:ascii="Univers 45 Light" w:eastAsia="Times New Roman" w:hAnsi="Univers 45 Light" w:cs="Times New Roman"/>
              <w:color w:val="FF0000"/>
              <w:kern w:val="0"/>
              <w:szCs w:val="20"/>
              <w:lang w:val="es-ES" w:eastAsia="es-ES" w:bidi="ar-SA"/>
            </w:rPr>
          </w:rPrChange>
        </w:rPr>
        <w:pPrChange w:id="2533" w:author="Brenda Lily Gutierrez Bautista" w:date="2026-10-06T15:07:00Z">
          <w:pPr>
            <w:pStyle w:val="Textbody"/>
            <w:numPr>
              <w:numId w:val="37"/>
            </w:numPr>
            <w:tabs>
              <w:tab w:val="left" w:pos="284"/>
            </w:tabs>
            <w:spacing w:after="0" w:line="240" w:lineRule="auto"/>
            <w:jc w:val="both"/>
          </w:pPr>
        </w:pPrChange>
      </w:pPr>
      <w:r w:rsidRPr="00D01975">
        <w:rPr>
          <w:rFonts w:ascii="Univers 45 Light" w:eastAsia="Times New Roman" w:hAnsi="Univers 45 Light" w:cs="Times New Roman"/>
          <w:color w:val="FF0000"/>
          <w:kern w:val="0"/>
          <w:szCs w:val="20"/>
          <w:lang w:val="es-ES" w:eastAsia="es-ES" w:bidi="ar-SA"/>
          <w:rPrChange w:id="2534" w:author="Valeria Tapia" w:date="2026-09-18T17:14:00Z">
            <w:rPr>
              <w:rFonts w:ascii="Univers 45 Light" w:eastAsia="Times New Roman" w:hAnsi="Univers 45 Light" w:cs="Times New Roman"/>
              <w:kern w:val="0"/>
              <w:szCs w:val="20"/>
              <w:lang w:val="es-ES" w:eastAsia="es-ES" w:bidi="ar-SA"/>
            </w:rPr>
          </w:rPrChange>
        </w:rPr>
        <w:t xml:space="preserve"> </w:t>
      </w:r>
      <w:r w:rsidR="007250D1" w:rsidRPr="00D01975">
        <w:rPr>
          <w:rFonts w:ascii="Univers 45 Light" w:eastAsia="Times New Roman" w:hAnsi="Univers 45 Light" w:cs="Times New Roman"/>
          <w:color w:val="FF0000"/>
          <w:kern w:val="0"/>
          <w:szCs w:val="20"/>
          <w:lang w:val="es-ES" w:eastAsia="es-ES" w:bidi="ar-SA"/>
          <w:rPrChange w:id="2535" w:author="Valeria Tapia" w:date="2026-09-18T17:14:00Z">
            <w:rPr>
              <w:rFonts w:ascii="Univers 45 Light" w:eastAsia="Times New Roman" w:hAnsi="Univers 45 Light" w:cs="Times New Roman"/>
              <w:kern w:val="0"/>
              <w:szCs w:val="20"/>
              <w:lang w:val="es-ES" w:eastAsia="es-ES" w:bidi="ar-SA"/>
            </w:rPr>
          </w:rPrChange>
        </w:rPr>
        <w:t>Los mecanismos de interoperabilidad entre la</w:t>
      </w:r>
      <w:r w:rsidR="0019358A" w:rsidRPr="00D01975">
        <w:rPr>
          <w:rFonts w:ascii="Univers 45 Light" w:eastAsia="Times New Roman" w:hAnsi="Univers 45 Light" w:cs="Times New Roman"/>
          <w:color w:val="FF0000"/>
          <w:kern w:val="0"/>
          <w:szCs w:val="20"/>
          <w:lang w:val="es-ES" w:eastAsia="es-ES" w:bidi="ar-SA"/>
          <w:rPrChange w:id="2536" w:author="Valeria Tapia" w:date="2026-09-18T17:14:00Z">
            <w:rPr>
              <w:rFonts w:ascii="Univers 45 Light" w:eastAsia="Times New Roman" w:hAnsi="Univers 45 Light" w:cs="Times New Roman"/>
              <w:kern w:val="0"/>
              <w:szCs w:val="20"/>
              <w:lang w:val="es-ES" w:eastAsia="es-ES" w:bidi="ar-SA"/>
            </w:rPr>
          </w:rPrChange>
        </w:rPr>
        <w:t>s</w:t>
      </w:r>
      <w:r w:rsidR="007250D1" w:rsidRPr="00D01975">
        <w:rPr>
          <w:rFonts w:ascii="Univers 45 Light" w:eastAsia="Times New Roman" w:hAnsi="Univers 45 Light" w:cs="Times New Roman"/>
          <w:color w:val="FF0000"/>
          <w:kern w:val="0"/>
          <w:szCs w:val="20"/>
          <w:lang w:val="es-ES" w:eastAsia="es-ES" w:bidi="ar-SA"/>
          <w:rPrChange w:id="2537" w:author="Valeria Tapia" w:date="2026-09-18T17:14:00Z">
            <w:rPr>
              <w:rFonts w:ascii="Univers 45 Light" w:eastAsia="Times New Roman" w:hAnsi="Univers 45 Light" w:cs="Times New Roman"/>
              <w:kern w:val="0"/>
              <w:szCs w:val="20"/>
              <w:lang w:val="es-ES" w:eastAsia="es-ES" w:bidi="ar-SA"/>
            </w:rPr>
          </w:rPrChange>
        </w:rPr>
        <w:t xml:space="preserve"> </w:t>
      </w:r>
      <w:r w:rsidR="0019358A" w:rsidRPr="00D01975">
        <w:rPr>
          <w:rFonts w:ascii="Univers 45 Light" w:eastAsia="Times New Roman" w:hAnsi="Univers 45 Light" w:cs="Times New Roman"/>
          <w:color w:val="FF0000"/>
          <w:kern w:val="0"/>
          <w:szCs w:val="20"/>
          <w:lang w:val="es-ES" w:eastAsia="es-ES" w:bidi="ar-SA"/>
          <w:rPrChange w:id="2538" w:author="Valeria Tapia" w:date="2026-09-18T17:14:00Z">
            <w:rPr>
              <w:rFonts w:ascii="Univers 45 Light" w:eastAsia="Times New Roman" w:hAnsi="Univers 45 Light" w:cs="Times New Roman"/>
              <w:kern w:val="0"/>
              <w:szCs w:val="20"/>
              <w:lang w:val="es-ES" w:eastAsia="es-ES" w:bidi="ar-SA"/>
            </w:rPr>
          </w:rPrChange>
        </w:rPr>
        <w:t>EPEs</w:t>
      </w:r>
      <w:r w:rsidR="00F529D6" w:rsidRPr="00D01975">
        <w:rPr>
          <w:rFonts w:ascii="Univers 45 Light" w:eastAsia="Times New Roman" w:hAnsi="Univers 45 Light" w:cs="Times New Roman"/>
          <w:color w:val="FF0000"/>
          <w:kern w:val="0"/>
          <w:szCs w:val="20"/>
          <w:lang w:val="es-ES" w:eastAsia="es-ES" w:bidi="ar-SA"/>
          <w:rPrChange w:id="2539" w:author="Valeria Tapia" w:date="2026-09-18T17:14:00Z">
            <w:rPr>
              <w:rFonts w:ascii="Univers 45 Light" w:eastAsia="Times New Roman" w:hAnsi="Univers 45 Light" w:cs="Times New Roman"/>
              <w:kern w:val="0"/>
              <w:szCs w:val="20"/>
              <w:lang w:val="es-ES" w:eastAsia="es-ES" w:bidi="ar-SA"/>
            </w:rPr>
          </w:rPrChange>
        </w:rPr>
        <w:t xml:space="preserve"> </w:t>
      </w:r>
      <w:r w:rsidR="007250D1" w:rsidRPr="00D01975">
        <w:rPr>
          <w:rFonts w:ascii="Univers 45 Light" w:eastAsia="Times New Roman" w:hAnsi="Univers 45 Light" w:cs="Times New Roman"/>
          <w:color w:val="FF0000"/>
          <w:kern w:val="0"/>
          <w:szCs w:val="20"/>
          <w:lang w:val="es-ES" w:eastAsia="es-ES" w:bidi="ar-SA"/>
          <w:rPrChange w:id="2540" w:author="Valeria Tapia" w:date="2026-09-18T17:14:00Z">
            <w:rPr>
              <w:rFonts w:ascii="Univers 45 Light" w:eastAsia="Times New Roman" w:hAnsi="Univers 45 Light" w:cs="Times New Roman"/>
              <w:kern w:val="0"/>
              <w:szCs w:val="20"/>
              <w:lang w:val="es-ES" w:eastAsia="es-ES" w:bidi="ar-SA"/>
            </w:rPr>
          </w:rPrChange>
        </w:rPr>
        <w:t>y la VUCE deberá</w:t>
      </w:r>
      <w:r w:rsidR="00A10063" w:rsidRPr="00D01975">
        <w:rPr>
          <w:rFonts w:ascii="Univers 45 Light" w:eastAsia="Times New Roman" w:hAnsi="Univers 45 Light" w:cs="Times New Roman"/>
          <w:color w:val="FF0000"/>
          <w:kern w:val="0"/>
          <w:szCs w:val="20"/>
          <w:lang w:val="es-ES" w:eastAsia="es-ES" w:bidi="ar-SA"/>
          <w:rPrChange w:id="2541" w:author="Valeria Tapia" w:date="2026-09-18T17:14:00Z">
            <w:rPr>
              <w:rFonts w:ascii="Univers 45 Light" w:eastAsia="Times New Roman" w:hAnsi="Univers 45 Light" w:cs="Times New Roman"/>
              <w:kern w:val="0"/>
              <w:szCs w:val="20"/>
              <w:lang w:val="es-ES" w:eastAsia="es-ES" w:bidi="ar-SA"/>
            </w:rPr>
          </w:rPrChange>
        </w:rPr>
        <w:t>n</w:t>
      </w:r>
      <w:r w:rsidR="007250D1" w:rsidRPr="00D01975">
        <w:rPr>
          <w:rFonts w:ascii="Univers 45 Light" w:eastAsia="Times New Roman" w:hAnsi="Univers 45 Light" w:cs="Times New Roman"/>
          <w:color w:val="FF0000"/>
          <w:kern w:val="0"/>
          <w:szCs w:val="20"/>
          <w:lang w:val="es-ES" w:eastAsia="es-ES" w:bidi="ar-SA"/>
          <w:rPrChange w:id="2542" w:author="Valeria Tapia" w:date="2026-09-18T17:14:00Z">
            <w:rPr>
              <w:rFonts w:ascii="Univers 45 Light" w:eastAsia="Times New Roman" w:hAnsi="Univers 45 Light" w:cs="Times New Roman"/>
              <w:kern w:val="0"/>
              <w:szCs w:val="20"/>
              <w:lang w:val="es-ES" w:eastAsia="es-ES" w:bidi="ar-SA"/>
            </w:rPr>
          </w:rPrChange>
        </w:rPr>
        <w:t xml:space="preserve"> cumplir los lineamientos establecidos por la </w:t>
      </w:r>
      <w:r w:rsidR="002777D1" w:rsidRPr="00D01975">
        <w:rPr>
          <w:rFonts w:ascii="Univers 45 Light" w:eastAsia="Times New Roman" w:hAnsi="Univers 45 Light" w:cs="Times New Roman"/>
          <w:color w:val="FF0000"/>
          <w:kern w:val="0"/>
          <w:szCs w:val="20"/>
          <w:lang w:val="es-ES" w:eastAsia="es-ES" w:bidi="ar-SA"/>
          <w:rPrChange w:id="2543" w:author="Valeria Tapia" w:date="2026-09-18T17:14:00Z">
            <w:rPr>
              <w:rFonts w:ascii="Univers 45 Light" w:eastAsia="Times New Roman" w:hAnsi="Univers 45 Light" w:cs="Times New Roman"/>
              <w:kern w:val="0"/>
              <w:szCs w:val="20"/>
              <w:lang w:val="es-ES" w:eastAsia="es-ES" w:bidi="ar-SA"/>
            </w:rPr>
          </w:rPrChange>
        </w:rPr>
        <w:t>AN</w:t>
      </w:r>
      <w:r w:rsidR="00302A35" w:rsidRPr="00D01975">
        <w:rPr>
          <w:rFonts w:ascii="Univers 45 Light" w:eastAsia="Times New Roman" w:hAnsi="Univers 45 Light" w:cs="Times New Roman"/>
          <w:color w:val="FF0000"/>
          <w:kern w:val="0"/>
          <w:szCs w:val="20"/>
          <w:lang w:val="es-ES" w:eastAsia="es-ES" w:bidi="ar-SA"/>
          <w:rPrChange w:id="2544" w:author="Valeria Tapia" w:date="2026-09-18T17:14:00Z">
            <w:rPr>
              <w:rFonts w:ascii="Univers 45 Light" w:eastAsia="Times New Roman" w:hAnsi="Univers 45 Light" w:cs="Times New Roman"/>
              <w:kern w:val="0"/>
              <w:szCs w:val="20"/>
              <w:lang w:val="es-ES" w:eastAsia="es-ES" w:bidi="ar-SA"/>
            </w:rPr>
          </w:rPrChange>
        </w:rPr>
        <w:t>, conforme</w:t>
      </w:r>
      <w:r w:rsidR="007250D1" w:rsidRPr="00D01975">
        <w:rPr>
          <w:rFonts w:ascii="Univers 45 Light" w:eastAsia="Times New Roman" w:hAnsi="Univers 45 Light" w:cs="Times New Roman"/>
          <w:color w:val="FF0000"/>
          <w:kern w:val="0"/>
          <w:szCs w:val="20"/>
          <w:lang w:val="es-ES" w:eastAsia="es-ES" w:bidi="ar-SA"/>
          <w:rPrChange w:id="2545" w:author="Valeria Tapia" w:date="2026-09-18T17:14:00Z">
            <w:rPr>
              <w:rFonts w:ascii="Univers 45 Light" w:eastAsia="Times New Roman" w:hAnsi="Univers 45 Light" w:cs="Times New Roman"/>
              <w:kern w:val="0"/>
              <w:szCs w:val="20"/>
              <w:lang w:val="es-ES" w:eastAsia="es-ES" w:bidi="ar-SA"/>
            </w:rPr>
          </w:rPrChange>
        </w:rPr>
        <w:t xml:space="preserve"> </w:t>
      </w:r>
      <w:r w:rsidR="00302A35" w:rsidRPr="00D01975">
        <w:rPr>
          <w:rFonts w:ascii="Univers 45 Light" w:eastAsia="Times New Roman" w:hAnsi="Univers 45 Light" w:cs="Times New Roman"/>
          <w:color w:val="FF0000"/>
          <w:kern w:val="0"/>
          <w:szCs w:val="20"/>
          <w:lang w:val="es-ES" w:eastAsia="es-ES" w:bidi="ar-SA"/>
          <w:rPrChange w:id="2546" w:author="Valeria Tapia" w:date="2026-09-18T17:14:00Z">
            <w:rPr>
              <w:rFonts w:ascii="Univers 45 Light" w:eastAsia="Times New Roman" w:hAnsi="Univers 45 Light" w:cs="Times New Roman"/>
              <w:kern w:val="0"/>
              <w:szCs w:val="20"/>
              <w:lang w:val="es-ES" w:eastAsia="es-ES" w:bidi="ar-SA"/>
            </w:rPr>
          </w:rPrChange>
        </w:rPr>
        <w:t>a</w:t>
      </w:r>
      <w:r w:rsidR="007250D1" w:rsidRPr="00D01975">
        <w:rPr>
          <w:rFonts w:ascii="Univers 45 Light" w:eastAsia="Times New Roman" w:hAnsi="Univers 45 Light" w:cs="Times New Roman"/>
          <w:color w:val="FF0000"/>
          <w:kern w:val="0"/>
          <w:szCs w:val="20"/>
          <w:lang w:val="es-ES" w:eastAsia="es-ES" w:bidi="ar-SA"/>
          <w:rPrChange w:id="2547" w:author="Valeria Tapia" w:date="2026-09-18T17:14:00Z">
            <w:rPr>
              <w:rFonts w:ascii="Univers 45 Light" w:eastAsia="Times New Roman" w:hAnsi="Univers 45 Light" w:cs="Times New Roman"/>
              <w:kern w:val="0"/>
              <w:szCs w:val="20"/>
              <w:lang w:val="es-ES" w:eastAsia="es-ES" w:bidi="ar-SA"/>
            </w:rPr>
          </w:rPrChange>
        </w:rPr>
        <w:t xml:space="preserve"> </w:t>
      </w:r>
      <w:del w:id="2548" w:author="Brenda Lily Gutierrez Bautista" w:date="2026-10-06T15:07:00Z">
        <w:r w:rsidR="007250D1" w:rsidRPr="00D01975" w:rsidDel="001B2AB6">
          <w:rPr>
            <w:rFonts w:ascii="Univers 45 Light" w:eastAsia="Times New Roman" w:hAnsi="Univers 45 Light" w:cs="Times New Roman"/>
            <w:color w:val="FF0000"/>
            <w:kern w:val="0"/>
            <w:szCs w:val="20"/>
            <w:lang w:val="es-ES" w:eastAsia="es-ES" w:bidi="ar-SA"/>
            <w:rPrChange w:id="2549" w:author="Valeria Tapia" w:date="2026-09-18T17:14:00Z">
              <w:rPr>
                <w:rFonts w:ascii="Univers 45 Light" w:eastAsia="Times New Roman" w:hAnsi="Univers 45 Light" w:cs="Times New Roman"/>
                <w:kern w:val="0"/>
                <w:szCs w:val="20"/>
                <w:lang w:val="es-ES" w:eastAsia="es-ES" w:bidi="ar-SA"/>
              </w:rPr>
            </w:rPrChange>
          </w:rPr>
          <w:delText>la</w:delText>
        </w:r>
      </w:del>
      <w:r w:rsidR="007250D1" w:rsidRPr="00D01975">
        <w:rPr>
          <w:rFonts w:ascii="Univers 45 Light" w:eastAsia="Times New Roman" w:hAnsi="Univers 45 Light" w:cs="Times New Roman"/>
          <w:color w:val="FF0000"/>
          <w:kern w:val="0"/>
          <w:szCs w:val="20"/>
          <w:lang w:val="es-ES" w:eastAsia="es-ES" w:bidi="ar-SA"/>
          <w:rPrChange w:id="2550" w:author="Valeria Tapia" w:date="2026-09-18T17:14:00Z">
            <w:rPr>
              <w:rFonts w:ascii="Univers 45 Light" w:eastAsia="Times New Roman" w:hAnsi="Univers 45 Light" w:cs="Times New Roman"/>
              <w:kern w:val="0"/>
              <w:szCs w:val="20"/>
              <w:lang w:val="es-ES" w:eastAsia="es-ES" w:bidi="ar-SA"/>
            </w:rPr>
          </w:rPrChange>
        </w:rPr>
        <w:t xml:space="preserve"> </w:t>
      </w:r>
      <w:ins w:id="2551" w:author="Brenda Lily Gutierrez Bautista" w:date="2026-10-06T15:07:00Z">
        <w:r w:rsidR="001B2AB6">
          <w:t>la g</w:t>
        </w:r>
        <w:r w:rsidR="001B2AB6" w:rsidRPr="002B0D0B">
          <w:t>uía de aplicación e implementación de recurso</w:t>
        </w:r>
        <w:r w:rsidR="001B2AB6">
          <w:t>s informáticos de la VUCE.</w:t>
        </w:r>
      </w:ins>
      <w:r w:rsidR="007250D1" w:rsidRPr="001B2AB6">
        <w:rPr>
          <w:rFonts w:ascii="Univers 45 Light" w:eastAsia="Times New Roman" w:hAnsi="Univers 45 Light" w:cs="Times New Roman"/>
          <w:strike/>
          <w:color w:val="FF0000"/>
          <w:kern w:val="0"/>
          <w:szCs w:val="20"/>
          <w:lang w:val="es-ES" w:eastAsia="es-ES" w:bidi="ar-SA"/>
          <w:rPrChange w:id="2552" w:author="Brenda Lily Gutierrez Bautista" w:date="2026-10-06T15:06:00Z">
            <w:rPr>
              <w:rFonts w:ascii="Univers 45 Light" w:eastAsia="Times New Roman" w:hAnsi="Univers 45 Light" w:cs="Times New Roman"/>
              <w:kern w:val="0"/>
              <w:szCs w:val="20"/>
              <w:lang w:val="es-ES" w:eastAsia="es-ES" w:bidi="ar-SA"/>
            </w:rPr>
          </w:rPrChange>
        </w:rPr>
        <w:t xml:space="preserve">Guía </w:t>
      </w:r>
      <w:r w:rsidR="0019358A" w:rsidRPr="001B2AB6">
        <w:rPr>
          <w:rFonts w:ascii="Univers 45 Light" w:eastAsia="Times New Roman" w:hAnsi="Univers 45 Light" w:cs="Times New Roman"/>
          <w:strike/>
          <w:color w:val="FF0000"/>
          <w:kern w:val="0"/>
          <w:szCs w:val="20"/>
          <w:lang w:val="es-ES" w:eastAsia="es-ES" w:bidi="ar-SA"/>
          <w:rPrChange w:id="2553" w:author="Brenda Lily Gutierrez Bautista" w:date="2026-10-06T15:06:00Z">
            <w:rPr>
              <w:rFonts w:ascii="Univers 45 Light" w:eastAsia="Times New Roman" w:hAnsi="Univers 45 Light" w:cs="Times New Roman"/>
              <w:kern w:val="0"/>
              <w:szCs w:val="20"/>
              <w:lang w:val="es-ES" w:eastAsia="es-ES" w:bidi="ar-SA"/>
            </w:rPr>
          </w:rPrChange>
        </w:rPr>
        <w:t xml:space="preserve">de Aplicación General – Servicios WEB publicada en el Portal </w:t>
      </w:r>
      <w:r w:rsidR="007250D1" w:rsidRPr="001B2AB6">
        <w:rPr>
          <w:rFonts w:ascii="Univers 45 Light" w:eastAsia="Times New Roman" w:hAnsi="Univers 45 Light" w:cs="Times New Roman"/>
          <w:strike/>
          <w:color w:val="FF0000"/>
          <w:kern w:val="0"/>
          <w:szCs w:val="20"/>
          <w:lang w:val="es-ES" w:eastAsia="es-ES" w:bidi="ar-SA"/>
          <w:rPrChange w:id="2554" w:author="Brenda Lily Gutierrez Bautista" w:date="2026-10-06T15:06:00Z">
            <w:rPr>
              <w:rFonts w:ascii="Univers 45 Light" w:eastAsia="Times New Roman" w:hAnsi="Univers 45 Light" w:cs="Times New Roman"/>
              <w:kern w:val="0"/>
              <w:szCs w:val="20"/>
              <w:lang w:val="es-ES" w:eastAsia="es-ES" w:bidi="ar-SA"/>
            </w:rPr>
          </w:rPrChange>
        </w:rPr>
        <w:t>de la VUCE</w:t>
      </w:r>
      <w:ins w:id="2555" w:author="Valeria Tapia" w:date="2026-10-04T19:03:00Z">
        <w:r w:rsidR="006C45FA" w:rsidRPr="001B2AB6">
          <w:rPr>
            <w:rFonts w:ascii="Univers 45 Light" w:eastAsia="Times New Roman" w:hAnsi="Univers 45 Light" w:cs="Times New Roman"/>
            <w:strike/>
            <w:color w:val="FF0000"/>
            <w:kern w:val="0"/>
            <w:szCs w:val="20"/>
            <w:lang w:val="es-ES" w:eastAsia="es-ES" w:bidi="ar-SA"/>
            <w:rPrChange w:id="2556" w:author="Brenda Lily Gutierrez Bautista" w:date="2026-10-06T15:06:00Z">
              <w:rPr>
                <w:rFonts w:ascii="Univers 45 Light" w:eastAsia="Times New Roman" w:hAnsi="Univers 45 Light" w:cs="Times New Roman"/>
                <w:color w:val="FF0000"/>
                <w:kern w:val="0"/>
                <w:szCs w:val="20"/>
                <w:lang w:val="es-ES" w:eastAsia="es-ES" w:bidi="ar-SA"/>
              </w:rPr>
            </w:rPrChange>
          </w:rPr>
          <w:t xml:space="preserve"> </w:t>
        </w:r>
        <w:r w:rsidR="006C45FA" w:rsidRPr="001B2AB6">
          <w:rPr>
            <w:rFonts w:ascii="Univers 45 Light" w:eastAsia="Times New Roman" w:hAnsi="Univers 45 Light" w:cs="Times New Roman"/>
            <w:strike/>
            <w:color w:val="FF0000"/>
            <w:kern w:val="0"/>
            <w:szCs w:val="20"/>
            <w:highlight w:val="yellow"/>
            <w:lang w:val="es-ES" w:eastAsia="es-ES" w:bidi="ar-SA"/>
            <w:rPrChange w:id="2557" w:author="Brenda Lily Gutierrez Bautista" w:date="2026-10-06T15:06:00Z">
              <w:rPr>
                <w:rFonts w:ascii="Univers 45 Light" w:eastAsia="Times New Roman" w:hAnsi="Univers 45 Light" w:cs="Times New Roman"/>
                <w:color w:val="FF0000"/>
                <w:kern w:val="0"/>
                <w:szCs w:val="20"/>
                <w:lang w:val="es-ES" w:eastAsia="es-ES" w:bidi="ar-SA"/>
              </w:rPr>
            </w:rPrChange>
          </w:rPr>
          <w:t>este no es el modelo de negocio de la VUCE</w:t>
        </w:r>
      </w:ins>
      <w:del w:id="2558" w:author="Valeria Tapia" w:date="2026-10-04T19:02:00Z">
        <w:r w:rsidR="007250D1" w:rsidRPr="001B2AB6" w:rsidDel="006C45FA">
          <w:rPr>
            <w:rFonts w:ascii="Univers 45 Light" w:eastAsia="Times New Roman" w:hAnsi="Univers 45 Light" w:cs="Times New Roman"/>
            <w:strike/>
            <w:color w:val="FF0000"/>
            <w:kern w:val="0"/>
            <w:szCs w:val="20"/>
            <w:lang w:val="es-ES" w:eastAsia="es-ES" w:bidi="ar-SA"/>
            <w:rPrChange w:id="2559" w:author="Brenda Lily Gutierrez Bautista" w:date="2026-10-06T15:06:00Z">
              <w:rPr>
                <w:rFonts w:ascii="Univers 45 Light" w:eastAsia="Times New Roman" w:hAnsi="Univers 45 Light" w:cs="Times New Roman"/>
                <w:kern w:val="0"/>
                <w:szCs w:val="20"/>
                <w:lang w:val="es-ES" w:eastAsia="es-ES" w:bidi="ar-SA"/>
              </w:rPr>
            </w:rPrChange>
          </w:rPr>
          <w:delText>.</w:delText>
        </w:r>
      </w:del>
    </w:p>
    <w:p w14:paraId="166A4FC2" w14:textId="77777777" w:rsidR="003B2D5D" w:rsidRDefault="003B2D5D" w:rsidP="001B2AB6">
      <w:pPr>
        <w:pStyle w:val="Textbody"/>
        <w:shd w:val="clear" w:color="auto" w:fill="F79646" w:themeFill="accent6"/>
        <w:tabs>
          <w:tab w:val="left" w:pos="284"/>
        </w:tabs>
        <w:spacing w:after="0" w:line="240" w:lineRule="auto"/>
        <w:jc w:val="both"/>
        <w:rPr>
          <w:ins w:id="2560" w:author="Valeria Tapia" w:date="2026-09-24T11:54:00Z"/>
          <w:rFonts w:ascii="Univers 45 Light" w:eastAsia="Times New Roman" w:hAnsi="Univers 45 Light" w:cs="Times New Roman"/>
          <w:color w:val="FF0000"/>
          <w:kern w:val="0"/>
          <w:szCs w:val="20"/>
          <w:lang w:val="es-ES" w:eastAsia="es-ES" w:bidi="ar-SA"/>
        </w:rPr>
        <w:pPrChange w:id="2561" w:author="Brenda Lily Gutierrez Bautista" w:date="2026-10-06T15:07:00Z">
          <w:pPr>
            <w:pStyle w:val="Textbody"/>
            <w:numPr>
              <w:numId w:val="37"/>
            </w:numPr>
            <w:tabs>
              <w:tab w:val="left" w:pos="284"/>
            </w:tabs>
            <w:spacing w:after="0" w:line="240" w:lineRule="auto"/>
            <w:jc w:val="both"/>
          </w:pPr>
        </w:pPrChange>
      </w:pPr>
    </w:p>
    <w:p w14:paraId="0782834C" w14:textId="76CB537C" w:rsidR="003B2D5D" w:rsidRPr="00D01975" w:rsidRDefault="003B2D5D">
      <w:pPr>
        <w:pStyle w:val="Textbody"/>
        <w:tabs>
          <w:tab w:val="left" w:pos="284"/>
        </w:tabs>
        <w:spacing w:after="0" w:line="240" w:lineRule="auto"/>
        <w:jc w:val="both"/>
        <w:rPr>
          <w:rFonts w:ascii="Univers 45 Light" w:eastAsia="Times New Roman" w:hAnsi="Univers 45 Light" w:cs="Times New Roman"/>
          <w:color w:val="FF0000"/>
          <w:kern w:val="0"/>
          <w:szCs w:val="20"/>
          <w:lang w:val="es-ES" w:eastAsia="es-ES" w:bidi="ar-SA"/>
          <w:rPrChange w:id="2562" w:author="Valeria Tapia" w:date="2026-09-18T17:14:00Z">
            <w:rPr>
              <w:rFonts w:ascii="Univers 45 Light" w:eastAsia="Times New Roman" w:hAnsi="Univers 45 Light" w:cs="Times New Roman"/>
              <w:kern w:val="0"/>
              <w:szCs w:val="20"/>
              <w:lang w:val="es-ES" w:eastAsia="es-ES" w:bidi="ar-SA"/>
            </w:rPr>
          </w:rPrChange>
        </w:rPr>
        <w:pPrChange w:id="2563" w:author="Valeria Tapia" w:date="2026-09-24T11:54:00Z">
          <w:pPr>
            <w:pStyle w:val="Textbody"/>
            <w:numPr>
              <w:numId w:val="37"/>
            </w:numPr>
            <w:tabs>
              <w:tab w:val="left" w:pos="284"/>
            </w:tabs>
            <w:spacing w:after="0" w:line="240" w:lineRule="auto"/>
            <w:jc w:val="both"/>
          </w:pPr>
        </w:pPrChange>
      </w:pPr>
      <w:ins w:id="2564" w:author="Valeria Tapia" w:date="2026-09-24T11:54:00Z">
        <w:r w:rsidRPr="00202084">
          <w:rPr>
            <w:rFonts w:ascii="Univers 45 Light" w:eastAsia="Times New Roman" w:hAnsi="Univers 45 Light" w:cs="Times New Roman"/>
            <w:color w:val="FF0000"/>
            <w:kern w:val="0"/>
            <w:szCs w:val="20"/>
            <w:lang w:val="es-ES" w:eastAsia="es-ES" w:bidi="ar-SA"/>
          </w:rPr>
          <w:t>V.</w:t>
        </w:r>
      </w:ins>
      <w:ins w:id="2565" w:author="Valeria Tapia" w:date="2026-09-24T11:55:00Z">
        <w:r w:rsidR="00811888" w:rsidRPr="00202084">
          <w:rPr>
            <w:rFonts w:ascii="Univers 45 Light" w:eastAsia="Times New Roman" w:hAnsi="Univers 45 Light" w:cs="Times New Roman"/>
            <w:color w:val="FF0000"/>
            <w:kern w:val="0"/>
            <w:szCs w:val="20"/>
            <w:lang w:val="es-ES" w:eastAsia="es-ES" w:bidi="ar-SA"/>
          </w:rPr>
          <w:t xml:space="preserve"> </w:t>
        </w:r>
        <w:r w:rsidR="00811888" w:rsidRPr="006F669C">
          <w:rPr>
            <w:rFonts w:ascii="Univers 45 Light" w:eastAsia="Times New Roman" w:hAnsi="Univers 45 Light" w:cs="Times New Roman"/>
            <w:color w:val="FF0000"/>
            <w:kern w:val="0"/>
            <w:szCs w:val="20"/>
            <w:highlight w:val="cyan"/>
            <w:lang w:val="es-ES" w:eastAsia="es-ES" w:bidi="ar-SA"/>
            <w:rPrChange w:id="2566" w:author="Valeria Tapia " w:date="2026-10-04T23:35:00Z">
              <w:rPr>
                <w:rFonts w:ascii="Univers 45 Light" w:eastAsia="Times New Roman" w:hAnsi="Univers 45 Light" w:cs="Times New Roman"/>
                <w:color w:val="FF0000"/>
                <w:kern w:val="0"/>
                <w:szCs w:val="20"/>
                <w:lang w:val="es-ES" w:eastAsia="es-ES" w:bidi="ar-SA"/>
              </w:rPr>
            </w:rPrChange>
          </w:rPr>
          <w:t xml:space="preserve">La interoperabilidad de la EPE con la VUCE no exime a esta última de constituirse en el único punto de acceso del Usuario VUCE. La EPE </w:t>
        </w:r>
        <w:del w:id="2567" w:author="Valeria Tapia" w:date="2026-10-04T19:20:00Z">
          <w:r w:rsidR="00811888" w:rsidRPr="006F669C" w:rsidDel="00695447">
            <w:rPr>
              <w:rFonts w:ascii="Univers 45 Light" w:eastAsia="Times New Roman" w:hAnsi="Univers 45 Light" w:cs="Times New Roman"/>
              <w:color w:val="FF0000"/>
              <w:kern w:val="0"/>
              <w:szCs w:val="20"/>
              <w:highlight w:val="cyan"/>
              <w:lang w:val="es-ES" w:eastAsia="es-ES" w:bidi="ar-SA"/>
              <w:rPrChange w:id="2568" w:author="Valeria Tapia " w:date="2026-10-04T23:35:00Z">
                <w:rPr>
                  <w:rFonts w:ascii="Univers 45 Light" w:eastAsia="Times New Roman" w:hAnsi="Univers 45 Light" w:cs="Times New Roman"/>
                  <w:color w:val="FF0000"/>
                  <w:kern w:val="0"/>
                  <w:szCs w:val="20"/>
                  <w:lang w:val="es-ES" w:eastAsia="es-ES" w:bidi="ar-SA"/>
                </w:rPr>
              </w:rPrChange>
            </w:rPr>
            <w:delText>podrá</w:delText>
          </w:r>
        </w:del>
      </w:ins>
      <w:ins w:id="2569" w:author="Valeria Tapia" w:date="2026-10-04T19:20:00Z">
        <w:r w:rsidR="00695447" w:rsidRPr="006F669C">
          <w:rPr>
            <w:rFonts w:ascii="Univers 45 Light" w:eastAsia="Times New Roman" w:hAnsi="Univers 45 Light" w:cs="Times New Roman"/>
            <w:color w:val="FF0000"/>
            <w:kern w:val="0"/>
            <w:szCs w:val="20"/>
            <w:highlight w:val="cyan"/>
            <w:lang w:val="es-ES" w:eastAsia="es-ES" w:bidi="ar-SA"/>
            <w:rPrChange w:id="2570" w:author="Valeria Tapia " w:date="2026-10-04T23:35:00Z">
              <w:rPr>
                <w:rFonts w:ascii="Univers 45 Light" w:eastAsia="Times New Roman" w:hAnsi="Univers 45 Light" w:cs="Times New Roman"/>
                <w:color w:val="FF0000"/>
                <w:kern w:val="0"/>
                <w:szCs w:val="20"/>
                <w:lang w:val="es-ES" w:eastAsia="es-ES" w:bidi="ar-SA"/>
              </w:rPr>
            </w:rPrChange>
          </w:rPr>
          <w:t>deberá</w:t>
        </w:r>
      </w:ins>
      <w:ins w:id="2571" w:author="Valeria Tapia" w:date="2026-09-24T11:55:00Z">
        <w:r w:rsidR="00811888" w:rsidRPr="006F669C">
          <w:rPr>
            <w:rFonts w:ascii="Univers 45 Light" w:eastAsia="Times New Roman" w:hAnsi="Univers 45 Light" w:cs="Times New Roman"/>
            <w:color w:val="FF0000"/>
            <w:kern w:val="0"/>
            <w:szCs w:val="20"/>
            <w:highlight w:val="cyan"/>
            <w:lang w:val="es-ES" w:eastAsia="es-ES" w:bidi="ar-SA"/>
            <w:rPrChange w:id="2572" w:author="Valeria Tapia " w:date="2026-10-04T23:35:00Z">
              <w:rPr>
                <w:rFonts w:ascii="Univers 45 Light" w:eastAsia="Times New Roman" w:hAnsi="Univers 45 Light" w:cs="Times New Roman"/>
                <w:color w:val="FF0000"/>
                <w:kern w:val="0"/>
                <w:szCs w:val="20"/>
                <w:lang w:val="es-ES" w:eastAsia="es-ES" w:bidi="ar-SA"/>
              </w:rPr>
            </w:rPrChange>
          </w:rPr>
          <w:t xml:space="preserve"> procesar el trámite en su propio sistema conforme a sus compe</w:t>
        </w:r>
      </w:ins>
      <w:ins w:id="2573" w:author="Valeria Tapia" w:date="2026-10-04T19:18:00Z">
        <w:r w:rsidR="00695447" w:rsidRPr="006F669C">
          <w:rPr>
            <w:rFonts w:ascii="Univers 45 Light" w:eastAsia="Times New Roman" w:hAnsi="Univers 45 Light" w:cs="Times New Roman"/>
            <w:color w:val="FF0000"/>
            <w:kern w:val="0"/>
            <w:szCs w:val="20"/>
            <w:highlight w:val="cyan"/>
            <w:lang w:val="es-ES" w:eastAsia="es-ES" w:bidi="ar-SA"/>
            <w:rPrChange w:id="2574" w:author="Valeria Tapia " w:date="2026-10-04T23:35:00Z">
              <w:rPr>
                <w:rFonts w:ascii="Univers 45 Light" w:eastAsia="Times New Roman" w:hAnsi="Univers 45 Light" w:cs="Times New Roman"/>
                <w:color w:val="FF0000"/>
                <w:kern w:val="0"/>
                <w:szCs w:val="20"/>
                <w:highlight w:val="yellow"/>
                <w:lang w:val="es-ES" w:eastAsia="es-ES" w:bidi="ar-SA"/>
              </w:rPr>
            </w:rPrChange>
          </w:rPr>
          <w:t>t</w:t>
        </w:r>
      </w:ins>
      <w:ins w:id="2575" w:author="Valeria Tapia" w:date="2026-09-24T11:56:00Z">
        <w:del w:id="2576" w:author="Brenda Lily Gutierrez Bautista" w:date="2026-10-06T15:08:00Z">
          <w:r w:rsidR="00DC15E7" w:rsidRPr="006F669C" w:rsidDel="00130553">
            <w:rPr>
              <w:rFonts w:ascii="Univers 45 Light" w:eastAsia="Times New Roman" w:hAnsi="Univers 45 Light" w:cs="Times New Roman"/>
              <w:color w:val="FF0000"/>
              <w:kern w:val="0"/>
              <w:szCs w:val="20"/>
              <w:highlight w:val="cyan"/>
              <w:lang w:val="es-ES" w:eastAsia="es-ES" w:bidi="ar-SA"/>
              <w:rPrChange w:id="2577" w:author="Valeria Tapia " w:date="2026-10-04T23:35:00Z">
                <w:rPr>
                  <w:rFonts w:ascii="Univers 45 Light" w:eastAsia="Times New Roman" w:hAnsi="Univers 45 Light" w:cs="Times New Roman"/>
                  <w:color w:val="FF0000"/>
                  <w:kern w:val="0"/>
                  <w:szCs w:val="20"/>
                  <w:highlight w:val="yellow"/>
                  <w:lang w:val="es-ES" w:eastAsia="es-ES" w:bidi="ar-SA"/>
                </w:rPr>
              </w:rPrChange>
            </w:rPr>
            <w:tab/>
          </w:r>
        </w:del>
      </w:ins>
      <w:ins w:id="2578" w:author="Valeria Tapia" w:date="2026-09-24T11:55:00Z">
        <w:r w:rsidR="00811888" w:rsidRPr="006F669C">
          <w:rPr>
            <w:rFonts w:ascii="Univers 45 Light" w:eastAsia="Times New Roman" w:hAnsi="Univers 45 Light" w:cs="Times New Roman"/>
            <w:color w:val="FF0000"/>
            <w:kern w:val="0"/>
            <w:szCs w:val="20"/>
            <w:highlight w:val="cyan"/>
            <w:lang w:val="es-ES" w:eastAsia="es-ES" w:bidi="ar-SA"/>
            <w:rPrChange w:id="2579" w:author="Valeria Tapia " w:date="2026-10-04T23:35:00Z">
              <w:rPr>
                <w:rFonts w:ascii="Univers 45 Light" w:eastAsia="Times New Roman" w:hAnsi="Univers 45 Light" w:cs="Times New Roman"/>
                <w:color w:val="FF0000"/>
                <w:kern w:val="0"/>
                <w:szCs w:val="20"/>
                <w:lang w:val="es-ES" w:eastAsia="es-ES" w:bidi="ar-SA"/>
              </w:rPr>
            </w:rPrChange>
          </w:rPr>
          <w:t>encias, pero la captura de la solicitud, la comunicación de su estado y la entrega del documento final al Usuario VUCE se realizarán exclusivamente a través de la VUCE</w:t>
        </w:r>
        <w:r w:rsidR="00811888" w:rsidRPr="00202084">
          <w:rPr>
            <w:rFonts w:ascii="Univers 45 Light" w:eastAsia="Times New Roman" w:hAnsi="Univers 45 Light" w:cs="Times New Roman"/>
            <w:color w:val="FF0000"/>
            <w:kern w:val="0"/>
            <w:szCs w:val="20"/>
            <w:lang w:val="es-ES" w:eastAsia="es-ES" w:bidi="ar-SA"/>
          </w:rPr>
          <w:t>.</w:t>
        </w:r>
      </w:ins>
      <w:ins w:id="2580" w:author="Valeria Tapia" w:date="2026-10-04T19:20:00Z">
        <w:r w:rsidR="00695447" w:rsidRPr="00A8685F">
          <w:rPr>
            <w:rFonts w:ascii="Univers 45 Light" w:eastAsia="Times New Roman" w:hAnsi="Univers 45 Light" w:cs="Times New Roman"/>
            <w:strike/>
            <w:color w:val="FF0000"/>
            <w:kern w:val="0"/>
            <w:szCs w:val="20"/>
            <w:lang w:val="es-ES" w:eastAsia="es-ES" w:bidi="ar-SA"/>
            <w:rPrChange w:id="2581" w:author="Brenda Lily Gutierrez Bautista" w:date="2026-10-06T15:09:00Z">
              <w:rPr>
                <w:rFonts w:ascii="Univers 45 Light" w:eastAsia="Times New Roman" w:hAnsi="Univers 45 Light" w:cs="Times New Roman"/>
                <w:color w:val="FF0000"/>
                <w:kern w:val="0"/>
                <w:szCs w:val="20"/>
                <w:lang w:val="es-ES" w:eastAsia="es-ES" w:bidi="ar-SA"/>
              </w:rPr>
            </w:rPrChange>
          </w:rPr>
          <w:t xml:space="preserve"> </w:t>
        </w:r>
        <w:r w:rsidR="00695447" w:rsidRPr="00A8685F">
          <w:rPr>
            <w:rFonts w:ascii="Univers 45 Light" w:eastAsia="Times New Roman" w:hAnsi="Univers 45 Light" w:cs="Times New Roman"/>
            <w:strike/>
            <w:color w:val="FF0000"/>
            <w:kern w:val="0"/>
            <w:szCs w:val="20"/>
            <w:highlight w:val="yellow"/>
            <w:shd w:val="clear" w:color="auto" w:fill="F79646" w:themeFill="accent6"/>
            <w:lang w:val="es-ES" w:eastAsia="es-ES" w:bidi="ar-SA"/>
            <w:rPrChange w:id="2582" w:author="Brenda Lily Gutierrez Bautista" w:date="2026-10-06T15:09:00Z">
              <w:rPr>
                <w:rFonts w:ascii="Univers 45 Light" w:eastAsia="Times New Roman" w:hAnsi="Univers 45 Light" w:cs="Times New Roman"/>
                <w:color w:val="FF0000"/>
                <w:kern w:val="0"/>
                <w:szCs w:val="20"/>
                <w:lang w:val="es-ES" w:eastAsia="es-ES" w:bidi="ar-SA"/>
              </w:rPr>
            </w:rPrChange>
          </w:rPr>
          <w:t>Esto no debería ponerse como los lineamientos del modelo de negocio VUCE</w:t>
        </w:r>
      </w:ins>
    </w:p>
    <w:p w14:paraId="5E8795C2" w14:textId="7BDBEB56" w:rsidR="00B57298" w:rsidRDefault="00B57298" w:rsidP="00DE605E">
      <w:pPr>
        <w:pStyle w:val="Textbody"/>
        <w:tabs>
          <w:tab w:val="left" w:pos="284"/>
        </w:tabs>
        <w:spacing w:after="0"/>
        <w:jc w:val="both"/>
        <w:rPr>
          <w:ins w:id="2583" w:author="Brenda Lily Gutierrez Bautista" w:date="2026-10-06T15:13:00Z"/>
          <w:rFonts w:ascii="Univers 45 Light" w:eastAsia="Times New Roman" w:hAnsi="Univers 45 Light" w:cs="Times New Roman"/>
          <w:color w:val="FF0000"/>
          <w:kern w:val="0"/>
          <w:szCs w:val="20"/>
          <w:lang w:val="es-ES" w:eastAsia="es-ES" w:bidi="ar-SA"/>
        </w:rPr>
      </w:pPr>
    </w:p>
    <w:p w14:paraId="3EE04E35" w14:textId="77777777" w:rsidR="00A8685F" w:rsidRPr="00D01975" w:rsidRDefault="00A8685F" w:rsidP="00DE605E">
      <w:pPr>
        <w:pStyle w:val="Textbody"/>
        <w:tabs>
          <w:tab w:val="left" w:pos="284"/>
        </w:tabs>
        <w:spacing w:after="0"/>
        <w:jc w:val="both"/>
        <w:rPr>
          <w:rFonts w:ascii="Univers 45 Light" w:eastAsia="Times New Roman" w:hAnsi="Univers 45 Light" w:cs="Times New Roman"/>
          <w:color w:val="FF0000"/>
          <w:kern w:val="0"/>
          <w:szCs w:val="20"/>
          <w:lang w:val="es-ES" w:eastAsia="es-ES" w:bidi="ar-SA"/>
          <w:rPrChange w:id="2584" w:author="Valeria Tapia" w:date="2026-09-18T17:14:00Z">
            <w:rPr>
              <w:rFonts w:ascii="Univers 45 Light" w:eastAsia="Times New Roman" w:hAnsi="Univers 45 Light" w:cs="Times New Roman"/>
              <w:kern w:val="0"/>
              <w:szCs w:val="20"/>
              <w:lang w:val="es-ES" w:eastAsia="es-ES" w:bidi="ar-SA"/>
            </w:rPr>
          </w:rPrChange>
        </w:rPr>
      </w:pPr>
    </w:p>
    <w:p w14:paraId="08F06141" w14:textId="58F5BB5F" w:rsidR="00371A78" w:rsidDel="001B0DDB" w:rsidRDefault="00371A78" w:rsidP="001B0DDB">
      <w:pPr>
        <w:pStyle w:val="Ttulo5"/>
        <w:numPr>
          <w:ilvl w:val="0"/>
          <w:numId w:val="5"/>
        </w:numPr>
        <w:shd w:val="clear" w:color="auto" w:fill="F79646" w:themeFill="accent6"/>
        <w:tabs>
          <w:tab w:val="left" w:pos="1701"/>
          <w:tab w:val="num" w:pos="4225"/>
          <w:tab w:val="num" w:pos="9044"/>
        </w:tabs>
        <w:ind w:left="0" w:firstLine="0"/>
        <w:rPr>
          <w:ins w:id="2585" w:author="Valeria Tapia " w:date="2026-10-05T01:24:00Z"/>
          <w:del w:id="2586" w:author="Brenda Lily Gutierrez Bautista" w:date="2026-10-06T15:20:00Z"/>
          <w:highlight w:val="cyan"/>
        </w:rPr>
        <w:pPrChange w:id="2587" w:author="Brenda Lily Gutierrez Bautista" w:date="2026-10-06T15:20:00Z">
          <w:pPr/>
        </w:pPrChange>
      </w:pPr>
      <w:ins w:id="2588" w:author="Valeria Tapia " w:date="2026-10-05T01:13:00Z">
        <w:del w:id="2589" w:author="Brenda Lily Gutierrez Bautista" w:date="2026-10-06T15:20:00Z">
          <w:r w:rsidRPr="00371A78" w:rsidDel="001B0DDB">
            <w:rPr>
              <w:b/>
              <w:color w:val="FF0000"/>
              <w:highlight w:val="cyan"/>
              <w:rPrChange w:id="2590" w:author="Valeria Tapia " w:date="2026-10-05T01:14:00Z">
                <w:rPr>
                  <w:b/>
                  <w:color w:val="FF0000"/>
                </w:rPr>
              </w:rPrChange>
            </w:rPr>
            <w:delText xml:space="preserve">(MODELO DE </w:delText>
          </w:r>
        </w:del>
        <w:del w:id="2591" w:author="Brenda Lily Gutierrez Bautista" w:date="2026-10-06T15:14:00Z">
          <w:r w:rsidRPr="00371A78" w:rsidDel="00A8685F">
            <w:rPr>
              <w:b/>
              <w:color w:val="FF0000"/>
              <w:highlight w:val="cyan"/>
              <w:rPrChange w:id="2592" w:author="Valeria Tapia " w:date="2026-10-05T01:14:00Z">
                <w:rPr>
                  <w:b/>
                  <w:color w:val="FF0000"/>
                </w:rPr>
              </w:rPrChange>
            </w:rPr>
            <w:delText xml:space="preserve">NEGOCIO </w:delText>
          </w:r>
        </w:del>
        <w:del w:id="2593" w:author="Brenda Lily Gutierrez Bautista" w:date="2026-10-06T15:20:00Z">
          <w:r w:rsidRPr="00371A78" w:rsidDel="001B0DDB">
            <w:rPr>
              <w:b/>
              <w:color w:val="FF0000"/>
              <w:highlight w:val="cyan"/>
              <w:rPrChange w:id="2594" w:author="Valeria Tapia " w:date="2026-10-05T01:14:00Z">
                <w:rPr>
                  <w:b/>
                  <w:color w:val="FF0000"/>
                </w:rPr>
              </w:rPrChange>
            </w:rPr>
            <w:delText xml:space="preserve">DE LA VUCE). </w:delText>
          </w:r>
        </w:del>
      </w:ins>
      <w:ins w:id="2595" w:author="Valeria Tapia " w:date="2026-10-05T01:22:00Z">
        <w:del w:id="2596" w:author="Brenda Lily Gutierrez Bautista" w:date="2026-10-06T15:20:00Z">
          <w:r w:rsidR="00F50593" w:rsidRPr="00F50593" w:rsidDel="001B0DDB">
            <w:rPr>
              <w:highlight w:val="cyan"/>
            </w:rPr>
            <w:delText xml:space="preserve">I. El </w:delText>
          </w:r>
          <w:r w:rsidR="00F50593" w:rsidRPr="00F50593" w:rsidDel="001B0DDB">
            <w:rPr>
              <w:highlight w:val="cyan"/>
              <w:rPrChange w:id="2597" w:author="Valeria Tapia " w:date="2026-10-05T01:22:00Z">
                <w:rPr/>
              </w:rPrChange>
            </w:rPr>
            <w:delText xml:space="preserve">modelo de operación y prestación de servicios de la VUCE se sustenta en los principios de </w:delText>
          </w:r>
          <w:r w:rsidR="00F50593" w:rsidRPr="00F50593" w:rsidDel="001B0DDB">
            <w:rPr>
              <w:highlight w:val="cyan"/>
              <w:rPrChange w:id="2598" w:author="Valeria Tapia " w:date="2026-10-05T01:23:00Z">
                <w:rPr>
                  <w:rStyle w:val="Textoennegrita"/>
                </w:rPr>
              </w:rPrChange>
            </w:rPr>
            <w:delText>simplificación, interoperabilidad, estandarización, trazabilidad, transparencia, seguridad, disponibilidad, continuidad y orientación al usuario</w:delText>
          </w:r>
        </w:del>
      </w:ins>
      <w:ins w:id="2599" w:author="Valeria Tapia " w:date="2026-10-05T01:14:00Z">
        <w:del w:id="2600" w:author="Brenda Lily Gutierrez Bautista" w:date="2026-10-06T15:20:00Z">
          <w:r w:rsidRPr="00F50593" w:rsidDel="001B0DDB">
            <w:rPr>
              <w:highlight w:val="cyan"/>
              <w:rPrChange w:id="2601" w:author="Valeria Tapia " w:date="2026-10-05T01:22:00Z">
                <w:rPr>
                  <w:highlight w:val="yellow"/>
                </w:rPr>
              </w:rPrChange>
            </w:rPr>
            <w:delText>.</w:delText>
          </w:r>
        </w:del>
      </w:ins>
    </w:p>
    <w:p w14:paraId="1A450BD7" w14:textId="415F68F0" w:rsidR="00F50593" w:rsidRPr="008401D3" w:rsidDel="001B0DDB" w:rsidRDefault="008401D3" w:rsidP="001B0DDB">
      <w:pPr>
        <w:shd w:val="clear" w:color="auto" w:fill="F79646" w:themeFill="accent6"/>
        <w:spacing w:before="100" w:beforeAutospacing="1" w:after="100" w:afterAutospacing="1"/>
        <w:rPr>
          <w:ins w:id="2602" w:author="Valeria Tapia " w:date="2026-10-05T01:24:00Z"/>
          <w:del w:id="2603" w:author="Brenda Lily Gutierrez Bautista" w:date="2026-10-06T15:20:00Z"/>
          <w:highlight w:val="cyan"/>
          <w:rPrChange w:id="2604" w:author="Valeria Tapia " w:date="2026-10-05T02:12:00Z">
            <w:rPr>
              <w:ins w:id="2605" w:author="Valeria Tapia " w:date="2026-10-05T01:24:00Z"/>
              <w:del w:id="2606" w:author="Brenda Lily Gutierrez Bautista" w:date="2026-10-06T15:20:00Z"/>
              <w:rFonts w:ascii="Times New Roman" w:hAnsi="Times New Roman"/>
              <w:szCs w:val="24"/>
              <w:lang w:val="es-BO" w:eastAsia="es-BO"/>
            </w:rPr>
          </w:rPrChange>
        </w:rPr>
        <w:pPrChange w:id="2607" w:author="Brenda Lily Gutierrez Bautista" w:date="2026-10-06T15:20:00Z">
          <w:pPr>
            <w:spacing w:before="100" w:beforeAutospacing="1" w:after="100" w:afterAutospacing="1"/>
            <w:jc w:val="left"/>
          </w:pPr>
        </w:pPrChange>
      </w:pPr>
      <w:ins w:id="2608" w:author="Valeria Tapia " w:date="2026-10-05T02:11:00Z">
        <w:del w:id="2609" w:author="Brenda Lily Gutierrez Bautista" w:date="2026-10-06T15:20:00Z">
          <w:r w:rsidRPr="008401D3" w:rsidDel="001B0DDB">
            <w:rPr>
              <w:highlight w:val="cyan"/>
              <w:rPrChange w:id="2610" w:author="Valeria Tapia " w:date="2026-10-05T02:12:00Z">
                <w:rPr>
                  <w:rFonts w:ascii="Times New Roman" w:hAnsi="Times New Roman"/>
                  <w:szCs w:val="24"/>
                  <w:lang w:val="es-BO" w:eastAsia="es-BO"/>
                </w:rPr>
              </w:rPrChange>
            </w:rPr>
            <w:delText>II. La EPE</w:delText>
          </w:r>
        </w:del>
      </w:ins>
      <w:ins w:id="2611" w:author="Valeria Tapia " w:date="2026-10-05T01:24:00Z">
        <w:del w:id="2612" w:author="Brenda Lily Gutierrez Bautista" w:date="2026-10-06T15:20:00Z">
          <w:r w:rsidR="00F50593" w:rsidRPr="008401D3" w:rsidDel="001B0DDB">
            <w:rPr>
              <w:highlight w:val="cyan"/>
              <w:rPrChange w:id="2613" w:author="Valeria Tapia " w:date="2026-10-05T02:12:00Z">
                <w:rPr>
                  <w:rFonts w:ascii="Times New Roman" w:hAnsi="Times New Roman"/>
                  <w:szCs w:val="24"/>
                  <w:lang w:val="es-BO" w:eastAsia="es-BO"/>
                </w:rPr>
              </w:rPrChange>
            </w:rPr>
            <w:delText xml:space="preserve"> mantendrá la administración de los sistemas institucionales y de la información sustantiva correspondiente a los trámites y servicios de su competencia, conforme a la normativa vigente.</w:delText>
          </w:r>
        </w:del>
      </w:ins>
    </w:p>
    <w:p w14:paraId="65E404A7" w14:textId="7665AA3F" w:rsidR="00F50593" w:rsidRPr="008401D3" w:rsidDel="001B0DDB" w:rsidRDefault="00F50593" w:rsidP="001B0DDB">
      <w:pPr>
        <w:shd w:val="clear" w:color="auto" w:fill="F79646" w:themeFill="accent6"/>
        <w:spacing w:before="100" w:beforeAutospacing="1" w:after="100" w:afterAutospacing="1"/>
        <w:rPr>
          <w:ins w:id="2614" w:author="Valeria Tapia " w:date="2026-10-05T01:24:00Z"/>
          <w:del w:id="2615" w:author="Brenda Lily Gutierrez Bautista" w:date="2026-10-06T15:20:00Z"/>
          <w:highlight w:val="cyan"/>
          <w:rPrChange w:id="2616" w:author="Valeria Tapia " w:date="2026-10-05T02:12:00Z">
            <w:rPr>
              <w:ins w:id="2617" w:author="Valeria Tapia " w:date="2026-10-05T01:24:00Z"/>
              <w:del w:id="2618" w:author="Brenda Lily Gutierrez Bautista" w:date="2026-10-06T15:20:00Z"/>
              <w:rFonts w:ascii="Times New Roman" w:hAnsi="Times New Roman"/>
              <w:szCs w:val="24"/>
              <w:lang w:val="es-BO" w:eastAsia="es-BO"/>
            </w:rPr>
          </w:rPrChange>
        </w:rPr>
        <w:pPrChange w:id="2619" w:author="Brenda Lily Gutierrez Bautista" w:date="2026-10-06T15:20:00Z">
          <w:pPr>
            <w:spacing w:before="100" w:beforeAutospacing="1" w:after="100" w:afterAutospacing="1"/>
            <w:jc w:val="left"/>
          </w:pPr>
        </w:pPrChange>
      </w:pPr>
      <w:ins w:id="2620" w:author="Valeria Tapia " w:date="2026-10-05T01:24:00Z">
        <w:del w:id="2621" w:author="Brenda Lily Gutierrez Bautista" w:date="2026-10-06T15:20:00Z">
          <w:r w:rsidRPr="008401D3" w:rsidDel="001B0DDB">
            <w:rPr>
              <w:highlight w:val="cyan"/>
              <w:rPrChange w:id="2622" w:author="Valeria Tapia " w:date="2026-10-05T02:12:00Z">
                <w:rPr>
                  <w:rFonts w:ascii="Times New Roman" w:hAnsi="Times New Roman"/>
                  <w:szCs w:val="24"/>
                  <w:lang w:val="es-BO" w:eastAsia="es-BO"/>
                </w:rPr>
              </w:rPrChange>
            </w:rPr>
            <w:delText>II</w:delText>
          </w:r>
        </w:del>
      </w:ins>
      <w:ins w:id="2623" w:author="Valeria Tapia " w:date="2026-10-05T02:12:00Z">
        <w:del w:id="2624" w:author="Brenda Lily Gutierrez Bautista" w:date="2026-10-06T15:20:00Z">
          <w:r w:rsidR="008401D3" w:rsidDel="001B0DDB">
            <w:rPr>
              <w:highlight w:val="cyan"/>
            </w:rPr>
            <w:delText>I</w:delText>
          </w:r>
        </w:del>
      </w:ins>
      <w:ins w:id="2625" w:author="Valeria Tapia " w:date="2026-10-05T01:24:00Z">
        <w:del w:id="2626" w:author="Brenda Lily Gutierrez Bautista" w:date="2026-10-06T15:20:00Z">
          <w:r w:rsidRPr="008401D3" w:rsidDel="001B0DDB">
            <w:rPr>
              <w:highlight w:val="cyan"/>
              <w:rPrChange w:id="2627" w:author="Valeria Tapia " w:date="2026-10-05T02:12:00Z">
                <w:rPr>
                  <w:rFonts w:ascii="Times New Roman" w:hAnsi="Times New Roman"/>
                  <w:szCs w:val="24"/>
                  <w:lang w:val="es-BO" w:eastAsia="es-BO"/>
                </w:rPr>
              </w:rPrChange>
            </w:rPr>
            <w:delText>. La VUCE constituirá el punto de acceso, presentación, comunicación y seguimiento para el Usuario VUCE, permitiendo el intercambio de información y documentos con los sistemas de las Entidades Públicas Emisoras mediante mecanismos de interoperabilidad.</w:delText>
          </w:r>
        </w:del>
      </w:ins>
    </w:p>
    <w:p w14:paraId="77937ACB" w14:textId="1903B056" w:rsidR="00F50593" w:rsidRPr="008401D3" w:rsidDel="001B0DDB" w:rsidRDefault="008401D3" w:rsidP="001B0DDB">
      <w:pPr>
        <w:shd w:val="clear" w:color="auto" w:fill="F79646" w:themeFill="accent6"/>
        <w:spacing w:before="100" w:beforeAutospacing="1" w:after="100" w:afterAutospacing="1"/>
        <w:rPr>
          <w:ins w:id="2628" w:author="Valeria Tapia " w:date="2026-10-05T01:24:00Z"/>
          <w:del w:id="2629" w:author="Brenda Lily Gutierrez Bautista" w:date="2026-10-06T15:20:00Z"/>
          <w:highlight w:val="cyan"/>
          <w:rPrChange w:id="2630" w:author="Valeria Tapia " w:date="2026-10-05T02:12:00Z">
            <w:rPr>
              <w:ins w:id="2631" w:author="Valeria Tapia " w:date="2026-10-05T01:24:00Z"/>
              <w:del w:id="2632" w:author="Brenda Lily Gutierrez Bautista" w:date="2026-10-06T15:20:00Z"/>
              <w:rFonts w:ascii="Times New Roman" w:hAnsi="Times New Roman"/>
              <w:szCs w:val="24"/>
              <w:lang w:val="es-BO" w:eastAsia="es-BO"/>
            </w:rPr>
          </w:rPrChange>
        </w:rPr>
        <w:pPrChange w:id="2633" w:author="Brenda Lily Gutierrez Bautista" w:date="2026-10-06T15:20:00Z">
          <w:pPr>
            <w:spacing w:before="100" w:beforeAutospacing="1" w:after="100" w:afterAutospacing="1"/>
            <w:jc w:val="left"/>
          </w:pPr>
        </w:pPrChange>
      </w:pPr>
      <w:ins w:id="2634" w:author="Valeria Tapia " w:date="2026-10-05T01:24:00Z">
        <w:del w:id="2635" w:author="Brenda Lily Gutierrez Bautista" w:date="2026-10-06T15:20:00Z">
          <w:r w:rsidRPr="008401D3" w:rsidDel="001B0DDB">
            <w:rPr>
              <w:highlight w:val="cyan"/>
            </w:rPr>
            <w:delText>I</w:delText>
          </w:r>
        </w:del>
      </w:ins>
      <w:ins w:id="2636" w:author="Valeria Tapia " w:date="2026-10-05T02:12:00Z">
        <w:del w:id="2637" w:author="Brenda Lily Gutierrez Bautista" w:date="2026-10-06T15:20:00Z">
          <w:r w:rsidDel="001B0DDB">
            <w:rPr>
              <w:highlight w:val="cyan"/>
            </w:rPr>
            <w:delText>V</w:delText>
          </w:r>
        </w:del>
      </w:ins>
      <w:ins w:id="2638" w:author="Valeria Tapia " w:date="2026-10-05T01:24:00Z">
        <w:del w:id="2639" w:author="Brenda Lily Gutierrez Bautista" w:date="2026-10-06T15:20:00Z">
          <w:r w:rsidR="00F50593" w:rsidRPr="008401D3" w:rsidDel="001B0DDB">
            <w:rPr>
              <w:highlight w:val="cyan"/>
              <w:rPrChange w:id="2640" w:author="Valeria Tapia " w:date="2026-10-05T02:12:00Z">
                <w:rPr>
                  <w:rFonts w:ascii="Times New Roman" w:hAnsi="Times New Roman"/>
                  <w:szCs w:val="24"/>
                  <w:lang w:val="es-BO" w:eastAsia="es-BO"/>
                </w:rPr>
              </w:rPrChange>
            </w:rPr>
            <w:delText>. La interoperabilidad no implicará la transferencia de las competencias de la Entidad Pública Emisora ni la sustitución de sus sistemas institucionales, salvo las funcionalidades que sean expresamente incorporadas a la VUCE conforme al modelo operativo establecido.</w:delText>
          </w:r>
        </w:del>
      </w:ins>
    </w:p>
    <w:p w14:paraId="08CFA8B3" w14:textId="58DC03CC" w:rsidR="00371A78" w:rsidRPr="00371A78" w:rsidDel="001B0DDB" w:rsidRDefault="008401D3" w:rsidP="001B0DDB">
      <w:pPr>
        <w:shd w:val="clear" w:color="auto" w:fill="F79646" w:themeFill="accent6"/>
        <w:rPr>
          <w:ins w:id="2641" w:author="Valeria Tapia " w:date="2026-10-05T01:14:00Z"/>
          <w:del w:id="2642" w:author="Brenda Lily Gutierrez Bautista" w:date="2026-10-06T15:20:00Z"/>
          <w:highlight w:val="yellow"/>
        </w:rPr>
        <w:pPrChange w:id="2643" w:author="Brenda Lily Gutierrez Bautista" w:date="2026-10-06T15:20:00Z">
          <w:pPr/>
        </w:pPrChange>
      </w:pPr>
      <w:ins w:id="2644" w:author="Valeria Tapia " w:date="2026-10-05T02:12:00Z">
        <w:del w:id="2645" w:author="Brenda Lily Gutierrez Bautista" w:date="2026-10-06T15:20:00Z">
          <w:r w:rsidDel="001B0DDB">
            <w:rPr>
              <w:highlight w:val="cyan"/>
            </w:rPr>
            <w:lastRenderedPageBreak/>
            <w:delText xml:space="preserve">V. </w:delText>
          </w:r>
        </w:del>
      </w:ins>
      <w:ins w:id="2646" w:author="Valeria Tapia " w:date="2026-10-05T01:14:00Z">
        <w:del w:id="2647" w:author="Brenda Lily Gutierrez Bautista" w:date="2026-10-06T15:20:00Z">
          <w:r w:rsidR="00371A78" w:rsidRPr="00371A78" w:rsidDel="001B0DDB">
            <w:rPr>
              <w:highlight w:val="cyan"/>
              <w:rPrChange w:id="2648" w:author="Valeria Tapia " w:date="2026-10-05T01:14:00Z">
                <w:rPr>
                  <w:highlight w:val="yellow"/>
                </w:rPr>
              </w:rPrChange>
            </w:rPr>
            <w:delText>Las EPEs establecerán los requisitos sustantivos, técnicos y administrativos propios de los trámites cuya emisión sea de su competencia, los cuales deberán adecuarse al modelo operativo y tecnológico de la VUCE.</w:delText>
          </w:r>
          <w:r w:rsidR="00371A78" w:rsidDel="001B0DDB">
            <w:rPr>
              <w:highlight w:val="cyan"/>
            </w:rPr>
            <w:delText xml:space="preserve"> </w:delText>
          </w:r>
          <w:r w:rsidR="00371A78" w:rsidRPr="00371A78" w:rsidDel="001B0DDB">
            <w:rPr>
              <w:highlight w:val="yellow"/>
              <w:rPrChange w:id="2649" w:author="Valeria Tapia " w:date="2026-10-05T01:15:00Z">
                <w:rPr>
                  <w:highlight w:val="cyan"/>
                </w:rPr>
              </w:rPrChange>
            </w:rPr>
            <w:delText>debería desglosarse a mayor detalle el modelo de negocio de la VUCE</w:delText>
          </w:r>
        </w:del>
      </w:ins>
      <w:ins w:id="2650" w:author="Valeria Tapia" w:date="2026-10-05T08:44:00Z">
        <w:del w:id="2651" w:author="Brenda Lily Gutierrez Bautista" w:date="2026-10-06T15:20:00Z">
          <w:r w:rsidR="00F41D38" w:rsidDel="001B0DDB">
            <w:rPr>
              <w:highlight w:val="yellow"/>
            </w:rPr>
            <w:delText>.</w:delText>
          </w:r>
        </w:del>
      </w:ins>
    </w:p>
    <w:p w14:paraId="51F2EE20" w14:textId="0B8AA0A0" w:rsidR="00371A78" w:rsidRPr="00371A78" w:rsidRDefault="007250D1">
      <w:pPr>
        <w:pStyle w:val="Ttulo5"/>
        <w:tabs>
          <w:tab w:val="left" w:pos="1701"/>
          <w:tab w:val="num" w:pos="9044"/>
        </w:tabs>
        <w:rPr>
          <w:ins w:id="2652" w:author="Valeria Tapia " w:date="2026-10-05T01:13:00Z"/>
          <w:color w:val="FF0000"/>
          <w:rPrChange w:id="2653" w:author="Valeria Tapia " w:date="2026-10-05T01:13:00Z">
            <w:rPr>
              <w:ins w:id="2654" w:author="Valeria Tapia " w:date="2026-10-05T01:13:00Z"/>
              <w:b/>
              <w:color w:val="FF0000"/>
            </w:rPr>
          </w:rPrChange>
        </w:rPr>
        <w:pPrChange w:id="2655" w:author="Valeria Tapia " w:date="2026-10-05T01:13:00Z">
          <w:pPr>
            <w:pStyle w:val="Ttulo5"/>
            <w:numPr>
              <w:numId w:val="5"/>
            </w:numPr>
            <w:tabs>
              <w:tab w:val="left" w:pos="1701"/>
              <w:tab w:val="num" w:pos="4225"/>
              <w:tab w:val="num" w:pos="4508"/>
              <w:tab w:val="num" w:pos="9044"/>
            </w:tabs>
            <w:ind w:left="4508" w:hanging="1814"/>
          </w:pPr>
        </w:pPrChange>
      </w:pPr>
      <w:del w:id="2656" w:author="Brenda Lily Gutierrez Bautista" w:date="2026-10-06T15:20:00Z">
        <w:r w:rsidRPr="00D01975" w:rsidDel="001B0DDB">
          <w:rPr>
            <w:b/>
            <w:color w:val="FF0000"/>
            <w:rPrChange w:id="2657" w:author="Valeria Tapia" w:date="2026-09-18T17:14:00Z">
              <w:rPr>
                <w:b/>
              </w:rPr>
            </w:rPrChange>
          </w:rPr>
          <w:delText xml:space="preserve"> </w:delText>
        </w:r>
      </w:del>
    </w:p>
    <w:p w14:paraId="375907AA" w14:textId="3DC4FD95" w:rsidR="007250D1" w:rsidRPr="00F41D38" w:rsidRDefault="00795160" w:rsidP="00DE605E">
      <w:pPr>
        <w:pStyle w:val="Ttulo5"/>
        <w:numPr>
          <w:ilvl w:val="0"/>
          <w:numId w:val="5"/>
        </w:numPr>
        <w:tabs>
          <w:tab w:val="left" w:pos="1701"/>
          <w:tab w:val="num" w:pos="4225"/>
          <w:tab w:val="num" w:pos="9044"/>
        </w:tabs>
        <w:ind w:left="0" w:firstLine="0"/>
        <w:rPr>
          <w:color w:val="FF0000"/>
          <w:highlight w:val="yellow"/>
          <w:rPrChange w:id="2658" w:author="Valeria Tapia" w:date="2026-10-05T08:45:00Z">
            <w:rPr/>
          </w:rPrChange>
        </w:rPr>
      </w:pPr>
      <w:r w:rsidRPr="00D01975">
        <w:rPr>
          <w:b/>
          <w:color w:val="FF0000"/>
          <w:rPrChange w:id="2659" w:author="Valeria Tapia" w:date="2026-09-18T17:14:00Z">
            <w:rPr>
              <w:b/>
            </w:rPr>
          </w:rPrChange>
        </w:rPr>
        <w:t xml:space="preserve">(ENTIDADES SIN SISTEMA PARA LA EMISIÓN </w:t>
      </w:r>
      <w:r w:rsidR="008B75FF" w:rsidRPr="00D01975">
        <w:rPr>
          <w:b/>
          <w:color w:val="FF0000"/>
          <w:rPrChange w:id="2660" w:author="Valeria Tapia" w:date="2026-09-18T17:14:00Z">
            <w:rPr>
              <w:b/>
            </w:rPr>
          </w:rPrChange>
        </w:rPr>
        <w:t xml:space="preserve">DE </w:t>
      </w:r>
      <w:r w:rsidR="00302A35" w:rsidRPr="00D01975">
        <w:rPr>
          <w:b/>
          <w:color w:val="FF0000"/>
          <w:rPrChange w:id="2661" w:author="Valeria Tapia" w:date="2026-09-18T17:14:00Z">
            <w:rPr>
              <w:b/>
            </w:rPr>
          </w:rPrChange>
        </w:rPr>
        <w:t>TRÁMITES APCO</w:t>
      </w:r>
      <w:r w:rsidRPr="00D01975">
        <w:rPr>
          <w:b/>
          <w:color w:val="FF0000"/>
          <w:rPrChange w:id="2662" w:author="Valeria Tapia" w:date="2026-09-18T17:14:00Z">
            <w:rPr>
              <w:b/>
            </w:rPr>
          </w:rPrChange>
        </w:rPr>
        <w:t>).</w:t>
      </w:r>
      <w:r w:rsidRPr="00D01975">
        <w:rPr>
          <w:color w:val="FF0000"/>
          <w:rPrChange w:id="2663" w:author="Valeria Tapia" w:date="2026-09-18T17:14:00Z">
            <w:rPr/>
          </w:rPrChange>
        </w:rPr>
        <w:t xml:space="preserve"> La AN proporcionará </w:t>
      </w:r>
      <w:ins w:id="2664" w:author="Valeria Tapia" w:date="2026-09-18T17:49:00Z">
        <w:r w:rsidR="00FB3D1E">
          <w:rPr>
            <w:color w:val="FF0000"/>
          </w:rPr>
          <w:t xml:space="preserve">a </w:t>
        </w:r>
        <w:r w:rsidR="00FB3D1E" w:rsidRPr="0066232D">
          <w:rPr>
            <w:color w:val="FF0000"/>
          </w:rPr>
          <w:t>las EPEs que no cuenten con un sistema informático</w:t>
        </w:r>
        <w:r w:rsidR="00FB3D1E">
          <w:rPr>
            <w:color w:val="FF0000"/>
          </w:rPr>
          <w:t>,</w:t>
        </w:r>
        <w:r w:rsidR="00FB3D1E" w:rsidRPr="0066232D">
          <w:rPr>
            <w:color w:val="FF0000"/>
          </w:rPr>
          <w:t xml:space="preserve"> </w:t>
        </w:r>
      </w:ins>
      <w:r w:rsidRPr="00D01975">
        <w:rPr>
          <w:color w:val="FF0000"/>
          <w:rPrChange w:id="2665" w:author="Valeria Tapia" w:date="2026-09-18T17:14:00Z">
            <w:rPr/>
          </w:rPrChange>
        </w:rPr>
        <w:t>el Módulo Informático Estándar que interoperará con la VUCE</w:t>
      </w:r>
      <w:ins w:id="2666" w:author="Valeria Tapia" w:date="2026-09-18T17:49:00Z">
        <w:r w:rsidR="00FB3D1E">
          <w:rPr>
            <w:color w:val="FF0000"/>
          </w:rPr>
          <w:t>,</w:t>
        </w:r>
      </w:ins>
      <w:del w:id="2667" w:author="Valeria Tapia" w:date="2026-09-18T17:49:00Z">
        <w:r w:rsidRPr="00D01975" w:rsidDel="00FB3D1E">
          <w:rPr>
            <w:color w:val="FF0000"/>
            <w:rPrChange w:id="2668" w:author="Valeria Tapia" w:date="2026-09-18T17:14:00Z">
              <w:rPr/>
            </w:rPrChange>
          </w:rPr>
          <w:delText xml:space="preserve"> </w:delText>
        </w:r>
      </w:del>
      <w:del w:id="2669" w:author="Valeria Tapia" w:date="2026-09-18T17:48:00Z">
        <w:r w:rsidR="00D1290E" w:rsidRPr="00D01975" w:rsidDel="00FB3D1E">
          <w:rPr>
            <w:color w:val="FF0000"/>
            <w:rPrChange w:id="2670" w:author="Valeria Tapia" w:date="2026-09-18T17:14:00Z">
              <w:rPr/>
            </w:rPrChange>
          </w:rPr>
          <w:delText>y</w:delText>
        </w:r>
        <w:r w:rsidRPr="00D01975" w:rsidDel="00FB3D1E">
          <w:rPr>
            <w:color w:val="FF0000"/>
            <w:rPrChange w:id="2671" w:author="Valeria Tapia" w:date="2026-09-18T17:14:00Z">
              <w:rPr/>
            </w:rPrChange>
          </w:rPr>
          <w:delText xml:space="preserve"> </w:delText>
        </w:r>
        <w:r w:rsidR="007250D1" w:rsidRPr="00D01975" w:rsidDel="00FB3D1E">
          <w:rPr>
            <w:color w:val="FF0000"/>
            <w:rPrChange w:id="2672" w:author="Valeria Tapia" w:date="2026-09-18T17:14:00Z">
              <w:rPr/>
            </w:rPrChange>
          </w:rPr>
          <w:delText xml:space="preserve">las </w:delText>
        </w:r>
        <w:r w:rsidR="00275C61" w:rsidRPr="00D01975" w:rsidDel="00FB3D1E">
          <w:rPr>
            <w:color w:val="FF0000"/>
            <w:rPrChange w:id="2673" w:author="Valeria Tapia" w:date="2026-09-18T17:14:00Z">
              <w:rPr/>
            </w:rPrChange>
          </w:rPr>
          <w:delText>EPEs</w:delText>
        </w:r>
        <w:r w:rsidR="007250D1" w:rsidRPr="00D01975" w:rsidDel="00FB3D1E">
          <w:rPr>
            <w:color w:val="FF0000"/>
            <w:rPrChange w:id="2674" w:author="Valeria Tapia" w:date="2026-09-18T17:14:00Z">
              <w:rPr/>
            </w:rPrChange>
          </w:rPr>
          <w:delText xml:space="preserve"> que no cuenten con </w:delText>
        </w:r>
        <w:r w:rsidR="00B57298" w:rsidRPr="00D01975" w:rsidDel="00FB3D1E">
          <w:rPr>
            <w:color w:val="FF0000"/>
            <w:rPrChange w:id="2675" w:author="Valeria Tapia" w:date="2026-09-18T17:14:00Z">
              <w:rPr/>
            </w:rPrChange>
          </w:rPr>
          <w:delText xml:space="preserve">un </w:delText>
        </w:r>
        <w:r w:rsidR="007250D1" w:rsidRPr="00D01975" w:rsidDel="00FB3D1E">
          <w:rPr>
            <w:color w:val="FF0000"/>
            <w:rPrChange w:id="2676" w:author="Valeria Tapia" w:date="2026-09-18T17:14:00Z">
              <w:rPr/>
            </w:rPrChange>
          </w:rPr>
          <w:delText xml:space="preserve">sistema informático </w:delText>
        </w:r>
      </w:del>
      <w:del w:id="2677" w:author="Valeria Tapia" w:date="2026-09-18T17:49:00Z">
        <w:r w:rsidR="007250D1" w:rsidRPr="00D01975" w:rsidDel="00FB3D1E">
          <w:rPr>
            <w:color w:val="FF0000"/>
            <w:rPrChange w:id="2678" w:author="Valeria Tapia" w:date="2026-09-18T17:14:00Z">
              <w:rPr/>
            </w:rPrChange>
          </w:rPr>
          <w:delText>para la emisión de documentos requeridos,</w:delText>
        </w:r>
      </w:del>
      <w:r w:rsidR="007250D1" w:rsidRPr="00D01975">
        <w:rPr>
          <w:color w:val="FF0000"/>
          <w:rPrChange w:id="2679" w:author="Valeria Tapia" w:date="2026-09-18T17:14:00Z">
            <w:rPr/>
          </w:rPrChange>
        </w:rPr>
        <w:t xml:space="preserve"> </w:t>
      </w:r>
      <w:r w:rsidR="00B57298" w:rsidRPr="00D01975">
        <w:rPr>
          <w:color w:val="FF0000"/>
          <w:rPrChange w:id="2680" w:author="Valeria Tapia" w:date="2026-09-18T17:14:00Z">
            <w:rPr/>
          </w:rPrChange>
        </w:rPr>
        <w:t xml:space="preserve">previo </w:t>
      </w:r>
      <w:r w:rsidR="007250D1" w:rsidRPr="00D01975">
        <w:rPr>
          <w:color w:val="FF0000"/>
          <w:rPrChange w:id="2681" w:author="Valeria Tapia" w:date="2026-09-18T17:14:00Z">
            <w:rPr/>
          </w:rPrChange>
        </w:rPr>
        <w:t>cumpli</w:t>
      </w:r>
      <w:r w:rsidR="00B57298" w:rsidRPr="00D01975">
        <w:rPr>
          <w:color w:val="FF0000"/>
          <w:rPrChange w:id="2682" w:author="Valeria Tapia" w:date="2026-09-18T17:14:00Z">
            <w:rPr/>
          </w:rPrChange>
        </w:rPr>
        <w:t>miento</w:t>
      </w:r>
      <w:r w:rsidR="007250D1" w:rsidRPr="00D01975">
        <w:rPr>
          <w:color w:val="FF0000"/>
          <w:rPrChange w:id="2683" w:author="Valeria Tapia" w:date="2026-09-18T17:14:00Z">
            <w:rPr/>
          </w:rPrChange>
        </w:rPr>
        <w:t xml:space="preserve"> </w:t>
      </w:r>
      <w:r w:rsidR="00B57298" w:rsidRPr="00D01975">
        <w:rPr>
          <w:color w:val="FF0000"/>
          <w:rPrChange w:id="2684" w:author="Valeria Tapia" w:date="2026-09-18T17:14:00Z">
            <w:rPr/>
          </w:rPrChange>
        </w:rPr>
        <w:t xml:space="preserve">de </w:t>
      </w:r>
      <w:r w:rsidR="007250D1" w:rsidRPr="00D01975">
        <w:rPr>
          <w:color w:val="FF0000"/>
          <w:rPrChange w:id="2685" w:author="Valeria Tapia" w:date="2026-09-18T17:14:00Z">
            <w:rPr/>
          </w:rPrChange>
        </w:rPr>
        <w:t>lo siguiente</w:t>
      </w:r>
      <w:ins w:id="2686" w:author="Valeria Tapia" w:date="2026-10-05T08:44:00Z">
        <w:r w:rsidR="00F41D38">
          <w:rPr>
            <w:color w:val="FF0000"/>
          </w:rPr>
          <w:t xml:space="preserve"> </w:t>
        </w:r>
      </w:ins>
      <w:r w:rsidR="007250D1" w:rsidRPr="00D01975">
        <w:rPr>
          <w:color w:val="FF0000"/>
          <w:rPrChange w:id="2687" w:author="Valeria Tapia" w:date="2026-09-18T17:14:00Z">
            <w:rPr/>
          </w:rPrChange>
        </w:rPr>
        <w:t>:</w:t>
      </w:r>
      <w:ins w:id="2688" w:author="Valeria Tapia" w:date="2026-10-05T08:44:00Z">
        <w:r w:rsidR="00F41D38">
          <w:rPr>
            <w:color w:val="FF0000"/>
          </w:rPr>
          <w:t xml:space="preserve"> </w:t>
        </w:r>
      </w:ins>
      <w:r w:rsidR="007250D1" w:rsidRPr="00D01975">
        <w:rPr>
          <w:color w:val="FF0000"/>
          <w:rPrChange w:id="2689" w:author="Valeria Tapia" w:date="2026-09-18T17:14:00Z">
            <w:rPr/>
          </w:rPrChange>
        </w:rPr>
        <w:t xml:space="preserve"> </w:t>
      </w:r>
      <w:ins w:id="2690" w:author="Valeria Tapia" w:date="2026-10-05T08:44:00Z">
        <w:r w:rsidR="00F41D38" w:rsidRPr="00F41D38">
          <w:rPr>
            <w:color w:val="FF0000"/>
            <w:highlight w:val="yellow"/>
            <w:rPrChange w:id="2691" w:author="Valeria Tapia" w:date="2026-10-05T08:45:00Z">
              <w:rPr>
                <w:color w:val="FF0000"/>
              </w:rPr>
            </w:rPrChange>
          </w:rPr>
          <w:t>debería definirse el tratamiento espec</w:t>
        </w:r>
      </w:ins>
      <w:ins w:id="2692" w:author="Valeria Tapia" w:date="2026-10-05T08:45:00Z">
        <w:r w:rsidR="00F41D38" w:rsidRPr="00F41D38">
          <w:rPr>
            <w:color w:val="FF0000"/>
            <w:highlight w:val="yellow"/>
            <w:rPrChange w:id="2693" w:author="Valeria Tapia" w:date="2026-10-05T08:45:00Z">
              <w:rPr>
                <w:color w:val="FF0000"/>
              </w:rPr>
            </w:rPrChange>
          </w:rPr>
          <w:t>ífico para este artículo.</w:t>
        </w:r>
      </w:ins>
    </w:p>
    <w:p w14:paraId="6D87D1DB" w14:textId="77777777" w:rsidR="007250D1" w:rsidRPr="00D01975" w:rsidRDefault="007250D1" w:rsidP="007250D1">
      <w:pPr>
        <w:rPr>
          <w:color w:val="FF0000"/>
          <w:rPrChange w:id="2694" w:author="Valeria Tapia" w:date="2026-09-18T17:14:00Z">
            <w:rPr/>
          </w:rPrChange>
        </w:rPr>
      </w:pPr>
    </w:p>
    <w:p w14:paraId="52001F14" w14:textId="01D60200" w:rsidR="00403DF4" w:rsidRPr="00D01975" w:rsidRDefault="008269F6" w:rsidP="00DE605E">
      <w:pPr>
        <w:pStyle w:val="Prrafodelista"/>
        <w:numPr>
          <w:ilvl w:val="0"/>
          <w:numId w:val="76"/>
        </w:numPr>
        <w:rPr>
          <w:color w:val="FF0000"/>
          <w:rPrChange w:id="2695" w:author="Valeria Tapia" w:date="2026-09-18T17:14:00Z">
            <w:rPr/>
          </w:rPrChange>
        </w:rPr>
      </w:pPr>
      <w:r w:rsidRPr="00D01975">
        <w:rPr>
          <w:color w:val="FF0000"/>
          <w:rPrChange w:id="2696" w:author="Valeria Tapia" w:date="2026-09-18T17:14:00Z">
            <w:rPr/>
          </w:rPrChange>
        </w:rPr>
        <w:t>L</w:t>
      </w:r>
      <w:r w:rsidR="00403DF4" w:rsidRPr="00D01975">
        <w:rPr>
          <w:color w:val="FF0000"/>
          <w:rPrChange w:id="2697" w:author="Valeria Tapia" w:date="2026-09-18T17:14:00Z">
            <w:rPr/>
          </w:rPrChange>
        </w:rPr>
        <w:t>a</w:t>
      </w:r>
      <w:r w:rsidR="00D1290E" w:rsidRPr="00D01975">
        <w:rPr>
          <w:color w:val="FF0000"/>
          <w:rPrChange w:id="2698" w:author="Valeria Tapia" w:date="2026-09-18T17:14:00Z">
            <w:rPr/>
          </w:rPrChange>
        </w:rPr>
        <w:t>s</w:t>
      </w:r>
      <w:r w:rsidR="00403DF4" w:rsidRPr="00D01975">
        <w:rPr>
          <w:color w:val="FF0000"/>
          <w:rPrChange w:id="2699" w:author="Valeria Tapia" w:date="2026-09-18T17:14:00Z">
            <w:rPr/>
          </w:rPrChange>
        </w:rPr>
        <w:t xml:space="preserve"> EPE</w:t>
      </w:r>
      <w:r w:rsidR="00D1290E" w:rsidRPr="00D01975">
        <w:rPr>
          <w:color w:val="FF0000"/>
          <w:rPrChange w:id="2700" w:author="Valeria Tapia" w:date="2026-09-18T17:14:00Z">
            <w:rPr/>
          </w:rPrChange>
        </w:rPr>
        <w:t>s</w:t>
      </w:r>
      <w:r w:rsidRPr="00D01975">
        <w:rPr>
          <w:color w:val="FF0000"/>
          <w:rPrChange w:id="2701" w:author="Valeria Tapia" w:date="2026-09-18T17:14:00Z">
            <w:rPr/>
          </w:rPrChange>
        </w:rPr>
        <w:t xml:space="preserve"> deberán:</w:t>
      </w:r>
      <w:r w:rsidR="00403DF4" w:rsidRPr="00D01975" w:rsidDel="00403DF4">
        <w:rPr>
          <w:color w:val="FF0000"/>
          <w:rPrChange w:id="2702" w:author="Valeria Tapia" w:date="2026-09-18T17:14:00Z">
            <w:rPr/>
          </w:rPrChange>
        </w:rPr>
        <w:t xml:space="preserve"> </w:t>
      </w:r>
    </w:p>
    <w:p w14:paraId="3E264623" w14:textId="77777777" w:rsidR="008269F6" w:rsidRPr="00D01975" w:rsidRDefault="008269F6" w:rsidP="00DE605E">
      <w:pPr>
        <w:pStyle w:val="Prrafodelista"/>
        <w:ind w:left="720"/>
        <w:rPr>
          <w:color w:val="FF0000"/>
          <w:rPrChange w:id="2703" w:author="Valeria Tapia" w:date="2026-09-18T17:14:00Z">
            <w:rPr/>
          </w:rPrChange>
        </w:rPr>
      </w:pPr>
    </w:p>
    <w:p w14:paraId="3408A620" w14:textId="43D01EA9" w:rsidR="00403DF4" w:rsidRPr="00D01975" w:rsidDel="00283C2E" w:rsidRDefault="00403DF4">
      <w:pPr>
        <w:pStyle w:val="Prrafodelista"/>
        <w:numPr>
          <w:ilvl w:val="0"/>
          <w:numId w:val="77"/>
        </w:numPr>
        <w:ind w:left="1134" w:hanging="283"/>
        <w:rPr>
          <w:del w:id="2704" w:author="Valeria Tapia" w:date="2026-09-18T17:50:00Z"/>
          <w:color w:val="FF0000"/>
          <w:szCs w:val="24"/>
          <w:rPrChange w:id="2705" w:author="Valeria Tapia" w:date="2026-09-18T17:14:00Z">
            <w:rPr>
              <w:del w:id="2706" w:author="Valeria Tapia" w:date="2026-09-18T17:50:00Z"/>
              <w:szCs w:val="24"/>
            </w:rPr>
          </w:rPrChange>
        </w:rPr>
      </w:pPr>
      <w:del w:id="2707" w:author="Valeria Tapia" w:date="2026-09-18T17:50:00Z">
        <w:r w:rsidRPr="00283C2E" w:rsidDel="00283C2E">
          <w:rPr>
            <w:color w:val="FF0000"/>
            <w:szCs w:val="24"/>
            <w:rPrChange w:id="2708" w:author="Valeria Tapia" w:date="2026-09-18T17:50:00Z">
              <w:rPr>
                <w:szCs w:val="24"/>
              </w:rPr>
            </w:rPrChange>
          </w:rPr>
          <w:delText xml:space="preserve">Presentar </w:delText>
        </w:r>
        <w:r w:rsidR="008269F6" w:rsidRPr="00283C2E" w:rsidDel="00283C2E">
          <w:rPr>
            <w:color w:val="FF0000"/>
            <w:szCs w:val="24"/>
            <w:rPrChange w:id="2709" w:author="Valeria Tapia" w:date="2026-09-18T17:50:00Z">
              <w:rPr>
                <w:szCs w:val="24"/>
              </w:rPr>
            </w:rPrChange>
          </w:rPr>
          <w:delText xml:space="preserve">el </w:delText>
        </w:r>
        <w:r w:rsidRPr="00283C2E" w:rsidDel="00283C2E">
          <w:rPr>
            <w:color w:val="FF0000"/>
            <w:szCs w:val="24"/>
            <w:rPrChange w:id="2710" w:author="Valeria Tapia" w:date="2026-09-18T17:50:00Z">
              <w:rPr>
                <w:szCs w:val="24"/>
              </w:rPr>
            </w:rPrChange>
          </w:rPr>
          <w:delText>Informe técnico de justificación</w:delText>
        </w:r>
        <w:r w:rsidR="008B75FF" w:rsidRPr="00283C2E" w:rsidDel="00283C2E">
          <w:rPr>
            <w:color w:val="FF0000"/>
            <w:szCs w:val="24"/>
            <w:rPrChange w:id="2711" w:author="Valeria Tapia" w:date="2026-09-18T17:50:00Z">
              <w:rPr>
                <w:szCs w:val="24"/>
              </w:rPr>
            </w:rPrChange>
          </w:rPr>
          <w:delText>,</w:delText>
        </w:r>
        <w:r w:rsidRPr="00283C2E" w:rsidDel="00283C2E">
          <w:rPr>
            <w:color w:val="FF0000"/>
            <w:szCs w:val="24"/>
            <w:rPrChange w:id="2712" w:author="Valeria Tapia" w:date="2026-09-18T17:50:00Z">
              <w:rPr>
                <w:szCs w:val="24"/>
              </w:rPr>
            </w:rPrChange>
          </w:rPr>
          <w:delText xml:space="preserve"> remitido por su Máxima Autoridad Ejecutiva, que explique los motivos por los que la entidad no cuenta con procesos sistematizados en la emisión de documentos, el cual será evaluado y aprobado mediante Informe por la AN.</w:delText>
        </w:r>
      </w:del>
    </w:p>
    <w:p w14:paraId="402AB362" w14:textId="53CB7B2D" w:rsidR="00403DF4" w:rsidRPr="00283C2E" w:rsidRDefault="00403DF4">
      <w:pPr>
        <w:pStyle w:val="Prrafodelista"/>
        <w:numPr>
          <w:ilvl w:val="0"/>
          <w:numId w:val="77"/>
        </w:numPr>
        <w:ind w:left="1134" w:hanging="283"/>
        <w:rPr>
          <w:color w:val="FF0000"/>
          <w:szCs w:val="24"/>
          <w:rPrChange w:id="2713" w:author="Valeria Tapia" w:date="2026-09-18T17:50:00Z">
            <w:rPr>
              <w:szCs w:val="24"/>
            </w:rPr>
          </w:rPrChange>
        </w:rPr>
      </w:pPr>
      <w:r w:rsidRPr="00283C2E">
        <w:rPr>
          <w:color w:val="FF0000"/>
          <w:szCs w:val="24"/>
          <w:rPrChange w:id="2714" w:author="Valeria Tapia" w:date="2026-09-18T17:50:00Z">
            <w:rPr>
              <w:szCs w:val="24"/>
            </w:rPr>
          </w:rPrChange>
        </w:rPr>
        <w:t>Solicitar la implementación del Módulo Informático Estándar d</w:t>
      </w:r>
      <w:r w:rsidR="00CD692E" w:rsidRPr="00283C2E">
        <w:rPr>
          <w:color w:val="FF0000"/>
          <w:szCs w:val="24"/>
          <w:rPrChange w:id="2715" w:author="Valeria Tapia" w:date="2026-09-18T17:50:00Z">
            <w:rPr>
              <w:szCs w:val="24"/>
            </w:rPr>
          </w:rPrChange>
        </w:rPr>
        <w:t xml:space="preserve">esarrollado por la AN </w:t>
      </w:r>
      <w:ins w:id="2716" w:author="Brenda Lily Gutierrez Bautista" w:date="2026-10-06T15:31:00Z">
        <w:r w:rsidR="006E732C">
          <w:rPr>
            <w:color w:val="FF0000"/>
            <w:szCs w:val="24"/>
          </w:rPr>
          <w:t xml:space="preserve"> </w:t>
        </w:r>
      </w:ins>
      <w:r w:rsidR="00CD692E" w:rsidRPr="00283C2E">
        <w:rPr>
          <w:color w:val="FF0000"/>
          <w:szCs w:val="24"/>
          <w:rPrChange w:id="2717" w:author="Valeria Tapia" w:date="2026-09-18T17:50:00Z">
            <w:rPr>
              <w:szCs w:val="24"/>
            </w:rPr>
          </w:rPrChange>
        </w:rPr>
        <w:t>mediante n</w:t>
      </w:r>
      <w:r w:rsidRPr="00283C2E">
        <w:rPr>
          <w:color w:val="FF0000"/>
          <w:szCs w:val="24"/>
          <w:rPrChange w:id="2718" w:author="Valeria Tapia" w:date="2026-09-18T17:50:00Z">
            <w:rPr>
              <w:szCs w:val="24"/>
            </w:rPr>
          </w:rPrChange>
        </w:rPr>
        <w:t>ota emitida por su Máxima Autoridad Ejecutiva.</w:t>
      </w:r>
    </w:p>
    <w:p w14:paraId="4B22A0A5" w14:textId="0DB5B493" w:rsidR="00DD709F" w:rsidRPr="00D01975" w:rsidDel="00A474A9" w:rsidRDefault="00403DF4" w:rsidP="00DE605E">
      <w:pPr>
        <w:pStyle w:val="Prrafodelista"/>
        <w:numPr>
          <w:ilvl w:val="0"/>
          <w:numId w:val="77"/>
        </w:numPr>
        <w:ind w:left="1134" w:hanging="283"/>
        <w:rPr>
          <w:del w:id="2719" w:author="Valeria Tapia" w:date="2026-09-18T16:48:00Z"/>
          <w:color w:val="FF0000"/>
          <w:szCs w:val="24"/>
          <w:rPrChange w:id="2720" w:author="Valeria Tapia" w:date="2026-09-18T17:14:00Z">
            <w:rPr>
              <w:del w:id="2721" w:author="Valeria Tapia" w:date="2026-09-18T16:48:00Z"/>
              <w:szCs w:val="24"/>
            </w:rPr>
          </w:rPrChange>
        </w:rPr>
      </w:pPr>
      <w:del w:id="2722" w:author="Valeria Tapia" w:date="2026-09-18T16:48:00Z">
        <w:r w:rsidRPr="00D01975" w:rsidDel="00A474A9">
          <w:rPr>
            <w:color w:val="FF0000"/>
            <w:szCs w:val="24"/>
            <w:rPrChange w:id="2723" w:author="Valeria Tapia" w:date="2026-09-18T17:14:00Z">
              <w:rPr>
                <w:szCs w:val="24"/>
              </w:rPr>
            </w:rPrChange>
          </w:rPr>
          <w:delText xml:space="preserve">Contar con sistema informático e infraestructura de manera obligatoria en un periodo máximo de dos (2) años computables a partir de su implementación en la VUCE y asumir plenamente su operación y mantenimiento. </w:delText>
        </w:r>
      </w:del>
      <w:ins w:id="2724" w:author="Brenda Lily Gutierrez Bautista" w:date="2026-10-06T15:25:00Z">
        <w:r w:rsidR="001B0DDB">
          <w:rPr>
            <w:color w:val="FF0000"/>
            <w:szCs w:val="24"/>
          </w:rPr>
          <w:t xml:space="preserve">  </w:t>
        </w:r>
      </w:ins>
    </w:p>
    <w:p w14:paraId="529D57E8" w14:textId="28460EB7" w:rsidR="00403DF4" w:rsidRDefault="00403DF4" w:rsidP="00DE605E">
      <w:pPr>
        <w:pStyle w:val="Prrafodelista"/>
        <w:numPr>
          <w:ilvl w:val="0"/>
          <w:numId w:val="77"/>
        </w:numPr>
        <w:ind w:left="1134" w:hanging="283"/>
        <w:rPr>
          <w:ins w:id="2725" w:author="Brenda Lily Gutierrez Bautista" w:date="2026-10-06T15:37:00Z"/>
          <w:color w:val="FF0000"/>
          <w:szCs w:val="24"/>
        </w:rPr>
      </w:pPr>
      <w:r w:rsidRPr="00D01975">
        <w:rPr>
          <w:color w:val="FF0000"/>
          <w:szCs w:val="24"/>
          <w:rPrChange w:id="2726" w:author="Valeria Tapia" w:date="2026-09-18T17:14:00Z">
            <w:rPr>
              <w:szCs w:val="24"/>
            </w:rPr>
          </w:rPrChange>
        </w:rPr>
        <w:t>Gestionar los trámites administrativos para acceder a la pasarela de pagos y aprobador de documentos con AGETIC,</w:t>
      </w:r>
      <w:r w:rsidR="00D1290E" w:rsidRPr="00D01975">
        <w:rPr>
          <w:color w:val="FF0000"/>
          <w:szCs w:val="24"/>
          <w:rPrChange w:id="2727" w:author="Valeria Tapia" w:date="2026-09-18T17:14:00Z">
            <w:rPr>
              <w:szCs w:val="24"/>
            </w:rPr>
          </w:rPrChange>
        </w:rPr>
        <w:t xml:space="preserve"> u otros</w:t>
      </w:r>
      <w:r w:rsidRPr="00D01975">
        <w:rPr>
          <w:color w:val="FF0000"/>
          <w:szCs w:val="24"/>
          <w:rPrChange w:id="2728" w:author="Valeria Tapia" w:date="2026-09-18T17:14:00Z">
            <w:rPr>
              <w:szCs w:val="24"/>
            </w:rPr>
          </w:rPrChange>
        </w:rPr>
        <w:t xml:space="preserve"> dentro los plazos establecidos en el Cronograma de Implementación Gradual de la VUCE</w:t>
      </w:r>
      <w:ins w:id="2729" w:author="Valeria Tapia" w:date="2026-09-18T17:53:00Z">
        <w:r w:rsidR="00283C2E">
          <w:rPr>
            <w:color w:val="FF0000"/>
            <w:szCs w:val="24"/>
          </w:rPr>
          <w:t xml:space="preserve"> y Plan de Trabajo</w:t>
        </w:r>
      </w:ins>
      <w:r w:rsidRPr="00D01975">
        <w:rPr>
          <w:color w:val="FF0000"/>
          <w:szCs w:val="24"/>
          <w:rPrChange w:id="2730" w:author="Valeria Tapia" w:date="2026-09-18T17:14:00Z">
            <w:rPr>
              <w:szCs w:val="24"/>
            </w:rPr>
          </w:rPrChange>
        </w:rPr>
        <w:t>.</w:t>
      </w:r>
    </w:p>
    <w:p w14:paraId="22AF5880" w14:textId="35016435" w:rsidR="00B21244" w:rsidRPr="00D01975" w:rsidRDefault="00B21244" w:rsidP="00DE605E">
      <w:pPr>
        <w:pStyle w:val="Prrafodelista"/>
        <w:numPr>
          <w:ilvl w:val="0"/>
          <w:numId w:val="77"/>
        </w:numPr>
        <w:ind w:left="1134" w:hanging="283"/>
        <w:rPr>
          <w:color w:val="FF0000"/>
          <w:szCs w:val="24"/>
          <w:rPrChange w:id="2731" w:author="Valeria Tapia" w:date="2026-09-18T17:14:00Z">
            <w:rPr>
              <w:szCs w:val="24"/>
            </w:rPr>
          </w:rPrChange>
        </w:rPr>
      </w:pPr>
      <w:ins w:id="2732" w:author="Brenda Lily Gutierrez Bautista" w:date="2026-10-06T15:37:00Z">
        <w:r>
          <w:t>Gestionar la disponibilidad y adecuación de la infraestructura tecnológica necesaria para asumir, en un plazo de hasta dos (2) años, la administración y operación del módulo estándar de la VUCE, pudiendo ampliarse dicho plazo por un periodo similar, previa justificación debidamente fundamentada.</w:t>
        </w:r>
      </w:ins>
    </w:p>
    <w:p w14:paraId="7166917B" w14:textId="1275F74F" w:rsidR="00403DF4" w:rsidRPr="00D01975" w:rsidRDefault="00403DF4" w:rsidP="00DE605E">
      <w:pPr>
        <w:pStyle w:val="Prrafodelista"/>
        <w:ind w:left="1134"/>
        <w:rPr>
          <w:color w:val="FF0000"/>
          <w:szCs w:val="24"/>
          <w:rPrChange w:id="2733" w:author="Valeria Tapia" w:date="2026-09-18T17:14:00Z">
            <w:rPr>
              <w:szCs w:val="24"/>
            </w:rPr>
          </w:rPrChange>
        </w:rPr>
      </w:pPr>
    </w:p>
    <w:p w14:paraId="73AE9F68" w14:textId="42444F96" w:rsidR="00DD709F" w:rsidRPr="00D01975" w:rsidRDefault="008269F6" w:rsidP="00DE605E">
      <w:pPr>
        <w:pStyle w:val="Prrafodelista"/>
        <w:numPr>
          <w:ilvl w:val="0"/>
          <w:numId w:val="76"/>
        </w:numPr>
        <w:rPr>
          <w:color w:val="FF0000"/>
          <w:rPrChange w:id="2734" w:author="Valeria Tapia" w:date="2026-09-18T17:14:00Z">
            <w:rPr/>
          </w:rPrChange>
        </w:rPr>
      </w:pPr>
      <w:r w:rsidRPr="00D01975">
        <w:rPr>
          <w:color w:val="FF0000"/>
          <w:rPrChange w:id="2735" w:author="Valeria Tapia" w:date="2026-09-18T17:14:00Z">
            <w:rPr/>
          </w:rPrChange>
        </w:rPr>
        <w:t>L</w:t>
      </w:r>
      <w:r w:rsidR="00DD709F" w:rsidRPr="00D01975">
        <w:rPr>
          <w:color w:val="FF0000"/>
          <w:rPrChange w:id="2736" w:author="Valeria Tapia" w:date="2026-09-18T17:14:00Z">
            <w:rPr/>
          </w:rPrChange>
        </w:rPr>
        <w:t>a AN</w:t>
      </w:r>
      <w:r w:rsidRPr="00D01975">
        <w:rPr>
          <w:color w:val="FF0000"/>
          <w:rPrChange w:id="2737" w:author="Valeria Tapia" w:date="2026-09-18T17:14:00Z">
            <w:rPr/>
          </w:rPrChange>
        </w:rPr>
        <w:t xml:space="preserve"> deberá</w:t>
      </w:r>
      <w:r w:rsidR="00DD709F" w:rsidRPr="00D01975">
        <w:rPr>
          <w:color w:val="FF0000"/>
          <w:rPrChange w:id="2738" w:author="Valeria Tapia" w:date="2026-09-18T17:14:00Z">
            <w:rPr/>
          </w:rPrChange>
        </w:rPr>
        <w:t>:</w:t>
      </w:r>
    </w:p>
    <w:p w14:paraId="0D265F35" w14:textId="77777777" w:rsidR="00DD709F" w:rsidRPr="00D01975" w:rsidRDefault="00DD709F" w:rsidP="00DD709F">
      <w:pPr>
        <w:pStyle w:val="Lista2"/>
        <w:suppressAutoHyphens/>
        <w:autoSpaceDN w:val="0"/>
        <w:ind w:left="720" w:firstLine="0"/>
        <w:contextualSpacing w:val="0"/>
        <w:textAlignment w:val="baseline"/>
        <w:rPr>
          <w:color w:val="FF0000"/>
          <w:rPrChange w:id="2739" w:author="Valeria Tapia" w:date="2026-09-18T17:14:00Z">
            <w:rPr/>
          </w:rPrChange>
        </w:rPr>
      </w:pPr>
    </w:p>
    <w:p w14:paraId="3E303B7B" w14:textId="7564EDF1" w:rsidR="006E732C" w:rsidRPr="00AC7A06" w:rsidRDefault="00582B0B" w:rsidP="006E732C">
      <w:pPr>
        <w:pStyle w:val="Prrafodelista"/>
        <w:numPr>
          <w:ilvl w:val="0"/>
          <w:numId w:val="79"/>
        </w:numPr>
        <w:shd w:val="clear" w:color="auto" w:fill="F79646" w:themeFill="accent6"/>
        <w:rPr>
          <w:ins w:id="2740" w:author="Brenda Lily Gutierrez Bautista" w:date="2026-10-06T15:33:00Z"/>
          <w:highlight w:val="green"/>
        </w:rPr>
      </w:pPr>
      <w:ins w:id="2741" w:author="Brenda Lily Gutierrez Bautista" w:date="2026-10-06T15:45:00Z">
        <w:r>
          <w:t>E</w:t>
        </w:r>
      </w:ins>
      <w:ins w:id="2742" w:author="Brenda Lily Gutierrez Bautista" w:date="2026-10-06T15:33:00Z">
        <w:r w:rsidR="006E732C">
          <w:t xml:space="preserve">valuar nota </w:t>
        </w:r>
      </w:ins>
      <w:ins w:id="2743" w:author="Brenda Lily Gutierrez Bautista" w:date="2026-10-06T15:34:00Z">
        <w:r w:rsidR="006E732C">
          <w:t xml:space="preserve">para </w:t>
        </w:r>
      </w:ins>
      <w:ins w:id="2744" w:author="Brenda Lily Gutierrez Bautista" w:date="2026-10-06T15:33:00Z">
        <w:r w:rsidR="006E732C">
          <w:t xml:space="preserve">pronunciarse en un plazo máximo de diez (10) días hábiles. </w:t>
        </w:r>
        <w:r w:rsidR="006E732C">
          <w:rPr>
            <w:rStyle w:val="Refdecomentario"/>
          </w:rPr>
          <w:commentReference w:id="2745"/>
        </w:r>
        <w:r w:rsidR="006E732C">
          <w:rPr>
            <w:rStyle w:val="Refdecomentario"/>
          </w:rPr>
          <w:commentReference w:id="2746"/>
        </w:r>
      </w:ins>
    </w:p>
    <w:p w14:paraId="7B0409ED" w14:textId="2C43742D" w:rsidR="00563EFA" w:rsidRDefault="00DD709F" w:rsidP="00563EFA">
      <w:pPr>
        <w:pStyle w:val="Prrafodelista"/>
        <w:numPr>
          <w:ilvl w:val="0"/>
          <w:numId w:val="79"/>
        </w:numPr>
        <w:ind w:left="1134" w:hanging="283"/>
        <w:rPr>
          <w:ins w:id="2747" w:author="Brenda Lily Gutierrez Bautista" w:date="2026-10-06T15:49:00Z"/>
          <w:color w:val="FF0000"/>
          <w:szCs w:val="24"/>
          <w:highlight w:val="green"/>
        </w:rPr>
      </w:pPr>
      <w:r w:rsidRPr="00563EFA">
        <w:rPr>
          <w:color w:val="FF0000"/>
          <w:szCs w:val="24"/>
          <w:highlight w:val="green"/>
          <w:rPrChange w:id="2748" w:author="Brenda Lily Gutierrez Bautista" w:date="2026-10-06T15:48:00Z">
            <w:rPr>
              <w:szCs w:val="24"/>
            </w:rPr>
          </w:rPrChange>
        </w:rPr>
        <w:t xml:space="preserve">Administrar y alojar en </w:t>
      </w:r>
      <w:r w:rsidR="00E94E31" w:rsidRPr="00563EFA">
        <w:rPr>
          <w:color w:val="FF0000"/>
          <w:szCs w:val="24"/>
          <w:highlight w:val="green"/>
          <w:rPrChange w:id="2749" w:author="Brenda Lily Gutierrez Bautista" w:date="2026-10-06T15:48:00Z">
            <w:rPr>
              <w:szCs w:val="24"/>
            </w:rPr>
          </w:rPrChange>
        </w:rPr>
        <w:t>su</w:t>
      </w:r>
      <w:r w:rsidRPr="00563EFA">
        <w:rPr>
          <w:color w:val="FF0000"/>
          <w:szCs w:val="24"/>
          <w:highlight w:val="green"/>
          <w:rPrChange w:id="2750" w:author="Brenda Lily Gutierrez Bautista" w:date="2026-10-06T15:48:00Z">
            <w:rPr>
              <w:szCs w:val="24"/>
            </w:rPr>
          </w:rPrChange>
        </w:rPr>
        <w:t xml:space="preserve"> infraestructura el </w:t>
      </w:r>
      <w:ins w:id="2751" w:author="Valeria Tapia " w:date="2026-10-05T02:13:00Z">
        <w:r w:rsidR="008401D3" w:rsidRPr="00563EFA">
          <w:rPr>
            <w:color w:val="FF0000"/>
            <w:szCs w:val="24"/>
            <w:highlight w:val="green"/>
            <w:rPrChange w:id="2752" w:author="Brenda Lily Gutierrez Bautista" w:date="2026-10-06T15:48:00Z">
              <w:rPr>
                <w:color w:val="FF0000"/>
                <w:szCs w:val="24"/>
                <w:highlight w:val="yellow"/>
              </w:rPr>
            </w:rPrChange>
          </w:rPr>
          <w:t xml:space="preserve">Módulo Informático Estándar </w:t>
        </w:r>
      </w:ins>
      <w:del w:id="2753" w:author="Valeria Tapia " w:date="2026-10-05T02:13:00Z">
        <w:r w:rsidRPr="00563EFA" w:rsidDel="008401D3">
          <w:rPr>
            <w:color w:val="FF0000"/>
            <w:szCs w:val="24"/>
            <w:highlight w:val="green"/>
            <w:rPrChange w:id="2754" w:author="Brenda Lily Gutierrez Bautista" w:date="2026-10-06T15:48:00Z">
              <w:rPr>
                <w:szCs w:val="24"/>
              </w:rPr>
            </w:rPrChange>
          </w:rPr>
          <w:delText xml:space="preserve">módulo estándar </w:delText>
        </w:r>
      </w:del>
      <w:del w:id="2755" w:author="Valeria Tapia" w:date="2026-09-18T17:54:00Z">
        <w:r w:rsidRPr="00563EFA" w:rsidDel="00283C2E">
          <w:rPr>
            <w:color w:val="FF0000"/>
            <w:szCs w:val="24"/>
            <w:highlight w:val="green"/>
            <w:rPrChange w:id="2756" w:author="Brenda Lily Gutierrez Bautista" w:date="2026-10-06T15:48:00Z">
              <w:rPr>
                <w:szCs w:val="24"/>
              </w:rPr>
            </w:rPrChange>
          </w:rPr>
          <w:delText xml:space="preserve">por un periodo de dos (2) años computables </w:delText>
        </w:r>
      </w:del>
      <w:r w:rsidRPr="00563EFA">
        <w:rPr>
          <w:color w:val="FF0000"/>
          <w:szCs w:val="24"/>
          <w:highlight w:val="green"/>
          <w:rPrChange w:id="2757" w:author="Brenda Lily Gutierrez Bautista" w:date="2026-10-06T15:48:00Z">
            <w:rPr>
              <w:szCs w:val="24"/>
            </w:rPr>
          </w:rPrChange>
        </w:rPr>
        <w:t xml:space="preserve">a partir de </w:t>
      </w:r>
      <w:r w:rsidR="008B75FF" w:rsidRPr="00563EFA">
        <w:rPr>
          <w:color w:val="FF0000"/>
          <w:szCs w:val="24"/>
          <w:highlight w:val="green"/>
          <w:rPrChange w:id="2758" w:author="Brenda Lily Gutierrez Bautista" w:date="2026-10-06T15:48:00Z">
            <w:rPr>
              <w:szCs w:val="24"/>
            </w:rPr>
          </w:rPrChange>
        </w:rPr>
        <w:t>la</w:t>
      </w:r>
      <w:r w:rsidRPr="00563EFA">
        <w:rPr>
          <w:color w:val="FF0000"/>
          <w:szCs w:val="24"/>
          <w:highlight w:val="green"/>
          <w:rPrChange w:id="2759" w:author="Brenda Lily Gutierrez Bautista" w:date="2026-10-06T15:48:00Z">
            <w:rPr>
              <w:szCs w:val="24"/>
            </w:rPr>
          </w:rPrChange>
        </w:rPr>
        <w:t xml:space="preserve"> implementación del trámite APCO en la VUCE.</w:t>
      </w:r>
    </w:p>
    <w:p w14:paraId="32CCA842" w14:textId="77777777" w:rsidR="00563EFA" w:rsidRPr="00563EFA" w:rsidRDefault="00563EFA" w:rsidP="00563EFA">
      <w:pPr>
        <w:pStyle w:val="Prrafodelista"/>
        <w:numPr>
          <w:ilvl w:val="0"/>
          <w:numId w:val="79"/>
        </w:numPr>
        <w:ind w:left="1134" w:hanging="283"/>
        <w:rPr>
          <w:ins w:id="2760" w:author="Brenda Lily Gutierrez Bautista" w:date="2026-10-06T15:48:00Z"/>
          <w:color w:val="FF0000"/>
          <w:szCs w:val="24"/>
          <w:highlight w:val="green"/>
          <w:rPrChange w:id="2761" w:author="Brenda Lily Gutierrez Bautista" w:date="2026-10-06T15:48:00Z">
            <w:rPr>
              <w:ins w:id="2762" w:author="Brenda Lily Gutierrez Bautista" w:date="2026-10-06T15:48:00Z"/>
              <w:color w:val="FF0000"/>
              <w:szCs w:val="24"/>
            </w:rPr>
          </w:rPrChange>
        </w:rPr>
      </w:pPr>
    </w:p>
    <w:p w14:paraId="141F22A3" w14:textId="2753E0B2" w:rsidR="00DD709F" w:rsidRPr="00563EFA" w:rsidDel="008401D3" w:rsidRDefault="00582B0B" w:rsidP="00563EFA">
      <w:pPr>
        <w:pStyle w:val="Prrafodelista"/>
        <w:numPr>
          <w:ilvl w:val="0"/>
          <w:numId w:val="79"/>
        </w:numPr>
        <w:ind w:left="1134" w:hanging="283"/>
        <w:rPr>
          <w:ins w:id="2763" w:author="Valeria Tapia" w:date="2026-09-24T11:58:00Z"/>
          <w:del w:id="2764" w:author="Valeria Tapia " w:date="2026-10-05T02:13:00Z"/>
          <w:color w:val="FF0000"/>
          <w:szCs w:val="24"/>
          <w:highlight w:val="green"/>
          <w:rPrChange w:id="2765" w:author="Brenda Lily Gutierrez Bautista" w:date="2026-10-06T15:49:00Z">
            <w:rPr>
              <w:ins w:id="2766" w:author="Valeria Tapia" w:date="2026-09-24T11:58:00Z"/>
              <w:del w:id="2767" w:author="Valeria Tapia " w:date="2026-10-05T02:13:00Z"/>
              <w:color w:val="FF0000"/>
              <w:szCs w:val="24"/>
            </w:rPr>
          </w:rPrChange>
        </w:rPr>
      </w:pPr>
      <w:ins w:id="2768" w:author="Brenda Lily Gutierrez Bautista" w:date="2026-10-06T15:41:00Z">
        <w:r w:rsidRPr="00563EFA">
          <w:rPr>
            <w:shd w:val="clear" w:color="auto" w:fill="F79646" w:themeFill="accent6"/>
            <w:rPrChange w:id="2769" w:author="Brenda Lily Gutierrez Bautista" w:date="2026-10-06T15:49:00Z">
              <w:rPr/>
            </w:rPrChange>
          </w:rPr>
          <w:lastRenderedPageBreak/>
          <w:t>Compartir con la EPE la información almacenada al vencer el plazo, en formato interoperable que permita su migración.</w:t>
        </w:r>
      </w:ins>
    </w:p>
    <w:p w14:paraId="13714647" w14:textId="77777777" w:rsidR="00DC15E7" w:rsidRPr="008401D3" w:rsidDel="008401D3" w:rsidRDefault="00DC15E7" w:rsidP="002631AB">
      <w:pPr>
        <w:pStyle w:val="Prrafodelista"/>
        <w:numPr>
          <w:ilvl w:val="0"/>
          <w:numId w:val="79"/>
        </w:numPr>
        <w:ind w:left="1134" w:hanging="283"/>
        <w:rPr>
          <w:ins w:id="2770" w:author="Valeria Tapia" w:date="2026-09-24T11:59:00Z"/>
          <w:del w:id="2771" w:author="Valeria Tapia " w:date="2026-10-05T02:13:00Z"/>
          <w:color w:val="FF0000"/>
          <w:szCs w:val="24"/>
          <w:highlight w:val="green"/>
          <w:rPrChange w:id="2772" w:author="Valeria Tapia " w:date="2026-10-05T02:16:00Z">
            <w:rPr>
              <w:ins w:id="2773" w:author="Valeria Tapia" w:date="2026-09-24T11:59:00Z"/>
              <w:del w:id="2774" w:author="Valeria Tapia " w:date="2026-10-05T02:13:00Z"/>
            </w:rPr>
          </w:rPrChange>
        </w:rPr>
      </w:pPr>
    </w:p>
    <w:p w14:paraId="4F294A64" w14:textId="0C5C0DF7" w:rsidR="00AC7A06" w:rsidRPr="008401D3" w:rsidRDefault="00DC15E7" w:rsidP="00B21244">
      <w:pPr>
        <w:pStyle w:val="Prrafodelista"/>
        <w:shd w:val="clear" w:color="auto" w:fill="F79646" w:themeFill="accent6"/>
        <w:ind w:left="1134"/>
        <w:rPr>
          <w:ins w:id="2775" w:author="Valeria Tapia " w:date="2026-10-05T02:14:00Z"/>
          <w:highlight w:val="green"/>
          <w:rPrChange w:id="2776" w:author="Valeria Tapia " w:date="2026-10-05T02:16:00Z">
            <w:rPr>
              <w:ins w:id="2777" w:author="Valeria Tapia " w:date="2026-10-05T02:14:00Z"/>
              <w:highlight w:val="yellow"/>
            </w:rPr>
          </w:rPrChange>
        </w:rPr>
        <w:pPrChange w:id="2778" w:author="Brenda Lily Gutierrez Bautista" w:date="2026-10-06T15:36:00Z">
          <w:pPr>
            <w:pStyle w:val="Prrafodelista"/>
            <w:numPr>
              <w:numId w:val="79"/>
            </w:numPr>
            <w:ind w:left="1428" w:hanging="360"/>
          </w:pPr>
        </w:pPrChange>
      </w:pPr>
      <w:ins w:id="2779" w:author="Valeria Tapia" w:date="2026-09-24T11:59:00Z">
        <w:del w:id="2780" w:author="Brenda Lily Gutierrez Bautista" w:date="2026-10-06T15:36:00Z">
          <w:r w:rsidRPr="008401D3" w:rsidDel="00B21244">
            <w:rPr>
              <w:highlight w:val="green"/>
              <w:rPrChange w:id="2781" w:author="Valeria Tapia " w:date="2026-10-05T02:16:00Z">
                <w:rPr>
                  <w:color w:val="FF0000"/>
                  <w:szCs w:val="24"/>
                </w:rPr>
              </w:rPrChange>
            </w:rPr>
            <w:delText xml:space="preserve">II. </w:delText>
          </w:r>
          <w:r w:rsidRPr="001B0DDB" w:rsidDel="00B21244">
            <w:rPr>
              <w:highlight w:val="green"/>
              <w:shd w:val="clear" w:color="auto" w:fill="F79646" w:themeFill="accent6"/>
              <w:rPrChange w:id="2782" w:author="Brenda Lily Gutierrez Bautista" w:date="2026-10-06T15:29:00Z">
                <w:rPr>
                  <w:color w:val="FF0000"/>
                  <w:szCs w:val="24"/>
                </w:rPr>
              </w:rPrChange>
            </w:rPr>
            <w:delText>La AN administrará y alojará la infraestructura tecnológica del Módulo Informático Estándar y del Expediente Electrónico VUCE, de acuerdo con las políticas institucionales de seguridad, conservación, respaldo, disponibilidad y continuidad del servicio.</w:delText>
          </w:r>
        </w:del>
      </w:ins>
    </w:p>
    <w:p w14:paraId="770FF270" w14:textId="227825BE" w:rsidR="008401D3" w:rsidRPr="008401D3" w:rsidRDefault="008401D3" w:rsidP="00563EFA">
      <w:pPr>
        <w:pStyle w:val="Prrafodelista"/>
        <w:numPr>
          <w:ilvl w:val="0"/>
          <w:numId w:val="79"/>
        </w:numPr>
        <w:shd w:val="clear" w:color="auto" w:fill="F79646" w:themeFill="accent6"/>
        <w:ind w:left="1134" w:hanging="283"/>
        <w:rPr>
          <w:highlight w:val="green"/>
          <w:rPrChange w:id="2783" w:author="Valeria Tapia " w:date="2026-10-05T02:16:00Z">
            <w:rPr/>
          </w:rPrChange>
        </w:rPr>
        <w:pPrChange w:id="2784" w:author="Brenda Lily Gutierrez Bautista" w:date="2026-10-06T15:50:00Z">
          <w:pPr>
            <w:pStyle w:val="Prrafodelista"/>
            <w:numPr>
              <w:numId w:val="79"/>
            </w:numPr>
            <w:ind w:left="1428" w:hanging="360"/>
          </w:pPr>
        </w:pPrChange>
      </w:pPr>
      <w:moveToRangeStart w:id="2785" w:author="Valeria Tapia " w:date="2026-10-05T02:14:00Z" w:name="move242058899"/>
      <w:moveTo w:id="2786" w:author="Valeria Tapia " w:date="2026-10-05T02:14:00Z">
        <w:r w:rsidRPr="008401D3">
          <w:rPr>
            <w:color w:val="FF0000"/>
            <w:szCs w:val="24"/>
            <w:highlight w:val="green"/>
            <w:rPrChange w:id="2787" w:author="Valeria Tapia " w:date="2026-10-05T02:16:00Z">
              <w:rPr>
                <w:highlight w:val="yellow"/>
              </w:rPr>
            </w:rPrChange>
          </w:rPr>
          <w:t xml:space="preserve">La EPE contará con acceso a la información que corresponda al ejercicio de sus competencias </w:t>
        </w:r>
        <w:r w:rsidRPr="00563EFA">
          <w:rPr>
            <w:strike/>
            <w:color w:val="FF0000"/>
            <w:szCs w:val="24"/>
            <w:highlight w:val="green"/>
            <w:rPrChange w:id="2788" w:author="Brenda Lily Gutierrez Bautista" w:date="2026-10-06T15:50:00Z">
              <w:rPr>
                <w:highlight w:val="yellow"/>
              </w:rPr>
            </w:rPrChange>
          </w:rPr>
          <w:t>y podrá mantener registros institucionales propios.</w:t>
        </w:r>
      </w:moveTo>
    </w:p>
    <w:moveToRangeEnd w:id="2785"/>
    <w:p w14:paraId="4AEBCED2" w14:textId="77777777" w:rsidR="008401D3" w:rsidRPr="00DC15E7" w:rsidRDefault="008401D3">
      <w:pPr>
        <w:pStyle w:val="Prrafodelista"/>
        <w:ind w:left="1134"/>
        <w:rPr>
          <w:ins w:id="2789" w:author="Valeria Tapia" w:date="2026-09-24T11:59:00Z"/>
          <w:highlight w:val="yellow"/>
          <w:rPrChange w:id="2790" w:author="Valeria Tapia" w:date="2026-09-24T11:59:00Z">
            <w:rPr>
              <w:ins w:id="2791" w:author="Valeria Tapia" w:date="2026-09-24T11:59:00Z"/>
              <w:color w:val="FF0000"/>
              <w:szCs w:val="24"/>
            </w:rPr>
          </w:rPrChange>
        </w:rPr>
        <w:pPrChange w:id="2792" w:author="Valeria Tapia " w:date="2026-10-05T02:14:00Z">
          <w:pPr/>
        </w:pPrChange>
      </w:pPr>
    </w:p>
    <w:p w14:paraId="0DB70BF9" w14:textId="466616DB" w:rsidR="00DC15E7" w:rsidRPr="00DC15E7" w:rsidDel="008401D3" w:rsidRDefault="00DC15E7" w:rsidP="00DC15E7">
      <w:pPr>
        <w:rPr>
          <w:ins w:id="2793" w:author="Valeria Tapia" w:date="2026-09-24T11:59:00Z"/>
          <w:del w:id="2794" w:author="Valeria Tapia " w:date="2026-10-05T02:15:00Z"/>
          <w:color w:val="FF0000"/>
          <w:szCs w:val="24"/>
          <w:highlight w:val="yellow"/>
          <w:rPrChange w:id="2795" w:author="Valeria Tapia" w:date="2026-09-24T11:59:00Z">
            <w:rPr>
              <w:ins w:id="2796" w:author="Valeria Tapia" w:date="2026-09-24T11:59:00Z"/>
              <w:del w:id="2797" w:author="Valeria Tapia " w:date="2026-10-05T02:15:00Z"/>
              <w:color w:val="FF0000"/>
              <w:szCs w:val="24"/>
            </w:rPr>
          </w:rPrChange>
        </w:rPr>
      </w:pPr>
      <w:ins w:id="2798" w:author="Valeria Tapia" w:date="2026-09-24T11:59:00Z">
        <w:del w:id="2799" w:author="Valeria Tapia " w:date="2026-10-05T02:15:00Z">
          <w:r w:rsidRPr="00DC15E7" w:rsidDel="008401D3">
            <w:rPr>
              <w:color w:val="FF0000"/>
              <w:szCs w:val="24"/>
              <w:highlight w:val="yellow"/>
              <w:rPrChange w:id="2800" w:author="Valeria Tapia" w:date="2026-09-24T11:59:00Z">
                <w:rPr>
                  <w:color w:val="FF0000"/>
                  <w:szCs w:val="24"/>
                </w:rPr>
              </w:rPrChange>
            </w:rPr>
            <w:delText>La información generada o registrada mediante el Módulo Informático Estándar formará parte del Expediente Electrónico VUCE correspondiente.</w:delText>
          </w:r>
        </w:del>
      </w:ins>
    </w:p>
    <w:p w14:paraId="3F04B80C" w14:textId="6AF8640A" w:rsidR="00DC15E7" w:rsidRPr="00DC15E7" w:rsidDel="008401D3" w:rsidRDefault="00DC15E7">
      <w:pPr>
        <w:rPr>
          <w:color w:val="FF0000"/>
          <w:szCs w:val="24"/>
          <w:rPrChange w:id="2801" w:author="Valeria Tapia" w:date="2026-09-24T11:59:00Z">
            <w:rPr>
              <w:szCs w:val="24"/>
            </w:rPr>
          </w:rPrChange>
        </w:rPr>
        <w:pPrChange w:id="2802" w:author="Valeria Tapia " w:date="2026-10-05T02:15:00Z">
          <w:pPr>
            <w:pStyle w:val="Prrafodelista"/>
            <w:numPr>
              <w:numId w:val="79"/>
            </w:numPr>
            <w:ind w:left="1134" w:hanging="283"/>
          </w:pPr>
        </w:pPrChange>
      </w:pPr>
      <w:moveFromRangeStart w:id="2803" w:author="Valeria Tapia " w:date="2026-10-05T02:14:00Z" w:name="move242058899"/>
      <w:moveFrom w:id="2804" w:author="Valeria Tapia " w:date="2026-10-05T02:14:00Z">
        <w:ins w:id="2805" w:author="Valeria Tapia" w:date="2026-09-24T11:59:00Z">
          <w:r w:rsidRPr="00DC15E7" w:rsidDel="008401D3">
            <w:rPr>
              <w:color w:val="FF0000"/>
              <w:szCs w:val="24"/>
              <w:highlight w:val="yellow"/>
              <w:rPrChange w:id="2806" w:author="Valeria Tapia" w:date="2026-09-24T11:59:00Z">
                <w:rPr>
                  <w:color w:val="FF0000"/>
                  <w:szCs w:val="24"/>
                </w:rPr>
              </w:rPrChange>
            </w:rPr>
            <w:t>La EPE contará con acceso a la información que corresponda al ejercicio de sus competencias y podrá mantener registros institucionales propios.</w:t>
          </w:r>
        </w:ins>
      </w:moveFrom>
    </w:p>
    <w:moveFromRangeEnd w:id="2803"/>
    <w:p w14:paraId="09808B67" w14:textId="5C7C91A0" w:rsidR="00DD709F" w:rsidRPr="00D01975" w:rsidDel="00283C2E" w:rsidRDefault="00DD709F">
      <w:pPr>
        <w:rPr>
          <w:del w:id="2807" w:author="Valeria Tapia" w:date="2026-09-18T17:54:00Z"/>
          <w:color w:val="FF0000"/>
          <w:szCs w:val="24"/>
          <w:rPrChange w:id="2808" w:author="Valeria Tapia" w:date="2026-09-18T17:14:00Z">
            <w:rPr>
              <w:del w:id="2809" w:author="Valeria Tapia" w:date="2026-09-18T17:54:00Z"/>
              <w:szCs w:val="24"/>
            </w:rPr>
          </w:rPrChange>
        </w:rPr>
        <w:pPrChange w:id="2810" w:author="Valeria Tapia " w:date="2026-10-05T02:15:00Z">
          <w:pPr>
            <w:pStyle w:val="Prrafodelista"/>
            <w:numPr>
              <w:numId w:val="79"/>
            </w:numPr>
            <w:ind w:left="1134" w:hanging="283"/>
          </w:pPr>
        </w:pPrChange>
      </w:pPr>
      <w:del w:id="2811" w:author="Valeria Tapia" w:date="2026-09-18T17:54:00Z">
        <w:r w:rsidRPr="00D01975" w:rsidDel="00283C2E">
          <w:rPr>
            <w:color w:val="FF0000"/>
            <w:szCs w:val="24"/>
            <w:rPrChange w:id="2812" w:author="Valeria Tapia" w:date="2026-09-18T17:14:00Z">
              <w:rPr>
                <w:szCs w:val="24"/>
              </w:rPr>
            </w:rPrChange>
          </w:rPr>
          <w:delText>Compartir a las EPEs la información almacenada del módulo estándar culminado el plazo de dos (2) años.</w:delText>
        </w:r>
      </w:del>
    </w:p>
    <w:p w14:paraId="044BF79A" w14:textId="533CCD9F" w:rsidR="00403DF4" w:rsidDel="001B0DDB" w:rsidRDefault="00403DF4">
      <w:pPr>
        <w:rPr>
          <w:del w:id="2813" w:author="Valeria Tapia " w:date="2026-10-05T02:15:00Z"/>
          <w:color w:val="FF0000"/>
          <w:szCs w:val="24"/>
        </w:rPr>
        <w:pPrChange w:id="2814" w:author="Valeria Tapia " w:date="2026-10-05T02:15:00Z">
          <w:pPr>
            <w:pStyle w:val="Prrafodelista"/>
          </w:pPr>
        </w:pPrChange>
      </w:pPr>
    </w:p>
    <w:p w14:paraId="06F5B293" w14:textId="4036D3AD" w:rsidR="001770FB" w:rsidRPr="005147B3" w:rsidDel="008D5730" w:rsidRDefault="007250D1" w:rsidP="001770FB">
      <w:pPr>
        <w:pStyle w:val="Ttulo5"/>
        <w:numPr>
          <w:ilvl w:val="0"/>
          <w:numId w:val="5"/>
        </w:numPr>
        <w:tabs>
          <w:tab w:val="left" w:pos="1701"/>
          <w:tab w:val="num" w:pos="1814"/>
          <w:tab w:val="num" w:pos="4225"/>
          <w:tab w:val="num" w:pos="9044"/>
        </w:tabs>
        <w:ind w:left="0" w:firstLine="0"/>
        <w:rPr>
          <w:del w:id="2815" w:author="Brenda Lily Gutierrez Bautista" w:date="2026-10-06T15:56:00Z"/>
          <w:color w:val="FF0000"/>
          <w:rPrChange w:id="2816" w:author="Valeria Tapia" w:date="2026-10-04T19:13:00Z">
            <w:rPr>
              <w:del w:id="2817" w:author="Brenda Lily Gutierrez Bautista" w:date="2026-10-06T15:56:00Z"/>
            </w:rPr>
          </w:rPrChange>
        </w:rPr>
      </w:pPr>
      <w:del w:id="2818" w:author="Brenda Lily Gutierrez Bautista" w:date="2026-10-06T15:56:00Z">
        <w:r w:rsidRPr="00D01975" w:rsidDel="008D5730">
          <w:rPr>
            <w:b/>
            <w:color w:val="FF0000"/>
            <w:szCs w:val="24"/>
            <w:rPrChange w:id="2819" w:author="Valeria Tapia" w:date="2026-09-18T17:14:00Z">
              <w:rPr>
                <w:b/>
                <w:szCs w:val="24"/>
              </w:rPr>
            </w:rPrChange>
          </w:rPr>
          <w:delText xml:space="preserve"> (INTEROPERABILIDAD DE LA VUCE)</w:delText>
        </w:r>
        <w:r w:rsidR="00A10063" w:rsidRPr="00D01975" w:rsidDel="008D5730">
          <w:rPr>
            <w:b/>
            <w:color w:val="FF0000"/>
            <w:szCs w:val="24"/>
            <w:rPrChange w:id="2820" w:author="Valeria Tapia" w:date="2026-09-18T17:14:00Z">
              <w:rPr>
                <w:b/>
                <w:szCs w:val="24"/>
              </w:rPr>
            </w:rPrChange>
          </w:rPr>
          <w:delText>.</w:delText>
        </w:r>
        <w:r w:rsidRPr="00D01975" w:rsidDel="008D5730">
          <w:rPr>
            <w:b/>
            <w:color w:val="FF0000"/>
            <w:szCs w:val="24"/>
            <w:rPrChange w:id="2821" w:author="Valeria Tapia" w:date="2026-09-18T17:14:00Z">
              <w:rPr>
                <w:b/>
                <w:szCs w:val="24"/>
              </w:rPr>
            </w:rPrChange>
          </w:rPr>
          <w:delText xml:space="preserve"> </w:delText>
        </w:r>
        <w:r w:rsidRPr="00D01975" w:rsidDel="008D5730">
          <w:rPr>
            <w:color w:val="FF0000"/>
            <w:szCs w:val="24"/>
            <w:rPrChange w:id="2822" w:author="Valeria Tapia" w:date="2026-09-18T17:14:00Z">
              <w:rPr>
                <w:szCs w:val="24"/>
              </w:rPr>
            </w:rPrChange>
          </w:rPr>
          <w:delText xml:space="preserve">I. </w:delText>
        </w:r>
        <w:r w:rsidR="001770FB" w:rsidRPr="00D01975" w:rsidDel="008D5730">
          <w:rPr>
            <w:color w:val="FF0000"/>
            <w:rPrChange w:id="2823" w:author="Valeria Tapia" w:date="2026-09-18T17:14:00Z">
              <w:rPr/>
            </w:rPrChange>
          </w:rPr>
          <w:delText xml:space="preserve">La VUCE a través de la </w:delText>
        </w:r>
        <w:r w:rsidR="001770FB" w:rsidRPr="005147B3" w:rsidDel="008D5730">
          <w:rPr>
            <w:color w:val="FF0000"/>
            <w:rPrChange w:id="2824" w:author="Valeria Tapia" w:date="2026-10-04T19:13:00Z">
              <w:rPr/>
            </w:rPrChange>
          </w:rPr>
          <w:delText xml:space="preserve">interoperabilidad con las EPEs </w:delText>
        </w:r>
        <w:r w:rsidR="00E94E31" w:rsidRPr="005147B3" w:rsidDel="008D5730">
          <w:rPr>
            <w:color w:val="FF0000"/>
            <w:rPrChange w:id="2825" w:author="Valeria Tapia" w:date="2026-10-04T19:13:00Z">
              <w:rPr/>
            </w:rPrChange>
          </w:rPr>
          <w:delText>transmitirá</w:delText>
        </w:r>
        <w:r w:rsidR="001770FB" w:rsidRPr="005147B3" w:rsidDel="008D5730">
          <w:rPr>
            <w:color w:val="FF0000"/>
            <w:rPrChange w:id="2826" w:author="Valeria Tapia" w:date="2026-10-04T19:13:00Z">
              <w:rPr/>
            </w:rPrChange>
          </w:rPr>
          <w:delText xml:space="preserve"> la información necesaria </w:delText>
        </w:r>
        <w:r w:rsidR="00E94E31" w:rsidRPr="005147B3" w:rsidDel="008D5730">
          <w:rPr>
            <w:color w:val="FF0000"/>
            <w:rPrChange w:id="2827" w:author="Valeria Tapia" w:date="2026-10-04T19:13:00Z">
              <w:rPr/>
            </w:rPrChange>
          </w:rPr>
          <w:delText>de</w:delText>
        </w:r>
        <w:r w:rsidR="001770FB" w:rsidRPr="005147B3" w:rsidDel="008D5730">
          <w:rPr>
            <w:color w:val="FF0000"/>
            <w:rPrChange w:id="2828" w:author="Valeria Tapia" w:date="2026-10-04T19:13:00Z">
              <w:rPr/>
            </w:rPrChange>
          </w:rPr>
          <w:delText xml:space="preserve"> los trámites APCO. </w:delText>
        </w:r>
      </w:del>
    </w:p>
    <w:p w14:paraId="1AD0767D" w14:textId="12635962" w:rsidR="001770FB" w:rsidRPr="00695447" w:rsidDel="008D5730" w:rsidRDefault="001770FB" w:rsidP="00DE605E">
      <w:pPr>
        <w:rPr>
          <w:del w:id="2829" w:author="Brenda Lily Gutierrez Bautista" w:date="2026-10-06T15:56:00Z"/>
          <w:color w:val="FF0000"/>
          <w:rPrChange w:id="2830" w:author="Valeria Tapia" w:date="2026-10-04T19:16:00Z">
            <w:rPr>
              <w:del w:id="2831" w:author="Brenda Lily Gutierrez Bautista" w:date="2026-10-06T15:56:00Z"/>
            </w:rPr>
          </w:rPrChange>
        </w:rPr>
      </w:pPr>
    </w:p>
    <w:p w14:paraId="14D0D993" w14:textId="68672AEC" w:rsidR="001770FB" w:rsidRPr="00695447" w:rsidDel="008D5730" w:rsidRDefault="001770FB" w:rsidP="00DE605E">
      <w:pPr>
        <w:rPr>
          <w:del w:id="2832" w:author="Brenda Lily Gutierrez Bautista" w:date="2026-10-06T15:56:00Z"/>
          <w:color w:val="FF0000"/>
          <w:rPrChange w:id="2833" w:author="Valeria Tapia" w:date="2026-10-04T19:16:00Z">
            <w:rPr>
              <w:del w:id="2834" w:author="Brenda Lily Gutierrez Bautista" w:date="2026-10-06T15:56:00Z"/>
            </w:rPr>
          </w:rPrChange>
        </w:rPr>
      </w:pPr>
      <w:del w:id="2835" w:author="Brenda Lily Gutierrez Bautista" w:date="2026-10-06T15:56:00Z">
        <w:r w:rsidRPr="00695447" w:rsidDel="008D5730">
          <w:rPr>
            <w:color w:val="FF0000"/>
            <w:szCs w:val="24"/>
            <w:rPrChange w:id="2836" w:author="Valeria Tapia" w:date="2026-10-04T19:16:00Z">
              <w:rPr>
                <w:szCs w:val="24"/>
              </w:rPr>
            </w:rPrChange>
          </w:rPr>
          <w:delText>II.</w:delText>
        </w:r>
        <w:r w:rsidRPr="00695447" w:rsidDel="008D5730">
          <w:rPr>
            <w:b/>
            <w:color w:val="FF0000"/>
            <w:szCs w:val="24"/>
            <w:rPrChange w:id="2837" w:author="Valeria Tapia" w:date="2026-10-04T19:16:00Z">
              <w:rPr>
                <w:b/>
                <w:szCs w:val="24"/>
              </w:rPr>
            </w:rPrChange>
          </w:rPr>
          <w:delText xml:space="preserve"> </w:delText>
        </w:r>
        <w:r w:rsidRPr="00695447" w:rsidDel="008D5730">
          <w:rPr>
            <w:color w:val="FF0000"/>
            <w:rPrChange w:id="2838" w:author="Valeria Tapia" w:date="2026-10-04T19:16:00Z">
              <w:rPr/>
            </w:rPrChange>
          </w:rPr>
          <w:delText>La VUCE será interoperable únicamente para el procesamiento de documentos relacionados con operaciones de comercio exterior con el SUMA</w:delText>
        </w:r>
        <w:r w:rsidR="00E94E31" w:rsidRPr="00695447" w:rsidDel="008D5730">
          <w:rPr>
            <w:color w:val="FF0000"/>
            <w:rPrChange w:id="2839" w:author="Valeria Tapia" w:date="2026-10-04T19:16:00Z">
              <w:rPr/>
            </w:rPrChange>
          </w:rPr>
          <w:delText>;</w:delText>
        </w:r>
        <w:r w:rsidRPr="00695447" w:rsidDel="008D5730">
          <w:rPr>
            <w:color w:val="FF0000"/>
            <w:rPrChange w:id="2840" w:author="Valeria Tapia" w:date="2026-10-04T19:16:00Z">
              <w:rPr/>
            </w:rPrChange>
          </w:rPr>
          <w:delText xml:space="preserve"> asimismo, ambos sistemas se notificar</w:delText>
        </w:r>
      </w:del>
      <w:ins w:id="2841" w:author="Valeria Tapia" w:date="2026-10-04T19:16:00Z">
        <w:del w:id="2842" w:author="Brenda Lily Gutierrez Bautista" w:date="2026-10-06T15:56:00Z">
          <w:r w:rsidR="00695447" w:rsidRPr="00695447" w:rsidDel="008D5730">
            <w:rPr>
              <w:color w:val="FF0000"/>
              <w:rPrChange w:id="2843" w:author="Valeria Tapia" w:date="2026-10-04T19:16:00Z">
                <w:rPr/>
              </w:rPrChange>
            </w:rPr>
            <w:delText>á</w:delText>
          </w:r>
        </w:del>
      </w:ins>
      <w:del w:id="2844" w:author="Brenda Lily Gutierrez Bautista" w:date="2026-10-06T15:56:00Z">
        <w:r w:rsidRPr="00695447" w:rsidDel="008D5730">
          <w:rPr>
            <w:color w:val="FF0000"/>
            <w:rPrChange w:id="2845" w:author="Valeria Tapia" w:date="2026-10-04T19:16:00Z">
              <w:rPr/>
            </w:rPrChange>
          </w:rPr>
          <w:delText>an respecto a cualquier operación que modifique el estado de los trámites APCO.</w:delText>
        </w:r>
      </w:del>
    </w:p>
    <w:p w14:paraId="1129934A" w14:textId="2237FFE6" w:rsidR="001770FB" w:rsidRPr="00695447" w:rsidDel="008D5730" w:rsidRDefault="00E00BD9">
      <w:pPr>
        <w:tabs>
          <w:tab w:val="left" w:pos="3534"/>
        </w:tabs>
        <w:rPr>
          <w:del w:id="2846" w:author="Brenda Lily Gutierrez Bautista" w:date="2026-10-06T15:56:00Z"/>
          <w:color w:val="FF0000"/>
          <w:rPrChange w:id="2847" w:author="Valeria Tapia" w:date="2026-10-04T19:16:00Z">
            <w:rPr>
              <w:del w:id="2848" w:author="Brenda Lily Gutierrez Bautista" w:date="2026-10-06T15:56:00Z"/>
            </w:rPr>
          </w:rPrChange>
        </w:rPr>
        <w:pPrChange w:id="2849" w:author="Valeria Tapia" w:date="2026-09-29T17:35:00Z">
          <w:pPr/>
        </w:pPrChange>
      </w:pPr>
      <w:ins w:id="2850" w:author="Valeria Tapia" w:date="2026-09-29T17:35:00Z">
        <w:del w:id="2851" w:author="Brenda Lily Gutierrez Bautista" w:date="2026-10-06T15:56:00Z">
          <w:r w:rsidRPr="00202084" w:rsidDel="008D5730">
            <w:rPr>
              <w:color w:val="FF0000"/>
            </w:rPr>
            <w:tab/>
          </w:r>
        </w:del>
      </w:ins>
    </w:p>
    <w:p w14:paraId="3AC7C0E9" w14:textId="7D87F15E" w:rsidR="00E94E31" w:rsidRPr="00202084" w:rsidDel="008D5730" w:rsidRDefault="001770FB" w:rsidP="00DE605E">
      <w:pPr>
        <w:rPr>
          <w:ins w:id="2852" w:author="Valeria Tapia" w:date="2026-09-24T11:59:00Z"/>
          <w:del w:id="2853" w:author="Brenda Lily Gutierrez Bautista" w:date="2026-10-06T15:56:00Z"/>
          <w:color w:val="FF0000"/>
        </w:rPr>
      </w:pPr>
      <w:del w:id="2854" w:author="Brenda Lily Gutierrez Bautista" w:date="2026-10-06T15:56:00Z">
        <w:r w:rsidRPr="00695447" w:rsidDel="008D5730">
          <w:rPr>
            <w:color w:val="FF0000"/>
            <w:rPrChange w:id="2855" w:author="Valeria Tapia" w:date="2026-10-04T19:16:00Z">
              <w:rPr/>
            </w:rPrChange>
          </w:rPr>
          <w:delText xml:space="preserve">III. </w:delText>
        </w:r>
        <w:r w:rsidR="00363A86" w:rsidRPr="00695447" w:rsidDel="008D5730">
          <w:rPr>
            <w:color w:val="FF0000"/>
            <w:rPrChange w:id="2856" w:author="Valeria Tapia" w:date="2026-10-04T19:16:00Z">
              <w:rPr/>
            </w:rPrChange>
          </w:rPr>
          <w:delText xml:space="preserve">La Interoperabilidad con las VUCEs de otros países, se realizará </w:delText>
        </w:r>
        <w:r w:rsidR="00BC2964" w:rsidRPr="00695447" w:rsidDel="008D5730">
          <w:rPr>
            <w:color w:val="FF0000"/>
            <w:rPrChange w:id="2857" w:author="Valeria Tapia" w:date="2026-10-04T19:16:00Z">
              <w:rPr/>
            </w:rPrChange>
          </w:rPr>
          <w:delText xml:space="preserve">a través </w:delText>
        </w:r>
        <w:r w:rsidR="00363A86" w:rsidRPr="00695447" w:rsidDel="008D5730">
          <w:rPr>
            <w:color w:val="FF0000"/>
            <w:rPrChange w:id="2858" w:author="Valeria Tapia" w:date="2026-10-04T19:16:00Z">
              <w:rPr/>
            </w:rPrChange>
          </w:rPr>
          <w:delText>de acuerdos o mecanismo</w:delText>
        </w:r>
        <w:r w:rsidR="00BC2964" w:rsidRPr="00695447" w:rsidDel="008D5730">
          <w:rPr>
            <w:color w:val="FF0000"/>
            <w:rPrChange w:id="2859" w:author="Valeria Tapia" w:date="2026-10-04T19:16:00Z">
              <w:rPr/>
            </w:rPrChange>
          </w:rPr>
          <w:delText>s</w:delText>
        </w:r>
        <w:r w:rsidR="00363A86" w:rsidRPr="00695447" w:rsidDel="008D5730">
          <w:rPr>
            <w:color w:val="FF0000"/>
            <w:rPrChange w:id="2860" w:author="Valeria Tapia" w:date="2026-10-04T19:16:00Z">
              <w:rPr/>
            </w:rPrChange>
          </w:rPr>
          <w:delText xml:space="preserve"> de integración, que consideren el reconocimiento mutuo de firmas, privacidad y seguridad de los datos, ab</w:delText>
        </w:r>
        <w:r w:rsidR="00E857DE" w:rsidRPr="00695447" w:rsidDel="008D5730">
          <w:rPr>
            <w:color w:val="FF0000"/>
            <w:rPrChange w:id="2861" w:author="Valeria Tapia" w:date="2026-10-04T19:16:00Z">
              <w:rPr/>
            </w:rPrChange>
          </w:rPr>
          <w:delText>arca</w:delText>
        </w:r>
        <w:r w:rsidR="00363A86" w:rsidRPr="00695447" w:rsidDel="008D5730">
          <w:rPr>
            <w:color w:val="FF0000"/>
            <w:rPrChange w:id="2862" w:author="Valeria Tapia" w:date="2026-10-04T19:16:00Z">
              <w:rPr/>
            </w:rPrChange>
          </w:rPr>
          <w:delText>ndo</w:delText>
        </w:r>
        <w:r w:rsidR="00E857DE" w:rsidRPr="00695447" w:rsidDel="008D5730">
          <w:rPr>
            <w:color w:val="FF0000"/>
            <w:rPrChange w:id="2863" w:author="Valeria Tapia" w:date="2026-10-04T19:16:00Z">
              <w:rPr/>
            </w:rPrChange>
          </w:rPr>
          <w:delText xml:space="preserve"> los aspectos tecnológicos, lineamientos estratégicos y normativos, la adopción de estándares y buenas prácticas internacionales para la cooperación entre las </w:delText>
        </w:r>
        <w:r w:rsidR="008269F6" w:rsidRPr="00695447" w:rsidDel="008D5730">
          <w:rPr>
            <w:color w:val="FF0000"/>
            <w:rPrChange w:id="2864" w:author="Valeria Tapia" w:date="2026-10-04T19:16:00Z">
              <w:rPr/>
            </w:rPrChange>
          </w:rPr>
          <w:delText>p</w:delText>
        </w:r>
        <w:r w:rsidR="00E857DE" w:rsidRPr="00695447" w:rsidDel="008D5730">
          <w:rPr>
            <w:color w:val="FF0000"/>
            <w:rPrChange w:id="2865" w:author="Valeria Tapia" w:date="2026-10-04T19:16:00Z">
              <w:rPr/>
            </w:rPrChange>
          </w:rPr>
          <w:delText>artes y la facilitación del comercio</w:delText>
        </w:r>
      </w:del>
      <w:ins w:id="2866" w:author="Valeria Tapia" w:date="2026-10-04T19:12:00Z">
        <w:del w:id="2867" w:author="Brenda Lily Gutierrez Bautista" w:date="2026-10-06T15:56:00Z">
          <w:r w:rsidR="005147B3" w:rsidRPr="00695447" w:rsidDel="008D5730">
            <w:rPr>
              <w:color w:val="FF0000"/>
              <w:rPrChange w:id="2868" w:author="Valeria Tapia" w:date="2026-10-04T19:16:00Z">
                <w:rPr>
                  <w:color w:val="FF0000"/>
                  <w:highlight w:val="cyan"/>
                </w:rPr>
              </w:rPrChange>
            </w:rPr>
            <w:delText>.</w:delText>
          </w:r>
        </w:del>
      </w:ins>
      <w:del w:id="2869" w:author="Brenda Lily Gutierrez Bautista" w:date="2026-10-06T15:56:00Z">
        <w:r w:rsidR="00E857DE" w:rsidRPr="00695447" w:rsidDel="008D5730">
          <w:rPr>
            <w:color w:val="FF0000"/>
            <w:rPrChange w:id="2870" w:author="Valeria Tapia" w:date="2026-10-04T19:16:00Z">
              <w:rPr/>
            </w:rPrChange>
          </w:rPr>
          <w:delText>.</w:delText>
        </w:r>
      </w:del>
      <w:ins w:id="2871" w:author="Valeria Tapia" w:date="2026-09-29T17:36:00Z">
        <w:del w:id="2872" w:author="Brenda Lily Gutierrez Bautista" w:date="2026-10-06T15:56:00Z">
          <w:r w:rsidR="00E00BD9" w:rsidRPr="00202084" w:rsidDel="008D5730">
            <w:rPr>
              <w:color w:val="FF0000"/>
            </w:rPr>
            <w:delText xml:space="preserve"> OJO MARCELO ZAMB</w:delText>
          </w:r>
        </w:del>
      </w:ins>
      <w:del w:id="2873" w:author="Brenda Lily Gutierrez Bautista" w:date="2026-10-06T15:56:00Z">
        <w:r w:rsidR="00E857DE" w:rsidRPr="00695447" w:rsidDel="008D5730">
          <w:rPr>
            <w:color w:val="FF0000"/>
            <w:rPrChange w:id="2874" w:author="Valeria Tapia" w:date="2026-10-04T19:16:00Z">
              <w:rPr/>
            </w:rPrChange>
          </w:rPr>
          <w:delText xml:space="preserve"> </w:delText>
        </w:r>
      </w:del>
    </w:p>
    <w:p w14:paraId="039EF3C7" w14:textId="6343AAB1" w:rsidR="00DC15E7" w:rsidDel="008D5730" w:rsidRDefault="00DC15E7" w:rsidP="00DE605E">
      <w:pPr>
        <w:rPr>
          <w:ins w:id="2875" w:author="Valeria Tapia" w:date="2026-09-24T11:59:00Z"/>
          <w:del w:id="2876" w:author="Brenda Lily Gutierrez Bautista" w:date="2026-10-06T15:56:00Z"/>
          <w:color w:val="FF0000"/>
        </w:rPr>
      </w:pPr>
    </w:p>
    <w:p w14:paraId="7F530BE9" w14:textId="0DE2BB87" w:rsidR="00DC15E7" w:rsidRPr="008C6F1C" w:rsidDel="008D5730" w:rsidRDefault="00DC15E7" w:rsidP="00DC15E7">
      <w:pPr>
        <w:rPr>
          <w:del w:id="2877" w:author="Brenda Lily Gutierrez Bautista" w:date="2026-10-06T15:56:00Z"/>
          <w:color w:val="FF0000"/>
          <w:rPrChange w:id="2878" w:author="Valeria Tapia" w:date="2026-09-29T17:44:00Z">
            <w:rPr>
              <w:del w:id="2879" w:author="Brenda Lily Gutierrez Bautista" w:date="2026-10-06T15:56:00Z"/>
            </w:rPr>
          </w:rPrChange>
        </w:rPr>
      </w:pPr>
      <w:ins w:id="2880" w:author="Valeria Tapia" w:date="2026-09-24T12:01:00Z">
        <w:del w:id="2881" w:author="Brenda Lily Gutierrez Bautista" w:date="2026-10-06T15:56:00Z">
          <w:r w:rsidRPr="008C6F1C" w:rsidDel="008D5730">
            <w:rPr>
              <w:color w:val="FF0000"/>
            </w:rPr>
            <w:delText xml:space="preserve">V. </w:delText>
          </w:r>
        </w:del>
      </w:ins>
      <w:ins w:id="2882" w:author="Valeria Tapia" w:date="2026-09-29T17:44:00Z">
        <w:del w:id="2883" w:author="Brenda Lily Gutierrez Bautista" w:date="2026-10-06T15:56:00Z">
          <w:r w:rsidR="008C6F1C" w:rsidRPr="00705339" w:rsidDel="008D5730">
            <w:rPr>
              <w:color w:val="FF0000"/>
              <w:highlight w:val="cyan"/>
              <w:rPrChange w:id="2884" w:author="Valeria Tapia " w:date="2026-10-04T23:40:00Z">
                <w:rPr/>
              </w:rPrChange>
            </w:rPr>
            <w:delText>La VUCE almacenará y conservará la información necesaria para garantizar la trazabilidad, consulta y continuidad del Expediente Electrónico, aun cuando la información sustantiva y/o los datos que conforman el trámite se encuentren gestionados o sean generados en el sistema propio de la EPE. En caso de indisponibilidad de dicho sistema, la VUCE deberá garantizar al Usuario VUCE la disponibilidad de la información y documentación que corresponda, conforme a los mecanismos de interoperabilidad, respaldo y contingencia establecidos.</w:delText>
          </w:r>
        </w:del>
      </w:ins>
    </w:p>
    <w:p w14:paraId="24AAF0B9" w14:textId="4E40EE27" w:rsidR="007250D1" w:rsidRPr="00D01975" w:rsidDel="008D5730" w:rsidRDefault="007250D1" w:rsidP="00DE605E">
      <w:pPr>
        <w:rPr>
          <w:del w:id="2885" w:author="Brenda Lily Gutierrez Bautista" w:date="2026-10-06T15:56:00Z"/>
          <w:color w:val="FF0000"/>
          <w:rPrChange w:id="2886" w:author="Valeria Tapia" w:date="2026-09-18T17:14:00Z">
            <w:rPr>
              <w:del w:id="2887" w:author="Brenda Lily Gutierrez Bautista" w:date="2026-10-06T15:56:00Z"/>
            </w:rPr>
          </w:rPrChange>
        </w:rPr>
      </w:pPr>
    </w:p>
    <w:p w14:paraId="4CE1BEED" w14:textId="1D4067AA" w:rsidR="007250D1" w:rsidRPr="00D01975" w:rsidDel="008D5730" w:rsidRDefault="007250D1" w:rsidP="008C3980">
      <w:pPr>
        <w:pStyle w:val="Ttulo5"/>
        <w:numPr>
          <w:ilvl w:val="0"/>
          <w:numId w:val="5"/>
        </w:numPr>
        <w:tabs>
          <w:tab w:val="left" w:pos="1701"/>
          <w:tab w:val="num" w:pos="4225"/>
          <w:tab w:val="num" w:pos="9044"/>
        </w:tabs>
        <w:ind w:left="0" w:firstLine="0"/>
        <w:rPr>
          <w:del w:id="2888" w:author="Brenda Lily Gutierrez Bautista" w:date="2026-10-06T15:56:00Z"/>
          <w:color w:val="FF0000"/>
          <w:rPrChange w:id="2889" w:author="Valeria Tapia" w:date="2026-09-18T17:14:00Z">
            <w:rPr>
              <w:del w:id="2890" w:author="Brenda Lily Gutierrez Bautista" w:date="2026-10-06T15:56:00Z"/>
            </w:rPr>
          </w:rPrChange>
        </w:rPr>
      </w:pPr>
      <w:del w:id="2891" w:author="Brenda Lily Gutierrez Bautista" w:date="2026-10-06T15:56:00Z">
        <w:r w:rsidRPr="00D01975" w:rsidDel="008D5730">
          <w:rPr>
            <w:color w:val="FF0000"/>
            <w:szCs w:val="24"/>
            <w:rPrChange w:id="2892" w:author="Valeria Tapia" w:date="2026-09-18T17:14:00Z">
              <w:rPr>
                <w:szCs w:val="24"/>
              </w:rPr>
            </w:rPrChange>
          </w:rPr>
          <w:delText xml:space="preserve"> </w:delText>
        </w:r>
        <w:r w:rsidRPr="00D01975" w:rsidDel="008D5730">
          <w:rPr>
            <w:b/>
            <w:color w:val="FF0000"/>
            <w:szCs w:val="24"/>
            <w:rPrChange w:id="2893" w:author="Valeria Tapia" w:date="2026-09-18T17:14:00Z">
              <w:rPr>
                <w:b/>
                <w:szCs w:val="24"/>
              </w:rPr>
            </w:rPrChange>
          </w:rPr>
          <w:delText>(SEGURIDAD DE LA INFORMACIÓN).</w:delText>
        </w:r>
        <w:r w:rsidRPr="00D01975" w:rsidDel="008D5730">
          <w:rPr>
            <w:color w:val="FF0000"/>
            <w:rPrChange w:id="2894" w:author="Valeria Tapia" w:date="2026-09-18T17:14:00Z">
              <w:rPr/>
            </w:rPrChange>
          </w:rPr>
          <w:delText xml:space="preserve"> </w:delText>
        </w:r>
      </w:del>
      <w:ins w:id="2895" w:author="Valeria Tapia " w:date="2026-10-04T23:42:00Z">
        <w:del w:id="2896" w:author="Brenda Lily Gutierrez Bautista" w:date="2026-10-06T15:56:00Z">
          <w:r w:rsidR="00705339" w:rsidDel="008D5730">
            <w:rPr>
              <w:color w:val="FF0000"/>
            </w:rPr>
            <w:delText xml:space="preserve">I. </w:delText>
          </w:r>
        </w:del>
      </w:ins>
      <w:del w:id="2897" w:author="Brenda Lily Gutierrez Bautista" w:date="2026-10-06T15:56:00Z">
        <w:r w:rsidRPr="00D01975" w:rsidDel="008D5730">
          <w:rPr>
            <w:color w:val="FF0000"/>
            <w:rPrChange w:id="2898" w:author="Valeria Tapia" w:date="2026-09-18T17:14:00Z">
              <w:rPr/>
            </w:rPrChange>
          </w:rPr>
          <w:delText xml:space="preserve">Las </w:delText>
        </w:r>
        <w:r w:rsidR="00275C61" w:rsidRPr="00D01975" w:rsidDel="008D5730">
          <w:rPr>
            <w:color w:val="FF0000"/>
            <w:rPrChange w:id="2899" w:author="Valeria Tapia" w:date="2026-09-18T17:14:00Z">
              <w:rPr/>
            </w:rPrChange>
          </w:rPr>
          <w:delText>EPEs</w:delText>
        </w:r>
        <w:r w:rsidRPr="00D01975" w:rsidDel="008D5730">
          <w:rPr>
            <w:color w:val="FF0000"/>
            <w:rPrChange w:id="2900" w:author="Valeria Tapia" w:date="2026-09-18T17:14:00Z">
              <w:rPr/>
            </w:rPrChange>
          </w:rPr>
          <w:delText xml:space="preserve"> deberán cumplir con los Lineamientos para la Elaboración e Implementación de los Planes Institucionales de Seguridad de la Información  de las Entidades del Sector Público emitidos por el Consejo para las Tecnologías de Información y Comunicación, </w:delText>
        </w:r>
        <w:r w:rsidR="00C63F15" w:rsidRPr="00D01975" w:rsidDel="008D5730">
          <w:rPr>
            <w:color w:val="FF0000"/>
            <w:rPrChange w:id="2901" w:author="Valeria Tapia" w:date="2026-09-18T17:14:00Z">
              <w:rPr/>
            </w:rPrChange>
          </w:rPr>
          <w:delText xml:space="preserve">aplicando </w:delText>
        </w:r>
        <w:r w:rsidRPr="00D01975" w:rsidDel="008D5730">
          <w:rPr>
            <w:color w:val="FF0000"/>
            <w:rPrChange w:id="2902" w:author="Valeria Tapia" w:date="2026-09-18T17:14:00Z">
              <w:rPr/>
            </w:rPrChange>
          </w:rPr>
          <w:delText xml:space="preserve">mínimamente </w:delText>
        </w:r>
        <w:r w:rsidR="00C63F15" w:rsidRPr="00D01975" w:rsidDel="008D5730">
          <w:rPr>
            <w:color w:val="FF0000"/>
            <w:rPrChange w:id="2903" w:author="Valeria Tapia" w:date="2026-09-18T17:14:00Z">
              <w:rPr/>
            </w:rPrChange>
          </w:rPr>
          <w:delText>el</w:delText>
        </w:r>
        <w:r w:rsidRPr="00D01975" w:rsidDel="008D5730">
          <w:rPr>
            <w:color w:val="FF0000"/>
            <w:rPrChange w:id="2904" w:author="Valeria Tapia" w:date="2026-09-18T17:14:00Z">
              <w:rPr/>
            </w:rPrChange>
          </w:rPr>
          <w:delText xml:space="preserve"> control de accesos, seguridad de las comunicaciones, desarrollo, mantenimiento, adquisición de sistemas y plan de contingencias tecnológicas. </w:delText>
        </w:r>
      </w:del>
    </w:p>
    <w:p w14:paraId="0B665C26" w14:textId="4AD59875" w:rsidR="007250D1" w:rsidDel="008D5730" w:rsidRDefault="007250D1" w:rsidP="007250D1">
      <w:pPr>
        <w:rPr>
          <w:ins w:id="2905" w:author="Valeria Tapia " w:date="2026-10-04T23:41:00Z"/>
          <w:del w:id="2906" w:author="Brenda Lily Gutierrez Bautista" w:date="2026-10-06T15:56:00Z"/>
          <w:b/>
          <w:color w:val="FF0000"/>
          <w:szCs w:val="24"/>
          <w:lang w:val="es-MX"/>
        </w:rPr>
      </w:pPr>
    </w:p>
    <w:p w14:paraId="2C5A1DD8" w14:textId="55A75A92" w:rsidR="00705339" w:rsidDel="008D5730" w:rsidRDefault="00705339" w:rsidP="00705339">
      <w:pPr>
        <w:rPr>
          <w:ins w:id="2907" w:author="Valeria Tapia " w:date="2026-10-04T23:42:00Z"/>
          <w:del w:id="2908" w:author="Brenda Lily Gutierrez Bautista" w:date="2026-10-06T15:56:00Z"/>
          <w:color w:val="FF0000"/>
          <w:highlight w:val="cyan"/>
        </w:rPr>
      </w:pPr>
      <w:ins w:id="2909" w:author="Valeria Tapia " w:date="2026-10-04T23:42:00Z">
        <w:del w:id="2910" w:author="Brenda Lily Gutierrez Bautista" w:date="2026-10-06T15:56:00Z">
          <w:r w:rsidRPr="008401D3" w:rsidDel="008D5730">
            <w:rPr>
              <w:color w:val="FF0000"/>
              <w:highlight w:val="cyan"/>
              <w:rPrChange w:id="2911" w:author="Valeria Tapia " w:date="2026-10-05T02:16:00Z">
                <w:rPr>
                  <w:highlight w:val="yellow"/>
                </w:rPr>
              </w:rPrChange>
            </w:rPr>
            <w:delText xml:space="preserve">II. </w:delText>
          </w:r>
        </w:del>
      </w:ins>
      <w:moveToRangeStart w:id="2912" w:author="Valeria Tapia " w:date="2026-10-04T23:42:00Z" w:name="move242049737"/>
      <w:moveTo w:id="2913" w:author="Valeria Tapia " w:date="2026-10-04T23:42:00Z">
        <w:del w:id="2914" w:author="Brenda Lily Gutierrez Bautista" w:date="2026-10-06T15:56:00Z">
          <w:r w:rsidRPr="008401D3" w:rsidDel="008D5730">
            <w:rPr>
              <w:color w:val="FF0000"/>
              <w:highlight w:val="cyan"/>
              <w:rPrChange w:id="2915" w:author="Valeria Tapia " w:date="2026-10-05T02:16:00Z">
                <w:rPr>
                  <w:highlight w:val="yellow"/>
                </w:rPr>
              </w:rPrChange>
            </w:rPr>
            <w:delText xml:space="preserve">La información </w:delText>
          </w:r>
          <w:r w:rsidRPr="00705339" w:rsidDel="008D5730">
            <w:rPr>
              <w:color w:val="FF0000"/>
              <w:highlight w:val="cyan"/>
              <w:rPrChange w:id="2916" w:author="Valeria Tapia " w:date="2026-10-04T23:42:00Z">
                <w:rPr>
                  <w:highlight w:val="yellow"/>
                </w:rPr>
              </w:rPrChange>
            </w:rPr>
            <w:delText xml:space="preserve">administrada </w:delText>
          </w:r>
        </w:del>
      </w:moveTo>
      <w:ins w:id="2917" w:author="Valeria Tapia " w:date="2026-10-04T23:42:00Z">
        <w:del w:id="2918" w:author="Brenda Lily Gutierrez Bautista" w:date="2026-10-06T15:56:00Z">
          <w:r w:rsidDel="008D5730">
            <w:rPr>
              <w:color w:val="FF0000"/>
              <w:highlight w:val="cyan"/>
            </w:rPr>
            <w:delText>y</w:delText>
          </w:r>
        </w:del>
      </w:ins>
      <w:moveTo w:id="2919" w:author="Valeria Tapia " w:date="2026-10-04T23:42:00Z">
        <w:del w:id="2920" w:author="Brenda Lily Gutierrez Bautista" w:date="2026-10-06T15:56:00Z">
          <w:r w:rsidRPr="00705339" w:rsidDel="008D5730">
            <w:rPr>
              <w:color w:val="FF0000"/>
              <w:highlight w:val="cyan"/>
              <w:rPrChange w:id="2921" w:author="Valeria Tapia " w:date="2026-10-04T23:42:00Z">
                <w:rPr>
                  <w:highlight w:val="yellow"/>
                </w:rPr>
              </w:rPrChange>
            </w:rPr>
            <w:delText>o almacenada por la VUCE será protegida mediante controles de seguridad, acceso, integridad, confidencialidad, disponibilidad, autenticidad y trazabilidad, conforme a la normativa aplicable</w:delText>
          </w:r>
        </w:del>
      </w:moveTo>
      <w:ins w:id="2922" w:author="Valeria Tapia " w:date="2026-10-04T23:42:00Z">
        <w:del w:id="2923" w:author="Brenda Lily Gutierrez Bautista" w:date="2026-10-06T15:56:00Z">
          <w:r w:rsidDel="008D5730">
            <w:rPr>
              <w:color w:val="FF0000"/>
              <w:highlight w:val="cyan"/>
            </w:rPr>
            <w:delText xml:space="preserve"> de la AN</w:delText>
          </w:r>
        </w:del>
      </w:ins>
      <w:moveTo w:id="2924" w:author="Valeria Tapia " w:date="2026-10-04T23:42:00Z">
        <w:del w:id="2925" w:author="Brenda Lily Gutierrez Bautista" w:date="2026-10-06T15:56:00Z">
          <w:r w:rsidRPr="00705339" w:rsidDel="008D5730">
            <w:rPr>
              <w:color w:val="FF0000"/>
              <w:highlight w:val="cyan"/>
              <w:rPrChange w:id="2926" w:author="Valeria Tapia " w:date="2026-10-04T23:42:00Z">
                <w:rPr>
                  <w:highlight w:val="yellow"/>
                </w:rPr>
              </w:rPrChange>
            </w:rPr>
            <w:delText>.</w:delText>
          </w:r>
        </w:del>
      </w:moveTo>
    </w:p>
    <w:p w14:paraId="18D3B855" w14:textId="104A6E88" w:rsidR="00705339" w:rsidRPr="00705339" w:rsidDel="008D5730" w:rsidRDefault="00705339" w:rsidP="00705339">
      <w:pPr>
        <w:rPr>
          <w:del w:id="2927" w:author="Brenda Lily Gutierrez Bautista" w:date="2026-10-06T15:56:00Z"/>
          <w:color w:val="FF0000"/>
          <w:highlight w:val="cyan"/>
          <w:rPrChange w:id="2928" w:author="Valeria Tapia " w:date="2026-10-04T23:42:00Z">
            <w:rPr>
              <w:del w:id="2929" w:author="Brenda Lily Gutierrez Bautista" w:date="2026-10-06T15:56:00Z"/>
              <w:highlight w:val="yellow"/>
            </w:rPr>
          </w:rPrChange>
        </w:rPr>
      </w:pPr>
    </w:p>
    <w:p w14:paraId="5295D2C9" w14:textId="2C3BFD9E" w:rsidR="00705339" w:rsidRPr="00705339" w:rsidDel="008D5730" w:rsidRDefault="008401D3" w:rsidP="00705339">
      <w:pPr>
        <w:rPr>
          <w:ins w:id="2930" w:author="Valeria Tapia " w:date="2026-10-04T23:41:00Z"/>
          <w:del w:id="2931" w:author="Brenda Lily Gutierrez Bautista" w:date="2026-10-06T15:56:00Z"/>
          <w:b/>
          <w:color w:val="FF0000"/>
          <w:szCs w:val="24"/>
          <w:lang w:val="es-MX"/>
        </w:rPr>
      </w:pPr>
      <w:ins w:id="2932" w:author="Valeria Tapia " w:date="2026-10-05T02:16:00Z">
        <w:del w:id="2933" w:author="Brenda Lily Gutierrez Bautista" w:date="2026-10-06T15:56:00Z">
          <w:r w:rsidDel="008D5730">
            <w:rPr>
              <w:color w:val="FF0000"/>
              <w:highlight w:val="cyan"/>
            </w:rPr>
            <w:delText xml:space="preserve">III. </w:delText>
          </w:r>
        </w:del>
      </w:ins>
      <w:moveTo w:id="2934" w:author="Valeria Tapia " w:date="2026-10-04T23:42:00Z">
        <w:del w:id="2935" w:author="Brenda Lily Gutierrez Bautista" w:date="2026-10-06T15:56:00Z">
          <w:r w:rsidR="00705339" w:rsidRPr="00705339" w:rsidDel="008D5730">
            <w:rPr>
              <w:color w:val="FF0000"/>
              <w:highlight w:val="cyan"/>
              <w:rPrChange w:id="2936" w:author="Valeria Tapia " w:date="2026-10-04T23:42:00Z">
                <w:rPr>
                  <w:highlight w:val="yellow"/>
                </w:rPr>
              </w:rPrChange>
            </w:rPr>
            <w:delText xml:space="preserve">El almacenamiento de información en la VUCE no modifica las competencias de las EPEs respecto de la información, documentos y actos administrativos que </w:delText>
          </w:r>
        </w:del>
      </w:moveTo>
      <w:ins w:id="2937" w:author="Valeria Tapia " w:date="2026-10-04T23:43:00Z">
        <w:del w:id="2938" w:author="Brenda Lily Gutierrez Bautista" w:date="2026-10-06T15:56:00Z">
          <w:r w:rsidR="00705339" w:rsidDel="008D5730">
            <w:rPr>
              <w:color w:val="FF0000"/>
              <w:highlight w:val="cyan"/>
            </w:rPr>
            <w:delText>efectúen.</w:delText>
          </w:r>
        </w:del>
      </w:ins>
      <w:moveTo w:id="2939" w:author="Valeria Tapia " w:date="2026-10-04T23:42:00Z">
        <w:del w:id="2940" w:author="Brenda Lily Gutierrez Bautista" w:date="2026-10-06T15:56:00Z">
          <w:r w:rsidR="00705339" w:rsidRPr="00705339" w:rsidDel="008D5730">
            <w:rPr>
              <w:color w:val="FF0000"/>
              <w:highlight w:val="cyan"/>
              <w:rPrChange w:id="2941" w:author="Valeria Tapia " w:date="2026-10-04T23:42:00Z">
                <w:rPr>
                  <w:highlight w:val="yellow"/>
                </w:rPr>
              </w:rPrChange>
            </w:rPr>
            <w:delText>generen o emitan.</w:delText>
          </w:r>
        </w:del>
      </w:moveTo>
      <w:moveToRangeEnd w:id="2912"/>
    </w:p>
    <w:p w14:paraId="5C65BA9D" w14:textId="15A08739" w:rsidR="00705339" w:rsidRPr="00D01975" w:rsidDel="008D5730" w:rsidRDefault="00705339" w:rsidP="007250D1">
      <w:pPr>
        <w:rPr>
          <w:del w:id="2942" w:author="Brenda Lily Gutierrez Bautista" w:date="2026-10-06T15:56:00Z"/>
          <w:b/>
          <w:color w:val="FF0000"/>
          <w:szCs w:val="24"/>
          <w:lang w:val="es-MX"/>
          <w:rPrChange w:id="2943" w:author="Valeria Tapia" w:date="2026-09-18T17:14:00Z">
            <w:rPr>
              <w:del w:id="2944" w:author="Brenda Lily Gutierrez Bautista" w:date="2026-10-06T15:56:00Z"/>
              <w:b/>
              <w:szCs w:val="24"/>
              <w:lang w:val="es-MX"/>
            </w:rPr>
          </w:rPrChange>
        </w:rPr>
      </w:pPr>
    </w:p>
    <w:p w14:paraId="70E9CD4E" w14:textId="3F2F07E9" w:rsidR="007250D1" w:rsidRPr="007411DA" w:rsidDel="008D5730" w:rsidRDefault="007250D1" w:rsidP="008C3980">
      <w:pPr>
        <w:pStyle w:val="Ttulo5"/>
        <w:numPr>
          <w:ilvl w:val="0"/>
          <w:numId w:val="5"/>
        </w:numPr>
        <w:tabs>
          <w:tab w:val="left" w:pos="1701"/>
          <w:tab w:val="num" w:pos="9044"/>
        </w:tabs>
        <w:ind w:left="0" w:firstLine="0"/>
        <w:rPr>
          <w:del w:id="2945" w:author="Brenda Lily Gutierrez Bautista" w:date="2026-10-06T15:56:00Z"/>
        </w:rPr>
      </w:pPr>
      <w:del w:id="2946" w:author="Brenda Lily Gutierrez Bautista" w:date="2026-10-06T15:56:00Z">
        <w:r w:rsidRPr="00907626" w:rsidDel="008D5730">
          <w:rPr>
            <w:b/>
            <w:szCs w:val="24"/>
            <w:lang w:val="es-MX"/>
          </w:rPr>
          <w:delText xml:space="preserve"> (</w:delText>
        </w:r>
        <w:r w:rsidRPr="007411DA" w:rsidDel="008D5730">
          <w:rPr>
            <w:b/>
            <w:szCs w:val="24"/>
          </w:rPr>
          <w:delText>CONFIDENCIALIDAD DE LA INFORMA</w:delText>
        </w:r>
        <w:r w:rsidRPr="00AA26AD" w:rsidDel="008D5730">
          <w:rPr>
            <w:b/>
            <w:szCs w:val="24"/>
          </w:rPr>
          <w:delText>CIÓN</w:delText>
        </w:r>
        <w:r w:rsidRPr="00AA26AD" w:rsidDel="008D5730">
          <w:rPr>
            <w:b/>
            <w:szCs w:val="24"/>
            <w:lang w:val="es-MX"/>
          </w:rPr>
          <w:delText xml:space="preserve">). </w:delText>
        </w:r>
        <w:r w:rsidR="001770FB" w:rsidRPr="00B155E3" w:rsidDel="008D5730">
          <w:rPr>
            <w:szCs w:val="24"/>
            <w:lang w:val="es-MX"/>
          </w:rPr>
          <w:delText>I.</w:delText>
        </w:r>
        <w:r w:rsidR="001770FB" w:rsidRPr="00B155E3" w:rsidDel="008D5730">
          <w:rPr>
            <w:b/>
            <w:szCs w:val="24"/>
            <w:lang w:val="es-MX"/>
          </w:rPr>
          <w:delText xml:space="preserve"> </w:delText>
        </w:r>
        <w:r w:rsidRPr="00907F10" w:rsidDel="008D5730">
          <w:delText>Toda la información que se gener</w:delText>
        </w:r>
        <w:r w:rsidR="00C63F15" w:rsidRPr="004910F9" w:rsidDel="008D5730">
          <w:delText>e</w:delText>
        </w:r>
        <w:r w:rsidRPr="005D77DA" w:rsidDel="008D5730">
          <w:delText>, proces</w:delText>
        </w:r>
        <w:r w:rsidR="00C63F15" w:rsidRPr="005D77DA" w:rsidDel="008D5730">
          <w:delText>e</w:delText>
        </w:r>
        <w:r w:rsidRPr="005D77DA" w:rsidDel="008D5730">
          <w:delText>, transmit</w:delText>
        </w:r>
        <w:r w:rsidR="00C63F15" w:rsidRPr="005D77DA" w:rsidDel="008D5730">
          <w:delText>a</w:delText>
        </w:r>
        <w:r w:rsidRPr="005D77DA" w:rsidDel="008D5730">
          <w:delText xml:space="preserve"> y almacen</w:delText>
        </w:r>
        <w:r w:rsidR="00C63F15" w:rsidRPr="005D77DA" w:rsidDel="008D5730">
          <w:delText>e</w:delText>
        </w:r>
        <w:r w:rsidRPr="005D77DA" w:rsidDel="008D5730">
          <w:delText xml:space="preserve"> </w:delText>
        </w:r>
        <w:r w:rsidR="006A11FC" w:rsidRPr="005D77DA" w:rsidDel="008D5730">
          <w:delText xml:space="preserve">mediante la interoperabilidad de la </w:delText>
        </w:r>
        <w:r w:rsidRPr="005D77DA" w:rsidDel="008D5730">
          <w:delText>VUCE</w:delText>
        </w:r>
        <w:r w:rsidR="006A11FC" w:rsidRPr="005D77DA" w:rsidDel="008D5730">
          <w:delText>,</w:delText>
        </w:r>
        <w:r w:rsidRPr="005D77DA" w:rsidDel="008D5730">
          <w:delText xml:space="preserve"> es considerada de carácter confidencial, por lo que queda prohibida su difusión no autorizada y su uso fuera de los fines establecidos en el presente Reglamento</w:delText>
        </w:r>
      </w:del>
      <w:ins w:id="2947" w:author="Valeria Tapia" w:date="2026-09-18T18:09:00Z">
        <w:del w:id="2948" w:author="Brenda Lily Gutierrez Bautista" w:date="2026-10-06T15:56:00Z">
          <w:r w:rsidR="00387DBA" w:rsidRPr="005D77DA" w:rsidDel="008D5730">
            <w:rPr>
              <w:rPrChange w:id="2949" w:author="Valeria Tapia" w:date="2026-09-24T10:23:00Z">
                <w:rPr>
                  <w:color w:val="FF0000"/>
                </w:rPr>
              </w:rPrChange>
            </w:rPr>
            <w:delText xml:space="preserve">, </w:delText>
          </w:r>
          <w:r w:rsidR="00387DBA" w:rsidRPr="00705339" w:rsidDel="008D5730">
            <w:rPr>
              <w:highlight w:val="cyan"/>
              <w:rPrChange w:id="2950" w:author="Valeria Tapia " w:date="2026-10-04T23:41:00Z">
                <w:rPr>
                  <w:color w:val="FF0000"/>
                </w:rPr>
              </w:rPrChange>
            </w:rPr>
            <w:delText>conforme a lo establecido en el artículo 237 de la Constitución Política del Estado y artículo 67 de la Ley N</w:delText>
          </w:r>
        </w:del>
      </w:ins>
      <w:ins w:id="2951" w:author="Valeria Tapia" w:date="2026-09-24T10:20:00Z">
        <w:del w:id="2952" w:author="Brenda Lily Gutierrez Bautista" w:date="2026-10-06T15:56:00Z">
          <w:r w:rsidR="005D77DA" w:rsidRPr="00705339" w:rsidDel="008D5730">
            <w:rPr>
              <w:highlight w:val="cyan"/>
              <w:rPrChange w:id="2953" w:author="Valeria Tapia " w:date="2026-10-04T23:41:00Z">
                <w:rPr>
                  <w:color w:val="FF0000"/>
                </w:rPr>
              </w:rPrChange>
            </w:rPr>
            <w:delText>º</w:delText>
          </w:r>
        </w:del>
      </w:ins>
      <w:ins w:id="2954" w:author="Valeria Tapia" w:date="2026-09-18T18:09:00Z">
        <w:del w:id="2955" w:author="Brenda Lily Gutierrez Bautista" w:date="2026-10-06T15:56:00Z">
          <w:r w:rsidR="00387DBA" w:rsidRPr="00705339" w:rsidDel="008D5730">
            <w:rPr>
              <w:highlight w:val="cyan"/>
              <w:rPrChange w:id="2956" w:author="Valeria Tapia " w:date="2026-10-04T23:41:00Z">
                <w:rPr>
                  <w:color w:val="FF0000"/>
                </w:rPr>
              </w:rPrChange>
            </w:rPr>
            <w:delText xml:space="preserve"> 2492 de 02/08/2003, Código Tributario Boliviano, no pudiendo ponerse a conocimiento de terceros</w:delText>
          </w:r>
          <w:r w:rsidR="00387DBA" w:rsidRPr="005D77DA" w:rsidDel="008D5730">
            <w:rPr>
              <w:rPrChange w:id="2957" w:author="Valeria Tapia" w:date="2026-09-24T10:23:00Z">
                <w:rPr>
                  <w:color w:val="FF0000"/>
                </w:rPr>
              </w:rPrChange>
            </w:rPr>
            <w:delText>.</w:delText>
          </w:r>
        </w:del>
      </w:ins>
      <w:del w:id="2958" w:author="Brenda Lily Gutierrez Bautista" w:date="2026-10-06T15:56:00Z">
        <w:r w:rsidRPr="00907626" w:rsidDel="008D5730">
          <w:delText>.</w:delText>
        </w:r>
      </w:del>
    </w:p>
    <w:p w14:paraId="7F6B7332" w14:textId="0A4F4299" w:rsidR="006A11FC" w:rsidRPr="004910F9" w:rsidDel="008D5730" w:rsidRDefault="006A11FC" w:rsidP="00DE605E">
      <w:pPr>
        <w:rPr>
          <w:del w:id="2959" w:author="Brenda Lily Gutierrez Bautista" w:date="2026-10-06T15:56:00Z"/>
        </w:rPr>
      </w:pPr>
    </w:p>
    <w:p w14:paraId="3934D18C" w14:textId="0C93E4D9" w:rsidR="004760CC" w:rsidDel="008D5730" w:rsidRDefault="001770FB" w:rsidP="00DE605E">
      <w:pPr>
        <w:rPr>
          <w:ins w:id="2960" w:author="Valeria Tapia" w:date="2026-09-24T12:06:00Z"/>
          <w:del w:id="2961" w:author="Brenda Lily Gutierrez Bautista" w:date="2026-10-06T15:56:00Z"/>
        </w:rPr>
      </w:pPr>
      <w:del w:id="2962" w:author="Brenda Lily Gutierrez Bautista" w:date="2026-10-06T15:56:00Z">
        <w:r w:rsidRPr="005D77DA" w:rsidDel="008D5730">
          <w:delText xml:space="preserve">II. </w:delText>
        </w:r>
        <w:r w:rsidR="00B64C2E" w:rsidRPr="005D77DA" w:rsidDel="008D5730">
          <w:delText>El uso indebido de la información será sancionado conforme</w:delText>
        </w:r>
      </w:del>
      <w:ins w:id="2963" w:author="Valeria Tapia" w:date="2026-09-24T10:21:00Z">
        <w:del w:id="2964" w:author="Brenda Lily Gutierrez Bautista" w:date="2026-10-06T15:56:00Z">
          <w:r w:rsidR="005D77DA" w:rsidRPr="005D77DA" w:rsidDel="008D5730">
            <w:rPr>
              <w:rPrChange w:id="2965" w:author="Valeria Tapia" w:date="2026-09-24T10:23:00Z">
                <w:rPr>
                  <w:color w:val="FF0000"/>
                </w:rPr>
              </w:rPrChange>
            </w:rPr>
            <w:delText xml:space="preserve"> </w:delText>
          </w:r>
          <w:r w:rsidR="005D77DA" w:rsidRPr="00705339" w:rsidDel="008D5730">
            <w:rPr>
              <w:highlight w:val="cyan"/>
              <w:rPrChange w:id="2966" w:author="Valeria Tapia " w:date="2026-10-04T23:41:00Z">
                <w:rPr>
                  <w:color w:val="FF0000"/>
                </w:rPr>
              </w:rPrChange>
            </w:rPr>
            <w:delText xml:space="preserve">la Ley 1178 de 20/07/201190, </w:delText>
          </w:r>
        </w:del>
      </w:ins>
      <w:ins w:id="2967" w:author="Valeria Tapia" w:date="2026-09-24T10:22:00Z">
        <w:del w:id="2968" w:author="Brenda Lily Gutierrez Bautista" w:date="2026-10-06T15:56:00Z">
          <w:r w:rsidR="005D77DA" w:rsidRPr="00705339" w:rsidDel="008D5730">
            <w:rPr>
              <w:highlight w:val="cyan"/>
              <w:rPrChange w:id="2969" w:author="Valeria Tapia " w:date="2026-10-04T23:41:00Z">
                <w:rPr>
                  <w:color w:val="FF0000"/>
                </w:rPr>
              </w:rPrChange>
            </w:rPr>
            <w:delText xml:space="preserve">Ley de Administración y control gubernamental y la Ley 2341 </w:delText>
          </w:r>
        </w:del>
      </w:ins>
      <w:ins w:id="2970" w:author="Valeria Tapia" w:date="2026-09-24T10:23:00Z">
        <w:del w:id="2971" w:author="Brenda Lily Gutierrez Bautista" w:date="2026-10-06T15:56:00Z">
          <w:r w:rsidR="005D77DA" w:rsidRPr="00705339" w:rsidDel="008D5730">
            <w:rPr>
              <w:highlight w:val="cyan"/>
              <w:rPrChange w:id="2972" w:author="Valeria Tapia " w:date="2026-10-04T23:41:00Z">
                <w:rPr>
                  <w:color w:val="FF0000"/>
                </w:rPr>
              </w:rPrChange>
            </w:rPr>
            <w:delText xml:space="preserve">de 23/04/2002, Ley de Procedimiento Administrativo </w:delText>
          </w:r>
        </w:del>
      </w:ins>
      <w:ins w:id="2973" w:author="Valeria Tapia" w:date="2026-09-24T10:22:00Z">
        <w:del w:id="2974" w:author="Brenda Lily Gutierrez Bautista" w:date="2026-10-06T15:56:00Z">
          <w:r w:rsidR="005D77DA" w:rsidRPr="00705339" w:rsidDel="008D5730">
            <w:rPr>
              <w:highlight w:val="cyan"/>
              <w:rPrChange w:id="2975" w:author="Valeria Tapia " w:date="2026-10-04T23:41:00Z">
                <w:rPr>
                  <w:color w:val="FF0000"/>
                </w:rPr>
              </w:rPrChange>
            </w:rPr>
            <w:delText>y otras</w:delText>
          </w:r>
        </w:del>
      </w:ins>
      <w:del w:id="2976" w:author="Brenda Lily Gutierrez Bautista" w:date="2026-10-06T15:56:00Z">
        <w:r w:rsidR="00B64C2E" w:rsidRPr="00907626" w:rsidDel="008D5730">
          <w:delText xml:space="preserve"> </w:delText>
        </w:r>
        <w:r w:rsidR="002E3ACA" w:rsidRPr="007411DA" w:rsidDel="008D5730">
          <w:delText xml:space="preserve">disposiciones legales </w:delText>
        </w:r>
        <w:r w:rsidR="003B3910" w:rsidRPr="00AA26AD" w:rsidDel="008D5730">
          <w:delText>vigentes</w:delText>
        </w:r>
        <w:r w:rsidR="002E3ACA" w:rsidRPr="00AA26AD" w:rsidDel="008D5730">
          <w:delText>.</w:delText>
        </w:r>
        <w:r w:rsidR="002E3ACA" w:rsidRPr="00B155E3" w:rsidDel="008D5730">
          <w:delText xml:space="preserve"> </w:delText>
        </w:r>
      </w:del>
    </w:p>
    <w:p w14:paraId="321D9655" w14:textId="77777777" w:rsidR="00BA4F44" w:rsidRDefault="00BA4F44" w:rsidP="00DE605E">
      <w:pPr>
        <w:rPr>
          <w:ins w:id="2977" w:author="Valeria Tapia" w:date="2026-09-24T12:06:00Z"/>
        </w:rPr>
      </w:pPr>
    </w:p>
    <w:p w14:paraId="317C71C6" w14:textId="3E584669" w:rsidR="00BA4F44" w:rsidRPr="00BA4F44" w:rsidDel="00705339" w:rsidRDefault="00BA4F44" w:rsidP="00BA4F44">
      <w:pPr>
        <w:rPr>
          <w:ins w:id="2978" w:author="Valeria Tapia" w:date="2026-09-24T12:06:00Z"/>
          <w:highlight w:val="yellow"/>
          <w:rPrChange w:id="2979" w:author="Valeria Tapia" w:date="2026-09-24T12:06:00Z">
            <w:rPr>
              <w:ins w:id="2980" w:author="Valeria Tapia" w:date="2026-09-24T12:06:00Z"/>
            </w:rPr>
          </w:rPrChange>
        </w:rPr>
      </w:pPr>
      <w:moveFromRangeStart w:id="2981" w:author="Valeria Tapia " w:date="2026-10-04T23:42:00Z" w:name="move242049737"/>
      <w:moveFrom w:id="2982" w:author="Valeria Tapia " w:date="2026-10-04T23:42:00Z">
        <w:ins w:id="2983" w:author="Valeria Tapia" w:date="2026-09-24T12:06:00Z">
          <w:r w:rsidRPr="00BA4F44" w:rsidDel="00705339">
            <w:rPr>
              <w:highlight w:val="yellow"/>
              <w:rPrChange w:id="2984" w:author="Valeria Tapia" w:date="2026-09-24T12:06:00Z">
                <w:rPr/>
              </w:rPrChange>
            </w:rPr>
            <w:t>La información administrada o almacenada por la VUCE será protegida mediante controles de seguridad, acceso, integridad, confidencialidad, disponibilidad, autenticidad y trazabilidad, conforme a la normativa aplicable.</w:t>
          </w:r>
        </w:ins>
      </w:moveFrom>
    </w:p>
    <w:p w14:paraId="341D1684" w14:textId="37A020A8" w:rsidR="00BA4F44" w:rsidDel="002631AB" w:rsidRDefault="00BA4F44" w:rsidP="00BA4F44">
      <w:pPr>
        <w:rPr>
          <w:ins w:id="2985" w:author="Valeria Tapia" w:date="2026-09-24T12:07:00Z"/>
          <w:del w:id="2986" w:author="Valeria Tapia " w:date="2026-10-05T02:17:00Z"/>
        </w:rPr>
      </w:pPr>
      <w:moveFrom w:id="2987" w:author="Valeria Tapia " w:date="2026-10-04T23:42:00Z">
        <w:ins w:id="2988" w:author="Valeria Tapia" w:date="2026-09-24T12:06:00Z">
          <w:del w:id="2989" w:author="Valeria Tapia " w:date="2026-10-05T02:17:00Z">
            <w:r w:rsidRPr="00BA4F44" w:rsidDel="002631AB">
              <w:rPr>
                <w:highlight w:val="yellow"/>
                <w:rPrChange w:id="2990" w:author="Valeria Tapia" w:date="2026-09-24T12:06:00Z">
                  <w:rPr/>
                </w:rPrChange>
              </w:rPr>
              <w:delText>El almacenamiento de información en la VUCE no modifica las competencias de las EPEs respecto de la información, documentos y actos administrativos que generen o emitan.</w:delText>
            </w:r>
          </w:del>
        </w:ins>
      </w:moveFrom>
      <w:moveFromRangeEnd w:id="2981"/>
    </w:p>
    <w:p w14:paraId="4CFFFE14" w14:textId="1FEEE18E" w:rsidR="001C2CE7" w:rsidDel="002631AB" w:rsidRDefault="001C2CE7" w:rsidP="00BA4F44">
      <w:pPr>
        <w:rPr>
          <w:ins w:id="2991" w:author="Valeria Tapia" w:date="2026-09-24T12:07:00Z"/>
          <w:del w:id="2992" w:author="Valeria Tapia " w:date="2026-10-05T02:17:00Z"/>
        </w:rPr>
      </w:pPr>
    </w:p>
    <w:p w14:paraId="13C32D7E" w14:textId="73E65E02" w:rsidR="001C2CE7" w:rsidRPr="001C2CE7" w:rsidDel="00523FB9" w:rsidRDefault="001C2CE7" w:rsidP="00BA4F44">
      <w:pPr>
        <w:rPr>
          <w:ins w:id="2993" w:author="Valeria Tapia" w:date="2026-09-24T12:07:00Z"/>
          <w:del w:id="2994" w:author="Valeria Tapia " w:date="2026-10-05T00:22:00Z"/>
          <w:highlight w:val="yellow"/>
          <w:rPrChange w:id="2995" w:author="Valeria Tapia" w:date="2026-09-24T12:08:00Z">
            <w:rPr>
              <w:ins w:id="2996" w:author="Valeria Tapia" w:date="2026-09-24T12:07:00Z"/>
              <w:del w:id="2997" w:author="Valeria Tapia " w:date="2026-10-05T00:22:00Z"/>
            </w:rPr>
          </w:rPrChange>
        </w:rPr>
      </w:pPr>
      <w:ins w:id="2998" w:author="Valeria Tapia" w:date="2026-09-24T12:08:00Z">
        <w:del w:id="2999" w:author="Valeria Tapia " w:date="2026-10-05T00:22:00Z">
          <w:r w:rsidRPr="001C2CE7" w:rsidDel="00523FB9">
            <w:rPr>
              <w:highlight w:val="yellow"/>
              <w:rPrChange w:id="3000" w:author="Valeria Tapia" w:date="2026-09-24T12:08:00Z">
                <w:rPr/>
              </w:rPrChange>
            </w:rPr>
            <w:delText>A</w:delText>
          </w:r>
        </w:del>
      </w:ins>
      <w:ins w:id="3001" w:author="Valeria Tapia" w:date="2026-09-24T12:07:00Z">
        <w:del w:id="3002" w:author="Valeria Tapia " w:date="2026-10-05T00:22:00Z">
          <w:r w:rsidRPr="001C2CE7" w:rsidDel="00523FB9">
            <w:rPr>
              <w:highlight w:val="yellow"/>
              <w:rPrChange w:id="3003" w:author="Valeria Tapia" w:date="2026-09-24T12:08:00Z">
                <w:rPr/>
              </w:rPrChange>
            </w:rPr>
            <w:delText>RTÍCULO X.- (EXPEDIENTE ELECTRÓNICO Y PERSISTENCIA DE LA INFORMACIÓN)</w:delText>
          </w:r>
        </w:del>
      </w:ins>
    </w:p>
    <w:p w14:paraId="041A4040" w14:textId="1DCC63A0" w:rsidR="001C2CE7" w:rsidRPr="001C2CE7" w:rsidDel="00523FB9" w:rsidRDefault="001C2CE7" w:rsidP="001C2CE7">
      <w:pPr>
        <w:rPr>
          <w:ins w:id="3004" w:author="Valeria Tapia" w:date="2026-09-24T12:07:00Z"/>
          <w:del w:id="3005" w:author="Valeria Tapia " w:date="2026-10-05T00:22:00Z"/>
          <w:highlight w:val="yellow"/>
          <w:rPrChange w:id="3006" w:author="Valeria Tapia" w:date="2026-09-24T12:08:00Z">
            <w:rPr>
              <w:ins w:id="3007" w:author="Valeria Tapia" w:date="2026-09-24T12:07:00Z"/>
              <w:del w:id="3008" w:author="Valeria Tapia " w:date="2026-10-05T00:22:00Z"/>
            </w:rPr>
          </w:rPrChange>
        </w:rPr>
      </w:pPr>
      <w:ins w:id="3009" w:author="Valeria Tapia" w:date="2026-09-24T12:07:00Z">
        <w:del w:id="3010" w:author="Valeria Tapia " w:date="2026-10-05T00:22:00Z">
          <w:r w:rsidRPr="001C2CE7" w:rsidDel="00523FB9">
            <w:rPr>
              <w:highlight w:val="yellow"/>
              <w:rPrChange w:id="3011" w:author="Valeria Tapia" w:date="2026-09-24T12:08:00Z">
                <w:rPr/>
              </w:rPrChange>
            </w:rPr>
            <w:delText>I. Toda solicitud presentada a través de la VUCE generará un Expediente Electrónico VUCE, desde el momento de su registro, independientemente de la modalidad tecnológica mediante la cual se realice la interoperabilidad con la Entidad Pública Emisora.</w:delText>
          </w:r>
        </w:del>
      </w:ins>
    </w:p>
    <w:p w14:paraId="7E1F9836" w14:textId="4516A56D" w:rsidR="001C2CE7" w:rsidRPr="001C2CE7" w:rsidDel="00523FB9" w:rsidRDefault="001C2CE7" w:rsidP="001C2CE7">
      <w:pPr>
        <w:rPr>
          <w:ins w:id="3012" w:author="Valeria Tapia" w:date="2026-09-24T12:07:00Z"/>
          <w:del w:id="3013" w:author="Valeria Tapia " w:date="2026-10-05T00:22:00Z"/>
          <w:highlight w:val="yellow"/>
          <w:rPrChange w:id="3014" w:author="Valeria Tapia" w:date="2026-09-24T12:08:00Z">
            <w:rPr>
              <w:ins w:id="3015" w:author="Valeria Tapia" w:date="2026-09-24T12:07:00Z"/>
              <w:del w:id="3016" w:author="Valeria Tapia " w:date="2026-10-05T00:22:00Z"/>
            </w:rPr>
          </w:rPrChange>
        </w:rPr>
      </w:pPr>
    </w:p>
    <w:p w14:paraId="1D1F3BF7" w14:textId="5A0E0895" w:rsidR="001C2CE7" w:rsidRPr="001C2CE7" w:rsidDel="00523FB9" w:rsidRDefault="001C2CE7" w:rsidP="001C2CE7">
      <w:pPr>
        <w:rPr>
          <w:ins w:id="3017" w:author="Valeria Tapia" w:date="2026-09-24T12:07:00Z"/>
          <w:del w:id="3018" w:author="Valeria Tapia " w:date="2026-10-05T00:22:00Z"/>
          <w:highlight w:val="yellow"/>
          <w:rPrChange w:id="3019" w:author="Valeria Tapia" w:date="2026-09-24T12:08:00Z">
            <w:rPr>
              <w:ins w:id="3020" w:author="Valeria Tapia" w:date="2026-09-24T12:07:00Z"/>
              <w:del w:id="3021" w:author="Valeria Tapia " w:date="2026-10-05T00:22:00Z"/>
            </w:rPr>
          </w:rPrChange>
        </w:rPr>
      </w:pPr>
      <w:ins w:id="3022" w:author="Valeria Tapia" w:date="2026-09-24T12:07:00Z">
        <w:del w:id="3023" w:author="Valeria Tapia " w:date="2026-10-05T00:22:00Z">
          <w:r w:rsidRPr="001C2CE7" w:rsidDel="00523FB9">
            <w:rPr>
              <w:highlight w:val="yellow"/>
              <w:rPrChange w:id="3024" w:author="Valeria Tapia" w:date="2026-09-24T12:08:00Z">
                <w:rPr/>
              </w:rPrChange>
            </w:rPr>
            <w:delText>II. La VUCE almacenará y conservará la información y documentación necesaria para acreditar la presentación, tramitación, seguimiento, comunicación, modificación, subsanación y conclusión de la solicitud realizada a través de la plataforma.</w:delText>
          </w:r>
        </w:del>
      </w:ins>
    </w:p>
    <w:p w14:paraId="524C3F62" w14:textId="676C34D6" w:rsidR="001C2CE7" w:rsidRPr="001C2CE7" w:rsidDel="00523FB9" w:rsidRDefault="001C2CE7" w:rsidP="001C2CE7">
      <w:pPr>
        <w:rPr>
          <w:ins w:id="3025" w:author="Valeria Tapia" w:date="2026-09-24T12:07:00Z"/>
          <w:del w:id="3026" w:author="Valeria Tapia " w:date="2026-10-05T00:22:00Z"/>
          <w:highlight w:val="yellow"/>
          <w:rPrChange w:id="3027" w:author="Valeria Tapia" w:date="2026-09-24T12:08:00Z">
            <w:rPr>
              <w:ins w:id="3028" w:author="Valeria Tapia" w:date="2026-09-24T12:07:00Z"/>
              <w:del w:id="3029" w:author="Valeria Tapia " w:date="2026-10-05T00:22:00Z"/>
            </w:rPr>
          </w:rPrChange>
        </w:rPr>
      </w:pPr>
    </w:p>
    <w:p w14:paraId="52286579" w14:textId="3D33E77C" w:rsidR="001C2CE7" w:rsidRPr="001C2CE7" w:rsidDel="00523FB9" w:rsidRDefault="001C2CE7" w:rsidP="001C2CE7">
      <w:pPr>
        <w:rPr>
          <w:ins w:id="3030" w:author="Valeria Tapia" w:date="2026-09-24T12:07:00Z"/>
          <w:del w:id="3031" w:author="Valeria Tapia " w:date="2026-10-05T00:22:00Z"/>
          <w:highlight w:val="yellow"/>
          <w:rPrChange w:id="3032" w:author="Valeria Tapia" w:date="2026-09-24T12:08:00Z">
            <w:rPr>
              <w:ins w:id="3033" w:author="Valeria Tapia" w:date="2026-09-24T12:07:00Z"/>
              <w:del w:id="3034" w:author="Valeria Tapia " w:date="2026-10-05T00:22:00Z"/>
            </w:rPr>
          </w:rPrChange>
        </w:rPr>
      </w:pPr>
      <w:ins w:id="3035" w:author="Valeria Tapia" w:date="2026-09-24T12:07:00Z">
        <w:del w:id="3036" w:author="Valeria Tapia " w:date="2026-10-05T00:22:00Z">
          <w:r w:rsidRPr="001C2CE7" w:rsidDel="00523FB9">
            <w:rPr>
              <w:highlight w:val="yellow"/>
              <w:rPrChange w:id="3037" w:author="Valeria Tapia" w:date="2026-09-24T12:08:00Z">
                <w:rPr/>
              </w:rPrChange>
            </w:rPr>
            <w:delText>III. La persistencia de la información en la VUCE comprenderá, según corresponda:</w:delText>
          </w:r>
        </w:del>
      </w:ins>
    </w:p>
    <w:p w14:paraId="72C9A8BF" w14:textId="0B444F8D" w:rsidR="001C2CE7" w:rsidRPr="001C2CE7" w:rsidDel="00523FB9" w:rsidRDefault="001C2CE7" w:rsidP="001C2CE7">
      <w:pPr>
        <w:rPr>
          <w:ins w:id="3038" w:author="Valeria Tapia" w:date="2026-09-24T12:07:00Z"/>
          <w:del w:id="3039" w:author="Valeria Tapia " w:date="2026-10-05T00:22:00Z"/>
          <w:highlight w:val="yellow"/>
          <w:rPrChange w:id="3040" w:author="Valeria Tapia" w:date="2026-09-24T12:08:00Z">
            <w:rPr>
              <w:ins w:id="3041" w:author="Valeria Tapia" w:date="2026-09-24T12:07:00Z"/>
              <w:del w:id="3042" w:author="Valeria Tapia " w:date="2026-10-05T00:22:00Z"/>
            </w:rPr>
          </w:rPrChange>
        </w:rPr>
      </w:pPr>
      <w:ins w:id="3043" w:author="Valeria Tapia" w:date="2026-09-24T12:07:00Z">
        <w:del w:id="3044" w:author="Valeria Tapia " w:date="2026-10-05T00:22:00Z">
          <w:r w:rsidRPr="001C2CE7" w:rsidDel="00523FB9">
            <w:rPr>
              <w:highlight w:val="yellow"/>
              <w:rPrChange w:id="3045" w:author="Valeria Tapia" w:date="2026-09-24T12:08:00Z">
                <w:rPr/>
              </w:rPrChange>
            </w:rPr>
            <w:delText>a) datos de la solicitud;</w:delText>
          </w:r>
        </w:del>
      </w:ins>
    </w:p>
    <w:p w14:paraId="3D5BA6C4" w14:textId="3243A232" w:rsidR="001C2CE7" w:rsidRPr="001C2CE7" w:rsidDel="00523FB9" w:rsidRDefault="001C2CE7" w:rsidP="001C2CE7">
      <w:pPr>
        <w:rPr>
          <w:ins w:id="3046" w:author="Valeria Tapia" w:date="2026-09-24T12:07:00Z"/>
          <w:del w:id="3047" w:author="Valeria Tapia " w:date="2026-10-05T00:22:00Z"/>
          <w:highlight w:val="yellow"/>
          <w:rPrChange w:id="3048" w:author="Valeria Tapia" w:date="2026-09-24T12:08:00Z">
            <w:rPr>
              <w:ins w:id="3049" w:author="Valeria Tapia" w:date="2026-09-24T12:07:00Z"/>
              <w:del w:id="3050" w:author="Valeria Tapia " w:date="2026-10-05T00:22:00Z"/>
            </w:rPr>
          </w:rPrChange>
        </w:rPr>
      </w:pPr>
      <w:ins w:id="3051" w:author="Valeria Tapia" w:date="2026-09-24T12:07:00Z">
        <w:del w:id="3052" w:author="Valeria Tapia " w:date="2026-10-05T00:22:00Z">
          <w:r w:rsidRPr="001C2CE7" w:rsidDel="00523FB9">
            <w:rPr>
              <w:highlight w:val="yellow"/>
              <w:rPrChange w:id="3053" w:author="Valeria Tapia" w:date="2026-09-24T12:08:00Z">
                <w:rPr/>
              </w:rPrChange>
            </w:rPr>
            <w:delText>b) información declarada por el Usuario VUCE;</w:delText>
          </w:r>
        </w:del>
      </w:ins>
    </w:p>
    <w:p w14:paraId="00197EF4" w14:textId="67B2190D" w:rsidR="001C2CE7" w:rsidRPr="001C2CE7" w:rsidDel="00523FB9" w:rsidRDefault="001C2CE7" w:rsidP="001C2CE7">
      <w:pPr>
        <w:rPr>
          <w:ins w:id="3054" w:author="Valeria Tapia" w:date="2026-09-24T12:07:00Z"/>
          <w:del w:id="3055" w:author="Valeria Tapia " w:date="2026-10-05T00:22:00Z"/>
          <w:highlight w:val="yellow"/>
          <w:rPrChange w:id="3056" w:author="Valeria Tapia" w:date="2026-09-24T12:08:00Z">
            <w:rPr>
              <w:ins w:id="3057" w:author="Valeria Tapia" w:date="2026-09-24T12:07:00Z"/>
              <w:del w:id="3058" w:author="Valeria Tapia " w:date="2026-10-05T00:22:00Z"/>
            </w:rPr>
          </w:rPrChange>
        </w:rPr>
      </w:pPr>
      <w:ins w:id="3059" w:author="Valeria Tapia" w:date="2026-09-24T12:07:00Z">
        <w:del w:id="3060" w:author="Valeria Tapia " w:date="2026-10-05T00:22:00Z">
          <w:r w:rsidRPr="001C2CE7" w:rsidDel="00523FB9">
            <w:rPr>
              <w:highlight w:val="yellow"/>
              <w:rPrChange w:id="3061" w:author="Valeria Tapia" w:date="2026-09-24T12:08:00Z">
                <w:rPr/>
              </w:rPrChange>
            </w:rPr>
            <w:delText>c) documentos adjuntos;</w:delText>
          </w:r>
        </w:del>
      </w:ins>
    </w:p>
    <w:p w14:paraId="6D2810A2" w14:textId="3677ED1A" w:rsidR="001C2CE7" w:rsidRPr="001C2CE7" w:rsidDel="00523FB9" w:rsidRDefault="001C2CE7" w:rsidP="001C2CE7">
      <w:pPr>
        <w:rPr>
          <w:ins w:id="3062" w:author="Valeria Tapia" w:date="2026-09-24T12:07:00Z"/>
          <w:del w:id="3063" w:author="Valeria Tapia " w:date="2026-10-05T00:22:00Z"/>
          <w:highlight w:val="yellow"/>
          <w:rPrChange w:id="3064" w:author="Valeria Tapia" w:date="2026-09-24T12:08:00Z">
            <w:rPr>
              <w:ins w:id="3065" w:author="Valeria Tapia" w:date="2026-09-24T12:07:00Z"/>
              <w:del w:id="3066" w:author="Valeria Tapia " w:date="2026-10-05T00:22:00Z"/>
            </w:rPr>
          </w:rPrChange>
        </w:rPr>
      </w:pPr>
      <w:ins w:id="3067" w:author="Valeria Tapia" w:date="2026-09-24T12:07:00Z">
        <w:del w:id="3068" w:author="Valeria Tapia " w:date="2026-10-05T00:22:00Z">
          <w:r w:rsidRPr="001C2CE7" w:rsidDel="00523FB9">
            <w:rPr>
              <w:highlight w:val="yellow"/>
              <w:rPrChange w:id="3069" w:author="Valeria Tapia" w:date="2026-09-24T12:08:00Z">
                <w:rPr/>
              </w:rPrChange>
            </w:rPr>
            <w:delText>d) documentos emitidos;</w:delText>
          </w:r>
        </w:del>
      </w:ins>
    </w:p>
    <w:p w14:paraId="35130752" w14:textId="31CFCF12" w:rsidR="001C2CE7" w:rsidRPr="001C2CE7" w:rsidDel="00523FB9" w:rsidRDefault="001C2CE7" w:rsidP="001C2CE7">
      <w:pPr>
        <w:rPr>
          <w:ins w:id="3070" w:author="Valeria Tapia" w:date="2026-09-24T12:07:00Z"/>
          <w:del w:id="3071" w:author="Valeria Tapia " w:date="2026-10-05T00:22:00Z"/>
          <w:highlight w:val="yellow"/>
          <w:rPrChange w:id="3072" w:author="Valeria Tapia" w:date="2026-09-24T12:08:00Z">
            <w:rPr>
              <w:ins w:id="3073" w:author="Valeria Tapia" w:date="2026-09-24T12:07:00Z"/>
              <w:del w:id="3074" w:author="Valeria Tapia " w:date="2026-10-05T00:22:00Z"/>
            </w:rPr>
          </w:rPrChange>
        </w:rPr>
      </w:pPr>
      <w:ins w:id="3075" w:author="Valeria Tapia" w:date="2026-09-24T12:07:00Z">
        <w:del w:id="3076" w:author="Valeria Tapia " w:date="2026-10-05T00:22:00Z">
          <w:r w:rsidRPr="001C2CE7" w:rsidDel="00523FB9">
            <w:rPr>
              <w:highlight w:val="yellow"/>
              <w:rPrChange w:id="3077" w:author="Valeria Tapia" w:date="2026-09-24T12:08:00Z">
                <w:rPr/>
              </w:rPrChange>
            </w:rPr>
            <w:delText>e) estados y transiciones del trámite;</w:delText>
          </w:r>
        </w:del>
      </w:ins>
    </w:p>
    <w:p w14:paraId="360CAEA1" w14:textId="0C47AA1A" w:rsidR="001C2CE7" w:rsidRPr="001C2CE7" w:rsidDel="00523FB9" w:rsidRDefault="001C2CE7" w:rsidP="001C2CE7">
      <w:pPr>
        <w:rPr>
          <w:ins w:id="3078" w:author="Valeria Tapia" w:date="2026-09-24T12:07:00Z"/>
          <w:del w:id="3079" w:author="Valeria Tapia " w:date="2026-10-05T00:22:00Z"/>
          <w:highlight w:val="yellow"/>
          <w:rPrChange w:id="3080" w:author="Valeria Tapia" w:date="2026-09-24T12:08:00Z">
            <w:rPr>
              <w:ins w:id="3081" w:author="Valeria Tapia" w:date="2026-09-24T12:07:00Z"/>
              <w:del w:id="3082" w:author="Valeria Tapia " w:date="2026-10-05T00:22:00Z"/>
            </w:rPr>
          </w:rPrChange>
        </w:rPr>
      </w:pPr>
      <w:ins w:id="3083" w:author="Valeria Tapia" w:date="2026-09-24T12:07:00Z">
        <w:del w:id="3084" w:author="Valeria Tapia " w:date="2026-10-05T00:22:00Z">
          <w:r w:rsidRPr="001C2CE7" w:rsidDel="00523FB9">
            <w:rPr>
              <w:highlight w:val="yellow"/>
              <w:rPrChange w:id="3085" w:author="Valeria Tapia" w:date="2026-09-24T12:08:00Z">
                <w:rPr/>
              </w:rPrChange>
            </w:rPr>
            <w:delText>f) observaciones y subsanaciones;</w:delText>
          </w:r>
        </w:del>
      </w:ins>
    </w:p>
    <w:p w14:paraId="1F94282A" w14:textId="345562A4" w:rsidR="001C2CE7" w:rsidRPr="001C2CE7" w:rsidDel="00523FB9" w:rsidRDefault="001C2CE7" w:rsidP="001C2CE7">
      <w:pPr>
        <w:rPr>
          <w:ins w:id="3086" w:author="Valeria Tapia" w:date="2026-09-24T12:07:00Z"/>
          <w:del w:id="3087" w:author="Valeria Tapia " w:date="2026-10-05T00:22:00Z"/>
          <w:highlight w:val="yellow"/>
          <w:rPrChange w:id="3088" w:author="Valeria Tapia" w:date="2026-09-24T12:08:00Z">
            <w:rPr>
              <w:ins w:id="3089" w:author="Valeria Tapia" w:date="2026-09-24T12:07:00Z"/>
              <w:del w:id="3090" w:author="Valeria Tapia " w:date="2026-10-05T00:22:00Z"/>
            </w:rPr>
          </w:rPrChange>
        </w:rPr>
      </w:pPr>
      <w:ins w:id="3091" w:author="Valeria Tapia" w:date="2026-09-24T12:07:00Z">
        <w:del w:id="3092" w:author="Valeria Tapia " w:date="2026-10-05T00:22:00Z">
          <w:r w:rsidRPr="001C2CE7" w:rsidDel="00523FB9">
            <w:rPr>
              <w:highlight w:val="yellow"/>
              <w:rPrChange w:id="3093" w:author="Valeria Tapia" w:date="2026-09-24T12:08:00Z">
                <w:rPr/>
              </w:rPrChange>
            </w:rPr>
            <w:delText>g) comunicaciones y notificaciones;</w:delText>
          </w:r>
        </w:del>
      </w:ins>
    </w:p>
    <w:p w14:paraId="11D5864A" w14:textId="4AB5F416" w:rsidR="001C2CE7" w:rsidRPr="001C2CE7" w:rsidDel="00523FB9" w:rsidRDefault="001C2CE7" w:rsidP="001C2CE7">
      <w:pPr>
        <w:rPr>
          <w:ins w:id="3094" w:author="Valeria Tapia" w:date="2026-09-24T12:07:00Z"/>
          <w:del w:id="3095" w:author="Valeria Tapia " w:date="2026-10-05T00:22:00Z"/>
          <w:highlight w:val="yellow"/>
          <w:rPrChange w:id="3096" w:author="Valeria Tapia" w:date="2026-09-24T12:08:00Z">
            <w:rPr>
              <w:ins w:id="3097" w:author="Valeria Tapia" w:date="2026-09-24T12:07:00Z"/>
              <w:del w:id="3098" w:author="Valeria Tapia " w:date="2026-10-05T00:22:00Z"/>
            </w:rPr>
          </w:rPrChange>
        </w:rPr>
      </w:pPr>
      <w:ins w:id="3099" w:author="Valeria Tapia" w:date="2026-09-24T12:07:00Z">
        <w:del w:id="3100" w:author="Valeria Tapia " w:date="2026-10-05T00:22:00Z">
          <w:r w:rsidRPr="001C2CE7" w:rsidDel="00523FB9">
            <w:rPr>
              <w:highlight w:val="yellow"/>
              <w:rPrChange w:id="3101" w:author="Valeria Tapia" w:date="2026-09-24T12:08:00Z">
                <w:rPr/>
              </w:rPrChange>
            </w:rPr>
            <w:delText>h) información de pagos;</w:delText>
          </w:r>
        </w:del>
      </w:ins>
    </w:p>
    <w:p w14:paraId="478D6CBF" w14:textId="5F18A718" w:rsidR="001C2CE7" w:rsidRPr="001C2CE7" w:rsidDel="00523FB9" w:rsidRDefault="001C2CE7" w:rsidP="001C2CE7">
      <w:pPr>
        <w:rPr>
          <w:ins w:id="3102" w:author="Valeria Tapia" w:date="2026-09-24T12:07:00Z"/>
          <w:del w:id="3103" w:author="Valeria Tapia " w:date="2026-10-05T00:22:00Z"/>
          <w:highlight w:val="yellow"/>
          <w:rPrChange w:id="3104" w:author="Valeria Tapia" w:date="2026-09-24T12:08:00Z">
            <w:rPr>
              <w:ins w:id="3105" w:author="Valeria Tapia" w:date="2026-09-24T12:07:00Z"/>
              <w:del w:id="3106" w:author="Valeria Tapia " w:date="2026-10-05T00:22:00Z"/>
            </w:rPr>
          </w:rPrChange>
        </w:rPr>
      </w:pPr>
      <w:ins w:id="3107" w:author="Valeria Tapia" w:date="2026-09-24T12:07:00Z">
        <w:del w:id="3108" w:author="Valeria Tapia " w:date="2026-10-05T00:22:00Z">
          <w:r w:rsidRPr="001C2CE7" w:rsidDel="00523FB9">
            <w:rPr>
              <w:highlight w:val="yellow"/>
              <w:rPrChange w:id="3109" w:author="Valeria Tapia" w:date="2026-09-24T12:08:00Z">
                <w:rPr/>
              </w:rPrChange>
            </w:rPr>
            <w:delText>i) firmas y mecanismos de validación;</w:delText>
          </w:r>
        </w:del>
      </w:ins>
    </w:p>
    <w:p w14:paraId="1791A724" w14:textId="4FCF2460" w:rsidR="001C2CE7" w:rsidRPr="001C2CE7" w:rsidDel="00523FB9" w:rsidRDefault="001C2CE7" w:rsidP="001C2CE7">
      <w:pPr>
        <w:rPr>
          <w:ins w:id="3110" w:author="Valeria Tapia" w:date="2026-09-24T12:07:00Z"/>
          <w:del w:id="3111" w:author="Valeria Tapia " w:date="2026-10-05T00:22:00Z"/>
          <w:highlight w:val="yellow"/>
          <w:rPrChange w:id="3112" w:author="Valeria Tapia" w:date="2026-09-24T12:08:00Z">
            <w:rPr>
              <w:ins w:id="3113" w:author="Valeria Tapia" w:date="2026-09-24T12:07:00Z"/>
              <w:del w:id="3114" w:author="Valeria Tapia " w:date="2026-10-05T00:22:00Z"/>
            </w:rPr>
          </w:rPrChange>
        </w:rPr>
      </w:pPr>
      <w:ins w:id="3115" w:author="Valeria Tapia" w:date="2026-09-24T12:07:00Z">
        <w:del w:id="3116" w:author="Valeria Tapia " w:date="2026-10-05T00:22:00Z">
          <w:r w:rsidRPr="001C2CE7" w:rsidDel="00523FB9">
            <w:rPr>
              <w:highlight w:val="yellow"/>
              <w:rPrChange w:id="3117" w:author="Valeria Tapia" w:date="2026-09-24T12:08:00Z">
                <w:rPr/>
              </w:rPrChange>
            </w:rPr>
            <w:delText>j) registros de interoperabilidad;</w:delText>
          </w:r>
        </w:del>
      </w:ins>
    </w:p>
    <w:p w14:paraId="49C5DC0E" w14:textId="58B35CDA" w:rsidR="001C2CE7" w:rsidRPr="001C2CE7" w:rsidDel="00523FB9" w:rsidRDefault="001C2CE7" w:rsidP="001C2CE7">
      <w:pPr>
        <w:rPr>
          <w:ins w:id="3118" w:author="Valeria Tapia" w:date="2026-09-24T12:07:00Z"/>
          <w:del w:id="3119" w:author="Valeria Tapia " w:date="2026-10-05T00:22:00Z"/>
          <w:highlight w:val="yellow"/>
          <w:rPrChange w:id="3120" w:author="Valeria Tapia" w:date="2026-09-24T12:08:00Z">
            <w:rPr>
              <w:ins w:id="3121" w:author="Valeria Tapia" w:date="2026-09-24T12:07:00Z"/>
              <w:del w:id="3122" w:author="Valeria Tapia " w:date="2026-10-05T00:22:00Z"/>
            </w:rPr>
          </w:rPrChange>
        </w:rPr>
      </w:pPr>
      <w:ins w:id="3123" w:author="Valeria Tapia" w:date="2026-09-24T12:07:00Z">
        <w:del w:id="3124" w:author="Valeria Tapia " w:date="2026-10-05T00:22:00Z">
          <w:r w:rsidRPr="001C2CE7" w:rsidDel="00523FB9">
            <w:rPr>
              <w:highlight w:val="yellow"/>
              <w:rPrChange w:id="3125" w:author="Valeria Tapia" w:date="2026-09-24T12:08:00Z">
                <w:rPr/>
              </w:rPrChange>
            </w:rPr>
            <w:delText>k) fecha y hora de las actuaciones;</w:delText>
          </w:r>
        </w:del>
      </w:ins>
    </w:p>
    <w:p w14:paraId="4697E5F8" w14:textId="73FDF933" w:rsidR="001C2CE7" w:rsidRPr="001C2CE7" w:rsidDel="00523FB9" w:rsidRDefault="001C2CE7" w:rsidP="001C2CE7">
      <w:pPr>
        <w:rPr>
          <w:ins w:id="3126" w:author="Valeria Tapia" w:date="2026-09-24T12:07:00Z"/>
          <w:del w:id="3127" w:author="Valeria Tapia " w:date="2026-10-05T00:22:00Z"/>
          <w:highlight w:val="yellow"/>
          <w:rPrChange w:id="3128" w:author="Valeria Tapia" w:date="2026-09-24T12:08:00Z">
            <w:rPr>
              <w:ins w:id="3129" w:author="Valeria Tapia" w:date="2026-09-24T12:07:00Z"/>
              <w:del w:id="3130" w:author="Valeria Tapia " w:date="2026-10-05T00:22:00Z"/>
            </w:rPr>
          </w:rPrChange>
        </w:rPr>
      </w:pPr>
      <w:ins w:id="3131" w:author="Valeria Tapia" w:date="2026-09-24T12:07:00Z">
        <w:del w:id="3132" w:author="Valeria Tapia " w:date="2026-10-05T00:22:00Z">
          <w:r w:rsidRPr="001C2CE7" w:rsidDel="00523FB9">
            <w:rPr>
              <w:highlight w:val="yellow"/>
              <w:rPrChange w:id="3133" w:author="Valeria Tapia" w:date="2026-09-24T12:08:00Z">
                <w:rPr/>
              </w:rPrChange>
            </w:rPr>
            <w:delText>l) registros de auditoría y trazabilidad;</w:delText>
          </w:r>
        </w:del>
      </w:ins>
    </w:p>
    <w:p w14:paraId="4C5E2F9D" w14:textId="714E09D8" w:rsidR="001C2CE7" w:rsidRPr="001C2CE7" w:rsidDel="00523FB9" w:rsidRDefault="001C2CE7" w:rsidP="001C2CE7">
      <w:pPr>
        <w:rPr>
          <w:ins w:id="3134" w:author="Valeria Tapia" w:date="2026-09-24T12:07:00Z"/>
          <w:del w:id="3135" w:author="Valeria Tapia " w:date="2026-10-05T00:22:00Z"/>
          <w:highlight w:val="yellow"/>
          <w:rPrChange w:id="3136" w:author="Valeria Tapia" w:date="2026-09-24T12:08:00Z">
            <w:rPr>
              <w:ins w:id="3137" w:author="Valeria Tapia" w:date="2026-09-24T12:07:00Z"/>
              <w:del w:id="3138" w:author="Valeria Tapia " w:date="2026-10-05T00:22:00Z"/>
            </w:rPr>
          </w:rPrChange>
        </w:rPr>
      </w:pPr>
      <w:ins w:id="3139" w:author="Valeria Tapia" w:date="2026-09-24T12:07:00Z">
        <w:del w:id="3140" w:author="Valeria Tapia " w:date="2026-10-05T00:22:00Z">
          <w:r w:rsidRPr="001C2CE7" w:rsidDel="00523FB9">
            <w:rPr>
              <w:highlight w:val="yellow"/>
              <w:rPrChange w:id="3141" w:author="Valeria Tapia" w:date="2026-09-24T12:08:00Z">
                <w:rPr/>
              </w:rPrChange>
            </w:rPr>
            <w:delText>m) demás información necesaria para acreditar la gestión del trámite.</w:delText>
          </w:r>
        </w:del>
      </w:ins>
    </w:p>
    <w:p w14:paraId="54556FAD" w14:textId="59DC8819" w:rsidR="001C2CE7" w:rsidRPr="001C2CE7" w:rsidDel="00523FB9" w:rsidRDefault="001C2CE7" w:rsidP="001C2CE7">
      <w:pPr>
        <w:rPr>
          <w:ins w:id="3142" w:author="Valeria Tapia" w:date="2026-09-24T12:07:00Z"/>
          <w:del w:id="3143" w:author="Valeria Tapia " w:date="2026-10-05T00:22:00Z"/>
          <w:highlight w:val="yellow"/>
          <w:rPrChange w:id="3144" w:author="Valeria Tapia" w:date="2026-09-24T12:08:00Z">
            <w:rPr>
              <w:ins w:id="3145" w:author="Valeria Tapia" w:date="2026-09-24T12:07:00Z"/>
              <w:del w:id="3146" w:author="Valeria Tapia " w:date="2026-10-05T00:22:00Z"/>
            </w:rPr>
          </w:rPrChange>
        </w:rPr>
      </w:pPr>
    </w:p>
    <w:p w14:paraId="6CAA3149" w14:textId="3D05B307" w:rsidR="001C2CE7" w:rsidRPr="001C2CE7" w:rsidDel="00523FB9" w:rsidRDefault="001C2CE7" w:rsidP="001C2CE7">
      <w:pPr>
        <w:rPr>
          <w:ins w:id="3147" w:author="Valeria Tapia" w:date="2026-09-24T12:07:00Z"/>
          <w:del w:id="3148" w:author="Valeria Tapia " w:date="2026-10-05T00:22:00Z"/>
          <w:highlight w:val="yellow"/>
          <w:rPrChange w:id="3149" w:author="Valeria Tapia" w:date="2026-09-24T12:08:00Z">
            <w:rPr>
              <w:ins w:id="3150" w:author="Valeria Tapia" w:date="2026-09-24T12:07:00Z"/>
              <w:del w:id="3151" w:author="Valeria Tapia " w:date="2026-10-05T00:22:00Z"/>
            </w:rPr>
          </w:rPrChange>
        </w:rPr>
      </w:pPr>
      <w:ins w:id="3152" w:author="Valeria Tapia" w:date="2026-09-24T12:07:00Z">
        <w:del w:id="3153" w:author="Valeria Tapia " w:date="2026-10-05T00:22:00Z">
          <w:r w:rsidRPr="001C2CE7" w:rsidDel="00523FB9">
            <w:rPr>
              <w:highlight w:val="yellow"/>
              <w:rPrChange w:id="3154" w:author="Valeria Tapia" w:date="2026-09-24T12:08:00Z">
                <w:rPr/>
              </w:rPrChange>
            </w:rPr>
            <w:delText>IV. La persistencia de información en la VUCE no implica transferencia de las competencias, atribuciones o responsabilidades de la Entidad Pública Emisora respecto de la evaluación, decisión y emisión del documento correspondiente.</w:delText>
          </w:r>
        </w:del>
      </w:ins>
    </w:p>
    <w:p w14:paraId="41B507A6" w14:textId="51E748D2" w:rsidR="001C2CE7" w:rsidRPr="005D77DA" w:rsidDel="00523FB9" w:rsidRDefault="001C2CE7" w:rsidP="001C2CE7">
      <w:pPr>
        <w:rPr>
          <w:ins w:id="3155" w:author="Valeria Tapia" w:date="2026-09-18T18:08:00Z"/>
          <w:del w:id="3156" w:author="Valeria Tapia " w:date="2026-10-05T00:22:00Z"/>
          <w:rPrChange w:id="3157" w:author="Valeria Tapia" w:date="2026-09-24T10:23:00Z">
            <w:rPr>
              <w:ins w:id="3158" w:author="Valeria Tapia" w:date="2026-09-18T18:08:00Z"/>
              <w:del w:id="3159" w:author="Valeria Tapia " w:date="2026-10-05T00:22:00Z"/>
              <w:color w:val="FF0000"/>
            </w:rPr>
          </w:rPrChange>
        </w:rPr>
      </w:pPr>
      <w:ins w:id="3160" w:author="Valeria Tapia" w:date="2026-09-24T12:07:00Z">
        <w:del w:id="3161" w:author="Valeria Tapia " w:date="2026-10-05T00:22:00Z">
          <w:r w:rsidRPr="001C2CE7" w:rsidDel="00523FB9">
            <w:rPr>
              <w:highlight w:val="yellow"/>
              <w:rPrChange w:id="3162" w:author="Valeria Tapia" w:date="2026-09-24T12:08:00Z">
                <w:rPr/>
              </w:rPrChange>
            </w:rPr>
            <w:delText>V. La conservación de información en la VUCE no limita ni sustituye la obligación de las Entidades Públicas Emisoras de mantener sus propios registros, sistemas de información y bases de datos institucionales, cuando corresponda conforme a su normativa.</w:delText>
          </w:r>
        </w:del>
      </w:ins>
    </w:p>
    <w:p w14:paraId="0423BA9D" w14:textId="2A4FBBBC" w:rsidR="00387DBA" w:rsidDel="002631AB" w:rsidRDefault="00387DBA" w:rsidP="00DE605E">
      <w:pPr>
        <w:rPr>
          <w:ins w:id="3163" w:author="Valeria Tapia" w:date="2026-09-24T12:09:00Z"/>
          <w:del w:id="3164" w:author="Valeria Tapia " w:date="2026-10-05T02:17:00Z"/>
          <w:color w:val="FF0000"/>
        </w:rPr>
      </w:pPr>
    </w:p>
    <w:p w14:paraId="593C0E24" w14:textId="4FE1E926" w:rsidR="005436E6" w:rsidRPr="005436E6" w:rsidDel="002631AB" w:rsidRDefault="005436E6" w:rsidP="005436E6">
      <w:pPr>
        <w:rPr>
          <w:ins w:id="3165" w:author="Valeria Tapia" w:date="2026-09-24T12:11:00Z"/>
          <w:del w:id="3166" w:author="Valeria Tapia " w:date="2026-10-05T02:17:00Z"/>
          <w:highlight w:val="yellow"/>
          <w:rPrChange w:id="3167" w:author="Valeria Tapia" w:date="2026-09-24T12:11:00Z">
            <w:rPr>
              <w:ins w:id="3168" w:author="Valeria Tapia" w:date="2026-09-24T12:11:00Z"/>
              <w:del w:id="3169" w:author="Valeria Tapia " w:date="2026-10-05T02:17:00Z"/>
              <w:color w:val="FF0000"/>
            </w:rPr>
          </w:rPrChange>
        </w:rPr>
      </w:pPr>
      <w:ins w:id="3170" w:author="Valeria Tapia" w:date="2026-09-24T12:11:00Z">
        <w:del w:id="3171" w:author="Valeria Tapia " w:date="2026-10-05T02:17:00Z">
          <w:r w:rsidRPr="005436E6" w:rsidDel="002631AB">
            <w:rPr>
              <w:highlight w:val="yellow"/>
              <w:rPrChange w:id="3172" w:author="Valeria Tapia" w:date="2026-09-24T12:11:00Z">
                <w:rPr>
                  <w:color w:val="FF0000"/>
                </w:rPr>
              </w:rPrChange>
            </w:rPr>
            <w:delText>ARTÍCULO X.- (INDEPENDENCIA OPERATIVA DE LAS EPEs)</w:delText>
          </w:r>
          <w:r w:rsidRPr="005436E6" w:rsidDel="002631AB">
            <w:rPr>
              <w:highlight w:val="yellow"/>
              <w:rPrChange w:id="3173" w:author="Valeria Tapia" w:date="2026-09-24T12:11:00Z">
                <w:rPr>
                  <w:color w:val="FF0000"/>
                </w:rPr>
              </w:rPrChange>
            </w:rPr>
            <w:tab/>
          </w:r>
          <w:r w:rsidRPr="005436E6" w:rsidDel="002631AB">
            <w:rPr>
              <w:highlight w:val="yellow"/>
              <w:rPrChange w:id="3174" w:author="Valeria Tapia" w:date="2026-09-24T12:11:00Z">
                <w:rPr>
                  <w:color w:val="FF0000"/>
                </w:rPr>
              </w:rPrChange>
            </w:rPr>
            <w:tab/>
          </w:r>
          <w:r w:rsidRPr="005436E6" w:rsidDel="002631AB">
            <w:rPr>
              <w:highlight w:val="yellow"/>
              <w:rPrChange w:id="3175" w:author="Valeria Tapia" w:date="2026-09-24T12:11:00Z">
                <w:rPr>
                  <w:color w:val="FF0000"/>
                </w:rPr>
              </w:rPrChange>
            </w:rPr>
            <w:tab/>
          </w:r>
          <w:r w:rsidRPr="005436E6" w:rsidDel="002631AB">
            <w:rPr>
              <w:highlight w:val="yellow"/>
              <w:rPrChange w:id="3176" w:author="Valeria Tapia" w:date="2026-09-24T12:11:00Z">
                <w:rPr>
                  <w:color w:val="FF0000"/>
                </w:rPr>
              </w:rPrChange>
            </w:rPr>
            <w:tab/>
          </w:r>
          <w:r w:rsidRPr="005436E6" w:rsidDel="002631AB">
            <w:rPr>
              <w:highlight w:val="yellow"/>
              <w:rPrChange w:id="3177" w:author="Valeria Tapia" w:date="2026-09-24T12:11:00Z">
                <w:rPr>
                  <w:color w:val="FF0000"/>
                </w:rPr>
              </w:rPrChange>
            </w:rPr>
            <w:tab/>
          </w:r>
        </w:del>
      </w:ins>
    </w:p>
    <w:p w14:paraId="6FF7700A" w14:textId="28BA2615" w:rsidR="005436E6" w:rsidRPr="005436E6" w:rsidDel="002631AB" w:rsidRDefault="005436E6" w:rsidP="005436E6">
      <w:pPr>
        <w:rPr>
          <w:ins w:id="3178" w:author="Valeria Tapia" w:date="2026-09-24T12:11:00Z"/>
          <w:del w:id="3179" w:author="Valeria Tapia " w:date="2026-10-05T02:17:00Z"/>
          <w:highlight w:val="yellow"/>
          <w:rPrChange w:id="3180" w:author="Valeria Tapia" w:date="2026-09-24T12:11:00Z">
            <w:rPr>
              <w:ins w:id="3181" w:author="Valeria Tapia" w:date="2026-09-24T12:11:00Z"/>
              <w:del w:id="3182" w:author="Valeria Tapia " w:date="2026-10-05T02:17:00Z"/>
              <w:color w:val="FF0000"/>
            </w:rPr>
          </w:rPrChange>
        </w:rPr>
      </w:pPr>
      <w:ins w:id="3183" w:author="Valeria Tapia" w:date="2026-09-24T12:11:00Z">
        <w:del w:id="3184" w:author="Valeria Tapia " w:date="2026-10-05T02:17:00Z">
          <w:r w:rsidRPr="005436E6" w:rsidDel="002631AB">
            <w:rPr>
              <w:highlight w:val="yellow"/>
              <w:rPrChange w:id="3185" w:author="Valeria Tapia" w:date="2026-09-24T12:11:00Z">
                <w:rPr>
                  <w:color w:val="FF0000"/>
                </w:rPr>
              </w:rPrChange>
            </w:rPr>
            <w:delText>NUEVO ARTICULO</w:delText>
          </w:r>
          <w:r w:rsidRPr="005436E6" w:rsidDel="002631AB">
            <w:rPr>
              <w:highlight w:val="yellow"/>
              <w:rPrChange w:id="3186" w:author="Valeria Tapia" w:date="2026-09-24T12:11:00Z">
                <w:rPr>
                  <w:color w:val="FF0000"/>
                </w:rPr>
              </w:rPrChange>
            </w:rPr>
            <w:tab/>
          </w:r>
          <w:r w:rsidRPr="005436E6" w:rsidDel="002631AB">
            <w:rPr>
              <w:highlight w:val="yellow"/>
              <w:rPrChange w:id="3187" w:author="Valeria Tapia" w:date="2026-09-24T12:11:00Z">
                <w:rPr>
                  <w:color w:val="FF0000"/>
                </w:rPr>
              </w:rPrChange>
            </w:rPr>
            <w:tab/>
          </w:r>
          <w:r w:rsidRPr="005436E6" w:rsidDel="002631AB">
            <w:rPr>
              <w:highlight w:val="yellow"/>
              <w:rPrChange w:id="3188" w:author="Valeria Tapia" w:date="2026-09-24T12:11:00Z">
                <w:rPr>
                  <w:color w:val="FF0000"/>
                </w:rPr>
              </w:rPrChange>
            </w:rPr>
            <w:tab/>
          </w:r>
          <w:r w:rsidRPr="005436E6" w:rsidDel="002631AB">
            <w:rPr>
              <w:highlight w:val="yellow"/>
              <w:rPrChange w:id="3189" w:author="Valeria Tapia" w:date="2026-09-24T12:11:00Z">
                <w:rPr>
                  <w:color w:val="FF0000"/>
                </w:rPr>
              </w:rPrChange>
            </w:rPr>
            <w:tab/>
          </w:r>
          <w:r w:rsidRPr="005436E6" w:rsidDel="002631AB">
            <w:rPr>
              <w:highlight w:val="yellow"/>
              <w:rPrChange w:id="3190" w:author="Valeria Tapia" w:date="2026-09-24T12:11:00Z">
                <w:rPr>
                  <w:color w:val="FF0000"/>
                </w:rPr>
              </w:rPrChange>
            </w:rPr>
            <w:tab/>
          </w:r>
        </w:del>
      </w:ins>
    </w:p>
    <w:p w14:paraId="02921E3B" w14:textId="2507E938" w:rsidR="005436E6" w:rsidRPr="005436E6" w:rsidDel="00523FB9" w:rsidRDefault="005436E6" w:rsidP="005436E6">
      <w:pPr>
        <w:rPr>
          <w:ins w:id="3191" w:author="Valeria Tapia" w:date="2026-09-24T12:11:00Z"/>
          <w:del w:id="3192" w:author="Valeria Tapia " w:date="2026-10-05T00:23:00Z"/>
          <w:highlight w:val="yellow"/>
          <w:rPrChange w:id="3193" w:author="Valeria Tapia" w:date="2026-09-24T12:11:00Z">
            <w:rPr>
              <w:ins w:id="3194" w:author="Valeria Tapia" w:date="2026-09-24T12:11:00Z"/>
              <w:del w:id="3195" w:author="Valeria Tapia " w:date="2026-10-05T00:23:00Z"/>
              <w:color w:val="FF0000"/>
            </w:rPr>
          </w:rPrChange>
        </w:rPr>
      </w:pPr>
      <w:ins w:id="3196" w:author="Valeria Tapia" w:date="2026-09-24T12:11:00Z">
        <w:del w:id="3197" w:author="Valeria Tapia " w:date="2026-10-05T00:23:00Z">
          <w:r w:rsidRPr="005436E6" w:rsidDel="00523FB9">
            <w:rPr>
              <w:highlight w:val="yellow"/>
              <w:rPrChange w:id="3198" w:author="Valeria Tapia" w:date="2026-09-24T12:11:00Z">
                <w:rPr>
                  <w:color w:val="FF0000"/>
                </w:rPr>
              </w:rPrChange>
            </w:rPr>
            <w:delText>"Las Entidades Públicas Emisoras mantendrán su independencia operativa, normativa, funcional y administrativa en el ejercicio de las competencias que les corresponden, así como el uso de sus sistemas y bases de datos institucionales, cuando corresponda.</w:delText>
          </w:r>
        </w:del>
      </w:ins>
    </w:p>
    <w:p w14:paraId="3A9E74CE" w14:textId="562F824D" w:rsidR="005436E6" w:rsidRPr="005436E6" w:rsidDel="00523FB9" w:rsidRDefault="005436E6" w:rsidP="005436E6">
      <w:pPr>
        <w:rPr>
          <w:ins w:id="3199" w:author="Valeria Tapia" w:date="2026-09-24T12:11:00Z"/>
          <w:del w:id="3200" w:author="Valeria Tapia " w:date="2026-10-05T00:23:00Z"/>
          <w:highlight w:val="yellow"/>
          <w:rPrChange w:id="3201" w:author="Valeria Tapia" w:date="2026-09-24T12:11:00Z">
            <w:rPr>
              <w:ins w:id="3202" w:author="Valeria Tapia" w:date="2026-09-24T12:11:00Z"/>
              <w:del w:id="3203" w:author="Valeria Tapia " w:date="2026-10-05T00:23:00Z"/>
              <w:color w:val="FF0000"/>
            </w:rPr>
          </w:rPrChange>
        </w:rPr>
      </w:pPr>
      <w:ins w:id="3204" w:author="Valeria Tapia" w:date="2026-09-24T12:11:00Z">
        <w:del w:id="3205" w:author="Valeria Tapia " w:date="2026-10-05T00:23:00Z">
          <w:r w:rsidRPr="005436E6" w:rsidDel="00523FB9">
            <w:rPr>
              <w:highlight w:val="yellow"/>
              <w:rPrChange w:id="3206" w:author="Valeria Tapia" w:date="2026-09-24T12:11:00Z">
                <w:rPr>
                  <w:color w:val="FF0000"/>
                </w:rPr>
              </w:rPrChange>
            </w:rPr>
            <w:delText>La independencia operativa de las EPEs no impedirá la presentación, gestión, seguimiento, interoperabilidad, persistencia y trazabilidad de las solicitudes y actuaciones realizadas a través de la VUCE, conforme al modelo operativo establecido por la Aduana Nacional.</w:delText>
          </w:r>
        </w:del>
      </w:ins>
    </w:p>
    <w:p w14:paraId="4E288DFF" w14:textId="3150D43B" w:rsidR="005436E6" w:rsidRPr="005436E6" w:rsidDel="00523FB9" w:rsidRDefault="005436E6" w:rsidP="005436E6">
      <w:pPr>
        <w:rPr>
          <w:ins w:id="3207" w:author="Valeria Tapia" w:date="2026-09-18T18:08:00Z"/>
          <w:del w:id="3208" w:author="Valeria Tapia " w:date="2026-10-05T00:23:00Z"/>
          <w:rPrChange w:id="3209" w:author="Valeria Tapia" w:date="2026-09-24T12:11:00Z">
            <w:rPr>
              <w:ins w:id="3210" w:author="Valeria Tapia" w:date="2026-09-18T18:08:00Z"/>
              <w:del w:id="3211" w:author="Valeria Tapia " w:date="2026-10-05T00:23:00Z"/>
              <w:color w:val="FF0000"/>
            </w:rPr>
          </w:rPrChange>
        </w:rPr>
      </w:pPr>
      <w:ins w:id="3212" w:author="Valeria Tapia" w:date="2026-09-24T12:11:00Z">
        <w:del w:id="3213" w:author="Valeria Tapia " w:date="2026-10-05T00:23:00Z">
          <w:r w:rsidRPr="005436E6" w:rsidDel="00523FB9">
            <w:rPr>
              <w:highlight w:val="yellow"/>
              <w:rPrChange w:id="3214" w:author="Valeria Tapia" w:date="2026-09-24T12:11:00Z">
                <w:rPr>
                  <w:color w:val="FF0000"/>
                </w:rPr>
              </w:rPrChange>
            </w:rPr>
            <w:lastRenderedPageBreak/>
            <w:delText>La VUCE no asumirá las competencias de las EPEs respecto de la evaluación técnica o administrativa, fiscalización, aprobación, rechazo, certificación, autorización o emisión de documentos cuya competencia corresponda a dichas entidades.</w:delText>
          </w:r>
        </w:del>
      </w:ins>
    </w:p>
    <w:p w14:paraId="69BAD7AC" w14:textId="0853ADDA" w:rsidR="00387DBA" w:rsidDel="002631AB" w:rsidRDefault="00387DBA" w:rsidP="00DE605E">
      <w:pPr>
        <w:rPr>
          <w:del w:id="3215" w:author="Valeria Tapia " w:date="2026-10-05T02:17:00Z"/>
          <w:color w:val="FF0000"/>
        </w:rPr>
      </w:pPr>
    </w:p>
    <w:p w14:paraId="552ABF6A" w14:textId="0D413CD8" w:rsidR="004910F9" w:rsidDel="002631AB" w:rsidRDefault="004910F9" w:rsidP="00DE605E">
      <w:pPr>
        <w:rPr>
          <w:ins w:id="3216" w:author="Valeria Tapia" w:date="2026-09-24T12:18:00Z"/>
          <w:del w:id="3217" w:author="Valeria Tapia " w:date="2026-10-05T02:17:00Z"/>
          <w:color w:val="FF0000"/>
        </w:rPr>
      </w:pPr>
    </w:p>
    <w:p w14:paraId="76448EA0" w14:textId="603FAECA" w:rsidR="004910F9" w:rsidRPr="004910F9" w:rsidDel="00523FB9" w:rsidRDefault="004910F9" w:rsidP="004910F9">
      <w:pPr>
        <w:rPr>
          <w:ins w:id="3218" w:author="Valeria Tapia" w:date="2026-09-24T12:18:00Z"/>
          <w:del w:id="3219" w:author="Valeria Tapia " w:date="2026-10-05T00:24:00Z"/>
          <w:highlight w:val="yellow"/>
          <w:rPrChange w:id="3220" w:author="Valeria Tapia" w:date="2026-09-24T12:20:00Z">
            <w:rPr>
              <w:ins w:id="3221" w:author="Valeria Tapia" w:date="2026-09-24T12:18:00Z"/>
              <w:del w:id="3222" w:author="Valeria Tapia " w:date="2026-10-05T00:24:00Z"/>
              <w:color w:val="FF0000"/>
            </w:rPr>
          </w:rPrChange>
        </w:rPr>
      </w:pPr>
      <w:ins w:id="3223" w:author="Valeria Tapia" w:date="2026-09-24T12:18:00Z">
        <w:del w:id="3224" w:author="Valeria Tapia " w:date="2026-10-05T00:24:00Z">
          <w:r w:rsidRPr="004910F9" w:rsidDel="00523FB9">
            <w:rPr>
              <w:highlight w:val="yellow"/>
              <w:rPrChange w:id="3225" w:author="Valeria Tapia" w:date="2026-09-24T12:20:00Z">
                <w:rPr>
                  <w:color w:val="FF0000"/>
                </w:rPr>
              </w:rPrChange>
            </w:rPr>
            <w:delText>ARTÍCULO X.- (SISTEMAS INSTITUCIONALES Y FUENTES DE INFORMACIÓN)</w:delText>
          </w:r>
        </w:del>
      </w:ins>
      <w:ins w:id="3226" w:author="Valeria Tapia" w:date="2026-09-24T12:19:00Z">
        <w:del w:id="3227" w:author="Valeria Tapia " w:date="2026-10-05T00:24:00Z">
          <w:r w:rsidRPr="004910F9" w:rsidDel="00523FB9">
            <w:rPr>
              <w:highlight w:val="yellow"/>
              <w:rPrChange w:id="3228" w:author="Valeria Tapia" w:date="2026-09-24T12:20:00Z">
                <w:rPr>
                  <w:color w:val="FF0000"/>
                </w:rPr>
              </w:rPrChange>
            </w:rPr>
            <w:delText>.-</w:delText>
          </w:r>
        </w:del>
      </w:ins>
      <w:ins w:id="3229" w:author="Valeria Tapia" w:date="2026-09-24T12:18:00Z">
        <w:del w:id="3230" w:author="Valeria Tapia " w:date="2026-10-05T00:24:00Z">
          <w:r w:rsidRPr="004910F9" w:rsidDel="00523FB9">
            <w:rPr>
              <w:highlight w:val="yellow"/>
              <w:rPrChange w:id="3231" w:author="Valeria Tapia" w:date="2026-09-24T12:20:00Z">
                <w:rPr>
                  <w:color w:val="FF0000"/>
                </w:rPr>
              </w:rPrChange>
            </w:rPr>
            <w:delText xml:space="preserve"> Las EPEs podrán mantener sistemas institucionales destinados al registro, procesamiento, administración y conservación de la información correspondiente al ejercicio de sus competencias.</w:delText>
          </w:r>
        </w:del>
      </w:ins>
    </w:p>
    <w:p w14:paraId="63FE1C33" w14:textId="23AC678D" w:rsidR="004910F9" w:rsidRPr="004910F9" w:rsidDel="00523FB9" w:rsidRDefault="004910F9" w:rsidP="004910F9">
      <w:pPr>
        <w:rPr>
          <w:ins w:id="3232" w:author="Valeria Tapia" w:date="2026-09-24T12:19:00Z"/>
          <w:del w:id="3233" w:author="Valeria Tapia " w:date="2026-10-05T00:24:00Z"/>
          <w:highlight w:val="yellow"/>
          <w:rPrChange w:id="3234" w:author="Valeria Tapia" w:date="2026-09-24T12:20:00Z">
            <w:rPr>
              <w:ins w:id="3235" w:author="Valeria Tapia" w:date="2026-09-24T12:19:00Z"/>
              <w:del w:id="3236" w:author="Valeria Tapia " w:date="2026-10-05T00:24:00Z"/>
              <w:color w:val="FF0000"/>
            </w:rPr>
          </w:rPrChange>
        </w:rPr>
      </w:pPr>
      <w:ins w:id="3237" w:author="Valeria Tapia" w:date="2026-09-24T12:18:00Z">
        <w:del w:id="3238" w:author="Valeria Tapia " w:date="2026-10-05T00:24:00Z">
          <w:r w:rsidRPr="004910F9" w:rsidDel="00523FB9">
            <w:rPr>
              <w:highlight w:val="yellow"/>
              <w:rPrChange w:id="3239" w:author="Valeria Tapia" w:date="2026-09-24T12:20:00Z">
                <w:rPr>
                  <w:color w:val="FF0000"/>
                </w:rPr>
              </w:rPrChange>
            </w:rPr>
            <w:delText>Cuando una EPE cuente con un sistema institucional, éste podrá constituirse en fuente institucional para los datos, actos o documentos cuya generación o emisión corresponda a dicha entidad</w:delText>
          </w:r>
        </w:del>
      </w:ins>
      <w:ins w:id="3240" w:author="Valeria Tapia" w:date="2026-09-24T12:19:00Z">
        <w:del w:id="3241" w:author="Valeria Tapia " w:date="2026-10-05T00:24:00Z">
          <w:r w:rsidRPr="004910F9" w:rsidDel="00523FB9">
            <w:rPr>
              <w:highlight w:val="yellow"/>
              <w:rPrChange w:id="3242" w:author="Valeria Tapia" w:date="2026-09-24T12:20:00Z">
                <w:rPr>
                  <w:color w:val="FF0000"/>
                </w:rPr>
              </w:rPrChange>
            </w:rPr>
            <w:delText>.</w:delText>
          </w:r>
        </w:del>
      </w:ins>
    </w:p>
    <w:p w14:paraId="15E48738" w14:textId="280D6191" w:rsidR="004910F9" w:rsidRPr="004910F9" w:rsidDel="00523FB9" w:rsidRDefault="004910F9" w:rsidP="004910F9">
      <w:pPr>
        <w:rPr>
          <w:ins w:id="3243" w:author="Valeria Tapia" w:date="2026-09-24T12:19:00Z"/>
          <w:del w:id="3244" w:author="Valeria Tapia " w:date="2026-10-05T00:24:00Z"/>
          <w:highlight w:val="yellow"/>
          <w:rPrChange w:id="3245" w:author="Valeria Tapia" w:date="2026-09-24T12:20:00Z">
            <w:rPr>
              <w:ins w:id="3246" w:author="Valeria Tapia" w:date="2026-09-24T12:19:00Z"/>
              <w:del w:id="3247" w:author="Valeria Tapia " w:date="2026-10-05T00:24:00Z"/>
              <w:color w:val="FF0000"/>
            </w:rPr>
          </w:rPrChange>
        </w:rPr>
      </w:pPr>
    </w:p>
    <w:p w14:paraId="376839F5" w14:textId="4A22ADFF" w:rsidR="004910F9" w:rsidRPr="004910F9" w:rsidDel="00523FB9" w:rsidRDefault="004910F9" w:rsidP="004910F9">
      <w:pPr>
        <w:rPr>
          <w:ins w:id="3248" w:author="Valeria Tapia" w:date="2026-09-24T12:19:00Z"/>
          <w:del w:id="3249" w:author="Valeria Tapia " w:date="2026-10-05T00:24:00Z"/>
          <w:highlight w:val="yellow"/>
          <w:rPrChange w:id="3250" w:author="Valeria Tapia" w:date="2026-09-24T12:20:00Z">
            <w:rPr>
              <w:ins w:id="3251" w:author="Valeria Tapia" w:date="2026-09-24T12:19:00Z"/>
              <w:del w:id="3252" w:author="Valeria Tapia " w:date="2026-10-05T00:24:00Z"/>
              <w:color w:val="FF0000"/>
            </w:rPr>
          </w:rPrChange>
        </w:rPr>
      </w:pPr>
      <w:ins w:id="3253" w:author="Valeria Tapia" w:date="2026-09-24T12:19:00Z">
        <w:del w:id="3254" w:author="Valeria Tapia " w:date="2026-10-05T00:24:00Z">
          <w:r w:rsidRPr="004910F9" w:rsidDel="00523FB9">
            <w:rPr>
              <w:highlight w:val="yellow"/>
              <w:rPrChange w:id="3255" w:author="Valeria Tapia" w:date="2026-09-24T12:20:00Z">
                <w:rPr>
                  <w:color w:val="FF0000"/>
                </w:rPr>
              </w:rPrChange>
            </w:rPr>
            <w:delText>ARTÍCULO X.- (MODELO FUNCIONAL Y TECNOLÓGICO DE LA VUCE).- La Aduana Nacional establecerá y administrará el modelo funcional, tecnológico, de interoperabilidad, seguridad, trazabilidad y operación de la VUCE, en el marco de la normativa vigente.</w:delText>
          </w:r>
        </w:del>
      </w:ins>
    </w:p>
    <w:p w14:paraId="372743A1" w14:textId="73A2979E" w:rsidR="004910F9" w:rsidRPr="004910F9" w:rsidDel="00523FB9" w:rsidRDefault="004910F9" w:rsidP="004910F9">
      <w:pPr>
        <w:rPr>
          <w:ins w:id="3256" w:author="Valeria Tapia" w:date="2026-09-24T12:19:00Z"/>
          <w:del w:id="3257" w:author="Valeria Tapia " w:date="2026-10-05T00:24:00Z"/>
          <w:highlight w:val="yellow"/>
          <w:rPrChange w:id="3258" w:author="Valeria Tapia" w:date="2026-09-24T12:20:00Z">
            <w:rPr>
              <w:ins w:id="3259" w:author="Valeria Tapia" w:date="2026-09-24T12:19:00Z"/>
              <w:del w:id="3260" w:author="Valeria Tapia " w:date="2026-10-05T00:24:00Z"/>
              <w:color w:val="FF0000"/>
            </w:rPr>
          </w:rPrChange>
        </w:rPr>
      </w:pPr>
      <w:ins w:id="3261" w:author="Valeria Tapia" w:date="2026-09-24T12:19:00Z">
        <w:del w:id="3262" w:author="Valeria Tapia " w:date="2026-10-05T00:24:00Z">
          <w:r w:rsidRPr="004910F9" w:rsidDel="00523FB9">
            <w:rPr>
              <w:highlight w:val="yellow"/>
              <w:rPrChange w:id="3263" w:author="Valeria Tapia" w:date="2026-09-24T12:20:00Z">
                <w:rPr>
                  <w:color w:val="FF0000"/>
                </w:rPr>
              </w:rPrChange>
            </w:rPr>
            <w:delText>Las EPEs establecerán los requisitos sustantivos, técnicos y administrativos propios de los trámites cuya emisión sea de su competencia, los cuales deberán adecuarse al modelo operativo y tecnológico de la VUCE.</w:delText>
          </w:r>
        </w:del>
      </w:ins>
    </w:p>
    <w:p w14:paraId="09CCDE7E" w14:textId="3F9F836E" w:rsidR="004910F9" w:rsidRPr="004910F9" w:rsidDel="00523FB9" w:rsidRDefault="004910F9" w:rsidP="004910F9">
      <w:pPr>
        <w:rPr>
          <w:ins w:id="3264" w:author="Valeria Tapia" w:date="2026-09-24T12:19:00Z"/>
          <w:del w:id="3265" w:author="Valeria Tapia " w:date="2026-10-05T00:24:00Z"/>
          <w:highlight w:val="yellow"/>
          <w:rPrChange w:id="3266" w:author="Valeria Tapia" w:date="2026-09-24T12:20:00Z">
            <w:rPr>
              <w:ins w:id="3267" w:author="Valeria Tapia" w:date="2026-09-24T12:19:00Z"/>
              <w:del w:id="3268" w:author="Valeria Tapia " w:date="2026-10-05T00:24:00Z"/>
              <w:color w:val="FF0000"/>
            </w:rPr>
          </w:rPrChange>
        </w:rPr>
      </w:pPr>
    </w:p>
    <w:p w14:paraId="21360E11" w14:textId="45E1B513" w:rsidR="004910F9" w:rsidRPr="004910F9" w:rsidDel="00523FB9" w:rsidRDefault="004910F9" w:rsidP="004910F9">
      <w:pPr>
        <w:rPr>
          <w:ins w:id="3269" w:author="Valeria Tapia" w:date="2026-09-24T12:19:00Z"/>
          <w:del w:id="3270" w:author="Valeria Tapia " w:date="2026-10-05T00:24:00Z"/>
          <w:highlight w:val="yellow"/>
          <w:rPrChange w:id="3271" w:author="Valeria Tapia" w:date="2026-09-24T12:20:00Z">
            <w:rPr>
              <w:ins w:id="3272" w:author="Valeria Tapia" w:date="2026-09-24T12:19:00Z"/>
              <w:del w:id="3273" w:author="Valeria Tapia " w:date="2026-10-05T00:24:00Z"/>
              <w:color w:val="FF0000"/>
            </w:rPr>
          </w:rPrChange>
        </w:rPr>
      </w:pPr>
      <w:ins w:id="3274" w:author="Valeria Tapia" w:date="2026-09-24T12:19:00Z">
        <w:del w:id="3275" w:author="Valeria Tapia " w:date="2026-10-05T00:24:00Z">
          <w:r w:rsidRPr="004910F9" w:rsidDel="00523FB9">
            <w:rPr>
              <w:highlight w:val="yellow"/>
              <w:rPrChange w:id="3276" w:author="Valeria Tapia" w:date="2026-09-24T12:20:00Z">
                <w:rPr>
                  <w:color w:val="FF0000"/>
                </w:rPr>
              </w:rPrChange>
            </w:rPr>
            <w:delText>ARTÍCULO X.- (ACCESO Y CONSULTA DEL EXPEDIENTE ELECTRÓNICO).- El Usuario VUCE podrá consultar, mediante los mecanismos habilitados por la VUCE, el estado y la información correspondiente a las solicitudes realizadas a través de la plataforma, de acuerdo con los niveles de acceso y restricciones establecidos por la normativa aplicable.</w:delText>
          </w:r>
        </w:del>
      </w:ins>
    </w:p>
    <w:p w14:paraId="13802AB1" w14:textId="4F075E5E" w:rsidR="004910F9" w:rsidRPr="004910F9" w:rsidDel="00523FB9" w:rsidRDefault="004910F9" w:rsidP="004910F9">
      <w:pPr>
        <w:rPr>
          <w:ins w:id="3277" w:author="Valeria Tapia" w:date="2026-09-24T12:19:00Z"/>
          <w:del w:id="3278" w:author="Valeria Tapia " w:date="2026-10-05T00:24:00Z"/>
          <w:highlight w:val="yellow"/>
          <w:rPrChange w:id="3279" w:author="Valeria Tapia" w:date="2026-09-24T12:20:00Z">
            <w:rPr>
              <w:ins w:id="3280" w:author="Valeria Tapia" w:date="2026-09-24T12:19:00Z"/>
              <w:del w:id="3281" w:author="Valeria Tapia " w:date="2026-10-05T00:24:00Z"/>
              <w:color w:val="FF0000"/>
            </w:rPr>
          </w:rPrChange>
        </w:rPr>
      </w:pPr>
      <w:ins w:id="3282" w:author="Valeria Tapia" w:date="2026-09-24T12:19:00Z">
        <w:del w:id="3283" w:author="Valeria Tapia " w:date="2026-10-05T00:24:00Z">
          <w:r w:rsidRPr="004910F9" w:rsidDel="00523FB9">
            <w:rPr>
              <w:highlight w:val="yellow"/>
              <w:rPrChange w:id="3284" w:author="Valeria Tapia" w:date="2026-09-24T12:20:00Z">
                <w:rPr>
                  <w:color w:val="FF0000"/>
                </w:rPr>
              </w:rPrChange>
            </w:rPr>
            <w:delText>La AN proporcionará mecanismos de consulta, seguimiento y trazabilidad respecto de los trámites realizados mediante la VUCE.</w:delText>
          </w:r>
        </w:del>
      </w:ins>
    </w:p>
    <w:p w14:paraId="784CD46B" w14:textId="68BC29C4" w:rsidR="004910F9" w:rsidRPr="004910F9" w:rsidDel="00523FB9" w:rsidRDefault="004910F9" w:rsidP="004910F9">
      <w:pPr>
        <w:rPr>
          <w:ins w:id="3285" w:author="Valeria Tapia" w:date="2026-09-24T12:20:00Z"/>
          <w:del w:id="3286" w:author="Valeria Tapia " w:date="2026-10-05T00:24:00Z"/>
          <w:highlight w:val="yellow"/>
          <w:rPrChange w:id="3287" w:author="Valeria Tapia" w:date="2026-09-24T12:20:00Z">
            <w:rPr>
              <w:ins w:id="3288" w:author="Valeria Tapia" w:date="2026-09-24T12:20:00Z"/>
              <w:del w:id="3289" w:author="Valeria Tapia " w:date="2026-10-05T00:24:00Z"/>
              <w:color w:val="FF0000"/>
            </w:rPr>
          </w:rPrChange>
        </w:rPr>
      </w:pPr>
    </w:p>
    <w:p w14:paraId="37838F40" w14:textId="7F1DCCA6" w:rsidR="004910F9" w:rsidRPr="004910F9" w:rsidDel="00523FB9" w:rsidRDefault="004910F9" w:rsidP="004910F9">
      <w:pPr>
        <w:rPr>
          <w:ins w:id="3290" w:author="Valeria Tapia" w:date="2026-09-24T12:20:00Z"/>
          <w:del w:id="3291" w:author="Valeria Tapia " w:date="2026-10-05T00:24:00Z"/>
          <w:highlight w:val="yellow"/>
          <w:rPrChange w:id="3292" w:author="Valeria Tapia" w:date="2026-09-24T12:20:00Z">
            <w:rPr>
              <w:ins w:id="3293" w:author="Valeria Tapia" w:date="2026-09-24T12:20:00Z"/>
              <w:del w:id="3294" w:author="Valeria Tapia " w:date="2026-10-05T00:24:00Z"/>
              <w:color w:val="FF0000"/>
            </w:rPr>
          </w:rPrChange>
        </w:rPr>
      </w:pPr>
      <w:ins w:id="3295" w:author="Valeria Tapia" w:date="2026-09-24T12:20:00Z">
        <w:del w:id="3296" w:author="Valeria Tapia " w:date="2026-10-05T00:24:00Z">
          <w:r w:rsidRPr="004910F9" w:rsidDel="00523FB9">
            <w:rPr>
              <w:highlight w:val="yellow"/>
              <w:rPrChange w:id="3297" w:author="Valeria Tapia" w:date="2026-09-24T12:20:00Z">
                <w:rPr>
                  <w:color w:val="FF0000"/>
                </w:rPr>
              </w:rPrChange>
            </w:rPr>
            <w:delText>ARTÍCULO X.- (INTEGRIDAD HISTÓRICA DEL EXPEDIENTE).- Las modificaciones posteriores de requisitos, formularios, reglas de negocio, normativa o funcionalidades de la VUCE no deberán alterar los registros correspondientes a actuaciones realizadas con anterioridad.</w:delText>
          </w:r>
        </w:del>
      </w:ins>
    </w:p>
    <w:p w14:paraId="367E11DF" w14:textId="1AC7EA3C" w:rsidR="004910F9" w:rsidRPr="004910F9" w:rsidDel="002631AB" w:rsidRDefault="004910F9" w:rsidP="004910F9">
      <w:pPr>
        <w:rPr>
          <w:ins w:id="3298" w:author="Valeria Tapia" w:date="2026-09-24T12:18:00Z"/>
          <w:del w:id="3299" w:author="Valeria Tapia " w:date="2026-10-05T02:17:00Z"/>
        </w:rPr>
      </w:pPr>
      <w:ins w:id="3300" w:author="Valeria Tapia" w:date="2026-09-24T12:20:00Z">
        <w:del w:id="3301" w:author="Valeria Tapia " w:date="2026-10-05T00:24:00Z">
          <w:r w:rsidRPr="004910F9" w:rsidDel="00523FB9">
            <w:rPr>
              <w:highlight w:val="yellow"/>
              <w:rPrChange w:id="3302" w:author="Valeria Tapia" w:date="2026-09-24T12:20:00Z">
                <w:rPr>
                  <w:color w:val="FF0000"/>
                </w:rPr>
              </w:rPrChange>
            </w:rPr>
            <w:delText>La VUCE deberá conservar la información necesaria para identificar la versión de los formularios, requisitos y reglas aplicables al momento de presentación y procesamiento de cada solicitud.</w:delText>
          </w:r>
        </w:del>
      </w:ins>
    </w:p>
    <w:p w14:paraId="4A43EB77" w14:textId="0271C961" w:rsidR="00B64C2E" w:rsidRPr="00F073C2" w:rsidDel="002631AB" w:rsidRDefault="00B64C2E" w:rsidP="00DE605E">
      <w:pPr>
        <w:rPr>
          <w:del w:id="3303" w:author="Valeria Tapia " w:date="2026-10-05T02:17:00Z"/>
        </w:rPr>
      </w:pPr>
    </w:p>
    <w:p w14:paraId="05CB3CF8" w14:textId="77777777" w:rsidR="007250D1" w:rsidRPr="00F073C2" w:rsidRDefault="007250D1" w:rsidP="007250D1">
      <w:pPr>
        <w:pStyle w:val="Ttulo1"/>
        <w:tabs>
          <w:tab w:val="clear" w:pos="851"/>
          <w:tab w:val="left" w:pos="709"/>
          <w:tab w:val="left" w:pos="993"/>
        </w:tabs>
        <w:rPr>
          <w:szCs w:val="24"/>
        </w:rPr>
      </w:pPr>
      <w:bookmarkStart w:id="3304" w:name="_Toc178012967"/>
      <w:bookmarkStart w:id="3305" w:name="_Toc197893809"/>
      <w:bookmarkStart w:id="3306" w:name="_Toc206684700"/>
      <w:r w:rsidRPr="00F073C2">
        <w:rPr>
          <w:szCs w:val="24"/>
        </w:rPr>
        <w:t>TÍTULO III</w:t>
      </w:r>
      <w:bookmarkEnd w:id="3304"/>
      <w:bookmarkEnd w:id="3305"/>
      <w:bookmarkEnd w:id="3306"/>
    </w:p>
    <w:p w14:paraId="60EEA094" w14:textId="422493F6" w:rsidR="007250D1" w:rsidRPr="00F073C2" w:rsidRDefault="004B05B7" w:rsidP="007250D1">
      <w:pPr>
        <w:pStyle w:val="Ttulo1"/>
        <w:tabs>
          <w:tab w:val="clear" w:pos="851"/>
          <w:tab w:val="left" w:pos="709"/>
          <w:tab w:val="left" w:pos="993"/>
        </w:tabs>
        <w:rPr>
          <w:szCs w:val="24"/>
        </w:rPr>
      </w:pPr>
      <w:bookmarkStart w:id="3307" w:name="_Toc178012968"/>
      <w:bookmarkStart w:id="3308" w:name="_Toc197893810"/>
      <w:bookmarkStart w:id="3309" w:name="_Toc206684701"/>
      <w:r w:rsidRPr="00F073C2">
        <w:rPr>
          <w:szCs w:val="24"/>
        </w:rPr>
        <w:t xml:space="preserve">IMPLEMENTACIÓN </w:t>
      </w:r>
      <w:r w:rsidR="007250D1" w:rsidRPr="00F073C2">
        <w:rPr>
          <w:szCs w:val="24"/>
        </w:rPr>
        <w:t>DE TRÁMITES EN LA VUCE</w:t>
      </w:r>
      <w:bookmarkEnd w:id="3307"/>
      <w:bookmarkEnd w:id="3308"/>
      <w:bookmarkEnd w:id="3309"/>
    </w:p>
    <w:p w14:paraId="3D93359A" w14:textId="77777777" w:rsidR="007250D1" w:rsidRPr="00F073C2" w:rsidRDefault="007250D1" w:rsidP="007250D1"/>
    <w:p w14:paraId="537C34DA" w14:textId="77777777" w:rsidR="007250D1" w:rsidRPr="00F073C2" w:rsidRDefault="007250D1" w:rsidP="007250D1">
      <w:pPr>
        <w:pStyle w:val="Ttulo1"/>
        <w:tabs>
          <w:tab w:val="clear" w:pos="851"/>
          <w:tab w:val="left" w:pos="709"/>
          <w:tab w:val="left" w:pos="993"/>
        </w:tabs>
        <w:rPr>
          <w:szCs w:val="24"/>
        </w:rPr>
      </w:pPr>
      <w:bookmarkStart w:id="3310" w:name="_Toc178012969"/>
      <w:bookmarkStart w:id="3311" w:name="_Toc197893811"/>
      <w:bookmarkStart w:id="3312" w:name="_Toc206684702"/>
      <w:r w:rsidRPr="00F073C2">
        <w:rPr>
          <w:szCs w:val="24"/>
        </w:rPr>
        <w:lastRenderedPageBreak/>
        <w:t>CAPÍTULO I</w:t>
      </w:r>
      <w:bookmarkEnd w:id="3310"/>
      <w:bookmarkEnd w:id="3311"/>
      <w:bookmarkEnd w:id="3312"/>
    </w:p>
    <w:p w14:paraId="5F047C37" w14:textId="79A3A7E3" w:rsidR="007250D1" w:rsidRPr="00F073C2" w:rsidRDefault="004B05B7" w:rsidP="007250D1">
      <w:pPr>
        <w:pStyle w:val="Ttulo1"/>
        <w:tabs>
          <w:tab w:val="clear" w:pos="851"/>
          <w:tab w:val="left" w:pos="709"/>
          <w:tab w:val="left" w:pos="993"/>
        </w:tabs>
        <w:rPr>
          <w:b w:val="0"/>
          <w:szCs w:val="24"/>
        </w:rPr>
      </w:pPr>
      <w:bookmarkStart w:id="3313" w:name="_Toc178012970"/>
      <w:bookmarkStart w:id="3314" w:name="_Toc197893812"/>
      <w:bookmarkStart w:id="3315" w:name="_Toc206684703"/>
      <w:r w:rsidRPr="00F073C2">
        <w:rPr>
          <w:szCs w:val="24"/>
        </w:rPr>
        <w:t xml:space="preserve">PROCESO PARA IMPLEMENTAR </w:t>
      </w:r>
      <w:r w:rsidR="007250D1" w:rsidRPr="00F073C2">
        <w:rPr>
          <w:szCs w:val="24"/>
        </w:rPr>
        <w:t>TRÁMITE</w:t>
      </w:r>
      <w:bookmarkEnd w:id="3313"/>
      <w:r w:rsidRPr="00F073C2">
        <w:rPr>
          <w:szCs w:val="24"/>
        </w:rPr>
        <w:t>S</w:t>
      </w:r>
      <w:r w:rsidR="001D667B" w:rsidRPr="00F073C2">
        <w:rPr>
          <w:szCs w:val="24"/>
        </w:rPr>
        <w:t xml:space="preserve"> APCO</w:t>
      </w:r>
      <w:r w:rsidRPr="00F073C2">
        <w:rPr>
          <w:szCs w:val="24"/>
        </w:rPr>
        <w:t xml:space="preserve"> EN LA VUCE</w:t>
      </w:r>
      <w:bookmarkEnd w:id="3314"/>
      <w:bookmarkEnd w:id="3315"/>
    </w:p>
    <w:p w14:paraId="146DCB60" w14:textId="2452E202" w:rsidR="00521D10" w:rsidRPr="00BB5578" w:rsidRDefault="008D5730" w:rsidP="00521D10">
      <w:pPr>
        <w:pStyle w:val="Ttulo5"/>
        <w:numPr>
          <w:ilvl w:val="0"/>
          <w:numId w:val="5"/>
        </w:numPr>
        <w:shd w:val="clear" w:color="auto" w:fill="F79646" w:themeFill="accent6"/>
        <w:tabs>
          <w:tab w:val="left" w:pos="1701"/>
          <w:tab w:val="num" w:pos="4225"/>
          <w:tab w:val="num" w:pos="9044"/>
        </w:tabs>
        <w:ind w:left="0" w:firstLine="0"/>
        <w:rPr>
          <w:ins w:id="3316" w:author="Brenda Lily Gutierrez Bautista" w:date="2026-10-06T16:15:00Z"/>
          <w:color w:val="FF0000"/>
        </w:rPr>
      </w:pPr>
      <w:ins w:id="3317" w:author="Brenda Lily Gutierrez Bautista" w:date="2026-10-06T15:57:00Z">
        <w:r w:rsidRPr="00BB5578">
          <w:rPr>
            <w:b/>
            <w:color w:val="FF0000"/>
            <w:highlight w:val="cyan"/>
          </w:rPr>
          <w:t xml:space="preserve">(MODELO DE </w:t>
        </w:r>
        <w:r>
          <w:rPr>
            <w:b/>
            <w:color w:val="FF0000"/>
            <w:highlight w:val="cyan"/>
          </w:rPr>
          <w:t>OPERACIÓN</w:t>
        </w:r>
        <w:r w:rsidRPr="00BB5578">
          <w:rPr>
            <w:b/>
            <w:color w:val="FF0000"/>
            <w:highlight w:val="cyan"/>
          </w:rPr>
          <w:t xml:space="preserve">DE LA VUCE). </w:t>
        </w:r>
        <w:r w:rsidRPr="00F50593">
          <w:rPr>
            <w:highlight w:val="cyan"/>
          </w:rPr>
          <w:t>I.</w:t>
        </w:r>
      </w:ins>
      <w:ins w:id="3318" w:author="Brenda Lily Gutierrez Bautista" w:date="2026-10-06T16:15:00Z">
        <w:r w:rsidR="00521D10" w:rsidRPr="00521D10">
          <w:t xml:space="preserve"> </w:t>
        </w:r>
        <w:r w:rsidR="00521D10">
          <w:t xml:space="preserve">I. El modelo de operación y prestación de servicios de la VUCE se sustenta en los principios de simplificación, interoperabilidad, estandarización, trazabilidad, transparencia, seguridad, disponibilidad, continuidad y orientación al usuario. </w:t>
        </w:r>
      </w:ins>
    </w:p>
    <w:p w14:paraId="531FEB3B" w14:textId="77777777" w:rsidR="00521D10" w:rsidRDefault="00521D10" w:rsidP="00521D10">
      <w:pPr>
        <w:pStyle w:val="Ttulo5"/>
        <w:shd w:val="clear" w:color="auto" w:fill="F79646" w:themeFill="accent6"/>
        <w:tabs>
          <w:tab w:val="left" w:pos="1701"/>
          <w:tab w:val="num" w:pos="9044"/>
        </w:tabs>
        <w:rPr>
          <w:ins w:id="3319" w:author="Brenda Lily Gutierrez Bautista" w:date="2026-10-06T16:15:00Z"/>
        </w:rPr>
      </w:pPr>
      <w:ins w:id="3320" w:author="Brenda Lily Gutierrez Bautista" w:date="2026-10-06T16:15:00Z">
        <w:r>
          <w:t xml:space="preserve">II. La VUCE constituirá el único punto de acceso, presentación, comunicación y seguimiento para el Usuario VUCE, ya sea mediante mecanismos de interoperabilidad con los sistemas institucionales de las Entidades Públicas Emisoras, o mediante el Módulo Informático Estándar administrado por la Aduana Nacional, conforme a lo establecido en el presente Reglamento. </w:t>
        </w:r>
      </w:ins>
    </w:p>
    <w:p w14:paraId="0A90099C" w14:textId="77777777" w:rsidR="00521D10" w:rsidRDefault="00521D10" w:rsidP="00521D10">
      <w:pPr>
        <w:pStyle w:val="Ttulo5"/>
        <w:shd w:val="clear" w:color="auto" w:fill="F79646" w:themeFill="accent6"/>
        <w:tabs>
          <w:tab w:val="left" w:pos="1701"/>
          <w:tab w:val="num" w:pos="9044"/>
        </w:tabs>
        <w:rPr>
          <w:ins w:id="3321" w:author="Brenda Lily Gutierrez Bautista" w:date="2026-10-06T16:15:00Z"/>
        </w:rPr>
      </w:pPr>
      <w:ins w:id="3322" w:author="Brenda Lily Gutierrez Bautista" w:date="2026-10-06T16:15:00Z">
        <w:r>
          <w:t xml:space="preserve">III. La EPE mantendrá la administración de sus sistemas institucionales, así como el procesamiento sustantivo, las reglas de negocio, validaciones y decisión sobre los trámites y servicios de su competencia, conforme a la normativa vigente, sin perjuicio de la conformación, custodia y conservación del Expediente Electrónico VUCE, que corresponde a la Aduana Nacional conforme al presente Reglamento. </w:t>
        </w:r>
      </w:ins>
    </w:p>
    <w:p w14:paraId="52CD4A9C" w14:textId="77777777" w:rsidR="00521D10" w:rsidRDefault="00521D10" w:rsidP="00521D10">
      <w:pPr>
        <w:pStyle w:val="Ttulo5"/>
        <w:shd w:val="clear" w:color="auto" w:fill="F79646" w:themeFill="accent6"/>
        <w:tabs>
          <w:tab w:val="left" w:pos="1701"/>
          <w:tab w:val="num" w:pos="9044"/>
        </w:tabs>
        <w:rPr>
          <w:ins w:id="3323" w:author="Brenda Lily Gutierrez Bautista" w:date="2026-10-06T16:15:00Z"/>
        </w:rPr>
      </w:pPr>
      <w:ins w:id="3324" w:author="Brenda Lily Gutierrez Bautista" w:date="2026-10-06T16:15:00Z">
        <w:r>
          <w:t xml:space="preserve">IV. La interoperabilidad no implicará la transferencia de las competencias de la Entidad Pública Emisora sobre el procesamiento sustantivo ni la sustitución de sus sistemas institucionales. La conformación y conservación del Expediente Electrónico VUCE comprende la información, documentos y actuaciones gestionados a través de la plataforma VUCE, y es inherente al modelo de operación de la VUCE, sin que ello implique acceso, administración o incorporación de los sistemas o bases de datos internas de la Entidad Pública Emisora. </w:t>
        </w:r>
      </w:ins>
    </w:p>
    <w:p w14:paraId="28B43191" w14:textId="77777777" w:rsidR="00521D10" w:rsidRDefault="00521D10" w:rsidP="00521D10">
      <w:pPr>
        <w:pStyle w:val="Ttulo5"/>
        <w:shd w:val="clear" w:color="auto" w:fill="F79646" w:themeFill="accent6"/>
        <w:tabs>
          <w:tab w:val="left" w:pos="1701"/>
          <w:tab w:val="num" w:pos="9044"/>
        </w:tabs>
        <w:rPr>
          <w:ins w:id="3325" w:author="Brenda Lily Gutierrez Bautista" w:date="2026-10-06T16:15:00Z"/>
        </w:rPr>
      </w:pPr>
      <w:ins w:id="3326" w:author="Brenda Lily Gutierrez Bautista" w:date="2026-10-06T16:15:00Z">
        <w:r>
          <w:t>V. Las EPEs establecerán los requisitos sustantivos, técnicos y administrativos propios de los trámites cuya emisión sea de su competencia, los cuales deberán adecuarse al modelo operativo y tecnológico de la VUCE.</w:t>
        </w:r>
      </w:ins>
    </w:p>
    <w:p w14:paraId="23DE5AEC" w14:textId="4021F363" w:rsidR="00521D10" w:rsidRDefault="00521D10" w:rsidP="00521D10">
      <w:pPr>
        <w:pStyle w:val="Ttulo5"/>
        <w:shd w:val="clear" w:color="auto" w:fill="F79646" w:themeFill="accent6"/>
        <w:tabs>
          <w:tab w:val="left" w:pos="1701"/>
          <w:tab w:val="num" w:pos="9044"/>
        </w:tabs>
        <w:rPr>
          <w:ins w:id="3327" w:author="Brenda Lily Gutierrez Bautista" w:date="2026-10-06T16:15:00Z"/>
        </w:rPr>
      </w:pPr>
      <w:ins w:id="3328" w:author="Brenda Lily Gutierrez Bautista" w:date="2026-10-06T16:15:00Z">
        <w:r>
          <w:t>VI. El modelo de operación de la VUCE garantiza la transparencia y trazabilidad del trámite APCO mediante la conformación del Expediente Electrónico VUCE, el cual registra de manera íntegra y cronológica todo actuado realizado por el Usuario VUCE, la Entidad Pública Emisora o la Aduana Nacional a través de la plataforma, conforme a la definición establecida en el Artículo 6 del presente Reglamento, permitiendo su consulta por el Usuario VUCE y el acceso de la EPE respecto de la información correspondiente a sus trámites.</w:t>
        </w:r>
      </w:ins>
    </w:p>
    <w:p w14:paraId="7182E38B" w14:textId="77777777" w:rsidR="00521D10" w:rsidRPr="00521D10" w:rsidRDefault="00521D10" w:rsidP="00521D10">
      <w:pPr>
        <w:rPr>
          <w:ins w:id="3329" w:author="Brenda Lily Gutierrez Bautista" w:date="2026-10-06T16:15:00Z"/>
          <w:rPrChange w:id="3330" w:author="Brenda Lily Gutierrez Bautista" w:date="2026-10-06T16:15:00Z">
            <w:rPr>
              <w:ins w:id="3331" w:author="Brenda Lily Gutierrez Bautista" w:date="2026-10-06T16:15:00Z"/>
              <w:color w:val="FF0000"/>
            </w:rPr>
          </w:rPrChange>
        </w:rPr>
        <w:pPrChange w:id="3332" w:author="Brenda Lily Gutierrez Bautista" w:date="2026-10-06T16:15:00Z">
          <w:pPr>
            <w:pStyle w:val="Ttulo5"/>
            <w:shd w:val="clear" w:color="auto" w:fill="F79646" w:themeFill="accent6"/>
            <w:tabs>
              <w:tab w:val="left" w:pos="1701"/>
              <w:tab w:val="num" w:pos="9044"/>
            </w:tabs>
          </w:pPr>
        </w:pPrChange>
      </w:pPr>
    </w:p>
    <w:p w14:paraId="6A968BDE" w14:textId="307B3F12" w:rsidR="00521D10" w:rsidRPr="00521D10" w:rsidRDefault="008D5730" w:rsidP="00E539A0">
      <w:pPr>
        <w:pStyle w:val="Ttulo5"/>
        <w:numPr>
          <w:ilvl w:val="0"/>
          <w:numId w:val="5"/>
        </w:numPr>
        <w:shd w:val="clear" w:color="auto" w:fill="F79646" w:themeFill="accent6"/>
        <w:tabs>
          <w:tab w:val="left" w:pos="1701"/>
          <w:tab w:val="num" w:pos="4225"/>
          <w:tab w:val="num" w:pos="9044"/>
        </w:tabs>
        <w:ind w:left="0" w:firstLine="0"/>
        <w:rPr>
          <w:ins w:id="3333" w:author="Brenda Lily Gutierrez Bautista" w:date="2026-10-06T16:15:00Z"/>
          <w:color w:val="FF0000"/>
          <w:rPrChange w:id="3334" w:author="Brenda Lily Gutierrez Bautista" w:date="2026-10-06T16:15:00Z">
            <w:rPr>
              <w:ins w:id="3335" w:author="Brenda Lily Gutierrez Bautista" w:date="2026-10-06T16:15:00Z"/>
            </w:rPr>
          </w:rPrChange>
        </w:rPr>
      </w:pPr>
      <w:ins w:id="3336" w:author="Brenda Lily Gutierrez Bautista" w:date="2026-10-06T15:57:00Z">
        <w:r w:rsidRPr="00F50593">
          <w:rPr>
            <w:highlight w:val="cyan"/>
          </w:rPr>
          <w:t xml:space="preserve"> </w:t>
        </w:r>
      </w:ins>
      <w:ins w:id="3337" w:author="Brenda Lily Gutierrez Bautista" w:date="2026-10-06T16:15:00Z">
        <w:r w:rsidR="00521D10">
          <w:t>INTEROPERABILIDAD DE LA VUCE</w:t>
        </w:r>
      </w:ins>
    </w:p>
    <w:p w14:paraId="7D0A2AB0" w14:textId="77777777" w:rsidR="00521D10" w:rsidRPr="00521D10" w:rsidRDefault="00521D10" w:rsidP="00521D10">
      <w:pPr>
        <w:shd w:val="clear" w:color="auto" w:fill="F79646" w:themeFill="accent6"/>
        <w:rPr>
          <w:ins w:id="3338" w:author="Brenda Lily Gutierrez Bautista" w:date="2026-10-06T16:12:00Z"/>
          <w:color w:val="FF0000"/>
        </w:rPr>
      </w:pPr>
      <w:ins w:id="3339" w:author="Brenda Lily Gutierrez Bautista" w:date="2026-10-06T16:12:00Z">
        <w:r w:rsidRPr="00521D10">
          <w:rPr>
            <w:color w:val="FF0000"/>
          </w:rPr>
          <w:t xml:space="preserve">I. La VUCE, mediante mecanismos de interoperabilidad con las EPEs, realizará el intercambio seguro de información, datos, documentos, estados, observaciones, resultados y demás elementos necesarios para la gestión de los trámites APCO incorporados a la VUCE, garantizando su integridad, inmutabilidad y trazabilidad, </w:t>
        </w:r>
        <w:r w:rsidRPr="00952C0A">
          <w:rPr>
            <w:color w:val="FF0000"/>
            <w:shd w:val="clear" w:color="auto" w:fill="FFFF00"/>
            <w:rPrChange w:id="3340" w:author="Brenda Lily Gutierrez Bautista" w:date="2026-10-06T16:17:00Z">
              <w:rPr>
                <w:color w:val="FF0000"/>
              </w:rPr>
            </w:rPrChange>
          </w:rPr>
          <w:t>de conformidad con la normativa vigente aplicable</w:t>
        </w:r>
        <w:r w:rsidRPr="00521D10">
          <w:rPr>
            <w:color w:val="FF0000"/>
          </w:rPr>
          <w:t>.</w:t>
        </w:r>
      </w:ins>
    </w:p>
    <w:p w14:paraId="0A149A6D" w14:textId="77777777" w:rsidR="00521D10" w:rsidRPr="00521D10" w:rsidRDefault="00521D10" w:rsidP="00521D10">
      <w:pPr>
        <w:shd w:val="clear" w:color="auto" w:fill="F79646" w:themeFill="accent6"/>
        <w:rPr>
          <w:ins w:id="3341" w:author="Brenda Lily Gutierrez Bautista" w:date="2026-10-06T16:12:00Z"/>
          <w:color w:val="FF0000"/>
        </w:rPr>
      </w:pPr>
    </w:p>
    <w:p w14:paraId="5374FE12" w14:textId="77777777" w:rsidR="00521D10" w:rsidRPr="00521D10" w:rsidRDefault="00521D10" w:rsidP="00521D10">
      <w:pPr>
        <w:shd w:val="clear" w:color="auto" w:fill="F79646" w:themeFill="accent6"/>
        <w:rPr>
          <w:ins w:id="3342" w:author="Brenda Lily Gutierrez Bautista" w:date="2026-10-06T16:12:00Z"/>
          <w:color w:val="FF0000"/>
        </w:rPr>
      </w:pPr>
      <w:ins w:id="3343" w:author="Brenda Lily Gutierrez Bautista" w:date="2026-10-06T16:12:00Z">
        <w:r w:rsidRPr="00521D10">
          <w:rPr>
            <w:color w:val="FF0000"/>
          </w:rPr>
          <w:t>II. La VUCE será interoperable con el SUMA para el intercambio de información y procesamiento de documentos relacionados con operaciones de comercio exterior. Asimismo, ambos sistemas intercambiarán las notificaciones correspondientes respecto de las operaciones que modifiquen el estado de los trámites APCO.</w:t>
        </w:r>
      </w:ins>
    </w:p>
    <w:p w14:paraId="4A43D467" w14:textId="77777777" w:rsidR="00521D10" w:rsidRPr="00521D10" w:rsidRDefault="00521D10" w:rsidP="00521D10">
      <w:pPr>
        <w:shd w:val="clear" w:color="auto" w:fill="F79646" w:themeFill="accent6"/>
        <w:rPr>
          <w:ins w:id="3344" w:author="Brenda Lily Gutierrez Bautista" w:date="2026-10-06T16:12:00Z"/>
          <w:color w:val="FF0000"/>
        </w:rPr>
      </w:pPr>
    </w:p>
    <w:p w14:paraId="2738416C" w14:textId="77777777" w:rsidR="00521D10" w:rsidRPr="00521D10" w:rsidRDefault="00521D10" w:rsidP="00521D10">
      <w:pPr>
        <w:shd w:val="clear" w:color="auto" w:fill="F79646" w:themeFill="accent6"/>
        <w:rPr>
          <w:ins w:id="3345" w:author="Brenda Lily Gutierrez Bautista" w:date="2026-10-06T16:12:00Z"/>
          <w:color w:val="FF0000"/>
        </w:rPr>
      </w:pPr>
      <w:ins w:id="3346" w:author="Brenda Lily Gutierrez Bautista" w:date="2026-10-06T16:12:00Z">
        <w:r w:rsidRPr="00521D10">
          <w:rPr>
            <w:color w:val="FF0000"/>
          </w:rPr>
          <w:t>III. La interoperabilidad con las VUCEs de otros países se realizará mediante acuerdos o mecanismos de integración que contemplen, según corresponda, el reconocimiento mutuo de firmas, la privacidad y seguridad de los datos, los aspectos tecnológicos, lineamientos estratégicos y normativos, así como la adopción de estándares y buenas prácticas internacionales orientadas a la cooperación entre las partes y la facilitación del comercio.</w:t>
        </w:r>
      </w:ins>
    </w:p>
    <w:p w14:paraId="34328315" w14:textId="77777777" w:rsidR="00521D10" w:rsidRPr="00521D10" w:rsidRDefault="00521D10" w:rsidP="00521D10">
      <w:pPr>
        <w:shd w:val="clear" w:color="auto" w:fill="F79646" w:themeFill="accent6"/>
        <w:rPr>
          <w:ins w:id="3347" w:author="Brenda Lily Gutierrez Bautista" w:date="2026-10-06T16:12:00Z"/>
          <w:color w:val="FF0000"/>
        </w:rPr>
      </w:pPr>
    </w:p>
    <w:p w14:paraId="10DB94F9" w14:textId="77777777" w:rsidR="00521D10" w:rsidRPr="00521D10" w:rsidRDefault="00521D10" w:rsidP="00521D10">
      <w:pPr>
        <w:shd w:val="clear" w:color="auto" w:fill="F79646" w:themeFill="accent6"/>
        <w:rPr>
          <w:ins w:id="3348" w:author="Brenda Lily Gutierrez Bautista" w:date="2026-10-06T16:12:00Z"/>
          <w:color w:val="FF0000"/>
        </w:rPr>
      </w:pPr>
      <w:ins w:id="3349" w:author="Brenda Lily Gutierrez Bautista" w:date="2026-10-06T16:12:00Z">
        <w:r w:rsidRPr="00521D10">
          <w:rPr>
            <w:color w:val="FF0000"/>
          </w:rPr>
          <w:t xml:space="preserve">IV. La información, datos y documentación que correspondan a las actuaciones realizadas durante la tramitación a través de la VUCE y que sean intercambiados mediante mecanismos de interoperabilidad formarán parte del Expediente Electrónico VUCE correspondiente, garantizando su integridad, inmutabilidad, trazabilidad, disponibilidad y consulta, de conformidad con </w:t>
        </w:r>
        <w:r w:rsidRPr="00952C0A">
          <w:rPr>
            <w:color w:val="FF0000"/>
            <w:shd w:val="clear" w:color="auto" w:fill="FFFF00"/>
            <w:rPrChange w:id="3350" w:author="Brenda Lily Gutierrez Bautista" w:date="2026-10-06T16:17:00Z">
              <w:rPr>
                <w:color w:val="FF0000"/>
              </w:rPr>
            </w:rPrChange>
          </w:rPr>
          <w:t>la normativa vigente aplicable</w:t>
        </w:r>
        <w:r w:rsidRPr="00521D10">
          <w:rPr>
            <w:color w:val="FF0000"/>
          </w:rPr>
          <w:t>.</w:t>
        </w:r>
      </w:ins>
    </w:p>
    <w:p w14:paraId="52EECDDA" w14:textId="77777777" w:rsidR="00521D10" w:rsidRPr="00521D10" w:rsidRDefault="00521D10" w:rsidP="00521D10">
      <w:pPr>
        <w:shd w:val="clear" w:color="auto" w:fill="F79646" w:themeFill="accent6"/>
        <w:rPr>
          <w:ins w:id="3351" w:author="Brenda Lily Gutierrez Bautista" w:date="2026-10-06T16:12:00Z"/>
          <w:color w:val="FF0000"/>
        </w:rPr>
      </w:pPr>
    </w:p>
    <w:p w14:paraId="0904B536" w14:textId="2E5C0348" w:rsidR="008D5730" w:rsidRPr="00BB5578" w:rsidRDefault="00521D10" w:rsidP="00521D10">
      <w:pPr>
        <w:shd w:val="clear" w:color="auto" w:fill="F79646" w:themeFill="accent6"/>
        <w:rPr>
          <w:ins w:id="3352" w:author="Brenda Lily Gutierrez Bautista" w:date="2026-10-06T15:57:00Z"/>
          <w:color w:val="FF0000"/>
        </w:rPr>
        <w:pPrChange w:id="3353" w:author="Brenda Lily Gutierrez Bautista" w:date="2026-10-06T15:57:00Z">
          <w:pPr/>
        </w:pPrChange>
      </w:pPr>
      <w:ins w:id="3354" w:author="Brenda Lily Gutierrez Bautista" w:date="2026-10-06T16:12:00Z">
        <w:r w:rsidRPr="00521D10">
          <w:rPr>
            <w:color w:val="FF0000"/>
          </w:rPr>
          <w:t xml:space="preserve">V. La VUCE registrará y conservará la información, datos, documentos y demás registros que se generen, presenten, intercambien o incorporen durante la tramitación realizada a través de la plataforma, aun cuando determinadas actuaciones, procesos o registros institucionales sean gestionados o generados en los sistemas propios de las EPEs, </w:t>
        </w:r>
        <w:r w:rsidRPr="00952C0A">
          <w:rPr>
            <w:color w:val="FF0000"/>
            <w:shd w:val="clear" w:color="auto" w:fill="FFFF00"/>
            <w:rPrChange w:id="3355" w:author="Brenda Lily Gutierrez Bautista" w:date="2026-10-06T16:17:00Z">
              <w:rPr>
                <w:color w:val="FF0000"/>
              </w:rPr>
            </w:rPrChange>
          </w:rPr>
          <w:t>de conformidad con la normativa vigente aplicable.</w:t>
        </w:r>
      </w:ins>
      <w:ins w:id="3356" w:author="Brenda Lily Gutierrez Bautista" w:date="2026-10-06T15:57:00Z">
        <w:r w:rsidR="008D5730" w:rsidRPr="00BB5578">
          <w:rPr>
            <w:color w:val="FF0000"/>
            <w:highlight w:val="cyan"/>
          </w:rPr>
          <w:t>.</w:t>
        </w:r>
      </w:ins>
    </w:p>
    <w:p w14:paraId="14A8A054" w14:textId="77777777" w:rsidR="008D5730" w:rsidRPr="00BB5578" w:rsidRDefault="008D5730" w:rsidP="008D5730">
      <w:pPr>
        <w:shd w:val="clear" w:color="auto" w:fill="F79646" w:themeFill="accent6"/>
        <w:rPr>
          <w:ins w:id="3357" w:author="Brenda Lily Gutierrez Bautista" w:date="2026-10-06T15:57:00Z"/>
          <w:color w:val="FF0000"/>
        </w:rPr>
        <w:pPrChange w:id="3358" w:author="Brenda Lily Gutierrez Bautista" w:date="2026-10-06T15:57:00Z">
          <w:pPr/>
        </w:pPrChange>
      </w:pPr>
    </w:p>
    <w:p w14:paraId="31D03403" w14:textId="368D0500" w:rsidR="00952C0A" w:rsidRPr="00BF3527" w:rsidRDefault="008D5730" w:rsidP="00BB00B1">
      <w:pPr>
        <w:pStyle w:val="Ttulo5"/>
        <w:numPr>
          <w:ilvl w:val="0"/>
          <w:numId w:val="5"/>
        </w:numPr>
        <w:shd w:val="clear" w:color="auto" w:fill="F79646" w:themeFill="accent6"/>
        <w:tabs>
          <w:tab w:val="left" w:pos="1701"/>
          <w:tab w:val="num" w:pos="4225"/>
          <w:tab w:val="num" w:pos="9044"/>
        </w:tabs>
        <w:ind w:left="0" w:firstLine="0"/>
        <w:rPr>
          <w:ins w:id="3359" w:author="Brenda Lily Gutierrez Bautista" w:date="2026-10-06T16:19:00Z"/>
          <w:color w:val="FF0000"/>
        </w:rPr>
        <w:pPrChange w:id="3360" w:author="Brenda Lily Gutierrez Bautista" w:date="2026-10-06T15:57:00Z">
          <w:pPr/>
        </w:pPrChange>
      </w:pPr>
      <w:ins w:id="3361" w:author="Brenda Lily Gutierrez Bautista" w:date="2026-10-06T15:57:00Z">
        <w:r w:rsidRPr="00BF3527">
          <w:rPr>
            <w:color w:val="FF0000"/>
            <w:szCs w:val="24"/>
          </w:rPr>
          <w:t xml:space="preserve"> </w:t>
        </w:r>
        <w:r w:rsidRPr="00BF3527">
          <w:rPr>
            <w:b/>
            <w:color w:val="FF0000"/>
            <w:szCs w:val="24"/>
          </w:rPr>
          <w:t>(SEGURIDAD DE LA INFORMACIÓN).</w:t>
        </w:r>
        <w:r w:rsidRPr="00BF3527">
          <w:rPr>
            <w:color w:val="FF0000"/>
          </w:rPr>
          <w:t xml:space="preserve"> </w:t>
        </w:r>
      </w:ins>
    </w:p>
    <w:p w14:paraId="4EE52234" w14:textId="7F5F8E9E" w:rsidR="00952C0A" w:rsidRPr="00952C0A" w:rsidRDefault="00BF3527" w:rsidP="00952C0A">
      <w:pPr>
        <w:shd w:val="clear" w:color="auto" w:fill="F79646" w:themeFill="accent6"/>
        <w:rPr>
          <w:ins w:id="3362" w:author="Brenda Lily Gutierrez Bautista" w:date="2026-10-06T16:19:00Z"/>
          <w:b/>
          <w:color w:val="FF0000"/>
          <w:szCs w:val="24"/>
          <w:lang w:val="es-MX"/>
        </w:rPr>
      </w:pPr>
      <w:ins w:id="3363" w:author="Brenda Lily Gutierrez Bautista" w:date="2026-10-06T16:19:00Z">
        <w:r>
          <w:rPr>
            <w:b/>
            <w:color w:val="FF0000"/>
            <w:szCs w:val="24"/>
            <w:lang w:val="es-MX"/>
          </w:rPr>
          <w:t>I.</w:t>
        </w:r>
        <w:r w:rsidR="00952C0A" w:rsidRPr="00952C0A">
          <w:rPr>
            <w:b/>
            <w:color w:val="FF0000"/>
            <w:szCs w:val="24"/>
            <w:lang w:val="es-MX"/>
          </w:rPr>
          <w:t xml:space="preserve"> Las EPEs deberán cumplir, en lo que corresponda a su participación, integración e intercambio de información con la VUCE, con las disposiciones y controles de seguridad de la información establecidos en el *Plan Institucional de Seguridad de la Información (PISI) y la Política de Seguridad de la Información (PSI) de la Aduana Nacional, en</w:t>
        </w:r>
        <w:r>
          <w:rPr>
            <w:b/>
            <w:color w:val="FF0000"/>
            <w:szCs w:val="24"/>
            <w:lang w:val="es-MX"/>
          </w:rPr>
          <w:t xml:space="preserve"> sus últimas versiones vigentes</w:t>
        </w:r>
        <w:r w:rsidR="00952C0A" w:rsidRPr="00952C0A">
          <w:rPr>
            <w:b/>
            <w:color w:val="FF0000"/>
            <w:szCs w:val="24"/>
            <w:lang w:val="es-MX"/>
          </w:rPr>
          <w:t xml:space="preserve">. </w:t>
        </w:r>
      </w:ins>
      <w:ins w:id="3364" w:author="Brenda Lily Gutierrez Bautista" w:date="2026-10-06T16:38:00Z">
        <w:r>
          <w:rPr>
            <w:b/>
            <w:color w:val="FF0000"/>
            <w:szCs w:val="24"/>
            <w:lang w:val="es-MX"/>
          </w:rPr>
          <w:t>D</w:t>
        </w:r>
      </w:ins>
      <w:ins w:id="3365" w:author="Brenda Lily Gutierrez Bautista" w:date="2026-10-06T16:19:00Z">
        <w:r w:rsidR="00952C0A" w:rsidRPr="00952C0A">
          <w:rPr>
            <w:b/>
            <w:color w:val="FF0000"/>
            <w:szCs w:val="24"/>
            <w:lang w:val="es-MX"/>
          </w:rPr>
          <w:t>eberán observar controles relacionados con el control de accesos, seguridad de las comunicaciones, desarrollo, mantenimiento y adquisición de sistemas, gestión de incidentes y contingencias tecnológicas.</w:t>
        </w:r>
      </w:ins>
    </w:p>
    <w:p w14:paraId="475E0313" w14:textId="77777777" w:rsidR="00952C0A" w:rsidRPr="00952C0A" w:rsidRDefault="00952C0A" w:rsidP="00952C0A">
      <w:pPr>
        <w:shd w:val="clear" w:color="auto" w:fill="F79646" w:themeFill="accent6"/>
        <w:rPr>
          <w:ins w:id="3366" w:author="Brenda Lily Gutierrez Bautista" w:date="2026-10-06T16:19:00Z"/>
          <w:b/>
          <w:color w:val="FF0000"/>
          <w:szCs w:val="24"/>
          <w:lang w:val="es-MX"/>
        </w:rPr>
      </w:pPr>
    </w:p>
    <w:p w14:paraId="7CA8D61A" w14:textId="627A2FBE" w:rsidR="00952C0A" w:rsidRPr="00952C0A" w:rsidRDefault="00BF3527" w:rsidP="00952C0A">
      <w:pPr>
        <w:shd w:val="clear" w:color="auto" w:fill="F79646" w:themeFill="accent6"/>
        <w:rPr>
          <w:ins w:id="3367" w:author="Brenda Lily Gutierrez Bautista" w:date="2026-10-06T16:19:00Z"/>
          <w:b/>
          <w:color w:val="FF0000"/>
          <w:szCs w:val="24"/>
          <w:lang w:val="es-MX"/>
        </w:rPr>
      </w:pPr>
      <w:ins w:id="3368" w:author="Brenda Lily Gutierrez Bautista" w:date="2026-10-06T16:19:00Z">
        <w:r>
          <w:rPr>
            <w:b/>
            <w:color w:val="FF0000"/>
            <w:szCs w:val="24"/>
            <w:lang w:val="es-MX"/>
          </w:rPr>
          <w:t>II.</w:t>
        </w:r>
        <w:r w:rsidR="00952C0A" w:rsidRPr="00952C0A">
          <w:rPr>
            <w:b/>
            <w:color w:val="FF0000"/>
            <w:szCs w:val="24"/>
            <w:lang w:val="es-MX"/>
          </w:rPr>
          <w:t xml:space="preserve"> La información administrada y/o almacenada por la VUCE será protegida mediante controles de segur</w:t>
        </w:r>
        <w:r>
          <w:rPr>
            <w:b/>
            <w:color w:val="FF0000"/>
            <w:szCs w:val="24"/>
            <w:lang w:val="es-MX"/>
          </w:rPr>
          <w:t xml:space="preserve">idad orientados a preservar su </w:t>
        </w:r>
        <w:r w:rsidR="00952C0A" w:rsidRPr="00952C0A">
          <w:rPr>
            <w:b/>
            <w:color w:val="FF0000"/>
            <w:szCs w:val="24"/>
            <w:lang w:val="es-MX"/>
          </w:rPr>
          <w:t>confidencialid</w:t>
        </w:r>
        <w:r>
          <w:rPr>
            <w:b/>
            <w:color w:val="FF0000"/>
            <w:szCs w:val="24"/>
            <w:lang w:val="es-MX"/>
          </w:rPr>
          <w:t>ad, integridad y disponibilidad</w:t>
        </w:r>
        <w:r w:rsidR="00952C0A" w:rsidRPr="00952C0A">
          <w:rPr>
            <w:b/>
            <w:color w:val="FF0000"/>
            <w:szCs w:val="24"/>
            <w:lang w:val="es-MX"/>
          </w:rPr>
          <w:t xml:space="preserve">, así como otras propiedades de seguridad que correspondan, tales como </w:t>
        </w:r>
        <w:r w:rsidR="00952C0A" w:rsidRPr="00952C0A">
          <w:rPr>
            <w:b/>
            <w:color w:val="FF0000"/>
            <w:szCs w:val="24"/>
            <w:lang w:val="es-MX"/>
          </w:rPr>
          <w:lastRenderedPageBreak/>
          <w:t>autenticidad, trazabilidad y responsabilidad, conforme al PISI, la PSI y demás normativa aplicable de la Aduana Nacional.</w:t>
        </w:r>
      </w:ins>
    </w:p>
    <w:p w14:paraId="742A9A5B" w14:textId="77777777" w:rsidR="00952C0A" w:rsidRPr="00952C0A" w:rsidRDefault="00952C0A" w:rsidP="00952C0A">
      <w:pPr>
        <w:shd w:val="clear" w:color="auto" w:fill="F79646" w:themeFill="accent6"/>
        <w:rPr>
          <w:ins w:id="3369" w:author="Brenda Lily Gutierrez Bautista" w:date="2026-10-06T16:19:00Z"/>
          <w:b/>
          <w:color w:val="FF0000"/>
          <w:szCs w:val="24"/>
          <w:lang w:val="es-MX"/>
        </w:rPr>
      </w:pPr>
    </w:p>
    <w:p w14:paraId="4DF93CDD" w14:textId="5949D674" w:rsidR="00952C0A" w:rsidRPr="00705339" w:rsidRDefault="00BF3527" w:rsidP="00952C0A">
      <w:pPr>
        <w:shd w:val="clear" w:color="auto" w:fill="F79646" w:themeFill="accent6"/>
        <w:rPr>
          <w:ins w:id="3370" w:author="Brenda Lily Gutierrez Bautista" w:date="2026-10-06T15:57:00Z"/>
          <w:b/>
          <w:color w:val="FF0000"/>
          <w:szCs w:val="24"/>
          <w:lang w:val="es-MX"/>
        </w:rPr>
        <w:pPrChange w:id="3371" w:author="Brenda Lily Gutierrez Bautista" w:date="2026-10-06T15:57:00Z">
          <w:pPr/>
        </w:pPrChange>
      </w:pPr>
      <w:ins w:id="3372" w:author="Brenda Lily Gutierrez Bautista" w:date="2026-10-06T16:19:00Z">
        <w:r>
          <w:rPr>
            <w:b/>
            <w:color w:val="FF0000"/>
            <w:szCs w:val="24"/>
            <w:lang w:val="es-MX"/>
          </w:rPr>
          <w:t>III.</w:t>
        </w:r>
        <w:r w:rsidR="00952C0A" w:rsidRPr="00952C0A">
          <w:rPr>
            <w:b/>
            <w:color w:val="FF0000"/>
            <w:szCs w:val="24"/>
            <w:lang w:val="es-MX"/>
          </w:rPr>
          <w:t xml:space="preserve"> El almacenamiento, procesamiento o intercambio de información mediante la VUCE no modifica las competencias de las EPEs respecto de la información, documentos y actos administrativos que efectúen, generen o emitan, correspondiendo a cada EPE mantener las responsabilidades que le sean atribuibles conforme a la normativa aplicable.</w:t>
        </w:r>
      </w:ins>
    </w:p>
    <w:p w14:paraId="5A79C02A" w14:textId="77777777" w:rsidR="008D5730" w:rsidRPr="00BB5578" w:rsidRDefault="008D5730" w:rsidP="008D5730">
      <w:pPr>
        <w:shd w:val="clear" w:color="auto" w:fill="F79646" w:themeFill="accent6"/>
        <w:rPr>
          <w:ins w:id="3373" w:author="Brenda Lily Gutierrez Bautista" w:date="2026-10-06T15:57:00Z"/>
          <w:b/>
          <w:color w:val="FF0000"/>
          <w:szCs w:val="24"/>
          <w:lang w:val="es-MX"/>
        </w:rPr>
        <w:pPrChange w:id="3374" w:author="Brenda Lily Gutierrez Bautista" w:date="2026-10-06T15:57:00Z">
          <w:pPr/>
        </w:pPrChange>
      </w:pPr>
    </w:p>
    <w:p w14:paraId="0BCDDE82" w14:textId="77777777" w:rsidR="008D5730" w:rsidRPr="007411DA" w:rsidRDefault="008D5730" w:rsidP="008D5730">
      <w:pPr>
        <w:pStyle w:val="Ttulo5"/>
        <w:numPr>
          <w:ilvl w:val="0"/>
          <w:numId w:val="5"/>
        </w:numPr>
        <w:shd w:val="clear" w:color="auto" w:fill="F79646" w:themeFill="accent6"/>
        <w:tabs>
          <w:tab w:val="left" w:pos="1701"/>
          <w:tab w:val="num" w:pos="9044"/>
        </w:tabs>
        <w:ind w:left="0" w:firstLine="0"/>
        <w:rPr>
          <w:ins w:id="3375" w:author="Brenda Lily Gutierrez Bautista" w:date="2026-10-06T15:57:00Z"/>
        </w:rPr>
        <w:pPrChange w:id="3376" w:author="Brenda Lily Gutierrez Bautista" w:date="2026-10-06T15:57:00Z">
          <w:pPr>
            <w:pStyle w:val="Ttulo5"/>
            <w:numPr>
              <w:numId w:val="5"/>
            </w:numPr>
            <w:tabs>
              <w:tab w:val="left" w:pos="1701"/>
              <w:tab w:val="num" w:pos="4508"/>
              <w:tab w:val="num" w:pos="9044"/>
            </w:tabs>
          </w:pPr>
        </w:pPrChange>
      </w:pPr>
      <w:ins w:id="3377" w:author="Brenda Lily Gutierrez Bautista" w:date="2026-10-06T15:57:00Z">
        <w:r w:rsidRPr="00907626">
          <w:rPr>
            <w:b/>
            <w:szCs w:val="24"/>
            <w:lang w:val="es-MX"/>
          </w:rPr>
          <w:t xml:space="preserve"> (</w:t>
        </w:r>
        <w:r w:rsidRPr="007411DA">
          <w:rPr>
            <w:b/>
            <w:szCs w:val="24"/>
          </w:rPr>
          <w:t>CONFIDENCIALIDAD DE LA INFORMA</w:t>
        </w:r>
        <w:r w:rsidRPr="00AA26AD">
          <w:rPr>
            <w:b/>
            <w:szCs w:val="24"/>
          </w:rPr>
          <w:t>CIÓN</w:t>
        </w:r>
        <w:r w:rsidRPr="00AA26AD">
          <w:rPr>
            <w:b/>
            <w:szCs w:val="24"/>
            <w:lang w:val="es-MX"/>
          </w:rPr>
          <w:t xml:space="preserve">). </w:t>
        </w:r>
        <w:r w:rsidRPr="00B155E3">
          <w:rPr>
            <w:szCs w:val="24"/>
            <w:lang w:val="es-MX"/>
          </w:rPr>
          <w:t>I.</w:t>
        </w:r>
        <w:r w:rsidRPr="00B155E3">
          <w:rPr>
            <w:b/>
            <w:szCs w:val="24"/>
            <w:lang w:val="es-MX"/>
          </w:rPr>
          <w:t xml:space="preserve"> </w:t>
        </w:r>
        <w:r w:rsidRPr="00907F10">
          <w:t>Toda la información que se gener</w:t>
        </w:r>
        <w:r w:rsidRPr="004910F9">
          <w:t>e</w:t>
        </w:r>
        <w:r w:rsidRPr="005D77DA">
          <w:t>, procese, transmita y almacene mediante la interoperabilidad de la VUCE, es considerada de carácter confidencial, por lo que queda prohibida su difusión no autorizada y su uso fuera de los fines establecidos en el presente Reglamento</w:t>
        </w:r>
        <w:r w:rsidRPr="00BB5578">
          <w:t xml:space="preserve">, </w:t>
        </w:r>
        <w:r w:rsidRPr="00BB5578">
          <w:rPr>
            <w:highlight w:val="cyan"/>
          </w:rPr>
          <w:t>conforme a lo establecido en el artículo 237 de la Constitución Política del Estado y artículo 67 de la Ley Nº 2492 de 02/08/2003, Código Tributario Boliviano, no pudiendo ponerse a conocimiento de terceros</w:t>
        </w:r>
        <w:r w:rsidRPr="00BB5578">
          <w:t>.</w:t>
        </w:r>
      </w:ins>
    </w:p>
    <w:p w14:paraId="73DDCD22" w14:textId="77777777" w:rsidR="008D5730" w:rsidRPr="004910F9" w:rsidRDefault="008D5730" w:rsidP="008D5730">
      <w:pPr>
        <w:shd w:val="clear" w:color="auto" w:fill="F79646" w:themeFill="accent6"/>
        <w:rPr>
          <w:ins w:id="3378" w:author="Brenda Lily Gutierrez Bautista" w:date="2026-10-06T15:57:00Z"/>
        </w:rPr>
        <w:pPrChange w:id="3379" w:author="Brenda Lily Gutierrez Bautista" w:date="2026-10-06T15:57:00Z">
          <w:pPr/>
        </w:pPrChange>
      </w:pPr>
    </w:p>
    <w:p w14:paraId="1F137C20" w14:textId="77777777" w:rsidR="008D5730" w:rsidRDefault="008D5730" w:rsidP="008D5730">
      <w:pPr>
        <w:shd w:val="clear" w:color="auto" w:fill="F79646" w:themeFill="accent6"/>
        <w:rPr>
          <w:ins w:id="3380" w:author="Brenda Lily Gutierrez Bautista" w:date="2026-10-06T15:57:00Z"/>
        </w:rPr>
        <w:pPrChange w:id="3381" w:author="Brenda Lily Gutierrez Bautista" w:date="2026-10-06T15:57:00Z">
          <w:pPr/>
        </w:pPrChange>
      </w:pPr>
      <w:ins w:id="3382" w:author="Brenda Lily Gutierrez Bautista" w:date="2026-10-06T15:57:00Z">
        <w:r w:rsidRPr="005D77DA">
          <w:t>II. El uso indebido de la información será sancionado conforme</w:t>
        </w:r>
        <w:r w:rsidRPr="00BB5578">
          <w:t xml:space="preserve"> </w:t>
        </w:r>
        <w:r w:rsidRPr="00BB5578">
          <w:rPr>
            <w:highlight w:val="cyan"/>
          </w:rPr>
          <w:t>la Ley 1178 de 20/07/201190, Ley de Administración y control gubernamental y la Ley 2341 de 23/04/2002, Ley de Procedimiento Administrativo y otras</w:t>
        </w:r>
        <w:r w:rsidRPr="00907626">
          <w:t xml:space="preserve"> </w:t>
        </w:r>
        <w:r w:rsidRPr="007411DA">
          <w:t xml:space="preserve">disposiciones legales </w:t>
        </w:r>
        <w:r w:rsidRPr="00AA26AD">
          <w:t>vigentes.</w:t>
        </w:r>
        <w:r w:rsidRPr="00B155E3" w:rsidDel="002E3ACA">
          <w:t xml:space="preserve"> </w:t>
        </w:r>
      </w:ins>
    </w:p>
    <w:p w14:paraId="4A1E2ED5" w14:textId="77777777" w:rsidR="007250D1" w:rsidRPr="00F073C2" w:rsidRDefault="007250D1" w:rsidP="008D5730">
      <w:pPr>
        <w:shd w:val="clear" w:color="auto" w:fill="F79646" w:themeFill="accent6"/>
        <w:rPr>
          <w:b/>
          <w:szCs w:val="24"/>
          <w:lang w:val="es-MX"/>
        </w:rPr>
        <w:pPrChange w:id="3383" w:author="Brenda Lily Gutierrez Bautista" w:date="2026-10-06T15:57:00Z">
          <w:pPr>
            <w:jc w:val="center"/>
          </w:pPr>
        </w:pPrChange>
      </w:pPr>
    </w:p>
    <w:p w14:paraId="0B58BFF1" w14:textId="40481920" w:rsidR="001D0AA5" w:rsidRPr="002631AB" w:rsidDel="00052152" w:rsidRDefault="007250D1">
      <w:pPr>
        <w:pStyle w:val="Ttulo5"/>
        <w:numPr>
          <w:ilvl w:val="0"/>
          <w:numId w:val="5"/>
        </w:numPr>
        <w:tabs>
          <w:tab w:val="left" w:pos="1701"/>
        </w:tabs>
        <w:rPr>
          <w:del w:id="3384" w:author="Valeria Tapia" w:date="2026-09-18T18:23:00Z"/>
          <w:szCs w:val="24"/>
          <w:highlight w:val="green"/>
          <w:lang w:val="es-MX"/>
          <w:rPrChange w:id="3385" w:author="Valeria Tapia " w:date="2026-10-05T02:18:00Z">
            <w:rPr>
              <w:del w:id="3386" w:author="Valeria Tapia" w:date="2026-09-18T18:23:00Z"/>
              <w:szCs w:val="24"/>
              <w:lang w:val="es-MX"/>
            </w:rPr>
          </w:rPrChange>
        </w:rPr>
        <w:pPrChange w:id="3387" w:author="Valeria Tapia" w:date="2026-09-18T18:23:00Z">
          <w:pPr>
            <w:pStyle w:val="Ttulo5"/>
            <w:numPr>
              <w:numId w:val="5"/>
            </w:numPr>
            <w:tabs>
              <w:tab w:val="left" w:pos="1701"/>
              <w:tab w:val="num" w:pos="4508"/>
              <w:tab w:val="num" w:pos="9044"/>
            </w:tabs>
            <w:ind w:left="4508" w:hanging="1814"/>
          </w:pPr>
        </w:pPrChange>
      </w:pPr>
      <w:r w:rsidRPr="00F073C2">
        <w:rPr>
          <w:b/>
          <w:szCs w:val="24"/>
        </w:rPr>
        <w:t xml:space="preserve"> </w:t>
      </w:r>
      <w:r w:rsidRPr="002631AB">
        <w:rPr>
          <w:b/>
          <w:szCs w:val="24"/>
          <w:highlight w:val="green"/>
          <w:rPrChange w:id="3388" w:author="Valeria Tapia " w:date="2026-10-05T02:18:00Z">
            <w:rPr>
              <w:b/>
              <w:szCs w:val="24"/>
            </w:rPr>
          </w:rPrChange>
        </w:rPr>
        <w:t>(</w:t>
      </w:r>
      <w:r w:rsidRPr="002631AB">
        <w:rPr>
          <w:b/>
          <w:szCs w:val="24"/>
          <w:highlight w:val="green"/>
          <w:lang w:val="es-MX"/>
          <w:rPrChange w:id="3389" w:author="Valeria Tapia " w:date="2026-10-05T02:18:00Z">
            <w:rPr>
              <w:b/>
              <w:szCs w:val="24"/>
              <w:lang w:val="es-MX"/>
            </w:rPr>
          </w:rPrChange>
        </w:rPr>
        <w:t xml:space="preserve">PROCESO PARA LA </w:t>
      </w:r>
      <w:r w:rsidR="008A75F2" w:rsidRPr="002631AB">
        <w:rPr>
          <w:b/>
          <w:szCs w:val="24"/>
          <w:highlight w:val="green"/>
          <w:lang w:val="es-MX"/>
          <w:rPrChange w:id="3390" w:author="Valeria Tapia " w:date="2026-10-05T02:18:00Z">
            <w:rPr>
              <w:b/>
              <w:szCs w:val="24"/>
              <w:lang w:val="es-MX"/>
            </w:rPr>
          </w:rPrChange>
        </w:rPr>
        <w:t xml:space="preserve">IMPLEMENTACIÓN </w:t>
      </w:r>
      <w:r w:rsidRPr="002631AB">
        <w:rPr>
          <w:b/>
          <w:szCs w:val="24"/>
          <w:highlight w:val="green"/>
          <w:lang w:val="es-MX"/>
          <w:rPrChange w:id="3391" w:author="Valeria Tapia " w:date="2026-10-05T02:18:00Z">
            <w:rPr>
              <w:b/>
              <w:szCs w:val="24"/>
              <w:lang w:val="es-MX"/>
            </w:rPr>
          </w:rPrChange>
        </w:rPr>
        <w:t>DE TRÁMITES</w:t>
      </w:r>
      <w:r w:rsidRPr="002631AB">
        <w:rPr>
          <w:b/>
          <w:szCs w:val="24"/>
          <w:highlight w:val="green"/>
          <w:rPrChange w:id="3392" w:author="Valeria Tapia " w:date="2026-10-05T02:18:00Z">
            <w:rPr>
              <w:b/>
              <w:szCs w:val="24"/>
            </w:rPr>
          </w:rPrChange>
        </w:rPr>
        <w:t xml:space="preserve">). </w:t>
      </w:r>
      <w:ins w:id="3393" w:author="Valeria Tapia" w:date="2026-09-18T18:24:00Z">
        <w:r w:rsidR="00052152" w:rsidRPr="002631AB">
          <w:rPr>
            <w:szCs w:val="24"/>
            <w:highlight w:val="green"/>
            <w:rPrChange w:id="3394" w:author="Valeria Tapia " w:date="2026-10-05T02:18:00Z">
              <w:rPr>
                <w:szCs w:val="24"/>
              </w:rPr>
            </w:rPrChange>
          </w:rPr>
          <w:t>El proceso de implementación estará comprendido por las siguientes etapas,</w:t>
        </w:r>
      </w:ins>
      <w:ins w:id="3395" w:author="Valeria Tapia " w:date="2026-10-05T02:29:00Z">
        <w:r w:rsidR="004960B4">
          <w:rPr>
            <w:szCs w:val="24"/>
            <w:highlight w:val="green"/>
          </w:rPr>
          <w:t xml:space="preserve"> aplicables de forma secuencial</w:t>
        </w:r>
      </w:ins>
      <w:ins w:id="3396" w:author="Valeria Tapia" w:date="2026-09-18T18:24:00Z">
        <w:r w:rsidR="00052152" w:rsidRPr="002631AB">
          <w:rPr>
            <w:szCs w:val="24"/>
            <w:highlight w:val="green"/>
            <w:rPrChange w:id="3397" w:author="Valeria Tapia " w:date="2026-10-05T02:18:00Z">
              <w:rPr>
                <w:szCs w:val="24"/>
              </w:rPr>
            </w:rPrChange>
          </w:rPr>
          <w:t xml:space="preserve"> cuyo flujo se describe en el Anexo 1 (Flujo de implementación del trámite APCO en la VUCE) del presente Reglamento:</w:t>
        </w:r>
      </w:ins>
      <w:del w:id="3398" w:author="Valeria Tapia" w:date="2026-09-18T18:23:00Z">
        <w:r w:rsidR="001D0AA5" w:rsidRPr="002631AB" w:rsidDel="00052152">
          <w:rPr>
            <w:szCs w:val="24"/>
            <w:highlight w:val="green"/>
            <w:rPrChange w:id="3399" w:author="Valeria Tapia " w:date="2026-10-05T02:18:00Z">
              <w:rPr>
                <w:szCs w:val="24"/>
              </w:rPr>
            </w:rPrChange>
          </w:rPr>
          <w:delText xml:space="preserve">I. Para </w:delText>
        </w:r>
        <w:r w:rsidR="001D0AA5" w:rsidRPr="002631AB" w:rsidDel="00052152">
          <w:rPr>
            <w:szCs w:val="24"/>
            <w:highlight w:val="green"/>
            <w:lang w:val="es-MX"/>
            <w:rPrChange w:id="3400" w:author="Valeria Tapia " w:date="2026-10-05T02:18:00Z">
              <w:rPr>
                <w:szCs w:val="24"/>
                <w:lang w:val="es-MX"/>
              </w:rPr>
            </w:rPrChange>
          </w:rPr>
          <w:delText>e</w:delText>
        </w:r>
        <w:r w:rsidRPr="002631AB" w:rsidDel="00052152">
          <w:rPr>
            <w:szCs w:val="24"/>
            <w:highlight w:val="green"/>
            <w:lang w:val="es-MX"/>
            <w:rPrChange w:id="3401" w:author="Valeria Tapia " w:date="2026-10-05T02:18:00Z">
              <w:rPr>
                <w:szCs w:val="24"/>
                <w:lang w:val="es-MX"/>
              </w:rPr>
            </w:rPrChange>
          </w:rPr>
          <w:delText>l</w:delText>
        </w:r>
        <w:r w:rsidR="001D0AA5" w:rsidRPr="002631AB" w:rsidDel="00052152">
          <w:rPr>
            <w:szCs w:val="24"/>
            <w:highlight w:val="green"/>
            <w:lang w:val="es-MX"/>
            <w:rPrChange w:id="3402" w:author="Valeria Tapia " w:date="2026-10-05T02:18:00Z">
              <w:rPr>
                <w:szCs w:val="24"/>
                <w:lang w:val="es-MX"/>
              </w:rPr>
            </w:rPrChange>
          </w:rPr>
          <w:delText xml:space="preserve"> inicio del</w:delText>
        </w:r>
        <w:r w:rsidRPr="002631AB" w:rsidDel="00052152">
          <w:rPr>
            <w:szCs w:val="24"/>
            <w:highlight w:val="green"/>
            <w:lang w:val="es-MX"/>
            <w:rPrChange w:id="3403" w:author="Valeria Tapia " w:date="2026-10-05T02:18:00Z">
              <w:rPr>
                <w:szCs w:val="24"/>
                <w:lang w:val="es-MX"/>
              </w:rPr>
            </w:rPrChange>
          </w:rPr>
          <w:delText xml:space="preserve"> proceso de </w:delText>
        </w:r>
        <w:r w:rsidR="008A75F2" w:rsidRPr="002631AB" w:rsidDel="00052152">
          <w:rPr>
            <w:szCs w:val="24"/>
            <w:highlight w:val="green"/>
            <w:lang w:val="es-MX"/>
            <w:rPrChange w:id="3404" w:author="Valeria Tapia " w:date="2026-10-05T02:18:00Z">
              <w:rPr>
                <w:szCs w:val="24"/>
                <w:lang w:val="es-MX"/>
              </w:rPr>
            </w:rPrChange>
          </w:rPr>
          <w:delText>implementación</w:delText>
        </w:r>
        <w:r w:rsidRPr="002631AB" w:rsidDel="00052152">
          <w:rPr>
            <w:szCs w:val="24"/>
            <w:highlight w:val="green"/>
            <w:lang w:val="es-MX"/>
            <w:rPrChange w:id="3405" w:author="Valeria Tapia " w:date="2026-10-05T02:18:00Z">
              <w:rPr>
                <w:szCs w:val="24"/>
                <w:lang w:val="es-MX"/>
              </w:rPr>
            </w:rPrChange>
          </w:rPr>
          <w:delText xml:space="preserve"> de trámites en la VUCE </w:delText>
        </w:r>
        <w:r w:rsidR="001D0AA5" w:rsidRPr="002631AB" w:rsidDel="00052152">
          <w:rPr>
            <w:szCs w:val="24"/>
            <w:highlight w:val="green"/>
            <w:lang w:val="es-MX"/>
            <w:rPrChange w:id="3406" w:author="Valeria Tapia " w:date="2026-10-05T02:18:00Z">
              <w:rPr>
                <w:szCs w:val="24"/>
                <w:lang w:val="es-MX"/>
              </w:rPr>
            </w:rPrChange>
          </w:rPr>
          <w:delText xml:space="preserve">se considerará lo siguiente: </w:delText>
        </w:r>
      </w:del>
    </w:p>
    <w:p w14:paraId="246E4249" w14:textId="592A06A6" w:rsidR="001D0AA5" w:rsidRPr="002631AB" w:rsidDel="00052152" w:rsidRDefault="001D0AA5">
      <w:pPr>
        <w:pStyle w:val="Ttulo5"/>
        <w:numPr>
          <w:ilvl w:val="0"/>
          <w:numId w:val="5"/>
        </w:numPr>
        <w:tabs>
          <w:tab w:val="left" w:pos="1701"/>
          <w:tab w:val="num" w:pos="9044"/>
        </w:tabs>
        <w:ind w:left="0" w:firstLine="0"/>
        <w:rPr>
          <w:del w:id="3407" w:author="Valeria Tapia" w:date="2026-09-18T18:23:00Z"/>
          <w:highlight w:val="green"/>
          <w:lang w:val="es-MX"/>
          <w:rPrChange w:id="3408" w:author="Valeria Tapia " w:date="2026-10-05T02:18:00Z">
            <w:rPr>
              <w:del w:id="3409" w:author="Valeria Tapia" w:date="2026-09-18T18:23:00Z"/>
              <w:lang w:val="es-MX"/>
            </w:rPr>
          </w:rPrChange>
        </w:rPr>
        <w:pPrChange w:id="3410" w:author="Valeria Tapia" w:date="2026-09-18T18:23:00Z">
          <w:pPr/>
        </w:pPrChange>
      </w:pPr>
    </w:p>
    <w:p w14:paraId="384F02E2" w14:textId="4DA3862A" w:rsidR="001D0AA5" w:rsidRPr="002631AB" w:rsidDel="00052152" w:rsidRDefault="001D0AA5">
      <w:pPr>
        <w:pStyle w:val="Ttulo5"/>
        <w:numPr>
          <w:ilvl w:val="0"/>
          <w:numId w:val="5"/>
        </w:numPr>
        <w:tabs>
          <w:tab w:val="left" w:pos="1701"/>
          <w:tab w:val="num" w:pos="9044"/>
        </w:tabs>
        <w:ind w:left="0" w:firstLine="0"/>
        <w:rPr>
          <w:del w:id="3411" w:author="Valeria Tapia" w:date="2026-09-18T18:23:00Z"/>
          <w:highlight w:val="green"/>
          <w:lang w:val="es-MX"/>
          <w:rPrChange w:id="3412" w:author="Valeria Tapia " w:date="2026-10-05T02:18:00Z">
            <w:rPr>
              <w:del w:id="3413" w:author="Valeria Tapia" w:date="2026-09-18T18:23:00Z"/>
              <w:lang w:val="es-MX"/>
            </w:rPr>
          </w:rPrChange>
        </w:rPr>
        <w:pPrChange w:id="3414" w:author="Valeria Tapia" w:date="2026-09-18T18:23:00Z">
          <w:pPr>
            <w:pStyle w:val="Prrafodelista"/>
            <w:numPr>
              <w:numId w:val="51"/>
            </w:numPr>
            <w:ind w:left="720" w:hanging="360"/>
          </w:pPr>
        </w:pPrChange>
      </w:pPr>
      <w:del w:id="3415" w:author="Valeria Tapia" w:date="2026-09-18T18:23:00Z">
        <w:r w:rsidRPr="002631AB" w:rsidDel="00052152">
          <w:rPr>
            <w:highlight w:val="green"/>
            <w:lang w:val="es-MX"/>
            <w:rPrChange w:id="3416" w:author="Valeria Tapia " w:date="2026-10-05T02:18:00Z">
              <w:rPr>
                <w:lang w:val="es-MX"/>
              </w:rPr>
            </w:rPrChange>
          </w:rPr>
          <w:delText>Identificación y mapeo del trámite APCO a implementarse</w:delText>
        </w:r>
        <w:r w:rsidR="00830079" w:rsidRPr="002631AB" w:rsidDel="00052152">
          <w:rPr>
            <w:highlight w:val="green"/>
            <w:lang w:val="es-MX"/>
            <w:rPrChange w:id="3417" w:author="Valeria Tapia " w:date="2026-10-05T02:18:00Z">
              <w:rPr>
                <w:lang w:val="es-MX"/>
              </w:rPr>
            </w:rPrChange>
          </w:rPr>
          <w:delText>.</w:delText>
        </w:r>
        <w:r w:rsidRPr="002631AB" w:rsidDel="00052152">
          <w:rPr>
            <w:highlight w:val="green"/>
            <w:lang w:val="es-MX"/>
            <w:rPrChange w:id="3418" w:author="Valeria Tapia " w:date="2026-10-05T02:18:00Z">
              <w:rPr>
                <w:lang w:val="es-MX"/>
              </w:rPr>
            </w:rPrChange>
          </w:rPr>
          <w:delText xml:space="preserve"> </w:delText>
        </w:r>
      </w:del>
    </w:p>
    <w:p w14:paraId="4A2E5BD6" w14:textId="17421D6A" w:rsidR="001D0AA5" w:rsidRPr="002631AB" w:rsidDel="00052152" w:rsidRDefault="001D0AA5">
      <w:pPr>
        <w:pStyle w:val="Ttulo5"/>
        <w:numPr>
          <w:ilvl w:val="0"/>
          <w:numId w:val="5"/>
        </w:numPr>
        <w:tabs>
          <w:tab w:val="left" w:pos="1701"/>
          <w:tab w:val="num" w:pos="9044"/>
        </w:tabs>
        <w:ind w:left="0" w:firstLine="0"/>
        <w:rPr>
          <w:del w:id="3419" w:author="Valeria Tapia" w:date="2026-09-18T18:23:00Z"/>
          <w:highlight w:val="green"/>
          <w:lang w:val="es-MX"/>
          <w:rPrChange w:id="3420" w:author="Valeria Tapia " w:date="2026-10-05T02:18:00Z">
            <w:rPr>
              <w:del w:id="3421" w:author="Valeria Tapia" w:date="2026-09-18T18:23:00Z"/>
              <w:lang w:val="es-MX"/>
            </w:rPr>
          </w:rPrChange>
        </w:rPr>
        <w:pPrChange w:id="3422" w:author="Valeria Tapia" w:date="2026-09-18T18:23:00Z">
          <w:pPr>
            <w:pStyle w:val="Prrafodelista"/>
            <w:numPr>
              <w:numId w:val="51"/>
            </w:numPr>
            <w:ind w:left="720" w:hanging="360"/>
          </w:pPr>
        </w:pPrChange>
      </w:pPr>
      <w:del w:id="3423" w:author="Valeria Tapia" w:date="2026-09-18T18:23:00Z">
        <w:r w:rsidRPr="002631AB" w:rsidDel="00052152">
          <w:rPr>
            <w:highlight w:val="green"/>
            <w:lang w:val="es-MX"/>
            <w:rPrChange w:id="3424" w:author="Valeria Tapia " w:date="2026-10-05T02:18:00Z">
              <w:rPr>
                <w:lang w:val="es-MX"/>
              </w:rPr>
            </w:rPrChange>
          </w:rPr>
          <w:delText xml:space="preserve">Revisión y </w:delText>
        </w:r>
        <w:r w:rsidR="00EB5132" w:rsidRPr="002631AB" w:rsidDel="00052152">
          <w:rPr>
            <w:highlight w:val="green"/>
            <w:lang w:val="es-MX"/>
            <w:rPrChange w:id="3425" w:author="Valeria Tapia " w:date="2026-10-05T02:18:00Z">
              <w:rPr>
                <w:lang w:val="es-MX"/>
              </w:rPr>
            </w:rPrChange>
          </w:rPr>
          <w:delText>a</w:delText>
        </w:r>
        <w:r w:rsidRPr="002631AB" w:rsidDel="00052152">
          <w:rPr>
            <w:highlight w:val="green"/>
            <w:lang w:val="es-MX"/>
            <w:rPrChange w:id="3426" w:author="Valeria Tapia " w:date="2026-10-05T02:18:00Z">
              <w:rPr>
                <w:lang w:val="es-MX"/>
              </w:rPr>
            </w:rPrChange>
          </w:rPr>
          <w:delText>nálisis del trámite a implementar</w:delText>
        </w:r>
        <w:r w:rsidR="00DB4A0A" w:rsidRPr="002631AB" w:rsidDel="00052152">
          <w:rPr>
            <w:highlight w:val="green"/>
            <w:lang w:val="es-MX"/>
            <w:rPrChange w:id="3427" w:author="Valeria Tapia " w:date="2026-10-05T02:18:00Z">
              <w:rPr>
                <w:lang w:val="es-MX"/>
              </w:rPr>
            </w:rPrChange>
          </w:rPr>
          <w:delText>.</w:delText>
        </w:r>
      </w:del>
    </w:p>
    <w:p w14:paraId="492251F0" w14:textId="77777777" w:rsidR="00052152" w:rsidRPr="002631AB" w:rsidRDefault="00052152">
      <w:pPr>
        <w:pStyle w:val="Ttulo5"/>
        <w:numPr>
          <w:ilvl w:val="0"/>
          <w:numId w:val="5"/>
        </w:numPr>
        <w:tabs>
          <w:tab w:val="left" w:pos="1701"/>
          <w:tab w:val="num" w:pos="9044"/>
        </w:tabs>
        <w:ind w:left="0" w:firstLine="0"/>
        <w:rPr>
          <w:ins w:id="3428" w:author="Valeria Tapia" w:date="2026-09-18T18:20:00Z"/>
          <w:highlight w:val="green"/>
          <w:lang w:val="es-MX"/>
          <w:rPrChange w:id="3429" w:author="Valeria Tapia " w:date="2026-10-05T02:18:00Z">
            <w:rPr>
              <w:ins w:id="3430" w:author="Valeria Tapia" w:date="2026-09-18T18:20:00Z"/>
              <w:lang w:val="es-MX"/>
            </w:rPr>
          </w:rPrChange>
        </w:rPr>
        <w:pPrChange w:id="3431" w:author="Valeria Tapia" w:date="2026-09-18T18:23:00Z">
          <w:pPr>
            <w:ind w:left="360"/>
          </w:pPr>
        </w:pPrChange>
      </w:pPr>
    </w:p>
    <w:p w14:paraId="5842FBA0" w14:textId="39BF6890" w:rsidR="00052152" w:rsidRPr="002631AB" w:rsidDel="00052152" w:rsidRDefault="00052152" w:rsidP="00723501">
      <w:pPr>
        <w:ind w:left="360"/>
        <w:rPr>
          <w:del w:id="3432" w:author="Valeria Tapia" w:date="2026-09-18T18:23:00Z"/>
          <w:highlight w:val="green"/>
          <w:lang w:val="es-MX"/>
          <w:rPrChange w:id="3433" w:author="Valeria Tapia " w:date="2026-10-05T02:18:00Z">
            <w:rPr>
              <w:del w:id="3434" w:author="Valeria Tapia" w:date="2026-09-18T18:23:00Z"/>
              <w:lang w:val="es-MX"/>
            </w:rPr>
          </w:rPrChange>
        </w:rPr>
      </w:pPr>
    </w:p>
    <w:p w14:paraId="02F78DF4" w14:textId="40EA4770" w:rsidR="007250D1" w:rsidRPr="002631AB" w:rsidDel="00052152" w:rsidRDefault="001D0AA5" w:rsidP="00DE605E">
      <w:pPr>
        <w:rPr>
          <w:del w:id="3435" w:author="Valeria Tapia" w:date="2026-09-18T18:24:00Z"/>
          <w:highlight w:val="green"/>
          <w:rPrChange w:id="3436" w:author="Valeria Tapia " w:date="2026-10-05T02:18:00Z">
            <w:rPr>
              <w:del w:id="3437" w:author="Valeria Tapia" w:date="2026-09-18T18:24:00Z"/>
            </w:rPr>
          </w:rPrChange>
        </w:rPr>
      </w:pPr>
      <w:del w:id="3438" w:author="Valeria Tapia" w:date="2026-09-18T18:23:00Z">
        <w:r w:rsidRPr="002631AB" w:rsidDel="00052152">
          <w:rPr>
            <w:highlight w:val="green"/>
            <w:lang w:val="es-MX"/>
            <w:rPrChange w:id="3439" w:author="Valeria Tapia " w:date="2026-10-05T02:18:00Z">
              <w:rPr>
                <w:lang w:val="es-MX"/>
              </w:rPr>
            </w:rPrChange>
          </w:rPr>
          <w:delText xml:space="preserve">II. </w:delText>
        </w:r>
      </w:del>
      <w:del w:id="3440" w:author="Valeria Tapia" w:date="2026-09-18T18:24:00Z">
        <w:r w:rsidRPr="002631AB" w:rsidDel="00052152">
          <w:rPr>
            <w:highlight w:val="green"/>
            <w:lang w:val="es-MX"/>
            <w:rPrChange w:id="3441" w:author="Valeria Tapia " w:date="2026-10-05T02:18:00Z">
              <w:rPr>
                <w:lang w:val="es-MX"/>
              </w:rPr>
            </w:rPrChange>
          </w:rPr>
          <w:delText xml:space="preserve">El proceso de implementación </w:delText>
        </w:r>
        <w:r w:rsidR="007250D1" w:rsidRPr="002631AB" w:rsidDel="00052152">
          <w:rPr>
            <w:highlight w:val="green"/>
            <w:lang w:val="es-MX"/>
            <w:rPrChange w:id="3442" w:author="Valeria Tapia " w:date="2026-10-05T02:18:00Z">
              <w:rPr>
                <w:lang w:val="es-MX"/>
              </w:rPr>
            </w:rPrChange>
          </w:rPr>
          <w:delText xml:space="preserve">estará comprendido por las siguientes etapas, cuyo flujo se describe en el Anexo </w:delText>
        </w:r>
        <w:r w:rsidR="005C373F" w:rsidRPr="002631AB" w:rsidDel="00052152">
          <w:rPr>
            <w:highlight w:val="green"/>
            <w:lang w:val="es-MX"/>
            <w:rPrChange w:id="3443" w:author="Valeria Tapia " w:date="2026-10-05T02:18:00Z">
              <w:rPr>
                <w:lang w:val="es-MX"/>
              </w:rPr>
            </w:rPrChange>
          </w:rPr>
          <w:delText>1</w:delText>
        </w:r>
        <w:r w:rsidR="00C41FA3" w:rsidRPr="002631AB" w:rsidDel="00052152">
          <w:rPr>
            <w:highlight w:val="green"/>
            <w:lang w:val="es-MX"/>
            <w:rPrChange w:id="3444" w:author="Valeria Tapia " w:date="2026-10-05T02:18:00Z">
              <w:rPr>
                <w:lang w:val="es-MX"/>
              </w:rPr>
            </w:rPrChange>
          </w:rPr>
          <w:delText xml:space="preserve"> (Flujo </w:delText>
        </w:r>
        <w:r w:rsidR="00D765DC" w:rsidRPr="002631AB" w:rsidDel="00052152">
          <w:rPr>
            <w:highlight w:val="green"/>
            <w:lang w:val="es-MX"/>
            <w:rPrChange w:id="3445" w:author="Valeria Tapia " w:date="2026-10-05T02:18:00Z">
              <w:rPr>
                <w:lang w:val="es-MX"/>
              </w:rPr>
            </w:rPrChange>
          </w:rPr>
          <w:delText xml:space="preserve">de </w:delText>
        </w:r>
        <w:r w:rsidR="00C41FA3" w:rsidRPr="002631AB" w:rsidDel="00052152">
          <w:rPr>
            <w:highlight w:val="green"/>
            <w:lang w:val="es-MX"/>
            <w:rPrChange w:id="3446" w:author="Valeria Tapia " w:date="2026-10-05T02:18:00Z">
              <w:rPr>
                <w:lang w:val="es-MX"/>
              </w:rPr>
            </w:rPrChange>
          </w:rPr>
          <w:delText xml:space="preserve">implementación </w:delText>
        </w:r>
        <w:r w:rsidR="00D765DC" w:rsidRPr="002631AB" w:rsidDel="00052152">
          <w:rPr>
            <w:highlight w:val="green"/>
            <w:lang w:val="es-MX"/>
            <w:rPrChange w:id="3447" w:author="Valeria Tapia " w:date="2026-10-05T02:18:00Z">
              <w:rPr>
                <w:lang w:val="es-MX"/>
              </w:rPr>
            </w:rPrChange>
          </w:rPr>
          <w:delText xml:space="preserve">del </w:delText>
        </w:r>
        <w:r w:rsidR="00C41FA3" w:rsidRPr="002631AB" w:rsidDel="00052152">
          <w:rPr>
            <w:highlight w:val="green"/>
            <w:lang w:val="es-MX"/>
            <w:rPrChange w:id="3448" w:author="Valeria Tapia " w:date="2026-10-05T02:18:00Z">
              <w:rPr>
                <w:lang w:val="es-MX"/>
              </w:rPr>
            </w:rPrChange>
          </w:rPr>
          <w:delText>trámite APCO</w:delText>
        </w:r>
        <w:r w:rsidR="00D1290E" w:rsidRPr="002631AB" w:rsidDel="00052152">
          <w:rPr>
            <w:highlight w:val="green"/>
            <w:lang w:val="es-MX"/>
            <w:rPrChange w:id="3449" w:author="Valeria Tapia " w:date="2026-10-05T02:18:00Z">
              <w:rPr>
                <w:lang w:val="es-MX"/>
              </w:rPr>
            </w:rPrChange>
          </w:rPr>
          <w:delText xml:space="preserve"> en la VUCE</w:delText>
        </w:r>
        <w:r w:rsidR="00C41FA3" w:rsidRPr="002631AB" w:rsidDel="00052152">
          <w:rPr>
            <w:highlight w:val="green"/>
            <w:lang w:val="es-MX"/>
            <w:rPrChange w:id="3450" w:author="Valeria Tapia " w:date="2026-10-05T02:18:00Z">
              <w:rPr>
                <w:lang w:val="es-MX"/>
              </w:rPr>
            </w:rPrChange>
          </w:rPr>
          <w:delText>)</w:delText>
        </w:r>
        <w:r w:rsidR="007250D1" w:rsidRPr="002631AB" w:rsidDel="00052152">
          <w:rPr>
            <w:highlight w:val="green"/>
            <w:lang w:val="es-MX"/>
            <w:rPrChange w:id="3451" w:author="Valeria Tapia " w:date="2026-10-05T02:18:00Z">
              <w:rPr>
                <w:lang w:val="es-MX"/>
              </w:rPr>
            </w:rPrChange>
          </w:rPr>
          <w:delText xml:space="preserve"> del presente Reglamento:</w:delText>
        </w:r>
      </w:del>
    </w:p>
    <w:p w14:paraId="6E0D84AE" w14:textId="621CF177" w:rsidR="007250D1" w:rsidRPr="002631AB" w:rsidRDefault="002A6131" w:rsidP="00DE605E">
      <w:pPr>
        <w:tabs>
          <w:tab w:val="left" w:pos="3249"/>
        </w:tabs>
        <w:rPr>
          <w:szCs w:val="24"/>
          <w:highlight w:val="green"/>
          <w:lang w:val="es-MX"/>
          <w:rPrChange w:id="3452" w:author="Valeria Tapia " w:date="2026-10-05T02:18:00Z">
            <w:rPr>
              <w:szCs w:val="24"/>
              <w:lang w:val="es-MX"/>
            </w:rPr>
          </w:rPrChange>
        </w:rPr>
      </w:pPr>
      <w:r w:rsidRPr="002631AB">
        <w:rPr>
          <w:szCs w:val="24"/>
          <w:highlight w:val="green"/>
          <w:lang w:val="es-MX"/>
          <w:rPrChange w:id="3453" w:author="Valeria Tapia " w:date="2026-10-05T02:18:00Z">
            <w:rPr>
              <w:szCs w:val="24"/>
              <w:lang w:val="es-MX"/>
            </w:rPr>
          </w:rPrChange>
        </w:rPr>
        <w:tab/>
      </w:r>
    </w:p>
    <w:p w14:paraId="577E5DF9" w14:textId="5EA3FEF5" w:rsidR="00052152" w:rsidRPr="002631AB" w:rsidRDefault="00052152" w:rsidP="00052152">
      <w:pPr>
        <w:pStyle w:val="Prrafodelista"/>
        <w:numPr>
          <w:ilvl w:val="0"/>
          <w:numId w:val="74"/>
        </w:numPr>
        <w:rPr>
          <w:ins w:id="3454" w:author="Valeria Tapia" w:date="2026-09-18T18:23:00Z"/>
          <w:highlight w:val="green"/>
          <w:lang w:val="es-MX"/>
          <w:rPrChange w:id="3455" w:author="Valeria Tapia " w:date="2026-10-05T02:18:00Z">
            <w:rPr>
              <w:ins w:id="3456" w:author="Valeria Tapia" w:date="2026-09-18T18:23:00Z"/>
              <w:lang w:val="es-MX"/>
            </w:rPr>
          </w:rPrChange>
        </w:rPr>
      </w:pPr>
      <w:ins w:id="3457" w:author="Valeria Tapia" w:date="2026-09-18T18:23:00Z">
        <w:r w:rsidRPr="002631AB">
          <w:rPr>
            <w:highlight w:val="green"/>
            <w:lang w:val="es-MX"/>
            <w:rPrChange w:id="3458" w:author="Valeria Tapia " w:date="2026-10-05T02:18:00Z">
              <w:rPr>
                <w:lang w:val="es-MX"/>
              </w:rPr>
            </w:rPrChange>
          </w:rPr>
          <w:lastRenderedPageBreak/>
          <w:t>Identificación</w:t>
        </w:r>
      </w:ins>
      <w:ins w:id="3459" w:author="Valeria Tapia" w:date="2026-09-25T09:11:00Z">
        <w:r w:rsidR="00C51494" w:rsidRPr="002631AB">
          <w:rPr>
            <w:highlight w:val="green"/>
            <w:lang w:val="es-MX"/>
            <w:rPrChange w:id="3460" w:author="Valeria Tapia " w:date="2026-10-05T02:18:00Z">
              <w:rPr>
                <w:lang w:val="es-MX"/>
              </w:rPr>
            </w:rPrChange>
          </w:rPr>
          <w:t xml:space="preserve"> del trámite APCO,</w:t>
        </w:r>
      </w:ins>
      <w:ins w:id="3461" w:author="Valeria Tapia" w:date="2026-09-24T10:08:00Z">
        <w:r w:rsidR="00653C50" w:rsidRPr="002631AB">
          <w:rPr>
            <w:highlight w:val="green"/>
            <w:lang w:val="es-MX"/>
            <w:rPrChange w:id="3462" w:author="Valeria Tapia " w:date="2026-10-05T02:18:00Z">
              <w:rPr>
                <w:lang w:val="es-MX"/>
              </w:rPr>
            </w:rPrChange>
          </w:rPr>
          <w:t xml:space="preserve"> remisión </w:t>
        </w:r>
      </w:ins>
      <w:ins w:id="3463" w:author="Valeria Tapia" w:date="2026-09-18T18:23:00Z">
        <w:r w:rsidRPr="002631AB">
          <w:rPr>
            <w:highlight w:val="green"/>
            <w:lang w:val="es-MX"/>
            <w:rPrChange w:id="3464" w:author="Valeria Tapia " w:date="2026-10-05T02:18:00Z">
              <w:rPr>
                <w:lang w:val="es-MX"/>
              </w:rPr>
            </w:rPrChange>
          </w:rPr>
          <w:t xml:space="preserve">del </w:t>
        </w:r>
      </w:ins>
      <w:ins w:id="3465" w:author="Valeria Tapia" w:date="2026-09-18T18:38:00Z">
        <w:r w:rsidR="00C51494" w:rsidRPr="002631AB">
          <w:rPr>
            <w:highlight w:val="green"/>
            <w:lang w:val="es-MX"/>
            <w:rPrChange w:id="3466" w:author="Valeria Tapia " w:date="2026-10-05T02:18:00Z">
              <w:rPr>
                <w:lang w:val="es-MX"/>
              </w:rPr>
            </w:rPrChange>
          </w:rPr>
          <w:t>R-424</w:t>
        </w:r>
        <w:r w:rsidR="00EB3C2E" w:rsidRPr="002631AB">
          <w:rPr>
            <w:highlight w:val="green"/>
            <w:lang w:val="es-MX"/>
            <w:rPrChange w:id="3467" w:author="Valeria Tapia " w:date="2026-10-05T02:18:00Z">
              <w:rPr>
                <w:lang w:val="es-MX"/>
              </w:rPr>
            </w:rPrChange>
          </w:rPr>
          <w:t xml:space="preserve"> </w:t>
        </w:r>
      </w:ins>
      <w:ins w:id="3468" w:author="Valeria Tapia" w:date="2026-09-18T18:39:00Z">
        <w:r w:rsidR="00EB3C2E" w:rsidRPr="002631AB">
          <w:rPr>
            <w:highlight w:val="green"/>
            <w:lang w:val="es-MX"/>
            <w:rPrChange w:id="3469" w:author="Valeria Tapia " w:date="2026-10-05T02:18:00Z">
              <w:rPr>
                <w:lang w:val="es-MX"/>
              </w:rPr>
            </w:rPrChange>
          </w:rPr>
          <w:t>y puntos focales</w:t>
        </w:r>
      </w:ins>
      <w:ins w:id="3470" w:author="Valeria Tapia" w:date="2026-09-18T18:23:00Z">
        <w:r w:rsidRPr="002631AB">
          <w:rPr>
            <w:highlight w:val="green"/>
            <w:lang w:val="es-MX"/>
            <w:rPrChange w:id="3471" w:author="Valeria Tapia " w:date="2026-10-05T02:18:00Z">
              <w:rPr>
                <w:lang w:val="es-MX"/>
              </w:rPr>
            </w:rPrChange>
          </w:rPr>
          <w:t xml:space="preserve">. </w:t>
        </w:r>
      </w:ins>
    </w:p>
    <w:p w14:paraId="34EBDCB2" w14:textId="1CFFA46E" w:rsidR="00052152" w:rsidRPr="002631AB" w:rsidRDefault="00052152" w:rsidP="00052152">
      <w:pPr>
        <w:pStyle w:val="Prrafodelista"/>
        <w:numPr>
          <w:ilvl w:val="0"/>
          <w:numId w:val="74"/>
        </w:numPr>
        <w:rPr>
          <w:ins w:id="3472" w:author="Valeria Tapia" w:date="2026-09-18T18:23:00Z"/>
          <w:highlight w:val="green"/>
          <w:lang w:val="es-MX"/>
          <w:rPrChange w:id="3473" w:author="Valeria Tapia " w:date="2026-10-05T02:18:00Z">
            <w:rPr>
              <w:ins w:id="3474" w:author="Valeria Tapia" w:date="2026-09-18T18:23:00Z"/>
              <w:lang w:val="es-MX"/>
            </w:rPr>
          </w:rPrChange>
        </w:rPr>
      </w:pPr>
      <w:ins w:id="3475" w:author="Valeria Tapia" w:date="2026-09-18T18:23:00Z">
        <w:r w:rsidRPr="002631AB">
          <w:rPr>
            <w:highlight w:val="green"/>
            <w:lang w:val="es-MX"/>
            <w:rPrChange w:id="3476" w:author="Valeria Tapia " w:date="2026-10-05T02:18:00Z">
              <w:rPr>
                <w:lang w:val="es-MX"/>
              </w:rPr>
            </w:rPrChange>
          </w:rPr>
          <w:t>Revisión y a</w:t>
        </w:r>
        <w:r w:rsidR="00EB3C2E" w:rsidRPr="002631AB">
          <w:rPr>
            <w:highlight w:val="green"/>
            <w:lang w:val="es-MX"/>
            <w:rPrChange w:id="3477" w:author="Valeria Tapia " w:date="2026-10-05T02:18:00Z">
              <w:rPr>
                <w:lang w:val="es-MX"/>
              </w:rPr>
            </w:rPrChange>
          </w:rPr>
          <w:t xml:space="preserve">nálisis del trámite </w:t>
        </w:r>
      </w:ins>
      <w:ins w:id="3478" w:author="Valeria Tapia" w:date="2026-09-18T18:39:00Z">
        <w:r w:rsidR="00EB3C2E" w:rsidRPr="002631AB">
          <w:rPr>
            <w:highlight w:val="green"/>
            <w:lang w:val="es-MX"/>
            <w:rPrChange w:id="3479" w:author="Valeria Tapia " w:date="2026-10-05T02:18:00Z">
              <w:rPr>
                <w:lang w:val="es-MX"/>
              </w:rPr>
            </w:rPrChange>
          </w:rPr>
          <w:t>APCO</w:t>
        </w:r>
      </w:ins>
      <w:ins w:id="3480" w:author="Valeria Tapia" w:date="2026-09-18T18:23:00Z">
        <w:r w:rsidRPr="002631AB">
          <w:rPr>
            <w:highlight w:val="green"/>
            <w:lang w:val="es-MX"/>
            <w:rPrChange w:id="3481" w:author="Valeria Tapia " w:date="2026-10-05T02:18:00Z">
              <w:rPr>
                <w:lang w:val="es-MX"/>
              </w:rPr>
            </w:rPrChange>
          </w:rPr>
          <w:t xml:space="preserve"> </w:t>
        </w:r>
      </w:ins>
    </w:p>
    <w:p w14:paraId="361EABBC" w14:textId="1D0B7D66" w:rsidR="00D56A9A" w:rsidRPr="002631AB" w:rsidRDefault="00D56A9A" w:rsidP="00DE605E">
      <w:pPr>
        <w:pStyle w:val="Prrafodelista"/>
        <w:numPr>
          <w:ilvl w:val="0"/>
          <w:numId w:val="74"/>
        </w:numPr>
        <w:rPr>
          <w:highlight w:val="green"/>
          <w:lang w:val="es-MX"/>
          <w:rPrChange w:id="3482" w:author="Valeria Tapia " w:date="2026-10-05T02:18:00Z">
            <w:rPr>
              <w:lang w:val="es-MX"/>
            </w:rPr>
          </w:rPrChange>
        </w:rPr>
      </w:pPr>
      <w:r w:rsidRPr="002631AB">
        <w:rPr>
          <w:highlight w:val="green"/>
          <w:lang w:val="es-MX"/>
          <w:rPrChange w:id="3483" w:author="Valeria Tapia " w:date="2026-10-05T02:18:00Z">
            <w:rPr>
              <w:lang w:val="es-MX"/>
            </w:rPr>
          </w:rPrChange>
        </w:rPr>
        <w:t>Elaboración del Plan de Trabajo del trámite APCO</w:t>
      </w:r>
      <w:ins w:id="3484" w:author="Valeria Tapia" w:date="2026-09-18T18:44:00Z">
        <w:r w:rsidR="00EB3C2E" w:rsidRPr="002631AB">
          <w:rPr>
            <w:highlight w:val="green"/>
            <w:lang w:val="es-MX"/>
            <w:rPrChange w:id="3485" w:author="Valeria Tapia " w:date="2026-10-05T02:18:00Z">
              <w:rPr>
                <w:lang w:val="es-MX"/>
              </w:rPr>
            </w:rPrChange>
          </w:rPr>
          <w:t xml:space="preserve"> (R-710)</w:t>
        </w:r>
      </w:ins>
      <w:del w:id="3486" w:author="Valeria Tapia" w:date="2026-09-18T18:39:00Z">
        <w:r w:rsidRPr="002631AB" w:rsidDel="00EB3C2E">
          <w:rPr>
            <w:highlight w:val="green"/>
            <w:lang w:val="es-MX"/>
            <w:rPrChange w:id="3487" w:author="Valeria Tapia " w:date="2026-10-05T02:18:00Z">
              <w:rPr>
                <w:lang w:val="es-MX"/>
              </w:rPr>
            </w:rPrChange>
          </w:rPr>
          <w:delText xml:space="preserve"> a implementarse</w:delText>
        </w:r>
      </w:del>
      <w:r w:rsidRPr="002631AB">
        <w:rPr>
          <w:highlight w:val="green"/>
          <w:lang w:val="es-MX"/>
          <w:rPrChange w:id="3488" w:author="Valeria Tapia " w:date="2026-10-05T02:18:00Z">
            <w:rPr>
              <w:lang w:val="es-MX"/>
            </w:rPr>
          </w:rPrChange>
        </w:rPr>
        <w:t>;</w:t>
      </w:r>
    </w:p>
    <w:p w14:paraId="54FB6594" w14:textId="2294349C" w:rsidR="007250D1" w:rsidRPr="002631AB" w:rsidRDefault="007250D1" w:rsidP="00DE605E">
      <w:pPr>
        <w:pStyle w:val="Prrafodelista"/>
        <w:numPr>
          <w:ilvl w:val="0"/>
          <w:numId w:val="74"/>
        </w:numPr>
        <w:rPr>
          <w:highlight w:val="green"/>
          <w:lang w:val="es-MX"/>
          <w:rPrChange w:id="3489" w:author="Valeria Tapia " w:date="2026-10-05T02:18:00Z">
            <w:rPr>
              <w:lang w:val="es-MX"/>
            </w:rPr>
          </w:rPrChange>
        </w:rPr>
      </w:pPr>
      <w:r w:rsidRPr="002631AB">
        <w:rPr>
          <w:highlight w:val="green"/>
          <w:lang w:val="es-MX"/>
          <w:rPrChange w:id="3490" w:author="Valeria Tapia " w:date="2026-10-05T02:18:00Z">
            <w:rPr>
              <w:lang w:val="es-MX"/>
            </w:rPr>
          </w:rPrChange>
        </w:rPr>
        <w:t>Optimización del trámite</w:t>
      </w:r>
      <w:r w:rsidR="00EB630C" w:rsidRPr="002631AB">
        <w:rPr>
          <w:highlight w:val="green"/>
          <w:lang w:val="es-MX"/>
          <w:rPrChange w:id="3491" w:author="Valeria Tapia " w:date="2026-10-05T02:18:00Z">
            <w:rPr>
              <w:lang w:val="es-MX"/>
            </w:rPr>
          </w:rPrChange>
        </w:rPr>
        <w:t xml:space="preserve"> APCO</w:t>
      </w:r>
      <w:r w:rsidR="005127ED" w:rsidRPr="002631AB">
        <w:rPr>
          <w:highlight w:val="green"/>
          <w:lang w:val="es-MX"/>
          <w:rPrChange w:id="3492" w:author="Valeria Tapia " w:date="2026-10-05T02:18:00Z">
            <w:rPr>
              <w:lang w:val="es-MX"/>
            </w:rPr>
          </w:rPrChange>
        </w:rPr>
        <w:t>;</w:t>
      </w:r>
    </w:p>
    <w:p w14:paraId="7B5157DF" w14:textId="2AB31227" w:rsidR="000A7D5A" w:rsidRPr="002631AB" w:rsidRDefault="000A7D5A" w:rsidP="00DE605E">
      <w:pPr>
        <w:pStyle w:val="Prrafodelista"/>
        <w:numPr>
          <w:ilvl w:val="0"/>
          <w:numId w:val="74"/>
        </w:numPr>
        <w:rPr>
          <w:highlight w:val="green"/>
          <w:lang w:val="es-MX"/>
          <w:rPrChange w:id="3493" w:author="Valeria Tapia " w:date="2026-10-05T02:18:00Z">
            <w:rPr>
              <w:lang w:val="es-MX"/>
            </w:rPr>
          </w:rPrChange>
        </w:rPr>
      </w:pPr>
      <w:r w:rsidRPr="002631AB">
        <w:rPr>
          <w:highlight w:val="green"/>
          <w:lang w:val="es-MX"/>
          <w:rPrChange w:id="3494" w:author="Valeria Tapia " w:date="2026-10-05T02:18:00Z">
            <w:rPr>
              <w:lang w:val="es-MX"/>
            </w:rPr>
          </w:rPrChange>
        </w:rPr>
        <w:t>Verificación de las subpartidas arancelarias cuando corresponda</w:t>
      </w:r>
      <w:r w:rsidR="005127ED" w:rsidRPr="002631AB">
        <w:rPr>
          <w:highlight w:val="green"/>
          <w:lang w:val="es-MX"/>
          <w:rPrChange w:id="3495" w:author="Valeria Tapia " w:date="2026-10-05T02:18:00Z">
            <w:rPr>
              <w:lang w:val="es-MX"/>
            </w:rPr>
          </w:rPrChange>
        </w:rPr>
        <w:t>;</w:t>
      </w:r>
    </w:p>
    <w:p w14:paraId="24507BA7" w14:textId="7B6B3320" w:rsidR="00A9383B" w:rsidRPr="002631AB" w:rsidRDefault="00A9383B" w:rsidP="00DE605E">
      <w:pPr>
        <w:pStyle w:val="Prrafodelista"/>
        <w:numPr>
          <w:ilvl w:val="0"/>
          <w:numId w:val="74"/>
        </w:numPr>
        <w:rPr>
          <w:highlight w:val="green"/>
          <w:lang w:val="es-MX"/>
          <w:rPrChange w:id="3496" w:author="Valeria Tapia " w:date="2026-10-05T02:18:00Z">
            <w:rPr>
              <w:lang w:val="es-MX"/>
            </w:rPr>
          </w:rPrChange>
        </w:rPr>
      </w:pPr>
      <w:r w:rsidRPr="002631AB">
        <w:rPr>
          <w:highlight w:val="green"/>
          <w:lang w:val="es-MX"/>
          <w:rPrChange w:id="3497" w:author="Valeria Tapia " w:date="2026-10-05T02:18:00Z">
            <w:rPr>
              <w:lang w:val="es-MX"/>
            </w:rPr>
          </w:rPrChange>
        </w:rPr>
        <w:t>Elaboración</w:t>
      </w:r>
      <w:ins w:id="3498" w:author="Valeria Tapia" w:date="2026-09-18T18:40:00Z">
        <w:r w:rsidR="00EB3C2E" w:rsidRPr="002631AB">
          <w:rPr>
            <w:highlight w:val="green"/>
            <w:lang w:val="es-MX"/>
            <w:rPrChange w:id="3499" w:author="Valeria Tapia " w:date="2026-10-05T02:18:00Z">
              <w:rPr>
                <w:lang w:val="es-MX"/>
              </w:rPr>
            </w:rPrChange>
          </w:rPr>
          <w:t xml:space="preserve">, </w:t>
        </w:r>
      </w:ins>
      <w:del w:id="3500" w:author="Valeria Tapia" w:date="2026-09-18T18:40:00Z">
        <w:r w:rsidRPr="002631AB" w:rsidDel="00EB3C2E">
          <w:rPr>
            <w:highlight w:val="green"/>
            <w:lang w:val="es-MX"/>
            <w:rPrChange w:id="3501" w:author="Valeria Tapia " w:date="2026-10-05T02:18:00Z">
              <w:rPr>
                <w:lang w:val="es-MX"/>
              </w:rPr>
            </w:rPrChange>
          </w:rPr>
          <w:delText xml:space="preserve"> </w:delText>
        </w:r>
      </w:del>
      <w:ins w:id="3502" w:author="Valeria Tapia" w:date="2026-09-18T18:40:00Z">
        <w:r w:rsidR="00EB3C2E" w:rsidRPr="002631AB">
          <w:rPr>
            <w:highlight w:val="green"/>
            <w:lang w:val="es-MX"/>
            <w:rPrChange w:id="3503" w:author="Valeria Tapia " w:date="2026-10-05T02:18:00Z">
              <w:rPr>
                <w:lang w:val="es-MX"/>
              </w:rPr>
            </w:rPrChange>
          </w:rPr>
          <w:t>validaci</w:t>
        </w:r>
      </w:ins>
      <w:ins w:id="3504" w:author="Valeria Tapia" w:date="2026-09-18T18:41:00Z">
        <w:r w:rsidR="00EB3C2E" w:rsidRPr="002631AB">
          <w:rPr>
            <w:highlight w:val="green"/>
            <w:lang w:val="es-MX"/>
            <w:rPrChange w:id="3505" w:author="Valeria Tapia " w:date="2026-10-05T02:18:00Z">
              <w:rPr>
                <w:lang w:val="es-MX"/>
              </w:rPr>
            </w:rPrChange>
          </w:rPr>
          <w:t xml:space="preserve">ón y remisión </w:t>
        </w:r>
      </w:ins>
      <w:r w:rsidRPr="002631AB">
        <w:rPr>
          <w:highlight w:val="green"/>
          <w:lang w:val="es-MX"/>
          <w:rPrChange w:id="3506" w:author="Valeria Tapia " w:date="2026-10-05T02:18:00Z">
            <w:rPr>
              <w:lang w:val="es-MX"/>
            </w:rPr>
          </w:rPrChange>
        </w:rPr>
        <w:t>de</w:t>
      </w:r>
      <w:r w:rsidR="007D33D6" w:rsidRPr="002631AB">
        <w:rPr>
          <w:highlight w:val="green"/>
          <w:lang w:val="es-MX"/>
          <w:rPrChange w:id="3507" w:author="Valeria Tapia " w:date="2026-10-05T02:18:00Z">
            <w:rPr>
              <w:lang w:val="es-MX"/>
            </w:rPr>
          </w:rPrChange>
        </w:rPr>
        <w:t>l</w:t>
      </w:r>
      <w:r w:rsidRPr="002631AB">
        <w:rPr>
          <w:highlight w:val="green"/>
          <w:lang w:val="es-MX"/>
          <w:rPrChange w:id="3508" w:author="Valeria Tapia " w:date="2026-10-05T02:18:00Z">
            <w:rPr>
              <w:lang w:val="es-MX"/>
            </w:rPr>
          </w:rPrChange>
        </w:rPr>
        <w:t xml:space="preserve"> requerimiento funcional</w:t>
      </w:r>
      <w:ins w:id="3509" w:author="Valeria Tapia" w:date="2026-09-18T18:40:00Z">
        <w:r w:rsidR="00EB3C2E" w:rsidRPr="002631AB">
          <w:rPr>
            <w:highlight w:val="green"/>
            <w:lang w:val="es-MX"/>
            <w:rPrChange w:id="3510" w:author="Valeria Tapia " w:date="2026-10-05T02:18:00Z">
              <w:rPr>
                <w:lang w:val="es-MX"/>
              </w:rPr>
            </w:rPrChange>
          </w:rPr>
          <w:t xml:space="preserve"> (R-425).</w:t>
        </w:r>
      </w:ins>
    </w:p>
    <w:p w14:paraId="5A95487C" w14:textId="3DA8710F" w:rsidR="00EB3C2E" w:rsidRPr="002631AB" w:rsidRDefault="00EB3C2E" w:rsidP="00DE605E">
      <w:pPr>
        <w:pStyle w:val="Prrafodelista"/>
        <w:numPr>
          <w:ilvl w:val="0"/>
          <w:numId w:val="74"/>
        </w:numPr>
        <w:rPr>
          <w:ins w:id="3511" w:author="Valeria Tapia" w:date="2026-09-18T18:41:00Z"/>
          <w:highlight w:val="green"/>
          <w:lang w:val="es-MX"/>
          <w:rPrChange w:id="3512" w:author="Valeria Tapia " w:date="2026-10-05T02:18:00Z">
            <w:rPr>
              <w:ins w:id="3513" w:author="Valeria Tapia" w:date="2026-09-18T18:41:00Z"/>
              <w:lang w:val="es-MX"/>
            </w:rPr>
          </w:rPrChange>
        </w:rPr>
      </w:pPr>
      <w:ins w:id="3514" w:author="Valeria Tapia" w:date="2026-09-18T18:41:00Z">
        <w:r w:rsidRPr="002631AB">
          <w:rPr>
            <w:highlight w:val="green"/>
            <w:lang w:val="es-MX"/>
            <w:rPrChange w:id="3515" w:author="Valeria Tapia " w:date="2026-10-05T02:18:00Z">
              <w:rPr>
                <w:lang w:val="es-MX"/>
              </w:rPr>
            </w:rPrChange>
          </w:rPr>
          <w:t xml:space="preserve">Elaboración del diseño informático </w:t>
        </w:r>
      </w:ins>
    </w:p>
    <w:p w14:paraId="1595FCB5" w14:textId="32CC259B" w:rsidR="00AD2AFE" w:rsidRPr="002631AB" w:rsidRDefault="00AD2AFE" w:rsidP="00DE605E">
      <w:pPr>
        <w:pStyle w:val="Prrafodelista"/>
        <w:numPr>
          <w:ilvl w:val="0"/>
          <w:numId w:val="74"/>
        </w:numPr>
        <w:rPr>
          <w:highlight w:val="green"/>
          <w:lang w:val="es-MX"/>
          <w:rPrChange w:id="3516" w:author="Valeria Tapia " w:date="2026-10-05T02:18:00Z">
            <w:rPr>
              <w:lang w:val="es-MX"/>
            </w:rPr>
          </w:rPrChange>
        </w:rPr>
      </w:pPr>
      <w:r w:rsidRPr="002631AB">
        <w:rPr>
          <w:highlight w:val="green"/>
          <w:lang w:val="es-MX"/>
          <w:rPrChange w:id="3517" w:author="Valeria Tapia " w:date="2026-10-05T02:18:00Z">
            <w:rPr>
              <w:lang w:val="es-MX"/>
            </w:rPr>
          </w:rPrChange>
        </w:rPr>
        <w:t>Desarrollo de funcionalidades informáticas</w:t>
      </w:r>
      <w:r w:rsidR="00D56A9A" w:rsidRPr="002631AB">
        <w:rPr>
          <w:highlight w:val="green"/>
          <w:lang w:val="es-MX"/>
          <w:rPrChange w:id="3518" w:author="Valeria Tapia " w:date="2026-10-05T02:18:00Z">
            <w:rPr>
              <w:lang w:val="es-MX"/>
            </w:rPr>
          </w:rPrChange>
        </w:rPr>
        <w:t xml:space="preserve"> y pruebas de conectividad</w:t>
      </w:r>
      <w:r w:rsidR="005127ED" w:rsidRPr="002631AB">
        <w:rPr>
          <w:highlight w:val="green"/>
          <w:lang w:val="es-MX"/>
          <w:rPrChange w:id="3519" w:author="Valeria Tapia " w:date="2026-10-05T02:18:00Z">
            <w:rPr>
              <w:lang w:val="es-MX"/>
            </w:rPr>
          </w:rPrChange>
        </w:rPr>
        <w:t>;</w:t>
      </w:r>
    </w:p>
    <w:p w14:paraId="1004A6E4" w14:textId="394DECE4" w:rsidR="00653C50" w:rsidRDefault="00653C50" w:rsidP="00DE605E">
      <w:pPr>
        <w:pStyle w:val="Prrafodelista"/>
        <w:numPr>
          <w:ilvl w:val="0"/>
          <w:numId w:val="74"/>
        </w:numPr>
        <w:rPr>
          <w:ins w:id="3520" w:author="Valeria Tapia" w:date="2026-09-24T10:09:00Z"/>
          <w:lang w:val="es-MX"/>
        </w:rPr>
      </w:pPr>
      <w:ins w:id="3521" w:author="Valeria Tapia" w:date="2026-09-24T10:09:00Z">
        <w:r>
          <w:rPr>
            <w:lang w:val="es-MX"/>
          </w:rPr>
          <w:t>Adecuaciones en el Sistema de la Aduana Nacional</w:t>
        </w:r>
      </w:ins>
    </w:p>
    <w:p w14:paraId="430E6E17" w14:textId="446E88AE" w:rsidR="00AD2AFE" w:rsidRPr="00F073C2" w:rsidRDefault="00AD2AFE" w:rsidP="00DE605E">
      <w:pPr>
        <w:pStyle w:val="Prrafodelista"/>
        <w:numPr>
          <w:ilvl w:val="0"/>
          <w:numId w:val="74"/>
        </w:numPr>
        <w:rPr>
          <w:lang w:val="es-MX"/>
        </w:rPr>
      </w:pPr>
      <w:r w:rsidRPr="00F073C2">
        <w:rPr>
          <w:lang w:val="es-MX"/>
        </w:rPr>
        <w:t>C</w:t>
      </w:r>
      <w:r w:rsidR="007D33D6" w:rsidRPr="00DE605E">
        <w:rPr>
          <w:lang w:val="es-MX"/>
        </w:rPr>
        <w:t>ontrol</w:t>
      </w:r>
      <w:r w:rsidR="008862F8" w:rsidRPr="00DE605E">
        <w:rPr>
          <w:lang w:val="es-MX"/>
        </w:rPr>
        <w:t>es</w:t>
      </w:r>
      <w:r w:rsidRPr="00F073C2">
        <w:rPr>
          <w:lang w:val="es-MX"/>
        </w:rPr>
        <w:t xml:space="preserve"> de calidad y funcional</w:t>
      </w:r>
      <w:r w:rsidR="005127ED" w:rsidRPr="00F073C2">
        <w:rPr>
          <w:lang w:val="es-MX"/>
        </w:rPr>
        <w:t>;</w:t>
      </w:r>
    </w:p>
    <w:p w14:paraId="65D6A9C8" w14:textId="72B77976" w:rsidR="00D43C90" w:rsidRPr="00DE605E" w:rsidRDefault="00144F97" w:rsidP="00DE605E">
      <w:pPr>
        <w:pStyle w:val="Prrafodelista"/>
        <w:numPr>
          <w:ilvl w:val="0"/>
          <w:numId w:val="74"/>
        </w:numPr>
        <w:rPr>
          <w:lang w:val="es-MX"/>
        </w:rPr>
      </w:pPr>
      <w:r w:rsidRPr="00F073C2">
        <w:rPr>
          <w:lang w:val="es-MX"/>
        </w:rPr>
        <w:t>Gestión</w:t>
      </w:r>
      <w:ins w:id="3522" w:author="Valeria Tapia" w:date="2026-09-18T18:42:00Z">
        <w:r w:rsidR="00EB3C2E">
          <w:rPr>
            <w:lang w:val="es-MX"/>
          </w:rPr>
          <w:t xml:space="preserve">, </w:t>
        </w:r>
      </w:ins>
      <w:del w:id="3523" w:author="Valeria Tapia" w:date="2026-09-18T18:42:00Z">
        <w:r w:rsidRPr="00F073C2" w:rsidDel="00EB3C2E">
          <w:rPr>
            <w:lang w:val="es-MX"/>
          </w:rPr>
          <w:delText xml:space="preserve"> y </w:delText>
        </w:r>
      </w:del>
      <w:r w:rsidRPr="00F073C2">
        <w:rPr>
          <w:lang w:val="es-MX"/>
        </w:rPr>
        <w:t>emisión</w:t>
      </w:r>
      <w:ins w:id="3524" w:author="Valeria Tapia" w:date="2026-09-18T18:42:00Z">
        <w:r w:rsidR="00EB3C2E">
          <w:rPr>
            <w:lang w:val="es-MX"/>
          </w:rPr>
          <w:t xml:space="preserve"> y publicación </w:t>
        </w:r>
      </w:ins>
      <w:del w:id="3525" w:author="Valeria Tapia" w:date="2026-09-18T18:42:00Z">
        <w:r w:rsidRPr="00F073C2" w:rsidDel="00EB3C2E">
          <w:rPr>
            <w:lang w:val="es-MX"/>
          </w:rPr>
          <w:delText xml:space="preserve"> </w:delText>
        </w:r>
      </w:del>
      <w:r w:rsidR="007250D1" w:rsidRPr="00F073C2">
        <w:rPr>
          <w:lang w:val="es-MX"/>
        </w:rPr>
        <w:t>de la normativa</w:t>
      </w:r>
      <w:r w:rsidR="005127ED" w:rsidRPr="00F073C2">
        <w:rPr>
          <w:lang w:val="es-MX"/>
        </w:rPr>
        <w:t>;</w:t>
      </w:r>
    </w:p>
    <w:p w14:paraId="713BC50E" w14:textId="16541643" w:rsidR="00AD2AFE" w:rsidRPr="00F073C2" w:rsidRDefault="005264B8" w:rsidP="00DE605E">
      <w:pPr>
        <w:pStyle w:val="Prrafodelista"/>
        <w:numPr>
          <w:ilvl w:val="0"/>
          <w:numId w:val="74"/>
        </w:numPr>
        <w:rPr>
          <w:lang w:val="es-MX"/>
        </w:rPr>
      </w:pPr>
      <w:r w:rsidRPr="00DE605E">
        <w:rPr>
          <w:lang w:val="es-MX"/>
        </w:rPr>
        <w:t>Establecer un plan de contingencias</w:t>
      </w:r>
      <w:r w:rsidR="005127ED" w:rsidRPr="00F073C2">
        <w:rPr>
          <w:lang w:val="es-MX"/>
        </w:rPr>
        <w:t>;</w:t>
      </w:r>
      <w:r w:rsidR="007D33D6" w:rsidRPr="00DE605E">
        <w:rPr>
          <w:lang w:val="es-MX"/>
        </w:rPr>
        <w:t xml:space="preserve"> </w:t>
      </w:r>
    </w:p>
    <w:p w14:paraId="48FF0115" w14:textId="32E6BF90" w:rsidR="00D43C90" w:rsidRPr="00F073C2" w:rsidRDefault="007250D1" w:rsidP="00DE605E">
      <w:pPr>
        <w:pStyle w:val="Prrafodelista"/>
        <w:numPr>
          <w:ilvl w:val="0"/>
          <w:numId w:val="74"/>
        </w:numPr>
        <w:rPr>
          <w:lang w:val="es-MX"/>
        </w:rPr>
      </w:pPr>
      <w:r w:rsidRPr="00F073C2">
        <w:rPr>
          <w:lang w:val="es-MX"/>
        </w:rPr>
        <w:t>Capacitación</w:t>
      </w:r>
      <w:r w:rsidR="005127ED" w:rsidRPr="00F073C2">
        <w:rPr>
          <w:lang w:val="es-MX"/>
        </w:rPr>
        <w:t>;</w:t>
      </w:r>
    </w:p>
    <w:p w14:paraId="7B4C47BB" w14:textId="4DD4E4A9" w:rsidR="007250D1" w:rsidRPr="00EB3C2E" w:rsidRDefault="00365F79" w:rsidP="00DE605E">
      <w:pPr>
        <w:pStyle w:val="Prrafodelista"/>
        <w:numPr>
          <w:ilvl w:val="0"/>
          <w:numId w:val="74"/>
        </w:numPr>
        <w:rPr>
          <w:ins w:id="3526" w:author="Valeria Tapia" w:date="2026-09-18T18:43:00Z"/>
          <w:color w:val="FF0000"/>
          <w:lang w:val="es-MX"/>
          <w:rPrChange w:id="3527" w:author="Valeria Tapia" w:date="2026-09-18T18:43:00Z">
            <w:rPr>
              <w:ins w:id="3528" w:author="Valeria Tapia" w:date="2026-09-18T18:43:00Z"/>
              <w:lang w:val="es-MX"/>
            </w:rPr>
          </w:rPrChange>
        </w:rPr>
      </w:pPr>
      <w:r w:rsidRPr="00DE605E">
        <w:rPr>
          <w:lang w:val="es-MX"/>
        </w:rPr>
        <w:t>Implementación del trámite</w:t>
      </w:r>
      <w:r w:rsidR="002A6131" w:rsidRPr="00F073C2">
        <w:rPr>
          <w:lang w:val="es-MX"/>
        </w:rPr>
        <w:t xml:space="preserve"> (</w:t>
      </w:r>
      <w:r w:rsidR="00CF261B" w:rsidRPr="00DE605E">
        <w:rPr>
          <w:lang w:val="es-MX"/>
        </w:rPr>
        <w:t>p</w:t>
      </w:r>
      <w:r w:rsidR="007250D1" w:rsidRPr="00F073C2">
        <w:rPr>
          <w:lang w:val="es-MX"/>
        </w:rPr>
        <w:t xml:space="preserve">rueba </w:t>
      </w:r>
      <w:r w:rsidR="003849FD" w:rsidRPr="00DE605E">
        <w:rPr>
          <w:lang w:val="es-MX"/>
        </w:rPr>
        <w:t>p</w:t>
      </w:r>
      <w:r w:rsidR="007250D1" w:rsidRPr="00F073C2">
        <w:rPr>
          <w:lang w:val="es-MX"/>
        </w:rPr>
        <w:t xml:space="preserve">iloto </w:t>
      </w:r>
      <w:r w:rsidR="002A6131" w:rsidRPr="00F073C2">
        <w:rPr>
          <w:lang w:val="es-MX"/>
        </w:rPr>
        <w:t>o p</w:t>
      </w:r>
      <w:r w:rsidR="007250D1" w:rsidRPr="00F073C2">
        <w:rPr>
          <w:lang w:val="es-MX"/>
        </w:rPr>
        <w:t>uesta en vigencia</w:t>
      </w:r>
      <w:r w:rsidR="002A6131" w:rsidRPr="00F073C2">
        <w:rPr>
          <w:lang w:val="es-MX"/>
        </w:rPr>
        <w:t>)</w:t>
      </w:r>
      <w:r w:rsidR="007250D1" w:rsidRPr="00F073C2">
        <w:rPr>
          <w:lang w:val="es-MX"/>
        </w:rPr>
        <w:t>.</w:t>
      </w:r>
      <w:r w:rsidR="002A6131" w:rsidRPr="00DE605E">
        <w:rPr>
          <w:lang w:val="es-MX"/>
        </w:rPr>
        <w:t xml:space="preserve">  </w:t>
      </w:r>
    </w:p>
    <w:p w14:paraId="2C52C3A2" w14:textId="43AF5617" w:rsidR="00EB3C2E" w:rsidRDefault="004960B4">
      <w:pPr>
        <w:rPr>
          <w:ins w:id="3529" w:author="Valeria Tapia" w:date="2026-09-18T18:43:00Z"/>
          <w:color w:val="FF0000"/>
          <w:lang w:val="es-MX"/>
        </w:rPr>
        <w:pPrChange w:id="3530" w:author="Valeria Tapia" w:date="2026-09-18T18:43:00Z">
          <w:pPr>
            <w:pStyle w:val="Prrafodelista"/>
            <w:numPr>
              <w:numId w:val="74"/>
            </w:numPr>
            <w:ind w:left="720" w:hanging="360"/>
          </w:pPr>
        </w:pPrChange>
      </w:pPr>
      <w:ins w:id="3531" w:author="Valeria Tapia " w:date="2026-10-05T02:27:00Z">
        <w:r>
          <w:rPr>
            <w:color w:val="FF0000"/>
            <w:lang w:val="es-MX"/>
          </w:rPr>
          <w:t xml:space="preserve">II. </w:t>
        </w:r>
      </w:ins>
      <w:ins w:id="3532" w:author="Valeria Tapia " w:date="2026-10-05T02:29:00Z">
        <w:r>
          <w:rPr>
            <w:color w:val="FF0000"/>
            <w:lang w:val="es-MX"/>
          </w:rPr>
          <w:t>La AN en coordinación</w:t>
        </w:r>
      </w:ins>
      <w:ins w:id="3533" w:author="Valeria Tapia " w:date="2026-10-05T02:30:00Z">
        <w:r>
          <w:rPr>
            <w:color w:val="FF0000"/>
            <w:lang w:val="es-MX"/>
          </w:rPr>
          <w:t xml:space="preserve"> con la EPE, </w:t>
        </w:r>
        <w:r w:rsidR="00964241">
          <w:rPr>
            <w:color w:val="FF0000"/>
            <w:lang w:val="es-MX"/>
          </w:rPr>
          <w:t xml:space="preserve">podrán ejecutar las actividades </w:t>
        </w:r>
        <w:r>
          <w:rPr>
            <w:color w:val="FF0000"/>
            <w:lang w:val="es-MX"/>
          </w:rPr>
          <w:t>cuando as</w:t>
        </w:r>
        <w:r w:rsidR="00964241">
          <w:rPr>
            <w:color w:val="FF0000"/>
            <w:lang w:val="es-MX"/>
          </w:rPr>
          <w:t>í</w:t>
        </w:r>
        <w:r>
          <w:rPr>
            <w:color w:val="FF0000"/>
            <w:lang w:val="es-MX"/>
          </w:rPr>
          <w:t xml:space="preserve"> lo requieran</w:t>
        </w:r>
      </w:ins>
      <w:ins w:id="3534" w:author="Valeria Tapia " w:date="2026-10-05T02:31:00Z">
        <w:r w:rsidR="00964241">
          <w:rPr>
            <w:color w:val="FF0000"/>
            <w:lang w:val="es-MX"/>
          </w:rPr>
          <w:t>, considerando</w:t>
        </w:r>
      </w:ins>
      <w:ins w:id="3535" w:author="Valeria Tapia " w:date="2026-10-05T02:29:00Z">
        <w:r>
          <w:rPr>
            <w:color w:val="FF0000"/>
            <w:lang w:val="es-MX"/>
          </w:rPr>
          <w:t xml:space="preserve"> </w:t>
        </w:r>
      </w:ins>
      <w:ins w:id="3536" w:author="Valeria Tapia " w:date="2026-10-05T02:31:00Z">
        <w:r w:rsidR="00964241">
          <w:rPr>
            <w:color w:val="FF0000"/>
            <w:lang w:val="es-MX"/>
          </w:rPr>
          <w:t>el plazo previsto para la implementación del trámite APCO en la VUCE.</w:t>
        </w:r>
      </w:ins>
    </w:p>
    <w:p w14:paraId="74739F1F" w14:textId="7FC616FB" w:rsidR="00EB3C2E" w:rsidRPr="00EB3C2E" w:rsidDel="00653C50" w:rsidRDefault="00EB3C2E">
      <w:pPr>
        <w:rPr>
          <w:del w:id="3537" w:author="Valeria Tapia" w:date="2026-09-24T10:10:00Z"/>
          <w:color w:val="FF0000"/>
          <w:lang w:val="es-MX"/>
          <w:rPrChange w:id="3538" w:author="Valeria Tapia" w:date="2026-09-18T18:43:00Z">
            <w:rPr>
              <w:del w:id="3539" w:author="Valeria Tapia" w:date="2026-09-24T10:10:00Z"/>
              <w:lang w:val="es-MX"/>
            </w:rPr>
          </w:rPrChange>
        </w:rPr>
        <w:pPrChange w:id="3540" w:author="Valeria Tapia" w:date="2026-09-18T18:43:00Z">
          <w:pPr>
            <w:pStyle w:val="Prrafodelista"/>
            <w:numPr>
              <w:numId w:val="74"/>
            </w:numPr>
            <w:ind w:left="720" w:hanging="360"/>
          </w:pPr>
        </w:pPrChange>
      </w:pPr>
    </w:p>
    <w:p w14:paraId="5C24418D" w14:textId="6D6C855B" w:rsidR="004B05B7" w:rsidRPr="00DE605E" w:rsidDel="00653C50" w:rsidRDefault="004B05B7" w:rsidP="00DE605E">
      <w:pPr>
        <w:rPr>
          <w:del w:id="3541" w:author="Valeria Tapia" w:date="2026-09-24T10:10:00Z"/>
          <w:lang w:val="es-MX"/>
        </w:rPr>
      </w:pPr>
    </w:p>
    <w:p w14:paraId="6F20B110" w14:textId="450EF855" w:rsidR="00D43C90" w:rsidRPr="002631AB" w:rsidRDefault="007250D1" w:rsidP="00D43C90">
      <w:pPr>
        <w:pStyle w:val="Ttulo5"/>
        <w:numPr>
          <w:ilvl w:val="0"/>
          <w:numId w:val="5"/>
        </w:numPr>
        <w:tabs>
          <w:tab w:val="left" w:pos="1701"/>
          <w:tab w:val="num" w:pos="9044"/>
        </w:tabs>
        <w:ind w:left="0" w:firstLine="0"/>
        <w:rPr>
          <w:highlight w:val="green"/>
          <w:lang w:val="es-MX"/>
          <w:rPrChange w:id="3542" w:author="Valeria Tapia " w:date="2026-10-05T02:19:00Z">
            <w:rPr>
              <w:lang w:val="es-MX"/>
            </w:rPr>
          </w:rPrChange>
        </w:rPr>
      </w:pPr>
      <w:r w:rsidRPr="002631AB">
        <w:rPr>
          <w:b/>
          <w:szCs w:val="24"/>
          <w:highlight w:val="green"/>
          <w:lang w:val="es-MX"/>
          <w:rPrChange w:id="3543" w:author="Valeria Tapia " w:date="2026-10-05T02:19:00Z">
            <w:rPr>
              <w:b/>
              <w:szCs w:val="24"/>
              <w:lang w:val="es-MX"/>
            </w:rPr>
          </w:rPrChange>
        </w:rPr>
        <w:t xml:space="preserve">(IDENTIFICACIÓN </w:t>
      </w:r>
      <w:del w:id="3544" w:author="Valeria Tapia" w:date="2026-09-25T09:12:00Z">
        <w:r w:rsidR="00D43C90" w:rsidRPr="002631AB" w:rsidDel="00C51494">
          <w:rPr>
            <w:b/>
            <w:szCs w:val="24"/>
            <w:highlight w:val="green"/>
            <w:lang w:val="es-MX"/>
            <w:rPrChange w:id="3545" w:author="Valeria Tapia " w:date="2026-10-05T02:19:00Z">
              <w:rPr>
                <w:b/>
                <w:szCs w:val="24"/>
                <w:lang w:val="es-MX"/>
              </w:rPr>
            </w:rPrChange>
          </w:rPr>
          <w:delText xml:space="preserve">Y MAPEO </w:delText>
        </w:r>
      </w:del>
      <w:r w:rsidR="00D43C90" w:rsidRPr="002631AB">
        <w:rPr>
          <w:b/>
          <w:szCs w:val="24"/>
          <w:highlight w:val="green"/>
          <w:lang w:val="es-MX"/>
          <w:rPrChange w:id="3546" w:author="Valeria Tapia " w:date="2026-10-05T02:19:00Z">
            <w:rPr>
              <w:b/>
              <w:szCs w:val="24"/>
              <w:lang w:val="es-MX"/>
            </w:rPr>
          </w:rPrChange>
        </w:rPr>
        <w:t>DEL TRÁMITE APCO</w:t>
      </w:r>
      <w:ins w:id="3547" w:author="Valeria Tapia" w:date="2026-09-25T09:12:00Z">
        <w:r w:rsidR="00C51494" w:rsidRPr="002631AB">
          <w:rPr>
            <w:b/>
            <w:szCs w:val="24"/>
            <w:highlight w:val="green"/>
            <w:lang w:val="es-MX"/>
            <w:rPrChange w:id="3548" w:author="Valeria Tapia " w:date="2026-10-05T02:19:00Z">
              <w:rPr>
                <w:b/>
                <w:szCs w:val="24"/>
                <w:lang w:val="es-MX"/>
              </w:rPr>
            </w:rPrChange>
          </w:rPr>
          <w:t>, REMISIÓN DEL R-424 Y PUNTOS FOCALES</w:t>
        </w:r>
      </w:ins>
      <w:r w:rsidR="00D43C90" w:rsidRPr="002631AB">
        <w:rPr>
          <w:b/>
          <w:szCs w:val="24"/>
          <w:highlight w:val="green"/>
          <w:lang w:val="es-MX"/>
          <w:rPrChange w:id="3549" w:author="Valeria Tapia " w:date="2026-10-05T02:19:00Z">
            <w:rPr>
              <w:b/>
              <w:szCs w:val="24"/>
              <w:lang w:val="es-MX"/>
            </w:rPr>
          </w:rPrChange>
        </w:rPr>
        <w:t xml:space="preserve">). </w:t>
      </w:r>
      <w:r w:rsidR="00D43C90" w:rsidRPr="002631AB">
        <w:rPr>
          <w:highlight w:val="green"/>
          <w:lang w:val="es-MX"/>
          <w:rPrChange w:id="3550" w:author="Valeria Tapia " w:date="2026-10-05T02:19:00Z">
            <w:rPr>
              <w:lang w:val="es-MX"/>
            </w:rPr>
          </w:rPrChange>
        </w:rPr>
        <w:t xml:space="preserve">I. </w:t>
      </w:r>
      <w:del w:id="3551" w:author="Valeria Tapia" w:date="2026-09-25T09:15:00Z">
        <w:r w:rsidR="00A172B4" w:rsidRPr="002631AB" w:rsidDel="00C51494">
          <w:rPr>
            <w:highlight w:val="green"/>
            <w:lang w:val="es-MX"/>
            <w:rPrChange w:id="3552" w:author="Valeria Tapia " w:date="2026-10-05T02:19:00Z">
              <w:rPr>
                <w:lang w:val="es-MX"/>
              </w:rPr>
            </w:rPrChange>
          </w:rPr>
          <w:delText>P</w:delText>
        </w:r>
        <w:r w:rsidR="00D43C90" w:rsidRPr="002631AB" w:rsidDel="00C51494">
          <w:rPr>
            <w:highlight w:val="green"/>
            <w:lang w:val="es-MX"/>
            <w:rPrChange w:id="3553" w:author="Valeria Tapia " w:date="2026-10-05T02:19:00Z">
              <w:rPr>
                <w:lang w:val="es-MX"/>
              </w:rPr>
            </w:rPrChange>
          </w:rPr>
          <w:delText>revio al inicio del trámite APCO establecido en el Cronograma de Implementación Gradual de la VUCE l</w:delText>
        </w:r>
      </w:del>
      <w:ins w:id="3554" w:author="Valeria Tapia" w:date="2026-09-25T09:16:00Z">
        <w:r w:rsidR="00C51494" w:rsidRPr="002631AB">
          <w:rPr>
            <w:highlight w:val="green"/>
            <w:lang w:val="es-MX"/>
            <w:rPrChange w:id="3555" w:author="Valeria Tapia " w:date="2026-10-05T02:19:00Z">
              <w:rPr>
                <w:lang w:val="es-MX"/>
              </w:rPr>
            </w:rPrChange>
          </w:rPr>
          <w:t>L</w:t>
        </w:r>
      </w:ins>
      <w:r w:rsidR="00D43C90" w:rsidRPr="002631AB">
        <w:rPr>
          <w:highlight w:val="green"/>
          <w:lang w:val="es-MX"/>
          <w:rPrChange w:id="3556" w:author="Valeria Tapia " w:date="2026-10-05T02:19:00Z">
            <w:rPr>
              <w:lang w:val="es-MX"/>
            </w:rPr>
          </w:rPrChange>
        </w:rPr>
        <w:t>as EPEs deberán</w:t>
      </w:r>
      <w:ins w:id="3557" w:author="Valeria Tapia" w:date="2026-09-25T09:15:00Z">
        <w:r w:rsidR="00C51494" w:rsidRPr="002631AB">
          <w:rPr>
            <w:highlight w:val="green"/>
            <w:lang w:val="es-MX"/>
            <w:rPrChange w:id="3558" w:author="Valeria Tapia " w:date="2026-10-05T02:19:00Z">
              <w:rPr>
                <w:lang w:val="es-MX"/>
              </w:rPr>
            </w:rPrChange>
          </w:rPr>
          <w:t xml:space="preserve"> remitir el </w:t>
        </w:r>
      </w:ins>
      <w:ins w:id="3559" w:author="Valeria Tapia" w:date="2026-09-25T09:16:00Z">
        <w:r w:rsidR="00C51494" w:rsidRPr="002631AB">
          <w:rPr>
            <w:highlight w:val="green"/>
            <w:lang w:val="es-MX"/>
            <w:rPrChange w:id="3560" w:author="Valeria Tapia " w:date="2026-10-05T02:19:00Z">
              <w:rPr>
                <w:lang w:val="es-MX"/>
              </w:rPr>
            </w:rPrChange>
          </w:rPr>
          <w:t>R-424</w:t>
        </w:r>
      </w:ins>
      <w:ins w:id="3561" w:author="Valeria Tapia" w:date="2026-09-25T09:18:00Z">
        <w:r w:rsidR="00706710" w:rsidRPr="002631AB">
          <w:rPr>
            <w:highlight w:val="green"/>
            <w:lang w:val="es-MX"/>
            <w:rPrChange w:id="3562" w:author="Valeria Tapia " w:date="2026-10-05T02:19:00Z">
              <w:rPr>
                <w:lang w:val="es-MX"/>
              </w:rPr>
            </w:rPrChange>
          </w:rPr>
          <w:t xml:space="preserve"> del trámite a incorporar en la VUCE,</w:t>
        </w:r>
      </w:ins>
      <w:ins w:id="3563" w:author="Valeria Tapia" w:date="2026-09-25T09:19:00Z">
        <w:r w:rsidR="00706710" w:rsidRPr="002631AB">
          <w:rPr>
            <w:highlight w:val="green"/>
            <w:lang w:val="es-MX"/>
            <w:rPrChange w:id="3564" w:author="Valeria Tapia " w:date="2026-10-05T02:19:00Z">
              <w:rPr>
                <w:lang w:val="es-MX"/>
              </w:rPr>
            </w:rPrChange>
          </w:rPr>
          <w:t xml:space="preserve"> en el plazo de</w:t>
        </w:r>
      </w:ins>
      <w:ins w:id="3565" w:author="Valeria Tapia" w:date="2026-09-25T09:35:00Z">
        <w:r w:rsidR="005921B4" w:rsidRPr="002631AB">
          <w:rPr>
            <w:highlight w:val="green"/>
            <w:lang w:val="es-MX"/>
            <w:rPrChange w:id="3566" w:author="Valeria Tapia " w:date="2026-10-05T02:19:00Z">
              <w:rPr>
                <w:lang w:val="es-MX"/>
              </w:rPr>
            </w:rPrChange>
          </w:rPr>
          <w:t xml:space="preserve"> hasta</w:t>
        </w:r>
      </w:ins>
      <w:ins w:id="3567" w:author="Valeria Tapia" w:date="2026-09-25T09:19:00Z">
        <w:r w:rsidR="00706710" w:rsidRPr="002631AB">
          <w:rPr>
            <w:highlight w:val="green"/>
            <w:lang w:val="es-MX"/>
            <w:rPrChange w:id="3568" w:author="Valeria Tapia " w:date="2026-10-05T02:19:00Z">
              <w:rPr>
                <w:lang w:val="es-MX"/>
              </w:rPr>
            </w:rPrChange>
          </w:rPr>
          <w:t xml:space="preserve"> </w:t>
        </w:r>
      </w:ins>
      <w:ins w:id="3569" w:author="Valeria Tapia" w:date="2026-09-25T09:49:00Z">
        <w:r w:rsidR="00107FF1" w:rsidRPr="002631AB">
          <w:rPr>
            <w:highlight w:val="green"/>
            <w:lang w:val="es-MX"/>
            <w:rPrChange w:id="3570" w:author="Valeria Tapia " w:date="2026-10-05T02:19:00Z">
              <w:rPr>
                <w:lang w:val="es-MX"/>
              </w:rPr>
            </w:rPrChange>
          </w:rPr>
          <w:t>diez (10)</w:t>
        </w:r>
      </w:ins>
      <w:ins w:id="3571" w:author="Valeria Tapia" w:date="2026-09-25T09:19:00Z">
        <w:r w:rsidR="00706710" w:rsidRPr="002631AB">
          <w:rPr>
            <w:highlight w:val="green"/>
            <w:lang w:val="es-MX"/>
            <w:rPrChange w:id="3572" w:author="Valeria Tapia " w:date="2026-10-05T02:19:00Z">
              <w:rPr>
                <w:lang w:val="es-MX"/>
              </w:rPr>
            </w:rPrChange>
          </w:rPr>
          <w:t xml:space="preserve"> días</w:t>
        </w:r>
      </w:ins>
      <w:ins w:id="3573" w:author="Valeria Tapia" w:date="2026-09-25T09:20:00Z">
        <w:r w:rsidR="00706710" w:rsidRPr="002631AB">
          <w:rPr>
            <w:highlight w:val="green"/>
            <w:lang w:val="es-MX"/>
            <w:rPrChange w:id="3574" w:author="Valeria Tapia " w:date="2026-10-05T02:19:00Z">
              <w:rPr>
                <w:lang w:val="es-MX"/>
              </w:rPr>
            </w:rPrChange>
          </w:rPr>
          <w:t xml:space="preserve"> hábiles </w:t>
        </w:r>
      </w:ins>
      <w:ins w:id="3575" w:author="Valeria Tapia" w:date="2026-09-25T09:19:00Z">
        <w:r w:rsidR="00706710" w:rsidRPr="002631AB">
          <w:rPr>
            <w:highlight w:val="green"/>
            <w:lang w:val="es-MX"/>
            <w:rPrChange w:id="3576" w:author="Valeria Tapia " w:date="2026-10-05T02:19:00Z">
              <w:rPr>
                <w:lang w:val="es-MX"/>
              </w:rPr>
            </w:rPrChange>
          </w:rPr>
          <w:t xml:space="preserve">antes del </w:t>
        </w:r>
      </w:ins>
      <w:ins w:id="3577" w:author="Valeria Tapia" w:date="2026-09-25T09:20:00Z">
        <w:r w:rsidR="00706710" w:rsidRPr="002631AB">
          <w:rPr>
            <w:highlight w:val="green"/>
            <w:lang w:val="es-MX"/>
            <w:rPrChange w:id="3578" w:author="Valeria Tapia " w:date="2026-10-05T02:19:00Z">
              <w:rPr>
                <w:lang w:val="es-MX"/>
              </w:rPr>
            </w:rPrChange>
          </w:rPr>
          <w:t xml:space="preserve">inicio de actividades </w:t>
        </w:r>
      </w:ins>
      <w:ins w:id="3579" w:author="Valeria Tapia" w:date="2026-09-25T09:17:00Z">
        <w:r w:rsidR="00706710" w:rsidRPr="002631AB">
          <w:rPr>
            <w:highlight w:val="green"/>
            <w:lang w:val="es-MX"/>
            <w:rPrChange w:id="3580" w:author="Valeria Tapia " w:date="2026-10-05T02:19:00Z">
              <w:rPr>
                <w:lang w:val="es-MX"/>
              </w:rPr>
            </w:rPrChange>
          </w:rPr>
          <w:t>establecido en el Cronograma de Implementación Gradual de la VUCE</w:t>
        </w:r>
      </w:ins>
      <w:ins w:id="3581" w:author="Valeria Tapia" w:date="2026-09-25T09:20:00Z">
        <w:r w:rsidR="00706710" w:rsidRPr="002631AB">
          <w:rPr>
            <w:highlight w:val="green"/>
            <w:lang w:val="es-MX"/>
            <w:rPrChange w:id="3582" w:author="Valeria Tapia " w:date="2026-10-05T02:19:00Z">
              <w:rPr>
                <w:lang w:val="es-MX"/>
              </w:rPr>
            </w:rPrChange>
          </w:rPr>
          <w:t>, considerando lo siguiente</w:t>
        </w:r>
      </w:ins>
      <w:r w:rsidR="00D43C90" w:rsidRPr="002631AB">
        <w:rPr>
          <w:highlight w:val="green"/>
          <w:lang w:val="es-MX"/>
          <w:rPrChange w:id="3583" w:author="Valeria Tapia " w:date="2026-10-05T02:19:00Z">
            <w:rPr>
              <w:lang w:val="es-MX"/>
            </w:rPr>
          </w:rPrChange>
        </w:rPr>
        <w:t>:</w:t>
      </w:r>
    </w:p>
    <w:p w14:paraId="73FF5A00" w14:textId="77777777" w:rsidR="007250D1" w:rsidRPr="00F073C2" w:rsidRDefault="007250D1" w:rsidP="00DE605E">
      <w:pPr>
        <w:rPr>
          <w:lang w:val="es-MX"/>
        </w:rPr>
      </w:pPr>
    </w:p>
    <w:p w14:paraId="032C97A1" w14:textId="11E40669" w:rsidR="005A4ED1" w:rsidRPr="00DE605E" w:rsidRDefault="00453A88" w:rsidP="00DE605E">
      <w:pPr>
        <w:pStyle w:val="Prrafodelista"/>
        <w:numPr>
          <w:ilvl w:val="0"/>
          <w:numId w:val="93"/>
        </w:numPr>
        <w:rPr>
          <w:lang w:val="es-MX"/>
        </w:rPr>
      </w:pPr>
      <w:r w:rsidRPr="00DE605E">
        <w:rPr>
          <w:lang w:val="es-MX"/>
        </w:rPr>
        <w:t xml:space="preserve">Identificar </w:t>
      </w:r>
      <w:r w:rsidR="00EF6451" w:rsidRPr="00607E0A">
        <w:rPr>
          <w:lang w:val="es-MX"/>
        </w:rPr>
        <w:t>el</w:t>
      </w:r>
      <w:r w:rsidRPr="00DE605E">
        <w:rPr>
          <w:lang w:val="es-MX"/>
        </w:rPr>
        <w:t xml:space="preserve"> </w:t>
      </w:r>
      <w:r w:rsidR="005A4ED1" w:rsidRPr="00EC0938">
        <w:rPr>
          <w:lang w:val="es-MX"/>
        </w:rPr>
        <w:t xml:space="preserve">trámite APCO </w:t>
      </w:r>
      <w:r w:rsidR="00EF6451" w:rsidRPr="00860C2D">
        <w:rPr>
          <w:lang w:val="es-MX"/>
        </w:rPr>
        <w:t xml:space="preserve">a </w:t>
      </w:r>
      <w:r w:rsidR="00EF6451" w:rsidRPr="00B630AC">
        <w:rPr>
          <w:lang w:val="es-MX"/>
        </w:rPr>
        <w:t>implementa</w:t>
      </w:r>
      <w:r w:rsidR="005A4ED1" w:rsidRPr="00A91120">
        <w:rPr>
          <w:lang w:val="es-MX"/>
        </w:rPr>
        <w:t>r</w:t>
      </w:r>
      <w:r w:rsidR="00EF6451" w:rsidRPr="00DE605E">
        <w:rPr>
          <w:lang w:val="es-MX"/>
        </w:rPr>
        <w:t xml:space="preserve"> en la VUCE, considerando</w:t>
      </w:r>
      <w:r w:rsidR="005A4ED1" w:rsidRPr="00DE605E">
        <w:rPr>
          <w:lang w:val="es-MX"/>
        </w:rPr>
        <w:t xml:space="preserve"> entre otros:</w:t>
      </w:r>
    </w:p>
    <w:p w14:paraId="64F62212" w14:textId="77777777" w:rsidR="00706710" w:rsidRPr="00DE605E" w:rsidRDefault="00706710" w:rsidP="00706710">
      <w:pPr>
        <w:pStyle w:val="Prrafodelista"/>
        <w:numPr>
          <w:ilvl w:val="0"/>
          <w:numId w:val="94"/>
        </w:numPr>
        <w:rPr>
          <w:lang w:val="es-MX"/>
        </w:rPr>
      </w:pPr>
      <w:moveToRangeStart w:id="3584" w:author="Valeria Tapia" w:date="2026-09-25T09:21:00Z" w:name="move241220510"/>
      <w:moveTo w:id="3585" w:author="Valeria Tapia" w:date="2026-09-25T09:21:00Z">
        <w:r w:rsidRPr="00DE605E">
          <w:rPr>
            <w:lang w:val="es-MX"/>
          </w:rPr>
          <w:t>Representatividad en las operaciones de comercio exterior.</w:t>
        </w:r>
      </w:moveTo>
    </w:p>
    <w:moveToRangeEnd w:id="3584"/>
    <w:p w14:paraId="32D646FF" w14:textId="01926BA4" w:rsidR="005A4ED1" w:rsidRPr="00DE605E" w:rsidRDefault="005A4ED1" w:rsidP="00DE605E">
      <w:pPr>
        <w:pStyle w:val="Prrafodelista"/>
        <w:numPr>
          <w:ilvl w:val="0"/>
          <w:numId w:val="94"/>
        </w:numPr>
        <w:rPr>
          <w:lang w:val="es-MX"/>
        </w:rPr>
      </w:pPr>
      <w:r w:rsidRPr="006452F4">
        <w:rPr>
          <w:lang w:val="es-MX"/>
        </w:rPr>
        <w:t>E</w:t>
      </w:r>
      <w:r w:rsidR="00EF6451" w:rsidRPr="00EC0938">
        <w:rPr>
          <w:lang w:val="es-MX"/>
        </w:rPr>
        <w:t>l grado de madurez tecnológica</w:t>
      </w:r>
      <w:r w:rsidRPr="00DE605E">
        <w:rPr>
          <w:lang w:val="es-MX"/>
        </w:rPr>
        <w:t>.</w:t>
      </w:r>
    </w:p>
    <w:p w14:paraId="67BEE2D3" w14:textId="720B4098" w:rsidR="005A4ED1" w:rsidRPr="00DE605E" w:rsidRDefault="005A4ED1" w:rsidP="00DE605E">
      <w:pPr>
        <w:pStyle w:val="Prrafodelista"/>
        <w:numPr>
          <w:ilvl w:val="0"/>
          <w:numId w:val="94"/>
        </w:numPr>
        <w:rPr>
          <w:lang w:val="es-MX"/>
        </w:rPr>
      </w:pPr>
      <w:r w:rsidRPr="00DE605E">
        <w:rPr>
          <w:lang w:val="es-MX"/>
        </w:rPr>
        <w:t>M</w:t>
      </w:r>
      <w:r w:rsidR="00EF6451" w:rsidRPr="00DE605E">
        <w:rPr>
          <w:lang w:val="es-MX"/>
        </w:rPr>
        <w:t xml:space="preserve">odificación </w:t>
      </w:r>
      <w:r w:rsidRPr="00DE605E">
        <w:rPr>
          <w:lang w:val="es-MX"/>
        </w:rPr>
        <w:t>de la normativa que regula el trámite APCO (</w:t>
      </w:r>
      <w:r w:rsidR="00EF6451" w:rsidRPr="00DE605E">
        <w:rPr>
          <w:lang w:val="es-MX"/>
        </w:rPr>
        <w:t>Ley o Decreto Supremo</w:t>
      </w:r>
      <w:r w:rsidRPr="00DE605E">
        <w:rPr>
          <w:lang w:val="es-MX"/>
        </w:rPr>
        <w:t>)</w:t>
      </w:r>
      <w:r w:rsidR="00EF6451" w:rsidRPr="00DE605E">
        <w:rPr>
          <w:lang w:val="es-MX"/>
        </w:rPr>
        <w:t>.</w:t>
      </w:r>
    </w:p>
    <w:p w14:paraId="044825FD" w14:textId="3E8A15AB" w:rsidR="005A4ED1" w:rsidRPr="00DE605E" w:rsidDel="00706710" w:rsidRDefault="005A4ED1" w:rsidP="00DE605E">
      <w:pPr>
        <w:pStyle w:val="Prrafodelista"/>
        <w:numPr>
          <w:ilvl w:val="0"/>
          <w:numId w:val="94"/>
        </w:numPr>
        <w:rPr>
          <w:lang w:val="es-MX"/>
        </w:rPr>
      </w:pPr>
      <w:moveFromRangeStart w:id="3586" w:author="Valeria Tapia" w:date="2026-09-25T09:21:00Z" w:name="move241220510"/>
      <w:moveFrom w:id="3587" w:author="Valeria Tapia" w:date="2026-09-25T09:21:00Z">
        <w:r w:rsidRPr="00DE605E" w:rsidDel="00706710">
          <w:rPr>
            <w:lang w:val="es-MX"/>
          </w:rPr>
          <w:t>Representatividad en las operaciones de comercio exterior.</w:t>
        </w:r>
      </w:moveFrom>
    </w:p>
    <w:moveFromRangeEnd w:id="3586"/>
    <w:p w14:paraId="4DF71C6E" w14:textId="77777777" w:rsidR="00EF6451" w:rsidRPr="00F073C2" w:rsidRDefault="00EF6451" w:rsidP="00DE605E">
      <w:pPr>
        <w:rPr>
          <w:lang w:val="es-MX"/>
        </w:rPr>
      </w:pPr>
    </w:p>
    <w:p w14:paraId="27100D08" w14:textId="73C8EA3B" w:rsidR="00B5733A" w:rsidRPr="00F073C2" w:rsidRDefault="00B5733A" w:rsidP="00DE605E">
      <w:pPr>
        <w:pStyle w:val="Prrafodelista"/>
        <w:numPr>
          <w:ilvl w:val="0"/>
          <w:numId w:val="93"/>
        </w:numPr>
        <w:rPr>
          <w:szCs w:val="24"/>
          <w:lang w:val="es-MX"/>
        </w:rPr>
      </w:pPr>
      <w:r w:rsidRPr="00F073C2">
        <w:rPr>
          <w:szCs w:val="24"/>
          <w:lang w:val="es-MX"/>
        </w:rPr>
        <w:t>Elaborar</w:t>
      </w:r>
      <w:r w:rsidR="00A172B4" w:rsidRPr="00DE605E">
        <w:rPr>
          <w:szCs w:val="24"/>
          <w:lang w:val="es-MX"/>
        </w:rPr>
        <w:t xml:space="preserve"> </w:t>
      </w:r>
      <w:r w:rsidRPr="00F073C2">
        <w:rPr>
          <w:szCs w:val="24"/>
          <w:lang w:val="es-MX"/>
        </w:rPr>
        <w:t xml:space="preserve">el </w:t>
      </w:r>
      <w:r w:rsidR="00A2284D" w:rsidRPr="00F073C2">
        <w:rPr>
          <w:szCs w:val="24"/>
        </w:rPr>
        <w:t>Registro de Relevamiento de Información Normativa y Tecnológica</w:t>
      </w:r>
      <w:r w:rsidR="0099416A" w:rsidRPr="00DE605E">
        <w:rPr>
          <w:szCs w:val="24"/>
        </w:rPr>
        <w:t xml:space="preserve"> (R-424</w:t>
      </w:r>
      <w:r w:rsidR="00D43C90" w:rsidRPr="00DE605E">
        <w:rPr>
          <w:szCs w:val="24"/>
          <w:lang w:val="es-MX"/>
        </w:rPr>
        <w:t>)</w:t>
      </w:r>
      <w:r w:rsidR="0099416A" w:rsidRPr="00DE605E">
        <w:rPr>
          <w:szCs w:val="24"/>
          <w:lang w:val="es-MX"/>
        </w:rPr>
        <w:t xml:space="preserve"> Anexo 2</w:t>
      </w:r>
      <w:r w:rsidR="00A24F37" w:rsidRPr="00DE605E">
        <w:rPr>
          <w:szCs w:val="24"/>
          <w:lang w:val="es-MX"/>
        </w:rPr>
        <w:t>,</w:t>
      </w:r>
      <w:r w:rsidR="00A172B4" w:rsidRPr="00DE605E">
        <w:rPr>
          <w:szCs w:val="24"/>
          <w:lang w:val="es-MX"/>
        </w:rPr>
        <w:t xml:space="preserve"> </w:t>
      </w:r>
      <w:r w:rsidRPr="00F073C2">
        <w:rPr>
          <w:szCs w:val="24"/>
          <w:lang w:val="es-MX"/>
        </w:rPr>
        <w:t>especificando:</w:t>
      </w:r>
    </w:p>
    <w:p w14:paraId="2DD0A561" w14:textId="77777777" w:rsidR="00B5733A" w:rsidRPr="00F073C2" w:rsidRDefault="00B5733A" w:rsidP="00B5733A">
      <w:pPr>
        <w:pStyle w:val="Prrafodelista"/>
        <w:numPr>
          <w:ilvl w:val="0"/>
          <w:numId w:val="7"/>
        </w:numPr>
        <w:rPr>
          <w:szCs w:val="24"/>
          <w:lang w:val="es-MX"/>
        </w:rPr>
      </w:pPr>
      <w:r w:rsidRPr="00F073C2">
        <w:rPr>
          <w:szCs w:val="24"/>
          <w:lang w:val="es-MX"/>
        </w:rPr>
        <w:t>La denominación del documento a ser implementado en la VUCE.</w:t>
      </w:r>
    </w:p>
    <w:p w14:paraId="386539EE" w14:textId="32F28FB8" w:rsidR="00B5733A" w:rsidRPr="00F073C2" w:rsidRDefault="00B5733A" w:rsidP="00B5733A">
      <w:pPr>
        <w:pStyle w:val="Prrafodelista"/>
        <w:numPr>
          <w:ilvl w:val="0"/>
          <w:numId w:val="7"/>
        </w:numPr>
        <w:rPr>
          <w:szCs w:val="24"/>
          <w:lang w:val="es-MX"/>
        </w:rPr>
      </w:pPr>
      <w:r w:rsidRPr="00F073C2">
        <w:rPr>
          <w:szCs w:val="24"/>
          <w:lang w:val="es-MX"/>
        </w:rPr>
        <w:t xml:space="preserve">El tipo </w:t>
      </w:r>
      <w:r w:rsidR="00A24F37" w:rsidRPr="00DE605E">
        <w:rPr>
          <w:szCs w:val="24"/>
          <w:lang w:val="es-MX"/>
        </w:rPr>
        <w:t xml:space="preserve">del </w:t>
      </w:r>
      <w:r w:rsidRPr="00F073C2">
        <w:rPr>
          <w:szCs w:val="24"/>
          <w:lang w:val="es-MX"/>
        </w:rPr>
        <w:t xml:space="preserve">trámite </w:t>
      </w:r>
      <w:r w:rsidR="005A4ED1" w:rsidRPr="00F073C2">
        <w:rPr>
          <w:szCs w:val="24"/>
          <w:lang w:val="es-MX"/>
        </w:rPr>
        <w:t xml:space="preserve">actual </w:t>
      </w:r>
      <w:r w:rsidRPr="00F073C2">
        <w:rPr>
          <w:szCs w:val="24"/>
          <w:lang w:val="es-MX"/>
        </w:rPr>
        <w:t>(presencial, virtual u otro).</w:t>
      </w:r>
    </w:p>
    <w:p w14:paraId="1E6C2213" w14:textId="77777777" w:rsidR="00B5733A" w:rsidRPr="00F073C2" w:rsidRDefault="00B5733A" w:rsidP="00B5733A">
      <w:pPr>
        <w:pStyle w:val="Prrafodelista"/>
        <w:numPr>
          <w:ilvl w:val="0"/>
          <w:numId w:val="7"/>
        </w:numPr>
        <w:rPr>
          <w:szCs w:val="24"/>
          <w:lang w:val="es-MX"/>
        </w:rPr>
      </w:pPr>
      <w:r w:rsidRPr="00F073C2">
        <w:rPr>
          <w:szCs w:val="24"/>
          <w:lang w:val="es-MX"/>
        </w:rPr>
        <w:t xml:space="preserve">El costo y la modalidad de pago del trámite (cuando corresponda). </w:t>
      </w:r>
    </w:p>
    <w:p w14:paraId="3563F8BD" w14:textId="4093413D" w:rsidR="00B5733A" w:rsidRPr="00F073C2" w:rsidRDefault="00B5733A" w:rsidP="00B5733A">
      <w:pPr>
        <w:pStyle w:val="Prrafodelista"/>
        <w:numPr>
          <w:ilvl w:val="0"/>
          <w:numId w:val="7"/>
        </w:numPr>
        <w:rPr>
          <w:szCs w:val="24"/>
          <w:lang w:val="es-MX"/>
        </w:rPr>
      </w:pPr>
      <w:r w:rsidRPr="00F073C2">
        <w:rPr>
          <w:szCs w:val="24"/>
          <w:lang w:val="es-MX"/>
        </w:rPr>
        <w:lastRenderedPageBreak/>
        <w:t>Si cuenta con firma digital</w:t>
      </w:r>
      <w:r w:rsidR="001776F7" w:rsidRPr="00DE605E">
        <w:rPr>
          <w:szCs w:val="24"/>
          <w:lang w:val="es-MX"/>
        </w:rPr>
        <w:t>,</w:t>
      </w:r>
      <w:r w:rsidRPr="00F073C2">
        <w:rPr>
          <w:szCs w:val="24"/>
          <w:lang w:val="es-MX"/>
        </w:rPr>
        <w:t xml:space="preserve"> ciudadanía digital con aprobación de documentos</w:t>
      </w:r>
      <w:r w:rsidR="001776F7" w:rsidRPr="00DE605E">
        <w:rPr>
          <w:szCs w:val="24"/>
          <w:lang w:val="es-MX"/>
        </w:rPr>
        <w:t xml:space="preserve"> u otro</w:t>
      </w:r>
      <w:r w:rsidRPr="00F073C2">
        <w:rPr>
          <w:szCs w:val="24"/>
          <w:lang w:val="es-MX"/>
        </w:rPr>
        <w:t>.</w:t>
      </w:r>
    </w:p>
    <w:p w14:paraId="574A2939" w14:textId="77777777" w:rsidR="00B5733A" w:rsidRPr="00F073C2" w:rsidRDefault="00B5733A" w:rsidP="00B5733A">
      <w:pPr>
        <w:pStyle w:val="Prrafodelista"/>
        <w:numPr>
          <w:ilvl w:val="0"/>
          <w:numId w:val="7"/>
        </w:numPr>
        <w:rPr>
          <w:szCs w:val="24"/>
          <w:lang w:val="es-MX"/>
        </w:rPr>
      </w:pPr>
      <w:r w:rsidRPr="00F073C2">
        <w:rPr>
          <w:szCs w:val="24"/>
          <w:lang w:val="es-MX"/>
        </w:rPr>
        <w:t>El tiempo de vigencia del documento emitido.</w:t>
      </w:r>
    </w:p>
    <w:p w14:paraId="46B93C57" w14:textId="7DCEDAD5" w:rsidR="005A4ED1" w:rsidRPr="00F073C2" w:rsidRDefault="00B5733A" w:rsidP="00DE605E">
      <w:pPr>
        <w:pStyle w:val="Prrafodelista"/>
        <w:numPr>
          <w:ilvl w:val="0"/>
          <w:numId w:val="7"/>
        </w:numPr>
        <w:rPr>
          <w:szCs w:val="24"/>
          <w:lang w:val="es-MX"/>
        </w:rPr>
      </w:pPr>
      <w:r w:rsidRPr="00F073C2">
        <w:rPr>
          <w:szCs w:val="24"/>
          <w:lang w:val="es-MX"/>
        </w:rPr>
        <w:t>La</w:t>
      </w:r>
      <w:r w:rsidR="005A4ED1" w:rsidRPr="00F073C2">
        <w:rPr>
          <w:szCs w:val="24"/>
          <w:lang w:val="es-MX"/>
        </w:rPr>
        <w:t xml:space="preserve"> (s)</w:t>
      </w:r>
      <w:r w:rsidRPr="00F073C2">
        <w:rPr>
          <w:szCs w:val="24"/>
          <w:lang w:val="es-MX"/>
        </w:rPr>
        <w:t xml:space="preserve"> subpartida</w:t>
      </w:r>
      <w:r w:rsidR="005A4ED1" w:rsidRPr="00F073C2">
        <w:rPr>
          <w:szCs w:val="24"/>
          <w:lang w:val="es-MX"/>
        </w:rPr>
        <w:t xml:space="preserve"> (s)</w:t>
      </w:r>
      <w:r w:rsidRPr="00F073C2">
        <w:rPr>
          <w:szCs w:val="24"/>
          <w:lang w:val="es-MX"/>
        </w:rPr>
        <w:t xml:space="preserve"> arancelaria</w:t>
      </w:r>
      <w:r w:rsidR="005A4ED1" w:rsidRPr="00F073C2">
        <w:rPr>
          <w:szCs w:val="24"/>
          <w:lang w:val="es-MX"/>
        </w:rPr>
        <w:t xml:space="preserve"> (s)</w:t>
      </w:r>
      <w:r w:rsidRPr="00F073C2">
        <w:rPr>
          <w:szCs w:val="24"/>
          <w:lang w:val="es-MX"/>
        </w:rPr>
        <w:t xml:space="preserve"> correspondiente</w:t>
      </w:r>
      <w:r w:rsidR="005A4ED1" w:rsidRPr="00F073C2">
        <w:rPr>
          <w:szCs w:val="24"/>
          <w:lang w:val="es-MX"/>
        </w:rPr>
        <w:t xml:space="preserve"> (s)</w:t>
      </w:r>
      <w:r w:rsidRPr="00F073C2">
        <w:rPr>
          <w:szCs w:val="24"/>
          <w:lang w:val="es-MX"/>
        </w:rPr>
        <w:t>.</w:t>
      </w:r>
    </w:p>
    <w:p w14:paraId="6901F7B4" w14:textId="1E8B10C4" w:rsidR="007B5333" w:rsidRPr="00F073C2" w:rsidRDefault="005A4ED1" w:rsidP="00DE605E">
      <w:pPr>
        <w:pStyle w:val="Prrafodelista"/>
        <w:numPr>
          <w:ilvl w:val="0"/>
          <w:numId w:val="7"/>
        </w:numPr>
        <w:rPr>
          <w:lang w:val="es-MX"/>
        </w:rPr>
      </w:pPr>
      <w:r w:rsidRPr="00F073C2">
        <w:rPr>
          <w:lang w:val="es-MX"/>
        </w:rPr>
        <w:t>E</w:t>
      </w:r>
      <w:r w:rsidR="007250D1" w:rsidRPr="00F073C2">
        <w:rPr>
          <w:lang w:val="es-MX"/>
        </w:rPr>
        <w:t xml:space="preserve">l </w:t>
      </w:r>
      <w:r w:rsidR="00A24F37" w:rsidRPr="00DE605E">
        <w:rPr>
          <w:lang w:val="es-MX"/>
        </w:rPr>
        <w:t>mapeo</w:t>
      </w:r>
      <w:r w:rsidR="00A24F37" w:rsidRPr="00F073C2">
        <w:rPr>
          <w:lang w:val="es-MX"/>
        </w:rPr>
        <w:t xml:space="preserve"> </w:t>
      </w:r>
      <w:r w:rsidR="00B5733A" w:rsidRPr="00F073C2">
        <w:rPr>
          <w:lang w:val="es-MX"/>
        </w:rPr>
        <w:t>del trámite</w:t>
      </w:r>
      <w:r w:rsidR="00A24F37" w:rsidRPr="00DE605E">
        <w:rPr>
          <w:lang w:val="es-MX"/>
        </w:rPr>
        <w:t xml:space="preserve"> </w:t>
      </w:r>
      <w:r w:rsidR="007B5333" w:rsidRPr="00F073C2">
        <w:rPr>
          <w:lang w:val="es-MX"/>
        </w:rPr>
        <w:t>actual</w:t>
      </w:r>
      <w:r w:rsidR="00FA2C98" w:rsidRPr="00F073C2">
        <w:rPr>
          <w:lang w:val="es-MX"/>
        </w:rPr>
        <w:t xml:space="preserve">, considerando los requisitos </w:t>
      </w:r>
      <w:r w:rsidR="007250D1" w:rsidRPr="00F073C2">
        <w:rPr>
          <w:lang w:val="es-MX"/>
        </w:rPr>
        <w:t>para la obtención de</w:t>
      </w:r>
      <w:r w:rsidR="00FA2C98" w:rsidRPr="00F073C2">
        <w:rPr>
          <w:lang w:val="es-MX"/>
        </w:rPr>
        <w:t>l</w:t>
      </w:r>
      <w:r w:rsidR="007250D1" w:rsidRPr="00F073C2">
        <w:rPr>
          <w:lang w:val="es-MX"/>
        </w:rPr>
        <w:t xml:space="preserve"> documento, paso a paso, desde la presentación de la solicitud hasta </w:t>
      </w:r>
      <w:r w:rsidR="00FA2C98" w:rsidRPr="00F073C2">
        <w:rPr>
          <w:lang w:val="es-MX"/>
        </w:rPr>
        <w:t>su obtención</w:t>
      </w:r>
      <w:r w:rsidR="007B5333" w:rsidRPr="00F073C2">
        <w:rPr>
          <w:lang w:val="es-MX"/>
        </w:rPr>
        <w:t>.</w:t>
      </w:r>
      <w:r w:rsidR="007B5333" w:rsidRPr="00F073C2" w:rsidDel="007B5333">
        <w:rPr>
          <w:lang w:val="es-MX"/>
        </w:rPr>
        <w:t xml:space="preserve"> </w:t>
      </w:r>
      <w:del w:id="3588" w:author="Valeria Tapia" w:date="2026-09-25T09:22:00Z">
        <w:r w:rsidR="007B5333" w:rsidRPr="00F073C2" w:rsidDel="00706710">
          <w:rPr>
            <w:lang w:val="es-MX"/>
          </w:rPr>
          <w:delText xml:space="preserve">Cuando corresponda </w:delText>
        </w:r>
        <w:r w:rsidR="007250D1" w:rsidRPr="00F073C2" w:rsidDel="00706710">
          <w:rPr>
            <w:lang w:val="es-MX"/>
          </w:rPr>
          <w:delText>i</w:delText>
        </w:r>
      </w:del>
      <w:ins w:id="3589" w:author="Valeria Tapia" w:date="2026-09-25T09:22:00Z">
        <w:r w:rsidR="00706710">
          <w:rPr>
            <w:lang w:val="es-MX"/>
          </w:rPr>
          <w:t>I</w:t>
        </w:r>
      </w:ins>
      <w:r w:rsidR="007250D1" w:rsidRPr="00F073C2">
        <w:rPr>
          <w:lang w:val="es-MX"/>
        </w:rPr>
        <w:t xml:space="preserve">ncluir la identificación de </w:t>
      </w:r>
      <w:r w:rsidR="00FA2C98" w:rsidRPr="00F073C2">
        <w:rPr>
          <w:lang w:val="es-MX"/>
        </w:rPr>
        <w:t>otros</w:t>
      </w:r>
      <w:r w:rsidR="007250D1" w:rsidRPr="00F073C2">
        <w:rPr>
          <w:lang w:val="es-MX"/>
        </w:rPr>
        <w:t xml:space="preserve"> </w:t>
      </w:r>
      <w:r w:rsidR="00FA2C98" w:rsidRPr="00F073C2">
        <w:rPr>
          <w:lang w:val="es-MX"/>
        </w:rPr>
        <w:t>procesos</w:t>
      </w:r>
      <w:r w:rsidR="007250D1" w:rsidRPr="00F073C2">
        <w:rPr>
          <w:lang w:val="es-MX"/>
        </w:rPr>
        <w:t xml:space="preserve">, </w:t>
      </w:r>
      <w:ins w:id="3590" w:author="Valeria Tapia" w:date="2026-09-25T09:23:00Z">
        <w:r w:rsidR="00706710">
          <w:rPr>
            <w:lang w:val="es-MX"/>
          </w:rPr>
          <w:t xml:space="preserve">ampliación, </w:t>
        </w:r>
      </w:ins>
      <w:r w:rsidR="007250D1" w:rsidRPr="00F073C2">
        <w:rPr>
          <w:lang w:val="es-MX"/>
        </w:rPr>
        <w:t>anula</w:t>
      </w:r>
      <w:r w:rsidR="00FA2C98" w:rsidRPr="00F073C2">
        <w:rPr>
          <w:lang w:val="es-MX"/>
        </w:rPr>
        <w:t>ción</w:t>
      </w:r>
      <w:r w:rsidR="007250D1" w:rsidRPr="00F073C2">
        <w:rPr>
          <w:lang w:val="es-MX"/>
        </w:rPr>
        <w:t>,</w:t>
      </w:r>
      <w:r w:rsidR="00FA2C98" w:rsidRPr="00F073C2">
        <w:rPr>
          <w:lang w:val="es-MX"/>
        </w:rPr>
        <w:t xml:space="preserve"> modificación, reemplazo, revalidación</w:t>
      </w:r>
      <w:r w:rsidR="007250D1" w:rsidRPr="00F073C2">
        <w:rPr>
          <w:lang w:val="es-MX"/>
        </w:rPr>
        <w:t xml:space="preserve"> </w:t>
      </w:r>
      <w:r w:rsidR="0035498E" w:rsidRPr="00F073C2">
        <w:rPr>
          <w:lang w:val="es-MX"/>
        </w:rPr>
        <w:t>entre otros</w:t>
      </w:r>
      <w:r w:rsidR="007250D1" w:rsidRPr="00F073C2">
        <w:rPr>
          <w:lang w:val="es-MX"/>
        </w:rPr>
        <w:t>.</w:t>
      </w:r>
    </w:p>
    <w:p w14:paraId="522640C8" w14:textId="68A066B3" w:rsidR="007250D1" w:rsidRPr="00F073C2" w:rsidRDefault="007250D1" w:rsidP="00DE605E">
      <w:pPr>
        <w:pStyle w:val="Prrafodelista"/>
        <w:numPr>
          <w:ilvl w:val="0"/>
          <w:numId w:val="7"/>
        </w:numPr>
        <w:rPr>
          <w:lang w:val="es-MX"/>
        </w:rPr>
      </w:pPr>
      <w:r w:rsidRPr="00F073C2">
        <w:rPr>
          <w:lang w:val="es-MX"/>
        </w:rPr>
        <w:t xml:space="preserve">Elaborar </w:t>
      </w:r>
      <w:r w:rsidR="007B5333" w:rsidRPr="00F073C2">
        <w:rPr>
          <w:lang w:val="es-MX"/>
        </w:rPr>
        <w:t xml:space="preserve">la </w:t>
      </w:r>
      <w:r w:rsidRPr="00F073C2">
        <w:rPr>
          <w:lang w:val="es-MX"/>
        </w:rPr>
        <w:t xml:space="preserve">propuesta </w:t>
      </w:r>
      <w:r w:rsidR="00B5733A" w:rsidRPr="00F073C2">
        <w:rPr>
          <w:lang w:val="es-MX"/>
        </w:rPr>
        <w:t>d</w:t>
      </w:r>
      <w:r w:rsidRPr="00F073C2">
        <w:rPr>
          <w:lang w:val="es-MX"/>
        </w:rPr>
        <w:t xml:space="preserve">el </w:t>
      </w:r>
      <w:r w:rsidR="00B5733A" w:rsidRPr="00F073C2">
        <w:rPr>
          <w:lang w:val="es-MX"/>
        </w:rPr>
        <w:t xml:space="preserve">trámite APCO </w:t>
      </w:r>
      <w:r w:rsidR="007B5333" w:rsidRPr="00F073C2">
        <w:rPr>
          <w:lang w:val="es-MX"/>
        </w:rPr>
        <w:t>optimizado</w:t>
      </w:r>
      <w:r w:rsidR="00A24F37" w:rsidRPr="00DE605E">
        <w:rPr>
          <w:lang w:val="es-MX"/>
        </w:rPr>
        <w:t>,</w:t>
      </w:r>
      <w:r w:rsidRPr="00F073C2">
        <w:rPr>
          <w:lang w:val="es-MX"/>
        </w:rPr>
        <w:t xml:space="preserve"> considerando lo siguiente:</w:t>
      </w:r>
    </w:p>
    <w:p w14:paraId="3F802C93" w14:textId="3823AB7D" w:rsidR="00B5733A" w:rsidRPr="00F073C2" w:rsidRDefault="00B5733A" w:rsidP="00DE605E">
      <w:pPr>
        <w:pStyle w:val="Prrafodelista"/>
        <w:numPr>
          <w:ilvl w:val="1"/>
          <w:numId w:val="104"/>
        </w:numPr>
        <w:rPr>
          <w:szCs w:val="24"/>
          <w:lang w:val="es-MX"/>
        </w:rPr>
      </w:pPr>
      <w:r w:rsidRPr="00F073C2">
        <w:rPr>
          <w:szCs w:val="24"/>
          <w:lang w:val="es-MX"/>
        </w:rPr>
        <w:t>Simplificación de requisitos</w:t>
      </w:r>
    </w:p>
    <w:p w14:paraId="4BEB677D" w14:textId="465B003D" w:rsidR="007250D1" w:rsidRPr="00F073C2" w:rsidRDefault="00B5733A" w:rsidP="00DE605E">
      <w:pPr>
        <w:pStyle w:val="Prrafodelista"/>
        <w:numPr>
          <w:ilvl w:val="1"/>
          <w:numId w:val="104"/>
        </w:numPr>
        <w:rPr>
          <w:szCs w:val="24"/>
          <w:lang w:val="es-MX"/>
        </w:rPr>
      </w:pPr>
      <w:r w:rsidRPr="00F073C2">
        <w:rPr>
          <w:szCs w:val="24"/>
          <w:lang w:val="es-MX"/>
        </w:rPr>
        <w:t>Optimización del proceso (</w:t>
      </w:r>
      <w:r w:rsidR="007B5333" w:rsidRPr="00F073C2">
        <w:rPr>
          <w:szCs w:val="24"/>
          <w:lang w:val="es-MX"/>
        </w:rPr>
        <w:t>reducción de</w:t>
      </w:r>
      <w:r w:rsidR="007250D1" w:rsidRPr="00F073C2">
        <w:rPr>
          <w:szCs w:val="24"/>
          <w:lang w:val="es-MX"/>
        </w:rPr>
        <w:t xml:space="preserve"> pasos</w:t>
      </w:r>
      <w:r w:rsidRPr="00F073C2">
        <w:rPr>
          <w:szCs w:val="24"/>
          <w:lang w:val="es-MX"/>
        </w:rPr>
        <w:t>, e</w:t>
      </w:r>
      <w:r w:rsidR="007250D1" w:rsidRPr="00F073C2">
        <w:rPr>
          <w:szCs w:val="24"/>
          <w:lang w:val="es-MX"/>
        </w:rPr>
        <w:t>liminación del uso de papel</w:t>
      </w:r>
      <w:r w:rsidRPr="00F073C2">
        <w:rPr>
          <w:szCs w:val="24"/>
          <w:lang w:val="es-MX"/>
        </w:rPr>
        <w:t xml:space="preserve"> y </w:t>
      </w:r>
      <w:r w:rsidR="007250D1" w:rsidRPr="00F073C2">
        <w:rPr>
          <w:szCs w:val="24"/>
          <w:lang w:val="es-MX"/>
        </w:rPr>
        <w:t>trámites presenciales</w:t>
      </w:r>
      <w:r w:rsidRPr="00F073C2">
        <w:rPr>
          <w:szCs w:val="24"/>
          <w:lang w:val="es-MX"/>
        </w:rPr>
        <w:t>, i</w:t>
      </w:r>
      <w:r w:rsidR="007250D1" w:rsidRPr="00F073C2">
        <w:rPr>
          <w:szCs w:val="24"/>
          <w:lang w:val="es-MX"/>
        </w:rPr>
        <w:t>mplementación de</w:t>
      </w:r>
      <w:r w:rsidRPr="00F073C2">
        <w:rPr>
          <w:szCs w:val="24"/>
          <w:lang w:val="es-MX"/>
        </w:rPr>
        <w:t xml:space="preserve"> la pasarela de </w:t>
      </w:r>
      <w:r w:rsidR="007250D1" w:rsidRPr="00F073C2">
        <w:rPr>
          <w:szCs w:val="24"/>
          <w:lang w:val="es-MX"/>
        </w:rPr>
        <w:t>pago</w:t>
      </w:r>
      <w:r w:rsidRPr="00F073C2">
        <w:rPr>
          <w:szCs w:val="24"/>
          <w:lang w:val="es-MX"/>
        </w:rPr>
        <w:t>s</w:t>
      </w:r>
      <w:r w:rsidR="007250D1" w:rsidRPr="00F073C2">
        <w:rPr>
          <w:szCs w:val="24"/>
          <w:lang w:val="es-MX"/>
        </w:rPr>
        <w:t xml:space="preserve"> y facturación electrónica</w:t>
      </w:r>
      <w:r w:rsidR="00A60A2A" w:rsidRPr="00DE605E">
        <w:rPr>
          <w:szCs w:val="24"/>
          <w:lang w:val="es-MX"/>
        </w:rPr>
        <w:t xml:space="preserve"> de corresponder</w:t>
      </w:r>
      <w:r w:rsidRPr="00F073C2">
        <w:rPr>
          <w:szCs w:val="24"/>
          <w:lang w:val="es-MX"/>
        </w:rPr>
        <w:t xml:space="preserve">, </w:t>
      </w:r>
      <w:r w:rsidR="007250D1" w:rsidRPr="00F073C2">
        <w:rPr>
          <w:szCs w:val="24"/>
          <w:lang w:val="es-MX"/>
        </w:rPr>
        <w:t>firma digital</w:t>
      </w:r>
      <w:r w:rsidR="00A60A2A" w:rsidRPr="00DE605E">
        <w:rPr>
          <w:szCs w:val="24"/>
          <w:lang w:val="es-MX"/>
        </w:rPr>
        <w:t>,</w:t>
      </w:r>
      <w:r w:rsidR="007250D1" w:rsidRPr="00F073C2">
        <w:rPr>
          <w:szCs w:val="24"/>
          <w:lang w:val="es-MX"/>
        </w:rPr>
        <w:t xml:space="preserve"> ciudadanía digital con aprobación de documentos</w:t>
      </w:r>
      <w:r w:rsidR="00A60A2A" w:rsidRPr="00DE605E">
        <w:rPr>
          <w:szCs w:val="24"/>
          <w:lang w:val="es-MX"/>
        </w:rPr>
        <w:t>, entre otros</w:t>
      </w:r>
      <w:r w:rsidR="007250D1" w:rsidRPr="00F073C2">
        <w:rPr>
          <w:szCs w:val="24"/>
          <w:lang w:val="es-MX"/>
        </w:rPr>
        <w:t>.</w:t>
      </w:r>
    </w:p>
    <w:p w14:paraId="646B9449" w14:textId="2C24F23D" w:rsidR="00B5733A" w:rsidRPr="00F073C2" w:rsidRDefault="007250D1" w:rsidP="00DE605E">
      <w:pPr>
        <w:pStyle w:val="Prrafodelista"/>
        <w:numPr>
          <w:ilvl w:val="1"/>
          <w:numId w:val="104"/>
        </w:numPr>
        <w:rPr>
          <w:szCs w:val="24"/>
          <w:lang w:val="es-MX"/>
        </w:rPr>
      </w:pPr>
      <w:r w:rsidRPr="00F073C2">
        <w:rPr>
          <w:szCs w:val="24"/>
          <w:lang w:val="es-MX"/>
        </w:rPr>
        <w:t>Interoperabilidad de la información y/o documentos.</w:t>
      </w:r>
    </w:p>
    <w:p w14:paraId="30BD3A39" w14:textId="77777777" w:rsidR="009C01C4" w:rsidRPr="00F073C2" w:rsidRDefault="00B5733A" w:rsidP="00DE605E">
      <w:pPr>
        <w:pStyle w:val="Prrafodelista"/>
        <w:numPr>
          <w:ilvl w:val="1"/>
          <w:numId w:val="104"/>
        </w:numPr>
        <w:rPr>
          <w:szCs w:val="24"/>
          <w:lang w:val="es-MX"/>
        </w:rPr>
      </w:pPr>
      <w:r w:rsidRPr="00F073C2">
        <w:rPr>
          <w:szCs w:val="24"/>
          <w:lang w:val="es-MX"/>
        </w:rPr>
        <w:t xml:space="preserve">Trazabilidad </w:t>
      </w:r>
      <w:r w:rsidR="009C01C4" w:rsidRPr="00F073C2">
        <w:rPr>
          <w:szCs w:val="24"/>
          <w:lang w:val="es-MX"/>
        </w:rPr>
        <w:t>del trámite</w:t>
      </w:r>
    </w:p>
    <w:p w14:paraId="25569D47" w14:textId="77777777" w:rsidR="00A172B4" w:rsidRPr="00F073C2" w:rsidRDefault="00A172B4" w:rsidP="00DE605E">
      <w:pPr>
        <w:pStyle w:val="Prrafodelista"/>
        <w:ind w:left="1931"/>
        <w:rPr>
          <w:szCs w:val="24"/>
          <w:lang w:val="es-MX"/>
        </w:rPr>
      </w:pPr>
    </w:p>
    <w:p w14:paraId="22ED0FA5" w14:textId="1185559C" w:rsidR="00A172B4" w:rsidRPr="00DE605E" w:rsidRDefault="00FF6A59" w:rsidP="00DE605E">
      <w:pPr>
        <w:pStyle w:val="Prrafodelista"/>
        <w:numPr>
          <w:ilvl w:val="0"/>
          <w:numId w:val="105"/>
        </w:numPr>
        <w:ind w:left="426" w:hanging="142"/>
        <w:rPr>
          <w:szCs w:val="24"/>
          <w:lang w:val="es-MX"/>
        </w:rPr>
      </w:pPr>
      <w:r w:rsidRPr="00DE605E">
        <w:rPr>
          <w:szCs w:val="24"/>
          <w:lang w:val="es-MX"/>
        </w:rPr>
        <w:t xml:space="preserve">Remitir </w:t>
      </w:r>
      <w:ins w:id="3591" w:author="Valeria Tapia" w:date="2026-09-25T09:35:00Z">
        <w:r w:rsidR="005921B4">
          <w:rPr>
            <w:szCs w:val="24"/>
            <w:lang w:val="es-MX"/>
          </w:rPr>
          <w:t xml:space="preserve">en el plazo previsto, </w:t>
        </w:r>
      </w:ins>
      <w:r w:rsidRPr="00DE605E">
        <w:rPr>
          <w:szCs w:val="24"/>
          <w:lang w:val="es-MX"/>
        </w:rPr>
        <w:t xml:space="preserve">el </w:t>
      </w:r>
      <w:r w:rsidR="00841B56">
        <w:rPr>
          <w:szCs w:val="24"/>
          <w:lang w:val="es-MX"/>
        </w:rPr>
        <w:t xml:space="preserve">Registro </w:t>
      </w:r>
      <w:r w:rsidRPr="00DE605E">
        <w:rPr>
          <w:szCs w:val="24"/>
          <w:lang w:val="es-MX"/>
        </w:rPr>
        <w:t xml:space="preserve">R-424 a la AN mediante correo electrónico </w:t>
      </w:r>
      <w:del w:id="3592" w:author="Brenda Lily Gutierrez Bautista" w:date="2026-10-06T14:44:00Z">
        <w:r w:rsidR="00456582" w:rsidDel="004D0AAA">
          <w:fldChar w:fldCharType="begin"/>
        </w:r>
        <w:r w:rsidR="00456582" w:rsidDel="004D0AAA">
          <w:delInstrText xml:space="preserve"> HYPERLINK "mailto:contacto.entidades@vuce.gob.bo" </w:delInstrText>
        </w:r>
        <w:r w:rsidR="00456582" w:rsidDel="004D0AAA">
          <w:fldChar w:fldCharType="separate"/>
        </w:r>
        <w:r w:rsidRPr="00DE605E" w:rsidDel="004D0AAA">
          <w:rPr>
            <w:lang w:val="es-MX"/>
          </w:rPr>
          <w:delText>contacto.entidades@vuce.gob.bo</w:delText>
        </w:r>
        <w:r w:rsidR="00456582" w:rsidDel="004D0AAA">
          <w:rPr>
            <w:lang w:val="es-MX"/>
          </w:rPr>
          <w:fldChar w:fldCharType="end"/>
        </w:r>
        <w:r w:rsidRPr="00DE605E" w:rsidDel="004D0AAA">
          <w:rPr>
            <w:szCs w:val="24"/>
            <w:lang w:val="es-MX"/>
          </w:rPr>
          <w:delText xml:space="preserve"> </w:delText>
        </w:r>
      </w:del>
      <w:r w:rsidRPr="00DE605E">
        <w:rPr>
          <w:szCs w:val="24"/>
          <w:lang w:val="es-MX"/>
        </w:rPr>
        <w:t xml:space="preserve">y a través de una </w:t>
      </w:r>
      <w:r w:rsidR="00CD692E">
        <w:rPr>
          <w:szCs w:val="24"/>
          <w:lang w:val="es-MX"/>
        </w:rPr>
        <w:t>n</w:t>
      </w:r>
      <w:r w:rsidRPr="00DE605E">
        <w:rPr>
          <w:szCs w:val="24"/>
          <w:lang w:val="es-MX"/>
        </w:rPr>
        <w:t>ota dirigida a Máxima Autoridad Ejecutiva de la AN</w:t>
      </w:r>
      <w:del w:id="3593" w:author="Valeria Tapia" w:date="2026-09-25T09:35:00Z">
        <w:r w:rsidRPr="00DE605E" w:rsidDel="005921B4">
          <w:rPr>
            <w:szCs w:val="24"/>
            <w:lang w:val="es-MX"/>
          </w:rPr>
          <w:delText xml:space="preserve">, en el plazo de quince (15) días hábiles antes del inicio del trámite APCO previsto </w:delText>
        </w:r>
        <w:r w:rsidRPr="00DE605E" w:rsidDel="005921B4">
          <w:rPr>
            <w:lang w:val="es-MX"/>
          </w:rPr>
          <w:delText>en el Cronograma citado</w:delText>
        </w:r>
      </w:del>
      <w:r w:rsidRPr="00DE605E">
        <w:rPr>
          <w:lang w:val="es-MX"/>
        </w:rPr>
        <w:t>.</w:t>
      </w:r>
      <w:r w:rsidRPr="00DE605E">
        <w:rPr>
          <w:szCs w:val="24"/>
          <w:lang w:val="es-MX"/>
        </w:rPr>
        <w:t xml:space="preserve"> </w:t>
      </w:r>
    </w:p>
    <w:p w14:paraId="20EE02B9" w14:textId="666F64B6" w:rsidR="007250D1" w:rsidRPr="00F073C2" w:rsidRDefault="007250D1" w:rsidP="00DE605E">
      <w:pPr>
        <w:pStyle w:val="Prrafodelista"/>
        <w:ind w:left="426" w:hanging="142"/>
        <w:rPr>
          <w:szCs w:val="24"/>
          <w:lang w:val="es-MX"/>
        </w:rPr>
      </w:pPr>
      <w:r w:rsidRPr="00F073C2">
        <w:rPr>
          <w:szCs w:val="24"/>
          <w:lang w:val="es-MX"/>
        </w:rPr>
        <w:t xml:space="preserve"> </w:t>
      </w:r>
    </w:p>
    <w:p w14:paraId="73A8783C" w14:textId="7EC5BC01" w:rsidR="00D43C90" w:rsidRPr="00DE605E" w:rsidRDefault="00D43C90" w:rsidP="00DE605E">
      <w:pPr>
        <w:pStyle w:val="Prrafodelista"/>
        <w:numPr>
          <w:ilvl w:val="0"/>
          <w:numId w:val="105"/>
        </w:numPr>
        <w:ind w:left="426" w:hanging="142"/>
        <w:rPr>
          <w:lang w:val="es-MX"/>
        </w:rPr>
      </w:pPr>
      <w:r w:rsidRPr="00DE605E">
        <w:rPr>
          <w:lang w:val="es-MX"/>
        </w:rPr>
        <w:t xml:space="preserve">Cuando corresponda, </w:t>
      </w:r>
      <w:ins w:id="3594" w:author="Valeria Tapia" w:date="2026-09-25T09:39:00Z">
        <w:r w:rsidR="00AF6795" w:rsidRPr="001978CC">
          <w:rPr>
            <w:highlight w:val="green"/>
            <w:lang w:val="es-MX"/>
            <w:rPrChange w:id="3595" w:author="Valeria Tapia " w:date="2026-10-05T02:21:00Z">
              <w:rPr>
                <w:lang w:val="es-MX"/>
              </w:rPr>
            </w:rPrChange>
          </w:rPr>
          <w:t>gestionar e implementar la firma digital, la facturaci</w:t>
        </w:r>
      </w:ins>
      <w:ins w:id="3596" w:author="Valeria Tapia" w:date="2026-09-25T09:40:00Z">
        <w:r w:rsidR="00AF6795" w:rsidRPr="001978CC">
          <w:rPr>
            <w:highlight w:val="green"/>
            <w:lang w:val="es-MX"/>
            <w:rPrChange w:id="3597" w:author="Valeria Tapia " w:date="2026-10-05T02:21:00Z">
              <w:rPr>
                <w:lang w:val="es-MX"/>
              </w:rPr>
            </w:rPrChange>
          </w:rPr>
          <w:t>ón electrónica, pasarela de pagos entre otros que se consideren necesarios para la implementación del trámite APCO</w:t>
        </w:r>
      </w:ins>
      <w:ins w:id="3598" w:author="Valeria Tapia" w:date="2026-09-25T09:41:00Z">
        <w:r w:rsidR="00AF6795" w:rsidRPr="001978CC">
          <w:rPr>
            <w:highlight w:val="green"/>
            <w:lang w:val="es-MX"/>
            <w:rPrChange w:id="3599" w:author="Valeria Tapia " w:date="2026-10-05T02:21:00Z">
              <w:rPr>
                <w:lang w:val="es-MX"/>
              </w:rPr>
            </w:rPrChange>
          </w:rPr>
          <w:t>.</w:t>
        </w:r>
      </w:ins>
      <w:del w:id="3600" w:author="Valeria Tapia" w:date="2026-09-25T09:39:00Z">
        <w:r w:rsidRPr="00DE605E" w:rsidDel="00AF6795">
          <w:rPr>
            <w:lang w:val="es-MX"/>
          </w:rPr>
          <w:delText>realizar las gestiones</w:delText>
        </w:r>
      </w:del>
      <w:del w:id="3601" w:author="Valeria Tapia" w:date="2026-09-25T09:37:00Z">
        <w:r w:rsidRPr="00DE605E" w:rsidDel="00AF6795">
          <w:rPr>
            <w:lang w:val="es-MX"/>
          </w:rPr>
          <w:delText xml:space="preserve"> de la modificación de normativa para la implementación del trámite APCO (Ley o Decreto Supremo) que permitan implementar el trámite en la VUCE</w:delText>
        </w:r>
      </w:del>
      <w:del w:id="3602" w:author="Valeria Tapia" w:date="2026-09-25T09:39:00Z">
        <w:r w:rsidRPr="00DE605E" w:rsidDel="00AF6795">
          <w:rPr>
            <w:lang w:val="es-MX"/>
          </w:rPr>
          <w:delText>.</w:delText>
        </w:r>
      </w:del>
    </w:p>
    <w:p w14:paraId="65EB44A7" w14:textId="040C646A" w:rsidR="007250D1" w:rsidRPr="00F073C2" w:rsidRDefault="007250D1" w:rsidP="00DE605E">
      <w:pPr>
        <w:pStyle w:val="Prrafodelista"/>
        <w:ind w:left="0"/>
        <w:rPr>
          <w:szCs w:val="24"/>
          <w:lang w:val="es-MX"/>
        </w:rPr>
      </w:pPr>
    </w:p>
    <w:p w14:paraId="47237DE4" w14:textId="7CA8C180" w:rsidR="00234174" w:rsidRPr="00DE605E" w:rsidRDefault="00116E49" w:rsidP="00234174">
      <w:pPr>
        <w:pStyle w:val="Ttulo5"/>
        <w:numPr>
          <w:ilvl w:val="0"/>
          <w:numId w:val="5"/>
        </w:numPr>
        <w:tabs>
          <w:tab w:val="left" w:pos="1701"/>
          <w:tab w:val="num" w:pos="9044"/>
        </w:tabs>
        <w:ind w:left="0" w:firstLine="0"/>
        <w:rPr>
          <w:szCs w:val="24"/>
          <w:lang w:val="es-MX"/>
        </w:rPr>
      </w:pPr>
      <w:r w:rsidRPr="00F073C2">
        <w:rPr>
          <w:b/>
          <w:szCs w:val="24"/>
          <w:lang w:val="es-MX"/>
        </w:rPr>
        <w:t xml:space="preserve"> </w:t>
      </w:r>
      <w:r w:rsidR="00234174" w:rsidRPr="00DE605E">
        <w:rPr>
          <w:b/>
          <w:szCs w:val="24"/>
          <w:lang w:val="es-MX"/>
        </w:rPr>
        <w:t xml:space="preserve">(REVISIÓN Y ANÁLISIS DEL TRÁMITE A IMPLEMENTAR). </w:t>
      </w:r>
      <w:r w:rsidR="00234174" w:rsidRPr="00DE605E">
        <w:rPr>
          <w:szCs w:val="24"/>
          <w:lang w:val="es-MX"/>
        </w:rPr>
        <w:t>I. La AN en coordinación con las EPE</w:t>
      </w:r>
      <w:r w:rsidR="007F17C6" w:rsidRPr="00DE605E">
        <w:rPr>
          <w:szCs w:val="24"/>
          <w:lang w:val="es-MX"/>
        </w:rPr>
        <w:t>s</w:t>
      </w:r>
      <w:r w:rsidR="00234174" w:rsidRPr="001978CC">
        <w:rPr>
          <w:szCs w:val="24"/>
          <w:highlight w:val="green"/>
          <w:lang w:val="es-MX"/>
          <w:rPrChange w:id="3603" w:author="Valeria Tapia " w:date="2026-10-05T02:21:00Z">
            <w:rPr>
              <w:szCs w:val="24"/>
              <w:lang w:val="es-MX"/>
            </w:rPr>
          </w:rPrChange>
        </w:rPr>
        <w:t xml:space="preserve">, en el plazo máximo de </w:t>
      </w:r>
      <w:del w:id="3604" w:author="Valeria Tapia" w:date="2026-09-25T09:46:00Z">
        <w:r w:rsidR="00234174" w:rsidRPr="001978CC" w:rsidDel="00AF6795">
          <w:rPr>
            <w:szCs w:val="24"/>
            <w:highlight w:val="green"/>
            <w:lang w:val="es-MX"/>
            <w:rPrChange w:id="3605" w:author="Valeria Tapia " w:date="2026-10-05T02:21:00Z">
              <w:rPr>
                <w:szCs w:val="24"/>
                <w:lang w:val="es-MX"/>
              </w:rPr>
            </w:rPrChange>
          </w:rPr>
          <w:delText xml:space="preserve">siete </w:delText>
        </w:r>
      </w:del>
      <w:ins w:id="3606" w:author="Valeria Tapia" w:date="2026-09-25T09:50:00Z">
        <w:r w:rsidR="00107FF1" w:rsidRPr="001978CC">
          <w:rPr>
            <w:szCs w:val="24"/>
            <w:highlight w:val="green"/>
            <w:lang w:val="es-MX"/>
            <w:rPrChange w:id="3607" w:author="Valeria Tapia " w:date="2026-10-05T02:21:00Z">
              <w:rPr>
                <w:szCs w:val="24"/>
                <w:lang w:val="es-MX"/>
              </w:rPr>
            </w:rPrChange>
          </w:rPr>
          <w:t>cinco</w:t>
        </w:r>
      </w:ins>
      <w:ins w:id="3608" w:author="Valeria Tapia" w:date="2026-09-25T09:46:00Z">
        <w:r w:rsidR="00AF6795" w:rsidRPr="001978CC">
          <w:rPr>
            <w:szCs w:val="24"/>
            <w:highlight w:val="green"/>
            <w:lang w:val="es-MX"/>
            <w:rPrChange w:id="3609" w:author="Valeria Tapia " w:date="2026-10-05T02:21:00Z">
              <w:rPr>
                <w:szCs w:val="24"/>
                <w:lang w:val="es-MX"/>
              </w:rPr>
            </w:rPrChange>
          </w:rPr>
          <w:t xml:space="preserve"> </w:t>
        </w:r>
      </w:ins>
      <w:r w:rsidR="00234174" w:rsidRPr="001978CC">
        <w:rPr>
          <w:szCs w:val="24"/>
          <w:highlight w:val="green"/>
          <w:lang w:val="es-MX"/>
          <w:rPrChange w:id="3610" w:author="Valeria Tapia " w:date="2026-10-05T02:21:00Z">
            <w:rPr>
              <w:szCs w:val="24"/>
              <w:lang w:val="es-MX"/>
            </w:rPr>
          </w:rPrChange>
        </w:rPr>
        <w:t>(</w:t>
      </w:r>
      <w:del w:id="3611" w:author="Valeria Tapia" w:date="2026-09-25T09:46:00Z">
        <w:r w:rsidR="00234174" w:rsidRPr="001978CC" w:rsidDel="00AF6795">
          <w:rPr>
            <w:szCs w:val="24"/>
            <w:highlight w:val="green"/>
            <w:lang w:val="es-MX"/>
            <w:rPrChange w:id="3612" w:author="Valeria Tapia " w:date="2026-10-05T02:21:00Z">
              <w:rPr>
                <w:szCs w:val="24"/>
                <w:lang w:val="es-MX"/>
              </w:rPr>
            </w:rPrChange>
          </w:rPr>
          <w:delText>7</w:delText>
        </w:r>
      </w:del>
      <w:ins w:id="3613" w:author="Valeria Tapia" w:date="2026-09-25T09:50:00Z">
        <w:r w:rsidR="00107FF1" w:rsidRPr="001978CC">
          <w:rPr>
            <w:szCs w:val="24"/>
            <w:highlight w:val="green"/>
            <w:lang w:val="es-MX"/>
            <w:rPrChange w:id="3614" w:author="Valeria Tapia " w:date="2026-10-05T02:21:00Z">
              <w:rPr>
                <w:szCs w:val="24"/>
                <w:lang w:val="es-MX"/>
              </w:rPr>
            </w:rPrChange>
          </w:rPr>
          <w:t>5</w:t>
        </w:r>
      </w:ins>
      <w:r w:rsidR="00234174" w:rsidRPr="001978CC">
        <w:rPr>
          <w:szCs w:val="24"/>
          <w:highlight w:val="green"/>
          <w:lang w:val="es-MX"/>
          <w:rPrChange w:id="3615" w:author="Valeria Tapia " w:date="2026-10-05T02:21:00Z">
            <w:rPr>
              <w:szCs w:val="24"/>
              <w:lang w:val="es-MX"/>
            </w:rPr>
          </w:rPrChange>
        </w:rPr>
        <w:t xml:space="preserve">) días hábiles de recepcionado el </w:t>
      </w:r>
      <w:del w:id="3616" w:author="Valeria Tapia" w:date="2026-09-25T18:24:00Z">
        <w:r w:rsidR="00841B56" w:rsidRPr="001978CC" w:rsidDel="008B2EB3">
          <w:rPr>
            <w:szCs w:val="24"/>
            <w:highlight w:val="green"/>
            <w:lang w:val="es-MX"/>
            <w:rPrChange w:id="3617" w:author="Valeria Tapia " w:date="2026-10-05T02:21:00Z">
              <w:rPr>
                <w:szCs w:val="24"/>
                <w:lang w:val="es-MX"/>
              </w:rPr>
            </w:rPrChange>
          </w:rPr>
          <w:delText xml:space="preserve">Registro </w:delText>
        </w:r>
      </w:del>
      <w:r w:rsidR="00234174" w:rsidRPr="001978CC">
        <w:rPr>
          <w:szCs w:val="24"/>
          <w:highlight w:val="green"/>
          <w:lang w:val="es-MX"/>
          <w:rPrChange w:id="3618" w:author="Valeria Tapia " w:date="2026-10-05T02:21:00Z">
            <w:rPr>
              <w:szCs w:val="24"/>
              <w:lang w:val="es-MX"/>
            </w:rPr>
          </w:rPrChange>
        </w:rPr>
        <w:t>R-424,</w:t>
      </w:r>
      <w:ins w:id="3619" w:author="Valeria Tapia" w:date="2026-09-25T09:56:00Z">
        <w:r w:rsidR="00107FF1" w:rsidRPr="001978CC">
          <w:rPr>
            <w:szCs w:val="24"/>
            <w:highlight w:val="green"/>
            <w:lang w:val="es-MX"/>
            <w:rPrChange w:id="3620" w:author="Valeria Tapia " w:date="2026-10-05T02:21:00Z">
              <w:rPr>
                <w:szCs w:val="24"/>
                <w:lang w:val="es-MX"/>
              </w:rPr>
            </w:rPrChange>
          </w:rPr>
          <w:t xml:space="preserve"> </w:t>
        </w:r>
        <w:r w:rsidR="00107FF1" w:rsidRPr="001978CC">
          <w:rPr>
            <w:highlight w:val="green"/>
            <w:lang w:val="es-MX"/>
            <w:rPrChange w:id="3621" w:author="Valeria Tapia " w:date="2026-10-05T02:21:00Z">
              <w:rPr>
                <w:lang w:val="es-MX"/>
              </w:rPr>
            </w:rPrChange>
          </w:rPr>
          <w:t>antes del inicio de actividades establecido en el Cronograma de Implementación Gradual de la VUCE,</w:t>
        </w:r>
      </w:ins>
      <w:r w:rsidR="00234174" w:rsidRPr="001978CC">
        <w:rPr>
          <w:szCs w:val="24"/>
          <w:highlight w:val="green"/>
          <w:lang w:val="es-MX"/>
          <w:rPrChange w:id="3622" w:author="Valeria Tapia " w:date="2026-10-05T02:21:00Z">
            <w:rPr>
              <w:szCs w:val="24"/>
              <w:lang w:val="es-MX"/>
            </w:rPr>
          </w:rPrChange>
        </w:rPr>
        <w:t xml:space="preserve"> realizará la revisión</w:t>
      </w:r>
      <w:ins w:id="3623" w:author="Valeria Tapia" w:date="2026-09-25T17:03:00Z">
        <w:r w:rsidR="00785B0D" w:rsidRPr="001978CC">
          <w:rPr>
            <w:szCs w:val="24"/>
            <w:highlight w:val="green"/>
            <w:lang w:val="es-MX"/>
            <w:rPrChange w:id="3624" w:author="Valeria Tapia " w:date="2026-10-05T02:21:00Z">
              <w:rPr>
                <w:szCs w:val="24"/>
                <w:lang w:val="es-MX"/>
              </w:rPr>
            </w:rPrChange>
          </w:rPr>
          <w:t xml:space="preserve">, </w:t>
        </w:r>
      </w:ins>
      <w:del w:id="3625" w:author="Valeria Tapia" w:date="2026-09-25T17:03:00Z">
        <w:r w:rsidR="00234174" w:rsidRPr="001978CC" w:rsidDel="00785B0D">
          <w:rPr>
            <w:szCs w:val="24"/>
            <w:highlight w:val="green"/>
            <w:lang w:val="es-MX"/>
            <w:rPrChange w:id="3626" w:author="Valeria Tapia " w:date="2026-10-05T02:21:00Z">
              <w:rPr>
                <w:szCs w:val="24"/>
                <w:lang w:val="es-MX"/>
              </w:rPr>
            </w:rPrChange>
          </w:rPr>
          <w:delText xml:space="preserve"> y </w:delText>
        </w:r>
      </w:del>
      <w:r w:rsidR="00234174" w:rsidRPr="001978CC">
        <w:rPr>
          <w:szCs w:val="24"/>
          <w:highlight w:val="green"/>
          <w:lang w:val="es-MX"/>
          <w:rPrChange w:id="3627" w:author="Valeria Tapia " w:date="2026-10-05T02:21:00Z">
            <w:rPr>
              <w:szCs w:val="24"/>
              <w:lang w:val="es-MX"/>
            </w:rPr>
          </w:rPrChange>
        </w:rPr>
        <w:t>análisis</w:t>
      </w:r>
      <w:ins w:id="3628" w:author="Valeria Tapia" w:date="2026-09-25T17:03:00Z">
        <w:r w:rsidR="00785B0D" w:rsidRPr="001978CC">
          <w:rPr>
            <w:szCs w:val="24"/>
            <w:highlight w:val="green"/>
            <w:lang w:val="es-MX"/>
            <w:rPrChange w:id="3629" w:author="Valeria Tapia " w:date="2026-10-05T02:21:00Z">
              <w:rPr>
                <w:szCs w:val="24"/>
                <w:lang w:val="es-MX"/>
              </w:rPr>
            </w:rPrChange>
          </w:rPr>
          <w:t xml:space="preserve"> y evaluación </w:t>
        </w:r>
      </w:ins>
      <w:r w:rsidR="00234174" w:rsidRPr="001978CC">
        <w:rPr>
          <w:szCs w:val="24"/>
          <w:highlight w:val="green"/>
          <w:lang w:val="es-MX"/>
          <w:rPrChange w:id="3630" w:author="Valeria Tapia " w:date="2026-10-05T02:21:00Z">
            <w:rPr>
              <w:szCs w:val="24"/>
              <w:lang w:val="es-MX"/>
            </w:rPr>
          </w:rPrChange>
        </w:rPr>
        <w:t xml:space="preserve"> del mismo, debiendo considerar</w:t>
      </w:r>
      <w:ins w:id="3631" w:author="Valeria Tapia" w:date="2026-09-25T17:06:00Z">
        <w:r w:rsidR="00785B0D" w:rsidRPr="001978CC">
          <w:rPr>
            <w:szCs w:val="24"/>
            <w:highlight w:val="green"/>
            <w:lang w:val="es-MX"/>
            <w:rPrChange w:id="3632" w:author="Valeria Tapia " w:date="2026-10-05T02:21:00Z">
              <w:rPr>
                <w:szCs w:val="24"/>
                <w:lang w:val="es-MX"/>
              </w:rPr>
            </w:rPrChange>
          </w:rPr>
          <w:t xml:space="preserve"> además </w:t>
        </w:r>
      </w:ins>
      <w:del w:id="3633" w:author="Valeria Tapia" w:date="2026-09-25T17:06:00Z">
        <w:r w:rsidR="00234174" w:rsidRPr="001978CC" w:rsidDel="00785B0D">
          <w:rPr>
            <w:szCs w:val="24"/>
            <w:highlight w:val="green"/>
            <w:lang w:val="es-MX"/>
            <w:rPrChange w:id="3634" w:author="Valeria Tapia " w:date="2026-10-05T02:21:00Z">
              <w:rPr>
                <w:szCs w:val="24"/>
                <w:lang w:val="es-MX"/>
              </w:rPr>
            </w:rPrChange>
          </w:rPr>
          <w:delText xml:space="preserve"> </w:delText>
        </w:r>
      </w:del>
      <w:ins w:id="3635" w:author="Valeria Tapia" w:date="2026-09-25T17:03:00Z">
        <w:r w:rsidR="00785B0D" w:rsidRPr="001978CC">
          <w:rPr>
            <w:szCs w:val="24"/>
            <w:highlight w:val="green"/>
            <w:lang w:val="es-MX"/>
            <w:rPrChange w:id="3636" w:author="Valeria Tapia " w:date="2026-10-05T02:21:00Z">
              <w:rPr>
                <w:szCs w:val="24"/>
                <w:lang w:val="es-MX"/>
              </w:rPr>
            </w:rPrChange>
          </w:rPr>
          <w:t xml:space="preserve">que la propuesta </w:t>
        </w:r>
      </w:ins>
      <w:ins w:id="3637" w:author="Valeria Tapia" w:date="2026-09-25T17:04:00Z">
        <w:r w:rsidR="00785B0D" w:rsidRPr="001978CC">
          <w:rPr>
            <w:szCs w:val="24"/>
            <w:highlight w:val="green"/>
            <w:lang w:val="es-MX"/>
            <w:rPrChange w:id="3638" w:author="Valeria Tapia " w:date="2026-10-05T02:21:00Z">
              <w:rPr>
                <w:szCs w:val="24"/>
                <w:lang w:val="es-MX"/>
              </w:rPr>
            </w:rPrChange>
          </w:rPr>
          <w:t>de optimización del trámite contenga</w:t>
        </w:r>
        <w:r w:rsidR="00785B0D">
          <w:rPr>
            <w:szCs w:val="24"/>
            <w:lang w:val="es-MX"/>
          </w:rPr>
          <w:t xml:space="preserve"> </w:t>
        </w:r>
      </w:ins>
      <w:r w:rsidR="00234174" w:rsidRPr="00DE605E">
        <w:rPr>
          <w:szCs w:val="24"/>
          <w:lang w:val="es-MX"/>
        </w:rPr>
        <w:t xml:space="preserve">lo siguiente:  </w:t>
      </w:r>
    </w:p>
    <w:p w14:paraId="37A15DEF" w14:textId="77777777" w:rsidR="00234174" w:rsidRPr="00DE605E" w:rsidRDefault="00234174" w:rsidP="00234174">
      <w:pPr>
        <w:pStyle w:val="Prrafodelista"/>
        <w:ind w:left="1211"/>
        <w:rPr>
          <w:szCs w:val="24"/>
          <w:lang w:val="es-MX"/>
        </w:rPr>
      </w:pPr>
    </w:p>
    <w:p w14:paraId="449D65F4" w14:textId="77777777" w:rsidR="00234174" w:rsidRPr="00DE605E" w:rsidRDefault="00234174" w:rsidP="00234174">
      <w:pPr>
        <w:pStyle w:val="Prrafodelista"/>
        <w:numPr>
          <w:ilvl w:val="0"/>
          <w:numId w:val="7"/>
        </w:numPr>
        <w:ind w:left="709" w:hanging="425"/>
        <w:rPr>
          <w:szCs w:val="24"/>
          <w:lang w:val="es-MX"/>
        </w:rPr>
      </w:pPr>
      <w:r w:rsidRPr="00DE605E">
        <w:rPr>
          <w:szCs w:val="24"/>
          <w:lang w:val="es-MX"/>
        </w:rPr>
        <w:t>Simplificación de requisitos</w:t>
      </w:r>
    </w:p>
    <w:p w14:paraId="655D0A18" w14:textId="29A722C0" w:rsidR="00234174" w:rsidRPr="00DE605E" w:rsidRDefault="00234174" w:rsidP="00234174">
      <w:pPr>
        <w:pStyle w:val="Prrafodelista"/>
        <w:numPr>
          <w:ilvl w:val="0"/>
          <w:numId w:val="7"/>
        </w:numPr>
        <w:ind w:left="709" w:hanging="425"/>
        <w:rPr>
          <w:szCs w:val="24"/>
          <w:lang w:val="es-MX"/>
        </w:rPr>
      </w:pPr>
      <w:r w:rsidRPr="00DE605E">
        <w:rPr>
          <w:szCs w:val="24"/>
          <w:lang w:val="es-MX"/>
        </w:rPr>
        <w:lastRenderedPageBreak/>
        <w:t>Optimización del proceso (reducción de pasos, eliminación del uso de papel y trámites presenciales, implementación de la pasarela de pagos y facturación electrónica, firma digital</w:t>
      </w:r>
      <w:r w:rsidR="00B6407B" w:rsidRPr="00DE605E">
        <w:rPr>
          <w:szCs w:val="24"/>
          <w:lang w:val="es-MX"/>
        </w:rPr>
        <w:t xml:space="preserve">, </w:t>
      </w:r>
      <w:r w:rsidRPr="00DE605E">
        <w:rPr>
          <w:szCs w:val="24"/>
          <w:lang w:val="es-MX"/>
        </w:rPr>
        <w:t>ciudadanía digital con aprobación de documentos</w:t>
      </w:r>
      <w:r w:rsidR="00B6407B" w:rsidRPr="00DE605E">
        <w:rPr>
          <w:szCs w:val="24"/>
          <w:lang w:val="es-MX"/>
        </w:rPr>
        <w:t xml:space="preserve"> entre otros</w:t>
      </w:r>
      <w:r w:rsidRPr="00DE605E">
        <w:rPr>
          <w:szCs w:val="24"/>
          <w:lang w:val="es-MX"/>
        </w:rPr>
        <w:t>).</w:t>
      </w:r>
    </w:p>
    <w:p w14:paraId="3D592D5C" w14:textId="77777777" w:rsidR="00234174" w:rsidRPr="00DE605E" w:rsidRDefault="00234174" w:rsidP="00234174">
      <w:pPr>
        <w:pStyle w:val="Prrafodelista"/>
        <w:numPr>
          <w:ilvl w:val="0"/>
          <w:numId w:val="7"/>
        </w:numPr>
        <w:ind w:left="709" w:hanging="425"/>
        <w:rPr>
          <w:szCs w:val="24"/>
          <w:lang w:val="es-MX"/>
        </w:rPr>
      </w:pPr>
      <w:r w:rsidRPr="00DE605E">
        <w:rPr>
          <w:szCs w:val="24"/>
          <w:lang w:val="es-MX"/>
        </w:rPr>
        <w:t>Interoperabilidad de la información y/o documentos.</w:t>
      </w:r>
    </w:p>
    <w:p w14:paraId="212DF8D1" w14:textId="5E38966B" w:rsidR="00234174" w:rsidRPr="00DE605E" w:rsidRDefault="00234174" w:rsidP="00234174">
      <w:pPr>
        <w:pStyle w:val="Prrafodelista"/>
        <w:numPr>
          <w:ilvl w:val="0"/>
          <w:numId w:val="7"/>
        </w:numPr>
        <w:ind w:left="709" w:hanging="425"/>
        <w:rPr>
          <w:szCs w:val="24"/>
          <w:lang w:val="es-MX"/>
        </w:rPr>
      </w:pPr>
      <w:r w:rsidRPr="00DE605E">
        <w:rPr>
          <w:szCs w:val="24"/>
          <w:lang w:val="es-MX"/>
        </w:rPr>
        <w:t>Trazabilidad del trámite</w:t>
      </w:r>
      <w:r w:rsidR="007F17C6" w:rsidRPr="00DE605E">
        <w:rPr>
          <w:color w:val="4F81BD" w:themeColor="accent1"/>
          <w:szCs w:val="24"/>
          <w:lang w:val="es-MX"/>
        </w:rPr>
        <w:t>.</w:t>
      </w:r>
    </w:p>
    <w:p w14:paraId="7BAF2DF5" w14:textId="77777777" w:rsidR="00234174" w:rsidRPr="00DE605E" w:rsidRDefault="00234174" w:rsidP="00DE605E">
      <w:pPr>
        <w:rPr>
          <w:lang w:val="es-MX"/>
        </w:rPr>
      </w:pPr>
    </w:p>
    <w:p w14:paraId="0A830D83" w14:textId="189960E9" w:rsidR="00234174" w:rsidRPr="00F073C2" w:rsidRDefault="00234174" w:rsidP="00DE605E">
      <w:pPr>
        <w:rPr>
          <w:lang w:val="es-MX"/>
        </w:rPr>
      </w:pPr>
      <w:r w:rsidRPr="00607E0A">
        <w:rPr>
          <w:lang w:val="es-MX"/>
        </w:rPr>
        <w:t xml:space="preserve">II. Cuando el </w:t>
      </w:r>
      <w:r w:rsidR="00841B56">
        <w:rPr>
          <w:szCs w:val="24"/>
          <w:lang w:val="es-MX"/>
        </w:rPr>
        <w:t>Registro</w:t>
      </w:r>
      <w:r w:rsidR="00841B56" w:rsidRPr="00607E0A">
        <w:rPr>
          <w:lang w:val="es-MX"/>
        </w:rPr>
        <w:t xml:space="preserve"> </w:t>
      </w:r>
      <w:r w:rsidRPr="00607E0A">
        <w:rPr>
          <w:lang w:val="es-MX"/>
        </w:rPr>
        <w:t>R-424 no este correctamente llenado, la AN solicitar</w:t>
      </w:r>
      <w:r w:rsidRPr="00D33BE0">
        <w:rPr>
          <w:lang w:val="es-MX"/>
        </w:rPr>
        <w:t xml:space="preserve">á mediante correo electrónico </w:t>
      </w:r>
      <w:hyperlink r:id="rId18" w:history="1">
        <w:r w:rsidRPr="00DE605E">
          <w:rPr>
            <w:rStyle w:val="Hipervnculo"/>
          </w:rPr>
          <w:t>contacto.entidades@vuce.gob.bo</w:t>
        </w:r>
      </w:hyperlink>
      <w:r w:rsidRPr="00DE605E">
        <w:rPr>
          <w:lang w:val="es-MX"/>
        </w:rPr>
        <w:t xml:space="preserve">, la corrección y/o complementación correspondiente, estableciendo el plazo máximo </w:t>
      </w:r>
      <w:ins w:id="3639" w:author="Valeria Tapia" w:date="2026-09-25T09:48:00Z">
        <w:r w:rsidR="00107FF1" w:rsidRPr="001978CC">
          <w:rPr>
            <w:highlight w:val="cyan"/>
            <w:lang w:val="es-MX"/>
            <w:rPrChange w:id="3640" w:author="Valeria Tapia " w:date="2026-10-05T02:21:00Z">
              <w:rPr>
                <w:lang w:val="es-MX"/>
              </w:rPr>
            </w:rPrChange>
          </w:rPr>
          <w:t>de dos (2) hábiles</w:t>
        </w:r>
        <w:r w:rsidR="00107FF1">
          <w:rPr>
            <w:lang w:val="es-MX"/>
          </w:rPr>
          <w:t xml:space="preserve"> </w:t>
        </w:r>
      </w:ins>
      <w:r w:rsidRPr="00DE605E">
        <w:rPr>
          <w:lang w:val="es-MX"/>
        </w:rPr>
        <w:t xml:space="preserve">para su remisión.      </w:t>
      </w:r>
    </w:p>
    <w:p w14:paraId="0C9B938B" w14:textId="77777777" w:rsidR="007250D1" w:rsidRPr="00F073C2" w:rsidRDefault="007250D1" w:rsidP="00DE605E">
      <w:pPr>
        <w:rPr>
          <w:i/>
          <w:lang w:val="es-MX"/>
        </w:rPr>
      </w:pPr>
    </w:p>
    <w:p w14:paraId="47780620" w14:textId="77777777" w:rsidR="007250D1" w:rsidRPr="00F073C2" w:rsidRDefault="007250D1" w:rsidP="007250D1">
      <w:pPr>
        <w:pStyle w:val="Ttulo1"/>
        <w:tabs>
          <w:tab w:val="clear" w:pos="851"/>
          <w:tab w:val="left" w:pos="709"/>
          <w:tab w:val="left" w:pos="993"/>
        </w:tabs>
        <w:rPr>
          <w:szCs w:val="24"/>
        </w:rPr>
      </w:pPr>
      <w:bookmarkStart w:id="3641" w:name="_Toc178012971"/>
      <w:bookmarkStart w:id="3642" w:name="_Toc197893813"/>
      <w:bookmarkStart w:id="3643" w:name="_Toc206684704"/>
      <w:r w:rsidRPr="00F073C2">
        <w:rPr>
          <w:szCs w:val="24"/>
        </w:rPr>
        <w:t>CAPÍTULO II</w:t>
      </w:r>
      <w:bookmarkEnd w:id="3641"/>
      <w:bookmarkEnd w:id="3642"/>
      <w:bookmarkEnd w:id="3643"/>
    </w:p>
    <w:p w14:paraId="628FD02A" w14:textId="1E5EF3F6" w:rsidR="007250D1" w:rsidRPr="00F073C2" w:rsidRDefault="0014599A" w:rsidP="007250D1">
      <w:pPr>
        <w:pStyle w:val="Ttulo1"/>
        <w:tabs>
          <w:tab w:val="clear" w:pos="851"/>
          <w:tab w:val="left" w:pos="709"/>
          <w:tab w:val="left" w:pos="993"/>
        </w:tabs>
        <w:rPr>
          <w:b w:val="0"/>
          <w:szCs w:val="24"/>
        </w:rPr>
      </w:pPr>
      <w:bookmarkStart w:id="3644" w:name="_Toc197893814"/>
      <w:bookmarkStart w:id="3645" w:name="_Toc206684705"/>
      <w:r w:rsidRPr="00F073C2">
        <w:rPr>
          <w:szCs w:val="24"/>
        </w:rPr>
        <w:t>PLAN DE TRABAJO</w:t>
      </w:r>
      <w:r w:rsidR="000A7D5A" w:rsidRPr="00F073C2">
        <w:rPr>
          <w:szCs w:val="24"/>
        </w:rPr>
        <w:t xml:space="preserve"> DEL TRÁMITE </w:t>
      </w:r>
      <w:r w:rsidR="001D667B" w:rsidRPr="00F073C2">
        <w:rPr>
          <w:szCs w:val="24"/>
        </w:rPr>
        <w:t xml:space="preserve">APCO </w:t>
      </w:r>
      <w:r w:rsidR="000A7D5A" w:rsidRPr="00F073C2">
        <w:rPr>
          <w:szCs w:val="24"/>
        </w:rPr>
        <w:t>A IMPLEMENTAR</w:t>
      </w:r>
      <w:bookmarkEnd w:id="3644"/>
      <w:bookmarkEnd w:id="3645"/>
    </w:p>
    <w:p w14:paraId="5F01B2E7" w14:textId="77777777" w:rsidR="000A7D5A" w:rsidRPr="00F073C2" w:rsidRDefault="000A7D5A" w:rsidP="007250D1">
      <w:pPr>
        <w:pStyle w:val="Textoindependiente"/>
        <w:rPr>
          <w:rFonts w:ascii="Univers 45 Light" w:hAnsi="Univers 45 Light"/>
          <w:i w:val="0"/>
          <w:szCs w:val="24"/>
        </w:rPr>
      </w:pPr>
    </w:p>
    <w:p w14:paraId="0B0B2BDB" w14:textId="5C106969" w:rsidR="00756CFE" w:rsidRPr="00DE605E" w:rsidRDefault="00234174" w:rsidP="00756CFE">
      <w:pPr>
        <w:pStyle w:val="Ttulo5"/>
        <w:numPr>
          <w:ilvl w:val="0"/>
          <w:numId w:val="5"/>
        </w:numPr>
        <w:tabs>
          <w:tab w:val="left" w:pos="1701"/>
          <w:tab w:val="num" w:pos="9044"/>
        </w:tabs>
        <w:ind w:left="0" w:firstLine="0"/>
        <w:rPr>
          <w:szCs w:val="24"/>
          <w:lang w:val="es-MX"/>
        </w:rPr>
      </w:pPr>
      <w:r w:rsidRPr="00F073C2">
        <w:rPr>
          <w:b/>
          <w:szCs w:val="24"/>
          <w:lang w:val="es-MX"/>
        </w:rPr>
        <w:t xml:space="preserve"> </w:t>
      </w:r>
      <w:r w:rsidR="002D2B17">
        <w:rPr>
          <w:b/>
          <w:szCs w:val="24"/>
          <w:lang w:val="es-MX"/>
        </w:rPr>
        <w:t>(</w:t>
      </w:r>
      <w:r w:rsidR="00756CFE" w:rsidRPr="00DE605E">
        <w:rPr>
          <w:b/>
          <w:szCs w:val="24"/>
          <w:lang w:val="es-MX"/>
        </w:rPr>
        <w:t xml:space="preserve">PLAN DE TRABAJO). </w:t>
      </w:r>
      <w:r w:rsidR="00756CFE" w:rsidRPr="00DE605E">
        <w:rPr>
          <w:szCs w:val="24"/>
          <w:lang w:val="es-MX"/>
        </w:rPr>
        <w:t xml:space="preserve">I. </w:t>
      </w:r>
      <w:r w:rsidR="00600A69" w:rsidRPr="00DE605E">
        <w:rPr>
          <w:szCs w:val="24"/>
          <w:lang w:val="es-MX"/>
        </w:rPr>
        <w:t>L</w:t>
      </w:r>
      <w:r w:rsidR="00756CFE" w:rsidRPr="00DE605E">
        <w:rPr>
          <w:szCs w:val="24"/>
          <w:lang w:val="es-MX"/>
        </w:rPr>
        <w:t>a AN en coordinación con los puntos focales designados por las EPEs</w:t>
      </w:r>
      <w:r w:rsidR="00433769" w:rsidRPr="00DE605E">
        <w:rPr>
          <w:szCs w:val="24"/>
          <w:lang w:val="es-MX"/>
        </w:rPr>
        <w:t>,</w:t>
      </w:r>
      <w:r w:rsidR="00756CFE" w:rsidRPr="00DE605E">
        <w:rPr>
          <w:szCs w:val="24"/>
          <w:lang w:val="es-MX"/>
        </w:rPr>
        <w:t xml:space="preserve"> elaborarán y suscribirán el </w:t>
      </w:r>
      <w:del w:id="3646" w:author="Valeria Tapia" w:date="2026-09-25T16:50:00Z">
        <w:r w:rsidR="00756CFE" w:rsidRPr="00DE605E" w:rsidDel="00C45DE3">
          <w:rPr>
            <w:szCs w:val="24"/>
            <w:lang w:val="es-MX"/>
          </w:rPr>
          <w:delText>p</w:delText>
        </w:r>
      </w:del>
      <w:del w:id="3647" w:author="Valeria Tapia" w:date="2026-09-25T18:24:00Z">
        <w:r w:rsidR="00756CFE" w:rsidRPr="00DE605E" w:rsidDel="008B2EB3">
          <w:rPr>
            <w:szCs w:val="24"/>
            <w:lang w:val="es-MX"/>
          </w:rPr>
          <w:delText xml:space="preserve">lan de </w:delText>
        </w:r>
      </w:del>
      <w:del w:id="3648" w:author="Valeria Tapia" w:date="2026-09-25T16:50:00Z">
        <w:r w:rsidR="00756CFE" w:rsidRPr="00DE605E" w:rsidDel="00C45DE3">
          <w:rPr>
            <w:szCs w:val="24"/>
            <w:lang w:val="es-MX"/>
          </w:rPr>
          <w:delText>t</w:delText>
        </w:r>
      </w:del>
      <w:del w:id="3649" w:author="Valeria Tapia" w:date="2026-09-25T18:24:00Z">
        <w:r w:rsidR="00756CFE" w:rsidRPr="00DE605E" w:rsidDel="008B2EB3">
          <w:rPr>
            <w:szCs w:val="24"/>
            <w:lang w:val="es-MX"/>
          </w:rPr>
          <w:delText>rabajo</w:delText>
        </w:r>
      </w:del>
      <w:del w:id="3650" w:author="Valeria Tapia" w:date="2026-09-25T16:51:00Z">
        <w:r w:rsidR="00756CFE" w:rsidRPr="00DE605E" w:rsidDel="00C45DE3">
          <w:rPr>
            <w:szCs w:val="24"/>
            <w:lang w:val="es-MX"/>
          </w:rPr>
          <w:delText xml:space="preserve"> </w:delText>
        </w:r>
      </w:del>
      <w:del w:id="3651" w:author="Valeria Tapia" w:date="2026-09-25T18:24:00Z">
        <w:r w:rsidR="00756CFE" w:rsidRPr="00DE605E" w:rsidDel="008B2EB3">
          <w:rPr>
            <w:szCs w:val="24"/>
            <w:lang w:val="es-MX"/>
          </w:rPr>
          <w:delText>del trámite APCO a implementarse en la VUCE</w:delText>
        </w:r>
      </w:del>
      <w:ins w:id="3652" w:author="Valeria Tapia" w:date="2026-09-25T16:51:00Z">
        <w:r w:rsidR="00C45DE3">
          <w:rPr>
            <w:szCs w:val="24"/>
            <w:lang w:val="es-MX"/>
          </w:rPr>
          <w:t>R-710</w:t>
        </w:r>
      </w:ins>
      <w:r w:rsidR="00600A69" w:rsidRPr="00DE605E">
        <w:rPr>
          <w:szCs w:val="24"/>
          <w:lang w:val="es-MX"/>
        </w:rPr>
        <w:t>,</w:t>
      </w:r>
      <w:r w:rsidR="00756CFE" w:rsidRPr="00DE605E">
        <w:rPr>
          <w:szCs w:val="24"/>
          <w:lang w:val="es-MX"/>
        </w:rPr>
        <w:t xml:space="preserve"> considerando para tal efecto, las actividades señaladas en el </w:t>
      </w:r>
      <w:r w:rsidR="00BB599A" w:rsidRPr="00DE605E">
        <w:rPr>
          <w:szCs w:val="24"/>
          <w:lang w:val="es-MX"/>
        </w:rPr>
        <w:t>parágrafo II</w:t>
      </w:r>
      <w:r w:rsidR="00756CFE" w:rsidRPr="00DE605E">
        <w:rPr>
          <w:szCs w:val="24"/>
          <w:lang w:val="es-MX"/>
        </w:rPr>
        <w:t xml:space="preserve"> del Artículo 2</w:t>
      </w:r>
      <w:r w:rsidR="001C0477">
        <w:rPr>
          <w:szCs w:val="24"/>
          <w:lang w:val="es-MX"/>
        </w:rPr>
        <w:t>8</w:t>
      </w:r>
      <w:r w:rsidR="00756CFE" w:rsidRPr="00DE605E">
        <w:rPr>
          <w:b/>
          <w:szCs w:val="24"/>
          <w:lang w:val="es-MX"/>
        </w:rPr>
        <w:t xml:space="preserve"> </w:t>
      </w:r>
      <w:r w:rsidR="00756CFE" w:rsidRPr="00DE605E">
        <w:rPr>
          <w:szCs w:val="24"/>
          <w:lang w:val="es-MX"/>
        </w:rPr>
        <w:t>del presente Reglamento</w:t>
      </w:r>
      <w:r w:rsidR="00BB599A" w:rsidRPr="00DE605E">
        <w:rPr>
          <w:szCs w:val="24"/>
          <w:lang w:val="es-MX"/>
        </w:rPr>
        <w:t xml:space="preserve"> y el Anexo </w:t>
      </w:r>
      <w:r w:rsidR="002269AB" w:rsidRPr="00DE605E">
        <w:rPr>
          <w:szCs w:val="24"/>
          <w:lang w:val="es-MX"/>
        </w:rPr>
        <w:t>3</w:t>
      </w:r>
      <w:r w:rsidR="00756CFE" w:rsidRPr="00DE605E">
        <w:rPr>
          <w:szCs w:val="24"/>
          <w:lang w:val="es-MX"/>
        </w:rPr>
        <w:t>.</w:t>
      </w:r>
    </w:p>
    <w:p w14:paraId="469E2801" w14:textId="77777777" w:rsidR="00756CFE" w:rsidRPr="00DE605E" w:rsidRDefault="00756CFE" w:rsidP="00DE605E">
      <w:pPr>
        <w:rPr>
          <w:lang w:val="es-BO" w:eastAsia="es-BO"/>
        </w:rPr>
      </w:pPr>
    </w:p>
    <w:p w14:paraId="3C719816" w14:textId="71F6211B" w:rsidR="00756CFE" w:rsidRPr="00DE605E" w:rsidRDefault="00756CFE" w:rsidP="00DE605E">
      <w:pPr>
        <w:rPr>
          <w:lang w:val="es-MX"/>
        </w:rPr>
      </w:pPr>
      <w:r w:rsidRPr="00DE605E">
        <w:rPr>
          <w:lang w:val="es-MX"/>
        </w:rPr>
        <w:t xml:space="preserve">II. Las actividades establecidas en el Plan de Trabajo deberán considerar el plazo máximo de </w:t>
      </w:r>
      <w:r w:rsidR="000879CD" w:rsidRPr="00DE605E">
        <w:rPr>
          <w:lang w:val="es-MX"/>
        </w:rPr>
        <w:t>ciento veinte (</w:t>
      </w:r>
      <w:r w:rsidRPr="00DE605E">
        <w:rPr>
          <w:lang w:val="es-MX"/>
        </w:rPr>
        <w:t>120</w:t>
      </w:r>
      <w:r w:rsidR="000879CD" w:rsidRPr="00DE605E">
        <w:rPr>
          <w:lang w:val="es-MX"/>
        </w:rPr>
        <w:t>)</w:t>
      </w:r>
      <w:r w:rsidRPr="00DE605E">
        <w:rPr>
          <w:lang w:val="es-MX"/>
        </w:rPr>
        <w:t xml:space="preserve"> días calendario, para implementar el trámite APCO en la VUCE.</w:t>
      </w:r>
    </w:p>
    <w:p w14:paraId="1734A136" w14:textId="77777777" w:rsidR="00756CFE" w:rsidRPr="00DE605E" w:rsidRDefault="00756CFE" w:rsidP="00DE605E">
      <w:pPr>
        <w:rPr>
          <w:lang w:val="es-MX"/>
        </w:rPr>
      </w:pPr>
    </w:p>
    <w:p w14:paraId="62F7836A" w14:textId="7000E80C" w:rsidR="00B71D22" w:rsidRPr="00F073C2" w:rsidRDefault="00F44C7A" w:rsidP="00DE605E">
      <w:pPr>
        <w:pStyle w:val="Ttulo5"/>
        <w:numPr>
          <w:ilvl w:val="0"/>
          <w:numId w:val="5"/>
        </w:numPr>
        <w:tabs>
          <w:tab w:val="left" w:pos="1701"/>
          <w:tab w:val="num" w:pos="9044"/>
        </w:tabs>
        <w:ind w:left="0" w:firstLine="0"/>
        <w:rPr>
          <w:szCs w:val="24"/>
          <w:lang w:val="es-MX"/>
        </w:rPr>
      </w:pPr>
      <w:r w:rsidRPr="00DE605E">
        <w:rPr>
          <w:b/>
          <w:szCs w:val="24"/>
          <w:lang w:val="es-MX"/>
        </w:rPr>
        <w:t>(</w:t>
      </w:r>
      <w:r w:rsidR="00756CFE" w:rsidRPr="00DE605E">
        <w:rPr>
          <w:b/>
          <w:szCs w:val="24"/>
          <w:lang w:val="es-MX"/>
        </w:rPr>
        <w:t xml:space="preserve">MODIFICACIÓN AL </w:t>
      </w:r>
      <w:r w:rsidR="00234174" w:rsidRPr="00DE605E">
        <w:rPr>
          <w:b/>
          <w:szCs w:val="24"/>
          <w:lang w:val="es-MX"/>
        </w:rPr>
        <w:t xml:space="preserve">PLAN DE TRABAJO). </w:t>
      </w:r>
      <w:r w:rsidR="00234174" w:rsidRPr="00DE605E">
        <w:rPr>
          <w:szCs w:val="24"/>
          <w:lang w:val="es-MX"/>
        </w:rPr>
        <w:t xml:space="preserve"> </w:t>
      </w:r>
      <w:r w:rsidR="00756CFE" w:rsidRPr="00DE605E">
        <w:rPr>
          <w:szCs w:val="24"/>
          <w:lang w:val="es-MX"/>
        </w:rPr>
        <w:t xml:space="preserve">Los plazos </w:t>
      </w:r>
      <w:r w:rsidR="00756CFE" w:rsidRPr="00F073C2">
        <w:rPr>
          <w:szCs w:val="24"/>
          <w:lang w:val="es-MX"/>
        </w:rPr>
        <w:t xml:space="preserve">establecidos en el </w:t>
      </w:r>
      <w:ins w:id="3653" w:author="Valeria Tapia" w:date="2026-09-25T16:53:00Z">
        <w:r w:rsidR="00C45DE3">
          <w:rPr>
            <w:szCs w:val="24"/>
            <w:lang w:val="es-MX"/>
          </w:rPr>
          <w:t>R-710</w:t>
        </w:r>
      </w:ins>
      <w:del w:id="3654" w:author="Valeria Tapia" w:date="2026-09-25T16:53:00Z">
        <w:r w:rsidR="00756CFE" w:rsidRPr="00F073C2" w:rsidDel="00C45DE3">
          <w:rPr>
            <w:szCs w:val="24"/>
            <w:lang w:val="es-MX"/>
          </w:rPr>
          <w:delText>Plan de Trabajo</w:delText>
        </w:r>
      </w:del>
      <w:r w:rsidR="00756CFE" w:rsidRPr="00F073C2">
        <w:rPr>
          <w:szCs w:val="24"/>
          <w:lang w:val="es-MX"/>
        </w:rPr>
        <w:t xml:space="preserve"> podrán ser modificados</w:t>
      </w:r>
      <w:del w:id="3655" w:author="Valeria Tapia" w:date="2026-09-25T16:57:00Z">
        <w:r w:rsidR="00756CFE" w:rsidRPr="00F073C2" w:rsidDel="00E8047E">
          <w:rPr>
            <w:szCs w:val="24"/>
            <w:lang w:val="es-MX"/>
          </w:rPr>
          <w:delText>,</w:delText>
        </w:r>
      </w:del>
      <w:r w:rsidR="00756CFE" w:rsidRPr="00F073C2">
        <w:rPr>
          <w:szCs w:val="24"/>
          <w:lang w:val="es-MX"/>
        </w:rPr>
        <w:t xml:space="preserve"> a requerimiento de la</w:t>
      </w:r>
      <w:del w:id="3656" w:author="Valeria Tapia" w:date="2026-09-25T17:01:00Z">
        <w:r w:rsidR="009D3211" w:rsidRPr="00DE605E" w:rsidDel="00E8047E">
          <w:rPr>
            <w:szCs w:val="24"/>
            <w:lang w:val="es-MX"/>
          </w:rPr>
          <w:delText>s</w:delText>
        </w:r>
      </w:del>
      <w:r w:rsidR="009D3211" w:rsidRPr="00DE605E">
        <w:rPr>
          <w:szCs w:val="24"/>
          <w:lang w:val="es-MX"/>
        </w:rPr>
        <w:t xml:space="preserve"> EPE</w:t>
      </w:r>
      <w:del w:id="3657" w:author="Valeria Tapia" w:date="2026-09-25T17:01:00Z">
        <w:r w:rsidR="009D3211" w:rsidRPr="00DE605E" w:rsidDel="00E8047E">
          <w:rPr>
            <w:szCs w:val="24"/>
            <w:lang w:val="es-MX"/>
          </w:rPr>
          <w:delText>s</w:delText>
        </w:r>
      </w:del>
      <w:r w:rsidR="00433769" w:rsidRPr="00DE605E">
        <w:rPr>
          <w:szCs w:val="24"/>
          <w:lang w:val="es-MX"/>
        </w:rPr>
        <w:t>,</w:t>
      </w:r>
      <w:r w:rsidR="009D3211" w:rsidRPr="00DE605E">
        <w:rPr>
          <w:szCs w:val="24"/>
          <w:lang w:val="es-MX"/>
        </w:rPr>
        <w:t xml:space="preserve"> </w:t>
      </w:r>
      <w:del w:id="3658" w:author="Valeria Tapia" w:date="2026-09-25T11:38:00Z">
        <w:r w:rsidR="009D3211" w:rsidRPr="00DE605E" w:rsidDel="00D06CD5">
          <w:rPr>
            <w:szCs w:val="24"/>
            <w:lang w:val="es-MX"/>
          </w:rPr>
          <w:delText xml:space="preserve">bajo su responsabilidad y </w:delText>
        </w:r>
      </w:del>
      <w:r w:rsidR="00756CFE" w:rsidRPr="00F073C2">
        <w:rPr>
          <w:szCs w:val="24"/>
          <w:lang w:val="es-MX"/>
        </w:rPr>
        <w:t>con la</w:t>
      </w:r>
      <w:r w:rsidR="00CD692E">
        <w:rPr>
          <w:szCs w:val="24"/>
          <w:lang w:val="es-MX"/>
        </w:rPr>
        <w:t xml:space="preserve"> debida justificación</w:t>
      </w:r>
      <w:ins w:id="3659" w:author="Valeria Tapia" w:date="2026-09-25T11:39:00Z">
        <w:r w:rsidR="00D06CD5">
          <w:rPr>
            <w:szCs w:val="24"/>
            <w:lang w:val="es-MX"/>
          </w:rPr>
          <w:t xml:space="preserve"> </w:t>
        </w:r>
        <w:r w:rsidR="00D06CD5" w:rsidRPr="001978CC">
          <w:rPr>
            <w:szCs w:val="24"/>
            <w:highlight w:val="cyan"/>
            <w:lang w:val="es-MX"/>
            <w:rPrChange w:id="3660" w:author="Valeria Tapia " w:date="2026-10-05T02:21:00Z">
              <w:rPr>
                <w:szCs w:val="24"/>
                <w:lang w:val="es-MX"/>
              </w:rPr>
            </w:rPrChange>
          </w:rPr>
          <w:t xml:space="preserve">establecidos en </w:t>
        </w:r>
      </w:ins>
      <w:del w:id="3661" w:author="Valeria Tapia" w:date="2026-09-25T11:39:00Z">
        <w:r w:rsidR="00CD692E" w:rsidRPr="001978CC" w:rsidDel="00D06CD5">
          <w:rPr>
            <w:szCs w:val="24"/>
            <w:highlight w:val="cyan"/>
            <w:lang w:val="es-MX"/>
            <w:rPrChange w:id="3662" w:author="Valeria Tapia " w:date="2026-10-05T02:21:00Z">
              <w:rPr>
                <w:szCs w:val="24"/>
                <w:lang w:val="es-MX"/>
              </w:rPr>
            </w:rPrChange>
          </w:rPr>
          <w:delText xml:space="preserve"> mediante </w:delText>
        </w:r>
      </w:del>
      <w:r w:rsidR="00CD692E" w:rsidRPr="001978CC">
        <w:rPr>
          <w:szCs w:val="24"/>
          <w:highlight w:val="cyan"/>
          <w:lang w:val="es-MX"/>
          <w:rPrChange w:id="3663" w:author="Valeria Tapia " w:date="2026-10-05T02:21:00Z">
            <w:rPr>
              <w:szCs w:val="24"/>
              <w:lang w:val="es-MX"/>
            </w:rPr>
          </w:rPrChange>
        </w:rPr>
        <w:t>n</w:t>
      </w:r>
      <w:r w:rsidR="00756CFE" w:rsidRPr="001978CC">
        <w:rPr>
          <w:szCs w:val="24"/>
          <w:highlight w:val="cyan"/>
          <w:lang w:val="es-MX"/>
          <w:rPrChange w:id="3664" w:author="Valeria Tapia " w:date="2026-10-05T02:21:00Z">
            <w:rPr>
              <w:szCs w:val="24"/>
              <w:lang w:val="es-MX"/>
            </w:rPr>
          </w:rPrChange>
        </w:rPr>
        <w:t>o</w:t>
      </w:r>
      <w:ins w:id="3665" w:author="Valeria Tapia" w:date="2026-09-25T11:38:00Z">
        <w:r w:rsidR="00D06CD5" w:rsidRPr="001978CC">
          <w:rPr>
            <w:szCs w:val="24"/>
            <w:highlight w:val="cyan"/>
            <w:lang w:val="es-MX"/>
            <w:rPrChange w:id="3666" w:author="Valeria Tapia " w:date="2026-10-05T02:21:00Z">
              <w:rPr>
                <w:szCs w:val="24"/>
                <w:lang w:val="es-MX"/>
              </w:rPr>
            </w:rPrChange>
          </w:rPr>
          <w:t>ta y/o</w:t>
        </w:r>
      </w:ins>
      <w:ins w:id="3667" w:author="Valeria Tapia" w:date="2026-09-25T11:39:00Z">
        <w:r w:rsidR="00D06CD5" w:rsidRPr="001978CC">
          <w:rPr>
            <w:szCs w:val="24"/>
            <w:highlight w:val="cyan"/>
            <w:lang w:val="es-MX"/>
            <w:rPrChange w:id="3668" w:author="Valeria Tapia " w:date="2026-10-05T02:21:00Z">
              <w:rPr>
                <w:szCs w:val="24"/>
                <w:lang w:val="es-MX"/>
              </w:rPr>
            </w:rPrChange>
          </w:rPr>
          <w:t xml:space="preserve"> Acta de Reunión</w:t>
        </w:r>
      </w:ins>
      <w:ins w:id="3669" w:author="Valeria Tapia" w:date="2026-09-25T16:57:00Z">
        <w:r w:rsidR="00E8047E" w:rsidRPr="001978CC">
          <w:rPr>
            <w:szCs w:val="24"/>
            <w:highlight w:val="cyan"/>
            <w:lang w:val="es-MX"/>
            <w:rPrChange w:id="3670" w:author="Valeria Tapia " w:date="2026-10-05T02:21:00Z">
              <w:rPr>
                <w:szCs w:val="24"/>
                <w:lang w:val="es-MX"/>
              </w:rPr>
            </w:rPrChange>
          </w:rPr>
          <w:t>. E</w:t>
        </w:r>
      </w:ins>
      <w:ins w:id="3671" w:author="Valeria Tapia" w:date="2026-09-25T16:53:00Z">
        <w:r w:rsidR="00C45DE3" w:rsidRPr="001978CC">
          <w:rPr>
            <w:szCs w:val="24"/>
            <w:highlight w:val="cyan"/>
            <w:lang w:val="es-MX"/>
            <w:rPrChange w:id="3672" w:author="Valeria Tapia " w:date="2026-10-05T02:21:00Z">
              <w:rPr>
                <w:szCs w:val="24"/>
                <w:lang w:val="es-MX"/>
              </w:rPr>
            </w:rPrChange>
          </w:rPr>
          <w:t xml:space="preserve">l nuevo R-710 </w:t>
        </w:r>
      </w:ins>
      <w:ins w:id="3673" w:author="Valeria Tapia" w:date="2026-09-25T16:58:00Z">
        <w:r w:rsidR="00E8047E" w:rsidRPr="001978CC">
          <w:rPr>
            <w:szCs w:val="24"/>
            <w:highlight w:val="cyan"/>
            <w:lang w:val="es-MX"/>
            <w:rPrChange w:id="3674" w:author="Valeria Tapia " w:date="2026-10-05T02:21:00Z">
              <w:rPr>
                <w:szCs w:val="24"/>
                <w:lang w:val="es-MX"/>
              </w:rPr>
            </w:rPrChange>
          </w:rPr>
          <w:t>deberá contener l</w:t>
        </w:r>
      </w:ins>
      <w:ins w:id="3675" w:author="Valeria Tapia" w:date="2026-09-25T17:00:00Z">
        <w:r w:rsidR="00E8047E" w:rsidRPr="001978CC">
          <w:rPr>
            <w:szCs w:val="24"/>
            <w:highlight w:val="cyan"/>
            <w:lang w:val="es-MX"/>
            <w:rPrChange w:id="3676" w:author="Valeria Tapia " w:date="2026-10-05T02:21:00Z">
              <w:rPr>
                <w:szCs w:val="24"/>
                <w:lang w:val="es-MX"/>
              </w:rPr>
            </w:rPrChange>
          </w:rPr>
          <w:t>os</w:t>
        </w:r>
      </w:ins>
      <w:ins w:id="3677" w:author="Valeria Tapia" w:date="2026-09-25T16:58:00Z">
        <w:r w:rsidR="00E8047E" w:rsidRPr="001978CC">
          <w:rPr>
            <w:szCs w:val="24"/>
            <w:highlight w:val="cyan"/>
            <w:lang w:val="es-MX"/>
            <w:rPrChange w:id="3678" w:author="Valeria Tapia " w:date="2026-10-05T02:21:00Z">
              <w:rPr>
                <w:szCs w:val="24"/>
                <w:lang w:val="es-MX"/>
              </w:rPr>
            </w:rPrChange>
          </w:rPr>
          <w:t xml:space="preserve"> ajuste</w:t>
        </w:r>
      </w:ins>
      <w:ins w:id="3679" w:author="Valeria Tapia" w:date="2026-09-25T17:00:00Z">
        <w:r w:rsidR="00E8047E" w:rsidRPr="001978CC">
          <w:rPr>
            <w:szCs w:val="24"/>
            <w:highlight w:val="cyan"/>
            <w:lang w:val="es-MX"/>
            <w:rPrChange w:id="3680" w:author="Valeria Tapia " w:date="2026-10-05T02:21:00Z">
              <w:rPr>
                <w:szCs w:val="24"/>
                <w:lang w:val="es-MX"/>
              </w:rPr>
            </w:rPrChange>
          </w:rPr>
          <w:t>s</w:t>
        </w:r>
      </w:ins>
      <w:ins w:id="3681" w:author="Valeria Tapia" w:date="2026-09-25T17:01:00Z">
        <w:r w:rsidR="00E8047E" w:rsidRPr="001978CC">
          <w:rPr>
            <w:szCs w:val="24"/>
            <w:highlight w:val="cyan"/>
            <w:lang w:val="es-MX"/>
            <w:rPrChange w:id="3682" w:author="Valeria Tapia " w:date="2026-10-05T02:21:00Z">
              <w:rPr>
                <w:szCs w:val="24"/>
                <w:lang w:val="es-MX"/>
              </w:rPr>
            </w:rPrChange>
          </w:rPr>
          <w:t xml:space="preserve"> </w:t>
        </w:r>
      </w:ins>
      <w:ins w:id="3683" w:author="Valeria Tapia" w:date="2026-09-25T17:00:00Z">
        <w:r w:rsidR="00E8047E" w:rsidRPr="001978CC">
          <w:rPr>
            <w:szCs w:val="24"/>
            <w:highlight w:val="cyan"/>
            <w:lang w:val="es-MX"/>
            <w:rPrChange w:id="3684" w:author="Valeria Tapia " w:date="2026-10-05T02:21:00Z">
              <w:rPr>
                <w:szCs w:val="24"/>
                <w:lang w:val="es-MX"/>
              </w:rPr>
            </w:rPrChange>
          </w:rPr>
          <w:t>en</w:t>
        </w:r>
      </w:ins>
      <w:ins w:id="3685" w:author="Valeria Tapia" w:date="2026-09-25T16:58:00Z">
        <w:r w:rsidR="00E8047E" w:rsidRPr="001978CC">
          <w:rPr>
            <w:szCs w:val="24"/>
            <w:highlight w:val="cyan"/>
            <w:lang w:val="es-MX"/>
            <w:rPrChange w:id="3686" w:author="Valeria Tapia " w:date="2026-10-05T02:21:00Z">
              <w:rPr>
                <w:szCs w:val="24"/>
                <w:lang w:val="es-MX"/>
              </w:rPr>
            </w:rPrChange>
          </w:rPr>
          <w:t xml:space="preserve"> </w:t>
        </w:r>
      </w:ins>
      <w:ins w:id="3687" w:author="Valeria Tapia" w:date="2026-09-25T16:53:00Z">
        <w:r w:rsidR="00E8047E" w:rsidRPr="001978CC">
          <w:rPr>
            <w:szCs w:val="24"/>
            <w:highlight w:val="cyan"/>
            <w:lang w:val="es-MX"/>
            <w:rPrChange w:id="3688" w:author="Valeria Tapia " w:date="2026-10-05T02:21:00Z">
              <w:rPr>
                <w:szCs w:val="24"/>
                <w:lang w:val="es-MX"/>
              </w:rPr>
            </w:rPrChange>
          </w:rPr>
          <w:t>los</w:t>
        </w:r>
      </w:ins>
      <w:ins w:id="3689" w:author="Valeria Tapia" w:date="2026-09-25T16:58:00Z">
        <w:r w:rsidR="00E8047E" w:rsidRPr="001978CC">
          <w:rPr>
            <w:szCs w:val="24"/>
            <w:highlight w:val="cyan"/>
            <w:lang w:val="es-MX"/>
            <w:rPrChange w:id="3690" w:author="Valeria Tapia " w:date="2026-10-05T02:21:00Z">
              <w:rPr>
                <w:szCs w:val="24"/>
                <w:lang w:val="es-MX"/>
              </w:rPr>
            </w:rPrChange>
          </w:rPr>
          <w:t xml:space="preserve"> plazos</w:t>
        </w:r>
      </w:ins>
      <w:del w:id="3691" w:author="Valeria Tapia" w:date="2026-09-25T11:38:00Z">
        <w:r w:rsidR="00756CFE" w:rsidRPr="001978CC" w:rsidDel="00D06CD5">
          <w:rPr>
            <w:szCs w:val="24"/>
            <w:highlight w:val="cyan"/>
            <w:lang w:val="es-MX"/>
            <w:rPrChange w:id="3692" w:author="Valeria Tapia " w:date="2026-10-05T02:21:00Z">
              <w:rPr>
                <w:szCs w:val="24"/>
                <w:lang w:val="es-MX"/>
              </w:rPr>
            </w:rPrChange>
          </w:rPr>
          <w:delText>ta</w:delText>
        </w:r>
        <w:r w:rsidR="009D3211" w:rsidRPr="001978CC" w:rsidDel="00D06CD5">
          <w:rPr>
            <w:szCs w:val="24"/>
            <w:highlight w:val="cyan"/>
            <w:lang w:val="es-MX"/>
            <w:rPrChange w:id="3693" w:author="Valeria Tapia " w:date="2026-10-05T02:21:00Z">
              <w:rPr>
                <w:szCs w:val="24"/>
                <w:lang w:val="es-MX"/>
              </w:rPr>
            </w:rPrChange>
          </w:rPr>
          <w:delText xml:space="preserve"> a la AN</w:delText>
        </w:r>
      </w:del>
      <w:r w:rsidR="00756CFE" w:rsidRPr="001978CC">
        <w:rPr>
          <w:szCs w:val="24"/>
          <w:highlight w:val="cyan"/>
          <w:lang w:val="es-MX"/>
          <w:rPrChange w:id="3694" w:author="Valeria Tapia " w:date="2026-10-05T02:21:00Z">
            <w:rPr>
              <w:szCs w:val="24"/>
              <w:lang w:val="es-MX"/>
            </w:rPr>
          </w:rPrChange>
        </w:rPr>
        <w:t>.</w:t>
      </w:r>
      <w:r w:rsidR="00756CFE" w:rsidRPr="00F073C2">
        <w:rPr>
          <w:szCs w:val="24"/>
          <w:lang w:val="es-MX"/>
        </w:rPr>
        <w:t xml:space="preserve"> </w:t>
      </w:r>
    </w:p>
    <w:p w14:paraId="354E3470" w14:textId="19B73AC8" w:rsidR="00600A69" w:rsidRPr="00F073C2" w:rsidRDefault="00600A69"/>
    <w:p w14:paraId="31E05F66" w14:textId="77777777" w:rsidR="007250D1" w:rsidRPr="00F073C2" w:rsidRDefault="007250D1" w:rsidP="007250D1">
      <w:pPr>
        <w:pStyle w:val="Ttulo1"/>
        <w:tabs>
          <w:tab w:val="clear" w:pos="851"/>
          <w:tab w:val="left" w:pos="709"/>
          <w:tab w:val="left" w:pos="993"/>
        </w:tabs>
        <w:rPr>
          <w:szCs w:val="24"/>
        </w:rPr>
      </w:pPr>
      <w:bookmarkStart w:id="3695" w:name="_Toc178012973"/>
      <w:bookmarkStart w:id="3696" w:name="_Toc197893815"/>
      <w:bookmarkStart w:id="3697" w:name="_Toc206684706"/>
      <w:r w:rsidRPr="00F073C2">
        <w:rPr>
          <w:szCs w:val="24"/>
        </w:rPr>
        <w:t>CAPÍTULO III</w:t>
      </w:r>
      <w:bookmarkEnd w:id="3695"/>
      <w:bookmarkEnd w:id="3696"/>
      <w:bookmarkEnd w:id="3697"/>
    </w:p>
    <w:p w14:paraId="07B88C0C" w14:textId="6169DB6E" w:rsidR="007250D1" w:rsidRPr="00F073C2" w:rsidRDefault="007250D1" w:rsidP="007250D1">
      <w:pPr>
        <w:pStyle w:val="Ttulo1"/>
        <w:tabs>
          <w:tab w:val="clear" w:pos="851"/>
          <w:tab w:val="left" w:pos="709"/>
          <w:tab w:val="left" w:pos="993"/>
        </w:tabs>
        <w:rPr>
          <w:b w:val="0"/>
          <w:szCs w:val="24"/>
        </w:rPr>
      </w:pPr>
      <w:bookmarkStart w:id="3698" w:name="_Toc178012974"/>
      <w:bookmarkStart w:id="3699" w:name="_Toc197893816"/>
      <w:bookmarkStart w:id="3700" w:name="_Toc206684707"/>
      <w:r w:rsidRPr="00F073C2">
        <w:rPr>
          <w:szCs w:val="24"/>
        </w:rPr>
        <w:t>OPTIMIZACIÓN DEL TRÁMITE</w:t>
      </w:r>
      <w:bookmarkEnd w:id="3698"/>
      <w:r w:rsidR="001D667B" w:rsidRPr="00F073C2">
        <w:rPr>
          <w:szCs w:val="24"/>
        </w:rPr>
        <w:t xml:space="preserve"> APCO</w:t>
      </w:r>
      <w:bookmarkEnd w:id="3699"/>
      <w:bookmarkEnd w:id="3700"/>
    </w:p>
    <w:p w14:paraId="4DE1607B" w14:textId="61C243B7" w:rsidR="007250D1" w:rsidRPr="00F073C2" w:rsidRDefault="007250D1" w:rsidP="007250D1">
      <w:pPr>
        <w:pStyle w:val="Prrafodelista"/>
        <w:ind w:left="1004"/>
        <w:rPr>
          <w:szCs w:val="24"/>
          <w:lang w:val="es-MX"/>
        </w:rPr>
      </w:pPr>
    </w:p>
    <w:p w14:paraId="51282D6B" w14:textId="452C9AFB" w:rsidR="00B71D22" w:rsidRPr="00B80D5D" w:rsidRDefault="00B71D22" w:rsidP="00AC5310">
      <w:pPr>
        <w:pStyle w:val="Ttulo5"/>
        <w:numPr>
          <w:ilvl w:val="0"/>
          <w:numId w:val="5"/>
        </w:numPr>
        <w:tabs>
          <w:tab w:val="left" w:pos="1701"/>
        </w:tabs>
        <w:ind w:left="0" w:firstLine="0"/>
        <w:rPr>
          <w:szCs w:val="24"/>
          <w:lang w:val="es-MX"/>
        </w:rPr>
      </w:pPr>
      <w:r w:rsidRPr="00F073C2">
        <w:rPr>
          <w:szCs w:val="24"/>
          <w:lang w:val="es-MX"/>
        </w:rPr>
        <w:t xml:space="preserve"> </w:t>
      </w:r>
      <w:r w:rsidRPr="00DE605E">
        <w:rPr>
          <w:b/>
          <w:szCs w:val="24"/>
          <w:lang w:val="es-MX"/>
        </w:rPr>
        <w:t>(OPTIMIZACIÓN DE</w:t>
      </w:r>
      <w:r w:rsidR="0099214B" w:rsidRPr="00F073C2">
        <w:rPr>
          <w:b/>
          <w:szCs w:val="24"/>
          <w:lang w:val="es-MX"/>
        </w:rPr>
        <w:t>L</w:t>
      </w:r>
      <w:r w:rsidRPr="00DE605E">
        <w:rPr>
          <w:b/>
          <w:szCs w:val="24"/>
          <w:lang w:val="es-MX"/>
        </w:rPr>
        <w:t xml:space="preserve"> TRÁMITE APCO)</w:t>
      </w:r>
      <w:r w:rsidRPr="00F073C2">
        <w:rPr>
          <w:szCs w:val="24"/>
          <w:lang w:val="es-MX"/>
        </w:rPr>
        <w:t xml:space="preserve">. </w:t>
      </w:r>
      <w:r w:rsidRPr="00AC5310">
        <w:rPr>
          <w:szCs w:val="24"/>
          <w:lang w:val="es-MX"/>
        </w:rPr>
        <w:t>Las EPEs en</w:t>
      </w:r>
      <w:r w:rsidRPr="00B80D5D">
        <w:rPr>
          <w:szCs w:val="24"/>
          <w:lang w:val="es-MX"/>
        </w:rPr>
        <w:t xml:space="preserve"> coordinación con la AN optimizarán el trámite APCO, conforme lo siguiente: </w:t>
      </w:r>
    </w:p>
    <w:p w14:paraId="0D6330D9" w14:textId="77777777" w:rsidR="00B71D22" w:rsidRPr="00F073C2" w:rsidRDefault="00B71D22" w:rsidP="00DE605E">
      <w:pPr>
        <w:rPr>
          <w:lang w:val="es-MX"/>
        </w:rPr>
      </w:pPr>
    </w:p>
    <w:p w14:paraId="0F9DA33B" w14:textId="668D77E7" w:rsidR="00C770AA" w:rsidRPr="001978CC" w:rsidRDefault="00C770AA">
      <w:pPr>
        <w:pStyle w:val="Prrafodelista"/>
        <w:numPr>
          <w:ilvl w:val="0"/>
          <w:numId w:val="97"/>
        </w:numPr>
        <w:ind w:left="709" w:hanging="426"/>
        <w:rPr>
          <w:ins w:id="3701" w:author="Valeria Tapia" w:date="2026-09-25T15:43:00Z"/>
          <w:highlight w:val="green"/>
          <w:lang w:val="es-MX"/>
          <w:rPrChange w:id="3702" w:author="Valeria Tapia " w:date="2026-10-05T02:22:00Z">
            <w:rPr>
              <w:ins w:id="3703" w:author="Valeria Tapia" w:date="2026-09-25T15:43:00Z"/>
              <w:lang w:val="es-MX"/>
            </w:rPr>
          </w:rPrChange>
        </w:rPr>
        <w:pPrChange w:id="3704" w:author="Valeria Tapia" w:date="2026-09-25T12:41:00Z">
          <w:pPr>
            <w:pStyle w:val="Prrafodelista"/>
            <w:numPr>
              <w:numId w:val="97"/>
            </w:numPr>
            <w:ind w:left="1440" w:hanging="720"/>
          </w:pPr>
        </w:pPrChange>
      </w:pPr>
      <w:ins w:id="3705" w:author="Valeria Tapia" w:date="2026-09-25T15:43:00Z">
        <w:r w:rsidRPr="001978CC">
          <w:rPr>
            <w:highlight w:val="green"/>
            <w:lang w:val="es-MX"/>
            <w:rPrChange w:id="3706" w:author="Valeria Tapia " w:date="2026-10-05T02:22:00Z">
              <w:rPr>
                <w:lang w:val="es-MX"/>
              </w:rPr>
            </w:rPrChange>
          </w:rPr>
          <w:t>Emisión del APCO Digital</w:t>
        </w:r>
      </w:ins>
    </w:p>
    <w:p w14:paraId="17EA02CB" w14:textId="77777777" w:rsidR="0070047C" w:rsidRPr="001978CC" w:rsidRDefault="00B71D22">
      <w:pPr>
        <w:pStyle w:val="Prrafodelista"/>
        <w:numPr>
          <w:ilvl w:val="0"/>
          <w:numId w:val="97"/>
        </w:numPr>
        <w:ind w:left="709" w:hanging="426"/>
        <w:rPr>
          <w:ins w:id="3707" w:author="Valeria Tapia" w:date="2026-09-25T15:30:00Z"/>
          <w:highlight w:val="green"/>
          <w:lang w:val="es-MX"/>
          <w:rPrChange w:id="3708" w:author="Valeria Tapia " w:date="2026-10-05T02:22:00Z">
            <w:rPr>
              <w:ins w:id="3709" w:author="Valeria Tapia" w:date="2026-09-25T15:30:00Z"/>
              <w:lang w:val="es-MX"/>
            </w:rPr>
          </w:rPrChange>
        </w:rPr>
        <w:pPrChange w:id="3710" w:author="Valeria Tapia" w:date="2026-09-25T12:41:00Z">
          <w:pPr>
            <w:pStyle w:val="Prrafodelista"/>
            <w:numPr>
              <w:numId w:val="97"/>
            </w:numPr>
            <w:ind w:left="1440" w:hanging="720"/>
          </w:pPr>
        </w:pPrChange>
      </w:pPr>
      <w:r w:rsidRPr="001978CC">
        <w:rPr>
          <w:highlight w:val="green"/>
          <w:lang w:val="es-MX"/>
          <w:rPrChange w:id="3711" w:author="Valeria Tapia " w:date="2026-10-05T02:22:00Z">
            <w:rPr>
              <w:lang w:val="es-MX"/>
            </w:rPr>
          </w:rPrChange>
        </w:rPr>
        <w:t xml:space="preserve">Simplificación </w:t>
      </w:r>
      <w:del w:id="3712" w:author="Valeria Tapia" w:date="2026-09-25T15:30:00Z">
        <w:r w:rsidRPr="001978CC" w:rsidDel="0070047C">
          <w:rPr>
            <w:highlight w:val="green"/>
            <w:lang w:val="es-MX"/>
            <w:rPrChange w:id="3713" w:author="Valeria Tapia " w:date="2026-10-05T02:22:00Z">
              <w:rPr>
                <w:lang w:val="es-MX"/>
              </w:rPr>
            </w:rPrChange>
          </w:rPr>
          <w:delText xml:space="preserve">y </w:delText>
        </w:r>
        <w:r w:rsidR="00AB53C2" w:rsidRPr="001978CC" w:rsidDel="0070047C">
          <w:rPr>
            <w:highlight w:val="green"/>
            <w:lang w:val="es-MX"/>
            <w:rPrChange w:id="3714" w:author="Valeria Tapia " w:date="2026-10-05T02:22:00Z">
              <w:rPr>
                <w:lang w:val="es-MX"/>
              </w:rPr>
            </w:rPrChange>
          </w:rPr>
          <w:delText>automatización</w:delText>
        </w:r>
        <w:r w:rsidRPr="001978CC" w:rsidDel="0070047C">
          <w:rPr>
            <w:highlight w:val="green"/>
            <w:lang w:val="es-MX"/>
            <w:rPrChange w:id="3715" w:author="Valeria Tapia " w:date="2026-10-05T02:22:00Z">
              <w:rPr>
                <w:lang w:val="es-MX"/>
              </w:rPr>
            </w:rPrChange>
          </w:rPr>
          <w:delText xml:space="preserve"> </w:delText>
        </w:r>
      </w:del>
      <w:r w:rsidRPr="001978CC">
        <w:rPr>
          <w:highlight w:val="green"/>
          <w:lang w:val="es-MX"/>
          <w:rPrChange w:id="3716" w:author="Valeria Tapia " w:date="2026-10-05T02:22:00Z">
            <w:rPr>
              <w:lang w:val="es-MX"/>
            </w:rPr>
          </w:rPrChange>
        </w:rPr>
        <w:t>del</w:t>
      </w:r>
      <w:r w:rsidR="00AB53C2" w:rsidRPr="001978CC">
        <w:rPr>
          <w:highlight w:val="green"/>
          <w:lang w:val="es-MX"/>
          <w:rPrChange w:id="3717" w:author="Valeria Tapia " w:date="2026-10-05T02:22:00Z">
            <w:rPr>
              <w:lang w:val="es-MX"/>
            </w:rPr>
          </w:rPrChange>
        </w:rPr>
        <w:t xml:space="preserve"> proceso</w:t>
      </w:r>
      <w:del w:id="3718" w:author="Valeria Tapia" w:date="2026-09-25T12:35:00Z">
        <w:r w:rsidR="00AB53C2" w:rsidRPr="001978CC" w:rsidDel="005C4297">
          <w:rPr>
            <w:highlight w:val="green"/>
            <w:lang w:val="es-MX"/>
            <w:rPrChange w:id="3719" w:author="Valeria Tapia " w:date="2026-10-05T02:22:00Z">
              <w:rPr>
                <w:lang w:val="es-MX"/>
              </w:rPr>
            </w:rPrChange>
          </w:rPr>
          <w:delText xml:space="preserve"> para el</w:delText>
        </w:r>
        <w:r w:rsidRPr="001978CC" w:rsidDel="005C4297">
          <w:rPr>
            <w:highlight w:val="green"/>
            <w:lang w:val="es-MX"/>
            <w:rPrChange w:id="3720" w:author="Valeria Tapia " w:date="2026-10-05T02:22:00Z">
              <w:rPr>
                <w:lang w:val="es-MX"/>
              </w:rPr>
            </w:rPrChange>
          </w:rPr>
          <w:delText xml:space="preserve"> </w:delText>
        </w:r>
        <w:r w:rsidR="00AB53C2" w:rsidRPr="001978CC" w:rsidDel="005C4297">
          <w:rPr>
            <w:highlight w:val="green"/>
            <w:lang w:val="es-MX"/>
            <w:rPrChange w:id="3721" w:author="Valeria Tapia " w:date="2026-10-05T02:22:00Z">
              <w:rPr>
                <w:lang w:val="es-MX"/>
              </w:rPr>
            </w:rPrChange>
          </w:rPr>
          <w:delText>trámite APCO</w:delText>
        </w:r>
      </w:del>
      <w:r w:rsidR="00AB53C2" w:rsidRPr="001978CC">
        <w:rPr>
          <w:highlight w:val="green"/>
          <w:lang w:val="es-MX"/>
          <w:rPrChange w:id="3722" w:author="Valeria Tapia " w:date="2026-10-05T02:22:00Z">
            <w:rPr>
              <w:lang w:val="es-MX"/>
            </w:rPr>
          </w:rPrChange>
        </w:rPr>
        <w:t>,</w:t>
      </w:r>
      <w:ins w:id="3723" w:author="Valeria Tapia" w:date="2026-09-25T12:31:00Z">
        <w:r w:rsidR="005C4297" w:rsidRPr="001978CC">
          <w:rPr>
            <w:highlight w:val="green"/>
            <w:lang w:val="es-MX"/>
            <w:rPrChange w:id="3724" w:author="Valeria Tapia " w:date="2026-10-05T02:22:00Z">
              <w:rPr>
                <w:lang w:val="es-MX"/>
              </w:rPr>
            </w:rPrChange>
          </w:rPr>
          <w:t xml:space="preserve"> considerando la </w:t>
        </w:r>
      </w:ins>
      <w:ins w:id="3725" w:author="Valeria Tapia" w:date="2026-09-25T12:36:00Z">
        <w:r w:rsidR="005C4297" w:rsidRPr="001978CC">
          <w:rPr>
            <w:highlight w:val="green"/>
            <w:lang w:val="es-MX"/>
            <w:rPrChange w:id="3726" w:author="Valeria Tapia " w:date="2026-10-05T02:22:00Z">
              <w:rPr>
                <w:lang w:val="es-MX"/>
              </w:rPr>
            </w:rPrChange>
          </w:rPr>
          <w:t xml:space="preserve">eliminación de trámites presenciales, </w:t>
        </w:r>
      </w:ins>
      <w:ins w:id="3727" w:author="Valeria Tapia" w:date="2026-09-25T12:35:00Z">
        <w:r w:rsidR="005C4297" w:rsidRPr="001978CC">
          <w:rPr>
            <w:highlight w:val="green"/>
            <w:lang w:val="es-MX"/>
            <w:rPrChange w:id="3728" w:author="Valeria Tapia " w:date="2026-10-05T02:22:00Z">
              <w:rPr>
                <w:lang w:val="es-MX"/>
              </w:rPr>
            </w:rPrChange>
          </w:rPr>
          <w:t>reducción</w:t>
        </w:r>
      </w:ins>
      <w:ins w:id="3729" w:author="Valeria Tapia" w:date="2026-09-25T12:31:00Z">
        <w:r w:rsidR="005C4297" w:rsidRPr="001978CC">
          <w:rPr>
            <w:highlight w:val="green"/>
            <w:lang w:val="es-MX"/>
            <w:rPrChange w:id="3730" w:author="Valeria Tapia " w:date="2026-10-05T02:22:00Z">
              <w:rPr>
                <w:lang w:val="es-MX"/>
              </w:rPr>
            </w:rPrChange>
          </w:rPr>
          <w:t xml:space="preserve"> de requisitos</w:t>
        </w:r>
      </w:ins>
      <w:ins w:id="3731" w:author="Valeria Tapia" w:date="2026-09-25T15:28:00Z">
        <w:r w:rsidR="0070047C" w:rsidRPr="001978CC">
          <w:rPr>
            <w:highlight w:val="green"/>
            <w:lang w:val="es-MX"/>
            <w:rPrChange w:id="3732" w:author="Valeria Tapia " w:date="2026-10-05T02:22:00Z">
              <w:rPr>
                <w:lang w:val="es-MX"/>
              </w:rPr>
            </w:rPrChange>
          </w:rPr>
          <w:t xml:space="preserve">, </w:t>
        </w:r>
      </w:ins>
      <w:ins w:id="3733" w:author="Valeria Tapia" w:date="2026-09-25T12:35:00Z">
        <w:r w:rsidR="005C4297" w:rsidRPr="001978CC">
          <w:rPr>
            <w:highlight w:val="green"/>
            <w:lang w:val="es-MX"/>
            <w:rPrChange w:id="3734" w:author="Valeria Tapia " w:date="2026-10-05T02:22:00Z">
              <w:rPr>
                <w:lang w:val="es-MX"/>
              </w:rPr>
            </w:rPrChange>
          </w:rPr>
          <w:t>pasos</w:t>
        </w:r>
      </w:ins>
      <w:ins w:id="3735" w:author="Valeria Tapia" w:date="2026-09-25T15:28:00Z">
        <w:r w:rsidR="0070047C" w:rsidRPr="001978CC">
          <w:rPr>
            <w:highlight w:val="green"/>
            <w:lang w:val="es-MX"/>
            <w:rPrChange w:id="3736" w:author="Valeria Tapia " w:date="2026-10-05T02:22:00Z">
              <w:rPr>
                <w:lang w:val="es-MX"/>
              </w:rPr>
            </w:rPrChange>
          </w:rPr>
          <w:t xml:space="preserve"> y tiempos de emisión</w:t>
        </w:r>
      </w:ins>
      <w:ins w:id="3737" w:author="Valeria Tapia" w:date="2026-09-25T12:35:00Z">
        <w:r w:rsidR="005C4297" w:rsidRPr="001978CC">
          <w:rPr>
            <w:highlight w:val="green"/>
            <w:lang w:val="es-MX"/>
            <w:rPrChange w:id="3738" w:author="Valeria Tapia " w:date="2026-10-05T02:22:00Z">
              <w:rPr>
                <w:lang w:val="es-MX"/>
              </w:rPr>
            </w:rPrChange>
          </w:rPr>
          <w:t>, eliminaci</w:t>
        </w:r>
      </w:ins>
      <w:ins w:id="3739" w:author="Valeria Tapia" w:date="2026-09-25T12:36:00Z">
        <w:r w:rsidR="005C4297" w:rsidRPr="001978CC">
          <w:rPr>
            <w:highlight w:val="green"/>
            <w:lang w:val="es-MX"/>
            <w:rPrChange w:id="3740" w:author="Valeria Tapia " w:date="2026-10-05T02:22:00Z">
              <w:rPr>
                <w:lang w:val="es-MX"/>
              </w:rPr>
            </w:rPrChange>
          </w:rPr>
          <w:t>ón del uso de papel, implementación de la pasarela de pagos, firma digital,</w:t>
        </w:r>
      </w:ins>
      <w:ins w:id="3741" w:author="Valeria Tapia" w:date="2026-09-25T12:37:00Z">
        <w:r w:rsidR="005C4297" w:rsidRPr="001978CC">
          <w:rPr>
            <w:highlight w:val="green"/>
            <w:lang w:val="es-MX"/>
            <w:rPrChange w:id="3742" w:author="Valeria Tapia " w:date="2026-10-05T02:22:00Z">
              <w:rPr>
                <w:lang w:val="es-MX"/>
              </w:rPr>
            </w:rPrChange>
          </w:rPr>
          <w:t xml:space="preserve"> </w:t>
        </w:r>
        <w:r w:rsidR="005C4297" w:rsidRPr="001978CC">
          <w:rPr>
            <w:highlight w:val="green"/>
            <w:lang w:val="es-MX"/>
            <w:rPrChange w:id="3743" w:author="Valeria Tapia " w:date="2026-10-05T02:22:00Z">
              <w:rPr>
                <w:lang w:val="es-MX"/>
              </w:rPr>
            </w:rPrChange>
          </w:rPr>
          <w:lastRenderedPageBreak/>
          <w:t>ciudadanía digital</w:t>
        </w:r>
      </w:ins>
      <w:ins w:id="3744" w:author="Valeria Tapia" w:date="2026-09-25T12:36:00Z">
        <w:r w:rsidR="005C4297" w:rsidRPr="001978CC">
          <w:rPr>
            <w:highlight w:val="green"/>
            <w:lang w:val="es-MX"/>
            <w:rPrChange w:id="3745" w:author="Valeria Tapia " w:date="2026-10-05T02:22:00Z">
              <w:rPr>
                <w:lang w:val="es-MX"/>
              </w:rPr>
            </w:rPrChange>
          </w:rPr>
          <w:t xml:space="preserve"> y facturaci</w:t>
        </w:r>
      </w:ins>
      <w:ins w:id="3746" w:author="Valeria Tapia" w:date="2026-09-25T12:37:00Z">
        <w:r w:rsidR="005C4297" w:rsidRPr="001978CC">
          <w:rPr>
            <w:highlight w:val="green"/>
            <w:lang w:val="es-MX"/>
            <w:rPrChange w:id="3747" w:author="Valeria Tapia " w:date="2026-10-05T02:22:00Z">
              <w:rPr>
                <w:lang w:val="es-MX"/>
              </w:rPr>
            </w:rPrChange>
          </w:rPr>
          <w:t>ón electrónica, interoperabilidad de información y/o documentos, trazabilidad del trámite, entre otros.</w:t>
        </w:r>
      </w:ins>
      <w:ins w:id="3748" w:author="Valeria Tapia" w:date="2026-09-25T12:32:00Z">
        <w:r w:rsidR="005C4297" w:rsidRPr="001978CC">
          <w:rPr>
            <w:highlight w:val="green"/>
            <w:lang w:val="es-MX"/>
            <w:rPrChange w:id="3749" w:author="Valeria Tapia " w:date="2026-10-05T02:22:00Z">
              <w:rPr>
                <w:lang w:val="es-MX"/>
              </w:rPr>
            </w:rPrChange>
          </w:rPr>
          <w:t xml:space="preserve"> </w:t>
        </w:r>
      </w:ins>
      <w:ins w:id="3750" w:author="Valeria Tapia" w:date="2026-09-25T12:31:00Z">
        <w:r w:rsidR="005C4297" w:rsidRPr="001978CC">
          <w:rPr>
            <w:highlight w:val="green"/>
            <w:lang w:val="es-MX"/>
            <w:rPrChange w:id="3751" w:author="Valeria Tapia " w:date="2026-10-05T02:22:00Z">
              <w:rPr>
                <w:lang w:val="es-MX"/>
              </w:rPr>
            </w:rPrChange>
          </w:rPr>
          <w:t xml:space="preserve"> </w:t>
        </w:r>
      </w:ins>
    </w:p>
    <w:p w14:paraId="01712E8C" w14:textId="24BBD9E4" w:rsidR="00EA7B25" w:rsidRPr="001978CC" w:rsidRDefault="0070047C">
      <w:pPr>
        <w:pStyle w:val="Prrafodelista"/>
        <w:numPr>
          <w:ilvl w:val="0"/>
          <w:numId w:val="97"/>
        </w:numPr>
        <w:ind w:left="709" w:hanging="426"/>
        <w:rPr>
          <w:ins w:id="3752" w:author="Valeria Tapia" w:date="2026-09-25T12:41:00Z"/>
          <w:highlight w:val="green"/>
          <w:lang w:val="es-MX"/>
          <w:rPrChange w:id="3753" w:author="Valeria Tapia " w:date="2026-10-05T02:22:00Z">
            <w:rPr>
              <w:ins w:id="3754" w:author="Valeria Tapia" w:date="2026-09-25T12:41:00Z"/>
              <w:lang w:val="es-MX"/>
            </w:rPr>
          </w:rPrChange>
        </w:rPr>
        <w:pPrChange w:id="3755" w:author="Valeria Tapia" w:date="2026-09-25T12:41:00Z">
          <w:pPr>
            <w:pStyle w:val="Prrafodelista"/>
            <w:numPr>
              <w:numId w:val="97"/>
            </w:numPr>
            <w:ind w:left="1440" w:hanging="720"/>
          </w:pPr>
        </w:pPrChange>
      </w:pPr>
      <w:ins w:id="3756" w:author="Valeria Tapia" w:date="2026-09-25T15:30:00Z">
        <w:r w:rsidRPr="001978CC">
          <w:rPr>
            <w:highlight w:val="green"/>
            <w:lang w:val="es-MX"/>
            <w:rPrChange w:id="3757" w:author="Valeria Tapia " w:date="2026-10-05T02:22:00Z">
              <w:rPr>
                <w:lang w:val="es-MX"/>
              </w:rPr>
            </w:rPrChange>
          </w:rPr>
          <w:t>Automatización</w:t>
        </w:r>
      </w:ins>
      <w:r w:rsidR="00AB53C2" w:rsidRPr="001978CC">
        <w:rPr>
          <w:highlight w:val="green"/>
          <w:lang w:val="es-MX"/>
          <w:rPrChange w:id="3758" w:author="Valeria Tapia " w:date="2026-10-05T02:22:00Z">
            <w:rPr>
              <w:lang w:val="es-MX"/>
            </w:rPr>
          </w:rPrChange>
        </w:rPr>
        <w:t xml:space="preserve"> </w:t>
      </w:r>
      <w:ins w:id="3759" w:author="Valeria Tapia" w:date="2026-09-25T15:30:00Z">
        <w:r w:rsidRPr="001978CC">
          <w:rPr>
            <w:highlight w:val="green"/>
            <w:lang w:val="es-MX"/>
            <w:rPrChange w:id="3760" w:author="Valeria Tapia " w:date="2026-10-05T02:22:00Z">
              <w:rPr>
                <w:lang w:val="es-MX"/>
              </w:rPr>
            </w:rPrChange>
          </w:rPr>
          <w:t>del proceso, en caso de que las EPEs no cuenten con un sistema para procesar el trámite, la AN proporcionará un Módulo Informático Estándar</w:t>
        </w:r>
      </w:ins>
    </w:p>
    <w:p w14:paraId="3155B98B" w14:textId="5A572495" w:rsidR="00B71D22" w:rsidRPr="001978CC" w:rsidRDefault="00AB53C2" w:rsidP="00AC5310">
      <w:pPr>
        <w:pStyle w:val="Prrafodelista"/>
        <w:numPr>
          <w:ilvl w:val="0"/>
          <w:numId w:val="97"/>
        </w:numPr>
        <w:ind w:left="709" w:hanging="426"/>
        <w:rPr>
          <w:highlight w:val="green"/>
          <w:lang w:val="es-MX"/>
          <w:rPrChange w:id="3761" w:author="Valeria Tapia " w:date="2026-10-05T02:22:00Z">
            <w:rPr>
              <w:lang w:val="es-MX"/>
            </w:rPr>
          </w:rPrChange>
        </w:rPr>
      </w:pPr>
      <w:del w:id="3762" w:author="Valeria Tapia" w:date="2026-09-25T12:38:00Z">
        <w:r w:rsidRPr="001978CC" w:rsidDel="005C4297">
          <w:rPr>
            <w:highlight w:val="green"/>
            <w:lang w:val="es-MX"/>
            <w:rPrChange w:id="3763" w:author="Valeria Tapia " w:date="2026-10-05T02:22:00Z">
              <w:rPr>
                <w:lang w:val="es-MX"/>
              </w:rPr>
            </w:rPrChange>
          </w:rPr>
          <w:delText>e</w:delText>
        </w:r>
      </w:del>
      <w:del w:id="3764" w:author="Valeria Tapia" w:date="2026-09-25T15:30:00Z">
        <w:r w:rsidR="00B71D22" w:rsidRPr="001978CC" w:rsidDel="0070047C">
          <w:rPr>
            <w:highlight w:val="green"/>
            <w:lang w:val="es-MX"/>
            <w:rPrChange w:id="3765" w:author="Valeria Tapia " w:date="2026-10-05T02:22:00Z">
              <w:rPr>
                <w:lang w:val="es-MX"/>
              </w:rPr>
            </w:rPrChange>
          </w:rPr>
          <w:delText xml:space="preserve">n caso de que las EPEs no cuenten con un sistema para procesar el trámite, </w:delText>
        </w:r>
        <w:r w:rsidR="004C3DF4" w:rsidRPr="001978CC" w:rsidDel="0070047C">
          <w:rPr>
            <w:highlight w:val="green"/>
            <w:lang w:val="es-MX"/>
            <w:rPrChange w:id="3766" w:author="Valeria Tapia " w:date="2026-10-05T02:22:00Z">
              <w:rPr>
                <w:lang w:val="es-MX"/>
              </w:rPr>
            </w:rPrChange>
          </w:rPr>
          <w:delText xml:space="preserve">la AN proporcionará un </w:delText>
        </w:r>
        <w:r w:rsidR="00B71D22" w:rsidRPr="001978CC" w:rsidDel="0070047C">
          <w:rPr>
            <w:highlight w:val="green"/>
            <w:lang w:val="es-MX"/>
            <w:rPrChange w:id="3767" w:author="Valeria Tapia " w:date="2026-10-05T02:22:00Z">
              <w:rPr>
                <w:lang w:val="es-MX"/>
              </w:rPr>
            </w:rPrChange>
          </w:rPr>
          <w:delText xml:space="preserve">Módulo Informático </w:delText>
        </w:r>
        <w:r w:rsidR="004C3DF4" w:rsidRPr="001978CC" w:rsidDel="0070047C">
          <w:rPr>
            <w:highlight w:val="green"/>
            <w:lang w:val="es-MX"/>
            <w:rPrChange w:id="3768" w:author="Valeria Tapia " w:date="2026-10-05T02:22:00Z">
              <w:rPr>
                <w:lang w:val="es-MX"/>
              </w:rPr>
            </w:rPrChange>
          </w:rPr>
          <w:delText>Estándar</w:delText>
        </w:r>
      </w:del>
      <w:del w:id="3769" w:author="Valeria Tapia" w:date="2026-09-25T12:38:00Z">
        <w:r w:rsidR="00B71D22" w:rsidRPr="001978CC" w:rsidDel="005C4297">
          <w:rPr>
            <w:highlight w:val="green"/>
            <w:lang w:val="es-MX"/>
            <w:rPrChange w:id="3770" w:author="Valeria Tapia " w:date="2026-10-05T02:22:00Z">
              <w:rPr>
                <w:lang w:val="es-MX"/>
              </w:rPr>
            </w:rPrChange>
          </w:rPr>
          <w:delText xml:space="preserve"> para su implementación en la VUCE</w:delText>
        </w:r>
      </w:del>
      <w:del w:id="3771" w:author="Valeria Tapia" w:date="2026-09-25T15:30:00Z">
        <w:r w:rsidR="00B71D22" w:rsidRPr="001978CC" w:rsidDel="0070047C">
          <w:rPr>
            <w:highlight w:val="green"/>
            <w:lang w:val="es-MX"/>
            <w:rPrChange w:id="3772" w:author="Valeria Tapia " w:date="2026-10-05T02:22:00Z">
              <w:rPr>
                <w:lang w:val="es-MX"/>
              </w:rPr>
            </w:rPrChange>
          </w:rPr>
          <w:delText xml:space="preserve">, </w:delText>
        </w:r>
      </w:del>
      <w:del w:id="3773" w:author="Valeria Tapia" w:date="2026-09-25T15:32:00Z">
        <w:r w:rsidR="00B71D22" w:rsidRPr="001978CC" w:rsidDel="0070047C">
          <w:rPr>
            <w:highlight w:val="green"/>
            <w:lang w:val="es-MX"/>
            <w:rPrChange w:id="3774" w:author="Valeria Tapia " w:date="2026-10-05T02:22:00Z">
              <w:rPr>
                <w:lang w:val="es-MX"/>
              </w:rPr>
            </w:rPrChange>
          </w:rPr>
          <w:delText xml:space="preserve">teniendo en cuenta </w:delText>
        </w:r>
      </w:del>
      <w:ins w:id="3775" w:author="Valeria Tapia" w:date="2026-09-25T15:34:00Z">
        <w:r w:rsidR="00BB754F" w:rsidRPr="001978CC">
          <w:rPr>
            <w:highlight w:val="green"/>
            <w:lang w:val="es-MX"/>
            <w:rPrChange w:id="3776" w:author="Valeria Tapia " w:date="2026-10-05T02:22:00Z">
              <w:rPr>
                <w:lang w:val="es-MX"/>
              </w:rPr>
            </w:rPrChange>
          </w:rPr>
          <w:t>Identificación de</w:t>
        </w:r>
      </w:ins>
      <w:ins w:id="3777" w:author="Valeria Tapia" w:date="2026-09-25T15:37:00Z">
        <w:r w:rsidR="00C770AA" w:rsidRPr="001978CC">
          <w:rPr>
            <w:highlight w:val="green"/>
            <w:lang w:val="es-MX"/>
            <w:rPrChange w:id="3778" w:author="Valeria Tapia " w:date="2026-10-05T02:22:00Z">
              <w:rPr>
                <w:lang w:val="es-MX"/>
              </w:rPr>
            </w:rPrChange>
          </w:rPr>
          <w:t xml:space="preserve"> las actividades y </w:t>
        </w:r>
      </w:ins>
      <w:ins w:id="3779" w:author="Valeria Tapia" w:date="2026-09-25T15:34:00Z">
        <w:r w:rsidR="0070047C" w:rsidRPr="001978CC">
          <w:rPr>
            <w:highlight w:val="green"/>
            <w:lang w:val="es-MX"/>
            <w:rPrChange w:id="3780" w:author="Valeria Tapia " w:date="2026-10-05T02:22:00Z">
              <w:rPr>
                <w:lang w:val="es-MX"/>
              </w:rPr>
            </w:rPrChange>
          </w:rPr>
          <w:t>todos los proceso</w:t>
        </w:r>
        <w:r w:rsidR="00BB754F" w:rsidRPr="001978CC">
          <w:rPr>
            <w:highlight w:val="green"/>
            <w:lang w:val="es-MX"/>
            <w:rPrChange w:id="3781" w:author="Valeria Tapia " w:date="2026-10-05T02:22:00Z">
              <w:rPr>
                <w:lang w:val="es-MX"/>
              </w:rPr>
            </w:rPrChange>
          </w:rPr>
          <w:t>s</w:t>
        </w:r>
        <w:r w:rsidR="00C770AA" w:rsidRPr="001978CC">
          <w:rPr>
            <w:highlight w:val="green"/>
            <w:lang w:val="es-MX"/>
            <w:rPrChange w:id="3782" w:author="Valeria Tapia " w:date="2026-10-05T02:22:00Z">
              <w:rPr>
                <w:lang w:val="es-MX"/>
              </w:rPr>
            </w:rPrChange>
          </w:rPr>
          <w:t xml:space="preserve"> </w:t>
        </w:r>
      </w:ins>
      <w:ins w:id="3783" w:author="Valeria Tapia" w:date="2026-09-25T15:37:00Z">
        <w:r w:rsidR="00C770AA" w:rsidRPr="001978CC">
          <w:rPr>
            <w:highlight w:val="green"/>
            <w:lang w:val="es-MX"/>
            <w:rPrChange w:id="3784" w:author="Valeria Tapia " w:date="2026-10-05T02:22:00Z">
              <w:rPr>
                <w:lang w:val="es-MX"/>
              </w:rPr>
            </w:rPrChange>
          </w:rPr>
          <w:t>para la obtención del</w:t>
        </w:r>
      </w:ins>
      <w:ins w:id="3785" w:author="Valeria Tapia" w:date="2026-09-25T15:34:00Z">
        <w:r w:rsidR="0070047C" w:rsidRPr="001978CC">
          <w:rPr>
            <w:highlight w:val="green"/>
            <w:lang w:val="es-MX"/>
            <w:rPrChange w:id="3786" w:author="Valeria Tapia " w:date="2026-10-05T02:22:00Z">
              <w:rPr>
                <w:lang w:val="es-MX"/>
              </w:rPr>
            </w:rPrChange>
          </w:rPr>
          <w:t xml:space="preserve"> trámite</w:t>
        </w:r>
      </w:ins>
      <w:ins w:id="3787" w:author="Valeria Tapia" w:date="2026-09-25T15:37:00Z">
        <w:r w:rsidR="00C770AA" w:rsidRPr="001978CC">
          <w:rPr>
            <w:highlight w:val="green"/>
            <w:lang w:val="es-MX"/>
            <w:rPrChange w:id="3788" w:author="Valeria Tapia " w:date="2026-10-05T02:22:00Z">
              <w:rPr>
                <w:lang w:val="es-MX"/>
              </w:rPr>
            </w:rPrChange>
          </w:rPr>
          <w:t xml:space="preserve"> </w:t>
        </w:r>
      </w:ins>
      <w:ins w:id="3789" w:author="Valeria Tapia" w:date="2026-09-25T15:34:00Z">
        <w:r w:rsidR="0070047C" w:rsidRPr="001978CC">
          <w:rPr>
            <w:highlight w:val="green"/>
            <w:lang w:val="es-MX"/>
            <w:rPrChange w:id="3790" w:author="Valeria Tapia " w:date="2026-10-05T02:22:00Z">
              <w:rPr>
                <w:lang w:val="es-MX"/>
              </w:rPr>
            </w:rPrChange>
          </w:rPr>
          <w:t xml:space="preserve"> </w:t>
        </w:r>
      </w:ins>
      <w:ins w:id="3791" w:author="Valeria Tapia" w:date="2026-09-25T15:38:00Z">
        <w:r w:rsidR="00C770AA" w:rsidRPr="001978CC">
          <w:rPr>
            <w:highlight w:val="green"/>
            <w:lang w:val="es-MX"/>
            <w:rPrChange w:id="3792" w:author="Valeria Tapia " w:date="2026-10-05T02:22:00Z">
              <w:rPr>
                <w:lang w:val="es-MX"/>
              </w:rPr>
            </w:rPrChange>
          </w:rPr>
          <w:t>además de su</w:t>
        </w:r>
      </w:ins>
      <w:ins w:id="3793" w:author="Valeria Tapia" w:date="2026-09-25T12:40:00Z">
        <w:r w:rsidR="00EA7B25" w:rsidRPr="001978CC">
          <w:rPr>
            <w:highlight w:val="green"/>
            <w:lang w:val="es-MX"/>
            <w:rPrChange w:id="3794" w:author="Valeria Tapia " w:date="2026-10-05T02:22:00Z">
              <w:rPr>
                <w:lang w:val="es-MX"/>
              </w:rPr>
            </w:rPrChange>
          </w:rPr>
          <w:t xml:space="preserve"> modificación</w:t>
        </w:r>
      </w:ins>
      <w:ins w:id="3795" w:author="Valeria Tapia" w:date="2026-09-25T12:41:00Z">
        <w:r w:rsidR="00EA7B25" w:rsidRPr="001978CC">
          <w:rPr>
            <w:highlight w:val="green"/>
            <w:lang w:val="es-MX"/>
            <w:rPrChange w:id="3796" w:author="Valeria Tapia " w:date="2026-10-05T02:22:00Z">
              <w:rPr>
                <w:lang w:val="es-MX"/>
              </w:rPr>
            </w:rPrChange>
          </w:rPr>
          <w:t xml:space="preserve"> ampliación, anulación, reemplazo, revalidación entre otros</w:t>
        </w:r>
      </w:ins>
      <w:ins w:id="3797" w:author="Valeria Tapia" w:date="2026-09-25T15:35:00Z">
        <w:r w:rsidR="00BB754F" w:rsidRPr="001978CC">
          <w:rPr>
            <w:highlight w:val="green"/>
            <w:lang w:val="es-MX"/>
            <w:rPrChange w:id="3798" w:author="Valeria Tapia " w:date="2026-10-05T02:22:00Z">
              <w:rPr>
                <w:lang w:val="es-MX"/>
              </w:rPr>
            </w:rPrChange>
          </w:rPr>
          <w:t xml:space="preserve">, considerando </w:t>
        </w:r>
      </w:ins>
      <w:del w:id="3799" w:author="Valeria Tapia" w:date="2026-09-25T12:40:00Z">
        <w:r w:rsidR="00B71D22" w:rsidRPr="001978CC" w:rsidDel="00EA7B25">
          <w:rPr>
            <w:highlight w:val="green"/>
            <w:lang w:val="es-MX"/>
            <w:rPrChange w:id="3800" w:author="Valeria Tapia " w:date="2026-10-05T02:22:00Z">
              <w:rPr>
                <w:lang w:val="es-MX"/>
              </w:rPr>
            </w:rPrChange>
          </w:rPr>
          <w:delText>las</w:delText>
        </w:r>
      </w:del>
      <w:del w:id="3801" w:author="Valeria Tapia" w:date="2026-09-25T15:35:00Z">
        <w:r w:rsidR="00B71D22" w:rsidRPr="001978CC" w:rsidDel="00BB754F">
          <w:rPr>
            <w:highlight w:val="green"/>
            <w:lang w:val="es-MX"/>
            <w:rPrChange w:id="3802" w:author="Valeria Tapia " w:date="2026-10-05T02:22:00Z">
              <w:rPr>
                <w:lang w:val="es-MX"/>
              </w:rPr>
            </w:rPrChange>
          </w:rPr>
          <w:delText xml:space="preserve"> etapas detalladas en </w:delText>
        </w:r>
      </w:del>
      <w:r w:rsidR="00B71D22" w:rsidRPr="001978CC">
        <w:rPr>
          <w:highlight w:val="green"/>
          <w:lang w:val="es-MX"/>
          <w:rPrChange w:id="3803" w:author="Valeria Tapia " w:date="2026-10-05T02:22:00Z">
            <w:rPr>
              <w:lang w:val="es-MX"/>
            </w:rPr>
          </w:rPrChange>
        </w:rPr>
        <w:t>el A</w:t>
      </w:r>
      <w:r w:rsidR="004C3DF4" w:rsidRPr="001978CC">
        <w:rPr>
          <w:highlight w:val="green"/>
          <w:lang w:val="es-MX"/>
          <w:rPrChange w:id="3804" w:author="Valeria Tapia " w:date="2026-10-05T02:22:00Z">
            <w:rPr>
              <w:lang w:val="es-MX"/>
            </w:rPr>
          </w:rPrChange>
        </w:rPr>
        <w:t>nexo</w:t>
      </w:r>
      <w:r w:rsidR="00B71D22" w:rsidRPr="001978CC">
        <w:rPr>
          <w:highlight w:val="green"/>
          <w:lang w:val="es-MX"/>
          <w:rPrChange w:id="3805" w:author="Valeria Tapia " w:date="2026-10-05T02:22:00Z">
            <w:rPr>
              <w:lang w:val="es-MX"/>
            </w:rPr>
          </w:rPrChange>
        </w:rPr>
        <w:t xml:space="preserve"> </w:t>
      </w:r>
      <w:r w:rsidRPr="001978CC">
        <w:rPr>
          <w:highlight w:val="green"/>
          <w:lang w:val="es-MX"/>
          <w:rPrChange w:id="3806" w:author="Valeria Tapia " w:date="2026-10-05T02:22:00Z">
            <w:rPr>
              <w:lang w:val="es-MX"/>
            </w:rPr>
          </w:rPrChange>
        </w:rPr>
        <w:t>4</w:t>
      </w:r>
      <w:r w:rsidR="00B71D22" w:rsidRPr="001978CC">
        <w:rPr>
          <w:highlight w:val="green"/>
          <w:lang w:val="es-MX"/>
          <w:rPrChange w:id="3807" w:author="Valeria Tapia " w:date="2026-10-05T02:22:00Z">
            <w:rPr>
              <w:lang w:val="es-MX"/>
            </w:rPr>
          </w:rPrChange>
        </w:rPr>
        <w:t xml:space="preserve"> </w:t>
      </w:r>
      <w:r w:rsidR="00A2284D" w:rsidRPr="001978CC">
        <w:rPr>
          <w:highlight w:val="green"/>
          <w:lang w:val="es-MX"/>
          <w:rPrChange w:id="3808" w:author="Valeria Tapia " w:date="2026-10-05T02:22:00Z">
            <w:rPr>
              <w:lang w:val="es-MX"/>
            </w:rPr>
          </w:rPrChange>
        </w:rPr>
        <w:t xml:space="preserve">(Flujo </w:t>
      </w:r>
      <w:r w:rsidR="002D7E4C" w:rsidRPr="001978CC">
        <w:rPr>
          <w:highlight w:val="green"/>
          <w:lang w:val="es-MX"/>
          <w:rPrChange w:id="3809" w:author="Valeria Tapia " w:date="2026-10-05T02:22:00Z">
            <w:rPr>
              <w:lang w:val="es-MX"/>
            </w:rPr>
          </w:rPrChange>
        </w:rPr>
        <w:t xml:space="preserve">Referencial </w:t>
      </w:r>
      <w:del w:id="3810" w:author="Valeria Tapia" w:date="2026-09-25T15:35:00Z">
        <w:r w:rsidR="00A2284D" w:rsidRPr="001978CC" w:rsidDel="00BB754F">
          <w:rPr>
            <w:highlight w:val="green"/>
            <w:lang w:val="es-MX"/>
            <w:rPrChange w:id="3811" w:author="Valeria Tapia " w:date="2026-10-05T02:22:00Z">
              <w:rPr>
                <w:lang w:val="es-MX"/>
              </w:rPr>
            </w:rPrChange>
          </w:rPr>
          <w:delText xml:space="preserve">Etapas </w:delText>
        </w:r>
      </w:del>
      <w:r w:rsidR="00A2284D" w:rsidRPr="001978CC">
        <w:rPr>
          <w:highlight w:val="green"/>
          <w:lang w:val="es-MX"/>
          <w:rPrChange w:id="3812" w:author="Valeria Tapia " w:date="2026-10-05T02:22:00Z">
            <w:rPr>
              <w:lang w:val="es-MX"/>
            </w:rPr>
          </w:rPrChange>
        </w:rPr>
        <w:t xml:space="preserve">del trámite APCO) </w:t>
      </w:r>
      <w:r w:rsidR="00B71D22" w:rsidRPr="001978CC">
        <w:rPr>
          <w:highlight w:val="green"/>
          <w:lang w:val="es-MX"/>
          <w:rPrChange w:id="3813" w:author="Valeria Tapia " w:date="2026-10-05T02:22:00Z">
            <w:rPr>
              <w:lang w:val="es-MX"/>
            </w:rPr>
          </w:rPrChange>
        </w:rPr>
        <w:t>del presente Reglamento</w:t>
      </w:r>
      <w:r w:rsidR="004C3DF4" w:rsidRPr="001978CC">
        <w:rPr>
          <w:highlight w:val="green"/>
          <w:lang w:val="es-MX"/>
          <w:rPrChange w:id="3814" w:author="Valeria Tapia " w:date="2026-10-05T02:22:00Z">
            <w:rPr>
              <w:lang w:val="es-MX"/>
            </w:rPr>
          </w:rPrChange>
        </w:rPr>
        <w:t>,</w:t>
      </w:r>
      <w:r w:rsidR="00B71D22" w:rsidRPr="001978CC">
        <w:rPr>
          <w:highlight w:val="green"/>
          <w:lang w:val="es-MX"/>
          <w:rPrChange w:id="3815" w:author="Valeria Tapia " w:date="2026-10-05T02:22:00Z">
            <w:rPr>
              <w:lang w:val="es-MX"/>
            </w:rPr>
          </w:rPrChange>
        </w:rPr>
        <w:t xml:space="preserve"> que incluye</w:t>
      </w:r>
      <w:ins w:id="3816" w:author="Valeria Tapia" w:date="2026-09-25T15:35:00Z">
        <w:r w:rsidR="00BB754F" w:rsidRPr="001978CC">
          <w:rPr>
            <w:highlight w:val="green"/>
            <w:lang w:val="es-MX"/>
            <w:rPrChange w:id="3817" w:author="Valeria Tapia " w:date="2026-10-05T02:22:00Z">
              <w:rPr>
                <w:lang w:val="es-MX"/>
              </w:rPr>
            </w:rPrChange>
          </w:rPr>
          <w:t xml:space="preserve"> entre otros</w:t>
        </w:r>
      </w:ins>
      <w:r w:rsidR="00B71D22" w:rsidRPr="001978CC">
        <w:rPr>
          <w:highlight w:val="green"/>
          <w:lang w:val="es-MX"/>
          <w:rPrChange w:id="3818" w:author="Valeria Tapia " w:date="2026-10-05T02:22:00Z">
            <w:rPr>
              <w:lang w:val="es-MX"/>
            </w:rPr>
          </w:rPrChange>
        </w:rPr>
        <w:t xml:space="preserve"> lo siguiente:</w:t>
      </w:r>
    </w:p>
    <w:p w14:paraId="6088E064" w14:textId="29693740" w:rsidR="006F7892" w:rsidRPr="00F073C2" w:rsidRDefault="007250D1" w:rsidP="00723501">
      <w:r w:rsidRPr="00F073C2">
        <w:rPr>
          <w:lang w:val="es-MX"/>
        </w:rPr>
        <w:t xml:space="preserve"> </w:t>
      </w:r>
    </w:p>
    <w:p w14:paraId="664F125D" w14:textId="1B87551A" w:rsidR="006F7892" w:rsidRPr="00F073C2" w:rsidRDefault="00C770AA" w:rsidP="00723501">
      <w:pPr>
        <w:pStyle w:val="Prrafodelista"/>
        <w:numPr>
          <w:ilvl w:val="0"/>
          <w:numId w:val="80"/>
        </w:numPr>
        <w:ind w:left="1276"/>
        <w:rPr>
          <w:szCs w:val="24"/>
        </w:rPr>
      </w:pPr>
      <w:ins w:id="3819" w:author="Valeria Tapia" w:date="2026-09-25T15:36:00Z">
        <w:r>
          <w:rPr>
            <w:szCs w:val="24"/>
          </w:rPr>
          <w:t xml:space="preserve">Formulario </w:t>
        </w:r>
      </w:ins>
      <w:del w:id="3820" w:author="Valeria Tapia" w:date="2026-09-25T15:36:00Z">
        <w:r w:rsidR="006F7892" w:rsidRPr="00F073C2" w:rsidDel="00C770AA">
          <w:rPr>
            <w:szCs w:val="24"/>
          </w:rPr>
          <w:delText xml:space="preserve">Registro de </w:delText>
        </w:r>
        <w:r w:rsidR="00B6407B" w:rsidRPr="00F073C2" w:rsidDel="00C770AA">
          <w:rPr>
            <w:szCs w:val="24"/>
          </w:rPr>
          <w:delText>la</w:delText>
        </w:r>
      </w:del>
      <w:ins w:id="3821" w:author="Valeria Tapia" w:date="2026-09-25T15:36:00Z">
        <w:r>
          <w:rPr>
            <w:szCs w:val="24"/>
          </w:rPr>
          <w:t>de</w:t>
        </w:r>
      </w:ins>
      <w:r w:rsidR="00B6407B" w:rsidRPr="00F073C2">
        <w:rPr>
          <w:szCs w:val="24"/>
        </w:rPr>
        <w:t xml:space="preserve"> solicitud y documentos requeridos </w:t>
      </w:r>
      <w:ins w:id="3822" w:author="Valeria Tapia" w:date="2026-09-25T15:39:00Z">
        <w:r>
          <w:rPr>
            <w:szCs w:val="24"/>
          </w:rPr>
          <w:t>por la EPE</w:t>
        </w:r>
      </w:ins>
      <w:del w:id="3823" w:author="Valeria Tapia" w:date="2026-09-25T15:39:00Z">
        <w:r w:rsidR="006F7892" w:rsidRPr="00F073C2" w:rsidDel="00C770AA">
          <w:rPr>
            <w:szCs w:val="24"/>
          </w:rPr>
          <w:delText>por las EPEs</w:delText>
        </w:r>
      </w:del>
      <w:r w:rsidR="004C3DF4" w:rsidRPr="00F073C2">
        <w:rPr>
          <w:szCs w:val="24"/>
        </w:rPr>
        <w:t>.</w:t>
      </w:r>
      <w:r w:rsidR="006F7892" w:rsidRPr="00F073C2">
        <w:rPr>
          <w:szCs w:val="24"/>
        </w:rPr>
        <w:t xml:space="preserve"> </w:t>
      </w:r>
    </w:p>
    <w:p w14:paraId="3E7A8241" w14:textId="5C313E77" w:rsidR="006F7892" w:rsidRPr="00F073C2" w:rsidRDefault="006F7892" w:rsidP="00723501">
      <w:pPr>
        <w:pStyle w:val="Prrafodelista"/>
        <w:numPr>
          <w:ilvl w:val="0"/>
          <w:numId w:val="80"/>
        </w:numPr>
        <w:ind w:left="1276"/>
        <w:rPr>
          <w:szCs w:val="24"/>
        </w:rPr>
      </w:pPr>
      <w:r w:rsidRPr="00F073C2">
        <w:rPr>
          <w:szCs w:val="24"/>
        </w:rPr>
        <w:t>Procesamiento de la solicitud: Verificación de la consistencia de la información, documentos, inspección y/o toma de muestras cuando corresponda u otro proceso de</w:t>
      </w:r>
      <w:ins w:id="3824" w:author="Valeria Tapia" w:date="2026-09-25T15:39:00Z">
        <w:r w:rsidR="00C770AA">
          <w:rPr>
            <w:szCs w:val="24"/>
          </w:rPr>
          <w:t>terminado por</w:t>
        </w:r>
      </w:ins>
      <w:r w:rsidRPr="00F073C2">
        <w:rPr>
          <w:szCs w:val="24"/>
        </w:rPr>
        <w:t xml:space="preserve"> la</w:t>
      </w:r>
      <w:del w:id="3825" w:author="Valeria Tapia" w:date="2026-09-25T15:39:00Z">
        <w:r w:rsidRPr="00F073C2" w:rsidDel="00C770AA">
          <w:rPr>
            <w:szCs w:val="24"/>
          </w:rPr>
          <w:delText>s</w:delText>
        </w:r>
      </w:del>
      <w:r w:rsidRPr="00F073C2">
        <w:rPr>
          <w:szCs w:val="24"/>
        </w:rPr>
        <w:t xml:space="preserve"> EPE</w:t>
      </w:r>
      <w:del w:id="3826" w:author="Valeria Tapia" w:date="2026-09-25T15:39:00Z">
        <w:r w:rsidRPr="00F073C2" w:rsidDel="00C770AA">
          <w:rPr>
            <w:szCs w:val="24"/>
          </w:rPr>
          <w:delText>s</w:delText>
        </w:r>
      </w:del>
      <w:r w:rsidR="004C3DF4" w:rsidRPr="00F073C2">
        <w:rPr>
          <w:szCs w:val="24"/>
        </w:rPr>
        <w:t>.</w:t>
      </w:r>
    </w:p>
    <w:p w14:paraId="7AD64BA9" w14:textId="73F284A0" w:rsidR="006F7892" w:rsidRPr="00F073C2" w:rsidRDefault="006F7892" w:rsidP="00723501">
      <w:pPr>
        <w:pStyle w:val="Prrafodelista"/>
        <w:numPr>
          <w:ilvl w:val="0"/>
          <w:numId w:val="80"/>
        </w:numPr>
        <w:ind w:left="1276"/>
        <w:rPr>
          <w:szCs w:val="24"/>
        </w:rPr>
      </w:pPr>
      <w:r w:rsidRPr="00F073C2">
        <w:rPr>
          <w:szCs w:val="24"/>
        </w:rPr>
        <w:t>Aceptación, rechazo u observaciones a la solicitud</w:t>
      </w:r>
      <w:r w:rsidR="004C3DF4" w:rsidRPr="00F073C2">
        <w:rPr>
          <w:szCs w:val="24"/>
        </w:rPr>
        <w:t>.</w:t>
      </w:r>
    </w:p>
    <w:p w14:paraId="78F85887" w14:textId="53A000C7" w:rsidR="00B6407B" w:rsidRPr="00F073C2" w:rsidRDefault="00B6407B" w:rsidP="00723501">
      <w:pPr>
        <w:pStyle w:val="Prrafodelista"/>
        <w:numPr>
          <w:ilvl w:val="0"/>
          <w:numId w:val="80"/>
        </w:numPr>
        <w:ind w:left="1276"/>
        <w:rPr>
          <w:szCs w:val="24"/>
        </w:rPr>
      </w:pPr>
      <w:r w:rsidRPr="00F073C2">
        <w:rPr>
          <w:szCs w:val="24"/>
        </w:rPr>
        <w:t>Subsanación de observaciones.</w:t>
      </w:r>
    </w:p>
    <w:p w14:paraId="5EA592C8" w14:textId="44795CA7" w:rsidR="006F7892" w:rsidRPr="00F073C2" w:rsidRDefault="006F7892" w:rsidP="00723501">
      <w:pPr>
        <w:pStyle w:val="Prrafodelista"/>
        <w:numPr>
          <w:ilvl w:val="0"/>
          <w:numId w:val="80"/>
        </w:numPr>
        <w:ind w:left="1276"/>
        <w:rPr>
          <w:szCs w:val="24"/>
        </w:rPr>
      </w:pPr>
      <w:r w:rsidRPr="00F073C2">
        <w:rPr>
          <w:szCs w:val="24"/>
        </w:rPr>
        <w:t>Pagos a través de la pasarela de pagos, cuando corresponda</w:t>
      </w:r>
      <w:r w:rsidR="004C3DF4" w:rsidRPr="00F073C2">
        <w:rPr>
          <w:szCs w:val="24"/>
        </w:rPr>
        <w:t>.</w:t>
      </w:r>
    </w:p>
    <w:p w14:paraId="27E3FED6" w14:textId="09953E8A" w:rsidR="00C770AA" w:rsidRPr="00C770AA" w:rsidRDefault="006F7892" w:rsidP="00AC5310">
      <w:pPr>
        <w:pStyle w:val="Prrafodelista"/>
        <w:numPr>
          <w:ilvl w:val="0"/>
          <w:numId w:val="80"/>
        </w:numPr>
        <w:ind w:left="1276"/>
        <w:rPr>
          <w:ins w:id="3827" w:author="Valeria Tapia" w:date="2026-09-25T15:43:00Z"/>
          <w:szCs w:val="24"/>
        </w:rPr>
      </w:pPr>
      <w:r w:rsidRPr="00AC5310">
        <w:rPr>
          <w:szCs w:val="24"/>
        </w:rPr>
        <w:t xml:space="preserve">Emisión del documento </w:t>
      </w:r>
      <w:del w:id="3828" w:author="Valeria Tapia" w:date="2026-09-25T15:43:00Z">
        <w:r w:rsidRPr="00C770AA" w:rsidDel="00C770AA">
          <w:rPr>
            <w:szCs w:val="24"/>
          </w:rPr>
          <w:delText xml:space="preserve">en forma digital o </w:delText>
        </w:r>
      </w:del>
      <w:r w:rsidRPr="00C770AA">
        <w:rPr>
          <w:szCs w:val="24"/>
        </w:rPr>
        <w:t>físic</w:t>
      </w:r>
      <w:del w:id="3829" w:author="Valeria Tapia" w:date="2026-09-25T15:43:00Z">
        <w:r w:rsidRPr="00C770AA" w:rsidDel="00C770AA">
          <w:rPr>
            <w:szCs w:val="24"/>
          </w:rPr>
          <w:delText>a</w:delText>
        </w:r>
      </w:del>
      <w:ins w:id="3830" w:author="Valeria Tapia" w:date="2026-09-25T15:43:00Z">
        <w:r w:rsidR="00C770AA" w:rsidRPr="00C770AA">
          <w:rPr>
            <w:szCs w:val="24"/>
          </w:rPr>
          <w:t>o</w:t>
        </w:r>
      </w:ins>
      <w:r w:rsidRPr="00C770AA">
        <w:rPr>
          <w:szCs w:val="24"/>
        </w:rPr>
        <w:t xml:space="preserve"> </w:t>
      </w:r>
      <w:ins w:id="3831" w:author="Valeria Tapia" w:date="2026-09-25T15:43:00Z">
        <w:r w:rsidR="00C770AA" w:rsidRPr="00C770AA">
          <w:rPr>
            <w:szCs w:val="24"/>
          </w:rPr>
          <w:t xml:space="preserve">únicamente </w:t>
        </w:r>
      </w:ins>
      <w:r w:rsidRPr="00C770AA">
        <w:rPr>
          <w:szCs w:val="24"/>
        </w:rPr>
        <w:t>cuando sea requerido por una instancia de control</w:t>
      </w:r>
      <w:ins w:id="3832" w:author="Valeria Tapia" w:date="2026-09-25T15:44:00Z">
        <w:r w:rsidR="00C770AA" w:rsidRPr="00C770AA">
          <w:rPr>
            <w:szCs w:val="24"/>
          </w:rPr>
          <w:t xml:space="preserve">, </w:t>
        </w:r>
        <w:r w:rsidR="00C770AA" w:rsidRPr="001978CC">
          <w:rPr>
            <w:szCs w:val="24"/>
            <w:highlight w:val="cyan"/>
            <w:rPrChange w:id="3833" w:author="Valeria Tapia " w:date="2026-10-05T02:23:00Z">
              <w:rPr>
                <w:szCs w:val="24"/>
              </w:rPr>
            </w:rPrChange>
          </w:rPr>
          <w:t xml:space="preserve">debidamente </w:t>
        </w:r>
      </w:ins>
      <w:del w:id="3834" w:author="Valeria Tapia" w:date="2026-09-25T15:44:00Z">
        <w:r w:rsidR="004C3DF4" w:rsidRPr="001978CC" w:rsidDel="00C770AA">
          <w:rPr>
            <w:szCs w:val="24"/>
            <w:highlight w:val="cyan"/>
            <w:rPrChange w:id="3835" w:author="Valeria Tapia " w:date="2026-10-05T02:23:00Z">
              <w:rPr>
                <w:szCs w:val="24"/>
              </w:rPr>
            </w:rPrChange>
          </w:rPr>
          <w:delText>.</w:delText>
        </w:r>
        <w:r w:rsidRPr="001978CC" w:rsidDel="00C770AA">
          <w:rPr>
            <w:szCs w:val="24"/>
            <w:highlight w:val="cyan"/>
            <w:rPrChange w:id="3836" w:author="Valeria Tapia " w:date="2026-10-05T02:23:00Z">
              <w:rPr>
                <w:szCs w:val="24"/>
              </w:rPr>
            </w:rPrChange>
          </w:rPr>
          <w:delText xml:space="preserve"> </w:delText>
        </w:r>
      </w:del>
      <w:ins w:id="3837" w:author="Valeria Tapia" w:date="2026-09-25T15:43:00Z">
        <w:r w:rsidR="00C770AA" w:rsidRPr="001978CC">
          <w:rPr>
            <w:szCs w:val="24"/>
            <w:highlight w:val="cyan"/>
            <w:rPrChange w:id="3838" w:author="Valeria Tapia " w:date="2026-10-05T02:23:00Z">
              <w:rPr>
                <w:szCs w:val="24"/>
              </w:rPr>
            </w:rPrChange>
          </w:rPr>
          <w:t>fundament</w:t>
        </w:r>
      </w:ins>
      <w:ins w:id="3839" w:author="Valeria Tapia" w:date="2026-09-25T15:44:00Z">
        <w:r w:rsidR="00C770AA" w:rsidRPr="001978CC">
          <w:rPr>
            <w:szCs w:val="24"/>
            <w:highlight w:val="cyan"/>
            <w:rPrChange w:id="3840" w:author="Valeria Tapia " w:date="2026-10-05T02:23:00Z">
              <w:rPr>
                <w:szCs w:val="24"/>
              </w:rPr>
            </w:rPrChange>
          </w:rPr>
          <w:t xml:space="preserve">ado con base en </w:t>
        </w:r>
      </w:ins>
      <w:ins w:id="3841" w:author="Valeria Tapia" w:date="2026-09-25T15:43:00Z">
        <w:r w:rsidR="00C770AA" w:rsidRPr="001978CC">
          <w:rPr>
            <w:szCs w:val="24"/>
            <w:highlight w:val="cyan"/>
            <w:rPrChange w:id="3842" w:author="Valeria Tapia " w:date="2026-10-05T02:23:00Z">
              <w:rPr>
                <w:szCs w:val="24"/>
              </w:rPr>
            </w:rPrChange>
          </w:rPr>
          <w:t>normativ</w:t>
        </w:r>
      </w:ins>
      <w:ins w:id="3843" w:author="Valeria Tapia" w:date="2026-09-25T15:44:00Z">
        <w:r w:rsidR="00C770AA" w:rsidRPr="001978CC">
          <w:rPr>
            <w:szCs w:val="24"/>
            <w:highlight w:val="cyan"/>
            <w:rPrChange w:id="3844" w:author="Valeria Tapia " w:date="2026-10-05T02:23:00Z">
              <w:rPr>
                <w:szCs w:val="24"/>
              </w:rPr>
            </w:rPrChange>
          </w:rPr>
          <w:t>a</w:t>
        </w:r>
      </w:ins>
      <w:ins w:id="3845" w:author="Valeria Tapia" w:date="2026-09-25T15:43:00Z">
        <w:r w:rsidR="00C770AA" w:rsidRPr="001978CC">
          <w:rPr>
            <w:szCs w:val="24"/>
            <w:highlight w:val="cyan"/>
            <w:rPrChange w:id="3846" w:author="Valeria Tapia " w:date="2026-10-05T02:23:00Z">
              <w:rPr>
                <w:szCs w:val="24"/>
              </w:rPr>
            </w:rPrChange>
          </w:rPr>
          <w:t xml:space="preserve"> o</w:t>
        </w:r>
      </w:ins>
      <w:ins w:id="3847" w:author="Valeria Tapia" w:date="2026-09-25T15:44:00Z">
        <w:r w:rsidR="00C770AA" w:rsidRPr="001978CC">
          <w:rPr>
            <w:szCs w:val="24"/>
            <w:highlight w:val="cyan"/>
            <w:rPrChange w:id="3848" w:author="Valeria Tapia " w:date="2026-10-05T02:23:00Z">
              <w:rPr>
                <w:szCs w:val="24"/>
              </w:rPr>
            </w:rPrChange>
          </w:rPr>
          <w:t xml:space="preserve"> a </w:t>
        </w:r>
      </w:ins>
      <w:ins w:id="3849" w:author="Valeria Tapia" w:date="2026-09-25T15:43:00Z">
        <w:r w:rsidR="00C770AA" w:rsidRPr="001978CC">
          <w:rPr>
            <w:szCs w:val="24"/>
            <w:highlight w:val="cyan"/>
            <w:rPrChange w:id="3850" w:author="Valeria Tapia " w:date="2026-10-05T02:23:00Z">
              <w:rPr>
                <w:szCs w:val="24"/>
              </w:rPr>
            </w:rPrChange>
          </w:rPr>
          <w:t xml:space="preserve"> requerimiento de una autoridad competente.</w:t>
        </w:r>
      </w:ins>
    </w:p>
    <w:p w14:paraId="48249DBD" w14:textId="3D8CDC72" w:rsidR="00C770AA" w:rsidRPr="00302DD8" w:rsidDel="00C770AA" w:rsidRDefault="00C770AA">
      <w:pPr>
        <w:rPr>
          <w:del w:id="3851" w:author="Valeria Tapia" w:date="2026-09-25T15:44:00Z"/>
          <w:szCs w:val="24"/>
        </w:rPr>
        <w:pPrChange w:id="3852" w:author="Valeria Tapia" w:date="2026-09-25T15:43:00Z">
          <w:pPr>
            <w:pStyle w:val="Prrafodelista"/>
            <w:numPr>
              <w:numId w:val="80"/>
            </w:numPr>
            <w:ind w:left="1276" w:hanging="360"/>
          </w:pPr>
        </w:pPrChange>
      </w:pPr>
    </w:p>
    <w:p w14:paraId="7C40BA1D" w14:textId="022005BE" w:rsidR="006F7892" w:rsidRPr="00DE605E" w:rsidDel="00276237" w:rsidRDefault="006F7892" w:rsidP="00AC5310">
      <w:pPr>
        <w:pStyle w:val="Prrafodelista"/>
        <w:numPr>
          <w:ilvl w:val="0"/>
          <w:numId w:val="97"/>
        </w:numPr>
        <w:ind w:left="709" w:hanging="426"/>
        <w:rPr>
          <w:del w:id="3853" w:author="Valeria Tapia" w:date="2026-09-25T15:45:00Z"/>
          <w:lang w:val="es-MX"/>
        </w:rPr>
      </w:pPr>
      <w:del w:id="3854" w:author="Valeria Tapia" w:date="2026-09-25T15:44:00Z">
        <w:r w:rsidRPr="00276237" w:rsidDel="00276237">
          <w:rPr>
            <w:lang w:val="es-MX"/>
          </w:rPr>
          <w:delText>Firma digital, Ciudadanía digital con aprobación de documentos u otros</w:delText>
        </w:r>
      </w:del>
      <w:del w:id="3855" w:author="Valeria Tapia" w:date="2026-09-25T15:45:00Z">
        <w:r w:rsidR="001C0477" w:rsidRPr="00276237" w:rsidDel="00276237">
          <w:rPr>
            <w:lang w:val="es-MX"/>
          </w:rPr>
          <w:delText>.</w:delText>
        </w:r>
      </w:del>
    </w:p>
    <w:p w14:paraId="24073C7A" w14:textId="1F4C8ADC" w:rsidR="006F7892" w:rsidRPr="00276237" w:rsidRDefault="006F7892">
      <w:pPr>
        <w:pStyle w:val="Prrafodelista"/>
        <w:numPr>
          <w:ilvl w:val="0"/>
          <w:numId w:val="97"/>
        </w:numPr>
        <w:ind w:left="709" w:hanging="426"/>
        <w:rPr>
          <w:lang w:val="es-MX"/>
        </w:rPr>
      </w:pPr>
      <w:r w:rsidRPr="00AC5310">
        <w:rPr>
          <w:lang w:val="es-MX"/>
        </w:rPr>
        <w:t>Adecuación, mod</w:t>
      </w:r>
      <w:r w:rsidRPr="00276237">
        <w:rPr>
          <w:lang w:val="es-MX"/>
        </w:rPr>
        <w:t>ificación y/o actualización de la normativa de la</w:t>
      </w:r>
      <w:del w:id="3856" w:author="Valeria Tapia" w:date="2026-09-25T15:45:00Z">
        <w:r w:rsidRPr="00276237" w:rsidDel="00276237">
          <w:rPr>
            <w:lang w:val="es-MX"/>
          </w:rPr>
          <w:delText>s</w:delText>
        </w:r>
      </w:del>
      <w:r w:rsidRPr="00276237">
        <w:rPr>
          <w:lang w:val="es-MX"/>
        </w:rPr>
        <w:t xml:space="preserve"> EPE</w:t>
      </w:r>
      <w:del w:id="3857" w:author="Valeria Tapia" w:date="2026-09-25T15:45:00Z">
        <w:r w:rsidRPr="00276237" w:rsidDel="00276237">
          <w:rPr>
            <w:lang w:val="es-MX"/>
          </w:rPr>
          <w:delText>s</w:delText>
        </w:r>
      </w:del>
      <w:r w:rsidR="001C0477" w:rsidRPr="00276237">
        <w:rPr>
          <w:lang w:val="es-MX"/>
        </w:rPr>
        <w:t>.</w:t>
      </w:r>
    </w:p>
    <w:p w14:paraId="62EF3AD6" w14:textId="4CF894C3" w:rsidR="006F7892" w:rsidRPr="00DE605E" w:rsidRDefault="006F7892" w:rsidP="00723501">
      <w:pPr>
        <w:pStyle w:val="Prrafodelista"/>
        <w:numPr>
          <w:ilvl w:val="0"/>
          <w:numId w:val="97"/>
        </w:numPr>
        <w:ind w:left="709" w:hanging="426"/>
        <w:rPr>
          <w:lang w:val="es-MX"/>
        </w:rPr>
      </w:pPr>
      <w:r w:rsidRPr="00DE605E">
        <w:rPr>
          <w:lang w:val="es-MX"/>
        </w:rPr>
        <w:t>Interoperabilidad de la información</w:t>
      </w:r>
      <w:del w:id="3858" w:author="Valeria Tapia" w:date="2026-09-25T15:45:00Z">
        <w:r w:rsidRPr="00DE605E" w:rsidDel="00276237">
          <w:rPr>
            <w:lang w:val="es-MX"/>
          </w:rPr>
          <w:delText xml:space="preserve"> en el ámbito de la VUCE</w:delText>
        </w:r>
        <w:r w:rsidR="001C0477" w:rsidDel="00276237">
          <w:rPr>
            <w:lang w:val="es-MX"/>
          </w:rPr>
          <w:delText>.</w:delText>
        </w:r>
      </w:del>
    </w:p>
    <w:p w14:paraId="07061F55" w14:textId="337E9958" w:rsidR="008374A4" w:rsidRPr="00DE605E" w:rsidRDefault="008374A4" w:rsidP="00DE605E">
      <w:pPr>
        <w:pStyle w:val="Prrafodelista"/>
        <w:ind w:left="360"/>
        <w:rPr>
          <w:szCs w:val="24"/>
        </w:rPr>
      </w:pPr>
    </w:p>
    <w:p w14:paraId="22E9E323" w14:textId="5A7DC2F6" w:rsidR="00BB174D" w:rsidRPr="00F073C2" w:rsidRDefault="00B847FC" w:rsidP="00BB174D">
      <w:pPr>
        <w:pStyle w:val="Ttulo5"/>
        <w:numPr>
          <w:ilvl w:val="0"/>
          <w:numId w:val="5"/>
        </w:numPr>
        <w:tabs>
          <w:tab w:val="left" w:pos="1701"/>
          <w:tab w:val="num" w:pos="9044"/>
        </w:tabs>
        <w:ind w:left="0" w:firstLine="0"/>
        <w:rPr>
          <w:ins w:id="3859" w:author="Valeria Tapia" w:date="2026-09-25T17:32:00Z"/>
          <w:strike/>
        </w:rPr>
      </w:pPr>
      <w:r w:rsidRPr="00F073C2">
        <w:rPr>
          <w:b/>
          <w:szCs w:val="24"/>
          <w:lang w:val="es-MX"/>
        </w:rPr>
        <w:t xml:space="preserve"> </w:t>
      </w:r>
      <w:ins w:id="3860" w:author="Valeria Tapia" w:date="2026-09-25T17:32:00Z">
        <w:r w:rsidR="00BB174D" w:rsidRPr="00F073C2">
          <w:rPr>
            <w:b/>
            <w:szCs w:val="24"/>
            <w:lang w:val="es-MX"/>
          </w:rPr>
          <w:t xml:space="preserve">(PARTICIPACIÓN DEL SECTOR PRIVADO). </w:t>
        </w:r>
        <w:r w:rsidR="00BB174D" w:rsidRPr="00F073C2">
          <w:rPr>
            <w:szCs w:val="24"/>
            <w:lang w:val="es-MX"/>
          </w:rPr>
          <w:t>La participación del</w:t>
        </w:r>
        <w:r w:rsidR="00BB174D" w:rsidRPr="00F073C2">
          <w:t xml:space="preserve"> Sector Privado será a través de organizaciones e instituciones representativas de los Operadores de Comercio Exterior a requerimiento de la AN, </w:t>
        </w:r>
        <w:r w:rsidR="00BB174D" w:rsidRPr="001978CC">
          <w:rPr>
            <w:highlight w:val="cyan"/>
            <w:rPrChange w:id="3861" w:author="Valeria Tapia " w:date="2026-10-05T02:24:00Z">
              <w:rPr/>
            </w:rPrChange>
          </w:rPr>
          <w:t xml:space="preserve">a objeto de aportar </w:t>
        </w:r>
      </w:ins>
      <w:ins w:id="3862" w:author="Valeria Tapia" w:date="2026-09-25T17:35:00Z">
        <w:r w:rsidR="00BB174D" w:rsidRPr="001978CC">
          <w:rPr>
            <w:highlight w:val="cyan"/>
            <w:rPrChange w:id="3863" w:author="Valeria Tapia " w:date="2026-10-05T02:24:00Z">
              <w:rPr/>
            </w:rPrChange>
          </w:rPr>
          <w:t>con</w:t>
        </w:r>
      </w:ins>
      <w:ins w:id="3864" w:author="Valeria Tapia" w:date="2026-09-25T17:32:00Z">
        <w:r w:rsidR="00BB174D" w:rsidRPr="001978CC">
          <w:rPr>
            <w:highlight w:val="cyan"/>
            <w:rPrChange w:id="3865" w:author="Valeria Tapia " w:date="2026-10-05T02:24:00Z">
              <w:rPr/>
            </w:rPrChange>
          </w:rPr>
          <w:t xml:space="preserve"> sugerencias </w:t>
        </w:r>
      </w:ins>
      <w:ins w:id="3866" w:author="Valeria Tapia" w:date="2026-09-25T17:35:00Z">
        <w:r w:rsidR="00BB174D" w:rsidRPr="001978CC">
          <w:rPr>
            <w:highlight w:val="cyan"/>
            <w:rPrChange w:id="3867" w:author="Valeria Tapia " w:date="2026-10-05T02:24:00Z">
              <w:rPr/>
            </w:rPrChange>
          </w:rPr>
          <w:t>en</w:t>
        </w:r>
      </w:ins>
      <w:ins w:id="3868" w:author="Valeria Tapia" w:date="2026-09-25T17:32:00Z">
        <w:r w:rsidR="00BB174D" w:rsidRPr="001978CC">
          <w:rPr>
            <w:highlight w:val="cyan"/>
            <w:rPrChange w:id="3869" w:author="Valeria Tapia " w:date="2026-10-05T02:24:00Z">
              <w:rPr/>
            </w:rPrChange>
          </w:rPr>
          <w:t xml:space="preserve"> la </w:t>
        </w:r>
        <w:r w:rsidR="00BB174D" w:rsidRPr="001978CC">
          <w:rPr>
            <w:highlight w:val="cyan"/>
            <w:rPrChange w:id="3870" w:author="Valeria Tapia " w:date="2026-10-05T02:24:00Z">
              <w:rPr/>
            </w:rPrChange>
          </w:rPr>
          <w:lastRenderedPageBreak/>
          <w:t>optimización del trámite</w:t>
        </w:r>
      </w:ins>
      <w:ins w:id="3871" w:author="Valeria Tapia" w:date="2026-09-25T17:33:00Z">
        <w:r w:rsidR="00BB174D" w:rsidRPr="001978CC">
          <w:rPr>
            <w:highlight w:val="cyan"/>
            <w:rPrChange w:id="3872" w:author="Valeria Tapia " w:date="2026-10-05T02:24:00Z">
              <w:rPr/>
            </w:rPrChange>
          </w:rPr>
          <w:t xml:space="preserve"> APCO u en otra etapa de la </w:t>
        </w:r>
      </w:ins>
      <w:ins w:id="3873" w:author="Valeria Tapia" w:date="2026-09-25T17:35:00Z">
        <w:r w:rsidR="00BB174D" w:rsidRPr="001978CC">
          <w:rPr>
            <w:highlight w:val="cyan"/>
            <w:rPrChange w:id="3874" w:author="Valeria Tapia " w:date="2026-10-05T02:24:00Z">
              <w:rPr/>
            </w:rPrChange>
          </w:rPr>
          <w:t>implement</w:t>
        </w:r>
      </w:ins>
      <w:ins w:id="3875" w:author="Valeria Tapia" w:date="2026-09-25T17:33:00Z">
        <w:r w:rsidR="00BB174D" w:rsidRPr="001978CC">
          <w:rPr>
            <w:highlight w:val="cyan"/>
            <w:rPrChange w:id="3876" w:author="Valeria Tapia " w:date="2026-10-05T02:24:00Z">
              <w:rPr/>
            </w:rPrChange>
          </w:rPr>
          <w:t>aci</w:t>
        </w:r>
      </w:ins>
      <w:ins w:id="3877" w:author="Valeria Tapia" w:date="2026-09-25T17:34:00Z">
        <w:r w:rsidR="00BB174D" w:rsidRPr="001978CC">
          <w:rPr>
            <w:highlight w:val="cyan"/>
            <w:rPrChange w:id="3878" w:author="Valeria Tapia " w:date="2026-10-05T02:24:00Z">
              <w:rPr/>
            </w:rPrChange>
          </w:rPr>
          <w:t>ón del trámite y/o servicio</w:t>
        </w:r>
      </w:ins>
      <w:ins w:id="3879" w:author="Valeria Tapia" w:date="2026-09-25T17:35:00Z">
        <w:r w:rsidR="00BB174D" w:rsidRPr="001978CC">
          <w:rPr>
            <w:highlight w:val="cyan"/>
            <w:rPrChange w:id="3880" w:author="Valeria Tapia " w:date="2026-10-05T02:24:00Z">
              <w:rPr/>
            </w:rPrChange>
          </w:rPr>
          <w:t xml:space="preserve"> en la VUCE</w:t>
        </w:r>
      </w:ins>
      <w:ins w:id="3881" w:author="Valeria Tapia" w:date="2026-09-25T17:32:00Z">
        <w:r w:rsidR="00BB174D" w:rsidRPr="001978CC">
          <w:rPr>
            <w:highlight w:val="cyan"/>
            <w:rPrChange w:id="3882" w:author="Valeria Tapia " w:date="2026-10-05T02:24:00Z">
              <w:rPr/>
            </w:rPrChange>
          </w:rPr>
          <w:t>.</w:t>
        </w:r>
      </w:ins>
    </w:p>
    <w:p w14:paraId="0E376980" w14:textId="77777777" w:rsidR="00BB174D" w:rsidRPr="00BB174D" w:rsidRDefault="00BB174D">
      <w:pPr>
        <w:pStyle w:val="Ttulo5"/>
        <w:tabs>
          <w:tab w:val="left" w:pos="1701"/>
          <w:tab w:val="num" w:pos="9044"/>
        </w:tabs>
        <w:rPr>
          <w:ins w:id="3883" w:author="Valeria Tapia" w:date="2026-09-25T17:32:00Z"/>
          <w:szCs w:val="24"/>
          <w:lang w:val="es-MX"/>
          <w:rPrChange w:id="3884" w:author="Valeria Tapia" w:date="2026-09-25T17:32:00Z">
            <w:rPr>
              <w:ins w:id="3885" w:author="Valeria Tapia" w:date="2026-09-25T17:32:00Z"/>
              <w:b/>
              <w:szCs w:val="24"/>
              <w:lang w:val="es-MX"/>
            </w:rPr>
          </w:rPrChange>
        </w:rPr>
        <w:pPrChange w:id="3886" w:author="Valeria Tapia" w:date="2026-09-25T17:32:00Z">
          <w:pPr>
            <w:pStyle w:val="Ttulo5"/>
            <w:numPr>
              <w:numId w:val="5"/>
            </w:numPr>
            <w:tabs>
              <w:tab w:val="left" w:pos="1701"/>
              <w:tab w:val="num" w:pos="4508"/>
              <w:tab w:val="num" w:pos="9044"/>
            </w:tabs>
            <w:ind w:left="4508" w:hanging="1814"/>
          </w:pPr>
        </w:pPrChange>
      </w:pPr>
    </w:p>
    <w:p w14:paraId="5B425CE2" w14:textId="74AA6C16" w:rsidR="00B80D5D" w:rsidRPr="001978CC" w:rsidRDefault="00B80D5D" w:rsidP="00B847FC">
      <w:pPr>
        <w:pStyle w:val="Ttulo5"/>
        <w:numPr>
          <w:ilvl w:val="0"/>
          <w:numId w:val="5"/>
        </w:numPr>
        <w:tabs>
          <w:tab w:val="left" w:pos="1701"/>
          <w:tab w:val="num" w:pos="9044"/>
        </w:tabs>
        <w:ind w:left="0" w:firstLine="0"/>
        <w:rPr>
          <w:ins w:id="3887" w:author="Valeria Tapia" w:date="2026-09-25T17:17:00Z"/>
          <w:szCs w:val="24"/>
          <w:highlight w:val="cyan"/>
          <w:lang w:val="es-MX"/>
          <w:rPrChange w:id="3888" w:author="Valeria Tapia " w:date="2026-10-05T02:24:00Z">
            <w:rPr>
              <w:ins w:id="3889" w:author="Valeria Tapia" w:date="2026-09-25T17:17:00Z"/>
              <w:szCs w:val="24"/>
              <w:lang w:val="es-MX"/>
            </w:rPr>
          </w:rPrChange>
        </w:rPr>
      </w:pPr>
      <w:ins w:id="3890" w:author="Valeria Tapia" w:date="2026-09-25T17:15:00Z">
        <w:r w:rsidRPr="001978CC">
          <w:rPr>
            <w:b/>
            <w:szCs w:val="24"/>
            <w:highlight w:val="cyan"/>
            <w:lang w:val="es-MX"/>
            <w:rPrChange w:id="3891" w:author="Valeria Tapia " w:date="2026-10-05T02:24:00Z">
              <w:rPr>
                <w:b/>
                <w:szCs w:val="24"/>
                <w:lang w:val="es-MX"/>
              </w:rPr>
            </w:rPrChange>
          </w:rPr>
          <w:t>(</w:t>
        </w:r>
      </w:ins>
      <w:ins w:id="3892" w:author="Valeria Tapia" w:date="2026-09-25T17:17:00Z">
        <w:r w:rsidR="002D07DC" w:rsidRPr="001978CC">
          <w:rPr>
            <w:b/>
            <w:szCs w:val="24"/>
            <w:highlight w:val="cyan"/>
            <w:lang w:val="es-MX"/>
            <w:rPrChange w:id="3893" w:author="Valeria Tapia " w:date="2026-10-05T02:24:00Z">
              <w:rPr>
                <w:b/>
                <w:szCs w:val="24"/>
                <w:lang w:val="es-MX"/>
              </w:rPr>
            </w:rPrChange>
          </w:rPr>
          <w:t>VALIDACIÓN DE LA OPTIMIZACIÓN DEL TRÁMITE</w:t>
        </w:r>
      </w:ins>
      <w:ins w:id="3894" w:author="Valeria Tapia" w:date="2026-09-25T17:15:00Z">
        <w:r w:rsidRPr="001978CC">
          <w:rPr>
            <w:b/>
            <w:szCs w:val="24"/>
            <w:highlight w:val="cyan"/>
            <w:lang w:val="es-MX"/>
            <w:rPrChange w:id="3895" w:author="Valeria Tapia " w:date="2026-10-05T02:24:00Z">
              <w:rPr>
                <w:b/>
                <w:szCs w:val="24"/>
                <w:lang w:val="es-MX"/>
              </w:rPr>
            </w:rPrChange>
          </w:rPr>
          <w:t xml:space="preserve">).- </w:t>
        </w:r>
      </w:ins>
      <w:ins w:id="3896" w:author="Valeria Tapia" w:date="2026-09-25T17:17:00Z">
        <w:r w:rsidR="002D07DC" w:rsidRPr="001978CC">
          <w:rPr>
            <w:szCs w:val="24"/>
            <w:highlight w:val="cyan"/>
            <w:lang w:val="es-MX"/>
            <w:rPrChange w:id="3897" w:author="Valeria Tapia " w:date="2026-10-05T02:24:00Z">
              <w:rPr>
                <w:szCs w:val="24"/>
                <w:lang w:val="es-MX"/>
              </w:rPr>
            </w:rPrChange>
          </w:rPr>
          <w:t xml:space="preserve">I. </w:t>
        </w:r>
      </w:ins>
      <w:ins w:id="3898" w:author="Valeria Tapia" w:date="2026-09-25T17:19:00Z">
        <w:r w:rsidR="002D07DC" w:rsidRPr="001978CC">
          <w:rPr>
            <w:szCs w:val="24"/>
            <w:highlight w:val="cyan"/>
            <w:lang w:val="es-MX"/>
            <w:rPrChange w:id="3899" w:author="Valeria Tapia " w:date="2026-10-05T02:24:00Z">
              <w:rPr>
                <w:szCs w:val="24"/>
                <w:lang w:val="es-MX"/>
              </w:rPr>
            </w:rPrChange>
          </w:rPr>
          <w:t>L</w:t>
        </w:r>
      </w:ins>
      <w:ins w:id="3900" w:author="Valeria Tapia" w:date="2026-09-25T17:15:00Z">
        <w:r w:rsidRPr="001978CC">
          <w:rPr>
            <w:szCs w:val="24"/>
            <w:highlight w:val="cyan"/>
            <w:lang w:val="es-MX"/>
            <w:rPrChange w:id="3901" w:author="Valeria Tapia " w:date="2026-10-05T02:24:00Z">
              <w:rPr>
                <w:szCs w:val="24"/>
                <w:lang w:val="es-MX"/>
              </w:rPr>
            </w:rPrChange>
          </w:rPr>
          <w:t xml:space="preserve">a </w:t>
        </w:r>
      </w:ins>
      <w:ins w:id="3902" w:author="Valeria Tapia" w:date="2026-09-25T17:16:00Z">
        <w:r w:rsidRPr="001978CC">
          <w:rPr>
            <w:szCs w:val="24"/>
            <w:highlight w:val="cyan"/>
            <w:lang w:val="es-MX"/>
            <w:rPrChange w:id="3903" w:author="Valeria Tapia " w:date="2026-10-05T02:24:00Z">
              <w:rPr>
                <w:szCs w:val="24"/>
                <w:lang w:val="es-MX"/>
              </w:rPr>
            </w:rPrChange>
          </w:rPr>
          <w:t xml:space="preserve">AN con base a la optimización del trámite APCO acordado con la </w:t>
        </w:r>
        <w:r w:rsidR="002D07DC" w:rsidRPr="001978CC">
          <w:rPr>
            <w:szCs w:val="24"/>
            <w:highlight w:val="cyan"/>
            <w:lang w:val="es-MX"/>
            <w:rPrChange w:id="3904" w:author="Valeria Tapia " w:date="2026-10-05T02:24:00Z">
              <w:rPr>
                <w:szCs w:val="24"/>
                <w:lang w:val="es-MX"/>
              </w:rPr>
            </w:rPrChange>
          </w:rPr>
          <w:t>EPE, elaborará los Diagramas de Actividades y Estado</w:t>
        </w:r>
      </w:ins>
      <w:ins w:id="3905" w:author="Valeria Tapia" w:date="2026-09-25T17:17:00Z">
        <w:r w:rsidR="002D07DC" w:rsidRPr="001978CC">
          <w:rPr>
            <w:szCs w:val="24"/>
            <w:highlight w:val="cyan"/>
            <w:lang w:val="es-MX"/>
            <w:rPrChange w:id="3906" w:author="Valeria Tapia " w:date="2026-10-05T02:24:00Z">
              <w:rPr>
                <w:szCs w:val="24"/>
                <w:lang w:val="es-MX"/>
              </w:rPr>
            </w:rPrChange>
          </w:rPr>
          <w:t>.</w:t>
        </w:r>
      </w:ins>
    </w:p>
    <w:p w14:paraId="259C973A" w14:textId="77777777" w:rsidR="002D07DC" w:rsidRPr="001978CC" w:rsidRDefault="002D07DC">
      <w:pPr>
        <w:rPr>
          <w:ins w:id="3907" w:author="Valeria Tapia" w:date="2026-09-25T17:17:00Z"/>
          <w:highlight w:val="cyan"/>
          <w:lang w:val="es-MX"/>
          <w:rPrChange w:id="3908" w:author="Valeria Tapia " w:date="2026-10-05T02:24:00Z">
            <w:rPr>
              <w:ins w:id="3909" w:author="Valeria Tapia" w:date="2026-09-25T17:17:00Z"/>
              <w:lang w:val="es-MX"/>
            </w:rPr>
          </w:rPrChange>
        </w:rPr>
        <w:pPrChange w:id="3910" w:author="Valeria Tapia" w:date="2026-09-25T17:17:00Z">
          <w:pPr>
            <w:pStyle w:val="Ttulo5"/>
            <w:numPr>
              <w:numId w:val="5"/>
            </w:numPr>
            <w:tabs>
              <w:tab w:val="left" w:pos="1701"/>
              <w:tab w:val="num" w:pos="4508"/>
              <w:tab w:val="num" w:pos="9044"/>
            </w:tabs>
            <w:ind w:left="4508" w:hanging="1814"/>
          </w:pPr>
        </w:pPrChange>
      </w:pPr>
    </w:p>
    <w:p w14:paraId="708AB1B6" w14:textId="4DB2915C" w:rsidR="002D07DC" w:rsidRDefault="002D07DC">
      <w:pPr>
        <w:rPr>
          <w:ins w:id="3911" w:author="Valeria Tapia" w:date="2026-09-25T17:18:00Z"/>
          <w:szCs w:val="24"/>
          <w:lang w:val="es-MX"/>
        </w:rPr>
        <w:pPrChange w:id="3912" w:author="Valeria Tapia" w:date="2026-09-25T17:17:00Z">
          <w:pPr>
            <w:pStyle w:val="Ttulo5"/>
            <w:numPr>
              <w:numId w:val="5"/>
            </w:numPr>
            <w:tabs>
              <w:tab w:val="left" w:pos="1701"/>
              <w:tab w:val="num" w:pos="4508"/>
              <w:tab w:val="num" w:pos="9044"/>
            </w:tabs>
            <w:ind w:left="4508" w:hanging="1814"/>
          </w:pPr>
        </w:pPrChange>
      </w:pPr>
      <w:ins w:id="3913" w:author="Valeria Tapia" w:date="2026-09-25T17:17:00Z">
        <w:r w:rsidRPr="001978CC">
          <w:rPr>
            <w:highlight w:val="cyan"/>
            <w:lang w:val="es-MX"/>
            <w:rPrChange w:id="3914" w:author="Valeria Tapia " w:date="2026-10-05T02:24:00Z">
              <w:rPr>
                <w:lang w:val="es-MX"/>
              </w:rPr>
            </w:rPrChange>
          </w:rPr>
          <w:t>II. La AN y la EPE</w:t>
        </w:r>
      </w:ins>
      <w:ins w:id="3915" w:author="Valeria Tapia" w:date="2026-09-25T17:26:00Z">
        <w:r w:rsidRPr="001978CC">
          <w:rPr>
            <w:highlight w:val="cyan"/>
            <w:lang w:val="es-MX"/>
            <w:rPrChange w:id="3916" w:author="Valeria Tapia " w:date="2026-10-05T02:24:00Z">
              <w:rPr>
                <w:lang w:val="es-MX"/>
              </w:rPr>
            </w:rPrChange>
          </w:rPr>
          <w:t xml:space="preserve"> revisarán</w:t>
        </w:r>
      </w:ins>
      <w:ins w:id="3917" w:author="Valeria Tapia" w:date="2026-09-25T17:29:00Z">
        <w:r w:rsidR="00BB174D" w:rsidRPr="001978CC">
          <w:rPr>
            <w:highlight w:val="cyan"/>
            <w:lang w:val="es-MX"/>
            <w:rPrChange w:id="3918" w:author="Valeria Tapia " w:date="2026-10-05T02:24:00Z">
              <w:rPr>
                <w:lang w:val="es-MX"/>
              </w:rPr>
            </w:rPrChange>
          </w:rPr>
          <w:t xml:space="preserve"> y validar</w:t>
        </w:r>
      </w:ins>
      <w:ins w:id="3919" w:author="Valeria Tapia " w:date="2026-10-05T02:24:00Z">
        <w:r w:rsidR="001978CC" w:rsidRPr="001978CC">
          <w:rPr>
            <w:highlight w:val="cyan"/>
            <w:lang w:val="es-MX"/>
            <w:rPrChange w:id="3920" w:author="Valeria Tapia " w:date="2026-10-05T02:24:00Z">
              <w:rPr>
                <w:lang w:val="es-MX"/>
              </w:rPr>
            </w:rPrChange>
          </w:rPr>
          <w:t>á</w:t>
        </w:r>
      </w:ins>
      <w:ins w:id="3921" w:author="Valeria Tapia" w:date="2026-09-25T17:29:00Z">
        <w:del w:id="3922" w:author="Valeria Tapia " w:date="2026-10-05T02:24:00Z">
          <w:r w:rsidR="00BB174D" w:rsidRPr="001978CC" w:rsidDel="001978CC">
            <w:rPr>
              <w:highlight w:val="cyan"/>
              <w:lang w:val="es-MX"/>
              <w:rPrChange w:id="3923" w:author="Valeria Tapia " w:date="2026-10-05T02:24:00Z">
                <w:rPr>
                  <w:lang w:val="es-MX"/>
                </w:rPr>
              </w:rPrChange>
            </w:rPr>
            <w:delText>a</w:delText>
          </w:r>
        </w:del>
        <w:r w:rsidR="00BB174D" w:rsidRPr="001978CC">
          <w:rPr>
            <w:highlight w:val="cyan"/>
            <w:lang w:val="es-MX"/>
            <w:rPrChange w:id="3924" w:author="Valeria Tapia " w:date="2026-10-05T02:24:00Z">
              <w:rPr>
                <w:lang w:val="es-MX"/>
              </w:rPr>
            </w:rPrChange>
          </w:rPr>
          <w:t>n</w:t>
        </w:r>
      </w:ins>
      <w:ins w:id="3925" w:author="Valeria Tapia" w:date="2026-09-25T17:17:00Z">
        <w:r w:rsidRPr="001978CC">
          <w:rPr>
            <w:highlight w:val="cyan"/>
            <w:lang w:val="es-MX"/>
            <w:rPrChange w:id="3926" w:author="Valeria Tapia " w:date="2026-10-05T02:24:00Z">
              <w:rPr>
                <w:lang w:val="es-MX"/>
              </w:rPr>
            </w:rPrChange>
          </w:rPr>
          <w:t xml:space="preserve"> </w:t>
        </w:r>
      </w:ins>
      <w:ins w:id="3927" w:author="Valeria Tapia" w:date="2026-09-25T17:18:00Z">
        <w:r w:rsidRPr="001978CC">
          <w:rPr>
            <w:highlight w:val="cyan"/>
            <w:lang w:val="es-MX"/>
            <w:rPrChange w:id="3928" w:author="Valeria Tapia " w:date="2026-10-05T02:24:00Z">
              <w:rPr>
                <w:lang w:val="es-MX"/>
              </w:rPr>
            </w:rPrChange>
          </w:rPr>
          <w:t xml:space="preserve">los </w:t>
        </w:r>
        <w:r w:rsidRPr="001978CC">
          <w:rPr>
            <w:szCs w:val="24"/>
            <w:highlight w:val="cyan"/>
            <w:lang w:val="es-MX"/>
            <w:rPrChange w:id="3929" w:author="Valeria Tapia " w:date="2026-10-05T02:24:00Z">
              <w:rPr>
                <w:szCs w:val="24"/>
                <w:lang w:val="es-MX"/>
              </w:rPr>
            </w:rPrChange>
          </w:rPr>
          <w:t>Diagramas de Actividades y Estado</w:t>
        </w:r>
      </w:ins>
      <w:ins w:id="3930" w:author="Valeria Tapia" w:date="2026-09-25T17:29:00Z">
        <w:r w:rsidR="00BB174D" w:rsidRPr="001978CC">
          <w:rPr>
            <w:szCs w:val="24"/>
            <w:highlight w:val="cyan"/>
            <w:lang w:val="es-MX"/>
            <w:rPrChange w:id="3931" w:author="Valeria Tapia " w:date="2026-10-05T02:24:00Z">
              <w:rPr>
                <w:szCs w:val="24"/>
                <w:lang w:val="es-MX"/>
              </w:rPr>
            </w:rPrChange>
          </w:rPr>
          <w:t xml:space="preserve">, </w:t>
        </w:r>
      </w:ins>
      <w:ins w:id="3932" w:author="Valeria Tapia" w:date="2026-09-25T17:28:00Z">
        <w:r w:rsidR="00BB174D" w:rsidRPr="001978CC">
          <w:rPr>
            <w:szCs w:val="24"/>
            <w:highlight w:val="cyan"/>
            <w:lang w:val="es-MX"/>
            <w:rPrChange w:id="3933" w:author="Valeria Tapia " w:date="2026-10-05T02:24:00Z">
              <w:rPr>
                <w:szCs w:val="24"/>
                <w:lang w:val="es-MX"/>
              </w:rPr>
            </w:rPrChange>
          </w:rPr>
          <w:t>para que de forma posterior la EPE remita la propuesta del R-425</w:t>
        </w:r>
      </w:ins>
      <w:ins w:id="3934" w:author="Valeria Tapia" w:date="2026-09-25T17:18:00Z">
        <w:r w:rsidRPr="001978CC">
          <w:rPr>
            <w:szCs w:val="24"/>
            <w:highlight w:val="cyan"/>
            <w:lang w:val="es-MX"/>
            <w:rPrChange w:id="3935" w:author="Valeria Tapia " w:date="2026-10-05T02:24:00Z">
              <w:rPr>
                <w:szCs w:val="24"/>
                <w:lang w:val="es-MX"/>
              </w:rPr>
            </w:rPrChange>
          </w:rPr>
          <w:t xml:space="preserve">. </w:t>
        </w:r>
      </w:ins>
      <w:ins w:id="3936" w:author="Valeria Tapia" w:date="2026-09-25T17:20:00Z">
        <w:r w:rsidRPr="001978CC">
          <w:rPr>
            <w:szCs w:val="24"/>
            <w:highlight w:val="cyan"/>
            <w:lang w:val="es-MX"/>
            <w:rPrChange w:id="3937" w:author="Valeria Tapia " w:date="2026-10-05T02:24:00Z">
              <w:rPr>
                <w:szCs w:val="24"/>
                <w:lang w:val="es-MX"/>
              </w:rPr>
            </w:rPrChange>
          </w:rPr>
          <w:t xml:space="preserve">En caso de que </w:t>
        </w:r>
      </w:ins>
      <w:ins w:id="3938" w:author="Valeria Tapia" w:date="2026-09-25T17:25:00Z">
        <w:r w:rsidRPr="001978CC">
          <w:rPr>
            <w:szCs w:val="24"/>
            <w:highlight w:val="cyan"/>
            <w:lang w:val="es-MX"/>
            <w:rPrChange w:id="3939" w:author="Valeria Tapia " w:date="2026-10-05T02:24:00Z">
              <w:rPr>
                <w:szCs w:val="24"/>
                <w:lang w:val="es-MX"/>
              </w:rPr>
            </w:rPrChange>
          </w:rPr>
          <w:t>identifiquen ajustes</w:t>
        </w:r>
      </w:ins>
      <w:ins w:id="3940" w:author="Valeria Tapia" w:date="2026-09-25T17:20:00Z">
        <w:r w:rsidRPr="001978CC">
          <w:rPr>
            <w:szCs w:val="24"/>
            <w:highlight w:val="cyan"/>
            <w:lang w:val="es-MX"/>
            <w:rPrChange w:id="3941" w:author="Valeria Tapia " w:date="2026-10-05T02:24:00Z">
              <w:rPr>
                <w:szCs w:val="24"/>
                <w:lang w:val="es-MX"/>
              </w:rPr>
            </w:rPrChange>
          </w:rPr>
          <w:t xml:space="preserve"> </w:t>
        </w:r>
      </w:ins>
      <w:ins w:id="3942" w:author="Valeria Tapia" w:date="2026-09-25T17:27:00Z">
        <w:r w:rsidRPr="001978CC">
          <w:rPr>
            <w:szCs w:val="24"/>
            <w:highlight w:val="cyan"/>
            <w:lang w:val="es-MX"/>
            <w:rPrChange w:id="3943" w:author="Valeria Tapia " w:date="2026-10-05T02:24:00Z">
              <w:rPr>
                <w:szCs w:val="24"/>
                <w:lang w:val="es-MX"/>
              </w:rPr>
            </w:rPrChange>
          </w:rPr>
          <w:t xml:space="preserve">se </w:t>
        </w:r>
      </w:ins>
      <w:ins w:id="3944" w:author="Valeria Tapia" w:date="2026-09-25T17:20:00Z">
        <w:r w:rsidRPr="001978CC">
          <w:rPr>
            <w:szCs w:val="24"/>
            <w:highlight w:val="cyan"/>
            <w:lang w:val="es-MX"/>
            <w:rPrChange w:id="3945" w:author="Valeria Tapia " w:date="2026-10-05T02:24:00Z">
              <w:rPr>
                <w:szCs w:val="24"/>
                <w:lang w:val="es-MX"/>
              </w:rPr>
            </w:rPrChange>
          </w:rPr>
          <w:t>realizar</w:t>
        </w:r>
      </w:ins>
      <w:ins w:id="3946" w:author="Valeria Tapia" w:date="2026-09-25T17:21:00Z">
        <w:r w:rsidRPr="001978CC">
          <w:rPr>
            <w:szCs w:val="24"/>
            <w:highlight w:val="cyan"/>
            <w:lang w:val="es-MX"/>
            <w:rPrChange w:id="3947" w:author="Valeria Tapia " w:date="2026-10-05T02:24:00Z">
              <w:rPr>
                <w:szCs w:val="24"/>
                <w:lang w:val="es-MX"/>
              </w:rPr>
            </w:rPrChange>
          </w:rPr>
          <w:t>á</w:t>
        </w:r>
      </w:ins>
      <w:ins w:id="3948" w:author="Valeria Tapia" w:date="2026-09-25T17:20:00Z">
        <w:r w:rsidRPr="001978CC">
          <w:rPr>
            <w:szCs w:val="24"/>
            <w:highlight w:val="cyan"/>
            <w:lang w:val="es-MX"/>
            <w:rPrChange w:id="3949" w:author="Valeria Tapia " w:date="2026-10-05T02:24:00Z">
              <w:rPr>
                <w:szCs w:val="24"/>
                <w:lang w:val="es-MX"/>
              </w:rPr>
            </w:rPrChange>
          </w:rPr>
          <w:t xml:space="preserve"> las modificaciones </w:t>
        </w:r>
      </w:ins>
      <w:ins w:id="3950" w:author="Valeria Tapia" w:date="2026-09-25T17:28:00Z">
        <w:r w:rsidR="00BB174D" w:rsidRPr="001978CC">
          <w:rPr>
            <w:szCs w:val="24"/>
            <w:highlight w:val="cyan"/>
            <w:lang w:val="es-MX"/>
            <w:rPrChange w:id="3951" w:author="Valeria Tapia " w:date="2026-10-05T02:24:00Z">
              <w:rPr>
                <w:szCs w:val="24"/>
                <w:lang w:val="es-MX"/>
              </w:rPr>
            </w:rPrChange>
          </w:rPr>
          <w:t>necesarias para su posterior</w:t>
        </w:r>
      </w:ins>
      <w:ins w:id="3952" w:author="Valeria Tapia" w:date="2026-09-25T17:30:00Z">
        <w:r w:rsidR="00BB174D" w:rsidRPr="001978CC">
          <w:rPr>
            <w:szCs w:val="24"/>
            <w:highlight w:val="cyan"/>
            <w:lang w:val="es-MX"/>
            <w:rPrChange w:id="3953" w:author="Valeria Tapia " w:date="2026-10-05T02:24:00Z">
              <w:rPr>
                <w:szCs w:val="24"/>
                <w:lang w:val="es-MX"/>
              </w:rPr>
            </w:rPrChange>
          </w:rPr>
          <w:t xml:space="preserve"> validación</w:t>
        </w:r>
      </w:ins>
      <w:ins w:id="3954" w:author="Valeria Tapia" w:date="2026-09-25T17:28:00Z">
        <w:r w:rsidR="00BB174D">
          <w:rPr>
            <w:szCs w:val="24"/>
            <w:lang w:val="es-MX"/>
          </w:rPr>
          <w:t>.</w:t>
        </w:r>
      </w:ins>
      <w:ins w:id="3955" w:author="Valeria Tapia" w:date="2026-09-25T17:20:00Z">
        <w:r>
          <w:rPr>
            <w:szCs w:val="24"/>
            <w:lang w:val="es-MX"/>
          </w:rPr>
          <w:t xml:space="preserve"> </w:t>
        </w:r>
      </w:ins>
    </w:p>
    <w:p w14:paraId="18978755" w14:textId="77777777" w:rsidR="00B80D5D" w:rsidRPr="00B80D5D" w:rsidRDefault="00B80D5D">
      <w:pPr>
        <w:rPr>
          <w:ins w:id="3956" w:author="Valeria Tapia" w:date="2026-09-25T17:15:00Z"/>
          <w:lang w:val="es-MX"/>
          <w:rPrChange w:id="3957" w:author="Valeria Tapia" w:date="2026-09-25T17:15:00Z">
            <w:rPr>
              <w:ins w:id="3958" w:author="Valeria Tapia" w:date="2026-09-25T17:15:00Z"/>
              <w:b/>
              <w:szCs w:val="24"/>
              <w:lang w:val="es-MX"/>
            </w:rPr>
          </w:rPrChange>
        </w:rPr>
        <w:pPrChange w:id="3959" w:author="Valeria Tapia" w:date="2026-09-25T17:15:00Z">
          <w:pPr>
            <w:pStyle w:val="Ttulo5"/>
            <w:numPr>
              <w:numId w:val="5"/>
            </w:numPr>
            <w:tabs>
              <w:tab w:val="left" w:pos="1701"/>
              <w:tab w:val="num" w:pos="4508"/>
              <w:tab w:val="num" w:pos="9044"/>
            </w:tabs>
            <w:ind w:left="4508" w:hanging="1814"/>
          </w:pPr>
        </w:pPrChange>
      </w:pPr>
    </w:p>
    <w:p w14:paraId="05CB9CB5" w14:textId="00671904" w:rsidR="00B847FC" w:rsidRPr="00F073C2" w:rsidRDefault="00B847FC" w:rsidP="00B847FC">
      <w:pPr>
        <w:pStyle w:val="Ttulo5"/>
        <w:numPr>
          <w:ilvl w:val="0"/>
          <w:numId w:val="5"/>
        </w:numPr>
        <w:tabs>
          <w:tab w:val="left" w:pos="1701"/>
          <w:tab w:val="num" w:pos="9044"/>
        </w:tabs>
        <w:ind w:left="0" w:firstLine="0"/>
      </w:pPr>
      <w:r w:rsidRPr="00F073C2">
        <w:rPr>
          <w:b/>
          <w:szCs w:val="24"/>
        </w:rPr>
        <w:t xml:space="preserve">(VERIFICACIÓN </w:t>
      </w:r>
      <w:r w:rsidRPr="00F073C2">
        <w:rPr>
          <w:b/>
          <w:szCs w:val="24"/>
          <w:lang w:val="es-MX"/>
        </w:rPr>
        <w:t xml:space="preserve">DE </w:t>
      </w:r>
      <w:r w:rsidR="00F11371" w:rsidRPr="00F073C2">
        <w:rPr>
          <w:b/>
          <w:szCs w:val="24"/>
          <w:lang w:val="es-MX"/>
        </w:rPr>
        <w:t xml:space="preserve">LAS </w:t>
      </w:r>
      <w:r w:rsidRPr="00F073C2">
        <w:rPr>
          <w:b/>
          <w:szCs w:val="24"/>
          <w:lang w:val="es-MX"/>
        </w:rPr>
        <w:t xml:space="preserve">SUBPARTIDAS ARANCELARIAS) </w:t>
      </w:r>
      <w:r w:rsidRPr="00F073C2">
        <w:rPr>
          <w:szCs w:val="24"/>
          <w:lang w:val="es-MX"/>
        </w:rPr>
        <w:t xml:space="preserve">I. </w:t>
      </w:r>
      <w:r w:rsidRPr="00F073C2">
        <w:t>La AN y las EPEs, realizarán la verificación de las subpartidas arancelarias relacionadas con el documento a ser emitido a través de la VUCE, de acuerdo al Arancel Aduanero</w:t>
      </w:r>
      <w:ins w:id="3960" w:author="Valeria Tapia" w:date="2026-09-25T15:58:00Z">
        <w:r w:rsidR="00C22793">
          <w:t xml:space="preserve"> </w:t>
        </w:r>
        <w:r w:rsidR="00C22793" w:rsidRPr="004960B4">
          <w:rPr>
            <w:highlight w:val="cyan"/>
            <w:rPrChange w:id="3961" w:author="Valeria Tapia " w:date="2026-10-05T02:25:00Z">
              <w:rPr/>
            </w:rPrChange>
          </w:rPr>
          <w:t xml:space="preserve">de Importaciones, </w:t>
        </w:r>
      </w:ins>
      <w:ins w:id="3962" w:author="Valeria Tapia" w:date="2026-09-25T17:31:00Z">
        <w:r w:rsidR="00BB174D" w:rsidRPr="004960B4">
          <w:rPr>
            <w:highlight w:val="cyan"/>
            <w:rPrChange w:id="3963" w:author="Valeria Tapia " w:date="2026-10-05T02:25:00Z">
              <w:rPr/>
            </w:rPrChange>
          </w:rPr>
          <w:t xml:space="preserve">la </w:t>
        </w:r>
      </w:ins>
      <w:del w:id="3964" w:author="Valeria Tapia" w:date="2026-09-25T15:58:00Z">
        <w:r w:rsidRPr="004960B4" w:rsidDel="00C22793">
          <w:rPr>
            <w:highlight w:val="cyan"/>
            <w:rPrChange w:id="3965" w:author="Valeria Tapia " w:date="2026-10-05T02:25:00Z">
              <w:rPr/>
            </w:rPrChange>
          </w:rPr>
          <w:delText xml:space="preserve"> y a </w:delText>
        </w:r>
      </w:del>
      <w:ins w:id="3966" w:author="Valeria Tapia" w:date="2026-09-25T15:58:00Z">
        <w:r w:rsidR="00C22793" w:rsidRPr="004960B4">
          <w:rPr>
            <w:highlight w:val="cyan"/>
            <w:rPrChange w:id="3967" w:author="Valeria Tapia " w:date="2026-10-05T02:25:00Z">
              <w:rPr/>
            </w:rPrChange>
          </w:rPr>
          <w:t>N</w:t>
        </w:r>
      </w:ins>
      <w:ins w:id="3968" w:author="Valeria Tapia" w:date="2026-09-25T17:31:00Z">
        <w:r w:rsidR="00BB174D" w:rsidRPr="004960B4">
          <w:rPr>
            <w:highlight w:val="cyan"/>
            <w:rPrChange w:id="3969" w:author="Valeria Tapia " w:date="2026-10-05T02:25:00Z">
              <w:rPr/>
            </w:rPrChange>
          </w:rPr>
          <w:t>ó</w:t>
        </w:r>
      </w:ins>
      <w:ins w:id="3970" w:author="Valeria Tapia" w:date="2026-09-25T15:58:00Z">
        <w:r w:rsidR="00C22793" w:rsidRPr="004960B4">
          <w:rPr>
            <w:highlight w:val="cyan"/>
            <w:rPrChange w:id="3971" w:author="Valeria Tapia " w:date="2026-10-05T02:25:00Z">
              <w:rPr/>
            </w:rPrChange>
          </w:rPr>
          <w:t xml:space="preserve">mina de </w:t>
        </w:r>
      </w:ins>
      <w:ins w:id="3972" w:author="Valeria Tapia" w:date="2026-09-25T15:59:00Z">
        <w:r w:rsidR="00C22793" w:rsidRPr="004960B4">
          <w:rPr>
            <w:highlight w:val="cyan"/>
            <w:rPrChange w:id="3973" w:author="Valeria Tapia " w:date="2026-10-05T02:25:00Z">
              <w:rPr/>
            </w:rPrChange>
          </w:rPr>
          <w:t xml:space="preserve">Mercancías para </w:t>
        </w:r>
      </w:ins>
      <w:ins w:id="3974" w:author="Valeria Tapia" w:date="2026-09-25T15:58:00Z">
        <w:r w:rsidR="00C22793" w:rsidRPr="004960B4">
          <w:rPr>
            <w:highlight w:val="cyan"/>
            <w:rPrChange w:id="3975" w:author="Valeria Tapia " w:date="2026-10-05T02:25:00Z">
              <w:rPr/>
            </w:rPrChange>
          </w:rPr>
          <w:t>Exportaciones</w:t>
        </w:r>
      </w:ins>
      <w:ins w:id="3976" w:author="Valeria Tapia" w:date="2026-09-25T15:59:00Z">
        <w:r w:rsidR="00C22793">
          <w:t xml:space="preserve"> y a</w:t>
        </w:r>
      </w:ins>
      <w:ins w:id="3977" w:author="Valeria Tapia" w:date="2026-09-25T15:58:00Z">
        <w:r w:rsidR="00C22793">
          <w:t xml:space="preserve"> </w:t>
        </w:r>
      </w:ins>
      <w:r w:rsidRPr="00F073C2">
        <w:t>la normativa vigente aplicable</w:t>
      </w:r>
      <w:ins w:id="3978" w:author="Valeria Tapia" w:date="2026-09-25T15:59:00Z">
        <w:r w:rsidR="00C22793">
          <w:t xml:space="preserve"> según corresponda</w:t>
        </w:r>
      </w:ins>
      <w:r w:rsidRPr="00F073C2">
        <w:t xml:space="preserve">, para considerar dicho aspecto en el trámite a ser </w:t>
      </w:r>
      <w:ins w:id="3979" w:author="Valeria Tapia" w:date="2026-09-25T15:59:00Z">
        <w:r w:rsidR="00C22793">
          <w:t xml:space="preserve">implementado </w:t>
        </w:r>
      </w:ins>
      <w:del w:id="3980" w:author="Valeria Tapia" w:date="2026-09-25T16:00:00Z">
        <w:r w:rsidRPr="00F073C2" w:rsidDel="00C22793">
          <w:delText xml:space="preserve">procesado </w:delText>
        </w:r>
      </w:del>
      <w:r w:rsidRPr="00F073C2">
        <w:t>en la VUCE</w:t>
      </w:r>
      <w:del w:id="3981" w:author="Valeria Tapia" w:date="2026-09-25T16:00:00Z">
        <w:r w:rsidRPr="00F073C2" w:rsidDel="00C22793">
          <w:delText xml:space="preserve"> cuando corresponda</w:delText>
        </w:r>
      </w:del>
      <w:r w:rsidRPr="00F073C2">
        <w:t>.</w:t>
      </w:r>
    </w:p>
    <w:p w14:paraId="6F477EA1" w14:textId="77777777" w:rsidR="00B847FC" w:rsidRPr="00F073C2" w:rsidRDefault="00B847FC" w:rsidP="00B847FC"/>
    <w:p w14:paraId="24D1CD24" w14:textId="4EE36C73" w:rsidR="00B847FC" w:rsidRPr="00F073C2" w:rsidDel="00C22793" w:rsidRDefault="00B847FC" w:rsidP="00DE605E">
      <w:pPr>
        <w:pStyle w:val="Textoindependiente"/>
        <w:numPr>
          <w:ilvl w:val="0"/>
          <w:numId w:val="27"/>
        </w:numPr>
        <w:tabs>
          <w:tab w:val="left" w:pos="284"/>
        </w:tabs>
        <w:ind w:left="0" w:firstLine="0"/>
        <w:rPr>
          <w:del w:id="3982" w:author="Valeria Tapia" w:date="2026-09-25T16:01:00Z"/>
          <w:rFonts w:ascii="Univers 45 Light" w:hAnsi="Univers 45 Light"/>
          <w:i w:val="0"/>
          <w:szCs w:val="24"/>
        </w:rPr>
      </w:pPr>
      <w:del w:id="3983" w:author="Valeria Tapia" w:date="2026-09-25T16:01:00Z">
        <w:r w:rsidRPr="00AC5310" w:rsidDel="00C22793">
          <w:rPr>
            <w:rFonts w:ascii="Univers 45 Light" w:hAnsi="Univers 45 Light"/>
            <w:i w:val="0"/>
            <w:szCs w:val="24"/>
          </w:rPr>
          <w:delText>En caso de que las EPEs requieran incluir</w:delText>
        </w:r>
        <w:r w:rsidRPr="00C22793" w:rsidDel="00C22793">
          <w:rPr>
            <w:szCs w:val="24"/>
          </w:rPr>
          <w:delText>, excluir o modificar la nómina de mercancías sujetas a Autorización Previa y/o Certificación u otros documentos, deberán realizar las gestiones correspondientes con su Ministerio cabeza de Sector ante el Ministerio de Economía y Finanzas Públicas.</w:delText>
        </w:r>
      </w:del>
    </w:p>
    <w:p w14:paraId="03DDFE64" w14:textId="05C452E5" w:rsidR="00433769" w:rsidRPr="00AC5310" w:rsidDel="00C22793" w:rsidRDefault="00433769">
      <w:pPr>
        <w:pStyle w:val="Textoindependiente"/>
        <w:numPr>
          <w:ilvl w:val="0"/>
          <w:numId w:val="27"/>
        </w:numPr>
        <w:tabs>
          <w:tab w:val="left" w:pos="284"/>
        </w:tabs>
        <w:ind w:left="0" w:firstLine="0"/>
        <w:rPr>
          <w:del w:id="3984" w:author="Valeria Tapia" w:date="2026-09-25T16:01:00Z"/>
          <w:rFonts w:ascii="Univers 45 Light" w:hAnsi="Univers 45 Light"/>
          <w:i w:val="0"/>
          <w:szCs w:val="24"/>
        </w:rPr>
        <w:pPrChange w:id="3985" w:author="Valeria Tapia" w:date="2026-09-25T16:01:00Z">
          <w:pPr>
            <w:pStyle w:val="Textoindependiente"/>
            <w:tabs>
              <w:tab w:val="left" w:pos="284"/>
            </w:tabs>
          </w:pPr>
        </w:pPrChange>
      </w:pPr>
    </w:p>
    <w:p w14:paraId="6678B71C" w14:textId="4BE23EA8" w:rsidR="00C75BEA" w:rsidRPr="00C75BEA" w:rsidRDefault="00B847FC" w:rsidP="00B847FC">
      <w:pPr>
        <w:pStyle w:val="Textoindependiente"/>
        <w:numPr>
          <w:ilvl w:val="0"/>
          <w:numId w:val="27"/>
        </w:numPr>
        <w:tabs>
          <w:tab w:val="left" w:pos="284"/>
        </w:tabs>
        <w:ind w:left="0" w:firstLine="0"/>
        <w:rPr>
          <w:ins w:id="3986" w:author="Valeria Tapia" w:date="2026-09-25T16:06:00Z"/>
          <w:szCs w:val="24"/>
          <w:rPrChange w:id="3987" w:author="Valeria Tapia" w:date="2026-09-25T16:06:00Z">
            <w:rPr>
              <w:ins w:id="3988" w:author="Valeria Tapia" w:date="2026-09-25T16:06:00Z"/>
              <w:rFonts w:ascii="Univers 45 Light" w:hAnsi="Univers 45 Light"/>
              <w:i w:val="0"/>
              <w:szCs w:val="24"/>
            </w:rPr>
          </w:rPrChange>
        </w:rPr>
      </w:pPr>
      <w:r w:rsidRPr="00F073C2">
        <w:rPr>
          <w:rFonts w:ascii="Univers 45 Light" w:hAnsi="Univers 45 Light"/>
          <w:i w:val="0"/>
          <w:szCs w:val="24"/>
        </w:rPr>
        <w:t>La actualización del Arancel Aduanero</w:t>
      </w:r>
      <w:ins w:id="3989" w:author="Valeria Tapia" w:date="2026-09-25T16:01:00Z">
        <w:r w:rsidR="00C22793">
          <w:rPr>
            <w:rFonts w:ascii="Univers 45 Light" w:hAnsi="Univers 45 Light"/>
            <w:i w:val="0"/>
            <w:szCs w:val="24"/>
          </w:rPr>
          <w:t xml:space="preserve"> de Imp</w:t>
        </w:r>
      </w:ins>
      <w:ins w:id="3990" w:author="Valeria Tapia" w:date="2026-09-25T16:05:00Z">
        <w:r w:rsidR="00C22793">
          <w:rPr>
            <w:rFonts w:ascii="Univers 45 Light" w:hAnsi="Univers 45 Light"/>
            <w:i w:val="0"/>
            <w:szCs w:val="24"/>
          </w:rPr>
          <w:t>o</w:t>
        </w:r>
      </w:ins>
      <w:ins w:id="3991" w:author="Valeria Tapia" w:date="2026-09-25T16:01:00Z">
        <w:r w:rsidR="00C22793">
          <w:rPr>
            <w:rFonts w:ascii="Univers 45 Light" w:hAnsi="Univers 45 Light"/>
            <w:i w:val="0"/>
            <w:szCs w:val="24"/>
          </w:rPr>
          <w:t>r</w:t>
        </w:r>
      </w:ins>
      <w:ins w:id="3992" w:author="Valeria Tapia" w:date="2026-09-25T16:04:00Z">
        <w:r w:rsidR="00C22793">
          <w:rPr>
            <w:rFonts w:ascii="Univers 45 Light" w:hAnsi="Univers 45 Light"/>
            <w:i w:val="0"/>
            <w:szCs w:val="24"/>
          </w:rPr>
          <w:t>taci</w:t>
        </w:r>
      </w:ins>
      <w:ins w:id="3993" w:author="Valeria Tapia" w:date="2026-09-25T16:05:00Z">
        <w:r w:rsidR="00C22793">
          <w:rPr>
            <w:rFonts w:ascii="Univers 45 Light" w:hAnsi="Univers 45 Light"/>
            <w:i w:val="0"/>
            <w:szCs w:val="24"/>
          </w:rPr>
          <w:t xml:space="preserve">ón </w:t>
        </w:r>
      </w:ins>
      <w:del w:id="3994" w:author="Valeria Tapia" w:date="2026-09-25T16:05:00Z">
        <w:r w:rsidRPr="00F073C2" w:rsidDel="00C22793">
          <w:rPr>
            <w:rFonts w:ascii="Univers 45 Light" w:hAnsi="Univers 45 Light"/>
            <w:i w:val="0"/>
            <w:szCs w:val="24"/>
          </w:rPr>
          <w:delText xml:space="preserve"> </w:delText>
        </w:r>
      </w:del>
      <w:r w:rsidRPr="00F073C2">
        <w:rPr>
          <w:rFonts w:ascii="Univers 45 Light" w:hAnsi="Univers 45 Light"/>
          <w:i w:val="0"/>
          <w:szCs w:val="24"/>
        </w:rPr>
        <w:t xml:space="preserve">por normativa específica, así como por otras normas legales que se establezcan de forma posterior a su </w:t>
      </w:r>
      <w:del w:id="3995" w:author="Valeria Tapia" w:date="2026-09-25T16:05:00Z">
        <w:r w:rsidRPr="00F073C2" w:rsidDel="00C75BEA">
          <w:rPr>
            <w:rFonts w:ascii="Univers 45 Light" w:hAnsi="Univers 45 Light"/>
            <w:i w:val="0"/>
            <w:szCs w:val="24"/>
          </w:rPr>
          <w:delText>aprobación</w:delText>
        </w:r>
      </w:del>
      <w:ins w:id="3996" w:author="Valeria Tapia" w:date="2026-09-25T16:05:00Z">
        <w:r w:rsidR="00C75BEA">
          <w:rPr>
            <w:rFonts w:ascii="Univers 45 Light" w:hAnsi="Univers 45 Light"/>
            <w:i w:val="0"/>
            <w:szCs w:val="24"/>
          </w:rPr>
          <w:t>implementación</w:t>
        </w:r>
      </w:ins>
      <w:r w:rsidRPr="00F073C2">
        <w:rPr>
          <w:rFonts w:ascii="Univers 45 Light" w:hAnsi="Univers 45 Light"/>
          <w:i w:val="0"/>
          <w:szCs w:val="24"/>
        </w:rPr>
        <w:t>, serán considerados</w:t>
      </w:r>
      <w:ins w:id="3997" w:author="Valeria Tapia" w:date="2026-09-25T16:06:00Z">
        <w:r w:rsidR="00C75BEA">
          <w:rPr>
            <w:rFonts w:ascii="Univers 45 Light" w:hAnsi="Univers 45 Light"/>
            <w:i w:val="0"/>
            <w:szCs w:val="24"/>
          </w:rPr>
          <w:t xml:space="preserve"> en la VUCE</w:t>
        </w:r>
      </w:ins>
      <w:ins w:id="3998" w:author="Valeria Tapia" w:date="2026-09-25T16:07:00Z">
        <w:r w:rsidR="00C75BEA">
          <w:rPr>
            <w:rFonts w:ascii="Univers 45 Light" w:hAnsi="Univers 45 Light"/>
            <w:i w:val="0"/>
            <w:szCs w:val="24"/>
          </w:rPr>
          <w:t>.</w:t>
        </w:r>
      </w:ins>
      <w:r w:rsidRPr="00F073C2">
        <w:rPr>
          <w:rFonts w:ascii="Univers 45 Light" w:hAnsi="Univers 45 Light"/>
          <w:i w:val="0"/>
          <w:szCs w:val="24"/>
        </w:rPr>
        <w:t xml:space="preserve"> </w:t>
      </w:r>
    </w:p>
    <w:p w14:paraId="18812661" w14:textId="77777777" w:rsidR="00C75BEA" w:rsidRPr="00C75BEA" w:rsidRDefault="00C75BEA">
      <w:pPr>
        <w:pStyle w:val="Textoindependiente"/>
        <w:tabs>
          <w:tab w:val="left" w:pos="284"/>
        </w:tabs>
        <w:rPr>
          <w:ins w:id="3999" w:author="Valeria Tapia" w:date="2026-09-25T16:06:00Z"/>
          <w:szCs w:val="24"/>
          <w:rPrChange w:id="4000" w:author="Valeria Tapia" w:date="2026-09-25T16:06:00Z">
            <w:rPr>
              <w:ins w:id="4001" w:author="Valeria Tapia" w:date="2026-09-25T16:06:00Z"/>
              <w:rFonts w:ascii="Univers 45 Light" w:hAnsi="Univers 45 Light"/>
              <w:i w:val="0"/>
              <w:szCs w:val="24"/>
            </w:rPr>
          </w:rPrChange>
        </w:rPr>
        <w:pPrChange w:id="4002" w:author="Valeria Tapia" w:date="2026-09-25T16:06:00Z">
          <w:pPr>
            <w:pStyle w:val="Textoindependiente"/>
            <w:numPr>
              <w:numId w:val="27"/>
            </w:numPr>
            <w:tabs>
              <w:tab w:val="left" w:pos="284"/>
            </w:tabs>
            <w:ind w:left="4548" w:hanging="720"/>
          </w:pPr>
        </w:pPrChange>
      </w:pPr>
    </w:p>
    <w:p w14:paraId="57ACC9DF" w14:textId="05EDCDE6" w:rsidR="00C22793" w:rsidRPr="004960B4" w:rsidRDefault="00B847FC" w:rsidP="00AC5310">
      <w:pPr>
        <w:pStyle w:val="Textoindependiente"/>
        <w:numPr>
          <w:ilvl w:val="0"/>
          <w:numId w:val="27"/>
        </w:numPr>
        <w:tabs>
          <w:tab w:val="left" w:pos="284"/>
        </w:tabs>
        <w:ind w:left="0" w:firstLine="0"/>
        <w:rPr>
          <w:ins w:id="4003" w:author="Valeria Tapia" w:date="2026-09-25T17:37:00Z"/>
          <w:szCs w:val="24"/>
          <w:highlight w:val="green"/>
          <w:rPrChange w:id="4004" w:author="Valeria Tapia " w:date="2026-10-05T02:26:00Z">
            <w:rPr>
              <w:ins w:id="4005" w:author="Valeria Tapia" w:date="2026-09-25T17:37:00Z"/>
              <w:rFonts w:ascii="Univers 45 Light" w:hAnsi="Univers 45 Light"/>
              <w:i w:val="0"/>
              <w:szCs w:val="24"/>
            </w:rPr>
          </w:rPrChange>
        </w:rPr>
      </w:pPr>
      <w:del w:id="4006" w:author="Valeria Tapia" w:date="2026-09-25T16:10:00Z">
        <w:r w:rsidRPr="004960B4" w:rsidDel="00C75BEA">
          <w:rPr>
            <w:rFonts w:ascii="Univers 45 Light" w:hAnsi="Univers 45 Light"/>
            <w:i w:val="0"/>
            <w:szCs w:val="24"/>
            <w:highlight w:val="green"/>
            <w:rPrChange w:id="4007" w:author="Valeria Tapia " w:date="2026-10-05T02:26:00Z">
              <w:rPr>
                <w:rFonts w:ascii="Univers 45 Light" w:hAnsi="Univers 45 Light"/>
                <w:i w:val="0"/>
                <w:szCs w:val="24"/>
              </w:rPr>
            </w:rPrChange>
          </w:rPr>
          <w:delText>en los procesos a ser realizados en la VUCE.</w:delText>
        </w:r>
      </w:del>
      <w:ins w:id="4008" w:author="Valeria Tapia" w:date="2026-09-25T16:01:00Z">
        <w:r w:rsidR="00C22793" w:rsidRPr="004960B4">
          <w:rPr>
            <w:rFonts w:ascii="Univers 45 Light" w:hAnsi="Univers 45 Light"/>
            <w:i w:val="0"/>
            <w:szCs w:val="24"/>
            <w:highlight w:val="green"/>
            <w:rPrChange w:id="4009" w:author="Valeria Tapia " w:date="2026-10-05T02:26:00Z">
              <w:rPr>
                <w:rFonts w:ascii="Univers 45 Light" w:hAnsi="Univers 45 Light"/>
                <w:i w:val="0"/>
                <w:szCs w:val="24"/>
              </w:rPr>
            </w:rPrChange>
          </w:rPr>
          <w:t>En caso de que la</w:t>
        </w:r>
        <w:del w:id="4010" w:author="Valeria Tapia " w:date="2026-10-05T02:32:00Z">
          <w:r w:rsidR="00C22793" w:rsidRPr="004960B4" w:rsidDel="00964241">
            <w:rPr>
              <w:rFonts w:ascii="Univers 45 Light" w:hAnsi="Univers 45 Light"/>
              <w:i w:val="0"/>
              <w:szCs w:val="24"/>
              <w:highlight w:val="green"/>
              <w:rPrChange w:id="4011" w:author="Valeria Tapia " w:date="2026-10-05T02:26:00Z">
                <w:rPr>
                  <w:rFonts w:ascii="Univers 45 Light" w:hAnsi="Univers 45 Light"/>
                  <w:i w:val="0"/>
                  <w:szCs w:val="24"/>
                </w:rPr>
              </w:rPrChange>
            </w:rPr>
            <w:delText>s</w:delText>
          </w:r>
        </w:del>
        <w:r w:rsidR="00C22793" w:rsidRPr="004960B4">
          <w:rPr>
            <w:rFonts w:ascii="Univers 45 Light" w:hAnsi="Univers 45 Light"/>
            <w:i w:val="0"/>
            <w:szCs w:val="24"/>
            <w:highlight w:val="green"/>
            <w:rPrChange w:id="4012" w:author="Valeria Tapia " w:date="2026-10-05T02:26:00Z">
              <w:rPr>
                <w:rFonts w:ascii="Univers 45 Light" w:hAnsi="Univers 45 Light"/>
                <w:i w:val="0"/>
                <w:szCs w:val="24"/>
              </w:rPr>
            </w:rPrChange>
          </w:rPr>
          <w:t xml:space="preserve"> EPE</w:t>
        </w:r>
        <w:del w:id="4013" w:author="Valeria Tapia " w:date="2026-10-05T02:32:00Z">
          <w:r w:rsidR="00C22793" w:rsidRPr="004960B4" w:rsidDel="00964241">
            <w:rPr>
              <w:rFonts w:ascii="Univers 45 Light" w:hAnsi="Univers 45 Light"/>
              <w:i w:val="0"/>
              <w:szCs w:val="24"/>
              <w:highlight w:val="green"/>
              <w:rPrChange w:id="4014" w:author="Valeria Tapia " w:date="2026-10-05T02:26:00Z">
                <w:rPr>
                  <w:rFonts w:ascii="Univers 45 Light" w:hAnsi="Univers 45 Light"/>
                  <w:i w:val="0"/>
                  <w:szCs w:val="24"/>
                </w:rPr>
              </w:rPrChange>
            </w:rPr>
            <w:delText>s</w:delText>
          </w:r>
        </w:del>
        <w:r w:rsidR="00C22793" w:rsidRPr="004960B4">
          <w:rPr>
            <w:rFonts w:ascii="Univers 45 Light" w:hAnsi="Univers 45 Light"/>
            <w:i w:val="0"/>
            <w:szCs w:val="24"/>
            <w:highlight w:val="green"/>
            <w:rPrChange w:id="4015" w:author="Valeria Tapia " w:date="2026-10-05T02:26:00Z">
              <w:rPr>
                <w:rFonts w:ascii="Univers 45 Light" w:hAnsi="Univers 45 Light"/>
                <w:i w:val="0"/>
                <w:szCs w:val="24"/>
              </w:rPr>
            </w:rPrChange>
          </w:rPr>
          <w:t xml:space="preserve"> </w:t>
        </w:r>
      </w:ins>
      <w:ins w:id="4016" w:author="Valeria Tapia " w:date="2026-10-05T02:26:00Z">
        <w:r w:rsidR="004960B4" w:rsidRPr="004960B4">
          <w:rPr>
            <w:rFonts w:ascii="Univers 45 Light" w:hAnsi="Univers 45 Light"/>
            <w:i w:val="0"/>
            <w:szCs w:val="24"/>
            <w:highlight w:val="green"/>
            <w:rPrChange w:id="4017" w:author="Valeria Tapia " w:date="2026-10-05T02:26:00Z">
              <w:rPr>
                <w:rFonts w:ascii="Univers 45 Light" w:hAnsi="Univers 45 Light"/>
                <w:i w:val="0"/>
                <w:szCs w:val="24"/>
              </w:rPr>
            </w:rPrChange>
          </w:rPr>
          <w:t xml:space="preserve"> de forma</w:t>
        </w:r>
      </w:ins>
      <w:ins w:id="4018" w:author="Valeria Tapia " w:date="2026-10-05T02:32:00Z">
        <w:r w:rsidR="00964241">
          <w:rPr>
            <w:rFonts w:ascii="Univers 45 Light" w:hAnsi="Univers 45 Light"/>
            <w:i w:val="0"/>
            <w:szCs w:val="24"/>
            <w:highlight w:val="green"/>
          </w:rPr>
          <w:t xml:space="preserve"> </w:t>
        </w:r>
      </w:ins>
      <w:ins w:id="4019" w:author="Valeria Tapia" w:date="2026-09-25T16:13:00Z">
        <w:del w:id="4020" w:author="Valeria Tapia " w:date="2026-10-05T02:26:00Z">
          <w:r w:rsidR="00C75BEA" w:rsidRPr="004960B4" w:rsidDel="004960B4">
            <w:rPr>
              <w:rFonts w:ascii="Univers 45 Light" w:hAnsi="Univers 45 Light"/>
              <w:i w:val="0"/>
              <w:szCs w:val="24"/>
              <w:highlight w:val="green"/>
              <w:rPrChange w:id="4021" w:author="Valeria Tapia " w:date="2026-10-05T02:26:00Z">
                <w:rPr>
                  <w:rFonts w:ascii="Univers 45 Light" w:hAnsi="Univers 45 Light"/>
                  <w:i w:val="0"/>
                  <w:szCs w:val="24"/>
                </w:rPr>
              </w:rPrChange>
            </w:rPr>
            <w:delText xml:space="preserve">durante o </w:delText>
          </w:r>
        </w:del>
        <w:r w:rsidR="00C75BEA" w:rsidRPr="004960B4">
          <w:rPr>
            <w:rFonts w:ascii="Univers 45 Light" w:hAnsi="Univers 45 Light"/>
            <w:i w:val="0"/>
            <w:szCs w:val="24"/>
            <w:highlight w:val="green"/>
            <w:rPrChange w:id="4022" w:author="Valeria Tapia " w:date="2026-10-05T02:26:00Z">
              <w:rPr>
                <w:rFonts w:ascii="Univers 45 Light" w:hAnsi="Univers 45 Light"/>
                <w:i w:val="0"/>
                <w:szCs w:val="24"/>
              </w:rPr>
            </w:rPrChange>
          </w:rPr>
          <w:t xml:space="preserve">posterior a la implementación del trámite en la VUCE, </w:t>
        </w:r>
      </w:ins>
      <w:ins w:id="4023" w:author="Valeria Tapia" w:date="2026-09-25T16:01:00Z">
        <w:r w:rsidR="00C22793" w:rsidRPr="004960B4">
          <w:rPr>
            <w:rFonts w:ascii="Univers 45 Light" w:hAnsi="Univers 45 Light"/>
            <w:i w:val="0"/>
            <w:szCs w:val="24"/>
            <w:highlight w:val="green"/>
            <w:rPrChange w:id="4024" w:author="Valeria Tapia " w:date="2026-10-05T02:26:00Z">
              <w:rPr>
                <w:rFonts w:ascii="Univers 45 Light" w:hAnsi="Univers 45 Light"/>
                <w:i w:val="0"/>
                <w:szCs w:val="24"/>
              </w:rPr>
            </w:rPrChange>
          </w:rPr>
          <w:t>requiera</w:t>
        </w:r>
        <w:del w:id="4025" w:author="Valeria Tapia " w:date="2026-10-05T02:33:00Z">
          <w:r w:rsidR="00C22793" w:rsidRPr="004960B4" w:rsidDel="00964241">
            <w:rPr>
              <w:rFonts w:ascii="Univers 45 Light" w:hAnsi="Univers 45 Light"/>
              <w:i w:val="0"/>
              <w:szCs w:val="24"/>
              <w:highlight w:val="green"/>
              <w:rPrChange w:id="4026" w:author="Valeria Tapia " w:date="2026-10-05T02:26:00Z">
                <w:rPr>
                  <w:rFonts w:ascii="Univers 45 Light" w:hAnsi="Univers 45 Light"/>
                  <w:i w:val="0"/>
                  <w:szCs w:val="24"/>
                </w:rPr>
              </w:rPrChange>
            </w:rPr>
            <w:delText>n</w:delText>
          </w:r>
        </w:del>
        <w:r w:rsidR="00C22793" w:rsidRPr="004960B4">
          <w:rPr>
            <w:rFonts w:ascii="Univers 45 Light" w:hAnsi="Univers 45 Light"/>
            <w:i w:val="0"/>
            <w:szCs w:val="24"/>
            <w:highlight w:val="green"/>
            <w:rPrChange w:id="4027" w:author="Valeria Tapia " w:date="2026-10-05T02:26:00Z">
              <w:rPr>
                <w:rFonts w:ascii="Univers 45 Light" w:hAnsi="Univers 45 Light"/>
                <w:i w:val="0"/>
                <w:szCs w:val="24"/>
              </w:rPr>
            </w:rPrChange>
          </w:rPr>
          <w:t xml:space="preserve"> </w:t>
        </w:r>
        <w:del w:id="4028" w:author="Valeria Tapia " w:date="2026-10-05T02:33:00Z">
          <w:r w:rsidR="00C22793" w:rsidRPr="004960B4" w:rsidDel="00964241">
            <w:rPr>
              <w:rFonts w:ascii="Univers 45 Light" w:hAnsi="Univers 45 Light"/>
              <w:i w:val="0"/>
              <w:szCs w:val="24"/>
              <w:highlight w:val="green"/>
              <w:rPrChange w:id="4029" w:author="Valeria Tapia " w:date="2026-10-05T02:26:00Z">
                <w:rPr>
                  <w:rFonts w:ascii="Univers 45 Light" w:hAnsi="Univers 45 Light"/>
                  <w:i w:val="0"/>
                  <w:szCs w:val="24"/>
                </w:rPr>
              </w:rPrChange>
            </w:rPr>
            <w:delText xml:space="preserve">incluir, excluir o </w:delText>
          </w:r>
        </w:del>
        <w:r w:rsidR="00C22793" w:rsidRPr="004960B4">
          <w:rPr>
            <w:rFonts w:ascii="Univers 45 Light" w:hAnsi="Univers 45 Light"/>
            <w:i w:val="0"/>
            <w:szCs w:val="24"/>
            <w:highlight w:val="green"/>
            <w:rPrChange w:id="4030" w:author="Valeria Tapia " w:date="2026-10-05T02:26:00Z">
              <w:rPr>
                <w:rFonts w:ascii="Univers 45 Light" w:hAnsi="Univers 45 Light"/>
                <w:i w:val="0"/>
                <w:szCs w:val="24"/>
              </w:rPr>
            </w:rPrChange>
          </w:rPr>
          <w:t>modificar la nómina de mercancías sujetas a Autorización Previa</w:t>
        </w:r>
      </w:ins>
      <w:ins w:id="4031" w:author="Valeria Tapia" w:date="2026-09-25T16:10:00Z">
        <w:r w:rsidR="00C75BEA" w:rsidRPr="004960B4">
          <w:rPr>
            <w:rFonts w:ascii="Univers 45 Light" w:hAnsi="Univers 45 Light"/>
            <w:i w:val="0"/>
            <w:szCs w:val="24"/>
            <w:highlight w:val="green"/>
            <w:rPrChange w:id="4032" w:author="Valeria Tapia " w:date="2026-10-05T02:26:00Z">
              <w:rPr>
                <w:rFonts w:ascii="Univers 45 Light" w:hAnsi="Univers 45 Light"/>
                <w:i w:val="0"/>
                <w:szCs w:val="24"/>
              </w:rPr>
            </w:rPrChange>
          </w:rPr>
          <w:t xml:space="preserve">, </w:t>
        </w:r>
      </w:ins>
      <w:ins w:id="4033" w:author="Valeria Tapia" w:date="2026-09-25T16:12:00Z">
        <w:r w:rsidR="00C75BEA" w:rsidRPr="004960B4">
          <w:rPr>
            <w:rFonts w:ascii="Univers 45 Light" w:hAnsi="Univers 45 Light"/>
            <w:i w:val="0"/>
            <w:szCs w:val="24"/>
            <w:highlight w:val="green"/>
            <w:rPrChange w:id="4034" w:author="Valeria Tapia " w:date="2026-10-05T02:26:00Z">
              <w:rPr>
                <w:rFonts w:ascii="Univers 45 Light" w:hAnsi="Univers 45 Light"/>
                <w:i w:val="0"/>
                <w:szCs w:val="24"/>
              </w:rPr>
            </w:rPrChange>
          </w:rPr>
          <w:t xml:space="preserve">Certificación, </w:t>
        </w:r>
      </w:ins>
      <w:ins w:id="4035" w:author="Valeria Tapia" w:date="2026-09-25T16:10:00Z">
        <w:r w:rsidR="00C75BEA" w:rsidRPr="004960B4">
          <w:rPr>
            <w:rFonts w:ascii="Univers 45 Light" w:hAnsi="Univers 45 Light"/>
            <w:i w:val="0"/>
            <w:szCs w:val="24"/>
            <w:highlight w:val="green"/>
            <w:rPrChange w:id="4036" w:author="Valeria Tapia " w:date="2026-10-05T02:26:00Z">
              <w:rPr>
                <w:rFonts w:ascii="Univers 45 Light" w:hAnsi="Univers 45 Light"/>
                <w:i w:val="0"/>
                <w:szCs w:val="24"/>
              </w:rPr>
            </w:rPrChange>
          </w:rPr>
          <w:t xml:space="preserve">Permisos, Licencias, Declaración Jurada </w:t>
        </w:r>
      </w:ins>
      <w:ins w:id="4037" w:author="Valeria Tapia" w:date="2026-09-25T16:01:00Z">
        <w:r w:rsidR="00C22793" w:rsidRPr="004960B4">
          <w:rPr>
            <w:rFonts w:ascii="Univers 45 Light" w:hAnsi="Univers 45 Light"/>
            <w:i w:val="0"/>
            <w:szCs w:val="24"/>
            <w:highlight w:val="green"/>
            <w:rPrChange w:id="4038" w:author="Valeria Tapia " w:date="2026-10-05T02:26:00Z">
              <w:rPr>
                <w:rFonts w:ascii="Univers 45 Light" w:hAnsi="Univers 45 Light"/>
                <w:i w:val="0"/>
                <w:szCs w:val="24"/>
              </w:rPr>
            </w:rPrChange>
          </w:rPr>
          <w:t>y/o u otros documentos</w:t>
        </w:r>
      </w:ins>
      <w:ins w:id="4039" w:author="Valeria Tapia" w:date="2026-09-25T16:12:00Z">
        <w:r w:rsidR="00C75BEA" w:rsidRPr="004960B4">
          <w:rPr>
            <w:rFonts w:ascii="Univers 45 Light" w:hAnsi="Univers 45 Light"/>
            <w:i w:val="0"/>
            <w:szCs w:val="24"/>
            <w:highlight w:val="green"/>
            <w:rPrChange w:id="4040" w:author="Valeria Tapia " w:date="2026-10-05T02:26:00Z">
              <w:rPr>
                <w:rFonts w:ascii="Univers 45 Light" w:hAnsi="Univers 45 Light"/>
                <w:i w:val="0"/>
                <w:szCs w:val="24"/>
              </w:rPr>
            </w:rPrChange>
          </w:rPr>
          <w:t xml:space="preserve"> requerido</w:t>
        </w:r>
      </w:ins>
      <w:ins w:id="4041" w:author="Valeria Tapia" w:date="2026-09-25T16:15:00Z">
        <w:r w:rsidR="00C75BEA" w:rsidRPr="004960B4">
          <w:rPr>
            <w:rFonts w:ascii="Univers 45 Light" w:hAnsi="Univers 45 Light"/>
            <w:i w:val="0"/>
            <w:szCs w:val="24"/>
            <w:highlight w:val="green"/>
            <w:rPrChange w:id="4042" w:author="Valeria Tapia " w:date="2026-10-05T02:26:00Z">
              <w:rPr>
                <w:rFonts w:ascii="Univers 45 Light" w:hAnsi="Univers 45 Light"/>
                <w:i w:val="0"/>
                <w:szCs w:val="24"/>
              </w:rPr>
            </w:rPrChange>
          </w:rPr>
          <w:t>s</w:t>
        </w:r>
      </w:ins>
      <w:ins w:id="4043" w:author="Valeria Tapia" w:date="2026-09-25T16:12:00Z">
        <w:r w:rsidR="00C75BEA" w:rsidRPr="004960B4">
          <w:rPr>
            <w:rFonts w:ascii="Univers 45 Light" w:hAnsi="Univers 45 Light"/>
            <w:i w:val="0"/>
            <w:szCs w:val="24"/>
            <w:highlight w:val="green"/>
            <w:rPrChange w:id="4044" w:author="Valeria Tapia " w:date="2026-10-05T02:26:00Z">
              <w:rPr>
                <w:rFonts w:ascii="Univers 45 Light" w:hAnsi="Univers 45 Light"/>
                <w:i w:val="0"/>
                <w:szCs w:val="24"/>
              </w:rPr>
            </w:rPrChange>
          </w:rPr>
          <w:t xml:space="preserve"> en operaciones de comercio exterior, </w:t>
        </w:r>
      </w:ins>
      <w:ins w:id="4045" w:author="Valeria Tapia" w:date="2026-09-25T16:01:00Z">
        <w:r w:rsidR="00C22793" w:rsidRPr="004960B4">
          <w:rPr>
            <w:rFonts w:ascii="Univers 45 Light" w:hAnsi="Univers 45 Light"/>
            <w:i w:val="0"/>
            <w:szCs w:val="24"/>
            <w:highlight w:val="green"/>
            <w:rPrChange w:id="4046" w:author="Valeria Tapia " w:date="2026-10-05T02:26:00Z">
              <w:rPr>
                <w:rFonts w:ascii="Univers 45 Light" w:hAnsi="Univers 45 Light"/>
                <w:i w:val="0"/>
                <w:szCs w:val="24"/>
              </w:rPr>
            </w:rPrChange>
          </w:rPr>
          <w:t>deberán realizar las gestiones correspondientes con su Ministerio cabeza de Sector ante el Ministerio de Economía y Finanzas Públicas</w:t>
        </w:r>
      </w:ins>
      <w:ins w:id="4047" w:author="Valeria Tapia" w:date="2026-09-25T16:14:00Z">
        <w:r w:rsidR="00C75BEA" w:rsidRPr="004960B4">
          <w:rPr>
            <w:rFonts w:ascii="Univers 45 Light" w:hAnsi="Univers 45 Light"/>
            <w:i w:val="0"/>
            <w:szCs w:val="24"/>
            <w:highlight w:val="green"/>
            <w:rPrChange w:id="4048" w:author="Valeria Tapia " w:date="2026-10-05T02:26:00Z">
              <w:rPr>
                <w:rFonts w:ascii="Univers 45 Light" w:hAnsi="Univers 45 Light"/>
                <w:i w:val="0"/>
                <w:szCs w:val="24"/>
              </w:rPr>
            </w:rPrChange>
          </w:rPr>
          <w:t xml:space="preserve"> y comunicar de forma oportuna a la AN a efectos de realizar las </w:t>
        </w:r>
      </w:ins>
      <w:ins w:id="4049" w:author="Valeria Tapia" w:date="2026-09-25T16:20:00Z">
        <w:r w:rsidR="00622E9F" w:rsidRPr="004960B4">
          <w:rPr>
            <w:rFonts w:ascii="Univers 45 Light" w:hAnsi="Univers 45 Light"/>
            <w:i w:val="0"/>
            <w:szCs w:val="24"/>
            <w:highlight w:val="green"/>
            <w:rPrChange w:id="4050" w:author="Valeria Tapia " w:date="2026-10-05T02:26:00Z">
              <w:rPr>
                <w:rFonts w:ascii="Univers 45 Light" w:hAnsi="Univers 45 Light"/>
                <w:i w:val="0"/>
                <w:szCs w:val="24"/>
              </w:rPr>
            </w:rPrChange>
          </w:rPr>
          <w:t xml:space="preserve">adecuaciones </w:t>
        </w:r>
      </w:ins>
      <w:ins w:id="4051" w:author="Valeria Tapia" w:date="2026-09-25T16:14:00Z">
        <w:r w:rsidR="00C75BEA" w:rsidRPr="004960B4">
          <w:rPr>
            <w:rFonts w:ascii="Univers 45 Light" w:hAnsi="Univers 45 Light"/>
            <w:i w:val="0"/>
            <w:szCs w:val="24"/>
            <w:highlight w:val="green"/>
            <w:rPrChange w:id="4052" w:author="Valeria Tapia " w:date="2026-10-05T02:26:00Z">
              <w:rPr>
                <w:rFonts w:ascii="Univers 45 Light" w:hAnsi="Univers 45 Light"/>
                <w:i w:val="0"/>
                <w:szCs w:val="24"/>
              </w:rPr>
            </w:rPrChange>
          </w:rPr>
          <w:t>necesarias</w:t>
        </w:r>
      </w:ins>
      <w:ins w:id="4053" w:author="Valeria Tapia" w:date="2026-09-25T16:20:00Z">
        <w:r w:rsidR="00622E9F" w:rsidRPr="004960B4">
          <w:rPr>
            <w:rFonts w:ascii="Univers 45 Light" w:hAnsi="Univers 45 Light"/>
            <w:i w:val="0"/>
            <w:szCs w:val="24"/>
            <w:highlight w:val="green"/>
            <w:rPrChange w:id="4054" w:author="Valeria Tapia " w:date="2026-10-05T02:26:00Z">
              <w:rPr>
                <w:rFonts w:ascii="Univers 45 Light" w:hAnsi="Univers 45 Light"/>
                <w:i w:val="0"/>
                <w:szCs w:val="24"/>
              </w:rPr>
            </w:rPrChange>
          </w:rPr>
          <w:t xml:space="preserve"> en la VUCE</w:t>
        </w:r>
      </w:ins>
      <w:ins w:id="4055" w:author="Valeria Tapia" w:date="2026-09-25T16:01:00Z">
        <w:r w:rsidR="00C22793" w:rsidRPr="004960B4">
          <w:rPr>
            <w:rFonts w:ascii="Univers 45 Light" w:hAnsi="Univers 45 Light"/>
            <w:i w:val="0"/>
            <w:szCs w:val="24"/>
            <w:highlight w:val="green"/>
            <w:rPrChange w:id="4056" w:author="Valeria Tapia " w:date="2026-10-05T02:26:00Z">
              <w:rPr>
                <w:rFonts w:ascii="Univers 45 Light" w:hAnsi="Univers 45 Light"/>
                <w:i w:val="0"/>
                <w:szCs w:val="24"/>
              </w:rPr>
            </w:rPrChange>
          </w:rPr>
          <w:t>.</w:t>
        </w:r>
      </w:ins>
    </w:p>
    <w:p w14:paraId="19C15FE2" w14:textId="77777777" w:rsidR="00BB174D" w:rsidRPr="00AC5310" w:rsidRDefault="00BB174D">
      <w:pPr>
        <w:pStyle w:val="Textoindependiente"/>
        <w:tabs>
          <w:tab w:val="left" w:pos="284"/>
        </w:tabs>
        <w:rPr>
          <w:szCs w:val="24"/>
        </w:rPr>
        <w:pPrChange w:id="4057" w:author="Valeria Tapia" w:date="2026-09-25T17:37:00Z">
          <w:pPr>
            <w:pStyle w:val="Textoindependiente"/>
            <w:numPr>
              <w:numId w:val="27"/>
            </w:numPr>
            <w:tabs>
              <w:tab w:val="left" w:pos="284"/>
            </w:tabs>
            <w:ind w:left="4548" w:hanging="720"/>
          </w:pPr>
        </w:pPrChange>
      </w:pPr>
    </w:p>
    <w:p w14:paraId="62AC776A" w14:textId="0A35E20C" w:rsidR="002B061E" w:rsidRPr="001B5D1A" w:rsidDel="00BB174D" w:rsidRDefault="002B061E" w:rsidP="00DE605E">
      <w:pPr>
        <w:pStyle w:val="Textoindependiente"/>
        <w:tabs>
          <w:tab w:val="left" w:pos="284"/>
        </w:tabs>
        <w:rPr>
          <w:del w:id="4058" w:author="Valeria Tapia" w:date="2026-09-25T17:37:00Z"/>
          <w:color w:val="FF0000"/>
          <w:szCs w:val="24"/>
          <w:rPrChange w:id="4059" w:author="Valeria Tapia" w:date="2026-10-05T12:53:00Z">
            <w:rPr>
              <w:del w:id="4060" w:author="Valeria Tapia" w:date="2026-09-25T17:37:00Z"/>
              <w:szCs w:val="24"/>
            </w:rPr>
          </w:rPrChange>
        </w:rPr>
      </w:pPr>
    </w:p>
    <w:p w14:paraId="3311A71E" w14:textId="502DACB7" w:rsidR="007250D1" w:rsidRPr="001B5D1A" w:rsidDel="00BB174D" w:rsidRDefault="007250D1" w:rsidP="00DE605E">
      <w:pPr>
        <w:pStyle w:val="Ttulo5"/>
        <w:numPr>
          <w:ilvl w:val="0"/>
          <w:numId w:val="5"/>
        </w:numPr>
        <w:tabs>
          <w:tab w:val="left" w:pos="1701"/>
          <w:tab w:val="num" w:pos="9044"/>
        </w:tabs>
        <w:ind w:left="0" w:firstLine="0"/>
        <w:rPr>
          <w:del w:id="4061" w:author="Valeria Tapia" w:date="2026-09-25T17:37:00Z"/>
          <w:strike/>
          <w:color w:val="FF0000"/>
          <w:highlight w:val="green"/>
          <w:rPrChange w:id="4062" w:author="Valeria Tapia" w:date="2026-10-05T12:53:00Z">
            <w:rPr>
              <w:del w:id="4063" w:author="Valeria Tapia" w:date="2026-09-25T17:37:00Z"/>
              <w:strike/>
            </w:rPr>
          </w:rPrChange>
        </w:rPr>
      </w:pPr>
      <w:del w:id="4064" w:author="Valeria Tapia" w:date="2026-09-25T17:36:00Z">
        <w:r w:rsidRPr="001B5D1A" w:rsidDel="00BB174D">
          <w:rPr>
            <w:b/>
            <w:color w:val="FF0000"/>
            <w:szCs w:val="24"/>
            <w:highlight w:val="green"/>
            <w:lang w:val="es-MX"/>
            <w:rPrChange w:id="4065" w:author="Valeria Tapia" w:date="2026-10-05T12:53:00Z">
              <w:rPr>
                <w:rFonts w:ascii="Comic Sans MS" w:hAnsi="Comic Sans MS"/>
                <w:b/>
                <w:i/>
                <w:szCs w:val="24"/>
                <w:lang w:val="es-MX"/>
              </w:rPr>
            </w:rPrChange>
          </w:rPr>
          <w:delText>(PARTICIPACIÓN DEL SECTOR PRIVADO)</w:delText>
        </w:r>
        <w:r w:rsidR="00DF043A" w:rsidRPr="001B5D1A" w:rsidDel="00BB174D">
          <w:rPr>
            <w:b/>
            <w:color w:val="FF0000"/>
            <w:szCs w:val="24"/>
            <w:highlight w:val="green"/>
            <w:lang w:val="es-MX"/>
            <w:rPrChange w:id="4066" w:author="Valeria Tapia" w:date="2026-10-05T12:53:00Z">
              <w:rPr>
                <w:rFonts w:ascii="Comic Sans MS" w:hAnsi="Comic Sans MS"/>
                <w:b/>
                <w:i/>
                <w:szCs w:val="24"/>
                <w:lang w:val="es-MX"/>
              </w:rPr>
            </w:rPrChange>
          </w:rPr>
          <w:delText>.</w:delText>
        </w:r>
        <w:r w:rsidRPr="001B5D1A" w:rsidDel="00BB174D">
          <w:rPr>
            <w:b/>
            <w:color w:val="FF0000"/>
            <w:szCs w:val="24"/>
            <w:highlight w:val="green"/>
            <w:lang w:val="es-MX"/>
            <w:rPrChange w:id="4067" w:author="Valeria Tapia" w:date="2026-10-05T12:53:00Z">
              <w:rPr>
                <w:rFonts w:ascii="Comic Sans MS" w:hAnsi="Comic Sans MS"/>
                <w:b/>
                <w:i/>
                <w:szCs w:val="24"/>
                <w:lang w:val="es-MX"/>
              </w:rPr>
            </w:rPrChange>
          </w:rPr>
          <w:delText xml:space="preserve"> </w:delText>
        </w:r>
        <w:r w:rsidRPr="001B5D1A" w:rsidDel="00BB174D">
          <w:rPr>
            <w:color w:val="FF0000"/>
            <w:szCs w:val="24"/>
            <w:highlight w:val="green"/>
            <w:lang w:val="es-MX"/>
            <w:rPrChange w:id="4068" w:author="Valeria Tapia" w:date="2026-10-05T12:53:00Z">
              <w:rPr>
                <w:rFonts w:ascii="Comic Sans MS" w:hAnsi="Comic Sans MS"/>
                <w:i/>
                <w:szCs w:val="24"/>
                <w:lang w:val="es-MX"/>
              </w:rPr>
            </w:rPrChange>
          </w:rPr>
          <w:delText>La participación del</w:delText>
        </w:r>
        <w:r w:rsidRPr="001B5D1A" w:rsidDel="00BB174D">
          <w:rPr>
            <w:color w:val="FF0000"/>
            <w:highlight w:val="green"/>
            <w:rPrChange w:id="4069" w:author="Valeria Tapia" w:date="2026-10-05T12:53:00Z">
              <w:rPr>
                <w:rFonts w:ascii="Comic Sans MS" w:hAnsi="Comic Sans MS"/>
                <w:i/>
              </w:rPr>
            </w:rPrChange>
          </w:rPr>
          <w:delText xml:space="preserve"> Sector Privado será a través de organizaciones e instituciones representativas de los Operadores de Comercio Exterior a requerimiento de la AN, a objeto de aportar las sugerencias para la </w:delText>
        </w:r>
      </w:del>
      <w:del w:id="4070" w:author="Valeria Tapia" w:date="2026-09-25T16:36:00Z">
        <w:r w:rsidRPr="001B5D1A" w:rsidDel="00D322EC">
          <w:rPr>
            <w:color w:val="FF0000"/>
            <w:highlight w:val="green"/>
            <w:rPrChange w:id="4071" w:author="Valeria Tapia" w:date="2026-10-05T12:53:00Z">
              <w:rPr>
                <w:rFonts w:ascii="Comic Sans MS" w:hAnsi="Comic Sans MS"/>
                <w:i/>
              </w:rPr>
            </w:rPrChange>
          </w:rPr>
          <w:delText xml:space="preserve">simplificación </w:delText>
        </w:r>
      </w:del>
      <w:del w:id="4072" w:author="Valeria Tapia" w:date="2026-09-25T17:36:00Z">
        <w:r w:rsidRPr="001B5D1A" w:rsidDel="00BB174D">
          <w:rPr>
            <w:color w:val="FF0000"/>
            <w:highlight w:val="green"/>
            <w:rPrChange w:id="4073" w:author="Valeria Tapia" w:date="2026-10-05T12:53:00Z">
              <w:rPr>
                <w:rFonts w:ascii="Comic Sans MS" w:hAnsi="Comic Sans MS"/>
                <w:i/>
              </w:rPr>
            </w:rPrChange>
          </w:rPr>
          <w:delText>de</w:delText>
        </w:r>
        <w:r w:rsidR="00E77D6E" w:rsidRPr="001B5D1A" w:rsidDel="00BB174D">
          <w:rPr>
            <w:color w:val="FF0000"/>
            <w:highlight w:val="green"/>
            <w:rPrChange w:id="4074" w:author="Valeria Tapia" w:date="2026-10-05T12:53:00Z">
              <w:rPr>
                <w:rFonts w:ascii="Comic Sans MS" w:hAnsi="Comic Sans MS"/>
                <w:i/>
              </w:rPr>
            </w:rPrChange>
          </w:rPr>
          <w:delText>l</w:delText>
        </w:r>
        <w:r w:rsidRPr="001B5D1A" w:rsidDel="00BB174D">
          <w:rPr>
            <w:color w:val="FF0000"/>
            <w:highlight w:val="green"/>
            <w:rPrChange w:id="4075" w:author="Valeria Tapia" w:date="2026-10-05T12:53:00Z">
              <w:rPr>
                <w:rFonts w:ascii="Comic Sans MS" w:hAnsi="Comic Sans MS"/>
                <w:i/>
              </w:rPr>
            </w:rPrChange>
          </w:rPr>
          <w:delText xml:space="preserve"> trámite.</w:delText>
        </w:r>
      </w:del>
    </w:p>
    <w:p w14:paraId="3D489FDC" w14:textId="0347D7D4" w:rsidR="007250D1" w:rsidRPr="001B5D1A" w:rsidDel="00BB174D" w:rsidRDefault="007250D1" w:rsidP="00DE605E">
      <w:pPr>
        <w:pStyle w:val="Prrafodelista"/>
        <w:ind w:left="284"/>
        <w:rPr>
          <w:del w:id="4076" w:author="Valeria Tapia" w:date="2026-09-25T17:37:00Z"/>
          <w:color w:val="FF0000"/>
          <w:highlight w:val="green"/>
          <w:rPrChange w:id="4077" w:author="Valeria Tapia" w:date="2026-10-05T12:53:00Z">
            <w:rPr>
              <w:del w:id="4078" w:author="Valeria Tapia" w:date="2026-09-25T17:37:00Z"/>
            </w:rPr>
          </w:rPrChange>
        </w:rPr>
      </w:pPr>
    </w:p>
    <w:p w14:paraId="00702F3C" w14:textId="4030F932" w:rsidR="0099214B" w:rsidRPr="001B5D1A" w:rsidRDefault="00E41640" w:rsidP="00DE605E">
      <w:pPr>
        <w:pStyle w:val="Ttulo5"/>
        <w:numPr>
          <w:ilvl w:val="0"/>
          <w:numId w:val="5"/>
        </w:numPr>
        <w:tabs>
          <w:tab w:val="left" w:pos="1701"/>
          <w:tab w:val="num" w:pos="9044"/>
        </w:tabs>
        <w:ind w:left="0" w:firstLine="0"/>
        <w:rPr>
          <w:color w:val="FF0000"/>
          <w:szCs w:val="24"/>
          <w:highlight w:val="green"/>
          <w:lang w:val="es-MX"/>
          <w:rPrChange w:id="4079" w:author="Valeria Tapia" w:date="2026-10-05T12:53:00Z">
            <w:rPr>
              <w:szCs w:val="24"/>
              <w:lang w:val="es-MX"/>
            </w:rPr>
          </w:rPrChange>
        </w:rPr>
      </w:pPr>
      <w:del w:id="4080" w:author="Valeria Tapia" w:date="2026-09-25T17:37:00Z">
        <w:r w:rsidRPr="001B5D1A" w:rsidDel="00BB174D">
          <w:rPr>
            <w:color w:val="FF0000"/>
            <w:szCs w:val="24"/>
            <w:highlight w:val="green"/>
            <w:rPrChange w:id="4081" w:author="Valeria Tapia" w:date="2026-10-05T12:53:00Z">
              <w:rPr>
                <w:rFonts w:ascii="Comic Sans MS" w:hAnsi="Comic Sans MS"/>
                <w:i/>
                <w:szCs w:val="24"/>
              </w:rPr>
            </w:rPrChange>
          </w:rPr>
          <w:delText xml:space="preserve"> </w:delText>
        </w:r>
      </w:del>
      <w:r w:rsidR="00331C40" w:rsidRPr="001B5D1A">
        <w:rPr>
          <w:b/>
          <w:color w:val="FF0000"/>
          <w:szCs w:val="24"/>
          <w:highlight w:val="green"/>
          <w:rPrChange w:id="4082" w:author="Valeria Tapia" w:date="2026-10-05T12:53:00Z">
            <w:rPr>
              <w:rFonts w:ascii="Comic Sans MS" w:hAnsi="Comic Sans MS"/>
              <w:b/>
              <w:i/>
              <w:szCs w:val="24"/>
            </w:rPr>
          </w:rPrChange>
        </w:rPr>
        <w:t xml:space="preserve">(REQUERIMIENTOS FUNCIONALES). </w:t>
      </w:r>
      <w:r w:rsidR="0063723F" w:rsidRPr="001B5D1A">
        <w:rPr>
          <w:color w:val="FF0000"/>
          <w:szCs w:val="24"/>
          <w:highlight w:val="green"/>
          <w:rPrChange w:id="4083" w:author="Valeria Tapia" w:date="2026-10-05T12:53:00Z">
            <w:rPr>
              <w:rFonts w:ascii="Comic Sans MS" w:hAnsi="Comic Sans MS"/>
              <w:i/>
              <w:szCs w:val="24"/>
            </w:rPr>
          </w:rPrChange>
        </w:rPr>
        <w:t xml:space="preserve">I. </w:t>
      </w:r>
      <w:r w:rsidR="007250D1" w:rsidRPr="001B5D1A">
        <w:rPr>
          <w:color w:val="FF0000"/>
          <w:szCs w:val="24"/>
          <w:highlight w:val="green"/>
          <w:rPrChange w:id="4084" w:author="Valeria Tapia" w:date="2026-10-05T12:53:00Z">
            <w:rPr>
              <w:rFonts w:ascii="Comic Sans MS" w:hAnsi="Comic Sans MS"/>
              <w:i/>
              <w:szCs w:val="24"/>
            </w:rPr>
          </w:rPrChange>
        </w:rPr>
        <w:t>La</w:t>
      </w:r>
      <w:del w:id="4085" w:author="Valeria Tapia " w:date="2026-10-05T02:33:00Z">
        <w:r w:rsidRPr="001B5D1A" w:rsidDel="00964241">
          <w:rPr>
            <w:color w:val="FF0000"/>
            <w:szCs w:val="24"/>
            <w:highlight w:val="green"/>
            <w:rPrChange w:id="4086" w:author="Valeria Tapia" w:date="2026-10-05T12:53:00Z">
              <w:rPr>
                <w:rFonts w:ascii="Comic Sans MS" w:hAnsi="Comic Sans MS"/>
                <w:i/>
                <w:szCs w:val="24"/>
              </w:rPr>
            </w:rPrChange>
          </w:rPr>
          <w:delText>s</w:delText>
        </w:r>
      </w:del>
      <w:r w:rsidR="007250D1" w:rsidRPr="001B5D1A">
        <w:rPr>
          <w:color w:val="FF0000"/>
          <w:szCs w:val="24"/>
          <w:highlight w:val="green"/>
          <w:rPrChange w:id="4087" w:author="Valeria Tapia" w:date="2026-10-05T12:53:00Z">
            <w:rPr>
              <w:rFonts w:ascii="Comic Sans MS" w:hAnsi="Comic Sans MS"/>
              <w:i/>
              <w:szCs w:val="24"/>
            </w:rPr>
          </w:rPrChange>
        </w:rPr>
        <w:t xml:space="preserve"> </w:t>
      </w:r>
      <w:r w:rsidRPr="001B5D1A">
        <w:rPr>
          <w:color w:val="FF0000"/>
          <w:szCs w:val="24"/>
          <w:highlight w:val="green"/>
          <w:rPrChange w:id="4088" w:author="Valeria Tapia" w:date="2026-10-05T12:53:00Z">
            <w:rPr>
              <w:rFonts w:ascii="Comic Sans MS" w:hAnsi="Comic Sans MS"/>
              <w:i/>
              <w:szCs w:val="24"/>
            </w:rPr>
          </w:rPrChange>
        </w:rPr>
        <w:t>EPE</w:t>
      </w:r>
      <w:del w:id="4089" w:author="Valeria Tapia " w:date="2026-10-05T02:33:00Z">
        <w:r w:rsidRPr="001B5D1A" w:rsidDel="00964241">
          <w:rPr>
            <w:color w:val="FF0000"/>
            <w:szCs w:val="24"/>
            <w:highlight w:val="green"/>
            <w:rPrChange w:id="4090" w:author="Valeria Tapia" w:date="2026-10-05T12:53:00Z">
              <w:rPr>
                <w:rFonts w:ascii="Comic Sans MS" w:hAnsi="Comic Sans MS"/>
                <w:i/>
                <w:szCs w:val="24"/>
              </w:rPr>
            </w:rPrChange>
          </w:rPr>
          <w:delText>s</w:delText>
        </w:r>
      </w:del>
      <w:r w:rsidR="007250D1" w:rsidRPr="001B5D1A">
        <w:rPr>
          <w:color w:val="FF0000"/>
          <w:szCs w:val="24"/>
          <w:highlight w:val="green"/>
          <w:rPrChange w:id="4091" w:author="Valeria Tapia" w:date="2026-10-05T12:53:00Z">
            <w:rPr>
              <w:rFonts w:ascii="Comic Sans MS" w:hAnsi="Comic Sans MS"/>
              <w:i/>
              <w:szCs w:val="24"/>
            </w:rPr>
          </w:rPrChange>
        </w:rPr>
        <w:t xml:space="preserve"> elaborará</w:t>
      </w:r>
      <w:del w:id="4092" w:author="Valeria Tapia " w:date="2026-10-05T02:33:00Z">
        <w:r w:rsidR="0063723F" w:rsidRPr="001B5D1A" w:rsidDel="00770843">
          <w:rPr>
            <w:color w:val="FF0000"/>
            <w:szCs w:val="24"/>
            <w:highlight w:val="green"/>
            <w:rPrChange w:id="4093" w:author="Valeria Tapia" w:date="2026-10-05T12:53:00Z">
              <w:rPr>
                <w:rFonts w:ascii="Comic Sans MS" w:hAnsi="Comic Sans MS"/>
                <w:i/>
                <w:szCs w:val="24"/>
              </w:rPr>
            </w:rPrChange>
          </w:rPr>
          <w:delText>n</w:delText>
        </w:r>
      </w:del>
      <w:r w:rsidR="003F2435" w:rsidRPr="001B5D1A">
        <w:rPr>
          <w:color w:val="FF0000"/>
          <w:szCs w:val="24"/>
          <w:highlight w:val="green"/>
          <w:rPrChange w:id="4094" w:author="Valeria Tapia" w:date="2026-10-05T12:53:00Z">
            <w:rPr>
              <w:rFonts w:ascii="Comic Sans MS" w:hAnsi="Comic Sans MS"/>
              <w:i/>
              <w:szCs w:val="24"/>
            </w:rPr>
          </w:rPrChange>
        </w:rPr>
        <w:t xml:space="preserve"> la propuesta d</w:t>
      </w:r>
      <w:r w:rsidR="007250D1" w:rsidRPr="001B5D1A">
        <w:rPr>
          <w:color w:val="FF0000"/>
          <w:szCs w:val="24"/>
          <w:highlight w:val="green"/>
          <w:rPrChange w:id="4095" w:author="Valeria Tapia" w:date="2026-10-05T12:53:00Z">
            <w:rPr>
              <w:rFonts w:ascii="Comic Sans MS" w:hAnsi="Comic Sans MS"/>
              <w:i/>
              <w:szCs w:val="24"/>
            </w:rPr>
          </w:rPrChange>
        </w:rPr>
        <w:t xml:space="preserve">el </w:t>
      </w:r>
      <w:del w:id="4096" w:author="Valeria Tapia" w:date="2026-09-25T17:43:00Z">
        <w:r w:rsidR="007250D1" w:rsidRPr="001B5D1A" w:rsidDel="00D337FE">
          <w:rPr>
            <w:color w:val="FF0000"/>
            <w:szCs w:val="24"/>
            <w:highlight w:val="green"/>
            <w:lang w:val="es-MX"/>
            <w:rPrChange w:id="4097" w:author="Valeria Tapia" w:date="2026-10-05T12:53:00Z">
              <w:rPr>
                <w:rFonts w:ascii="Comic Sans MS" w:hAnsi="Comic Sans MS"/>
                <w:i/>
                <w:szCs w:val="24"/>
                <w:lang w:val="es-MX"/>
              </w:rPr>
            </w:rPrChange>
          </w:rPr>
          <w:delText>Registro de</w:delText>
        </w:r>
        <w:r w:rsidR="0063723F" w:rsidRPr="001B5D1A" w:rsidDel="00D337FE">
          <w:rPr>
            <w:color w:val="FF0000"/>
            <w:szCs w:val="24"/>
            <w:highlight w:val="green"/>
            <w:lang w:val="es-MX"/>
            <w:rPrChange w:id="4098" w:author="Valeria Tapia" w:date="2026-10-05T12:53:00Z">
              <w:rPr>
                <w:rFonts w:ascii="Comic Sans MS" w:hAnsi="Comic Sans MS"/>
                <w:i/>
                <w:szCs w:val="24"/>
                <w:lang w:val="es-MX"/>
              </w:rPr>
            </w:rPrChange>
          </w:rPr>
          <w:delText>l</w:delText>
        </w:r>
        <w:r w:rsidR="007250D1" w:rsidRPr="001B5D1A" w:rsidDel="00D337FE">
          <w:rPr>
            <w:color w:val="FF0000"/>
            <w:szCs w:val="24"/>
            <w:highlight w:val="green"/>
            <w:lang w:val="es-MX"/>
            <w:rPrChange w:id="4099" w:author="Valeria Tapia" w:date="2026-10-05T12:53:00Z">
              <w:rPr>
                <w:rFonts w:ascii="Comic Sans MS" w:hAnsi="Comic Sans MS"/>
                <w:i/>
                <w:szCs w:val="24"/>
                <w:lang w:val="es-MX"/>
              </w:rPr>
            </w:rPrChange>
          </w:rPr>
          <w:delText xml:space="preserve"> Requerimiento Funcional VUCE (</w:delText>
        </w:r>
      </w:del>
      <w:r w:rsidR="007250D1" w:rsidRPr="001B5D1A">
        <w:rPr>
          <w:color w:val="FF0000"/>
          <w:szCs w:val="24"/>
          <w:highlight w:val="green"/>
          <w:lang w:val="es-MX"/>
          <w:rPrChange w:id="4100" w:author="Valeria Tapia" w:date="2026-10-05T12:53:00Z">
            <w:rPr>
              <w:rFonts w:ascii="Comic Sans MS" w:hAnsi="Comic Sans MS"/>
              <w:i/>
              <w:szCs w:val="24"/>
              <w:lang w:val="es-MX"/>
            </w:rPr>
          </w:rPrChange>
        </w:rPr>
        <w:t>R-425</w:t>
      </w:r>
      <w:ins w:id="4101" w:author="Valeria Tapia" w:date="2026-09-25T17:54:00Z">
        <w:r w:rsidR="00F21E0D" w:rsidRPr="001B5D1A">
          <w:rPr>
            <w:color w:val="FF0000"/>
            <w:szCs w:val="24"/>
            <w:highlight w:val="green"/>
            <w:lang w:val="es-MX"/>
            <w:rPrChange w:id="4102" w:author="Valeria Tapia" w:date="2026-10-05T12:53:00Z">
              <w:rPr>
                <w:rFonts w:ascii="Comic Sans MS" w:hAnsi="Comic Sans MS"/>
                <w:i/>
                <w:szCs w:val="24"/>
                <w:lang w:val="es-MX"/>
              </w:rPr>
            </w:rPrChange>
          </w:rPr>
          <w:t xml:space="preserve"> </w:t>
        </w:r>
      </w:ins>
      <w:ins w:id="4103" w:author="Valeria Tapia" w:date="2026-09-25T17:44:00Z">
        <w:r w:rsidR="00D337FE" w:rsidRPr="001B5D1A">
          <w:rPr>
            <w:color w:val="FF0000"/>
            <w:szCs w:val="24"/>
            <w:highlight w:val="green"/>
            <w:lang w:val="es-MX"/>
            <w:rPrChange w:id="4104" w:author="Valeria Tapia" w:date="2026-10-05T12:53:00Z">
              <w:rPr>
                <w:rFonts w:ascii="Comic Sans MS" w:hAnsi="Comic Sans MS"/>
                <w:i/>
                <w:szCs w:val="24"/>
                <w:lang w:val="es-MX"/>
              </w:rPr>
            </w:rPrChange>
          </w:rPr>
          <w:t>con base al Diagrama de Actividades y Estados validado</w:t>
        </w:r>
      </w:ins>
      <w:del w:id="4105" w:author="Valeria Tapia" w:date="2026-09-25T17:43:00Z">
        <w:r w:rsidR="007250D1" w:rsidRPr="001B5D1A" w:rsidDel="00D337FE">
          <w:rPr>
            <w:color w:val="FF0000"/>
            <w:szCs w:val="24"/>
            <w:highlight w:val="green"/>
            <w:lang w:val="es-MX"/>
            <w:rPrChange w:id="4106" w:author="Valeria Tapia" w:date="2026-10-05T12:53:00Z">
              <w:rPr>
                <w:rFonts w:ascii="Comic Sans MS" w:hAnsi="Comic Sans MS"/>
                <w:i/>
                <w:szCs w:val="24"/>
                <w:lang w:val="es-MX"/>
              </w:rPr>
            </w:rPrChange>
          </w:rPr>
          <w:delText>)</w:delText>
        </w:r>
      </w:del>
      <w:r w:rsidR="007250D1" w:rsidRPr="001B5D1A">
        <w:rPr>
          <w:color w:val="FF0000"/>
          <w:szCs w:val="24"/>
          <w:highlight w:val="green"/>
          <w:lang w:val="es-MX"/>
          <w:rPrChange w:id="4107" w:author="Valeria Tapia" w:date="2026-10-05T12:53:00Z">
            <w:rPr>
              <w:rFonts w:ascii="Comic Sans MS" w:hAnsi="Comic Sans MS"/>
              <w:i/>
              <w:szCs w:val="24"/>
              <w:lang w:val="es-MX"/>
            </w:rPr>
          </w:rPrChange>
        </w:rPr>
        <w:t xml:space="preserve"> </w:t>
      </w:r>
      <w:ins w:id="4108" w:author="Valeria Tapia" w:date="2026-09-25T17:42:00Z">
        <w:r w:rsidR="00D337FE" w:rsidRPr="001B5D1A">
          <w:rPr>
            <w:color w:val="FF0000"/>
            <w:szCs w:val="24"/>
            <w:highlight w:val="green"/>
            <w:lang w:val="es-MX"/>
            <w:rPrChange w:id="4109" w:author="Valeria Tapia" w:date="2026-10-05T12:53:00Z">
              <w:rPr>
                <w:rFonts w:ascii="Comic Sans MS" w:hAnsi="Comic Sans MS"/>
                <w:i/>
                <w:szCs w:val="24"/>
                <w:lang w:val="es-MX"/>
              </w:rPr>
            </w:rPrChange>
          </w:rPr>
          <w:t xml:space="preserve">y el </w:t>
        </w:r>
      </w:ins>
      <w:ins w:id="4110" w:author="Valeria Tapia" w:date="2026-09-25T17:43:00Z">
        <w:r w:rsidR="00D337FE" w:rsidRPr="001B5D1A">
          <w:rPr>
            <w:color w:val="FF0000"/>
            <w:szCs w:val="24"/>
            <w:highlight w:val="green"/>
            <w:lang w:val="es-MX"/>
            <w:rPrChange w:id="4111" w:author="Valeria Tapia" w:date="2026-10-05T12:53:00Z">
              <w:rPr>
                <w:rFonts w:ascii="Comic Sans MS" w:hAnsi="Comic Sans MS"/>
                <w:i/>
                <w:szCs w:val="24"/>
                <w:lang w:val="es-MX"/>
              </w:rPr>
            </w:rPrChange>
          </w:rPr>
          <w:t xml:space="preserve">Registro </w:t>
        </w:r>
      </w:ins>
      <w:ins w:id="4112" w:author="Valeria Tapia" w:date="2026-09-25T17:42:00Z">
        <w:r w:rsidR="00D337FE" w:rsidRPr="001B5D1A">
          <w:rPr>
            <w:color w:val="FF0000"/>
            <w:szCs w:val="24"/>
            <w:highlight w:val="green"/>
            <w:lang w:val="es-MX"/>
            <w:rPrChange w:id="4113" w:author="Valeria Tapia" w:date="2026-10-05T12:53:00Z">
              <w:rPr>
                <w:rFonts w:ascii="Comic Sans MS" w:hAnsi="Comic Sans MS"/>
                <w:i/>
                <w:szCs w:val="24"/>
                <w:lang w:val="es-MX"/>
              </w:rPr>
            </w:rPrChange>
          </w:rPr>
          <w:t>Dic</w:t>
        </w:r>
      </w:ins>
      <w:ins w:id="4114" w:author="Valeria Tapia" w:date="2026-09-25T17:43:00Z">
        <w:r w:rsidR="00D337FE" w:rsidRPr="001B5D1A">
          <w:rPr>
            <w:color w:val="FF0000"/>
            <w:szCs w:val="24"/>
            <w:highlight w:val="green"/>
            <w:lang w:val="es-MX"/>
            <w:rPrChange w:id="4115" w:author="Valeria Tapia" w:date="2026-10-05T12:53:00Z">
              <w:rPr>
                <w:rFonts w:ascii="Comic Sans MS" w:hAnsi="Comic Sans MS"/>
                <w:i/>
                <w:szCs w:val="24"/>
                <w:lang w:val="es-MX"/>
              </w:rPr>
            </w:rPrChange>
          </w:rPr>
          <w:t xml:space="preserve">cionario de Datos R-428  conforme establecen </w:t>
        </w:r>
      </w:ins>
      <w:del w:id="4116" w:author="Valeria Tapia" w:date="2026-09-25T17:43:00Z">
        <w:r w:rsidR="0063723F" w:rsidRPr="001B5D1A" w:rsidDel="00D337FE">
          <w:rPr>
            <w:color w:val="FF0000"/>
            <w:szCs w:val="24"/>
            <w:highlight w:val="green"/>
            <w:lang w:val="es-MX"/>
            <w:rPrChange w:id="4117" w:author="Valeria Tapia" w:date="2026-10-05T12:53:00Z">
              <w:rPr>
                <w:rFonts w:ascii="Comic Sans MS" w:hAnsi="Comic Sans MS"/>
                <w:i/>
                <w:szCs w:val="24"/>
                <w:lang w:val="es-MX"/>
              </w:rPr>
            </w:rPrChange>
          </w:rPr>
          <w:delText>establecido</w:delText>
        </w:r>
      </w:del>
      <w:r w:rsidR="0063723F" w:rsidRPr="001B5D1A">
        <w:rPr>
          <w:color w:val="FF0000"/>
          <w:szCs w:val="24"/>
          <w:highlight w:val="green"/>
          <w:lang w:val="es-MX"/>
          <w:rPrChange w:id="4118" w:author="Valeria Tapia" w:date="2026-10-05T12:53:00Z">
            <w:rPr>
              <w:rFonts w:ascii="Comic Sans MS" w:hAnsi="Comic Sans MS"/>
              <w:i/>
              <w:szCs w:val="24"/>
              <w:lang w:val="es-MX"/>
            </w:rPr>
          </w:rPrChange>
        </w:rPr>
        <w:t xml:space="preserve"> </w:t>
      </w:r>
      <w:del w:id="4119" w:author="Valeria Tapia" w:date="2026-09-25T17:44:00Z">
        <w:r w:rsidR="0063723F" w:rsidRPr="001B5D1A" w:rsidDel="00D337FE">
          <w:rPr>
            <w:color w:val="FF0000"/>
            <w:szCs w:val="24"/>
            <w:highlight w:val="green"/>
            <w:lang w:val="es-MX"/>
            <w:rPrChange w:id="4120" w:author="Valeria Tapia" w:date="2026-10-05T12:53:00Z">
              <w:rPr>
                <w:rFonts w:ascii="Comic Sans MS" w:hAnsi="Comic Sans MS"/>
                <w:i/>
                <w:szCs w:val="24"/>
                <w:lang w:val="es-MX"/>
              </w:rPr>
            </w:rPrChange>
          </w:rPr>
          <w:delText>en e</w:delText>
        </w:r>
      </w:del>
      <w:r w:rsidR="0063723F" w:rsidRPr="001B5D1A">
        <w:rPr>
          <w:color w:val="FF0000"/>
          <w:szCs w:val="24"/>
          <w:highlight w:val="green"/>
          <w:lang w:val="es-MX"/>
          <w:rPrChange w:id="4121" w:author="Valeria Tapia" w:date="2026-10-05T12:53:00Z">
            <w:rPr>
              <w:rFonts w:ascii="Comic Sans MS" w:hAnsi="Comic Sans MS"/>
              <w:i/>
              <w:szCs w:val="24"/>
              <w:lang w:val="es-MX"/>
            </w:rPr>
          </w:rPrChange>
        </w:rPr>
        <w:t>l</w:t>
      </w:r>
      <w:ins w:id="4122" w:author="Valeria Tapia" w:date="2026-09-25T17:44:00Z">
        <w:r w:rsidR="00D337FE" w:rsidRPr="001B5D1A">
          <w:rPr>
            <w:color w:val="FF0000"/>
            <w:szCs w:val="24"/>
            <w:highlight w:val="green"/>
            <w:lang w:val="es-MX"/>
            <w:rPrChange w:id="4123" w:author="Valeria Tapia" w:date="2026-10-05T12:53:00Z">
              <w:rPr>
                <w:rFonts w:ascii="Comic Sans MS" w:hAnsi="Comic Sans MS"/>
                <w:i/>
                <w:szCs w:val="24"/>
                <w:lang w:val="es-MX"/>
              </w:rPr>
            </w:rPrChange>
          </w:rPr>
          <w:t>os</w:t>
        </w:r>
      </w:ins>
      <w:r w:rsidR="0063723F" w:rsidRPr="001B5D1A">
        <w:rPr>
          <w:color w:val="FF0000"/>
          <w:szCs w:val="24"/>
          <w:highlight w:val="green"/>
          <w:lang w:val="es-MX"/>
          <w:rPrChange w:id="4124" w:author="Valeria Tapia" w:date="2026-10-05T12:53:00Z">
            <w:rPr>
              <w:rFonts w:ascii="Comic Sans MS" w:hAnsi="Comic Sans MS"/>
              <w:i/>
              <w:szCs w:val="24"/>
              <w:lang w:val="es-MX"/>
            </w:rPr>
          </w:rPrChange>
        </w:rPr>
        <w:t xml:space="preserve"> </w:t>
      </w:r>
      <w:r w:rsidR="007250D1" w:rsidRPr="001B5D1A">
        <w:rPr>
          <w:color w:val="FF0000"/>
          <w:szCs w:val="24"/>
          <w:highlight w:val="green"/>
          <w:lang w:val="es-MX"/>
          <w:rPrChange w:id="4125" w:author="Valeria Tapia" w:date="2026-10-05T12:53:00Z">
            <w:rPr>
              <w:rFonts w:ascii="Comic Sans MS" w:hAnsi="Comic Sans MS"/>
              <w:i/>
              <w:szCs w:val="24"/>
              <w:lang w:val="es-MX"/>
            </w:rPr>
          </w:rPrChange>
        </w:rPr>
        <w:t xml:space="preserve">Anexo </w:t>
      </w:r>
      <w:r w:rsidR="00A2284D" w:rsidRPr="001B5D1A">
        <w:rPr>
          <w:color w:val="FF0000"/>
          <w:szCs w:val="24"/>
          <w:highlight w:val="green"/>
          <w:lang w:val="es-MX"/>
          <w:rPrChange w:id="4126" w:author="Valeria Tapia" w:date="2026-10-05T12:53:00Z">
            <w:rPr>
              <w:rFonts w:ascii="Comic Sans MS" w:hAnsi="Comic Sans MS"/>
              <w:i/>
              <w:szCs w:val="24"/>
              <w:lang w:val="es-MX"/>
            </w:rPr>
          </w:rPrChange>
        </w:rPr>
        <w:t>5</w:t>
      </w:r>
      <w:ins w:id="4127" w:author="Valeria Tapia" w:date="2026-09-25T17:44:00Z">
        <w:r w:rsidR="00D337FE" w:rsidRPr="001B5D1A">
          <w:rPr>
            <w:color w:val="FF0000"/>
            <w:szCs w:val="24"/>
            <w:highlight w:val="green"/>
            <w:lang w:val="es-MX"/>
            <w:rPrChange w:id="4128" w:author="Valeria Tapia" w:date="2026-10-05T12:53:00Z">
              <w:rPr>
                <w:rFonts w:ascii="Comic Sans MS" w:hAnsi="Comic Sans MS"/>
                <w:i/>
                <w:szCs w:val="24"/>
                <w:lang w:val="es-MX"/>
              </w:rPr>
            </w:rPrChange>
          </w:rPr>
          <w:t xml:space="preserve"> y 6</w:t>
        </w:r>
      </w:ins>
      <w:r w:rsidR="007741FF" w:rsidRPr="001B5D1A">
        <w:rPr>
          <w:color w:val="FF0000"/>
          <w:szCs w:val="24"/>
          <w:highlight w:val="green"/>
          <w:lang w:val="es-MX"/>
          <w:rPrChange w:id="4129" w:author="Valeria Tapia" w:date="2026-10-05T12:53:00Z">
            <w:rPr>
              <w:rFonts w:ascii="Comic Sans MS" w:hAnsi="Comic Sans MS"/>
              <w:i/>
              <w:szCs w:val="24"/>
              <w:lang w:val="es-MX"/>
            </w:rPr>
          </w:rPrChange>
        </w:rPr>
        <w:t xml:space="preserve"> </w:t>
      </w:r>
      <w:r w:rsidR="007250D1" w:rsidRPr="001B5D1A">
        <w:rPr>
          <w:color w:val="FF0000"/>
          <w:szCs w:val="24"/>
          <w:highlight w:val="green"/>
          <w:lang w:val="es-MX"/>
          <w:rPrChange w:id="4130" w:author="Valeria Tapia" w:date="2026-10-05T12:53:00Z">
            <w:rPr>
              <w:rFonts w:ascii="Comic Sans MS" w:hAnsi="Comic Sans MS"/>
              <w:i/>
              <w:szCs w:val="24"/>
              <w:lang w:val="es-MX"/>
            </w:rPr>
          </w:rPrChange>
        </w:rPr>
        <w:t>del presente Reglamento</w:t>
      </w:r>
      <w:del w:id="4131" w:author="Valeria Tapia" w:date="2026-09-25T17:38:00Z">
        <w:r w:rsidR="0099214B" w:rsidRPr="001B5D1A" w:rsidDel="00D337FE">
          <w:rPr>
            <w:color w:val="FF0000"/>
            <w:szCs w:val="24"/>
            <w:highlight w:val="green"/>
            <w:lang w:val="es-MX"/>
            <w:rPrChange w:id="4132" w:author="Valeria Tapia" w:date="2026-10-05T12:53:00Z">
              <w:rPr>
                <w:rFonts w:ascii="Comic Sans MS" w:hAnsi="Comic Sans MS"/>
                <w:i/>
                <w:szCs w:val="24"/>
                <w:lang w:val="es-MX"/>
              </w:rPr>
            </w:rPrChange>
          </w:rPr>
          <w:delText xml:space="preserve"> que incluye</w:delText>
        </w:r>
      </w:del>
      <w:r w:rsidR="002F3868" w:rsidRPr="001B5D1A">
        <w:rPr>
          <w:color w:val="FF0000"/>
          <w:szCs w:val="24"/>
          <w:highlight w:val="green"/>
          <w:lang w:val="es-MX"/>
          <w:rPrChange w:id="4133" w:author="Valeria Tapia" w:date="2026-10-05T12:53:00Z">
            <w:rPr>
              <w:rFonts w:ascii="Comic Sans MS" w:hAnsi="Comic Sans MS"/>
              <w:i/>
              <w:szCs w:val="24"/>
              <w:lang w:val="es-MX"/>
            </w:rPr>
          </w:rPrChange>
        </w:rPr>
        <w:t>:</w:t>
      </w:r>
    </w:p>
    <w:p w14:paraId="2C2CC634" w14:textId="2A1D206C" w:rsidR="00723501" w:rsidRPr="001B5D1A" w:rsidRDefault="00723501" w:rsidP="00723501">
      <w:pPr>
        <w:rPr>
          <w:ins w:id="4134" w:author="Valeria Tapia" w:date="2026-09-25T17:45:00Z"/>
          <w:color w:val="FF0000"/>
          <w:highlight w:val="green"/>
          <w:lang w:val="es-MX"/>
          <w:rPrChange w:id="4135" w:author="Valeria Tapia" w:date="2026-10-05T12:53:00Z">
            <w:rPr>
              <w:ins w:id="4136" w:author="Valeria Tapia" w:date="2026-09-25T17:45:00Z"/>
              <w:lang w:val="es-MX"/>
            </w:rPr>
          </w:rPrChange>
        </w:rPr>
      </w:pPr>
    </w:p>
    <w:p w14:paraId="031FC351" w14:textId="287CE0A3" w:rsidR="00D337FE" w:rsidRPr="001B5D1A" w:rsidRDefault="00D337FE" w:rsidP="00723501">
      <w:pPr>
        <w:rPr>
          <w:ins w:id="4137" w:author="Valeria Tapia" w:date="2026-09-25T17:45:00Z"/>
          <w:color w:val="FF0000"/>
          <w:highlight w:val="green"/>
          <w:lang w:val="es-MX"/>
          <w:rPrChange w:id="4138" w:author="Valeria Tapia" w:date="2026-10-05T12:53:00Z">
            <w:rPr>
              <w:ins w:id="4139" w:author="Valeria Tapia" w:date="2026-09-25T17:45:00Z"/>
              <w:lang w:val="es-MX"/>
            </w:rPr>
          </w:rPrChange>
        </w:rPr>
      </w:pPr>
      <w:ins w:id="4140" w:author="Valeria Tapia" w:date="2026-09-25T17:45:00Z">
        <w:r w:rsidRPr="001B5D1A">
          <w:rPr>
            <w:color w:val="FF0000"/>
            <w:highlight w:val="green"/>
            <w:lang w:val="es-MX"/>
            <w:rPrChange w:id="4141" w:author="Valeria Tapia" w:date="2026-10-05T12:53:00Z">
              <w:rPr>
                <w:rFonts w:ascii="Comic Sans MS" w:hAnsi="Comic Sans MS"/>
                <w:i/>
                <w:lang w:val="es-MX"/>
              </w:rPr>
            </w:rPrChange>
          </w:rPr>
          <w:t>II. Las EPEs remitirán el R-425 a la AN, que contendrá</w:t>
        </w:r>
      </w:ins>
    </w:p>
    <w:p w14:paraId="7494A80E" w14:textId="77777777" w:rsidR="00D337FE" w:rsidRPr="001B5D1A" w:rsidRDefault="00D337FE" w:rsidP="00723501">
      <w:pPr>
        <w:rPr>
          <w:color w:val="FF0000"/>
          <w:highlight w:val="green"/>
          <w:lang w:val="es-MX"/>
          <w:rPrChange w:id="4142" w:author="Valeria Tapia" w:date="2026-10-05T12:53:00Z">
            <w:rPr>
              <w:lang w:val="es-MX"/>
            </w:rPr>
          </w:rPrChange>
        </w:rPr>
      </w:pPr>
    </w:p>
    <w:p w14:paraId="16D24577" w14:textId="2432DB7E" w:rsidR="00F8213A" w:rsidRPr="001B5D1A" w:rsidRDefault="00F8213A" w:rsidP="00DE605E">
      <w:pPr>
        <w:pStyle w:val="Prrafodelista"/>
        <w:numPr>
          <w:ilvl w:val="1"/>
          <w:numId w:val="91"/>
        </w:numPr>
        <w:ind w:left="567" w:hanging="283"/>
        <w:rPr>
          <w:ins w:id="4143" w:author="Valeria Tapia" w:date="2026-09-25T18:41:00Z"/>
          <w:color w:val="FF0000"/>
          <w:szCs w:val="24"/>
          <w:highlight w:val="green"/>
          <w:lang w:val="es-MX"/>
          <w:rPrChange w:id="4144" w:author="Valeria Tapia" w:date="2026-10-05T12:53:00Z">
            <w:rPr>
              <w:ins w:id="4145" w:author="Valeria Tapia" w:date="2026-09-25T18:41:00Z"/>
              <w:szCs w:val="24"/>
              <w:lang w:val="es-MX"/>
            </w:rPr>
          </w:rPrChange>
        </w:rPr>
      </w:pPr>
      <w:ins w:id="4146" w:author="Valeria Tapia" w:date="2026-09-25T18:41:00Z">
        <w:r w:rsidRPr="001B5D1A">
          <w:rPr>
            <w:color w:val="FF0000"/>
            <w:szCs w:val="24"/>
            <w:highlight w:val="green"/>
            <w:lang w:val="es-MX"/>
            <w:rPrChange w:id="4147" w:author="Valeria Tapia" w:date="2026-10-05T12:53:00Z">
              <w:rPr>
                <w:rFonts w:ascii="Comic Sans MS" w:hAnsi="Comic Sans MS"/>
                <w:i/>
                <w:szCs w:val="24"/>
                <w:lang w:val="es-MX"/>
              </w:rPr>
            </w:rPrChange>
          </w:rPr>
          <w:t>Listado de las subpartidas arancelarias arancelarias</w:t>
        </w:r>
      </w:ins>
    </w:p>
    <w:p w14:paraId="4052B8BB" w14:textId="03D4D5B6" w:rsidR="0099214B" w:rsidRPr="001B5D1A" w:rsidRDefault="0099214B" w:rsidP="00DE605E">
      <w:pPr>
        <w:pStyle w:val="Prrafodelista"/>
        <w:numPr>
          <w:ilvl w:val="1"/>
          <w:numId w:val="91"/>
        </w:numPr>
        <w:ind w:left="567" w:hanging="283"/>
        <w:rPr>
          <w:color w:val="FF0000"/>
          <w:szCs w:val="24"/>
          <w:highlight w:val="green"/>
          <w:lang w:val="es-MX"/>
          <w:rPrChange w:id="4148" w:author="Valeria Tapia" w:date="2026-10-05T12:53:00Z">
            <w:rPr>
              <w:szCs w:val="24"/>
              <w:lang w:val="es-MX"/>
            </w:rPr>
          </w:rPrChange>
        </w:rPr>
      </w:pPr>
      <w:r w:rsidRPr="001B5D1A">
        <w:rPr>
          <w:color w:val="FF0000"/>
          <w:szCs w:val="24"/>
          <w:highlight w:val="green"/>
          <w:lang w:val="es-MX"/>
          <w:rPrChange w:id="4149" w:author="Valeria Tapia" w:date="2026-10-05T12:53:00Z">
            <w:rPr>
              <w:rFonts w:ascii="Comic Sans MS" w:hAnsi="Comic Sans MS"/>
              <w:i/>
              <w:szCs w:val="24"/>
              <w:lang w:val="es-MX"/>
            </w:rPr>
          </w:rPrChange>
        </w:rPr>
        <w:t>Diagrama de Actividades</w:t>
      </w:r>
    </w:p>
    <w:p w14:paraId="4085AB43" w14:textId="77777777" w:rsidR="0099214B" w:rsidRPr="001B5D1A" w:rsidRDefault="0099214B" w:rsidP="00DE605E">
      <w:pPr>
        <w:pStyle w:val="Prrafodelista"/>
        <w:numPr>
          <w:ilvl w:val="1"/>
          <w:numId w:val="91"/>
        </w:numPr>
        <w:ind w:left="567" w:hanging="283"/>
        <w:rPr>
          <w:color w:val="FF0000"/>
          <w:szCs w:val="24"/>
          <w:highlight w:val="green"/>
          <w:lang w:val="es-MX"/>
          <w:rPrChange w:id="4150" w:author="Valeria Tapia" w:date="2026-10-05T12:53:00Z">
            <w:rPr>
              <w:szCs w:val="24"/>
              <w:lang w:val="es-MX"/>
            </w:rPr>
          </w:rPrChange>
        </w:rPr>
      </w:pPr>
      <w:r w:rsidRPr="001B5D1A">
        <w:rPr>
          <w:color w:val="FF0000"/>
          <w:szCs w:val="24"/>
          <w:highlight w:val="green"/>
          <w:lang w:val="es-MX"/>
          <w:rPrChange w:id="4151" w:author="Valeria Tapia" w:date="2026-10-05T12:53:00Z">
            <w:rPr>
              <w:rFonts w:ascii="Comic Sans MS" w:hAnsi="Comic Sans MS"/>
              <w:i/>
              <w:szCs w:val="24"/>
              <w:lang w:val="es-MX"/>
            </w:rPr>
          </w:rPrChange>
        </w:rPr>
        <w:t>Diagrama de Estados</w:t>
      </w:r>
    </w:p>
    <w:p w14:paraId="6307EE32" w14:textId="0DE65961" w:rsidR="0099214B" w:rsidRPr="001B5D1A" w:rsidRDefault="00320FCB" w:rsidP="00DE605E">
      <w:pPr>
        <w:pStyle w:val="Prrafodelista"/>
        <w:numPr>
          <w:ilvl w:val="1"/>
          <w:numId w:val="91"/>
        </w:numPr>
        <w:ind w:left="567" w:hanging="283"/>
        <w:rPr>
          <w:color w:val="FF0000"/>
          <w:szCs w:val="24"/>
          <w:highlight w:val="green"/>
          <w:lang w:val="es-MX"/>
          <w:rPrChange w:id="4152" w:author="Valeria Tapia" w:date="2026-10-05T12:53:00Z">
            <w:rPr>
              <w:szCs w:val="24"/>
              <w:lang w:val="es-MX"/>
            </w:rPr>
          </w:rPrChange>
        </w:rPr>
      </w:pPr>
      <w:r w:rsidRPr="001B5D1A">
        <w:rPr>
          <w:color w:val="FF0000"/>
          <w:szCs w:val="24"/>
          <w:highlight w:val="green"/>
          <w:lang w:val="es-MX"/>
          <w:rPrChange w:id="4153" w:author="Valeria Tapia" w:date="2026-10-05T12:53:00Z">
            <w:rPr>
              <w:rFonts w:ascii="Comic Sans MS" w:hAnsi="Comic Sans MS"/>
              <w:i/>
              <w:szCs w:val="24"/>
              <w:lang w:val="es-MX"/>
            </w:rPr>
          </w:rPrChange>
        </w:rPr>
        <w:t>Diccionario</w:t>
      </w:r>
      <w:r w:rsidR="0099214B" w:rsidRPr="001B5D1A">
        <w:rPr>
          <w:color w:val="FF0000"/>
          <w:szCs w:val="24"/>
          <w:highlight w:val="green"/>
          <w:lang w:val="es-MX"/>
          <w:rPrChange w:id="4154" w:author="Valeria Tapia" w:date="2026-10-05T12:53:00Z">
            <w:rPr>
              <w:rFonts w:ascii="Comic Sans MS" w:hAnsi="Comic Sans MS"/>
              <w:i/>
              <w:szCs w:val="24"/>
              <w:lang w:val="es-MX"/>
            </w:rPr>
          </w:rPrChange>
        </w:rPr>
        <w:t xml:space="preserve"> de datos de la solicitud</w:t>
      </w:r>
    </w:p>
    <w:p w14:paraId="653FA1A0" w14:textId="77777777" w:rsidR="00776A52" w:rsidRPr="001B5D1A" w:rsidRDefault="00776A52" w:rsidP="00DE605E">
      <w:pPr>
        <w:pStyle w:val="Prrafodelista"/>
        <w:ind w:left="567"/>
        <w:rPr>
          <w:color w:val="FF0000"/>
          <w:szCs w:val="24"/>
          <w:lang w:val="es-MX"/>
          <w:rPrChange w:id="4155" w:author="Valeria Tapia" w:date="2026-10-05T12:53:00Z">
            <w:rPr>
              <w:szCs w:val="24"/>
              <w:lang w:val="es-MX"/>
            </w:rPr>
          </w:rPrChange>
        </w:rPr>
      </w:pPr>
    </w:p>
    <w:p w14:paraId="6A46697B" w14:textId="2EEA91B3" w:rsidR="00846714" w:rsidRPr="001B5D1A" w:rsidRDefault="0099214B" w:rsidP="00DE605E">
      <w:pPr>
        <w:rPr>
          <w:color w:val="FF0000"/>
          <w:lang w:val="es-MX"/>
          <w:rPrChange w:id="4156" w:author="Valeria Tapia" w:date="2026-10-05T12:53:00Z">
            <w:rPr>
              <w:lang w:val="es-MX"/>
            </w:rPr>
          </w:rPrChange>
        </w:rPr>
      </w:pPr>
      <w:r w:rsidRPr="001B5D1A">
        <w:rPr>
          <w:color w:val="FF0000"/>
          <w:lang w:val="es-MX"/>
          <w:rPrChange w:id="4157" w:author="Valeria Tapia" w:date="2026-10-05T12:53:00Z">
            <w:rPr>
              <w:rFonts w:ascii="Comic Sans MS" w:hAnsi="Comic Sans MS"/>
              <w:i/>
              <w:lang w:val="es-MX"/>
            </w:rPr>
          </w:rPrChange>
        </w:rPr>
        <w:t>II.</w:t>
      </w:r>
      <w:r w:rsidR="003F2435" w:rsidRPr="001B5D1A">
        <w:rPr>
          <w:color w:val="FF0000"/>
          <w:lang w:val="es-MX"/>
          <w:rPrChange w:id="4158" w:author="Valeria Tapia" w:date="2026-10-05T12:53:00Z">
            <w:rPr>
              <w:rFonts w:ascii="Comic Sans MS" w:hAnsi="Comic Sans MS"/>
              <w:i/>
              <w:lang w:val="es-MX"/>
            </w:rPr>
          </w:rPrChange>
        </w:rPr>
        <w:t xml:space="preserve"> </w:t>
      </w:r>
      <w:r w:rsidRPr="001B5D1A">
        <w:rPr>
          <w:color w:val="FF0000"/>
          <w:highlight w:val="green"/>
          <w:lang w:val="es-MX"/>
          <w:rPrChange w:id="4159" w:author="Valeria Tapia" w:date="2026-10-05T12:53:00Z">
            <w:rPr>
              <w:rFonts w:ascii="Comic Sans MS" w:hAnsi="Comic Sans MS"/>
              <w:i/>
              <w:lang w:val="es-MX"/>
            </w:rPr>
          </w:rPrChange>
        </w:rPr>
        <w:t xml:space="preserve">El </w:t>
      </w:r>
      <w:r w:rsidR="00841B56" w:rsidRPr="001B5D1A">
        <w:rPr>
          <w:color w:val="FF0000"/>
          <w:szCs w:val="24"/>
          <w:highlight w:val="green"/>
          <w:lang w:val="es-MX"/>
          <w:rPrChange w:id="4160" w:author="Valeria Tapia" w:date="2026-10-05T12:53:00Z">
            <w:rPr>
              <w:rFonts w:ascii="Comic Sans MS" w:hAnsi="Comic Sans MS"/>
              <w:i/>
              <w:szCs w:val="24"/>
              <w:lang w:val="es-MX"/>
            </w:rPr>
          </w:rPrChange>
        </w:rPr>
        <w:t>Registro</w:t>
      </w:r>
      <w:r w:rsidR="00841B56" w:rsidRPr="001B5D1A">
        <w:rPr>
          <w:color w:val="FF0000"/>
          <w:highlight w:val="green"/>
          <w:lang w:val="es-MX"/>
          <w:rPrChange w:id="4161" w:author="Valeria Tapia" w:date="2026-10-05T12:53:00Z">
            <w:rPr>
              <w:rFonts w:ascii="Comic Sans MS" w:hAnsi="Comic Sans MS"/>
              <w:i/>
              <w:lang w:val="es-MX"/>
            </w:rPr>
          </w:rPrChange>
        </w:rPr>
        <w:t xml:space="preserve"> </w:t>
      </w:r>
      <w:r w:rsidRPr="001B5D1A">
        <w:rPr>
          <w:color w:val="FF0000"/>
          <w:highlight w:val="green"/>
          <w:lang w:val="es-MX"/>
          <w:rPrChange w:id="4162" w:author="Valeria Tapia" w:date="2026-10-05T12:53:00Z">
            <w:rPr>
              <w:rFonts w:ascii="Comic Sans MS" w:hAnsi="Comic Sans MS"/>
              <w:i/>
              <w:lang w:val="es-MX"/>
            </w:rPr>
          </w:rPrChange>
        </w:rPr>
        <w:t xml:space="preserve">R-425 </w:t>
      </w:r>
      <w:r w:rsidR="003F2435" w:rsidRPr="001B5D1A">
        <w:rPr>
          <w:color w:val="FF0000"/>
          <w:highlight w:val="green"/>
          <w:lang w:val="es-MX"/>
          <w:rPrChange w:id="4163" w:author="Valeria Tapia" w:date="2026-10-05T12:53:00Z">
            <w:rPr>
              <w:rFonts w:ascii="Comic Sans MS" w:hAnsi="Comic Sans MS"/>
              <w:i/>
              <w:lang w:val="es-MX"/>
            </w:rPr>
          </w:rPrChange>
        </w:rPr>
        <w:t>ser</w:t>
      </w:r>
      <w:r w:rsidR="00846714" w:rsidRPr="001B5D1A">
        <w:rPr>
          <w:color w:val="FF0000"/>
          <w:highlight w:val="green"/>
          <w:lang w:val="es-MX"/>
          <w:rPrChange w:id="4164" w:author="Valeria Tapia" w:date="2026-10-05T12:53:00Z">
            <w:rPr>
              <w:rFonts w:ascii="Comic Sans MS" w:hAnsi="Comic Sans MS"/>
              <w:i/>
              <w:lang w:val="es-MX"/>
            </w:rPr>
          </w:rPrChange>
        </w:rPr>
        <w:t xml:space="preserve">á revisado </w:t>
      </w:r>
      <w:del w:id="4165" w:author="Valeria Tapia" w:date="2026-09-25T16:47:00Z">
        <w:r w:rsidR="00846714" w:rsidRPr="001B5D1A" w:rsidDel="00C45DE3">
          <w:rPr>
            <w:color w:val="FF0000"/>
            <w:highlight w:val="green"/>
            <w:lang w:val="es-MX"/>
            <w:rPrChange w:id="4166" w:author="Valeria Tapia" w:date="2026-10-05T12:53:00Z">
              <w:rPr>
                <w:rFonts w:ascii="Comic Sans MS" w:hAnsi="Comic Sans MS"/>
                <w:i/>
                <w:lang w:val="es-MX"/>
              </w:rPr>
            </w:rPrChange>
          </w:rPr>
          <w:delText>con</w:delText>
        </w:r>
        <w:r w:rsidR="003F2435" w:rsidRPr="001B5D1A" w:rsidDel="00C45DE3">
          <w:rPr>
            <w:color w:val="FF0000"/>
            <w:highlight w:val="green"/>
            <w:lang w:val="es-MX"/>
            <w:rPrChange w:id="4167" w:author="Valeria Tapia" w:date="2026-10-05T12:53:00Z">
              <w:rPr>
                <w:rFonts w:ascii="Comic Sans MS" w:hAnsi="Comic Sans MS"/>
                <w:i/>
                <w:lang w:val="es-MX"/>
              </w:rPr>
            </w:rPrChange>
          </w:rPr>
          <w:delText xml:space="preserve"> </w:delText>
        </w:r>
      </w:del>
      <w:ins w:id="4168" w:author="Valeria Tapia" w:date="2026-09-25T16:47:00Z">
        <w:r w:rsidR="00C45DE3" w:rsidRPr="001B5D1A">
          <w:rPr>
            <w:color w:val="FF0000"/>
            <w:highlight w:val="green"/>
            <w:lang w:val="es-MX"/>
            <w:rPrChange w:id="4169" w:author="Valeria Tapia" w:date="2026-10-05T12:53:00Z">
              <w:rPr>
                <w:rFonts w:ascii="Comic Sans MS" w:hAnsi="Comic Sans MS"/>
                <w:i/>
                <w:lang w:val="es-MX"/>
              </w:rPr>
            </w:rPrChange>
          </w:rPr>
          <w:t xml:space="preserve">por </w:t>
        </w:r>
      </w:ins>
      <w:r w:rsidR="003F2435" w:rsidRPr="001B5D1A">
        <w:rPr>
          <w:color w:val="FF0000"/>
          <w:highlight w:val="green"/>
          <w:lang w:val="es-MX"/>
          <w:rPrChange w:id="4170" w:author="Valeria Tapia" w:date="2026-10-05T12:53:00Z">
            <w:rPr>
              <w:rFonts w:ascii="Comic Sans MS" w:hAnsi="Comic Sans MS"/>
              <w:i/>
              <w:lang w:val="es-MX"/>
            </w:rPr>
          </w:rPrChange>
        </w:rPr>
        <w:t>la AN</w:t>
      </w:r>
      <w:ins w:id="4171" w:author="Valeria Tapia" w:date="2026-09-25T16:47:00Z">
        <w:r w:rsidR="00C45DE3" w:rsidRPr="001B5D1A">
          <w:rPr>
            <w:color w:val="FF0000"/>
            <w:highlight w:val="green"/>
            <w:lang w:val="es-MX"/>
            <w:rPrChange w:id="4172" w:author="Valeria Tapia" w:date="2026-10-05T12:53:00Z">
              <w:rPr>
                <w:rFonts w:ascii="Comic Sans MS" w:hAnsi="Comic Sans MS"/>
                <w:i/>
                <w:lang w:val="es-MX"/>
              </w:rPr>
            </w:rPrChange>
          </w:rPr>
          <w:t xml:space="preserve"> y la EPE</w:t>
        </w:r>
      </w:ins>
      <w:del w:id="4173" w:author="Valeria Tapia" w:date="2026-09-25T16:43:00Z">
        <w:r w:rsidR="00846714" w:rsidRPr="001B5D1A" w:rsidDel="00D322EC">
          <w:rPr>
            <w:color w:val="FF0000"/>
            <w:highlight w:val="green"/>
            <w:lang w:val="es-MX"/>
            <w:rPrChange w:id="4174" w:author="Valeria Tapia" w:date="2026-10-05T12:53:00Z">
              <w:rPr>
                <w:rFonts w:ascii="Comic Sans MS" w:hAnsi="Comic Sans MS"/>
                <w:i/>
                <w:lang w:val="es-MX"/>
              </w:rPr>
            </w:rPrChange>
          </w:rPr>
          <w:delText xml:space="preserve"> en su 1er, 2do, 3er borrador</w:delText>
        </w:r>
      </w:del>
      <w:ins w:id="4175" w:author="Valeria Tapia" w:date="2026-09-25T17:58:00Z">
        <w:r w:rsidR="00A61969" w:rsidRPr="001B5D1A">
          <w:rPr>
            <w:color w:val="FF0000"/>
            <w:highlight w:val="green"/>
            <w:lang w:val="es-MX"/>
            <w:rPrChange w:id="4176" w:author="Valeria Tapia" w:date="2026-10-05T12:53:00Z">
              <w:rPr>
                <w:rFonts w:ascii="Comic Sans MS" w:hAnsi="Comic Sans MS"/>
                <w:i/>
                <w:lang w:val="es-MX"/>
              </w:rPr>
            </w:rPrChange>
          </w:rPr>
          <w:t xml:space="preserve">, </w:t>
        </w:r>
      </w:ins>
      <w:del w:id="4177" w:author="Valeria Tapia" w:date="2026-09-25T17:58:00Z">
        <w:r w:rsidR="00846714" w:rsidRPr="001B5D1A" w:rsidDel="00A61969">
          <w:rPr>
            <w:color w:val="FF0000"/>
            <w:highlight w:val="green"/>
            <w:lang w:val="es-MX"/>
            <w:rPrChange w:id="4178" w:author="Valeria Tapia" w:date="2026-10-05T12:53:00Z">
              <w:rPr>
                <w:rFonts w:ascii="Comic Sans MS" w:hAnsi="Comic Sans MS"/>
                <w:i/>
                <w:lang w:val="es-MX"/>
              </w:rPr>
            </w:rPrChange>
          </w:rPr>
          <w:delText>.</w:delText>
        </w:r>
      </w:del>
      <w:ins w:id="4179" w:author="Valeria Tapia" w:date="2026-09-25T17:58:00Z">
        <w:r w:rsidR="00A61969" w:rsidRPr="001B5D1A">
          <w:rPr>
            <w:color w:val="FF0000"/>
            <w:highlight w:val="green"/>
            <w:lang w:val="es-MX"/>
            <w:rPrChange w:id="4180" w:author="Valeria Tapia" w:date="2026-10-05T12:53:00Z">
              <w:rPr>
                <w:rFonts w:ascii="Comic Sans MS" w:hAnsi="Comic Sans MS"/>
                <w:i/>
                <w:lang w:val="es-MX"/>
              </w:rPr>
            </w:rPrChange>
          </w:rPr>
          <w:t>c</w:t>
        </w:r>
      </w:ins>
      <w:ins w:id="4181" w:author="Valeria Tapia" w:date="2026-09-25T17:55:00Z">
        <w:r w:rsidR="00F21E0D" w:rsidRPr="001B5D1A">
          <w:rPr>
            <w:color w:val="FF0000"/>
            <w:szCs w:val="24"/>
            <w:highlight w:val="green"/>
            <w:lang w:val="es-MX"/>
            <w:rPrChange w:id="4182" w:author="Valeria Tapia" w:date="2026-10-05T12:53:00Z">
              <w:rPr>
                <w:rFonts w:ascii="Comic Sans MS" w:hAnsi="Comic Sans MS"/>
                <w:i/>
                <w:szCs w:val="24"/>
                <w:highlight w:val="yellow"/>
              </w:rPr>
            </w:rPrChange>
          </w:rPr>
          <w:t xml:space="preserve">uando la información resulte insuficiente, ambigua o inconsistente, la EPE </w:t>
        </w:r>
      </w:ins>
      <w:ins w:id="4183" w:author="Valeria Tapia" w:date="2026-09-25T17:58:00Z">
        <w:r w:rsidR="00A61969" w:rsidRPr="001B5D1A">
          <w:rPr>
            <w:color w:val="FF0000"/>
            <w:szCs w:val="24"/>
            <w:highlight w:val="green"/>
            <w:lang w:val="es-MX"/>
            <w:rPrChange w:id="4184" w:author="Valeria Tapia" w:date="2026-10-05T12:53:00Z">
              <w:rPr>
                <w:rFonts w:ascii="Comic Sans MS" w:hAnsi="Comic Sans MS"/>
                <w:i/>
                <w:szCs w:val="24"/>
                <w:lang w:val="es-MX"/>
              </w:rPr>
            </w:rPrChange>
          </w:rPr>
          <w:t xml:space="preserve">deberá </w:t>
        </w:r>
      </w:ins>
      <w:ins w:id="4185" w:author="Valeria Tapia" w:date="2026-09-25T17:57:00Z">
        <w:r w:rsidR="00F21E0D" w:rsidRPr="001B5D1A">
          <w:rPr>
            <w:color w:val="FF0000"/>
            <w:szCs w:val="24"/>
            <w:highlight w:val="green"/>
            <w:lang w:val="es-MX"/>
            <w:rPrChange w:id="4186" w:author="Valeria Tapia" w:date="2026-10-05T12:53:00Z">
              <w:rPr>
                <w:rFonts w:ascii="Comic Sans MS" w:hAnsi="Comic Sans MS"/>
                <w:i/>
                <w:szCs w:val="24"/>
                <w:lang w:val="es-MX"/>
              </w:rPr>
            </w:rPrChange>
          </w:rPr>
          <w:t>realizar los ajustes</w:t>
        </w:r>
      </w:ins>
      <w:ins w:id="4187" w:author="Valeria Tapia" w:date="2026-09-25T17:55:00Z">
        <w:r w:rsidR="00F21E0D" w:rsidRPr="001B5D1A">
          <w:rPr>
            <w:color w:val="FF0000"/>
            <w:szCs w:val="24"/>
            <w:highlight w:val="green"/>
            <w:lang w:val="es-MX"/>
            <w:rPrChange w:id="4188" w:author="Valeria Tapia" w:date="2026-10-05T12:53:00Z">
              <w:rPr>
                <w:rFonts w:ascii="Comic Sans MS" w:hAnsi="Comic Sans MS"/>
                <w:i/>
                <w:szCs w:val="24"/>
                <w:highlight w:val="yellow"/>
              </w:rPr>
            </w:rPrChange>
          </w:rPr>
          <w:t xml:space="preserve"> </w:t>
        </w:r>
        <w:r w:rsidR="00A61969" w:rsidRPr="001B5D1A">
          <w:rPr>
            <w:color w:val="FF0000"/>
            <w:szCs w:val="24"/>
            <w:highlight w:val="green"/>
            <w:lang w:val="es-MX"/>
            <w:rPrChange w:id="4189" w:author="Valeria Tapia" w:date="2026-10-05T12:53:00Z">
              <w:rPr>
                <w:rFonts w:ascii="Comic Sans MS" w:hAnsi="Comic Sans MS"/>
                <w:i/>
                <w:szCs w:val="24"/>
                <w:lang w:val="es-MX"/>
              </w:rPr>
            </w:rPrChange>
          </w:rPr>
          <w:t>que sean necesari</w:t>
        </w:r>
      </w:ins>
      <w:ins w:id="4190" w:author="Valeria Tapia" w:date="2026-09-25T17:59:00Z">
        <w:r w:rsidR="00A61969" w:rsidRPr="001B5D1A">
          <w:rPr>
            <w:color w:val="FF0000"/>
            <w:szCs w:val="24"/>
            <w:highlight w:val="green"/>
            <w:lang w:val="es-MX"/>
            <w:rPrChange w:id="4191" w:author="Valeria Tapia" w:date="2026-10-05T12:53:00Z">
              <w:rPr>
                <w:rFonts w:ascii="Comic Sans MS" w:hAnsi="Comic Sans MS"/>
                <w:i/>
                <w:szCs w:val="24"/>
                <w:lang w:val="es-MX"/>
              </w:rPr>
            </w:rPrChange>
          </w:rPr>
          <w:t>o</w:t>
        </w:r>
      </w:ins>
      <w:ins w:id="4192" w:author="Valeria Tapia" w:date="2026-09-25T17:55:00Z">
        <w:r w:rsidR="00A61969" w:rsidRPr="001B5D1A">
          <w:rPr>
            <w:color w:val="FF0000"/>
            <w:szCs w:val="24"/>
            <w:highlight w:val="green"/>
            <w:lang w:val="es-MX"/>
            <w:rPrChange w:id="4193" w:author="Valeria Tapia" w:date="2026-10-05T12:53:00Z">
              <w:rPr>
                <w:rFonts w:ascii="Comic Sans MS" w:hAnsi="Comic Sans MS"/>
                <w:i/>
                <w:szCs w:val="24"/>
                <w:lang w:val="es-MX"/>
              </w:rPr>
            </w:rPrChange>
          </w:rPr>
          <w:t>s</w:t>
        </w:r>
      </w:ins>
      <w:ins w:id="4194" w:author="Valeria Tapia" w:date="2026-09-25T17:58:00Z">
        <w:r w:rsidR="00A61969" w:rsidRPr="001B5D1A">
          <w:rPr>
            <w:color w:val="FF0000"/>
            <w:szCs w:val="24"/>
            <w:lang w:val="es-MX"/>
            <w:rPrChange w:id="4195" w:author="Valeria Tapia" w:date="2026-10-05T12:53:00Z">
              <w:rPr>
                <w:rFonts w:ascii="Comic Sans MS" w:hAnsi="Comic Sans MS"/>
                <w:i/>
                <w:szCs w:val="24"/>
                <w:lang w:val="es-MX"/>
              </w:rPr>
            </w:rPrChange>
          </w:rPr>
          <w:t>.</w:t>
        </w:r>
      </w:ins>
    </w:p>
    <w:p w14:paraId="56587F60" w14:textId="77777777" w:rsidR="00033794" w:rsidRPr="001B5D1A" w:rsidRDefault="00033794" w:rsidP="00DE605E">
      <w:pPr>
        <w:rPr>
          <w:color w:val="FF0000"/>
          <w:lang w:val="es-MX"/>
          <w:rPrChange w:id="4196" w:author="Valeria Tapia" w:date="2026-10-05T12:53:00Z">
            <w:rPr>
              <w:lang w:val="es-MX"/>
            </w:rPr>
          </w:rPrChange>
        </w:rPr>
      </w:pPr>
    </w:p>
    <w:p w14:paraId="22C9FF32" w14:textId="0EB18751" w:rsidR="007250D1" w:rsidRPr="001B5D1A" w:rsidRDefault="002F3868" w:rsidP="00DE605E">
      <w:pPr>
        <w:pStyle w:val="Prrafodelista"/>
        <w:numPr>
          <w:ilvl w:val="0"/>
          <w:numId w:val="91"/>
        </w:numPr>
        <w:tabs>
          <w:tab w:val="left" w:pos="284"/>
        </w:tabs>
        <w:ind w:left="0"/>
        <w:rPr>
          <w:color w:val="FF0000"/>
          <w:highlight w:val="green"/>
          <w:lang w:val="es-MX"/>
          <w:rPrChange w:id="4197" w:author="Valeria Tapia" w:date="2026-10-05T12:53:00Z">
            <w:rPr>
              <w:lang w:val="es-MX"/>
            </w:rPr>
          </w:rPrChange>
        </w:rPr>
      </w:pPr>
      <w:r w:rsidRPr="001B5D1A">
        <w:rPr>
          <w:color w:val="FF0000"/>
          <w:highlight w:val="green"/>
          <w:lang w:val="es-MX"/>
          <w:rPrChange w:id="4198" w:author="Valeria Tapia" w:date="2026-10-05T12:53:00Z">
            <w:rPr>
              <w:rFonts w:ascii="Comic Sans MS" w:hAnsi="Comic Sans MS"/>
              <w:i/>
              <w:lang w:val="es-MX"/>
            </w:rPr>
          </w:rPrChange>
        </w:rPr>
        <w:t xml:space="preserve">Una vez </w:t>
      </w:r>
      <w:r w:rsidR="00C43C47" w:rsidRPr="001B5D1A">
        <w:rPr>
          <w:color w:val="FF0000"/>
          <w:highlight w:val="green"/>
          <w:lang w:val="es-MX"/>
          <w:rPrChange w:id="4199" w:author="Valeria Tapia" w:date="2026-10-05T12:53:00Z">
            <w:rPr>
              <w:rFonts w:ascii="Comic Sans MS" w:hAnsi="Comic Sans MS"/>
              <w:i/>
              <w:lang w:val="es-MX"/>
            </w:rPr>
          </w:rPrChange>
        </w:rPr>
        <w:t xml:space="preserve">concluida la revisión </w:t>
      </w:r>
      <w:ins w:id="4200" w:author="Valeria Tapia" w:date="2026-09-25T16:48:00Z">
        <w:r w:rsidR="00C45DE3" w:rsidRPr="001B5D1A">
          <w:rPr>
            <w:color w:val="FF0000"/>
            <w:highlight w:val="green"/>
            <w:lang w:val="es-MX"/>
            <w:rPrChange w:id="4201" w:author="Valeria Tapia" w:date="2026-10-05T12:53:00Z">
              <w:rPr>
                <w:rFonts w:ascii="Comic Sans MS" w:hAnsi="Comic Sans MS"/>
                <w:i/>
                <w:lang w:val="es-MX"/>
              </w:rPr>
            </w:rPrChange>
          </w:rPr>
          <w:t xml:space="preserve">y aprobación </w:t>
        </w:r>
      </w:ins>
      <w:r w:rsidR="00C43C47" w:rsidRPr="001B5D1A">
        <w:rPr>
          <w:color w:val="FF0000"/>
          <w:highlight w:val="green"/>
          <w:lang w:val="es-MX"/>
          <w:rPrChange w:id="4202" w:author="Valeria Tapia" w:date="2026-10-05T12:53:00Z">
            <w:rPr>
              <w:rFonts w:ascii="Comic Sans MS" w:hAnsi="Comic Sans MS"/>
              <w:i/>
              <w:lang w:val="es-MX"/>
            </w:rPr>
          </w:rPrChange>
        </w:rPr>
        <w:t>d</w:t>
      </w:r>
      <w:r w:rsidR="00846714" w:rsidRPr="001B5D1A">
        <w:rPr>
          <w:color w:val="FF0000"/>
          <w:highlight w:val="green"/>
          <w:lang w:val="es-MX"/>
          <w:rPrChange w:id="4203" w:author="Valeria Tapia" w:date="2026-10-05T12:53:00Z">
            <w:rPr>
              <w:rFonts w:ascii="Comic Sans MS" w:hAnsi="Comic Sans MS"/>
              <w:i/>
              <w:lang w:val="es-MX"/>
            </w:rPr>
          </w:rPrChange>
        </w:rPr>
        <w:t xml:space="preserve">el </w:t>
      </w:r>
      <w:r w:rsidR="00841B56" w:rsidRPr="001B5D1A">
        <w:rPr>
          <w:color w:val="FF0000"/>
          <w:szCs w:val="24"/>
          <w:highlight w:val="green"/>
          <w:lang w:val="es-MX"/>
          <w:rPrChange w:id="4204" w:author="Valeria Tapia" w:date="2026-10-05T12:53:00Z">
            <w:rPr>
              <w:rFonts w:ascii="Comic Sans MS" w:hAnsi="Comic Sans MS"/>
              <w:i/>
              <w:szCs w:val="24"/>
              <w:lang w:val="es-MX"/>
            </w:rPr>
          </w:rPrChange>
        </w:rPr>
        <w:t>Registro</w:t>
      </w:r>
      <w:r w:rsidR="00841B56" w:rsidRPr="001B5D1A">
        <w:rPr>
          <w:color w:val="FF0000"/>
          <w:highlight w:val="green"/>
          <w:lang w:val="es-MX"/>
          <w:rPrChange w:id="4205" w:author="Valeria Tapia" w:date="2026-10-05T12:53:00Z">
            <w:rPr>
              <w:rFonts w:ascii="Comic Sans MS" w:hAnsi="Comic Sans MS"/>
              <w:i/>
              <w:lang w:val="es-MX"/>
            </w:rPr>
          </w:rPrChange>
        </w:rPr>
        <w:t xml:space="preserve"> </w:t>
      </w:r>
      <w:r w:rsidR="00846714" w:rsidRPr="001B5D1A">
        <w:rPr>
          <w:color w:val="FF0000"/>
          <w:highlight w:val="green"/>
          <w:lang w:val="es-MX"/>
          <w:rPrChange w:id="4206" w:author="Valeria Tapia" w:date="2026-10-05T12:53:00Z">
            <w:rPr>
              <w:rFonts w:ascii="Comic Sans MS" w:hAnsi="Comic Sans MS"/>
              <w:i/>
              <w:lang w:val="es-MX"/>
            </w:rPr>
          </w:rPrChange>
        </w:rPr>
        <w:t>R-425</w:t>
      </w:r>
      <w:r w:rsidRPr="001B5D1A">
        <w:rPr>
          <w:color w:val="FF0000"/>
          <w:highlight w:val="green"/>
          <w:lang w:val="es-MX"/>
          <w:rPrChange w:id="4207" w:author="Valeria Tapia" w:date="2026-10-05T12:53:00Z">
            <w:rPr>
              <w:rFonts w:ascii="Comic Sans MS" w:hAnsi="Comic Sans MS"/>
              <w:i/>
              <w:lang w:val="es-MX"/>
            </w:rPr>
          </w:rPrChange>
        </w:rPr>
        <w:t>,</w:t>
      </w:r>
      <w:r w:rsidR="003F2435" w:rsidRPr="001B5D1A">
        <w:rPr>
          <w:color w:val="FF0000"/>
          <w:highlight w:val="green"/>
          <w:lang w:val="es-MX"/>
          <w:rPrChange w:id="4208" w:author="Valeria Tapia" w:date="2026-10-05T12:53:00Z">
            <w:rPr>
              <w:rFonts w:ascii="Comic Sans MS" w:hAnsi="Comic Sans MS"/>
              <w:i/>
              <w:lang w:val="es-MX"/>
            </w:rPr>
          </w:rPrChange>
        </w:rPr>
        <w:t xml:space="preserve"> </w:t>
      </w:r>
      <w:r w:rsidR="00C43C47" w:rsidRPr="001B5D1A">
        <w:rPr>
          <w:color w:val="FF0000"/>
          <w:highlight w:val="green"/>
          <w:lang w:val="es-MX"/>
          <w:rPrChange w:id="4209" w:author="Valeria Tapia" w:date="2026-10-05T12:53:00Z">
            <w:rPr>
              <w:rFonts w:ascii="Comic Sans MS" w:hAnsi="Comic Sans MS"/>
              <w:i/>
              <w:lang w:val="es-MX"/>
            </w:rPr>
          </w:rPrChange>
        </w:rPr>
        <w:t xml:space="preserve">éste </w:t>
      </w:r>
      <w:r w:rsidR="007250D1" w:rsidRPr="001B5D1A">
        <w:rPr>
          <w:color w:val="FF0000"/>
          <w:highlight w:val="green"/>
          <w:lang w:val="es-MX"/>
          <w:rPrChange w:id="4210" w:author="Valeria Tapia" w:date="2026-10-05T12:53:00Z">
            <w:rPr>
              <w:rFonts w:ascii="Comic Sans MS" w:hAnsi="Comic Sans MS"/>
              <w:i/>
              <w:lang w:val="es-MX"/>
            </w:rPr>
          </w:rPrChange>
        </w:rPr>
        <w:t>debe</w:t>
      </w:r>
      <w:r w:rsidR="00C43C47" w:rsidRPr="001B5D1A">
        <w:rPr>
          <w:color w:val="FF0000"/>
          <w:highlight w:val="green"/>
          <w:lang w:val="es-MX"/>
          <w:rPrChange w:id="4211" w:author="Valeria Tapia" w:date="2026-10-05T12:53:00Z">
            <w:rPr>
              <w:rFonts w:ascii="Comic Sans MS" w:hAnsi="Comic Sans MS"/>
              <w:i/>
              <w:lang w:val="es-MX"/>
            </w:rPr>
          </w:rPrChange>
        </w:rPr>
        <w:t>rá</w:t>
      </w:r>
      <w:r w:rsidR="007250D1" w:rsidRPr="001B5D1A">
        <w:rPr>
          <w:color w:val="FF0000"/>
          <w:highlight w:val="green"/>
          <w:lang w:val="es-MX"/>
          <w:rPrChange w:id="4212" w:author="Valeria Tapia" w:date="2026-10-05T12:53:00Z">
            <w:rPr>
              <w:rFonts w:ascii="Comic Sans MS" w:hAnsi="Comic Sans MS"/>
              <w:i/>
              <w:lang w:val="es-MX"/>
            </w:rPr>
          </w:rPrChange>
        </w:rPr>
        <w:t xml:space="preserve"> ser suscrito por </w:t>
      </w:r>
      <w:ins w:id="4213" w:author="Valeria Tapia" w:date="2026-09-25T17:48:00Z">
        <w:r w:rsidR="00717D8E" w:rsidRPr="001B5D1A">
          <w:rPr>
            <w:color w:val="FF0000"/>
            <w:highlight w:val="green"/>
            <w:rPrChange w:id="4214" w:author="Valeria Tapia" w:date="2026-10-05T12:53:00Z">
              <w:rPr>
                <w:rFonts w:ascii="Comic Sans MS" w:hAnsi="Comic Sans MS"/>
                <w:i/>
              </w:rPr>
            </w:rPrChange>
          </w:rPr>
          <w:t>los puntos focales</w:t>
        </w:r>
      </w:ins>
      <w:del w:id="4215" w:author="Valeria Tapia" w:date="2026-09-25T17:48:00Z">
        <w:r w:rsidR="007250D1" w:rsidRPr="001B5D1A" w:rsidDel="00717D8E">
          <w:rPr>
            <w:color w:val="FF0000"/>
            <w:highlight w:val="green"/>
            <w:lang w:val="es-MX"/>
            <w:rPrChange w:id="4216" w:author="Valeria Tapia" w:date="2026-10-05T12:53:00Z">
              <w:rPr>
                <w:rFonts w:ascii="Comic Sans MS" w:hAnsi="Comic Sans MS"/>
                <w:i/>
                <w:lang w:val="es-MX"/>
              </w:rPr>
            </w:rPrChange>
          </w:rPr>
          <w:delText xml:space="preserve">el </w:delText>
        </w:r>
        <w:r w:rsidR="007250D1" w:rsidRPr="001B5D1A" w:rsidDel="00717D8E">
          <w:rPr>
            <w:color w:val="FF0000"/>
            <w:highlight w:val="green"/>
            <w:rPrChange w:id="4217" w:author="Valeria Tapia" w:date="2026-10-05T12:53:00Z">
              <w:rPr>
                <w:rFonts w:ascii="Comic Sans MS" w:hAnsi="Comic Sans MS"/>
                <w:i/>
              </w:rPr>
            </w:rPrChange>
          </w:rPr>
          <w:delText>servidor público respons</w:delText>
        </w:r>
      </w:del>
      <w:del w:id="4218" w:author="Valeria Tapia" w:date="2026-09-25T17:47:00Z">
        <w:r w:rsidR="007250D1" w:rsidRPr="001B5D1A" w:rsidDel="00717D8E">
          <w:rPr>
            <w:color w:val="FF0000"/>
            <w:highlight w:val="green"/>
            <w:rPrChange w:id="4219" w:author="Valeria Tapia" w:date="2026-10-05T12:53:00Z">
              <w:rPr>
                <w:rFonts w:ascii="Comic Sans MS" w:hAnsi="Comic Sans MS"/>
                <w:i/>
              </w:rPr>
            </w:rPrChange>
          </w:rPr>
          <w:delText>able</w:delText>
        </w:r>
      </w:del>
      <w:r w:rsidR="007250D1" w:rsidRPr="001B5D1A">
        <w:rPr>
          <w:color w:val="FF0000"/>
          <w:highlight w:val="green"/>
          <w:rPrChange w:id="4220" w:author="Valeria Tapia" w:date="2026-10-05T12:53:00Z">
            <w:rPr>
              <w:rFonts w:ascii="Comic Sans MS" w:hAnsi="Comic Sans MS"/>
              <w:i/>
            </w:rPr>
          </w:rPrChange>
        </w:rPr>
        <w:t xml:space="preserve"> y </w:t>
      </w:r>
      <w:r w:rsidRPr="001B5D1A">
        <w:rPr>
          <w:color w:val="FF0000"/>
          <w:highlight w:val="green"/>
          <w:rPrChange w:id="4221" w:author="Valeria Tapia" w:date="2026-10-05T12:53:00Z">
            <w:rPr>
              <w:rFonts w:ascii="Comic Sans MS" w:hAnsi="Comic Sans MS"/>
              <w:i/>
            </w:rPr>
          </w:rPrChange>
        </w:rPr>
        <w:t>personal</w:t>
      </w:r>
      <w:r w:rsidR="007250D1" w:rsidRPr="001B5D1A">
        <w:rPr>
          <w:color w:val="FF0000"/>
          <w:highlight w:val="green"/>
          <w:rPrChange w:id="4222" w:author="Valeria Tapia" w:date="2026-10-05T12:53:00Z">
            <w:rPr>
              <w:rFonts w:ascii="Comic Sans MS" w:hAnsi="Comic Sans MS"/>
              <w:i/>
            </w:rPr>
          </w:rPrChange>
        </w:rPr>
        <w:t xml:space="preserve"> jerárquico</w:t>
      </w:r>
      <w:r w:rsidRPr="001B5D1A">
        <w:rPr>
          <w:color w:val="FF0000"/>
          <w:highlight w:val="green"/>
          <w:rPrChange w:id="4223" w:author="Valeria Tapia" w:date="2026-10-05T12:53:00Z">
            <w:rPr>
              <w:rFonts w:ascii="Comic Sans MS" w:hAnsi="Comic Sans MS"/>
              <w:i/>
            </w:rPr>
          </w:rPrChange>
        </w:rPr>
        <w:t xml:space="preserve"> de </w:t>
      </w:r>
      <w:r w:rsidRPr="001B5D1A">
        <w:rPr>
          <w:color w:val="FF0000"/>
          <w:highlight w:val="green"/>
          <w:lang w:val="es-MX"/>
          <w:rPrChange w:id="4224" w:author="Valeria Tapia" w:date="2026-10-05T12:53:00Z">
            <w:rPr>
              <w:rFonts w:ascii="Comic Sans MS" w:hAnsi="Comic Sans MS"/>
              <w:i/>
              <w:lang w:val="es-MX"/>
            </w:rPr>
          </w:rPrChange>
        </w:rPr>
        <w:t>la</w:t>
      </w:r>
      <w:del w:id="4225" w:author="Valeria Tapia" w:date="2026-09-25T17:59:00Z">
        <w:r w:rsidR="00C43C47" w:rsidRPr="001B5D1A" w:rsidDel="00A61969">
          <w:rPr>
            <w:color w:val="FF0000"/>
            <w:highlight w:val="green"/>
            <w:lang w:val="es-MX"/>
            <w:rPrChange w:id="4226" w:author="Valeria Tapia" w:date="2026-10-05T12:53:00Z">
              <w:rPr>
                <w:rFonts w:ascii="Comic Sans MS" w:hAnsi="Comic Sans MS"/>
                <w:i/>
                <w:lang w:val="es-MX"/>
              </w:rPr>
            </w:rPrChange>
          </w:rPr>
          <w:delText>s</w:delText>
        </w:r>
      </w:del>
      <w:r w:rsidRPr="001B5D1A">
        <w:rPr>
          <w:color w:val="FF0000"/>
          <w:highlight w:val="green"/>
          <w:lang w:val="es-MX"/>
          <w:rPrChange w:id="4227" w:author="Valeria Tapia" w:date="2026-10-05T12:53:00Z">
            <w:rPr>
              <w:rFonts w:ascii="Comic Sans MS" w:hAnsi="Comic Sans MS"/>
              <w:i/>
              <w:lang w:val="es-MX"/>
            </w:rPr>
          </w:rPrChange>
        </w:rPr>
        <w:t xml:space="preserve"> EPE</w:t>
      </w:r>
      <w:del w:id="4228" w:author="Valeria Tapia" w:date="2026-09-25T17:59:00Z">
        <w:r w:rsidR="00C43C47" w:rsidRPr="001B5D1A" w:rsidDel="00A61969">
          <w:rPr>
            <w:color w:val="FF0000"/>
            <w:highlight w:val="green"/>
            <w:lang w:val="es-MX"/>
            <w:rPrChange w:id="4229" w:author="Valeria Tapia" w:date="2026-10-05T12:53:00Z">
              <w:rPr>
                <w:rFonts w:ascii="Comic Sans MS" w:hAnsi="Comic Sans MS"/>
                <w:i/>
                <w:lang w:val="es-MX"/>
              </w:rPr>
            </w:rPrChange>
          </w:rPr>
          <w:delText>s</w:delText>
        </w:r>
      </w:del>
      <w:del w:id="4230" w:author="Valeria Tapia" w:date="2026-09-25T17:48:00Z">
        <w:r w:rsidR="00846714" w:rsidRPr="001B5D1A" w:rsidDel="00717D8E">
          <w:rPr>
            <w:color w:val="FF0000"/>
            <w:highlight w:val="green"/>
            <w:rPrChange w:id="4231" w:author="Valeria Tapia" w:date="2026-10-05T12:53:00Z">
              <w:rPr>
                <w:rFonts w:ascii="Comic Sans MS" w:hAnsi="Comic Sans MS"/>
                <w:i/>
              </w:rPr>
            </w:rPrChange>
          </w:rPr>
          <w:delText>,</w:delText>
        </w:r>
      </w:del>
      <w:r w:rsidR="003F2435" w:rsidRPr="001B5D1A">
        <w:rPr>
          <w:color w:val="FF0000"/>
          <w:highlight w:val="green"/>
          <w:lang w:val="es-MX"/>
          <w:rPrChange w:id="4232" w:author="Valeria Tapia" w:date="2026-10-05T12:53:00Z">
            <w:rPr>
              <w:rFonts w:ascii="Comic Sans MS" w:hAnsi="Comic Sans MS"/>
              <w:i/>
              <w:lang w:val="es-MX"/>
            </w:rPr>
          </w:rPrChange>
        </w:rPr>
        <w:t xml:space="preserve"> </w:t>
      </w:r>
      <w:r w:rsidRPr="001B5D1A">
        <w:rPr>
          <w:color w:val="FF0000"/>
          <w:highlight w:val="green"/>
          <w:lang w:val="es-MX"/>
          <w:rPrChange w:id="4233" w:author="Valeria Tapia" w:date="2026-10-05T12:53:00Z">
            <w:rPr>
              <w:rFonts w:ascii="Comic Sans MS" w:hAnsi="Comic Sans MS"/>
              <w:i/>
              <w:lang w:val="es-MX"/>
            </w:rPr>
          </w:rPrChange>
        </w:rPr>
        <w:t>y</w:t>
      </w:r>
      <w:r w:rsidR="007250D1" w:rsidRPr="001B5D1A">
        <w:rPr>
          <w:color w:val="FF0000"/>
          <w:highlight w:val="green"/>
          <w:lang w:val="es-MX"/>
          <w:rPrChange w:id="4234" w:author="Valeria Tapia" w:date="2026-10-05T12:53:00Z">
            <w:rPr>
              <w:rFonts w:ascii="Comic Sans MS" w:hAnsi="Comic Sans MS"/>
              <w:i/>
              <w:lang w:val="es-MX"/>
            </w:rPr>
          </w:rPrChange>
        </w:rPr>
        <w:t xml:space="preserve"> remiti</w:t>
      </w:r>
      <w:r w:rsidR="003F2435" w:rsidRPr="001B5D1A">
        <w:rPr>
          <w:color w:val="FF0000"/>
          <w:highlight w:val="green"/>
          <w:lang w:val="es-MX"/>
          <w:rPrChange w:id="4235" w:author="Valeria Tapia" w:date="2026-10-05T12:53:00Z">
            <w:rPr>
              <w:rFonts w:ascii="Comic Sans MS" w:hAnsi="Comic Sans MS"/>
              <w:i/>
              <w:lang w:val="es-MX"/>
            </w:rPr>
          </w:rPrChange>
        </w:rPr>
        <w:t>do</w:t>
      </w:r>
      <w:r w:rsidR="007250D1" w:rsidRPr="001B5D1A">
        <w:rPr>
          <w:color w:val="FF0000"/>
          <w:highlight w:val="green"/>
          <w:lang w:val="es-MX"/>
          <w:rPrChange w:id="4236" w:author="Valeria Tapia" w:date="2026-10-05T12:53:00Z">
            <w:rPr>
              <w:rFonts w:ascii="Comic Sans MS" w:hAnsi="Comic Sans MS"/>
              <w:i/>
              <w:lang w:val="es-MX"/>
            </w:rPr>
          </w:rPrChange>
        </w:rPr>
        <w:t xml:space="preserve"> </w:t>
      </w:r>
      <w:r w:rsidR="00846714" w:rsidRPr="001B5D1A">
        <w:rPr>
          <w:color w:val="FF0000"/>
          <w:highlight w:val="green"/>
          <w:rPrChange w:id="4237" w:author="Valeria Tapia" w:date="2026-10-05T12:53:00Z">
            <w:rPr>
              <w:rFonts w:ascii="Comic Sans MS" w:hAnsi="Comic Sans MS"/>
              <w:i/>
            </w:rPr>
          </w:rPrChange>
        </w:rPr>
        <w:t xml:space="preserve">mediante </w:t>
      </w:r>
      <w:r w:rsidR="006977CD" w:rsidRPr="001B5D1A">
        <w:rPr>
          <w:color w:val="FF0000"/>
          <w:highlight w:val="green"/>
          <w:rPrChange w:id="4238" w:author="Valeria Tapia" w:date="2026-10-05T12:53:00Z">
            <w:rPr>
              <w:rFonts w:ascii="Comic Sans MS" w:hAnsi="Comic Sans MS"/>
              <w:i/>
            </w:rPr>
          </w:rPrChange>
        </w:rPr>
        <w:t>n</w:t>
      </w:r>
      <w:r w:rsidR="00846714" w:rsidRPr="001B5D1A">
        <w:rPr>
          <w:color w:val="FF0000"/>
          <w:highlight w:val="green"/>
          <w:rPrChange w:id="4239" w:author="Valeria Tapia" w:date="2026-10-05T12:53:00Z">
            <w:rPr>
              <w:rFonts w:ascii="Comic Sans MS" w:hAnsi="Comic Sans MS"/>
              <w:i/>
            </w:rPr>
          </w:rPrChange>
        </w:rPr>
        <w:t xml:space="preserve">ota </w:t>
      </w:r>
      <w:r w:rsidR="00846714" w:rsidRPr="001B5D1A">
        <w:rPr>
          <w:color w:val="FF0000"/>
          <w:highlight w:val="green"/>
          <w:lang w:val="es-MX"/>
          <w:rPrChange w:id="4240" w:author="Valeria Tapia" w:date="2026-10-05T12:53:00Z">
            <w:rPr>
              <w:rFonts w:ascii="Comic Sans MS" w:hAnsi="Comic Sans MS"/>
              <w:i/>
              <w:lang w:val="es-MX"/>
            </w:rPr>
          </w:rPrChange>
        </w:rPr>
        <w:t xml:space="preserve">a la AN y </w:t>
      </w:r>
      <w:r w:rsidR="007250D1" w:rsidRPr="001B5D1A">
        <w:rPr>
          <w:color w:val="FF0000"/>
          <w:highlight w:val="green"/>
          <w:lang w:val="es-MX"/>
          <w:rPrChange w:id="4241" w:author="Valeria Tapia" w:date="2026-10-05T12:53:00Z">
            <w:rPr>
              <w:rFonts w:ascii="Comic Sans MS" w:hAnsi="Comic Sans MS"/>
              <w:i/>
              <w:lang w:val="es-MX"/>
            </w:rPr>
          </w:rPrChange>
        </w:rPr>
        <w:t xml:space="preserve">al </w:t>
      </w:r>
      <w:r w:rsidR="007250D1" w:rsidRPr="001B5D1A">
        <w:rPr>
          <w:color w:val="FF0000"/>
          <w:highlight w:val="green"/>
          <w:rPrChange w:id="4242" w:author="Valeria Tapia" w:date="2026-10-05T12:53:00Z">
            <w:rPr>
              <w:rFonts w:ascii="Comic Sans MS" w:hAnsi="Comic Sans MS"/>
              <w:i/>
            </w:rPr>
          </w:rPrChange>
        </w:rPr>
        <w:t xml:space="preserve">correo electrónico </w:t>
      </w:r>
      <w:r w:rsidR="00B438E8" w:rsidRPr="001B5D1A">
        <w:rPr>
          <w:color w:val="FF0000"/>
          <w:highlight w:val="green"/>
          <w:rPrChange w:id="4243" w:author="Valeria Tapia" w:date="2026-10-05T12:53:00Z">
            <w:rPr>
              <w:rStyle w:val="Hipervnculo"/>
              <w:rFonts w:ascii="Comic Sans MS" w:hAnsi="Comic Sans MS"/>
              <w:i/>
              <w:szCs w:val="24"/>
            </w:rPr>
          </w:rPrChange>
        </w:rPr>
        <w:fldChar w:fldCharType="begin"/>
      </w:r>
      <w:r w:rsidR="00B438E8" w:rsidRPr="001B5D1A">
        <w:rPr>
          <w:color w:val="FF0000"/>
          <w:highlight w:val="green"/>
          <w:rPrChange w:id="4244" w:author="Valeria Tapia" w:date="2026-10-05T12:53:00Z">
            <w:rPr>
              <w:rFonts w:ascii="Comic Sans MS" w:hAnsi="Comic Sans MS"/>
              <w:i/>
            </w:rPr>
          </w:rPrChange>
        </w:rPr>
        <w:instrText xml:space="preserve"> HYPERLINK "mailto:contacto.entidades@vuce.gob.bo" </w:instrText>
      </w:r>
      <w:r w:rsidR="00B438E8" w:rsidRPr="001B5D1A">
        <w:rPr>
          <w:color w:val="FF0000"/>
          <w:highlight w:val="green"/>
          <w:rPrChange w:id="4245" w:author="Valeria Tapia" w:date="2026-10-05T12:53:00Z">
            <w:rPr>
              <w:rStyle w:val="Hipervnculo"/>
              <w:rFonts w:ascii="Comic Sans MS" w:hAnsi="Comic Sans MS"/>
              <w:i/>
              <w:szCs w:val="24"/>
            </w:rPr>
          </w:rPrChange>
        </w:rPr>
        <w:fldChar w:fldCharType="separate"/>
      </w:r>
      <w:r w:rsidR="007250D1" w:rsidRPr="001B5D1A">
        <w:rPr>
          <w:rStyle w:val="Hipervnculo"/>
          <w:color w:val="FF0000"/>
          <w:szCs w:val="24"/>
          <w:highlight w:val="green"/>
          <w:rPrChange w:id="4246" w:author="Valeria Tapia" w:date="2026-10-05T12:53:00Z">
            <w:rPr>
              <w:rStyle w:val="Hipervnculo"/>
              <w:rFonts w:ascii="Comic Sans MS" w:hAnsi="Comic Sans MS"/>
              <w:i/>
              <w:szCs w:val="24"/>
            </w:rPr>
          </w:rPrChange>
        </w:rPr>
        <w:t>contacto.entidades@vuce.gob.bo</w:t>
      </w:r>
      <w:r w:rsidR="00B438E8" w:rsidRPr="001B5D1A">
        <w:rPr>
          <w:rStyle w:val="Hipervnculo"/>
          <w:color w:val="FF0000"/>
          <w:szCs w:val="24"/>
          <w:highlight w:val="green"/>
          <w:rPrChange w:id="4247" w:author="Valeria Tapia" w:date="2026-10-05T12:53:00Z">
            <w:rPr>
              <w:rStyle w:val="Hipervnculo"/>
              <w:rFonts w:ascii="Comic Sans MS" w:hAnsi="Comic Sans MS"/>
              <w:i/>
              <w:szCs w:val="24"/>
            </w:rPr>
          </w:rPrChange>
        </w:rPr>
        <w:fldChar w:fldCharType="end"/>
      </w:r>
      <w:r w:rsidR="007250D1" w:rsidRPr="001B5D1A">
        <w:rPr>
          <w:color w:val="FF0000"/>
          <w:highlight w:val="green"/>
          <w:lang w:val="es-MX"/>
          <w:rPrChange w:id="4248" w:author="Valeria Tapia" w:date="2026-10-05T12:53:00Z">
            <w:rPr>
              <w:rFonts w:ascii="Comic Sans MS" w:hAnsi="Comic Sans MS"/>
              <w:i/>
              <w:lang w:val="es-MX"/>
            </w:rPr>
          </w:rPrChange>
        </w:rPr>
        <w:t>.</w:t>
      </w:r>
    </w:p>
    <w:p w14:paraId="1C1B7239" w14:textId="77777777" w:rsidR="00033794" w:rsidRPr="001B5D1A" w:rsidRDefault="00033794" w:rsidP="00DE605E">
      <w:pPr>
        <w:pStyle w:val="Prrafodelista"/>
        <w:rPr>
          <w:color w:val="FF0000"/>
          <w:rPrChange w:id="4249" w:author="Valeria Tapia" w:date="2026-10-05T12:53:00Z">
            <w:rPr/>
          </w:rPrChange>
        </w:rPr>
      </w:pPr>
    </w:p>
    <w:p w14:paraId="5B5DAB04" w14:textId="5F1CC5E8" w:rsidR="003E041B" w:rsidRPr="001B5D1A" w:rsidRDefault="00E41640">
      <w:pPr>
        <w:rPr>
          <w:color w:val="FF0000"/>
          <w:szCs w:val="24"/>
          <w:rPrChange w:id="4250" w:author="Valeria Tapia" w:date="2026-10-05T12:53:00Z">
            <w:rPr>
              <w:szCs w:val="24"/>
            </w:rPr>
          </w:rPrChange>
        </w:rPr>
      </w:pPr>
      <w:r w:rsidRPr="001B5D1A">
        <w:rPr>
          <w:color w:val="FF0000"/>
          <w:szCs w:val="24"/>
          <w:highlight w:val="green"/>
          <w:rPrChange w:id="4251" w:author="Valeria Tapia" w:date="2026-10-05T12:53:00Z">
            <w:rPr>
              <w:rFonts w:ascii="Comic Sans MS" w:hAnsi="Comic Sans MS"/>
              <w:i/>
              <w:szCs w:val="24"/>
            </w:rPr>
          </w:rPrChange>
        </w:rPr>
        <w:t>I</w:t>
      </w:r>
      <w:r w:rsidR="0099214B" w:rsidRPr="001B5D1A">
        <w:rPr>
          <w:color w:val="FF0000"/>
          <w:szCs w:val="24"/>
          <w:highlight w:val="green"/>
          <w:rPrChange w:id="4252" w:author="Valeria Tapia" w:date="2026-10-05T12:53:00Z">
            <w:rPr>
              <w:rFonts w:ascii="Comic Sans MS" w:hAnsi="Comic Sans MS"/>
              <w:i/>
              <w:szCs w:val="24"/>
            </w:rPr>
          </w:rPrChange>
        </w:rPr>
        <w:t>V</w:t>
      </w:r>
      <w:r w:rsidRPr="001B5D1A">
        <w:rPr>
          <w:color w:val="FF0000"/>
          <w:szCs w:val="24"/>
          <w:highlight w:val="green"/>
          <w:rPrChange w:id="4253" w:author="Valeria Tapia" w:date="2026-10-05T12:53:00Z">
            <w:rPr>
              <w:rFonts w:ascii="Comic Sans MS" w:hAnsi="Comic Sans MS"/>
              <w:i/>
              <w:szCs w:val="24"/>
            </w:rPr>
          </w:rPrChange>
        </w:rPr>
        <w:t xml:space="preserve">. </w:t>
      </w:r>
      <w:r w:rsidR="002F3868" w:rsidRPr="001B5D1A">
        <w:rPr>
          <w:color w:val="FF0000"/>
          <w:szCs w:val="24"/>
          <w:highlight w:val="green"/>
          <w:rPrChange w:id="4254" w:author="Valeria Tapia" w:date="2026-10-05T12:53:00Z">
            <w:rPr>
              <w:rFonts w:ascii="Comic Sans MS" w:hAnsi="Comic Sans MS"/>
              <w:i/>
              <w:szCs w:val="24"/>
            </w:rPr>
          </w:rPrChange>
        </w:rPr>
        <w:t>La AN</w:t>
      </w:r>
      <w:r w:rsidR="002F3868" w:rsidRPr="001B5D1A" w:rsidDel="003F2435">
        <w:rPr>
          <w:color w:val="FF0000"/>
          <w:szCs w:val="24"/>
          <w:highlight w:val="green"/>
          <w:rPrChange w:id="4255" w:author="Valeria Tapia" w:date="2026-10-05T12:53:00Z">
            <w:rPr>
              <w:rFonts w:ascii="Comic Sans MS" w:hAnsi="Comic Sans MS"/>
              <w:i/>
              <w:szCs w:val="24"/>
            </w:rPr>
          </w:rPrChange>
        </w:rPr>
        <w:t xml:space="preserve"> </w:t>
      </w:r>
      <w:r w:rsidR="003E041B" w:rsidRPr="001B5D1A">
        <w:rPr>
          <w:color w:val="FF0000"/>
          <w:szCs w:val="24"/>
          <w:highlight w:val="green"/>
          <w:rPrChange w:id="4256" w:author="Valeria Tapia" w:date="2026-10-05T12:53:00Z">
            <w:rPr>
              <w:rFonts w:ascii="Comic Sans MS" w:hAnsi="Comic Sans MS"/>
              <w:i/>
              <w:szCs w:val="24"/>
            </w:rPr>
          </w:rPrChange>
        </w:rPr>
        <w:t>recepciona</w:t>
      </w:r>
      <w:r w:rsidR="00AB53C2" w:rsidRPr="001B5D1A">
        <w:rPr>
          <w:color w:val="FF0000"/>
          <w:szCs w:val="24"/>
          <w:highlight w:val="green"/>
          <w:rPrChange w:id="4257" w:author="Valeria Tapia" w:date="2026-10-05T12:53:00Z">
            <w:rPr>
              <w:rFonts w:ascii="Comic Sans MS" w:hAnsi="Comic Sans MS"/>
              <w:i/>
              <w:szCs w:val="24"/>
            </w:rPr>
          </w:rPrChange>
        </w:rPr>
        <w:t>rá</w:t>
      </w:r>
      <w:r w:rsidR="003E041B" w:rsidRPr="001B5D1A">
        <w:rPr>
          <w:color w:val="FF0000"/>
          <w:szCs w:val="24"/>
          <w:highlight w:val="green"/>
          <w:rPrChange w:id="4258" w:author="Valeria Tapia" w:date="2026-10-05T12:53:00Z">
            <w:rPr>
              <w:rFonts w:ascii="Comic Sans MS" w:hAnsi="Comic Sans MS"/>
              <w:i/>
              <w:szCs w:val="24"/>
            </w:rPr>
          </w:rPrChange>
        </w:rPr>
        <w:t xml:space="preserve"> el </w:t>
      </w:r>
      <w:del w:id="4259" w:author="Valeria Tapia" w:date="2026-09-25T17:50:00Z">
        <w:r w:rsidR="00841B56" w:rsidRPr="001B5D1A" w:rsidDel="00717D8E">
          <w:rPr>
            <w:color w:val="FF0000"/>
            <w:szCs w:val="24"/>
            <w:highlight w:val="green"/>
            <w:lang w:val="es-MX"/>
            <w:rPrChange w:id="4260" w:author="Valeria Tapia" w:date="2026-10-05T12:53:00Z">
              <w:rPr>
                <w:rFonts w:ascii="Comic Sans MS" w:hAnsi="Comic Sans MS"/>
                <w:i/>
                <w:szCs w:val="24"/>
                <w:lang w:val="es-MX"/>
              </w:rPr>
            </w:rPrChange>
          </w:rPr>
          <w:delText>Registro</w:delText>
        </w:r>
        <w:r w:rsidR="00841B56" w:rsidRPr="001B5D1A" w:rsidDel="00717D8E">
          <w:rPr>
            <w:color w:val="FF0000"/>
            <w:szCs w:val="24"/>
            <w:highlight w:val="green"/>
            <w:rPrChange w:id="4261" w:author="Valeria Tapia" w:date="2026-10-05T12:53:00Z">
              <w:rPr>
                <w:rFonts w:ascii="Comic Sans MS" w:hAnsi="Comic Sans MS"/>
                <w:i/>
                <w:szCs w:val="24"/>
              </w:rPr>
            </w:rPrChange>
          </w:rPr>
          <w:delText xml:space="preserve"> </w:delText>
        </w:r>
      </w:del>
      <w:r w:rsidR="003E041B" w:rsidRPr="001B5D1A">
        <w:rPr>
          <w:color w:val="FF0000"/>
          <w:szCs w:val="24"/>
          <w:highlight w:val="green"/>
          <w:rPrChange w:id="4262" w:author="Valeria Tapia" w:date="2026-10-05T12:53:00Z">
            <w:rPr>
              <w:rFonts w:ascii="Comic Sans MS" w:hAnsi="Comic Sans MS"/>
              <w:i/>
              <w:szCs w:val="24"/>
            </w:rPr>
          </w:rPrChange>
        </w:rPr>
        <w:t>R-425</w:t>
      </w:r>
      <w:ins w:id="4263" w:author="Valeria Tapia" w:date="2026-09-25T17:50:00Z">
        <w:r w:rsidR="00717D8E" w:rsidRPr="001B5D1A">
          <w:rPr>
            <w:color w:val="FF0000"/>
            <w:szCs w:val="24"/>
            <w:highlight w:val="green"/>
            <w:rPrChange w:id="4264" w:author="Valeria Tapia" w:date="2026-10-05T12:53:00Z">
              <w:rPr>
                <w:rFonts w:ascii="Comic Sans MS" w:hAnsi="Comic Sans MS"/>
                <w:i/>
                <w:szCs w:val="24"/>
              </w:rPr>
            </w:rPrChange>
          </w:rPr>
          <w:t xml:space="preserve"> validado y</w:t>
        </w:r>
      </w:ins>
      <w:del w:id="4265" w:author="Valeria Tapia" w:date="2026-09-25T17:50:00Z">
        <w:r w:rsidR="003E041B" w:rsidRPr="001B5D1A" w:rsidDel="00717D8E">
          <w:rPr>
            <w:color w:val="FF0000"/>
            <w:szCs w:val="24"/>
            <w:highlight w:val="green"/>
            <w:rPrChange w:id="4266" w:author="Valeria Tapia" w:date="2026-10-05T12:53:00Z">
              <w:rPr>
                <w:rFonts w:ascii="Comic Sans MS" w:hAnsi="Comic Sans MS"/>
                <w:i/>
                <w:szCs w:val="24"/>
              </w:rPr>
            </w:rPrChange>
          </w:rPr>
          <w:delText>,</w:delText>
        </w:r>
      </w:del>
      <w:r w:rsidR="003E041B" w:rsidRPr="001B5D1A">
        <w:rPr>
          <w:color w:val="FF0000"/>
          <w:szCs w:val="24"/>
          <w:highlight w:val="green"/>
          <w:rPrChange w:id="4267" w:author="Valeria Tapia" w:date="2026-10-05T12:53:00Z">
            <w:rPr>
              <w:rFonts w:ascii="Comic Sans MS" w:hAnsi="Comic Sans MS"/>
              <w:i/>
              <w:szCs w:val="24"/>
            </w:rPr>
          </w:rPrChange>
        </w:rPr>
        <w:t xml:space="preserve"> </w:t>
      </w:r>
      <w:del w:id="4268" w:author="Valeria Tapia" w:date="2026-09-25T17:50:00Z">
        <w:r w:rsidR="0053251E" w:rsidRPr="001B5D1A" w:rsidDel="00717D8E">
          <w:rPr>
            <w:color w:val="FF0000"/>
            <w:szCs w:val="24"/>
            <w:highlight w:val="green"/>
            <w:rPrChange w:id="4269" w:author="Valeria Tapia" w:date="2026-10-05T12:53:00Z">
              <w:rPr>
                <w:rFonts w:ascii="Comic Sans MS" w:hAnsi="Comic Sans MS"/>
                <w:i/>
                <w:szCs w:val="24"/>
              </w:rPr>
            </w:rPrChange>
          </w:rPr>
          <w:delText xml:space="preserve">en caso </w:delText>
        </w:r>
        <w:r w:rsidR="003E041B" w:rsidRPr="001B5D1A" w:rsidDel="00717D8E">
          <w:rPr>
            <w:color w:val="FF0000"/>
            <w:szCs w:val="24"/>
            <w:highlight w:val="green"/>
            <w:rPrChange w:id="4270" w:author="Valeria Tapia" w:date="2026-10-05T12:53:00Z">
              <w:rPr>
                <w:rFonts w:ascii="Comic Sans MS" w:hAnsi="Comic Sans MS"/>
                <w:i/>
                <w:szCs w:val="24"/>
              </w:rPr>
            </w:rPrChange>
          </w:rPr>
          <w:delText>d</w:delText>
        </w:r>
        <w:r w:rsidR="008344A4" w:rsidRPr="001B5D1A" w:rsidDel="00717D8E">
          <w:rPr>
            <w:color w:val="FF0000"/>
            <w:szCs w:val="24"/>
            <w:highlight w:val="green"/>
            <w:rPrChange w:id="4271" w:author="Valeria Tapia" w:date="2026-10-05T12:53:00Z">
              <w:rPr>
                <w:rFonts w:ascii="Comic Sans MS" w:hAnsi="Comic Sans MS"/>
                <w:i/>
                <w:szCs w:val="24"/>
              </w:rPr>
            </w:rPrChange>
          </w:rPr>
          <w:delText xml:space="preserve">e no tener observaciones </w:delText>
        </w:r>
      </w:del>
      <w:r w:rsidR="003546CE" w:rsidRPr="001B5D1A">
        <w:rPr>
          <w:color w:val="FF0000"/>
          <w:szCs w:val="24"/>
          <w:highlight w:val="green"/>
          <w:rPrChange w:id="4272" w:author="Valeria Tapia" w:date="2026-10-05T12:53:00Z">
            <w:rPr>
              <w:rFonts w:ascii="Comic Sans MS" w:hAnsi="Comic Sans MS"/>
              <w:i/>
              <w:szCs w:val="24"/>
            </w:rPr>
          </w:rPrChange>
        </w:rPr>
        <w:t xml:space="preserve">procederá a realizar el </w:t>
      </w:r>
      <w:r w:rsidR="00AB53C2" w:rsidRPr="001B5D1A">
        <w:rPr>
          <w:color w:val="FF0000"/>
          <w:szCs w:val="24"/>
          <w:highlight w:val="green"/>
          <w:rPrChange w:id="4273" w:author="Valeria Tapia" w:date="2026-10-05T12:53:00Z">
            <w:rPr>
              <w:rFonts w:ascii="Comic Sans MS" w:hAnsi="Comic Sans MS"/>
              <w:i/>
              <w:szCs w:val="24"/>
            </w:rPr>
          </w:rPrChange>
        </w:rPr>
        <w:t xml:space="preserve">diseño informático </w:t>
      </w:r>
      <w:r w:rsidR="0053251E" w:rsidRPr="001B5D1A">
        <w:rPr>
          <w:color w:val="FF0000"/>
          <w:szCs w:val="24"/>
          <w:highlight w:val="green"/>
          <w:rPrChange w:id="4274" w:author="Valeria Tapia" w:date="2026-10-05T12:53:00Z">
            <w:rPr>
              <w:rFonts w:ascii="Comic Sans MS" w:hAnsi="Comic Sans MS"/>
              <w:i/>
              <w:szCs w:val="24"/>
            </w:rPr>
          </w:rPrChange>
        </w:rPr>
        <w:t xml:space="preserve">para </w:t>
      </w:r>
      <w:r w:rsidR="003546CE" w:rsidRPr="001B5D1A">
        <w:rPr>
          <w:color w:val="FF0000"/>
          <w:szCs w:val="24"/>
          <w:highlight w:val="green"/>
          <w:rPrChange w:id="4275" w:author="Valeria Tapia" w:date="2026-10-05T12:53:00Z">
            <w:rPr>
              <w:rFonts w:ascii="Comic Sans MS" w:hAnsi="Comic Sans MS"/>
              <w:i/>
              <w:szCs w:val="24"/>
            </w:rPr>
          </w:rPrChange>
        </w:rPr>
        <w:t xml:space="preserve">su posterior </w:t>
      </w:r>
      <w:r w:rsidR="008344A4" w:rsidRPr="001B5D1A">
        <w:rPr>
          <w:color w:val="FF0000"/>
          <w:szCs w:val="24"/>
          <w:highlight w:val="green"/>
          <w:lang w:val="es-MX"/>
          <w:rPrChange w:id="4276" w:author="Valeria Tapia" w:date="2026-10-05T12:53:00Z">
            <w:rPr>
              <w:rFonts w:ascii="Comic Sans MS" w:hAnsi="Comic Sans MS"/>
              <w:i/>
              <w:szCs w:val="24"/>
              <w:lang w:val="es-MX"/>
            </w:rPr>
          </w:rPrChange>
        </w:rPr>
        <w:t>registr</w:t>
      </w:r>
      <w:r w:rsidR="003546CE" w:rsidRPr="001B5D1A">
        <w:rPr>
          <w:color w:val="FF0000"/>
          <w:szCs w:val="24"/>
          <w:highlight w:val="green"/>
          <w:lang w:val="es-MX"/>
          <w:rPrChange w:id="4277" w:author="Valeria Tapia" w:date="2026-10-05T12:53:00Z">
            <w:rPr>
              <w:rFonts w:ascii="Comic Sans MS" w:hAnsi="Comic Sans MS"/>
              <w:i/>
              <w:szCs w:val="24"/>
              <w:lang w:val="es-MX"/>
            </w:rPr>
          </w:rPrChange>
        </w:rPr>
        <w:t>o</w:t>
      </w:r>
      <w:r w:rsidR="008344A4" w:rsidRPr="001B5D1A">
        <w:rPr>
          <w:color w:val="FF0000"/>
          <w:szCs w:val="24"/>
          <w:highlight w:val="green"/>
          <w:lang w:val="es-MX"/>
          <w:rPrChange w:id="4278" w:author="Valeria Tapia" w:date="2026-10-05T12:53:00Z">
            <w:rPr>
              <w:rFonts w:ascii="Comic Sans MS" w:hAnsi="Comic Sans MS"/>
              <w:i/>
              <w:szCs w:val="24"/>
              <w:lang w:val="es-MX"/>
            </w:rPr>
          </w:rPrChange>
        </w:rPr>
        <w:t xml:space="preserve"> </w:t>
      </w:r>
      <w:r w:rsidR="0053251E" w:rsidRPr="001B5D1A">
        <w:rPr>
          <w:color w:val="FF0000"/>
          <w:szCs w:val="24"/>
          <w:highlight w:val="green"/>
          <w:lang w:val="es-MX"/>
          <w:rPrChange w:id="4279" w:author="Valeria Tapia" w:date="2026-10-05T12:53:00Z">
            <w:rPr>
              <w:rFonts w:ascii="Comic Sans MS" w:hAnsi="Comic Sans MS"/>
              <w:i/>
              <w:szCs w:val="24"/>
              <w:lang w:val="es-MX"/>
            </w:rPr>
          </w:rPrChange>
        </w:rPr>
        <w:t>en</w:t>
      </w:r>
      <w:r w:rsidR="008344A4" w:rsidRPr="001B5D1A">
        <w:rPr>
          <w:color w:val="FF0000"/>
          <w:szCs w:val="24"/>
          <w:highlight w:val="green"/>
          <w:lang w:val="es-MX"/>
          <w:rPrChange w:id="4280" w:author="Valeria Tapia" w:date="2026-10-05T12:53:00Z">
            <w:rPr>
              <w:rFonts w:ascii="Comic Sans MS" w:hAnsi="Comic Sans MS"/>
              <w:i/>
              <w:szCs w:val="24"/>
              <w:lang w:val="es-MX"/>
            </w:rPr>
          </w:rPrChange>
        </w:rPr>
        <w:t xml:space="preserve"> </w:t>
      </w:r>
      <w:r w:rsidR="0053251E" w:rsidRPr="001B5D1A">
        <w:rPr>
          <w:color w:val="FF0000"/>
          <w:szCs w:val="24"/>
          <w:highlight w:val="green"/>
          <w:lang w:val="es-MX"/>
          <w:rPrChange w:id="4281" w:author="Valeria Tapia" w:date="2026-10-05T12:53:00Z">
            <w:rPr>
              <w:rFonts w:ascii="Comic Sans MS" w:hAnsi="Comic Sans MS"/>
              <w:i/>
              <w:szCs w:val="24"/>
              <w:lang w:val="es-MX"/>
            </w:rPr>
          </w:rPrChange>
        </w:rPr>
        <w:t xml:space="preserve">el </w:t>
      </w:r>
      <w:r w:rsidR="00922E1D" w:rsidRPr="001B5D1A">
        <w:rPr>
          <w:color w:val="FF0000"/>
          <w:szCs w:val="24"/>
          <w:highlight w:val="green"/>
          <w:lang w:val="es-MX"/>
          <w:rPrChange w:id="4282" w:author="Valeria Tapia" w:date="2026-10-05T12:53:00Z">
            <w:rPr>
              <w:rFonts w:ascii="Comic Sans MS" w:hAnsi="Comic Sans MS"/>
              <w:i/>
              <w:szCs w:val="24"/>
              <w:lang w:val="es-MX"/>
            </w:rPr>
          </w:rPrChange>
        </w:rPr>
        <w:t>s</w:t>
      </w:r>
      <w:r w:rsidR="008344A4" w:rsidRPr="001B5D1A">
        <w:rPr>
          <w:color w:val="FF0000"/>
          <w:szCs w:val="24"/>
          <w:highlight w:val="green"/>
          <w:lang w:val="es-MX"/>
          <w:rPrChange w:id="4283" w:author="Valeria Tapia" w:date="2026-10-05T12:53:00Z">
            <w:rPr>
              <w:rFonts w:ascii="Comic Sans MS" w:hAnsi="Comic Sans MS"/>
              <w:i/>
              <w:szCs w:val="24"/>
              <w:lang w:val="es-MX"/>
            </w:rPr>
          </w:rPrChange>
        </w:rPr>
        <w:t>istema de la A</w:t>
      </w:r>
      <w:r w:rsidR="003546CE" w:rsidRPr="001B5D1A">
        <w:rPr>
          <w:color w:val="FF0000"/>
          <w:szCs w:val="24"/>
          <w:highlight w:val="green"/>
          <w:lang w:val="es-MX"/>
          <w:rPrChange w:id="4284" w:author="Valeria Tapia" w:date="2026-10-05T12:53:00Z">
            <w:rPr>
              <w:rFonts w:ascii="Comic Sans MS" w:hAnsi="Comic Sans MS"/>
              <w:i/>
              <w:szCs w:val="24"/>
              <w:lang w:val="es-MX"/>
            </w:rPr>
          </w:rPrChange>
        </w:rPr>
        <w:t>N</w:t>
      </w:r>
      <w:del w:id="4285" w:author="Valeria Tapia" w:date="2026-09-25T17:50:00Z">
        <w:r w:rsidR="0053251E" w:rsidRPr="001B5D1A" w:rsidDel="00717D8E">
          <w:rPr>
            <w:color w:val="FF0000"/>
            <w:szCs w:val="24"/>
            <w:highlight w:val="green"/>
            <w:rPrChange w:id="4286" w:author="Valeria Tapia" w:date="2026-10-05T12:53:00Z">
              <w:rPr>
                <w:rFonts w:ascii="Comic Sans MS" w:hAnsi="Comic Sans MS"/>
                <w:i/>
                <w:szCs w:val="24"/>
              </w:rPr>
            </w:rPrChange>
          </w:rPr>
          <w:delText>;</w:delText>
        </w:r>
      </w:del>
      <w:ins w:id="4287" w:author="Valeria Tapia" w:date="2026-09-25T17:50:00Z">
        <w:r w:rsidR="00717D8E" w:rsidRPr="001B5D1A">
          <w:rPr>
            <w:color w:val="FF0000"/>
            <w:szCs w:val="24"/>
            <w:highlight w:val="green"/>
            <w:rPrChange w:id="4288" w:author="Valeria Tapia" w:date="2026-10-05T12:53:00Z">
              <w:rPr>
                <w:rFonts w:ascii="Comic Sans MS" w:hAnsi="Comic Sans MS"/>
                <w:i/>
                <w:szCs w:val="24"/>
              </w:rPr>
            </w:rPrChange>
          </w:rPr>
          <w:t>.</w:t>
        </w:r>
      </w:ins>
      <w:r w:rsidR="003E041B" w:rsidRPr="001B5D1A">
        <w:rPr>
          <w:color w:val="FF0000"/>
          <w:szCs w:val="24"/>
          <w:highlight w:val="green"/>
          <w:rPrChange w:id="4289" w:author="Valeria Tapia" w:date="2026-10-05T12:53:00Z">
            <w:rPr>
              <w:rFonts w:ascii="Comic Sans MS" w:hAnsi="Comic Sans MS"/>
              <w:i/>
              <w:szCs w:val="24"/>
            </w:rPr>
          </w:rPrChange>
        </w:rPr>
        <w:t xml:space="preserve"> </w:t>
      </w:r>
      <w:del w:id="4290" w:author="Valeria Tapia" w:date="2026-09-25T17:50:00Z">
        <w:r w:rsidR="003E041B" w:rsidRPr="001B5D1A" w:rsidDel="00717D8E">
          <w:rPr>
            <w:color w:val="FF0000"/>
            <w:szCs w:val="24"/>
            <w:highlight w:val="green"/>
            <w:rPrChange w:id="4291" w:author="Valeria Tapia" w:date="2026-10-05T12:53:00Z">
              <w:rPr>
                <w:rFonts w:ascii="Comic Sans MS" w:hAnsi="Comic Sans MS"/>
                <w:i/>
                <w:szCs w:val="24"/>
              </w:rPr>
            </w:rPrChange>
          </w:rPr>
          <w:delText xml:space="preserve">caso contrario, solicitará la complementación del mismo </w:delText>
        </w:r>
        <w:r w:rsidR="00351F66" w:rsidRPr="001B5D1A" w:rsidDel="00717D8E">
          <w:rPr>
            <w:color w:val="FF0000"/>
            <w:szCs w:val="24"/>
            <w:highlight w:val="green"/>
            <w:rPrChange w:id="4292" w:author="Valeria Tapia" w:date="2026-10-05T12:53:00Z">
              <w:rPr>
                <w:rFonts w:ascii="Comic Sans MS" w:hAnsi="Comic Sans MS"/>
                <w:i/>
                <w:szCs w:val="24"/>
              </w:rPr>
            </w:rPrChange>
          </w:rPr>
          <w:delText>a las EPE</w:delText>
        </w:r>
        <w:r w:rsidR="00326E88" w:rsidRPr="001B5D1A" w:rsidDel="00717D8E">
          <w:rPr>
            <w:color w:val="FF0000"/>
            <w:szCs w:val="24"/>
            <w:highlight w:val="green"/>
            <w:rPrChange w:id="4293" w:author="Valeria Tapia" w:date="2026-10-05T12:53:00Z">
              <w:rPr>
                <w:rFonts w:ascii="Comic Sans MS" w:hAnsi="Comic Sans MS"/>
                <w:i/>
                <w:szCs w:val="24"/>
              </w:rPr>
            </w:rPrChange>
          </w:rPr>
          <w:delText>s</w:delText>
        </w:r>
        <w:r w:rsidR="00351F66" w:rsidRPr="001B5D1A" w:rsidDel="00717D8E">
          <w:rPr>
            <w:color w:val="FF0000"/>
            <w:szCs w:val="24"/>
            <w:highlight w:val="green"/>
            <w:rPrChange w:id="4294" w:author="Valeria Tapia" w:date="2026-10-05T12:53:00Z">
              <w:rPr>
                <w:rFonts w:ascii="Comic Sans MS" w:hAnsi="Comic Sans MS"/>
                <w:i/>
                <w:szCs w:val="24"/>
              </w:rPr>
            </w:rPrChange>
          </w:rPr>
          <w:delText xml:space="preserve">, </w:delText>
        </w:r>
        <w:r w:rsidR="003E041B" w:rsidRPr="001B5D1A" w:rsidDel="00717D8E">
          <w:rPr>
            <w:color w:val="FF0000"/>
            <w:szCs w:val="24"/>
            <w:highlight w:val="green"/>
            <w:rPrChange w:id="4295" w:author="Valeria Tapia" w:date="2026-10-05T12:53:00Z">
              <w:rPr>
                <w:rFonts w:ascii="Comic Sans MS" w:hAnsi="Comic Sans MS"/>
                <w:i/>
                <w:szCs w:val="24"/>
              </w:rPr>
            </w:rPrChange>
          </w:rPr>
          <w:delText xml:space="preserve">otorgando un plazo máximo </w:delText>
        </w:r>
        <w:r w:rsidR="0053251E" w:rsidRPr="001B5D1A" w:rsidDel="00717D8E">
          <w:rPr>
            <w:color w:val="FF0000"/>
            <w:szCs w:val="24"/>
            <w:highlight w:val="green"/>
            <w:rPrChange w:id="4296" w:author="Valeria Tapia" w:date="2026-10-05T12:53:00Z">
              <w:rPr>
                <w:rFonts w:ascii="Comic Sans MS" w:hAnsi="Comic Sans MS"/>
                <w:i/>
                <w:szCs w:val="24"/>
              </w:rPr>
            </w:rPrChange>
          </w:rPr>
          <w:delText>de dos (2) días hábiles</w:delText>
        </w:r>
        <w:r w:rsidR="00351F66" w:rsidRPr="001B5D1A" w:rsidDel="00717D8E">
          <w:rPr>
            <w:color w:val="FF0000"/>
            <w:szCs w:val="24"/>
            <w:highlight w:val="green"/>
            <w:rPrChange w:id="4297" w:author="Valeria Tapia" w:date="2026-10-05T12:53:00Z">
              <w:rPr>
                <w:rFonts w:ascii="Comic Sans MS" w:hAnsi="Comic Sans MS"/>
                <w:i/>
                <w:szCs w:val="24"/>
              </w:rPr>
            </w:rPrChange>
          </w:rPr>
          <w:delText xml:space="preserve"> para su remisión</w:delText>
        </w:r>
        <w:r w:rsidR="0053251E" w:rsidRPr="001B5D1A" w:rsidDel="00717D8E">
          <w:rPr>
            <w:color w:val="FF0000"/>
            <w:szCs w:val="24"/>
            <w:highlight w:val="green"/>
            <w:rPrChange w:id="4298" w:author="Valeria Tapia" w:date="2026-10-05T12:53:00Z">
              <w:rPr>
                <w:rFonts w:ascii="Comic Sans MS" w:hAnsi="Comic Sans MS"/>
                <w:i/>
                <w:szCs w:val="24"/>
              </w:rPr>
            </w:rPrChange>
          </w:rPr>
          <w:delText>.</w:delText>
        </w:r>
      </w:del>
    </w:p>
    <w:p w14:paraId="6945265A" w14:textId="7C70CAB0" w:rsidR="00AE2EA2" w:rsidRPr="001B5D1A" w:rsidRDefault="00AE2EA2" w:rsidP="00DE605E">
      <w:pPr>
        <w:rPr>
          <w:color w:val="FF0000"/>
          <w:szCs w:val="24"/>
          <w:rPrChange w:id="4299" w:author="Valeria Tapia" w:date="2026-10-05T12:53:00Z">
            <w:rPr>
              <w:szCs w:val="24"/>
            </w:rPr>
          </w:rPrChange>
        </w:rPr>
      </w:pPr>
    </w:p>
    <w:p w14:paraId="3AE6DF03" w14:textId="74AC1897" w:rsidR="0053096F" w:rsidRPr="001B5D1A" w:rsidRDefault="00AE2EA2" w:rsidP="00E5761A">
      <w:pPr>
        <w:rPr>
          <w:ins w:id="4300" w:author="Valeria Tapia" w:date="2026-09-25T18:07:00Z"/>
          <w:color w:val="FF0000"/>
          <w:szCs w:val="24"/>
          <w:rPrChange w:id="4301" w:author="Valeria Tapia" w:date="2026-10-05T12:53:00Z">
            <w:rPr>
              <w:ins w:id="4302" w:author="Valeria Tapia" w:date="2026-09-25T18:07:00Z"/>
              <w:szCs w:val="24"/>
            </w:rPr>
          </w:rPrChange>
        </w:rPr>
      </w:pPr>
      <w:r w:rsidRPr="001B5D1A">
        <w:rPr>
          <w:color w:val="FF0000"/>
          <w:szCs w:val="24"/>
          <w:highlight w:val="cyan"/>
          <w:rPrChange w:id="4303" w:author="Valeria Tapia" w:date="2026-10-05T12:53:00Z">
            <w:rPr>
              <w:rFonts w:ascii="Comic Sans MS" w:hAnsi="Comic Sans MS"/>
              <w:i/>
              <w:szCs w:val="24"/>
            </w:rPr>
          </w:rPrChange>
        </w:rPr>
        <w:t>V.</w:t>
      </w:r>
      <w:ins w:id="4304" w:author="Valeria Tapia" w:date="2026-09-25T18:14:00Z">
        <w:r w:rsidR="00AE5A9D" w:rsidRPr="001B5D1A">
          <w:rPr>
            <w:color w:val="FF0000"/>
            <w:szCs w:val="24"/>
            <w:highlight w:val="cyan"/>
            <w:rPrChange w:id="4305" w:author="Valeria Tapia" w:date="2026-10-05T12:53:00Z">
              <w:rPr>
                <w:rFonts w:ascii="Comic Sans MS" w:hAnsi="Comic Sans MS"/>
                <w:i/>
                <w:szCs w:val="24"/>
              </w:rPr>
            </w:rPrChange>
          </w:rPr>
          <w:t xml:space="preserve"> </w:t>
        </w:r>
      </w:ins>
      <w:ins w:id="4306" w:author="Valeria Tapia" w:date="2026-09-25T18:13:00Z">
        <w:r w:rsidR="0053096F" w:rsidRPr="001B5D1A">
          <w:rPr>
            <w:color w:val="FF0000"/>
            <w:highlight w:val="cyan"/>
            <w:rPrChange w:id="4307" w:author="Valeria Tapia" w:date="2026-10-05T12:53:00Z">
              <w:rPr>
                <w:rFonts w:ascii="Comic Sans MS" w:hAnsi="Comic Sans MS"/>
                <w:i/>
              </w:rPr>
            </w:rPrChange>
          </w:rPr>
          <w:t xml:space="preserve">La Aduana Nacional (AN) y la Entidad Pública Emisora (EPE) deberán identificar oportunamente los sistemas, servicios, información, interfaces, accesos y demás componentes técnicos y funcionales necesarios para la implementación e integración del trámite en la VUCE. Cuando alguno de estos componentes deba ser proporcionado, habilitado o desarrollado por otra </w:t>
        </w:r>
        <w:r w:rsidR="0053096F" w:rsidRPr="001B5D1A">
          <w:rPr>
            <w:color w:val="FF0000"/>
            <w:highlight w:val="cyan"/>
            <w:rPrChange w:id="4308" w:author="Valeria Tapia" w:date="2026-10-05T12:53:00Z">
              <w:rPr>
                <w:rFonts w:ascii="Comic Sans MS" w:hAnsi="Comic Sans MS"/>
                <w:i/>
              </w:rPr>
            </w:rPrChange>
          </w:rPr>
          <w:lastRenderedPageBreak/>
          <w:t xml:space="preserve">entidad pública o tercero, la AN y la EPE deberán gestionar y coordinar oportunamente su disponibilidad, </w:t>
        </w:r>
      </w:ins>
      <w:ins w:id="4309" w:author="Valeria Tapia" w:date="2026-09-25T18:14:00Z">
        <w:r w:rsidR="0053096F" w:rsidRPr="001B5D1A">
          <w:rPr>
            <w:color w:val="FF0000"/>
            <w:highlight w:val="cyan"/>
            <w:rPrChange w:id="4310" w:author="Valeria Tapia" w:date="2026-10-05T12:53:00Z">
              <w:rPr>
                <w:rFonts w:ascii="Comic Sans MS" w:hAnsi="Comic Sans MS"/>
                <w:i/>
              </w:rPr>
            </w:rPrChange>
          </w:rPr>
          <w:t xml:space="preserve">considerando </w:t>
        </w:r>
      </w:ins>
      <w:ins w:id="4311" w:author="Valeria Tapia" w:date="2026-09-25T18:13:00Z">
        <w:r w:rsidR="0053096F" w:rsidRPr="001B5D1A">
          <w:rPr>
            <w:color w:val="FF0000"/>
            <w:highlight w:val="cyan"/>
            <w:rPrChange w:id="4312" w:author="Valeria Tapia" w:date="2026-10-05T12:53:00Z">
              <w:rPr>
                <w:rFonts w:ascii="Comic Sans MS" w:hAnsi="Comic Sans MS"/>
                <w:i/>
              </w:rPr>
            </w:rPrChange>
          </w:rPr>
          <w:t xml:space="preserve">los plazos, establecidos en el </w:t>
        </w:r>
      </w:ins>
      <w:ins w:id="4313" w:author="Valeria Tapia" w:date="2026-09-25T18:14:00Z">
        <w:r w:rsidR="0053096F" w:rsidRPr="001B5D1A">
          <w:rPr>
            <w:color w:val="FF0000"/>
            <w:highlight w:val="cyan"/>
            <w:rPrChange w:id="4314" w:author="Valeria Tapia" w:date="2026-10-05T12:53:00Z">
              <w:rPr>
                <w:rFonts w:ascii="Comic Sans MS" w:hAnsi="Comic Sans MS"/>
                <w:i/>
              </w:rPr>
            </w:rPrChange>
          </w:rPr>
          <w:t>R-710.</w:t>
        </w:r>
      </w:ins>
    </w:p>
    <w:p w14:paraId="219603DC" w14:textId="1ECF6C53" w:rsidR="00E5761A" w:rsidRPr="001B5D1A" w:rsidRDefault="00AE2EA2" w:rsidP="00DE605E">
      <w:pPr>
        <w:rPr>
          <w:ins w:id="4315" w:author="Valeria Tapia" w:date="2026-09-25T18:07:00Z"/>
          <w:color w:val="FF0000"/>
          <w:szCs w:val="24"/>
          <w:rPrChange w:id="4316" w:author="Valeria Tapia" w:date="2026-10-05T12:53:00Z">
            <w:rPr>
              <w:ins w:id="4317" w:author="Valeria Tapia" w:date="2026-09-25T18:07:00Z"/>
              <w:szCs w:val="24"/>
            </w:rPr>
          </w:rPrChange>
        </w:rPr>
      </w:pPr>
      <w:r w:rsidRPr="001B5D1A">
        <w:rPr>
          <w:color w:val="FF0000"/>
          <w:szCs w:val="24"/>
          <w:rPrChange w:id="4318" w:author="Valeria Tapia" w:date="2026-10-05T12:53:00Z">
            <w:rPr>
              <w:rFonts w:ascii="Comic Sans MS" w:hAnsi="Comic Sans MS"/>
              <w:i/>
              <w:szCs w:val="24"/>
            </w:rPr>
          </w:rPrChange>
        </w:rPr>
        <w:t xml:space="preserve"> </w:t>
      </w:r>
    </w:p>
    <w:p w14:paraId="53235F4E" w14:textId="38AC348A" w:rsidR="009D1E32" w:rsidRPr="001B5D1A" w:rsidRDefault="00E5761A" w:rsidP="00DE605E">
      <w:pPr>
        <w:rPr>
          <w:ins w:id="4319" w:author="Valeria Tapia" w:date="2026-09-24T11:08:00Z"/>
          <w:color w:val="FF0000"/>
          <w:szCs w:val="24"/>
          <w:rPrChange w:id="4320" w:author="Valeria Tapia" w:date="2026-10-05T12:53:00Z">
            <w:rPr>
              <w:ins w:id="4321" w:author="Valeria Tapia" w:date="2026-09-24T11:08:00Z"/>
              <w:szCs w:val="24"/>
            </w:rPr>
          </w:rPrChange>
        </w:rPr>
      </w:pPr>
      <w:ins w:id="4322" w:author="Valeria Tapia" w:date="2026-09-25T18:07:00Z">
        <w:r w:rsidRPr="001B5D1A">
          <w:rPr>
            <w:color w:val="FF0000"/>
            <w:szCs w:val="24"/>
            <w:highlight w:val="green"/>
            <w:rPrChange w:id="4323" w:author="Valeria Tapia" w:date="2026-10-05T12:53:00Z">
              <w:rPr>
                <w:rFonts w:ascii="Comic Sans MS" w:hAnsi="Comic Sans MS"/>
                <w:i/>
                <w:szCs w:val="24"/>
              </w:rPr>
            </w:rPrChange>
          </w:rPr>
          <w:t xml:space="preserve">VI. </w:t>
        </w:r>
      </w:ins>
      <w:r w:rsidR="00535A91" w:rsidRPr="001B5D1A">
        <w:rPr>
          <w:color w:val="FF0000"/>
          <w:szCs w:val="24"/>
          <w:highlight w:val="green"/>
          <w:rPrChange w:id="4324" w:author="Valeria Tapia" w:date="2026-10-05T12:53:00Z">
            <w:rPr>
              <w:rFonts w:ascii="Comic Sans MS" w:hAnsi="Comic Sans MS"/>
              <w:i/>
              <w:szCs w:val="24"/>
            </w:rPr>
          </w:rPrChange>
        </w:rPr>
        <w:t>De forma excepcional, c</w:t>
      </w:r>
      <w:r w:rsidR="00AE2EA2" w:rsidRPr="001B5D1A">
        <w:rPr>
          <w:color w:val="FF0000"/>
          <w:szCs w:val="24"/>
          <w:highlight w:val="green"/>
          <w:rPrChange w:id="4325" w:author="Valeria Tapia" w:date="2026-10-05T12:53:00Z">
            <w:rPr>
              <w:rFonts w:ascii="Comic Sans MS" w:hAnsi="Comic Sans MS"/>
              <w:i/>
              <w:szCs w:val="24"/>
            </w:rPr>
          </w:rPrChange>
        </w:rPr>
        <w:t xml:space="preserve">uando </w:t>
      </w:r>
      <w:r w:rsidR="000C0BD0" w:rsidRPr="001B5D1A">
        <w:rPr>
          <w:color w:val="FF0000"/>
          <w:szCs w:val="24"/>
          <w:highlight w:val="green"/>
          <w:rPrChange w:id="4326" w:author="Valeria Tapia" w:date="2026-10-05T12:53:00Z">
            <w:rPr>
              <w:rFonts w:ascii="Comic Sans MS" w:hAnsi="Comic Sans MS"/>
              <w:i/>
              <w:szCs w:val="24"/>
            </w:rPr>
          </w:rPrChange>
        </w:rPr>
        <w:t>la</w:t>
      </w:r>
      <w:r w:rsidR="00351F66" w:rsidRPr="001B5D1A">
        <w:rPr>
          <w:color w:val="FF0000"/>
          <w:szCs w:val="24"/>
          <w:highlight w:val="green"/>
          <w:rPrChange w:id="4327" w:author="Valeria Tapia" w:date="2026-10-05T12:53:00Z">
            <w:rPr>
              <w:rFonts w:ascii="Comic Sans MS" w:hAnsi="Comic Sans MS"/>
              <w:i/>
              <w:szCs w:val="24"/>
            </w:rPr>
          </w:rPrChange>
        </w:rPr>
        <w:t>s</w:t>
      </w:r>
      <w:r w:rsidR="000C0BD0" w:rsidRPr="001B5D1A">
        <w:rPr>
          <w:color w:val="FF0000"/>
          <w:szCs w:val="24"/>
          <w:highlight w:val="green"/>
          <w:rPrChange w:id="4328" w:author="Valeria Tapia" w:date="2026-10-05T12:53:00Z">
            <w:rPr>
              <w:rFonts w:ascii="Comic Sans MS" w:hAnsi="Comic Sans MS"/>
              <w:i/>
              <w:szCs w:val="24"/>
            </w:rPr>
          </w:rPrChange>
        </w:rPr>
        <w:t xml:space="preserve"> EPE</w:t>
      </w:r>
      <w:r w:rsidR="00351F66" w:rsidRPr="001B5D1A">
        <w:rPr>
          <w:color w:val="FF0000"/>
          <w:szCs w:val="24"/>
          <w:highlight w:val="green"/>
          <w:rPrChange w:id="4329" w:author="Valeria Tapia" w:date="2026-10-05T12:53:00Z">
            <w:rPr>
              <w:rFonts w:ascii="Comic Sans MS" w:hAnsi="Comic Sans MS"/>
              <w:i/>
              <w:szCs w:val="24"/>
            </w:rPr>
          </w:rPrChange>
        </w:rPr>
        <w:t>s</w:t>
      </w:r>
      <w:r w:rsidR="0053251E" w:rsidRPr="001B5D1A">
        <w:rPr>
          <w:color w:val="FF0000"/>
          <w:szCs w:val="24"/>
          <w:highlight w:val="green"/>
          <w:rPrChange w:id="4330" w:author="Valeria Tapia" w:date="2026-10-05T12:53:00Z">
            <w:rPr>
              <w:rFonts w:ascii="Comic Sans MS" w:hAnsi="Comic Sans MS"/>
              <w:i/>
              <w:szCs w:val="24"/>
            </w:rPr>
          </w:rPrChange>
        </w:rPr>
        <w:t xml:space="preserve"> </w:t>
      </w:r>
      <w:r w:rsidR="000C0BD0" w:rsidRPr="001B5D1A">
        <w:rPr>
          <w:color w:val="FF0000"/>
          <w:szCs w:val="24"/>
          <w:highlight w:val="green"/>
          <w:rPrChange w:id="4331" w:author="Valeria Tapia" w:date="2026-10-05T12:53:00Z">
            <w:rPr>
              <w:rFonts w:ascii="Comic Sans MS" w:hAnsi="Comic Sans MS"/>
              <w:i/>
              <w:szCs w:val="24"/>
            </w:rPr>
          </w:rPrChange>
        </w:rPr>
        <w:t>considere</w:t>
      </w:r>
      <w:r w:rsidR="00351F66" w:rsidRPr="001B5D1A">
        <w:rPr>
          <w:color w:val="FF0000"/>
          <w:szCs w:val="24"/>
          <w:highlight w:val="green"/>
          <w:rPrChange w:id="4332" w:author="Valeria Tapia" w:date="2026-10-05T12:53:00Z">
            <w:rPr>
              <w:rFonts w:ascii="Comic Sans MS" w:hAnsi="Comic Sans MS"/>
              <w:i/>
              <w:szCs w:val="24"/>
            </w:rPr>
          </w:rPrChange>
        </w:rPr>
        <w:t>n</w:t>
      </w:r>
      <w:r w:rsidR="0053251E" w:rsidRPr="001B5D1A">
        <w:rPr>
          <w:color w:val="FF0000"/>
          <w:szCs w:val="24"/>
          <w:highlight w:val="green"/>
          <w:rPrChange w:id="4333" w:author="Valeria Tapia" w:date="2026-10-05T12:53:00Z">
            <w:rPr>
              <w:rFonts w:ascii="Comic Sans MS" w:hAnsi="Comic Sans MS"/>
              <w:i/>
              <w:szCs w:val="24"/>
            </w:rPr>
          </w:rPrChange>
        </w:rPr>
        <w:t xml:space="preserve"> necesaria</w:t>
      </w:r>
      <w:r w:rsidR="00AE2EA2" w:rsidRPr="001B5D1A">
        <w:rPr>
          <w:color w:val="FF0000"/>
          <w:szCs w:val="24"/>
          <w:highlight w:val="green"/>
          <w:rPrChange w:id="4334" w:author="Valeria Tapia" w:date="2026-10-05T12:53:00Z">
            <w:rPr>
              <w:rFonts w:ascii="Comic Sans MS" w:hAnsi="Comic Sans MS"/>
              <w:i/>
              <w:szCs w:val="24"/>
            </w:rPr>
          </w:rPrChange>
        </w:rPr>
        <w:t xml:space="preserve"> la </w:t>
      </w:r>
      <w:r w:rsidR="000C0BD0" w:rsidRPr="001B5D1A">
        <w:rPr>
          <w:color w:val="FF0000"/>
          <w:szCs w:val="24"/>
          <w:highlight w:val="green"/>
          <w:rPrChange w:id="4335" w:author="Valeria Tapia" w:date="2026-10-05T12:53:00Z">
            <w:rPr>
              <w:rFonts w:ascii="Comic Sans MS" w:hAnsi="Comic Sans MS"/>
              <w:i/>
              <w:szCs w:val="24"/>
            </w:rPr>
          </w:rPrChange>
        </w:rPr>
        <w:t xml:space="preserve">complementación y/o </w:t>
      </w:r>
      <w:r w:rsidR="00AE2EA2" w:rsidRPr="001B5D1A">
        <w:rPr>
          <w:color w:val="FF0000"/>
          <w:szCs w:val="24"/>
          <w:highlight w:val="green"/>
          <w:rPrChange w:id="4336" w:author="Valeria Tapia" w:date="2026-10-05T12:53:00Z">
            <w:rPr>
              <w:rFonts w:ascii="Comic Sans MS" w:hAnsi="Comic Sans MS"/>
              <w:i/>
              <w:szCs w:val="24"/>
            </w:rPr>
          </w:rPrChange>
        </w:rPr>
        <w:t xml:space="preserve">modificación </w:t>
      </w:r>
      <w:r w:rsidR="0053251E" w:rsidRPr="001B5D1A">
        <w:rPr>
          <w:color w:val="FF0000"/>
          <w:szCs w:val="24"/>
          <w:highlight w:val="green"/>
          <w:rPrChange w:id="4337" w:author="Valeria Tapia" w:date="2026-10-05T12:53:00Z">
            <w:rPr>
              <w:rFonts w:ascii="Comic Sans MS" w:hAnsi="Comic Sans MS"/>
              <w:i/>
              <w:szCs w:val="24"/>
            </w:rPr>
          </w:rPrChange>
        </w:rPr>
        <w:t>de</w:t>
      </w:r>
      <w:r w:rsidR="00AE2EA2" w:rsidRPr="001B5D1A">
        <w:rPr>
          <w:color w:val="FF0000"/>
          <w:szCs w:val="24"/>
          <w:highlight w:val="green"/>
          <w:rPrChange w:id="4338" w:author="Valeria Tapia" w:date="2026-10-05T12:53:00Z">
            <w:rPr>
              <w:rFonts w:ascii="Comic Sans MS" w:hAnsi="Comic Sans MS"/>
              <w:i/>
              <w:szCs w:val="24"/>
            </w:rPr>
          </w:rPrChange>
        </w:rPr>
        <w:t xml:space="preserve">l </w:t>
      </w:r>
      <w:r w:rsidR="00841B56" w:rsidRPr="001B5D1A">
        <w:rPr>
          <w:color w:val="FF0000"/>
          <w:szCs w:val="24"/>
          <w:highlight w:val="green"/>
          <w:lang w:val="es-MX"/>
          <w:rPrChange w:id="4339" w:author="Valeria Tapia" w:date="2026-10-05T12:53:00Z">
            <w:rPr>
              <w:rFonts w:ascii="Comic Sans MS" w:hAnsi="Comic Sans MS"/>
              <w:i/>
              <w:szCs w:val="24"/>
              <w:lang w:val="es-MX"/>
            </w:rPr>
          </w:rPrChange>
        </w:rPr>
        <w:t>Registro</w:t>
      </w:r>
      <w:r w:rsidR="00841B56" w:rsidRPr="001B5D1A">
        <w:rPr>
          <w:color w:val="FF0000"/>
          <w:szCs w:val="24"/>
          <w:highlight w:val="green"/>
          <w:rPrChange w:id="4340" w:author="Valeria Tapia" w:date="2026-10-05T12:53:00Z">
            <w:rPr>
              <w:rFonts w:ascii="Comic Sans MS" w:hAnsi="Comic Sans MS"/>
              <w:i/>
              <w:szCs w:val="24"/>
            </w:rPr>
          </w:rPrChange>
        </w:rPr>
        <w:t xml:space="preserve"> </w:t>
      </w:r>
      <w:r w:rsidR="00AE2EA2" w:rsidRPr="001B5D1A">
        <w:rPr>
          <w:color w:val="FF0000"/>
          <w:szCs w:val="24"/>
          <w:highlight w:val="green"/>
          <w:rPrChange w:id="4341" w:author="Valeria Tapia" w:date="2026-10-05T12:53:00Z">
            <w:rPr>
              <w:rFonts w:ascii="Comic Sans MS" w:hAnsi="Comic Sans MS"/>
              <w:i/>
              <w:szCs w:val="24"/>
            </w:rPr>
          </w:rPrChange>
        </w:rPr>
        <w:t xml:space="preserve">R-425 </w:t>
      </w:r>
      <w:r w:rsidR="00C43C47" w:rsidRPr="001B5D1A">
        <w:rPr>
          <w:color w:val="FF0000"/>
          <w:szCs w:val="24"/>
          <w:highlight w:val="green"/>
          <w:rPrChange w:id="4342" w:author="Valeria Tapia" w:date="2026-10-05T12:53:00Z">
            <w:rPr>
              <w:rFonts w:ascii="Comic Sans MS" w:hAnsi="Comic Sans MS"/>
              <w:i/>
              <w:szCs w:val="24"/>
            </w:rPr>
          </w:rPrChange>
        </w:rPr>
        <w:t>remitido</w:t>
      </w:r>
      <w:r w:rsidR="00AE2EA2" w:rsidRPr="001B5D1A">
        <w:rPr>
          <w:color w:val="FF0000"/>
          <w:szCs w:val="24"/>
          <w:highlight w:val="green"/>
          <w:rPrChange w:id="4343" w:author="Valeria Tapia" w:date="2026-10-05T12:53:00Z">
            <w:rPr>
              <w:rFonts w:ascii="Comic Sans MS" w:hAnsi="Comic Sans MS"/>
              <w:i/>
              <w:szCs w:val="24"/>
            </w:rPr>
          </w:rPrChange>
        </w:rPr>
        <w:t>, previa a la implementación del trámite APCO, deberá</w:t>
      </w:r>
      <w:r w:rsidR="00351F66" w:rsidRPr="001B5D1A">
        <w:rPr>
          <w:color w:val="FF0000"/>
          <w:szCs w:val="24"/>
          <w:highlight w:val="green"/>
          <w:rPrChange w:id="4344" w:author="Valeria Tapia" w:date="2026-10-05T12:53:00Z">
            <w:rPr>
              <w:rFonts w:ascii="Comic Sans MS" w:hAnsi="Comic Sans MS"/>
              <w:i/>
              <w:szCs w:val="24"/>
            </w:rPr>
          </w:rPrChange>
        </w:rPr>
        <w:t>n</w:t>
      </w:r>
      <w:r w:rsidR="000C0BD0" w:rsidRPr="001B5D1A">
        <w:rPr>
          <w:color w:val="FF0000"/>
          <w:szCs w:val="24"/>
          <w:highlight w:val="green"/>
          <w:rPrChange w:id="4345" w:author="Valeria Tapia" w:date="2026-10-05T12:53:00Z">
            <w:rPr>
              <w:rFonts w:ascii="Comic Sans MS" w:hAnsi="Comic Sans MS"/>
              <w:i/>
              <w:szCs w:val="24"/>
            </w:rPr>
          </w:rPrChange>
        </w:rPr>
        <w:t xml:space="preserve"> realizar la coordinación con la AN</w:t>
      </w:r>
      <w:ins w:id="4346" w:author="Valeria Tapia " w:date="2026-10-05T02:37:00Z">
        <w:r w:rsidR="00770843" w:rsidRPr="001B5D1A">
          <w:rPr>
            <w:color w:val="FF0000"/>
            <w:szCs w:val="24"/>
            <w:highlight w:val="green"/>
            <w:rPrChange w:id="4347" w:author="Valeria Tapia" w:date="2026-10-05T12:53:00Z">
              <w:rPr>
                <w:rFonts w:ascii="Comic Sans MS" w:hAnsi="Comic Sans MS"/>
                <w:i/>
                <w:szCs w:val="24"/>
              </w:rPr>
            </w:rPrChange>
          </w:rPr>
          <w:t xml:space="preserve"> para realizar los ajustes que se requiera</w:t>
        </w:r>
      </w:ins>
      <w:ins w:id="4348" w:author="Valeria Tapia " w:date="2026-10-05T02:38:00Z">
        <w:r w:rsidR="00770843" w:rsidRPr="001B5D1A">
          <w:rPr>
            <w:color w:val="FF0000"/>
            <w:szCs w:val="24"/>
            <w:highlight w:val="green"/>
            <w:rPrChange w:id="4349" w:author="Valeria Tapia" w:date="2026-10-05T12:53:00Z">
              <w:rPr>
                <w:rFonts w:ascii="Comic Sans MS" w:hAnsi="Comic Sans MS"/>
                <w:i/>
                <w:szCs w:val="24"/>
              </w:rPr>
            </w:rPrChange>
          </w:rPr>
          <w:t>. Una vez, validadas las adecuaciones complementarias entre la AN y la EPE, esta última deberá</w:t>
        </w:r>
      </w:ins>
      <w:r w:rsidR="00AE2EA2" w:rsidRPr="001B5D1A">
        <w:rPr>
          <w:color w:val="FF0000"/>
          <w:szCs w:val="24"/>
          <w:highlight w:val="green"/>
          <w:rPrChange w:id="4350" w:author="Valeria Tapia" w:date="2026-10-05T12:53:00Z">
            <w:rPr>
              <w:rFonts w:ascii="Comic Sans MS" w:hAnsi="Comic Sans MS"/>
              <w:i/>
              <w:szCs w:val="24"/>
            </w:rPr>
          </w:rPrChange>
        </w:rPr>
        <w:t xml:space="preserve"> </w:t>
      </w:r>
      <w:del w:id="4351" w:author="Valeria Tapia " w:date="2026-10-05T02:38:00Z">
        <w:r w:rsidR="000C0BD0" w:rsidRPr="001B5D1A" w:rsidDel="00770843">
          <w:rPr>
            <w:color w:val="FF0000"/>
            <w:szCs w:val="24"/>
            <w:highlight w:val="green"/>
            <w:rPrChange w:id="4352" w:author="Valeria Tapia" w:date="2026-10-05T12:53:00Z">
              <w:rPr>
                <w:rFonts w:ascii="Comic Sans MS" w:hAnsi="Comic Sans MS"/>
                <w:i/>
                <w:szCs w:val="24"/>
              </w:rPr>
            </w:rPrChange>
          </w:rPr>
          <w:delText>y</w:delText>
        </w:r>
      </w:del>
      <w:r w:rsidR="000C0BD0" w:rsidRPr="001B5D1A">
        <w:rPr>
          <w:color w:val="FF0000"/>
          <w:szCs w:val="24"/>
          <w:highlight w:val="green"/>
          <w:rPrChange w:id="4353" w:author="Valeria Tapia" w:date="2026-10-05T12:53:00Z">
            <w:rPr>
              <w:rFonts w:ascii="Comic Sans MS" w:hAnsi="Comic Sans MS"/>
              <w:i/>
              <w:szCs w:val="24"/>
            </w:rPr>
          </w:rPrChange>
        </w:rPr>
        <w:t xml:space="preserve"> </w:t>
      </w:r>
      <w:del w:id="4354" w:author="Valeria Tapia " w:date="2026-10-05T02:40:00Z">
        <w:r w:rsidR="00C43C47" w:rsidRPr="001B5D1A" w:rsidDel="00807CDE">
          <w:rPr>
            <w:color w:val="FF0000"/>
            <w:szCs w:val="24"/>
            <w:highlight w:val="green"/>
            <w:rPrChange w:id="4355" w:author="Valeria Tapia" w:date="2026-10-05T12:53:00Z">
              <w:rPr>
                <w:rFonts w:ascii="Comic Sans MS" w:hAnsi="Comic Sans MS"/>
                <w:i/>
                <w:szCs w:val="24"/>
              </w:rPr>
            </w:rPrChange>
          </w:rPr>
          <w:delText>enviar</w:delText>
        </w:r>
        <w:r w:rsidR="000C0BD0" w:rsidRPr="001B5D1A" w:rsidDel="00807CDE">
          <w:rPr>
            <w:color w:val="FF0000"/>
            <w:szCs w:val="24"/>
            <w:highlight w:val="green"/>
            <w:rPrChange w:id="4356" w:author="Valeria Tapia" w:date="2026-10-05T12:53:00Z">
              <w:rPr>
                <w:rFonts w:ascii="Comic Sans MS" w:hAnsi="Comic Sans MS"/>
                <w:i/>
                <w:szCs w:val="24"/>
              </w:rPr>
            </w:rPrChange>
          </w:rPr>
          <w:delText xml:space="preserve"> su</w:delText>
        </w:r>
        <w:r w:rsidR="00AE2EA2" w:rsidRPr="001B5D1A" w:rsidDel="00807CDE">
          <w:rPr>
            <w:color w:val="FF0000"/>
            <w:szCs w:val="24"/>
            <w:highlight w:val="green"/>
            <w:rPrChange w:id="4357" w:author="Valeria Tapia" w:date="2026-10-05T12:53:00Z">
              <w:rPr>
                <w:rFonts w:ascii="Comic Sans MS" w:hAnsi="Comic Sans MS"/>
                <w:i/>
                <w:szCs w:val="24"/>
              </w:rPr>
            </w:rPrChange>
          </w:rPr>
          <w:delText xml:space="preserve"> solicitud debidamente justificad</w:delText>
        </w:r>
        <w:r w:rsidR="000C0BD0" w:rsidRPr="001B5D1A" w:rsidDel="00807CDE">
          <w:rPr>
            <w:color w:val="FF0000"/>
            <w:szCs w:val="24"/>
            <w:highlight w:val="green"/>
            <w:rPrChange w:id="4358" w:author="Valeria Tapia" w:date="2026-10-05T12:53:00Z">
              <w:rPr>
                <w:rFonts w:ascii="Comic Sans MS" w:hAnsi="Comic Sans MS"/>
                <w:i/>
                <w:szCs w:val="24"/>
              </w:rPr>
            </w:rPrChange>
          </w:rPr>
          <w:delText>a mediante</w:delText>
        </w:r>
      </w:del>
      <w:ins w:id="4359" w:author="Valeria Tapia" w:date="2026-09-25T16:43:00Z">
        <w:del w:id="4360" w:author="Valeria Tapia " w:date="2026-10-05T02:40:00Z">
          <w:r w:rsidR="00D322EC" w:rsidRPr="001B5D1A" w:rsidDel="00807CDE">
            <w:rPr>
              <w:color w:val="FF0000"/>
              <w:szCs w:val="24"/>
              <w:highlight w:val="green"/>
              <w:rPrChange w:id="4361" w:author="Valeria Tapia" w:date="2026-10-05T12:53:00Z">
                <w:rPr>
                  <w:rFonts w:ascii="Comic Sans MS" w:hAnsi="Comic Sans MS"/>
                  <w:i/>
                  <w:szCs w:val="24"/>
                </w:rPr>
              </w:rPrChange>
            </w:rPr>
            <w:delText xml:space="preserve"> </w:delText>
          </w:r>
        </w:del>
      </w:ins>
      <w:ins w:id="4362" w:author="Valeria Tapia" w:date="2026-09-25T16:44:00Z">
        <w:del w:id="4363" w:author="Valeria Tapia " w:date="2026-10-05T02:40:00Z">
          <w:r w:rsidR="00D322EC" w:rsidRPr="001B5D1A" w:rsidDel="00807CDE">
            <w:rPr>
              <w:color w:val="FF0000"/>
              <w:highlight w:val="green"/>
              <w:lang w:val="es-MX"/>
              <w:rPrChange w:id="4364" w:author="Valeria Tapia" w:date="2026-10-05T12:53:00Z">
                <w:rPr>
                  <w:rFonts w:ascii="Comic Sans MS" w:hAnsi="Comic Sans MS"/>
                  <w:i/>
                  <w:lang w:val="es-MX"/>
                </w:rPr>
              </w:rPrChange>
            </w:rPr>
            <w:delText xml:space="preserve">al </w:delText>
          </w:r>
          <w:r w:rsidR="00D322EC" w:rsidRPr="001B5D1A" w:rsidDel="00807CDE">
            <w:rPr>
              <w:color w:val="FF0000"/>
              <w:highlight w:val="green"/>
              <w:rPrChange w:id="4365" w:author="Valeria Tapia" w:date="2026-10-05T12:53:00Z">
                <w:rPr>
                  <w:rFonts w:ascii="Comic Sans MS" w:hAnsi="Comic Sans MS"/>
                  <w:i/>
                </w:rPr>
              </w:rPrChange>
            </w:rPr>
            <w:delText>correo electrónic</w:delText>
          </w:r>
        </w:del>
      </w:ins>
      <w:ins w:id="4366" w:author="Valeria Tapia " w:date="2026-10-05T02:40:00Z">
        <w:r w:rsidR="00807CDE" w:rsidRPr="001B5D1A">
          <w:rPr>
            <w:color w:val="FF0000"/>
            <w:szCs w:val="24"/>
            <w:highlight w:val="green"/>
            <w:rPrChange w:id="4367" w:author="Valeria Tapia" w:date="2026-10-05T12:53:00Z">
              <w:rPr>
                <w:rFonts w:ascii="Comic Sans MS" w:hAnsi="Comic Sans MS"/>
                <w:i/>
                <w:szCs w:val="24"/>
                <w:highlight w:val="green"/>
              </w:rPr>
            </w:rPrChange>
          </w:rPr>
          <w:t>el R-425</w:t>
        </w:r>
      </w:ins>
      <w:ins w:id="4368" w:author="Valeria Tapia " w:date="2026-10-05T02:41:00Z">
        <w:r w:rsidR="00807CDE" w:rsidRPr="001B5D1A">
          <w:rPr>
            <w:color w:val="FF0000"/>
            <w:szCs w:val="24"/>
            <w:highlight w:val="green"/>
            <w:rPrChange w:id="4369" w:author="Valeria Tapia" w:date="2026-10-05T12:53:00Z">
              <w:rPr>
                <w:rFonts w:ascii="Comic Sans MS" w:hAnsi="Comic Sans MS"/>
                <w:i/>
                <w:szCs w:val="24"/>
                <w:highlight w:val="green"/>
              </w:rPr>
            </w:rPrChange>
          </w:rPr>
          <w:t xml:space="preserve"> complementario o modificatorio según corresponda,</w:t>
        </w:r>
      </w:ins>
      <w:ins w:id="4370" w:author="Valeria Tapia " w:date="2026-10-05T02:40:00Z">
        <w:r w:rsidR="00807CDE" w:rsidRPr="001B5D1A">
          <w:rPr>
            <w:color w:val="FF0000"/>
            <w:szCs w:val="24"/>
            <w:highlight w:val="green"/>
            <w:rPrChange w:id="4371" w:author="Valeria Tapia" w:date="2026-10-05T12:53:00Z">
              <w:rPr>
                <w:rFonts w:ascii="Comic Sans MS" w:hAnsi="Comic Sans MS"/>
                <w:i/>
                <w:szCs w:val="24"/>
                <w:highlight w:val="green"/>
              </w:rPr>
            </w:rPrChange>
          </w:rPr>
          <w:t xml:space="preserve"> </w:t>
        </w:r>
      </w:ins>
      <w:ins w:id="4372" w:author="Valeria Tapia" w:date="2026-09-25T16:44:00Z">
        <w:del w:id="4373" w:author="Valeria Tapia " w:date="2026-10-05T02:40:00Z">
          <w:r w:rsidR="00D322EC" w:rsidRPr="001B5D1A" w:rsidDel="00807CDE">
            <w:rPr>
              <w:color w:val="FF0000"/>
              <w:highlight w:val="green"/>
              <w:rPrChange w:id="4374" w:author="Valeria Tapia" w:date="2026-10-05T12:53:00Z">
                <w:rPr>
                  <w:rFonts w:ascii="Comic Sans MS" w:hAnsi="Comic Sans MS"/>
                  <w:i/>
                </w:rPr>
              </w:rPrChange>
            </w:rPr>
            <w:delText>o</w:delText>
          </w:r>
        </w:del>
      </w:ins>
      <w:ins w:id="4375" w:author="Valeria Tapia " w:date="2026-10-05T02:40:00Z">
        <w:r w:rsidR="00807CDE" w:rsidRPr="001B5D1A">
          <w:rPr>
            <w:color w:val="FF0000"/>
            <w:highlight w:val="green"/>
            <w:rPrChange w:id="4376" w:author="Valeria Tapia" w:date="2026-10-05T12:53:00Z">
              <w:rPr>
                <w:rFonts w:ascii="Comic Sans MS" w:hAnsi="Comic Sans MS"/>
                <w:i/>
                <w:highlight w:val="green"/>
              </w:rPr>
            </w:rPrChange>
          </w:rPr>
          <w:t>al correo</w:t>
        </w:r>
      </w:ins>
      <w:ins w:id="4377" w:author="Valeria Tapia" w:date="2026-09-25T16:44:00Z">
        <w:r w:rsidR="00D322EC" w:rsidRPr="001B5D1A">
          <w:rPr>
            <w:color w:val="FF0000"/>
            <w:highlight w:val="green"/>
            <w:rPrChange w:id="4378" w:author="Valeria Tapia" w:date="2026-10-05T12:53:00Z">
              <w:rPr>
                <w:rFonts w:ascii="Comic Sans MS" w:hAnsi="Comic Sans MS"/>
                <w:i/>
              </w:rPr>
            </w:rPrChange>
          </w:rPr>
          <w:t xml:space="preserve"> </w:t>
        </w:r>
        <w:r w:rsidR="00D322EC" w:rsidRPr="001B5D1A">
          <w:rPr>
            <w:color w:val="FF0000"/>
            <w:highlight w:val="green"/>
            <w:rPrChange w:id="4379" w:author="Valeria Tapia" w:date="2026-10-05T12:53:00Z">
              <w:rPr>
                <w:rStyle w:val="Hipervnculo"/>
                <w:rFonts w:ascii="Comic Sans MS" w:hAnsi="Comic Sans MS"/>
                <w:i/>
                <w:szCs w:val="24"/>
              </w:rPr>
            </w:rPrChange>
          </w:rPr>
          <w:fldChar w:fldCharType="begin"/>
        </w:r>
        <w:r w:rsidR="00D322EC" w:rsidRPr="001B5D1A">
          <w:rPr>
            <w:color w:val="FF0000"/>
            <w:highlight w:val="green"/>
            <w:rPrChange w:id="4380" w:author="Valeria Tapia" w:date="2026-10-05T12:53:00Z">
              <w:rPr>
                <w:rFonts w:ascii="Comic Sans MS" w:hAnsi="Comic Sans MS"/>
                <w:i/>
              </w:rPr>
            </w:rPrChange>
          </w:rPr>
          <w:instrText xml:space="preserve"> HYPERLINK "mailto:contacto.entidades@vuce.gob.bo" </w:instrText>
        </w:r>
        <w:r w:rsidR="00D322EC" w:rsidRPr="001B5D1A">
          <w:rPr>
            <w:color w:val="FF0000"/>
            <w:highlight w:val="green"/>
            <w:rPrChange w:id="4381" w:author="Valeria Tapia" w:date="2026-10-05T12:53:00Z">
              <w:rPr>
                <w:rStyle w:val="Hipervnculo"/>
                <w:rFonts w:ascii="Comic Sans MS" w:hAnsi="Comic Sans MS"/>
                <w:i/>
                <w:szCs w:val="24"/>
              </w:rPr>
            </w:rPrChange>
          </w:rPr>
          <w:fldChar w:fldCharType="separate"/>
        </w:r>
        <w:r w:rsidR="00D322EC" w:rsidRPr="001B5D1A">
          <w:rPr>
            <w:rStyle w:val="Hipervnculo"/>
            <w:color w:val="FF0000"/>
            <w:szCs w:val="24"/>
            <w:highlight w:val="green"/>
            <w:rPrChange w:id="4382" w:author="Valeria Tapia" w:date="2026-10-05T12:53:00Z">
              <w:rPr>
                <w:rStyle w:val="Hipervnculo"/>
                <w:rFonts w:ascii="Comic Sans MS" w:hAnsi="Comic Sans MS"/>
                <w:i/>
                <w:szCs w:val="24"/>
              </w:rPr>
            </w:rPrChange>
          </w:rPr>
          <w:t>contacto.entidades@vuce.gob.bo</w:t>
        </w:r>
        <w:r w:rsidR="00D322EC" w:rsidRPr="001B5D1A">
          <w:rPr>
            <w:rStyle w:val="Hipervnculo"/>
            <w:color w:val="FF0000"/>
            <w:szCs w:val="24"/>
            <w:highlight w:val="green"/>
            <w:rPrChange w:id="4383" w:author="Valeria Tapia" w:date="2026-10-05T12:53:00Z">
              <w:rPr>
                <w:rStyle w:val="Hipervnculo"/>
                <w:rFonts w:ascii="Comic Sans MS" w:hAnsi="Comic Sans MS"/>
                <w:i/>
                <w:szCs w:val="24"/>
              </w:rPr>
            </w:rPrChange>
          </w:rPr>
          <w:fldChar w:fldCharType="end"/>
        </w:r>
      </w:ins>
      <w:r w:rsidR="000C0BD0" w:rsidRPr="001B5D1A">
        <w:rPr>
          <w:color w:val="FF0000"/>
          <w:szCs w:val="24"/>
          <w:highlight w:val="green"/>
          <w:rPrChange w:id="4384" w:author="Valeria Tapia" w:date="2026-10-05T12:53:00Z">
            <w:rPr>
              <w:rFonts w:ascii="Comic Sans MS" w:hAnsi="Comic Sans MS"/>
              <w:i/>
              <w:szCs w:val="24"/>
            </w:rPr>
          </w:rPrChange>
        </w:rPr>
        <w:t xml:space="preserve"> </w:t>
      </w:r>
      <w:ins w:id="4385" w:author="Valeria Tapia" w:date="2026-09-25T16:44:00Z">
        <w:r w:rsidR="00D322EC" w:rsidRPr="001B5D1A">
          <w:rPr>
            <w:color w:val="FF0000"/>
            <w:szCs w:val="24"/>
            <w:highlight w:val="green"/>
            <w:rPrChange w:id="4386" w:author="Valeria Tapia" w:date="2026-10-05T12:53:00Z">
              <w:rPr>
                <w:rFonts w:ascii="Comic Sans MS" w:hAnsi="Comic Sans MS"/>
                <w:i/>
                <w:szCs w:val="24"/>
              </w:rPr>
            </w:rPrChange>
          </w:rPr>
          <w:t xml:space="preserve">y </w:t>
        </w:r>
      </w:ins>
      <w:ins w:id="4387" w:author="Valeria Tapia " w:date="2026-10-05T02:40:00Z">
        <w:r w:rsidR="00807CDE" w:rsidRPr="001B5D1A">
          <w:rPr>
            <w:color w:val="FF0000"/>
            <w:szCs w:val="24"/>
            <w:highlight w:val="green"/>
            <w:rPrChange w:id="4388" w:author="Valeria Tapia" w:date="2026-10-05T12:53:00Z">
              <w:rPr>
                <w:rFonts w:ascii="Comic Sans MS" w:hAnsi="Comic Sans MS"/>
                <w:i/>
                <w:szCs w:val="24"/>
                <w:highlight w:val="green"/>
              </w:rPr>
            </w:rPrChange>
          </w:rPr>
          <w:t xml:space="preserve">mediante </w:t>
        </w:r>
      </w:ins>
      <w:r w:rsidR="000C0BD0" w:rsidRPr="001B5D1A">
        <w:rPr>
          <w:color w:val="FF0000"/>
          <w:szCs w:val="24"/>
          <w:highlight w:val="green"/>
          <w:rPrChange w:id="4389" w:author="Valeria Tapia" w:date="2026-10-05T12:53:00Z">
            <w:rPr>
              <w:rFonts w:ascii="Comic Sans MS" w:hAnsi="Comic Sans MS"/>
              <w:i/>
              <w:szCs w:val="24"/>
            </w:rPr>
          </w:rPrChange>
        </w:rPr>
        <w:t>nota</w:t>
      </w:r>
      <w:r w:rsidR="00C43C47" w:rsidRPr="001B5D1A">
        <w:rPr>
          <w:color w:val="FF0000"/>
          <w:szCs w:val="24"/>
          <w:highlight w:val="green"/>
          <w:rPrChange w:id="4390" w:author="Valeria Tapia" w:date="2026-10-05T12:53:00Z">
            <w:rPr>
              <w:rFonts w:ascii="Comic Sans MS" w:hAnsi="Comic Sans MS"/>
              <w:i/>
              <w:szCs w:val="24"/>
            </w:rPr>
          </w:rPrChange>
        </w:rPr>
        <w:t xml:space="preserve"> </w:t>
      </w:r>
      <w:del w:id="4391" w:author="Valeria Tapia " w:date="2026-10-05T02:40:00Z">
        <w:r w:rsidR="00C43C47" w:rsidRPr="001B5D1A" w:rsidDel="00807CDE">
          <w:rPr>
            <w:color w:val="FF0000"/>
            <w:szCs w:val="24"/>
            <w:highlight w:val="green"/>
            <w:rPrChange w:id="4392" w:author="Valeria Tapia" w:date="2026-10-05T12:53:00Z">
              <w:rPr>
                <w:rFonts w:ascii="Comic Sans MS" w:hAnsi="Comic Sans MS"/>
                <w:i/>
                <w:szCs w:val="24"/>
              </w:rPr>
            </w:rPrChange>
          </w:rPr>
          <w:delText xml:space="preserve">adjuntando el </w:delText>
        </w:r>
        <w:r w:rsidR="00841B56" w:rsidRPr="001B5D1A" w:rsidDel="00807CDE">
          <w:rPr>
            <w:color w:val="FF0000"/>
            <w:szCs w:val="24"/>
            <w:highlight w:val="green"/>
            <w:lang w:val="es-MX"/>
            <w:rPrChange w:id="4393" w:author="Valeria Tapia" w:date="2026-10-05T12:53:00Z">
              <w:rPr>
                <w:rFonts w:ascii="Comic Sans MS" w:hAnsi="Comic Sans MS"/>
                <w:i/>
                <w:szCs w:val="24"/>
                <w:lang w:val="es-MX"/>
              </w:rPr>
            </w:rPrChange>
          </w:rPr>
          <w:delText>Registro</w:delText>
        </w:r>
        <w:r w:rsidR="00841B56" w:rsidRPr="001B5D1A" w:rsidDel="00807CDE">
          <w:rPr>
            <w:color w:val="FF0000"/>
            <w:szCs w:val="24"/>
            <w:highlight w:val="green"/>
            <w:rPrChange w:id="4394" w:author="Valeria Tapia" w:date="2026-10-05T12:53:00Z">
              <w:rPr>
                <w:rFonts w:ascii="Comic Sans MS" w:hAnsi="Comic Sans MS"/>
                <w:i/>
                <w:szCs w:val="24"/>
              </w:rPr>
            </w:rPrChange>
          </w:rPr>
          <w:delText xml:space="preserve"> </w:delText>
        </w:r>
        <w:r w:rsidR="00C43C47" w:rsidRPr="001B5D1A" w:rsidDel="00807CDE">
          <w:rPr>
            <w:color w:val="FF0000"/>
            <w:szCs w:val="24"/>
            <w:highlight w:val="green"/>
            <w:rPrChange w:id="4395" w:author="Valeria Tapia" w:date="2026-10-05T12:53:00Z">
              <w:rPr>
                <w:rFonts w:ascii="Comic Sans MS" w:hAnsi="Comic Sans MS"/>
                <w:i/>
                <w:szCs w:val="24"/>
              </w:rPr>
            </w:rPrChange>
          </w:rPr>
          <w:delText xml:space="preserve">R-425 </w:delText>
        </w:r>
      </w:del>
      <w:r w:rsidR="00C43C47" w:rsidRPr="001B5D1A">
        <w:rPr>
          <w:color w:val="FF0000"/>
          <w:szCs w:val="24"/>
          <w:highlight w:val="green"/>
          <w:rPrChange w:id="4396" w:author="Valeria Tapia" w:date="2026-10-05T12:53:00Z">
            <w:rPr>
              <w:rFonts w:ascii="Comic Sans MS" w:hAnsi="Comic Sans MS"/>
              <w:i/>
              <w:szCs w:val="24"/>
            </w:rPr>
          </w:rPrChange>
        </w:rPr>
        <w:t>complementario</w:t>
      </w:r>
      <w:del w:id="4397" w:author="Valeria Tapia " w:date="2026-10-05T02:39:00Z">
        <w:r w:rsidR="00C43C47" w:rsidRPr="001B5D1A" w:rsidDel="00770843">
          <w:rPr>
            <w:color w:val="FF0000"/>
            <w:szCs w:val="24"/>
            <w:highlight w:val="green"/>
            <w:rPrChange w:id="4398" w:author="Valeria Tapia" w:date="2026-10-05T12:53:00Z">
              <w:rPr>
                <w:rFonts w:ascii="Comic Sans MS" w:hAnsi="Comic Sans MS"/>
                <w:i/>
                <w:szCs w:val="24"/>
              </w:rPr>
            </w:rPrChange>
          </w:rPr>
          <w:delText xml:space="preserve"> o modificatorio según corresponda</w:delText>
        </w:r>
      </w:del>
      <w:r w:rsidR="00535A91" w:rsidRPr="001B5D1A">
        <w:rPr>
          <w:color w:val="FF0000"/>
          <w:szCs w:val="24"/>
          <w:highlight w:val="green"/>
          <w:rPrChange w:id="4399" w:author="Valeria Tapia" w:date="2026-10-05T12:53:00Z">
            <w:rPr>
              <w:rFonts w:ascii="Comic Sans MS" w:hAnsi="Comic Sans MS"/>
              <w:i/>
              <w:szCs w:val="24"/>
            </w:rPr>
          </w:rPrChange>
        </w:rPr>
        <w:t xml:space="preserve">, aspecto que </w:t>
      </w:r>
      <w:r w:rsidR="00351F66" w:rsidRPr="001B5D1A">
        <w:rPr>
          <w:color w:val="FF0000"/>
          <w:szCs w:val="24"/>
          <w:highlight w:val="green"/>
          <w:rPrChange w:id="4400" w:author="Valeria Tapia" w:date="2026-10-05T12:53:00Z">
            <w:rPr>
              <w:rFonts w:ascii="Comic Sans MS" w:hAnsi="Comic Sans MS"/>
              <w:i/>
              <w:szCs w:val="24"/>
            </w:rPr>
          </w:rPrChange>
        </w:rPr>
        <w:t>podrá</w:t>
      </w:r>
      <w:r w:rsidR="00535A91" w:rsidRPr="001B5D1A">
        <w:rPr>
          <w:color w:val="FF0000"/>
          <w:szCs w:val="24"/>
          <w:highlight w:val="green"/>
          <w:rPrChange w:id="4401" w:author="Valeria Tapia" w:date="2026-10-05T12:53:00Z">
            <w:rPr>
              <w:rFonts w:ascii="Comic Sans MS" w:hAnsi="Comic Sans MS"/>
              <w:i/>
              <w:szCs w:val="24"/>
            </w:rPr>
          </w:rPrChange>
        </w:rPr>
        <w:t xml:space="preserve"> </w:t>
      </w:r>
      <w:r w:rsidR="00351F66" w:rsidRPr="001B5D1A">
        <w:rPr>
          <w:color w:val="FF0000"/>
          <w:szCs w:val="24"/>
          <w:highlight w:val="green"/>
          <w:rPrChange w:id="4402" w:author="Valeria Tapia" w:date="2026-10-05T12:53:00Z">
            <w:rPr>
              <w:rFonts w:ascii="Comic Sans MS" w:hAnsi="Comic Sans MS"/>
              <w:i/>
              <w:szCs w:val="24"/>
            </w:rPr>
          </w:rPrChange>
        </w:rPr>
        <w:t>derivar</w:t>
      </w:r>
      <w:r w:rsidR="00535A91" w:rsidRPr="001B5D1A">
        <w:rPr>
          <w:color w:val="FF0000"/>
          <w:szCs w:val="24"/>
          <w:highlight w:val="green"/>
          <w:rPrChange w:id="4403" w:author="Valeria Tapia" w:date="2026-10-05T12:53:00Z">
            <w:rPr>
              <w:rFonts w:ascii="Comic Sans MS" w:hAnsi="Comic Sans MS"/>
              <w:i/>
              <w:szCs w:val="24"/>
            </w:rPr>
          </w:rPrChange>
        </w:rPr>
        <w:t xml:space="preserve"> </w:t>
      </w:r>
      <w:r w:rsidR="00351F66" w:rsidRPr="001B5D1A">
        <w:rPr>
          <w:color w:val="FF0000"/>
          <w:szCs w:val="24"/>
          <w:highlight w:val="green"/>
          <w:rPrChange w:id="4404" w:author="Valeria Tapia" w:date="2026-10-05T12:53:00Z">
            <w:rPr>
              <w:rFonts w:ascii="Comic Sans MS" w:hAnsi="Comic Sans MS"/>
              <w:i/>
              <w:szCs w:val="24"/>
            </w:rPr>
          </w:rPrChange>
        </w:rPr>
        <w:t>en</w:t>
      </w:r>
      <w:r w:rsidR="00535A91" w:rsidRPr="001B5D1A">
        <w:rPr>
          <w:color w:val="FF0000"/>
          <w:szCs w:val="24"/>
          <w:highlight w:val="green"/>
          <w:rPrChange w:id="4405" w:author="Valeria Tapia" w:date="2026-10-05T12:53:00Z">
            <w:rPr>
              <w:rFonts w:ascii="Comic Sans MS" w:hAnsi="Comic Sans MS"/>
              <w:i/>
              <w:szCs w:val="24"/>
            </w:rPr>
          </w:rPrChange>
        </w:rPr>
        <w:t xml:space="preserve"> la modificación de los plazos</w:t>
      </w:r>
      <w:r w:rsidR="00351F66" w:rsidRPr="001B5D1A">
        <w:rPr>
          <w:color w:val="FF0000"/>
          <w:szCs w:val="24"/>
          <w:highlight w:val="green"/>
          <w:rPrChange w:id="4406" w:author="Valeria Tapia" w:date="2026-10-05T12:53:00Z">
            <w:rPr>
              <w:rFonts w:ascii="Comic Sans MS" w:hAnsi="Comic Sans MS"/>
              <w:i/>
              <w:szCs w:val="24"/>
            </w:rPr>
          </w:rPrChange>
        </w:rPr>
        <w:t xml:space="preserve"> </w:t>
      </w:r>
      <w:del w:id="4407" w:author="Valeria Tapia" w:date="2026-09-25T17:52:00Z">
        <w:r w:rsidR="00351F66" w:rsidRPr="001B5D1A" w:rsidDel="00717D8E">
          <w:rPr>
            <w:color w:val="FF0000"/>
            <w:szCs w:val="24"/>
            <w:highlight w:val="green"/>
            <w:rPrChange w:id="4408" w:author="Valeria Tapia" w:date="2026-10-05T12:53:00Z">
              <w:rPr>
                <w:rFonts w:ascii="Comic Sans MS" w:hAnsi="Comic Sans MS"/>
                <w:i/>
                <w:szCs w:val="24"/>
              </w:rPr>
            </w:rPrChange>
          </w:rPr>
          <w:delText>d</w:delText>
        </w:r>
        <w:r w:rsidR="00535A91" w:rsidRPr="001B5D1A" w:rsidDel="00717D8E">
          <w:rPr>
            <w:color w:val="FF0000"/>
            <w:szCs w:val="24"/>
            <w:highlight w:val="green"/>
            <w:rPrChange w:id="4409" w:author="Valeria Tapia" w:date="2026-10-05T12:53:00Z">
              <w:rPr>
                <w:rFonts w:ascii="Comic Sans MS" w:hAnsi="Comic Sans MS"/>
                <w:i/>
                <w:szCs w:val="24"/>
              </w:rPr>
            </w:rPrChange>
          </w:rPr>
          <w:delText>el Plan de Trabajo</w:delText>
        </w:r>
      </w:del>
      <w:ins w:id="4410" w:author="Valeria Tapia" w:date="2026-09-25T17:52:00Z">
        <w:r w:rsidR="00717D8E" w:rsidRPr="001B5D1A">
          <w:rPr>
            <w:color w:val="FF0000"/>
            <w:szCs w:val="24"/>
            <w:highlight w:val="green"/>
            <w:rPrChange w:id="4411" w:author="Valeria Tapia" w:date="2026-10-05T12:53:00Z">
              <w:rPr>
                <w:rFonts w:ascii="Comic Sans MS" w:hAnsi="Comic Sans MS"/>
                <w:i/>
                <w:szCs w:val="24"/>
              </w:rPr>
            </w:rPrChange>
          </w:rPr>
          <w:t>R-710</w:t>
        </w:r>
      </w:ins>
      <w:r w:rsidR="001D7F31" w:rsidRPr="001B5D1A">
        <w:rPr>
          <w:color w:val="FF0000"/>
          <w:szCs w:val="24"/>
          <w:highlight w:val="green"/>
          <w:rPrChange w:id="4412" w:author="Valeria Tapia" w:date="2026-10-05T12:53:00Z">
            <w:rPr>
              <w:rFonts w:ascii="Comic Sans MS" w:hAnsi="Comic Sans MS"/>
              <w:i/>
              <w:szCs w:val="24"/>
            </w:rPr>
          </w:rPrChange>
        </w:rPr>
        <w:t>.</w:t>
      </w:r>
    </w:p>
    <w:p w14:paraId="492B8FE1" w14:textId="77777777" w:rsidR="00D946DB" w:rsidRDefault="00D946DB" w:rsidP="00DE605E">
      <w:pPr>
        <w:rPr>
          <w:ins w:id="4413" w:author="Valeria Tapia" w:date="2026-09-24T11:09:00Z"/>
          <w:szCs w:val="24"/>
        </w:rPr>
      </w:pPr>
    </w:p>
    <w:p w14:paraId="1DA8A590" w14:textId="1A185D1D" w:rsidR="00F8213A" w:rsidRPr="001B5D1A" w:rsidDel="00960F20" w:rsidRDefault="00AC5310">
      <w:pPr>
        <w:pStyle w:val="Ttulo5"/>
        <w:numPr>
          <w:ilvl w:val="0"/>
          <w:numId w:val="5"/>
        </w:numPr>
        <w:tabs>
          <w:tab w:val="left" w:pos="1701"/>
          <w:tab w:val="num" w:pos="9044"/>
        </w:tabs>
        <w:ind w:left="0" w:firstLine="0"/>
        <w:rPr>
          <w:ins w:id="4414" w:author="Valeria Tapia" w:date="2026-09-25T18:40:00Z"/>
          <w:del w:id="4415" w:author="Valeria Tapia " w:date="2026-10-05T02:43:00Z"/>
          <w:color w:val="FF0000"/>
          <w:szCs w:val="24"/>
          <w:highlight w:val="cyan"/>
          <w:rPrChange w:id="4416" w:author="Valeria Tapia" w:date="2026-10-05T12:53:00Z">
            <w:rPr>
              <w:ins w:id="4417" w:author="Valeria Tapia" w:date="2026-09-25T18:40:00Z"/>
              <w:del w:id="4418" w:author="Valeria Tapia " w:date="2026-10-05T02:43:00Z"/>
              <w:szCs w:val="24"/>
            </w:rPr>
          </w:rPrChange>
        </w:rPr>
        <w:pPrChange w:id="4419" w:author="Valeria Tapia " w:date="2026-10-05T02:43:00Z">
          <w:pPr>
            <w:pStyle w:val="Ttulo5"/>
            <w:numPr>
              <w:numId w:val="5"/>
            </w:numPr>
            <w:tabs>
              <w:tab w:val="left" w:pos="1701"/>
              <w:tab w:val="num" w:pos="4508"/>
              <w:tab w:val="num" w:pos="9044"/>
            </w:tabs>
            <w:ind w:left="4508" w:hanging="1814"/>
          </w:pPr>
        </w:pPrChange>
      </w:pPr>
      <w:ins w:id="4420" w:author="Valeria Tapia" w:date="2026-09-25T18:38:00Z">
        <w:r w:rsidRPr="001B5D1A">
          <w:rPr>
            <w:b/>
            <w:color w:val="FF0000"/>
            <w:szCs w:val="24"/>
            <w:highlight w:val="cyan"/>
            <w:rPrChange w:id="4421" w:author="Valeria Tapia" w:date="2026-10-05T12:53:00Z">
              <w:rPr>
                <w:b/>
                <w:szCs w:val="24"/>
              </w:rPr>
            </w:rPrChange>
          </w:rPr>
          <w:t>(DISEÑO INFORMÁTICO).</w:t>
        </w:r>
      </w:ins>
      <w:ins w:id="4422" w:author="Valeria Tapia" w:date="2026-09-25T18:39:00Z">
        <w:r w:rsidR="00F8213A" w:rsidRPr="001B5D1A">
          <w:rPr>
            <w:b/>
            <w:color w:val="FF0000"/>
            <w:szCs w:val="24"/>
            <w:highlight w:val="cyan"/>
            <w:rPrChange w:id="4423" w:author="Valeria Tapia" w:date="2026-10-05T12:53:00Z">
              <w:rPr>
                <w:b/>
                <w:szCs w:val="24"/>
              </w:rPr>
            </w:rPrChange>
          </w:rPr>
          <w:t xml:space="preserve"> </w:t>
        </w:r>
      </w:ins>
      <w:ins w:id="4424" w:author="Valeria Tapia" w:date="2026-09-28T12:33:00Z">
        <w:r w:rsidR="006D35B7" w:rsidRPr="001B5D1A">
          <w:rPr>
            <w:color w:val="FF0000"/>
            <w:szCs w:val="24"/>
            <w:highlight w:val="cyan"/>
            <w:rPrChange w:id="4425" w:author="Valeria Tapia" w:date="2026-10-05T12:53:00Z">
              <w:rPr>
                <w:b/>
                <w:szCs w:val="24"/>
              </w:rPr>
            </w:rPrChange>
          </w:rPr>
          <w:t>I.</w:t>
        </w:r>
        <w:r w:rsidR="006D35B7" w:rsidRPr="001B5D1A">
          <w:rPr>
            <w:b/>
            <w:color w:val="FF0000"/>
            <w:szCs w:val="24"/>
            <w:highlight w:val="cyan"/>
            <w:rPrChange w:id="4426" w:author="Valeria Tapia" w:date="2026-10-05T12:53:00Z">
              <w:rPr>
                <w:b/>
                <w:szCs w:val="24"/>
              </w:rPr>
            </w:rPrChange>
          </w:rPr>
          <w:t xml:space="preserve"> </w:t>
        </w:r>
      </w:ins>
      <w:ins w:id="4427" w:author="Valeria Tapia" w:date="2026-09-25T18:39:00Z">
        <w:r w:rsidR="00F8213A" w:rsidRPr="001B5D1A">
          <w:rPr>
            <w:color w:val="FF0000"/>
            <w:szCs w:val="24"/>
            <w:highlight w:val="cyan"/>
            <w:rPrChange w:id="4428" w:author="Valeria Tapia" w:date="2026-10-05T12:53:00Z">
              <w:rPr>
                <w:szCs w:val="24"/>
              </w:rPr>
            </w:rPrChange>
          </w:rPr>
          <w:t>La AN con base al R-425 aprobado elabora el diseño informático</w:t>
        </w:r>
      </w:ins>
      <w:ins w:id="4429" w:author="Valeria Tapia " w:date="2026-10-05T02:43:00Z">
        <w:r w:rsidR="00960F20" w:rsidRPr="001B5D1A">
          <w:rPr>
            <w:color w:val="FF0000"/>
            <w:szCs w:val="24"/>
            <w:highlight w:val="cyan"/>
            <w:rPrChange w:id="4430" w:author="Valeria Tapia" w:date="2026-10-05T12:53:00Z">
              <w:rPr>
                <w:szCs w:val="24"/>
                <w:highlight w:val="cyan"/>
              </w:rPr>
            </w:rPrChange>
          </w:rPr>
          <w:t xml:space="preserve"> de interfaces y solicita la creación </w:t>
        </w:r>
      </w:ins>
      <w:ins w:id="4431" w:author="Valeria Tapia" w:date="2026-09-28T12:34:00Z">
        <w:del w:id="4432" w:author="Valeria Tapia " w:date="2026-10-05T02:43:00Z">
          <w:r w:rsidR="006D35B7" w:rsidRPr="001B5D1A" w:rsidDel="00960F20">
            <w:rPr>
              <w:color w:val="FF0000"/>
              <w:szCs w:val="24"/>
              <w:highlight w:val="cyan"/>
              <w:rPrChange w:id="4433" w:author="Valeria Tapia" w:date="2026-10-05T12:53:00Z">
                <w:rPr>
                  <w:szCs w:val="24"/>
                </w:rPr>
              </w:rPrChange>
            </w:rPr>
            <w:delText>, el cual deberá estar dentro del</w:delText>
          </w:r>
        </w:del>
      </w:ins>
      <w:ins w:id="4434" w:author="Valeria Tapia" w:date="2026-09-25T18:39:00Z">
        <w:del w:id="4435" w:author="Valeria Tapia " w:date="2026-10-05T02:43:00Z">
          <w:r w:rsidR="00F8213A" w:rsidRPr="001B5D1A" w:rsidDel="00960F20">
            <w:rPr>
              <w:color w:val="FF0000"/>
              <w:szCs w:val="24"/>
              <w:highlight w:val="cyan"/>
              <w:rPrChange w:id="4436" w:author="Valeria Tapia" w:date="2026-10-05T12:53:00Z">
                <w:rPr>
                  <w:szCs w:val="24"/>
                </w:rPr>
              </w:rPrChange>
            </w:rPr>
            <w:delText xml:space="preserve"> R-212 considerando</w:delText>
          </w:r>
        </w:del>
      </w:ins>
      <w:ins w:id="4437" w:author="Valeria Tapia" w:date="2026-09-25T18:40:00Z">
        <w:del w:id="4438" w:author="Valeria Tapia " w:date="2026-10-05T02:43:00Z">
          <w:r w:rsidR="00F8213A" w:rsidRPr="001B5D1A" w:rsidDel="00960F20">
            <w:rPr>
              <w:color w:val="FF0000"/>
              <w:szCs w:val="24"/>
              <w:highlight w:val="cyan"/>
              <w:rPrChange w:id="4439" w:author="Valeria Tapia" w:date="2026-10-05T12:53:00Z">
                <w:rPr>
                  <w:szCs w:val="24"/>
                </w:rPr>
              </w:rPrChange>
            </w:rPr>
            <w:delText>:</w:delText>
          </w:r>
        </w:del>
      </w:ins>
    </w:p>
    <w:p w14:paraId="73F60875" w14:textId="3F6749ED" w:rsidR="00F8213A" w:rsidRPr="001B5D1A" w:rsidDel="00960F20" w:rsidRDefault="00F8213A">
      <w:pPr>
        <w:pStyle w:val="Ttulo5"/>
        <w:numPr>
          <w:ilvl w:val="0"/>
          <w:numId w:val="5"/>
        </w:numPr>
        <w:tabs>
          <w:tab w:val="left" w:pos="1701"/>
          <w:tab w:val="num" w:pos="9044"/>
        </w:tabs>
        <w:ind w:left="0" w:firstLine="0"/>
        <w:rPr>
          <w:ins w:id="4440" w:author="Valeria Tapia" w:date="2026-09-25T18:40:00Z"/>
          <w:del w:id="4441" w:author="Valeria Tapia " w:date="2026-10-05T02:43:00Z"/>
          <w:b/>
          <w:color w:val="FF0000"/>
          <w:szCs w:val="24"/>
          <w:highlight w:val="cyan"/>
          <w:rPrChange w:id="4442" w:author="Valeria Tapia" w:date="2026-10-05T12:53:00Z">
            <w:rPr>
              <w:ins w:id="4443" w:author="Valeria Tapia" w:date="2026-09-25T18:40:00Z"/>
              <w:del w:id="4444" w:author="Valeria Tapia " w:date="2026-10-05T02:43:00Z"/>
              <w:b/>
              <w:szCs w:val="24"/>
            </w:rPr>
          </w:rPrChange>
        </w:rPr>
        <w:pPrChange w:id="4445" w:author="Valeria Tapia " w:date="2026-10-05T02:43:00Z">
          <w:pPr>
            <w:pStyle w:val="Ttulo5"/>
            <w:numPr>
              <w:numId w:val="5"/>
            </w:numPr>
            <w:tabs>
              <w:tab w:val="left" w:pos="1701"/>
              <w:tab w:val="num" w:pos="4508"/>
              <w:tab w:val="num" w:pos="9044"/>
            </w:tabs>
            <w:ind w:left="4508" w:hanging="1814"/>
          </w:pPr>
        </w:pPrChange>
      </w:pPr>
    </w:p>
    <w:p w14:paraId="40AF5DE6" w14:textId="788BE33C" w:rsidR="00F8213A" w:rsidRPr="001B5D1A" w:rsidDel="00960F20" w:rsidRDefault="00F8213A">
      <w:pPr>
        <w:pStyle w:val="Ttulo5"/>
        <w:numPr>
          <w:ilvl w:val="0"/>
          <w:numId w:val="5"/>
        </w:numPr>
        <w:tabs>
          <w:tab w:val="left" w:pos="1701"/>
          <w:tab w:val="num" w:pos="9044"/>
        </w:tabs>
        <w:ind w:left="0" w:firstLine="0"/>
        <w:rPr>
          <w:ins w:id="4446" w:author="Valeria Tapia" w:date="2026-09-25T18:40:00Z"/>
          <w:del w:id="4447" w:author="Valeria Tapia " w:date="2026-10-05T02:43:00Z"/>
          <w:color w:val="FF0000"/>
          <w:szCs w:val="24"/>
          <w:highlight w:val="cyan"/>
          <w:rPrChange w:id="4448" w:author="Valeria Tapia" w:date="2026-10-05T12:53:00Z">
            <w:rPr>
              <w:ins w:id="4449" w:author="Valeria Tapia" w:date="2026-09-25T18:40:00Z"/>
              <w:del w:id="4450" w:author="Valeria Tapia " w:date="2026-10-05T02:43:00Z"/>
              <w:b/>
              <w:szCs w:val="24"/>
            </w:rPr>
          </w:rPrChange>
        </w:rPr>
        <w:pPrChange w:id="4451" w:author="Valeria Tapia " w:date="2026-10-05T02:43:00Z">
          <w:pPr>
            <w:pStyle w:val="Ttulo5"/>
            <w:numPr>
              <w:numId w:val="5"/>
            </w:numPr>
            <w:tabs>
              <w:tab w:val="left" w:pos="1701"/>
              <w:tab w:val="num" w:pos="4508"/>
              <w:tab w:val="num" w:pos="9044"/>
            </w:tabs>
            <w:ind w:left="4508" w:hanging="1814"/>
          </w:pPr>
        </w:pPrChange>
      </w:pPr>
      <w:ins w:id="4452" w:author="Valeria Tapia" w:date="2026-09-25T18:40:00Z">
        <w:del w:id="4453" w:author="Valeria Tapia " w:date="2026-10-05T02:43:00Z">
          <w:r w:rsidRPr="001B5D1A" w:rsidDel="00960F20">
            <w:rPr>
              <w:color w:val="FF0000"/>
              <w:szCs w:val="24"/>
              <w:highlight w:val="cyan"/>
              <w:rPrChange w:id="4454" w:author="Valeria Tapia" w:date="2026-10-05T12:53:00Z">
                <w:rPr>
                  <w:b/>
                  <w:szCs w:val="24"/>
                </w:rPr>
              </w:rPrChange>
            </w:rPr>
            <w:delText>Añadir el diseño de interfaces</w:delText>
          </w:r>
        </w:del>
      </w:ins>
    </w:p>
    <w:p w14:paraId="7DFD337E" w14:textId="255D8937" w:rsidR="00F8213A" w:rsidRPr="001B5D1A" w:rsidRDefault="00F8213A">
      <w:pPr>
        <w:pStyle w:val="Ttulo5"/>
        <w:numPr>
          <w:ilvl w:val="0"/>
          <w:numId w:val="5"/>
        </w:numPr>
        <w:tabs>
          <w:tab w:val="left" w:pos="1701"/>
          <w:tab w:val="num" w:pos="9044"/>
        </w:tabs>
        <w:ind w:left="0" w:firstLine="0"/>
        <w:rPr>
          <w:ins w:id="4455" w:author="Valeria Tapia" w:date="2026-09-25T18:41:00Z"/>
          <w:color w:val="FF0000"/>
          <w:highlight w:val="cyan"/>
          <w:rPrChange w:id="4456" w:author="Valeria Tapia" w:date="2026-10-05T12:53:00Z">
            <w:rPr>
              <w:ins w:id="4457" w:author="Valeria Tapia" w:date="2026-09-25T18:41:00Z"/>
            </w:rPr>
          </w:rPrChange>
        </w:rPr>
        <w:pPrChange w:id="4458" w:author="Valeria Tapia " w:date="2026-10-05T02:43:00Z">
          <w:pPr>
            <w:pStyle w:val="Ttulo5"/>
            <w:numPr>
              <w:numId w:val="5"/>
            </w:numPr>
            <w:tabs>
              <w:tab w:val="left" w:pos="1701"/>
              <w:tab w:val="num" w:pos="4508"/>
              <w:tab w:val="num" w:pos="9044"/>
            </w:tabs>
            <w:ind w:left="4508" w:hanging="1814"/>
          </w:pPr>
        </w:pPrChange>
      </w:pPr>
      <w:ins w:id="4459" w:author="Valeria Tapia" w:date="2026-09-25T18:40:00Z">
        <w:del w:id="4460" w:author="Valeria Tapia " w:date="2026-10-05T02:43:00Z">
          <w:r w:rsidRPr="001B5D1A" w:rsidDel="00960F20">
            <w:rPr>
              <w:color w:val="FF0000"/>
              <w:highlight w:val="cyan"/>
              <w:rPrChange w:id="4461" w:author="Valeria Tapia" w:date="2026-10-05T12:53:00Z">
                <w:rPr/>
              </w:rPrChange>
            </w:rPr>
            <w:delText>Solicitar la creaci</w:delText>
          </w:r>
        </w:del>
        <w:del w:id="4462" w:author="Valeria Tapia " w:date="2026-10-05T02:44:00Z">
          <w:r w:rsidRPr="001B5D1A" w:rsidDel="00960F20">
            <w:rPr>
              <w:color w:val="FF0000"/>
              <w:highlight w:val="cyan"/>
              <w:rPrChange w:id="4463" w:author="Valeria Tapia" w:date="2026-10-05T12:53:00Z">
                <w:rPr/>
              </w:rPrChange>
            </w:rPr>
            <w:delText xml:space="preserve">ón </w:delText>
          </w:r>
        </w:del>
        <w:r w:rsidRPr="001B5D1A">
          <w:rPr>
            <w:color w:val="FF0000"/>
            <w:highlight w:val="cyan"/>
            <w:rPrChange w:id="4464" w:author="Valeria Tapia" w:date="2026-10-05T12:53:00Z">
              <w:rPr/>
            </w:rPrChange>
          </w:rPr>
          <w:t>de código del trámite APCO en el Sistema de la Aduana Nacional</w:t>
        </w:r>
      </w:ins>
      <w:ins w:id="4465" w:author="Valeria Tapia" w:date="2026-09-25T18:41:00Z">
        <w:r w:rsidRPr="001B5D1A">
          <w:rPr>
            <w:color w:val="FF0000"/>
            <w:highlight w:val="cyan"/>
            <w:rPrChange w:id="4466" w:author="Valeria Tapia" w:date="2026-10-05T12:53:00Z">
              <w:rPr/>
            </w:rPrChange>
          </w:rPr>
          <w:t xml:space="preserve"> cuando corresponda.</w:t>
        </w:r>
      </w:ins>
    </w:p>
    <w:p w14:paraId="0562A26F" w14:textId="179657FB" w:rsidR="007411DA" w:rsidRPr="001B5D1A" w:rsidDel="00E5761A" w:rsidRDefault="00F8213A">
      <w:pPr>
        <w:rPr>
          <w:del w:id="4467" w:author="Valeria Tapia" w:date="2026-09-25T18:06:00Z"/>
          <w:color w:val="FF0000"/>
          <w:szCs w:val="24"/>
          <w:rPrChange w:id="4468" w:author="Valeria Tapia" w:date="2026-10-05T12:53:00Z">
            <w:rPr>
              <w:del w:id="4469" w:author="Valeria Tapia" w:date="2026-09-25T18:06:00Z"/>
              <w:szCs w:val="24"/>
            </w:rPr>
          </w:rPrChange>
        </w:rPr>
      </w:pPr>
      <w:ins w:id="4470" w:author="Valeria Tapia" w:date="2026-09-25T18:40:00Z">
        <w:r w:rsidRPr="001B5D1A">
          <w:rPr>
            <w:color w:val="FF0000"/>
            <w:rPrChange w:id="4471" w:author="Valeria Tapia" w:date="2026-10-05T12:53:00Z">
              <w:rPr/>
            </w:rPrChange>
          </w:rPr>
          <w:t xml:space="preserve"> </w:t>
        </w:r>
      </w:ins>
      <w:ins w:id="4472" w:author="Valeria Tapia" w:date="2026-09-25T18:38:00Z">
        <w:r w:rsidR="00AC5310" w:rsidRPr="001B5D1A">
          <w:rPr>
            <w:b/>
            <w:color w:val="FF0000"/>
            <w:szCs w:val="24"/>
            <w:rPrChange w:id="4473" w:author="Valeria Tapia" w:date="2026-10-05T12:53:00Z">
              <w:rPr>
                <w:b/>
                <w:szCs w:val="24"/>
              </w:rPr>
            </w:rPrChange>
          </w:rPr>
          <w:t xml:space="preserve"> </w:t>
        </w:r>
      </w:ins>
    </w:p>
    <w:p w14:paraId="4B213A60" w14:textId="13C7797F" w:rsidR="009D1E32" w:rsidRPr="001B5D1A" w:rsidDel="00E5761A" w:rsidRDefault="009D1E32">
      <w:pPr>
        <w:rPr>
          <w:del w:id="4474" w:author="Valeria Tapia" w:date="2026-09-25T18:06:00Z"/>
          <w:b/>
          <w:color w:val="FF0000"/>
          <w:szCs w:val="24"/>
          <w:rPrChange w:id="4475" w:author="Valeria Tapia" w:date="2026-10-05T12:53:00Z">
            <w:rPr>
              <w:del w:id="4476" w:author="Valeria Tapia" w:date="2026-09-25T18:06:00Z"/>
              <w:b/>
              <w:szCs w:val="24"/>
            </w:rPr>
          </w:rPrChange>
        </w:rPr>
        <w:pPrChange w:id="4477" w:author="Valeria Tapia" w:date="2026-09-25T19:00:00Z">
          <w:pPr>
            <w:pStyle w:val="Textoindependiente"/>
          </w:pPr>
        </w:pPrChange>
      </w:pPr>
    </w:p>
    <w:p w14:paraId="081498A0" w14:textId="77777777" w:rsidR="00AC5310" w:rsidRPr="001B5D1A" w:rsidRDefault="007250D1">
      <w:pPr>
        <w:rPr>
          <w:ins w:id="4478" w:author="Valeria Tapia" w:date="2026-09-28T12:33:00Z"/>
          <w:color w:val="FF0000"/>
          <w:szCs w:val="24"/>
          <w:rPrChange w:id="4479" w:author="Valeria Tapia" w:date="2026-10-05T12:53:00Z">
            <w:rPr>
              <w:ins w:id="4480" w:author="Valeria Tapia" w:date="2026-09-28T12:33:00Z"/>
              <w:szCs w:val="24"/>
            </w:rPr>
          </w:rPrChange>
        </w:rPr>
        <w:pPrChange w:id="4481" w:author="Valeria Tapia" w:date="2026-09-25T19:00:00Z">
          <w:pPr>
            <w:pStyle w:val="Ttulo5"/>
            <w:numPr>
              <w:numId w:val="5"/>
            </w:numPr>
            <w:tabs>
              <w:tab w:val="left" w:pos="1701"/>
              <w:tab w:val="num" w:pos="4508"/>
              <w:tab w:val="num" w:pos="9044"/>
            </w:tabs>
            <w:ind w:left="4508" w:hanging="1814"/>
          </w:pPr>
        </w:pPrChange>
      </w:pPr>
      <w:r w:rsidRPr="001B5D1A">
        <w:rPr>
          <w:color w:val="FF0000"/>
          <w:szCs w:val="24"/>
          <w:rPrChange w:id="4482" w:author="Valeria Tapia" w:date="2026-10-05T12:53:00Z">
            <w:rPr>
              <w:szCs w:val="24"/>
            </w:rPr>
          </w:rPrChange>
        </w:rPr>
        <w:t xml:space="preserve"> </w:t>
      </w:r>
    </w:p>
    <w:p w14:paraId="50DA5056" w14:textId="14E32572" w:rsidR="006D35B7" w:rsidRPr="001B5D1A" w:rsidRDefault="006D35B7" w:rsidP="006D35B7">
      <w:pPr>
        <w:rPr>
          <w:ins w:id="4483" w:author="Valeria Tapia" w:date="2026-09-28T12:35:00Z"/>
          <w:color w:val="FF0000"/>
          <w:lang w:val="es-MX"/>
          <w:rPrChange w:id="4484" w:author="Valeria Tapia" w:date="2026-10-05T12:53:00Z">
            <w:rPr>
              <w:ins w:id="4485" w:author="Valeria Tapia" w:date="2026-09-28T12:35:00Z"/>
              <w:lang w:val="es-MX"/>
            </w:rPr>
          </w:rPrChange>
        </w:rPr>
      </w:pPr>
      <w:ins w:id="4486" w:author="Valeria Tapia" w:date="2026-09-28T12:33:00Z">
        <w:r w:rsidRPr="001B5D1A">
          <w:rPr>
            <w:color w:val="FF0000"/>
            <w:szCs w:val="24"/>
            <w:highlight w:val="cyan"/>
            <w:rPrChange w:id="4487" w:author="Valeria Tapia" w:date="2026-10-05T12:53:00Z">
              <w:rPr>
                <w:szCs w:val="24"/>
              </w:rPr>
            </w:rPrChange>
          </w:rPr>
          <w:t>II. La AN y las EPEs deber</w:t>
        </w:r>
      </w:ins>
      <w:ins w:id="4488" w:author="Valeria Tapia" w:date="2026-09-28T12:34:00Z">
        <w:r w:rsidRPr="001B5D1A">
          <w:rPr>
            <w:color w:val="FF0000"/>
            <w:szCs w:val="24"/>
            <w:highlight w:val="cyan"/>
            <w:rPrChange w:id="4489" w:author="Valeria Tapia" w:date="2026-10-05T12:53:00Z">
              <w:rPr>
                <w:szCs w:val="24"/>
              </w:rPr>
            </w:rPrChange>
          </w:rPr>
          <w:t xml:space="preserve">án revisar y aprobar </w:t>
        </w:r>
        <w:del w:id="4490" w:author="Valeria Tapia " w:date="2026-10-05T02:44:00Z">
          <w:r w:rsidRPr="001B5D1A" w:rsidDel="00960F20">
            <w:rPr>
              <w:color w:val="FF0000"/>
              <w:szCs w:val="24"/>
              <w:highlight w:val="cyan"/>
              <w:rPrChange w:id="4491" w:author="Valeria Tapia" w:date="2026-10-05T12:53:00Z">
                <w:rPr>
                  <w:szCs w:val="24"/>
                </w:rPr>
              </w:rPrChange>
            </w:rPr>
            <w:delText>el R-212</w:delText>
          </w:r>
        </w:del>
      </w:ins>
      <w:ins w:id="4492" w:author="Valeria Tapia " w:date="2026-10-05T02:44:00Z">
        <w:r w:rsidR="00960F20" w:rsidRPr="001B5D1A">
          <w:rPr>
            <w:color w:val="FF0000"/>
            <w:szCs w:val="24"/>
            <w:highlight w:val="cyan"/>
            <w:rPrChange w:id="4493" w:author="Valeria Tapia" w:date="2026-10-05T12:53:00Z">
              <w:rPr>
                <w:szCs w:val="24"/>
              </w:rPr>
            </w:rPrChange>
          </w:rPr>
          <w:t>el di</w:t>
        </w:r>
      </w:ins>
      <w:ins w:id="4494" w:author="Valeria Tapia " w:date="2026-10-05T02:45:00Z">
        <w:r w:rsidR="00960F20" w:rsidRPr="001B5D1A">
          <w:rPr>
            <w:color w:val="FF0000"/>
            <w:szCs w:val="24"/>
            <w:highlight w:val="cyan"/>
            <w:rPrChange w:id="4495" w:author="Valeria Tapia" w:date="2026-10-05T12:53:00Z">
              <w:rPr>
                <w:szCs w:val="24"/>
              </w:rPr>
            </w:rPrChange>
          </w:rPr>
          <w:t>seño de interfaces</w:t>
        </w:r>
      </w:ins>
      <w:ins w:id="4496" w:author="Valeria Tapia" w:date="2026-09-28T12:34:00Z">
        <w:r w:rsidRPr="001B5D1A">
          <w:rPr>
            <w:color w:val="FF0000"/>
            <w:szCs w:val="24"/>
            <w:highlight w:val="cyan"/>
            <w:rPrChange w:id="4497" w:author="Valeria Tapia" w:date="2026-10-05T12:53:00Z">
              <w:rPr>
                <w:szCs w:val="24"/>
              </w:rPr>
            </w:rPrChange>
          </w:rPr>
          <w:t xml:space="preserve">, </w:t>
        </w:r>
      </w:ins>
      <w:ins w:id="4498" w:author="Valeria Tapia" w:date="2026-09-28T12:35:00Z">
        <w:r w:rsidRPr="001B5D1A">
          <w:rPr>
            <w:color w:val="FF0000"/>
            <w:highlight w:val="cyan"/>
            <w:lang w:val="es-MX"/>
            <w:rPrChange w:id="4499" w:author="Valeria Tapia" w:date="2026-10-05T12:53:00Z">
              <w:rPr>
                <w:lang w:val="es-MX"/>
              </w:rPr>
            </w:rPrChange>
          </w:rPr>
          <w:t>c</w:t>
        </w:r>
        <w:r w:rsidRPr="001B5D1A">
          <w:rPr>
            <w:color w:val="FF0000"/>
            <w:szCs w:val="24"/>
            <w:highlight w:val="cyan"/>
            <w:lang w:val="es-MX"/>
            <w:rPrChange w:id="4500" w:author="Valeria Tapia" w:date="2026-10-05T12:53:00Z">
              <w:rPr>
                <w:szCs w:val="24"/>
                <w:lang w:val="es-MX"/>
              </w:rPr>
            </w:rPrChange>
          </w:rPr>
          <w:t>uando existan observaciones, la AN deberá realizar los ajustes que sean necesarios considerando los plazos en el R-710.</w:t>
        </w:r>
      </w:ins>
    </w:p>
    <w:p w14:paraId="63352A38" w14:textId="77777777" w:rsidR="006D35B7" w:rsidRDefault="006D35B7">
      <w:pPr>
        <w:rPr>
          <w:ins w:id="4501" w:author="Valeria Tapia" w:date="2026-09-25T18:38:00Z"/>
          <w:szCs w:val="24"/>
        </w:rPr>
        <w:pPrChange w:id="4502" w:author="Valeria Tapia" w:date="2026-09-25T19:00:00Z">
          <w:pPr>
            <w:pStyle w:val="Ttulo5"/>
            <w:numPr>
              <w:numId w:val="5"/>
            </w:numPr>
            <w:tabs>
              <w:tab w:val="left" w:pos="1701"/>
              <w:tab w:val="num" w:pos="4508"/>
              <w:tab w:val="num" w:pos="9044"/>
            </w:tabs>
            <w:ind w:left="4508" w:hanging="1814"/>
          </w:pPr>
        </w:pPrChange>
      </w:pPr>
    </w:p>
    <w:p w14:paraId="5F1C2A99" w14:textId="3106F917" w:rsidR="007250D1" w:rsidRPr="001B5D1A" w:rsidRDefault="007250D1" w:rsidP="008C3980">
      <w:pPr>
        <w:pStyle w:val="Ttulo5"/>
        <w:numPr>
          <w:ilvl w:val="0"/>
          <w:numId w:val="5"/>
        </w:numPr>
        <w:tabs>
          <w:tab w:val="left" w:pos="1701"/>
          <w:tab w:val="num" w:pos="9044"/>
        </w:tabs>
        <w:ind w:left="0" w:firstLine="0"/>
        <w:rPr>
          <w:color w:val="FF0000"/>
          <w:szCs w:val="24"/>
          <w:rPrChange w:id="4503" w:author="Valeria Tapia" w:date="2026-10-05T12:53:00Z">
            <w:rPr>
              <w:szCs w:val="24"/>
            </w:rPr>
          </w:rPrChange>
        </w:rPr>
      </w:pPr>
      <w:r w:rsidRPr="001B5D1A">
        <w:rPr>
          <w:b/>
          <w:color w:val="FF0000"/>
          <w:szCs w:val="24"/>
          <w:rPrChange w:id="4504" w:author="Valeria Tapia" w:date="2026-10-05T12:53:00Z">
            <w:rPr>
              <w:b/>
              <w:szCs w:val="24"/>
            </w:rPr>
          </w:rPrChange>
        </w:rPr>
        <w:t xml:space="preserve">(DESARROLLO DE </w:t>
      </w:r>
      <w:r w:rsidRPr="001B5D1A">
        <w:rPr>
          <w:b/>
          <w:color w:val="FF0000"/>
          <w:szCs w:val="24"/>
          <w:lang w:val="es-MX"/>
          <w:rPrChange w:id="4505" w:author="Valeria Tapia" w:date="2026-10-05T12:53:00Z">
            <w:rPr>
              <w:b/>
              <w:szCs w:val="24"/>
              <w:lang w:val="es-MX"/>
            </w:rPr>
          </w:rPrChange>
        </w:rPr>
        <w:t>FUNCIONALIDADES</w:t>
      </w:r>
      <w:del w:id="4506" w:author="Valeria Tapia" w:date="2026-09-25T18:20:00Z">
        <w:r w:rsidR="00334A1D" w:rsidRPr="001B5D1A" w:rsidDel="008B2EB3">
          <w:rPr>
            <w:b/>
            <w:color w:val="FF0000"/>
            <w:szCs w:val="24"/>
            <w:lang w:val="es-MX"/>
            <w:rPrChange w:id="4507" w:author="Valeria Tapia" w:date="2026-10-05T12:53:00Z">
              <w:rPr>
                <w:b/>
                <w:szCs w:val="24"/>
                <w:lang w:val="es-MX"/>
              </w:rPr>
            </w:rPrChange>
          </w:rPr>
          <w:delText xml:space="preserve"> Y CONTROL DE CALIDAD</w:delText>
        </w:r>
      </w:del>
      <w:r w:rsidRPr="001B5D1A">
        <w:rPr>
          <w:b/>
          <w:color w:val="FF0000"/>
          <w:szCs w:val="24"/>
          <w:rPrChange w:id="4508" w:author="Valeria Tapia" w:date="2026-10-05T12:53:00Z">
            <w:rPr>
              <w:b/>
              <w:szCs w:val="24"/>
            </w:rPr>
          </w:rPrChange>
        </w:rPr>
        <w:t>).</w:t>
      </w:r>
      <w:r w:rsidRPr="001B5D1A">
        <w:rPr>
          <w:color w:val="FF0000"/>
          <w:szCs w:val="24"/>
          <w:rPrChange w:id="4509" w:author="Valeria Tapia" w:date="2026-10-05T12:53:00Z">
            <w:rPr>
              <w:szCs w:val="24"/>
            </w:rPr>
          </w:rPrChange>
        </w:rPr>
        <w:t xml:space="preserve"> I. El desarrollo de las </w:t>
      </w:r>
      <w:r w:rsidRPr="001B5D1A">
        <w:rPr>
          <w:color w:val="FF0000"/>
          <w:szCs w:val="24"/>
          <w:highlight w:val="green"/>
          <w:rPrChange w:id="4510" w:author="Valeria Tapia" w:date="2026-10-05T12:53:00Z">
            <w:rPr>
              <w:szCs w:val="24"/>
            </w:rPr>
          </w:rPrChange>
        </w:rPr>
        <w:t>funcionalidades será</w:t>
      </w:r>
      <w:r w:rsidR="0035516B" w:rsidRPr="001B5D1A">
        <w:rPr>
          <w:color w:val="FF0000"/>
          <w:szCs w:val="24"/>
          <w:highlight w:val="green"/>
          <w:rPrChange w:id="4511" w:author="Valeria Tapia" w:date="2026-10-05T12:53:00Z">
            <w:rPr>
              <w:szCs w:val="24"/>
            </w:rPr>
          </w:rPrChange>
        </w:rPr>
        <w:t>n</w:t>
      </w:r>
      <w:r w:rsidRPr="001B5D1A">
        <w:rPr>
          <w:color w:val="FF0000"/>
          <w:szCs w:val="24"/>
          <w:highlight w:val="green"/>
          <w:rPrChange w:id="4512" w:author="Valeria Tapia" w:date="2026-10-05T12:53:00Z">
            <w:rPr>
              <w:szCs w:val="24"/>
            </w:rPr>
          </w:rPrChange>
        </w:rPr>
        <w:t xml:space="preserve"> efectuad</w:t>
      </w:r>
      <w:r w:rsidR="0035516B" w:rsidRPr="001B5D1A">
        <w:rPr>
          <w:color w:val="FF0000"/>
          <w:szCs w:val="24"/>
          <w:highlight w:val="green"/>
          <w:rPrChange w:id="4513" w:author="Valeria Tapia" w:date="2026-10-05T12:53:00Z">
            <w:rPr>
              <w:szCs w:val="24"/>
            </w:rPr>
          </w:rPrChange>
        </w:rPr>
        <w:t>as</w:t>
      </w:r>
      <w:r w:rsidRPr="001B5D1A">
        <w:rPr>
          <w:color w:val="FF0000"/>
          <w:szCs w:val="24"/>
          <w:highlight w:val="green"/>
          <w:rPrChange w:id="4514" w:author="Valeria Tapia" w:date="2026-10-05T12:53:00Z">
            <w:rPr>
              <w:szCs w:val="24"/>
            </w:rPr>
          </w:rPrChange>
        </w:rPr>
        <w:t xml:space="preserve"> por la</w:t>
      </w:r>
      <w:ins w:id="4515" w:author="Valeria Tapia" w:date="2026-09-28T12:37:00Z">
        <w:r w:rsidR="006D35B7" w:rsidRPr="001B5D1A">
          <w:rPr>
            <w:color w:val="FF0000"/>
            <w:szCs w:val="24"/>
            <w:highlight w:val="green"/>
            <w:rPrChange w:id="4516" w:author="Valeria Tapia" w:date="2026-10-05T12:53:00Z">
              <w:rPr>
                <w:szCs w:val="24"/>
              </w:rPr>
            </w:rPrChange>
          </w:rPr>
          <w:t xml:space="preserve">s áreas tecnológicas de la </w:t>
        </w:r>
      </w:ins>
      <w:del w:id="4517" w:author="Valeria Tapia" w:date="2026-09-28T12:37:00Z">
        <w:r w:rsidRPr="001B5D1A" w:rsidDel="006D35B7">
          <w:rPr>
            <w:color w:val="FF0000"/>
            <w:szCs w:val="24"/>
            <w:highlight w:val="green"/>
            <w:rPrChange w:id="4518" w:author="Valeria Tapia" w:date="2026-10-05T12:53:00Z">
              <w:rPr>
                <w:szCs w:val="24"/>
              </w:rPr>
            </w:rPrChange>
          </w:rPr>
          <w:delText xml:space="preserve"> </w:delText>
        </w:r>
      </w:del>
      <w:r w:rsidRPr="001B5D1A">
        <w:rPr>
          <w:color w:val="FF0000"/>
          <w:szCs w:val="24"/>
          <w:highlight w:val="green"/>
          <w:rPrChange w:id="4519" w:author="Valeria Tapia" w:date="2026-10-05T12:53:00Z">
            <w:rPr>
              <w:szCs w:val="24"/>
            </w:rPr>
          </w:rPrChange>
        </w:rPr>
        <w:t>AN</w:t>
      </w:r>
      <w:r w:rsidR="008344A4" w:rsidRPr="001B5D1A">
        <w:rPr>
          <w:color w:val="FF0000"/>
          <w:szCs w:val="24"/>
          <w:highlight w:val="green"/>
          <w:rPrChange w:id="4520" w:author="Valeria Tapia" w:date="2026-10-05T12:53:00Z">
            <w:rPr>
              <w:szCs w:val="24"/>
            </w:rPr>
          </w:rPrChange>
        </w:rPr>
        <w:t xml:space="preserve"> y las EPEs</w:t>
      </w:r>
      <w:ins w:id="4521" w:author="Valeria Tapia" w:date="2026-09-25T18:34:00Z">
        <w:r w:rsidR="00AC5310" w:rsidRPr="001B5D1A">
          <w:rPr>
            <w:color w:val="FF0000"/>
            <w:szCs w:val="24"/>
            <w:highlight w:val="green"/>
            <w:rPrChange w:id="4522" w:author="Valeria Tapia" w:date="2026-10-05T12:53:00Z">
              <w:rPr>
                <w:szCs w:val="24"/>
              </w:rPr>
            </w:rPrChange>
          </w:rPr>
          <w:t xml:space="preserve"> conforme</w:t>
        </w:r>
      </w:ins>
      <w:del w:id="4523" w:author="Valeria Tapia" w:date="2026-09-25T18:27:00Z">
        <w:r w:rsidR="008344A4" w:rsidRPr="001B5D1A" w:rsidDel="008B2EB3">
          <w:rPr>
            <w:color w:val="FF0000"/>
            <w:szCs w:val="24"/>
            <w:highlight w:val="green"/>
            <w:rPrChange w:id="4524" w:author="Valeria Tapia" w:date="2026-10-05T12:53:00Z">
              <w:rPr>
                <w:szCs w:val="24"/>
              </w:rPr>
            </w:rPrChange>
          </w:rPr>
          <w:delText xml:space="preserve"> </w:delText>
        </w:r>
      </w:del>
      <w:del w:id="4525" w:author="Valeria Tapia" w:date="2026-09-25T18:34:00Z">
        <w:r w:rsidR="008344A4" w:rsidRPr="001B5D1A" w:rsidDel="00AC5310">
          <w:rPr>
            <w:color w:val="FF0000"/>
            <w:szCs w:val="24"/>
            <w:highlight w:val="green"/>
            <w:rPrChange w:id="4526" w:author="Valeria Tapia" w:date="2026-10-05T12:53:00Z">
              <w:rPr>
                <w:szCs w:val="24"/>
              </w:rPr>
            </w:rPrChange>
          </w:rPr>
          <w:delText>según</w:delText>
        </w:r>
      </w:del>
      <w:ins w:id="4527" w:author="Valeria Tapia" w:date="2026-09-25T18:34:00Z">
        <w:r w:rsidR="00AC5310" w:rsidRPr="001B5D1A">
          <w:rPr>
            <w:color w:val="FF0000"/>
            <w:szCs w:val="24"/>
            <w:highlight w:val="green"/>
            <w:rPrChange w:id="4528" w:author="Valeria Tapia" w:date="2026-10-05T12:53:00Z">
              <w:rPr>
                <w:szCs w:val="24"/>
              </w:rPr>
            </w:rPrChange>
          </w:rPr>
          <w:t xml:space="preserve"> R-711</w:t>
        </w:r>
      </w:ins>
      <w:del w:id="4529" w:author="Valeria Tapia" w:date="2026-09-25T18:34:00Z">
        <w:r w:rsidR="008344A4" w:rsidRPr="001B5D1A" w:rsidDel="00AC5310">
          <w:rPr>
            <w:color w:val="FF0000"/>
            <w:szCs w:val="24"/>
            <w:highlight w:val="green"/>
            <w:rPrChange w:id="4530" w:author="Valeria Tapia" w:date="2026-10-05T12:53:00Z">
              <w:rPr>
                <w:szCs w:val="24"/>
              </w:rPr>
            </w:rPrChange>
          </w:rPr>
          <w:delText xml:space="preserve"> Plan de Trabajo</w:delText>
        </w:r>
      </w:del>
      <w:r w:rsidR="00550CD1" w:rsidRPr="001B5D1A">
        <w:rPr>
          <w:color w:val="FF0000"/>
          <w:szCs w:val="24"/>
          <w:highlight w:val="green"/>
          <w:rPrChange w:id="4531" w:author="Valeria Tapia" w:date="2026-10-05T12:53:00Z">
            <w:rPr>
              <w:szCs w:val="24"/>
            </w:rPr>
          </w:rPrChange>
        </w:rPr>
        <w:t>,</w:t>
      </w:r>
      <w:ins w:id="4532" w:author="Valeria Tapia" w:date="2026-09-28T12:37:00Z">
        <w:r w:rsidR="006D35B7" w:rsidRPr="001B5D1A">
          <w:rPr>
            <w:color w:val="FF0000"/>
            <w:szCs w:val="24"/>
            <w:highlight w:val="green"/>
            <w:rPrChange w:id="4533" w:author="Valeria Tapia" w:date="2026-10-05T12:53:00Z">
              <w:rPr>
                <w:szCs w:val="24"/>
              </w:rPr>
            </w:rPrChange>
          </w:rPr>
          <w:t xml:space="preserve"> en aquellos casos en los que las EPEs cuenten con un sistema</w:t>
        </w:r>
      </w:ins>
      <w:r w:rsidR="00550CD1" w:rsidRPr="001B5D1A">
        <w:rPr>
          <w:color w:val="FF0000"/>
          <w:szCs w:val="24"/>
          <w:highlight w:val="green"/>
          <w:rPrChange w:id="4534" w:author="Valeria Tapia" w:date="2026-10-05T12:53:00Z">
            <w:rPr>
              <w:szCs w:val="24"/>
            </w:rPr>
          </w:rPrChange>
        </w:rPr>
        <w:t xml:space="preserve"> una vez concluidas las actividades previstas en el Artículo 3</w:t>
      </w:r>
      <w:r w:rsidR="001C0477" w:rsidRPr="001B5D1A">
        <w:rPr>
          <w:color w:val="FF0000"/>
          <w:szCs w:val="24"/>
          <w:highlight w:val="green"/>
          <w:rPrChange w:id="4535" w:author="Valeria Tapia" w:date="2026-10-05T12:53:00Z">
            <w:rPr>
              <w:szCs w:val="24"/>
            </w:rPr>
          </w:rPrChange>
        </w:rPr>
        <w:t>6</w:t>
      </w:r>
      <w:r w:rsidR="00550CD1" w:rsidRPr="001B5D1A">
        <w:rPr>
          <w:color w:val="FF0000"/>
          <w:szCs w:val="24"/>
          <w:highlight w:val="green"/>
          <w:rPrChange w:id="4536" w:author="Valeria Tapia" w:date="2026-10-05T12:53:00Z">
            <w:rPr>
              <w:szCs w:val="24"/>
            </w:rPr>
          </w:rPrChange>
        </w:rPr>
        <w:t xml:space="preserve"> del presente Reglamento</w:t>
      </w:r>
      <w:r w:rsidRPr="001B5D1A">
        <w:rPr>
          <w:color w:val="FF0000"/>
          <w:szCs w:val="24"/>
          <w:highlight w:val="green"/>
          <w:rPrChange w:id="4537" w:author="Valeria Tapia" w:date="2026-10-05T12:53:00Z">
            <w:rPr>
              <w:szCs w:val="24"/>
            </w:rPr>
          </w:rPrChange>
        </w:rPr>
        <w:t>.</w:t>
      </w:r>
      <w:ins w:id="4538" w:author="Valeria Tapia" w:date="2026-09-28T12:38:00Z">
        <w:r w:rsidR="006D35B7" w:rsidRPr="001B5D1A">
          <w:rPr>
            <w:color w:val="FF0000"/>
            <w:szCs w:val="24"/>
            <w:rPrChange w:id="4539" w:author="Valeria Tapia" w:date="2026-10-05T12:53:00Z">
              <w:rPr>
                <w:szCs w:val="24"/>
              </w:rPr>
            </w:rPrChange>
          </w:rPr>
          <w:t xml:space="preserve"> </w:t>
        </w:r>
      </w:ins>
    </w:p>
    <w:p w14:paraId="569B2B70" w14:textId="77777777" w:rsidR="007250D1" w:rsidRPr="001B5D1A" w:rsidRDefault="007250D1" w:rsidP="007250D1">
      <w:pPr>
        <w:pStyle w:val="Prrafodelista"/>
        <w:ind w:left="284"/>
        <w:rPr>
          <w:color w:val="FF0000"/>
          <w:szCs w:val="24"/>
          <w:rPrChange w:id="4540" w:author="Valeria Tapia" w:date="2026-10-05T12:53:00Z">
            <w:rPr>
              <w:szCs w:val="24"/>
            </w:rPr>
          </w:rPrChange>
        </w:rPr>
      </w:pPr>
    </w:p>
    <w:p w14:paraId="551DE785" w14:textId="3DF4BEDE" w:rsidR="00282C3C" w:rsidRPr="001B5D1A" w:rsidRDefault="00282C3C" w:rsidP="00D17366">
      <w:pPr>
        <w:pStyle w:val="Textoindependienteprimerasangra2"/>
        <w:numPr>
          <w:ilvl w:val="0"/>
          <w:numId w:val="30"/>
        </w:numPr>
        <w:tabs>
          <w:tab w:val="left" w:pos="284"/>
        </w:tabs>
        <w:ind w:left="0" w:firstLine="0"/>
        <w:jc w:val="both"/>
        <w:rPr>
          <w:color w:val="FF0000"/>
          <w:szCs w:val="24"/>
          <w:rPrChange w:id="4541" w:author="Valeria Tapia" w:date="2026-10-05T12:53:00Z">
            <w:rPr>
              <w:szCs w:val="24"/>
            </w:rPr>
          </w:rPrChange>
        </w:rPr>
      </w:pPr>
      <w:r w:rsidRPr="001B5D1A">
        <w:rPr>
          <w:color w:val="FF0000"/>
          <w:szCs w:val="24"/>
          <w:rPrChange w:id="4542" w:author="Valeria Tapia" w:date="2026-10-05T12:53:00Z">
            <w:rPr>
              <w:szCs w:val="24"/>
            </w:rPr>
          </w:rPrChange>
        </w:rPr>
        <w:t>La AN y la</w:t>
      </w:r>
      <w:r w:rsidR="0035516B" w:rsidRPr="001B5D1A">
        <w:rPr>
          <w:color w:val="FF0000"/>
          <w:szCs w:val="24"/>
          <w:rPrChange w:id="4543" w:author="Valeria Tapia" w:date="2026-10-05T12:53:00Z">
            <w:rPr>
              <w:szCs w:val="24"/>
            </w:rPr>
          </w:rPrChange>
        </w:rPr>
        <w:t>s</w:t>
      </w:r>
      <w:r w:rsidRPr="001B5D1A">
        <w:rPr>
          <w:color w:val="FF0000"/>
          <w:szCs w:val="24"/>
          <w:rPrChange w:id="4544" w:author="Valeria Tapia" w:date="2026-10-05T12:53:00Z">
            <w:rPr>
              <w:szCs w:val="24"/>
            </w:rPr>
          </w:rPrChange>
        </w:rPr>
        <w:t xml:space="preserve"> EPEs </w:t>
      </w:r>
      <w:r w:rsidR="001A5FDA" w:rsidRPr="001B5D1A">
        <w:rPr>
          <w:color w:val="FF0000"/>
          <w:szCs w:val="24"/>
          <w:rPrChange w:id="4545" w:author="Valeria Tapia" w:date="2026-10-05T12:53:00Z">
            <w:rPr>
              <w:szCs w:val="24"/>
            </w:rPr>
          </w:rPrChange>
        </w:rPr>
        <w:t>realizarán</w:t>
      </w:r>
      <w:r w:rsidR="00016E16" w:rsidRPr="001B5D1A">
        <w:rPr>
          <w:color w:val="FF0000"/>
          <w:szCs w:val="24"/>
          <w:rPrChange w:id="4546" w:author="Valeria Tapia" w:date="2026-10-05T12:53:00Z">
            <w:rPr>
              <w:szCs w:val="24"/>
            </w:rPr>
          </w:rPrChange>
        </w:rPr>
        <w:t xml:space="preserve"> </w:t>
      </w:r>
      <w:r w:rsidR="001A5FDA" w:rsidRPr="001B5D1A">
        <w:rPr>
          <w:color w:val="FF0000"/>
          <w:szCs w:val="24"/>
          <w:rPrChange w:id="4547" w:author="Valeria Tapia" w:date="2026-10-05T12:53:00Z">
            <w:rPr>
              <w:szCs w:val="24"/>
            </w:rPr>
          </w:rPrChange>
        </w:rPr>
        <w:t>las</w:t>
      </w:r>
      <w:r w:rsidR="00016E16" w:rsidRPr="001B5D1A">
        <w:rPr>
          <w:color w:val="FF0000"/>
          <w:szCs w:val="24"/>
          <w:rPrChange w:id="4548" w:author="Valeria Tapia" w:date="2026-10-05T12:53:00Z">
            <w:rPr>
              <w:szCs w:val="24"/>
            </w:rPr>
          </w:rPrChange>
        </w:rPr>
        <w:t xml:space="preserve"> presentaciones parciales</w:t>
      </w:r>
      <w:r w:rsidR="00550CD1" w:rsidRPr="001B5D1A">
        <w:rPr>
          <w:color w:val="FF0000"/>
          <w:szCs w:val="24"/>
          <w:rPrChange w:id="4549" w:author="Valeria Tapia" w:date="2026-10-05T12:53:00Z">
            <w:rPr>
              <w:szCs w:val="24"/>
            </w:rPr>
          </w:rPrChange>
        </w:rPr>
        <w:t xml:space="preserve"> de </w:t>
      </w:r>
      <w:r w:rsidR="00922E1D" w:rsidRPr="001B5D1A">
        <w:rPr>
          <w:color w:val="FF0000"/>
          <w:szCs w:val="24"/>
          <w:rPrChange w:id="4550" w:author="Valeria Tapia" w:date="2026-10-05T12:53:00Z">
            <w:rPr>
              <w:szCs w:val="24"/>
            </w:rPr>
          </w:rPrChange>
        </w:rPr>
        <w:t>las funcionalidades desarrolladas en sus sistemas</w:t>
      </w:r>
      <w:r w:rsidR="00550CD1" w:rsidRPr="001B5D1A">
        <w:rPr>
          <w:color w:val="FF0000"/>
          <w:szCs w:val="24"/>
          <w:rPrChange w:id="4551" w:author="Valeria Tapia" w:date="2026-10-05T12:53:00Z">
            <w:rPr>
              <w:szCs w:val="24"/>
            </w:rPr>
          </w:rPrChange>
        </w:rPr>
        <w:t xml:space="preserve">, </w:t>
      </w:r>
      <w:r w:rsidR="001A5FDA" w:rsidRPr="001B5D1A">
        <w:rPr>
          <w:color w:val="FF0000"/>
          <w:szCs w:val="24"/>
          <w:rPrChange w:id="4552" w:author="Valeria Tapia" w:date="2026-10-05T12:53:00Z">
            <w:rPr>
              <w:szCs w:val="24"/>
            </w:rPr>
          </w:rPrChange>
        </w:rPr>
        <w:t>de acuerdo a los plazos establecidos</w:t>
      </w:r>
      <w:del w:id="4553" w:author="Valeria Tapia" w:date="2026-09-25T18:26:00Z">
        <w:r w:rsidR="001A5FDA" w:rsidRPr="001B5D1A" w:rsidDel="008B2EB3">
          <w:rPr>
            <w:color w:val="FF0000"/>
            <w:szCs w:val="24"/>
            <w:rPrChange w:id="4554" w:author="Valeria Tapia" w:date="2026-10-05T12:53:00Z">
              <w:rPr>
                <w:szCs w:val="24"/>
              </w:rPr>
            </w:rPrChange>
          </w:rPr>
          <w:delText xml:space="preserve"> </w:delText>
        </w:r>
        <w:r w:rsidR="00EA369F" w:rsidRPr="001B5D1A" w:rsidDel="008B2EB3">
          <w:rPr>
            <w:color w:val="FF0000"/>
            <w:szCs w:val="24"/>
            <w:rPrChange w:id="4555" w:author="Valeria Tapia" w:date="2026-10-05T12:53:00Z">
              <w:rPr>
                <w:szCs w:val="24"/>
              </w:rPr>
            </w:rPrChange>
          </w:rPr>
          <w:delText xml:space="preserve">en el </w:delText>
        </w:r>
        <w:r w:rsidR="00E560DB" w:rsidRPr="001B5D1A" w:rsidDel="008B2EB3">
          <w:rPr>
            <w:color w:val="FF0000"/>
            <w:szCs w:val="24"/>
            <w:rPrChange w:id="4556" w:author="Valeria Tapia" w:date="2026-10-05T12:53:00Z">
              <w:rPr>
                <w:szCs w:val="24"/>
              </w:rPr>
            </w:rPrChange>
          </w:rPr>
          <w:delText xml:space="preserve">Registro </w:delText>
        </w:r>
        <w:r w:rsidR="001776F7" w:rsidRPr="001B5D1A" w:rsidDel="008B2EB3">
          <w:rPr>
            <w:color w:val="FF0000"/>
            <w:szCs w:val="24"/>
            <w:rPrChange w:id="4557" w:author="Valeria Tapia" w:date="2026-10-05T12:53:00Z">
              <w:rPr>
                <w:szCs w:val="24"/>
              </w:rPr>
            </w:rPrChange>
          </w:rPr>
          <w:delText>de Programación de Actividades para el</w:delText>
        </w:r>
        <w:r w:rsidR="00EA369F" w:rsidRPr="001B5D1A" w:rsidDel="008B2EB3">
          <w:rPr>
            <w:color w:val="FF0000"/>
            <w:szCs w:val="24"/>
            <w:rPrChange w:id="4558" w:author="Valeria Tapia" w:date="2026-10-05T12:53:00Z">
              <w:rPr>
                <w:szCs w:val="24"/>
              </w:rPr>
            </w:rPrChange>
          </w:rPr>
          <w:delText xml:space="preserve"> Desarrollo</w:delText>
        </w:r>
        <w:r w:rsidR="001776F7" w:rsidRPr="001B5D1A" w:rsidDel="008B2EB3">
          <w:rPr>
            <w:color w:val="FF0000"/>
            <w:szCs w:val="24"/>
            <w:rPrChange w:id="4559" w:author="Valeria Tapia" w:date="2026-10-05T12:53:00Z">
              <w:rPr>
                <w:szCs w:val="24"/>
              </w:rPr>
            </w:rPrChange>
          </w:rPr>
          <w:delText xml:space="preserve"> Funcional</w:delText>
        </w:r>
      </w:del>
      <w:r w:rsidR="001776F7" w:rsidRPr="001B5D1A">
        <w:rPr>
          <w:color w:val="FF0000"/>
          <w:szCs w:val="24"/>
          <w:rPrChange w:id="4560" w:author="Valeria Tapia" w:date="2026-10-05T12:53:00Z">
            <w:rPr>
              <w:szCs w:val="24"/>
            </w:rPr>
          </w:rPrChange>
        </w:rPr>
        <w:t>,</w:t>
      </w:r>
      <w:r w:rsidR="00EA369F" w:rsidRPr="001B5D1A">
        <w:rPr>
          <w:color w:val="FF0000"/>
          <w:szCs w:val="24"/>
          <w:rPrChange w:id="4561" w:author="Valeria Tapia" w:date="2026-10-05T12:53:00Z">
            <w:rPr>
              <w:szCs w:val="24"/>
            </w:rPr>
          </w:rPrChange>
        </w:rPr>
        <w:t xml:space="preserve"> </w:t>
      </w:r>
      <w:r w:rsidR="00550CD1" w:rsidRPr="001B5D1A">
        <w:rPr>
          <w:color w:val="FF0000"/>
          <w:szCs w:val="24"/>
          <w:rPrChange w:id="4562" w:author="Valeria Tapia" w:date="2026-10-05T12:53:00Z">
            <w:rPr>
              <w:szCs w:val="24"/>
            </w:rPr>
          </w:rPrChange>
        </w:rPr>
        <w:t>por sus áreas tecnológicas</w:t>
      </w:r>
      <w:r w:rsidR="004E434E" w:rsidRPr="001B5D1A">
        <w:rPr>
          <w:color w:val="FF0000"/>
          <w:szCs w:val="24"/>
          <w:rPrChange w:id="4563" w:author="Valeria Tapia" w:date="2026-10-05T12:53:00Z">
            <w:rPr>
              <w:szCs w:val="24"/>
            </w:rPr>
          </w:rPrChange>
        </w:rPr>
        <w:t xml:space="preserve"> </w:t>
      </w:r>
      <w:ins w:id="4564" w:author="Valeria Tapia" w:date="2026-09-25T18:27:00Z">
        <w:r w:rsidR="008B2EB3" w:rsidRPr="001B5D1A">
          <w:rPr>
            <w:color w:val="FF0000"/>
            <w:szCs w:val="24"/>
            <w:rPrChange w:id="4565" w:author="Valeria Tapia" w:date="2026-10-05T12:53:00Z">
              <w:rPr>
                <w:szCs w:val="24"/>
              </w:rPr>
            </w:rPrChange>
          </w:rPr>
          <w:t xml:space="preserve">en el R-711, </w:t>
        </w:r>
      </w:ins>
      <w:r w:rsidR="004E434E" w:rsidRPr="001B5D1A">
        <w:rPr>
          <w:color w:val="FF0000"/>
          <w:szCs w:val="24"/>
          <w:rPrChange w:id="4566" w:author="Valeria Tapia" w:date="2026-10-05T12:53:00Z">
            <w:rPr>
              <w:szCs w:val="24"/>
            </w:rPr>
          </w:rPrChange>
        </w:rPr>
        <w:t>conforme el Anexo 6 del presente Reglamento</w:t>
      </w:r>
      <w:r w:rsidR="00016E16" w:rsidRPr="001B5D1A">
        <w:rPr>
          <w:color w:val="FF0000"/>
          <w:szCs w:val="24"/>
          <w:rPrChange w:id="4567" w:author="Valeria Tapia" w:date="2026-10-05T12:53:00Z">
            <w:rPr>
              <w:szCs w:val="24"/>
            </w:rPr>
          </w:rPrChange>
        </w:rPr>
        <w:t>.</w:t>
      </w:r>
    </w:p>
    <w:p w14:paraId="694E6F9C" w14:textId="77777777" w:rsidR="00550CD1" w:rsidRPr="001B5D1A" w:rsidRDefault="00550CD1" w:rsidP="00DE605E">
      <w:pPr>
        <w:pStyle w:val="Textoindependienteprimerasangra2"/>
        <w:tabs>
          <w:tab w:val="left" w:pos="284"/>
        </w:tabs>
        <w:ind w:left="0" w:firstLine="0"/>
        <w:jc w:val="both"/>
        <w:rPr>
          <w:color w:val="FF0000"/>
          <w:szCs w:val="24"/>
          <w:rPrChange w:id="4568" w:author="Valeria Tapia" w:date="2026-10-05T12:53:00Z">
            <w:rPr>
              <w:szCs w:val="24"/>
            </w:rPr>
          </w:rPrChange>
        </w:rPr>
      </w:pPr>
    </w:p>
    <w:p w14:paraId="25D2E42F" w14:textId="4968B380" w:rsidR="00367A0B" w:rsidRPr="001B5D1A" w:rsidDel="00B325EC" w:rsidRDefault="00367A0B">
      <w:pPr>
        <w:pStyle w:val="Textoindependienteprimerasangra2"/>
        <w:numPr>
          <w:ilvl w:val="0"/>
          <w:numId w:val="30"/>
        </w:numPr>
        <w:tabs>
          <w:tab w:val="left" w:pos="284"/>
        </w:tabs>
        <w:ind w:left="0" w:firstLine="0"/>
        <w:jc w:val="both"/>
        <w:rPr>
          <w:del w:id="4569" w:author="Valeria Tapia" w:date="2026-09-25T18:56:00Z"/>
          <w:color w:val="FF0000"/>
          <w:szCs w:val="24"/>
          <w:rPrChange w:id="4570" w:author="Valeria Tapia" w:date="2026-10-05T12:53:00Z">
            <w:rPr>
              <w:del w:id="4571" w:author="Valeria Tapia" w:date="2026-09-25T18:56:00Z"/>
              <w:szCs w:val="24"/>
            </w:rPr>
          </w:rPrChange>
        </w:rPr>
        <w:pPrChange w:id="4572" w:author="Valeria Tapia" w:date="2026-09-28T12:39:00Z">
          <w:pPr>
            <w:pStyle w:val="Textoindependienteprimerasangra2"/>
            <w:tabs>
              <w:tab w:val="left" w:pos="284"/>
            </w:tabs>
            <w:ind w:left="0" w:firstLine="0"/>
            <w:jc w:val="both"/>
          </w:pPr>
        </w:pPrChange>
      </w:pPr>
      <w:del w:id="4573" w:author="Valeria Tapia" w:date="2026-09-28T12:38:00Z">
        <w:r w:rsidRPr="001B5D1A" w:rsidDel="006D35B7">
          <w:rPr>
            <w:color w:val="FF0000"/>
            <w:szCs w:val="24"/>
            <w:rPrChange w:id="4574" w:author="Valeria Tapia" w:date="2026-10-05T12:53:00Z">
              <w:rPr>
                <w:szCs w:val="24"/>
              </w:rPr>
            </w:rPrChange>
          </w:rPr>
          <w:lastRenderedPageBreak/>
          <w:delText>La</w:delText>
        </w:r>
      </w:del>
      <w:ins w:id="4575" w:author="Valeria Tapia" w:date="2026-09-28T12:38:00Z">
        <w:r w:rsidR="006D35B7" w:rsidRPr="001B5D1A">
          <w:rPr>
            <w:color w:val="FF0000"/>
            <w:szCs w:val="24"/>
            <w:rPrChange w:id="4576" w:author="Valeria Tapia" w:date="2026-10-05T12:53:00Z">
              <w:rPr>
                <w:szCs w:val="24"/>
              </w:rPr>
            </w:rPrChange>
          </w:rPr>
          <w:t xml:space="preserve"> </w:t>
        </w:r>
        <w:r w:rsidR="006D35B7" w:rsidRPr="001B5D1A">
          <w:rPr>
            <w:color w:val="FF0000"/>
            <w:szCs w:val="24"/>
            <w:highlight w:val="green"/>
            <w:rPrChange w:id="4577" w:author="Valeria Tapia" w:date="2026-10-05T12:53:00Z">
              <w:rPr>
                <w:szCs w:val="24"/>
              </w:rPr>
            </w:rPrChange>
          </w:rPr>
          <w:t>La</w:t>
        </w:r>
      </w:ins>
      <w:r w:rsidRPr="001B5D1A">
        <w:rPr>
          <w:color w:val="FF0000"/>
          <w:szCs w:val="24"/>
          <w:highlight w:val="green"/>
          <w:rPrChange w:id="4578" w:author="Valeria Tapia" w:date="2026-10-05T12:53:00Z">
            <w:rPr>
              <w:szCs w:val="24"/>
            </w:rPr>
          </w:rPrChange>
        </w:rPr>
        <w:t xml:space="preserve">s EPEs </w:t>
      </w:r>
      <w:r w:rsidR="00922E1D" w:rsidRPr="001B5D1A">
        <w:rPr>
          <w:color w:val="FF0000"/>
          <w:szCs w:val="24"/>
          <w:highlight w:val="green"/>
          <w:rPrChange w:id="4579" w:author="Valeria Tapia" w:date="2026-10-05T12:53:00Z">
            <w:rPr>
              <w:szCs w:val="24"/>
            </w:rPr>
          </w:rPrChange>
        </w:rPr>
        <w:t xml:space="preserve">deben </w:t>
      </w:r>
      <w:r w:rsidRPr="001B5D1A">
        <w:rPr>
          <w:color w:val="FF0000"/>
          <w:szCs w:val="24"/>
          <w:highlight w:val="green"/>
          <w:rPrChange w:id="4580" w:author="Valeria Tapia" w:date="2026-10-05T12:53:00Z">
            <w:rPr>
              <w:szCs w:val="24"/>
            </w:rPr>
          </w:rPrChange>
        </w:rPr>
        <w:t>implementar la firma digital,</w:t>
      </w:r>
      <w:ins w:id="4581" w:author="Valeria Tapia" w:date="2026-09-24T11:21:00Z">
        <w:r w:rsidR="007411DA" w:rsidRPr="001B5D1A">
          <w:rPr>
            <w:color w:val="FF0000"/>
            <w:szCs w:val="24"/>
            <w:highlight w:val="green"/>
            <w:rPrChange w:id="4582" w:author="Valeria Tapia" w:date="2026-10-05T12:53:00Z">
              <w:rPr>
                <w:szCs w:val="24"/>
              </w:rPr>
            </w:rPrChange>
          </w:rPr>
          <w:t xml:space="preserve"> para realizar todo intercambio de información en la VUCE,</w:t>
        </w:r>
      </w:ins>
      <w:r w:rsidRPr="001B5D1A">
        <w:rPr>
          <w:color w:val="FF0000"/>
          <w:szCs w:val="24"/>
          <w:highlight w:val="green"/>
          <w:rPrChange w:id="4583" w:author="Valeria Tapia" w:date="2026-10-05T12:53:00Z">
            <w:rPr>
              <w:szCs w:val="24"/>
            </w:rPr>
          </w:rPrChange>
        </w:rPr>
        <w:t xml:space="preserve"> </w:t>
      </w:r>
      <w:del w:id="4584" w:author="Valeria Tapia" w:date="2026-09-24T11:27:00Z">
        <w:r w:rsidRPr="001B5D1A" w:rsidDel="00AA26AD">
          <w:rPr>
            <w:color w:val="FF0000"/>
            <w:szCs w:val="24"/>
            <w:highlight w:val="green"/>
            <w:rPrChange w:id="4585" w:author="Valeria Tapia" w:date="2026-10-05T12:53:00Z">
              <w:rPr>
                <w:szCs w:val="24"/>
              </w:rPr>
            </w:rPrChange>
          </w:rPr>
          <w:delText>el aprobador de documentos de ciudadanía digital</w:delText>
        </w:r>
      </w:del>
      <w:del w:id="4586" w:author="Valeria Tapia" w:date="2026-09-25T18:31:00Z">
        <w:r w:rsidRPr="001B5D1A" w:rsidDel="00AC5310">
          <w:rPr>
            <w:color w:val="FF0000"/>
            <w:szCs w:val="24"/>
            <w:highlight w:val="green"/>
            <w:rPrChange w:id="4587" w:author="Valeria Tapia" w:date="2026-10-05T12:53:00Z">
              <w:rPr>
                <w:szCs w:val="24"/>
              </w:rPr>
            </w:rPrChange>
          </w:rPr>
          <w:delText xml:space="preserve">, </w:delText>
        </w:r>
      </w:del>
      <w:r w:rsidRPr="001B5D1A">
        <w:rPr>
          <w:color w:val="FF0000"/>
          <w:szCs w:val="24"/>
          <w:highlight w:val="green"/>
          <w:rPrChange w:id="4588" w:author="Valeria Tapia" w:date="2026-10-05T12:53:00Z">
            <w:rPr>
              <w:szCs w:val="24"/>
            </w:rPr>
          </w:rPrChange>
        </w:rPr>
        <w:t>la facturación electrónica</w:t>
      </w:r>
      <w:r w:rsidR="00922E1D" w:rsidRPr="001B5D1A">
        <w:rPr>
          <w:color w:val="FF0000"/>
          <w:szCs w:val="24"/>
          <w:highlight w:val="green"/>
          <w:rPrChange w:id="4589" w:author="Valeria Tapia" w:date="2026-10-05T12:53:00Z">
            <w:rPr>
              <w:szCs w:val="24"/>
            </w:rPr>
          </w:rPrChange>
        </w:rPr>
        <w:t xml:space="preserve"> y</w:t>
      </w:r>
      <w:r w:rsidRPr="001B5D1A">
        <w:rPr>
          <w:color w:val="FF0000"/>
          <w:szCs w:val="24"/>
          <w:highlight w:val="green"/>
          <w:rPrChange w:id="4590" w:author="Valeria Tapia" w:date="2026-10-05T12:53:00Z">
            <w:rPr>
              <w:szCs w:val="24"/>
            </w:rPr>
          </w:rPrChange>
        </w:rPr>
        <w:t xml:space="preserve"> pasarela de pagos</w:t>
      </w:r>
      <w:r w:rsidR="00922E1D" w:rsidRPr="001B5D1A">
        <w:rPr>
          <w:color w:val="FF0000"/>
          <w:szCs w:val="24"/>
          <w:highlight w:val="green"/>
          <w:rPrChange w:id="4591" w:author="Valeria Tapia" w:date="2026-10-05T12:53:00Z">
            <w:rPr>
              <w:color w:val="0070C0"/>
            </w:rPr>
          </w:rPrChange>
        </w:rPr>
        <w:t xml:space="preserve"> </w:t>
      </w:r>
      <w:r w:rsidR="00AB53C2" w:rsidRPr="001B5D1A">
        <w:rPr>
          <w:color w:val="FF0000"/>
          <w:szCs w:val="24"/>
          <w:highlight w:val="green"/>
          <w:rPrChange w:id="4592" w:author="Valeria Tapia" w:date="2026-10-05T12:53:00Z">
            <w:rPr>
              <w:szCs w:val="24"/>
            </w:rPr>
          </w:rPrChange>
        </w:rPr>
        <w:t>entre otros</w:t>
      </w:r>
      <w:r w:rsidR="001776F7" w:rsidRPr="001B5D1A">
        <w:rPr>
          <w:color w:val="FF0000"/>
          <w:szCs w:val="24"/>
          <w:highlight w:val="green"/>
          <w:rPrChange w:id="4593" w:author="Valeria Tapia" w:date="2026-10-05T12:53:00Z">
            <w:rPr>
              <w:szCs w:val="24"/>
            </w:rPr>
          </w:rPrChange>
        </w:rPr>
        <w:t xml:space="preserve"> que</w:t>
      </w:r>
      <w:r w:rsidR="00922E1D" w:rsidRPr="001B5D1A">
        <w:rPr>
          <w:color w:val="FF0000"/>
          <w:szCs w:val="24"/>
          <w:highlight w:val="green"/>
          <w:rPrChange w:id="4594" w:author="Valeria Tapia" w:date="2026-10-05T12:53:00Z">
            <w:rPr>
              <w:szCs w:val="24"/>
            </w:rPr>
          </w:rPrChange>
        </w:rPr>
        <w:t xml:space="preserve"> </w:t>
      </w:r>
      <w:r w:rsidRPr="001B5D1A">
        <w:rPr>
          <w:color w:val="FF0000"/>
          <w:szCs w:val="24"/>
          <w:highlight w:val="green"/>
          <w:rPrChange w:id="4595" w:author="Valeria Tapia" w:date="2026-10-05T12:53:00Z">
            <w:rPr>
              <w:szCs w:val="24"/>
            </w:rPr>
          </w:rPrChange>
        </w:rPr>
        <w:t>consideren necesarios</w:t>
      </w:r>
      <w:r w:rsidR="007F399C" w:rsidRPr="001B5D1A">
        <w:rPr>
          <w:color w:val="FF0000"/>
          <w:szCs w:val="24"/>
          <w:highlight w:val="green"/>
          <w:rPrChange w:id="4596" w:author="Valeria Tapia" w:date="2026-10-05T12:53:00Z">
            <w:rPr>
              <w:szCs w:val="24"/>
            </w:rPr>
          </w:rPrChange>
        </w:rPr>
        <w:t xml:space="preserve"> para</w:t>
      </w:r>
      <w:r w:rsidR="00AB53C2" w:rsidRPr="001B5D1A">
        <w:rPr>
          <w:color w:val="FF0000"/>
          <w:szCs w:val="24"/>
          <w:highlight w:val="green"/>
          <w:rPrChange w:id="4597" w:author="Valeria Tapia" w:date="2026-10-05T12:53:00Z">
            <w:rPr>
              <w:szCs w:val="24"/>
            </w:rPr>
          </w:rPrChange>
        </w:rPr>
        <w:t xml:space="preserve"> la</w:t>
      </w:r>
      <w:r w:rsidR="007F399C" w:rsidRPr="001B5D1A">
        <w:rPr>
          <w:color w:val="FF0000"/>
          <w:szCs w:val="24"/>
          <w:highlight w:val="green"/>
          <w:rPrChange w:id="4598" w:author="Valeria Tapia" w:date="2026-10-05T12:53:00Z">
            <w:rPr>
              <w:szCs w:val="24"/>
            </w:rPr>
          </w:rPrChange>
        </w:rPr>
        <w:t xml:space="preserve"> implementación del trámite APCO en la VUCE</w:t>
      </w:r>
      <w:r w:rsidR="00922E1D" w:rsidRPr="001B5D1A">
        <w:rPr>
          <w:color w:val="FF0000"/>
          <w:szCs w:val="24"/>
          <w:highlight w:val="green"/>
          <w:rPrChange w:id="4599" w:author="Valeria Tapia" w:date="2026-10-05T12:53:00Z">
            <w:rPr>
              <w:szCs w:val="24"/>
            </w:rPr>
          </w:rPrChange>
        </w:rPr>
        <w:t>.</w:t>
      </w:r>
    </w:p>
    <w:p w14:paraId="4B377427" w14:textId="77777777" w:rsidR="00B325EC" w:rsidRPr="001B5D1A" w:rsidRDefault="00B325EC">
      <w:pPr>
        <w:pStyle w:val="Textoindependienteprimerasangra2"/>
        <w:numPr>
          <w:ilvl w:val="0"/>
          <w:numId w:val="30"/>
        </w:numPr>
        <w:tabs>
          <w:tab w:val="left" w:pos="284"/>
        </w:tabs>
        <w:ind w:left="0" w:firstLine="0"/>
        <w:jc w:val="both"/>
        <w:rPr>
          <w:ins w:id="4600" w:author="Valeria Tapia" w:date="2026-10-05T11:45:00Z"/>
          <w:color w:val="FF0000"/>
          <w:szCs w:val="24"/>
          <w:rPrChange w:id="4601" w:author="Valeria Tapia" w:date="2026-10-05T12:53:00Z">
            <w:rPr>
              <w:ins w:id="4602" w:author="Valeria Tapia" w:date="2026-10-05T11:45:00Z"/>
              <w:szCs w:val="24"/>
            </w:rPr>
          </w:rPrChange>
        </w:rPr>
      </w:pPr>
    </w:p>
    <w:p w14:paraId="16DAA24A" w14:textId="77777777" w:rsidR="006D35B7" w:rsidRPr="001B5D1A" w:rsidRDefault="006D35B7" w:rsidP="00B325EC">
      <w:pPr>
        <w:pStyle w:val="Textoindependienteprimerasangra2"/>
        <w:tabs>
          <w:tab w:val="left" w:pos="284"/>
        </w:tabs>
        <w:ind w:left="0" w:firstLine="0"/>
        <w:jc w:val="both"/>
        <w:rPr>
          <w:ins w:id="4603" w:author="Valeria Tapia" w:date="2026-09-28T12:38:00Z"/>
          <w:color w:val="FF0000"/>
          <w:szCs w:val="24"/>
          <w:rPrChange w:id="4604" w:author="Valeria Tapia" w:date="2026-10-05T12:53:00Z">
            <w:rPr>
              <w:ins w:id="4605" w:author="Valeria Tapia" w:date="2026-09-28T12:38:00Z"/>
              <w:szCs w:val="24"/>
            </w:rPr>
          </w:rPrChange>
        </w:rPr>
      </w:pPr>
    </w:p>
    <w:p w14:paraId="738EC384" w14:textId="42523DD2" w:rsidR="006D35B7" w:rsidRPr="001B5D1A" w:rsidDel="00964241" w:rsidRDefault="00B325EC">
      <w:pPr>
        <w:pStyle w:val="Textoindependienteprimerasangra2"/>
        <w:tabs>
          <w:tab w:val="left" w:pos="284"/>
        </w:tabs>
        <w:ind w:left="0" w:firstLine="0"/>
        <w:jc w:val="both"/>
        <w:rPr>
          <w:ins w:id="4606" w:author="Valeria Tapia" w:date="2026-09-28T12:38:00Z"/>
          <w:del w:id="4607" w:author="Valeria Tapia " w:date="2026-10-05T02:32:00Z"/>
          <w:color w:val="FF0000"/>
          <w:szCs w:val="24"/>
          <w:highlight w:val="cyan"/>
          <w:rPrChange w:id="4608" w:author="Valeria Tapia" w:date="2026-10-05T12:53:00Z">
            <w:rPr>
              <w:ins w:id="4609" w:author="Valeria Tapia" w:date="2026-09-28T12:38:00Z"/>
              <w:del w:id="4610" w:author="Valeria Tapia " w:date="2026-10-05T02:32:00Z"/>
              <w:szCs w:val="24"/>
            </w:rPr>
          </w:rPrChange>
        </w:rPr>
        <w:pPrChange w:id="4611" w:author="Valeria Tapia" w:date="2026-09-28T12:38:00Z">
          <w:pPr>
            <w:pStyle w:val="Textoindependienteprimerasangra2"/>
            <w:numPr>
              <w:numId w:val="30"/>
            </w:numPr>
            <w:tabs>
              <w:tab w:val="left" w:pos="284"/>
            </w:tabs>
            <w:ind w:left="0" w:firstLine="0"/>
            <w:jc w:val="both"/>
          </w:pPr>
        </w:pPrChange>
      </w:pPr>
      <w:ins w:id="4612" w:author="Valeria Tapia" w:date="2026-10-05T11:45:00Z">
        <w:r w:rsidRPr="001B5D1A">
          <w:rPr>
            <w:color w:val="FF0000"/>
            <w:szCs w:val="24"/>
            <w:highlight w:val="cyan"/>
            <w:rPrChange w:id="4613" w:author="Valeria Tapia" w:date="2026-10-05T12:53:00Z">
              <w:rPr>
                <w:szCs w:val="24"/>
              </w:rPr>
            </w:rPrChange>
          </w:rPr>
          <w:t xml:space="preserve">IV. </w:t>
        </w:r>
      </w:ins>
    </w:p>
    <w:p w14:paraId="2688AFC6" w14:textId="458DB52E" w:rsidR="00367A0B" w:rsidRPr="001B5D1A" w:rsidDel="00B325EC" w:rsidRDefault="006D35B7" w:rsidP="00DE605E">
      <w:pPr>
        <w:pStyle w:val="Textoindependienteprimerasangra2"/>
        <w:tabs>
          <w:tab w:val="left" w:pos="284"/>
        </w:tabs>
        <w:ind w:left="0" w:firstLine="0"/>
        <w:jc w:val="both"/>
        <w:rPr>
          <w:del w:id="4614" w:author="Valeria Tapia" w:date="2026-09-25T18:56:00Z"/>
          <w:color w:val="FF0000"/>
          <w:szCs w:val="24"/>
          <w:rPrChange w:id="4615" w:author="Valeria Tapia" w:date="2026-10-05T12:53:00Z">
            <w:rPr>
              <w:del w:id="4616" w:author="Valeria Tapia" w:date="2026-09-25T18:56:00Z"/>
              <w:szCs w:val="24"/>
            </w:rPr>
          </w:rPrChange>
        </w:rPr>
      </w:pPr>
      <w:ins w:id="4617" w:author="Valeria Tapia" w:date="2026-09-28T12:38:00Z">
        <w:r w:rsidRPr="001B5D1A">
          <w:rPr>
            <w:color w:val="FF0000"/>
            <w:szCs w:val="24"/>
            <w:highlight w:val="cyan"/>
            <w:rPrChange w:id="4618" w:author="Valeria Tapia" w:date="2026-10-05T12:53:00Z">
              <w:rPr>
                <w:szCs w:val="24"/>
              </w:rPr>
            </w:rPrChange>
          </w:rPr>
          <w:t xml:space="preserve">Cuando las </w:t>
        </w:r>
      </w:ins>
      <w:ins w:id="4619" w:author="Valeria Tapia" w:date="2026-09-28T12:39:00Z">
        <w:r w:rsidRPr="001B5D1A">
          <w:rPr>
            <w:color w:val="FF0000"/>
            <w:szCs w:val="24"/>
            <w:highlight w:val="cyan"/>
            <w:rPrChange w:id="4620" w:author="Valeria Tapia" w:date="2026-10-05T12:53:00Z">
              <w:rPr>
                <w:szCs w:val="24"/>
              </w:rPr>
            </w:rPrChange>
          </w:rPr>
          <w:t>EPEs utilicen el Módulo Informático Estándar</w:t>
        </w:r>
      </w:ins>
      <w:ins w:id="4621" w:author="Valeria Tapia" w:date="2026-09-28T12:40:00Z">
        <w:r w:rsidR="00EA45AC" w:rsidRPr="001B5D1A">
          <w:rPr>
            <w:color w:val="FF0000"/>
            <w:szCs w:val="24"/>
            <w:highlight w:val="cyan"/>
            <w:rPrChange w:id="4622" w:author="Valeria Tapia" w:date="2026-10-05T12:53:00Z">
              <w:rPr>
                <w:szCs w:val="24"/>
              </w:rPr>
            </w:rPrChange>
          </w:rPr>
          <w:t xml:space="preserve">, el área tecnológica de la AN elaborará el R-712, en el que se establecerán presentaciones </w:t>
        </w:r>
      </w:ins>
      <w:ins w:id="4623" w:author="Valeria Tapia" w:date="2026-09-28T12:42:00Z">
        <w:r w:rsidR="00EA45AC" w:rsidRPr="001B5D1A">
          <w:rPr>
            <w:color w:val="FF0000"/>
            <w:szCs w:val="24"/>
            <w:highlight w:val="cyan"/>
            <w:rPrChange w:id="4624" w:author="Valeria Tapia" w:date="2026-10-05T12:53:00Z">
              <w:rPr>
                <w:szCs w:val="24"/>
              </w:rPr>
            </w:rPrChange>
          </w:rPr>
          <w:t>parciales</w:t>
        </w:r>
      </w:ins>
      <w:ins w:id="4625" w:author="Valeria Tapia" w:date="2026-09-28T12:40:00Z">
        <w:r w:rsidR="00EA45AC" w:rsidRPr="001B5D1A">
          <w:rPr>
            <w:color w:val="FF0000"/>
            <w:szCs w:val="24"/>
            <w:highlight w:val="cyan"/>
            <w:rPrChange w:id="4626" w:author="Valeria Tapia" w:date="2026-10-05T12:53:00Z">
              <w:rPr>
                <w:szCs w:val="24"/>
              </w:rPr>
            </w:rPrChange>
          </w:rPr>
          <w:t xml:space="preserve"> de las funcionalidades desarrolladas en ambos sistemas</w:t>
        </w:r>
      </w:ins>
      <w:ins w:id="4627" w:author="Valeria Tapia" w:date="2026-09-28T12:41:00Z">
        <w:r w:rsidR="00EA45AC" w:rsidRPr="001B5D1A">
          <w:rPr>
            <w:color w:val="FF0000"/>
            <w:szCs w:val="24"/>
            <w:highlight w:val="cyan"/>
            <w:rPrChange w:id="4628" w:author="Valeria Tapia" w:date="2026-10-05T12:53:00Z">
              <w:rPr>
                <w:szCs w:val="24"/>
              </w:rPr>
            </w:rPrChange>
          </w:rPr>
          <w:t xml:space="preserve"> VUCE y Módulo Informático Estándar. Las EPS deberán realizar las gestiones para la implementación la facturación electrónica y pasarela de pagos entre otros</w:t>
        </w:r>
      </w:ins>
      <w:ins w:id="4629" w:author="Valeria Tapia" w:date="2026-09-28T12:42:00Z">
        <w:r w:rsidR="00EA45AC" w:rsidRPr="001B5D1A">
          <w:rPr>
            <w:color w:val="FF0000"/>
            <w:szCs w:val="24"/>
            <w:highlight w:val="cyan"/>
            <w:rPrChange w:id="4630" w:author="Valeria Tapia" w:date="2026-10-05T12:53:00Z">
              <w:rPr>
                <w:szCs w:val="24"/>
              </w:rPr>
            </w:rPrChange>
          </w:rPr>
          <w:t xml:space="preserve"> que se requiera para la implementación del trámite.</w:t>
        </w:r>
      </w:ins>
    </w:p>
    <w:p w14:paraId="681A81A5" w14:textId="77777777" w:rsidR="00B325EC" w:rsidRPr="001B5D1A" w:rsidRDefault="00B325EC">
      <w:pPr>
        <w:pStyle w:val="Textoindependienteprimerasangra2"/>
        <w:tabs>
          <w:tab w:val="left" w:pos="284"/>
          <w:tab w:val="left" w:pos="426"/>
        </w:tabs>
        <w:ind w:left="0" w:firstLine="0"/>
        <w:jc w:val="both"/>
        <w:rPr>
          <w:ins w:id="4631" w:author="Valeria Tapia" w:date="2026-10-05T11:45:00Z"/>
          <w:color w:val="FF0000"/>
          <w:szCs w:val="24"/>
          <w:rPrChange w:id="4632" w:author="Valeria Tapia" w:date="2026-10-05T12:53:00Z">
            <w:rPr>
              <w:ins w:id="4633" w:author="Valeria Tapia" w:date="2026-10-05T11:45:00Z"/>
              <w:szCs w:val="24"/>
            </w:rPr>
          </w:rPrChange>
        </w:rPr>
        <w:pPrChange w:id="4634" w:author="Valeria Tapia" w:date="2026-09-28T12:39:00Z">
          <w:pPr>
            <w:pStyle w:val="Textoindependienteprimerasangra2"/>
            <w:tabs>
              <w:tab w:val="left" w:pos="284"/>
            </w:tabs>
            <w:ind w:left="0" w:firstLine="0"/>
            <w:jc w:val="both"/>
          </w:pPr>
        </w:pPrChange>
      </w:pPr>
    </w:p>
    <w:p w14:paraId="5BEC8768" w14:textId="77777777" w:rsidR="00B325EC" w:rsidRPr="001B5D1A" w:rsidRDefault="00B325EC">
      <w:pPr>
        <w:pStyle w:val="Textoindependienteprimerasangra2"/>
        <w:tabs>
          <w:tab w:val="left" w:pos="284"/>
          <w:tab w:val="left" w:pos="426"/>
        </w:tabs>
        <w:ind w:left="0" w:firstLine="0"/>
        <w:jc w:val="both"/>
        <w:rPr>
          <w:ins w:id="4635" w:author="Valeria Tapia" w:date="2026-10-05T11:45:00Z"/>
          <w:color w:val="FF0000"/>
          <w:szCs w:val="24"/>
          <w:rPrChange w:id="4636" w:author="Valeria Tapia" w:date="2026-10-05T12:53:00Z">
            <w:rPr>
              <w:ins w:id="4637" w:author="Valeria Tapia" w:date="2026-10-05T11:45:00Z"/>
              <w:szCs w:val="24"/>
            </w:rPr>
          </w:rPrChange>
        </w:rPr>
        <w:pPrChange w:id="4638" w:author="Valeria Tapia" w:date="2026-09-28T12:39:00Z">
          <w:pPr>
            <w:pStyle w:val="Textoindependienteprimerasangra2"/>
            <w:tabs>
              <w:tab w:val="left" w:pos="284"/>
            </w:tabs>
            <w:ind w:left="0" w:firstLine="0"/>
            <w:jc w:val="both"/>
          </w:pPr>
        </w:pPrChange>
      </w:pPr>
    </w:p>
    <w:p w14:paraId="5EFECD02" w14:textId="5B9AF1C2" w:rsidR="004F110E" w:rsidRPr="001B5D1A" w:rsidRDefault="001C0477" w:rsidP="00DE605E">
      <w:pPr>
        <w:pStyle w:val="Textoindependienteprimerasangra2"/>
        <w:tabs>
          <w:tab w:val="left" w:pos="284"/>
        </w:tabs>
        <w:ind w:left="0" w:firstLine="0"/>
        <w:jc w:val="both"/>
        <w:rPr>
          <w:color w:val="FF0000"/>
          <w:szCs w:val="24"/>
          <w:rPrChange w:id="4639" w:author="Valeria Tapia" w:date="2026-10-05T12:53:00Z">
            <w:rPr>
              <w:szCs w:val="24"/>
            </w:rPr>
          </w:rPrChange>
        </w:rPr>
      </w:pPr>
      <w:del w:id="4640" w:author="Valeria Tapia" w:date="2026-09-25T18:37:00Z">
        <w:r w:rsidRPr="001B5D1A" w:rsidDel="00AC5310">
          <w:rPr>
            <w:color w:val="FF0000"/>
            <w:szCs w:val="24"/>
            <w:rPrChange w:id="4641" w:author="Valeria Tapia" w:date="2026-10-05T12:53:00Z">
              <w:rPr>
                <w:szCs w:val="24"/>
              </w:rPr>
            </w:rPrChange>
          </w:rPr>
          <w:delText>IV.</w:delText>
        </w:r>
      </w:del>
      <w:del w:id="4642" w:author="Valeria Tapia" w:date="2026-09-25T18:56:00Z">
        <w:r w:rsidRPr="001B5D1A" w:rsidDel="00B55379">
          <w:rPr>
            <w:color w:val="FF0000"/>
            <w:szCs w:val="24"/>
            <w:rPrChange w:id="4643" w:author="Valeria Tapia" w:date="2026-10-05T12:53:00Z">
              <w:rPr>
                <w:szCs w:val="24"/>
              </w:rPr>
            </w:rPrChange>
          </w:rPr>
          <w:delText xml:space="preserve"> </w:delText>
        </w:r>
      </w:del>
      <w:del w:id="4644" w:author="Valeria Tapia" w:date="2026-09-25T18:37:00Z">
        <w:r w:rsidR="007250D1" w:rsidRPr="001B5D1A" w:rsidDel="00AC5310">
          <w:rPr>
            <w:color w:val="FF0000"/>
            <w:szCs w:val="24"/>
            <w:rPrChange w:id="4645" w:author="Valeria Tapia" w:date="2026-10-05T12:53:00Z">
              <w:rPr>
                <w:szCs w:val="24"/>
              </w:rPr>
            </w:rPrChange>
          </w:rPr>
          <w:delText xml:space="preserve">La AN </w:delText>
        </w:r>
        <w:r w:rsidR="001D7F31" w:rsidRPr="001B5D1A" w:rsidDel="00AC5310">
          <w:rPr>
            <w:color w:val="FF0000"/>
            <w:szCs w:val="24"/>
            <w:rPrChange w:id="4646" w:author="Valeria Tapia" w:date="2026-10-05T12:53:00Z">
              <w:rPr>
                <w:szCs w:val="24"/>
              </w:rPr>
            </w:rPrChange>
          </w:rPr>
          <w:delText>y la</w:delText>
        </w:r>
        <w:r w:rsidR="0035516B" w:rsidRPr="001B5D1A" w:rsidDel="00AC5310">
          <w:rPr>
            <w:color w:val="FF0000"/>
            <w:szCs w:val="24"/>
            <w:rPrChange w:id="4647" w:author="Valeria Tapia" w:date="2026-10-05T12:53:00Z">
              <w:rPr>
                <w:szCs w:val="24"/>
              </w:rPr>
            </w:rPrChange>
          </w:rPr>
          <w:delText>s</w:delText>
        </w:r>
        <w:r w:rsidR="001D7F31" w:rsidRPr="001B5D1A" w:rsidDel="00AC5310">
          <w:rPr>
            <w:color w:val="FF0000"/>
            <w:szCs w:val="24"/>
            <w:rPrChange w:id="4648" w:author="Valeria Tapia" w:date="2026-10-05T12:53:00Z">
              <w:rPr>
                <w:szCs w:val="24"/>
              </w:rPr>
            </w:rPrChange>
          </w:rPr>
          <w:delText xml:space="preserve"> EPEs </w:delText>
        </w:r>
        <w:r w:rsidR="00550CD1" w:rsidRPr="001B5D1A" w:rsidDel="00AC5310">
          <w:rPr>
            <w:color w:val="FF0000"/>
            <w:szCs w:val="24"/>
            <w:rPrChange w:id="4649" w:author="Valeria Tapia" w:date="2026-10-05T12:53:00Z">
              <w:rPr>
                <w:szCs w:val="24"/>
              </w:rPr>
            </w:rPrChange>
          </w:rPr>
          <w:delText xml:space="preserve">llevarán a cabo </w:delText>
        </w:r>
        <w:r w:rsidR="001D7F31" w:rsidRPr="001B5D1A" w:rsidDel="00AC5310">
          <w:rPr>
            <w:color w:val="FF0000"/>
            <w:szCs w:val="24"/>
            <w:rPrChange w:id="4650" w:author="Valeria Tapia" w:date="2026-10-05T12:53:00Z">
              <w:rPr>
                <w:szCs w:val="24"/>
              </w:rPr>
            </w:rPrChange>
          </w:rPr>
          <w:delText xml:space="preserve">de manera conjunta </w:delText>
        </w:r>
        <w:r w:rsidR="00550CD1" w:rsidRPr="001B5D1A" w:rsidDel="00AC5310">
          <w:rPr>
            <w:color w:val="FF0000"/>
            <w:szCs w:val="24"/>
            <w:rPrChange w:id="4651" w:author="Valeria Tapia" w:date="2026-10-05T12:53:00Z">
              <w:rPr>
                <w:szCs w:val="24"/>
              </w:rPr>
            </w:rPrChange>
          </w:rPr>
          <w:delText>el</w:delText>
        </w:r>
        <w:r w:rsidR="007250D1" w:rsidRPr="001B5D1A" w:rsidDel="00AC5310">
          <w:rPr>
            <w:color w:val="FF0000"/>
            <w:szCs w:val="24"/>
            <w:rPrChange w:id="4652" w:author="Valeria Tapia" w:date="2026-10-05T12:53:00Z">
              <w:rPr>
                <w:szCs w:val="24"/>
              </w:rPr>
            </w:rPrChange>
          </w:rPr>
          <w:delText xml:space="preserve"> control de calidad, a fin de verificar la correcta aplicación de la funcionalidad y su rendimiento en el sistema de la VUC</w:delText>
        </w:r>
        <w:r w:rsidR="00550CD1" w:rsidRPr="001B5D1A" w:rsidDel="00AC5310">
          <w:rPr>
            <w:color w:val="FF0000"/>
            <w:szCs w:val="24"/>
            <w:rPrChange w:id="4653" w:author="Valeria Tapia" w:date="2026-10-05T12:53:00Z">
              <w:rPr>
                <w:szCs w:val="24"/>
              </w:rPr>
            </w:rPrChange>
          </w:rPr>
          <w:delText>E.</w:delText>
        </w:r>
      </w:del>
    </w:p>
    <w:p w14:paraId="54188F06" w14:textId="03EAE2AE" w:rsidR="00EA45AC" w:rsidRPr="001B5D1A" w:rsidRDefault="00EA45AC" w:rsidP="00DE605E">
      <w:pPr>
        <w:pStyle w:val="Ttulo5"/>
        <w:numPr>
          <w:ilvl w:val="0"/>
          <w:numId w:val="5"/>
        </w:numPr>
        <w:tabs>
          <w:tab w:val="left" w:pos="1701"/>
          <w:tab w:val="num" w:pos="4225"/>
          <w:tab w:val="num" w:pos="9044"/>
        </w:tabs>
        <w:spacing w:before="240"/>
        <w:ind w:left="0" w:firstLine="0"/>
        <w:rPr>
          <w:ins w:id="4654" w:author="Valeria Tapia" w:date="2026-09-28T12:44:00Z"/>
          <w:b/>
          <w:color w:val="FF0000"/>
          <w:szCs w:val="24"/>
          <w:rPrChange w:id="4655" w:author="Valeria Tapia" w:date="2026-10-05T12:53:00Z">
            <w:rPr>
              <w:ins w:id="4656" w:author="Valeria Tapia" w:date="2026-09-28T12:44:00Z"/>
              <w:b/>
              <w:szCs w:val="24"/>
            </w:rPr>
          </w:rPrChange>
        </w:rPr>
      </w:pPr>
      <w:ins w:id="4657" w:author="Valeria Tapia" w:date="2026-09-28T12:44:00Z">
        <w:r w:rsidRPr="001B5D1A">
          <w:rPr>
            <w:b/>
            <w:color w:val="FF0000"/>
            <w:szCs w:val="24"/>
            <w:rPrChange w:id="4658" w:author="Valeria Tapia" w:date="2026-10-05T12:53:00Z">
              <w:rPr>
                <w:b/>
                <w:szCs w:val="24"/>
              </w:rPr>
            </w:rPrChange>
          </w:rPr>
          <w:t xml:space="preserve"> (ADECUACIONES EN EL SISTEMA DE LA AN). </w:t>
        </w:r>
      </w:ins>
      <w:ins w:id="4659" w:author="Valeria Tapia" w:date="2026-09-28T12:45:00Z">
        <w:r w:rsidRPr="001B5D1A">
          <w:rPr>
            <w:color w:val="FF0000"/>
            <w:szCs w:val="24"/>
            <w:rPrChange w:id="4660" w:author="Valeria Tapia" w:date="2026-10-05T12:53:00Z">
              <w:rPr>
                <w:szCs w:val="24"/>
              </w:rPr>
            </w:rPrChange>
          </w:rPr>
          <w:t xml:space="preserve">La AN realizará las gestiones </w:t>
        </w:r>
      </w:ins>
      <w:ins w:id="4661" w:author="Valeria Tapia" w:date="2026-09-28T17:11:00Z">
        <w:r w:rsidR="00D229DC" w:rsidRPr="001B5D1A">
          <w:rPr>
            <w:color w:val="FF0000"/>
            <w:szCs w:val="24"/>
            <w:rPrChange w:id="4662" w:author="Valeria Tapia" w:date="2026-10-05T12:53:00Z">
              <w:rPr>
                <w:szCs w:val="24"/>
              </w:rPr>
            </w:rPrChange>
          </w:rPr>
          <w:t>de adecuación en</w:t>
        </w:r>
      </w:ins>
      <w:ins w:id="4663" w:author="Valeria Tapia" w:date="2026-09-28T12:45:00Z">
        <w:r w:rsidRPr="001B5D1A">
          <w:rPr>
            <w:color w:val="FF0000"/>
            <w:szCs w:val="24"/>
            <w:rPrChange w:id="4664" w:author="Valeria Tapia" w:date="2026-10-05T12:53:00Z">
              <w:rPr>
                <w:szCs w:val="24"/>
              </w:rPr>
            </w:rPrChange>
          </w:rPr>
          <w:t xml:space="preserve"> el sistema de la AN</w:t>
        </w:r>
      </w:ins>
      <w:ins w:id="4665" w:author="Valeria Tapia" w:date="2026-09-28T12:46:00Z">
        <w:r w:rsidRPr="001B5D1A">
          <w:rPr>
            <w:color w:val="FF0000"/>
            <w:szCs w:val="24"/>
            <w:rPrChange w:id="4666" w:author="Valeria Tapia" w:date="2026-10-05T12:53:00Z">
              <w:rPr>
                <w:szCs w:val="24"/>
              </w:rPr>
            </w:rPrChange>
          </w:rPr>
          <w:t>, para que el trámite APCO pueda ser recuperado y presentado como documento soporte y se establezcan los control</w:t>
        </w:r>
      </w:ins>
      <w:ins w:id="4667" w:author="Valeria Tapia" w:date="2026-09-28T12:47:00Z">
        <w:r w:rsidRPr="001B5D1A">
          <w:rPr>
            <w:color w:val="FF0000"/>
            <w:szCs w:val="24"/>
            <w:rPrChange w:id="4668" w:author="Valeria Tapia" w:date="2026-10-05T12:53:00Z">
              <w:rPr>
                <w:szCs w:val="24"/>
              </w:rPr>
            </w:rPrChange>
          </w:rPr>
          <w:t>es</w:t>
        </w:r>
      </w:ins>
      <w:ins w:id="4669" w:author="Valeria Tapia" w:date="2026-09-28T12:46:00Z">
        <w:r w:rsidRPr="001B5D1A">
          <w:rPr>
            <w:color w:val="FF0000"/>
            <w:szCs w:val="24"/>
            <w:rPrChange w:id="4670" w:author="Valeria Tapia" w:date="2026-10-05T12:53:00Z">
              <w:rPr>
                <w:szCs w:val="24"/>
              </w:rPr>
            </w:rPrChange>
          </w:rPr>
          <w:t xml:space="preserve"> correspondientes</w:t>
        </w:r>
      </w:ins>
      <w:ins w:id="4671" w:author="Valeria Tapia" w:date="2026-09-28T17:12:00Z">
        <w:r w:rsidR="00D229DC" w:rsidRPr="001B5D1A">
          <w:rPr>
            <w:color w:val="FF0000"/>
            <w:szCs w:val="24"/>
            <w:rPrChange w:id="4672" w:author="Valeria Tapia" w:date="2026-10-05T12:53:00Z">
              <w:rPr>
                <w:szCs w:val="24"/>
              </w:rPr>
            </w:rPrChange>
          </w:rPr>
          <w:t>, debiendo cumplir los lineamientos específicos para su puesta en vigencia, considerando los plazos previstos en la implementación del trámite APCO</w:t>
        </w:r>
      </w:ins>
      <w:ins w:id="4673" w:author="Valeria Tapia" w:date="2026-09-28T12:46:00Z">
        <w:r w:rsidRPr="001B5D1A">
          <w:rPr>
            <w:color w:val="FF0000"/>
            <w:szCs w:val="24"/>
            <w:rPrChange w:id="4674" w:author="Valeria Tapia" w:date="2026-10-05T12:53:00Z">
              <w:rPr>
                <w:szCs w:val="24"/>
              </w:rPr>
            </w:rPrChange>
          </w:rPr>
          <w:t>.</w:t>
        </w:r>
      </w:ins>
      <w:ins w:id="4675" w:author="Valeria Tapia" w:date="2026-09-28T12:45:00Z">
        <w:r w:rsidRPr="001B5D1A">
          <w:rPr>
            <w:color w:val="FF0000"/>
            <w:szCs w:val="24"/>
            <w:rPrChange w:id="4676" w:author="Valeria Tapia" w:date="2026-10-05T12:53:00Z">
              <w:rPr>
                <w:szCs w:val="24"/>
              </w:rPr>
            </w:rPrChange>
          </w:rPr>
          <w:t xml:space="preserve"> </w:t>
        </w:r>
      </w:ins>
      <w:ins w:id="4677" w:author="Valeria Tapia" w:date="2026-09-25T18:20:00Z">
        <w:r w:rsidR="008B2EB3" w:rsidRPr="001B5D1A">
          <w:rPr>
            <w:b/>
            <w:color w:val="FF0000"/>
            <w:szCs w:val="24"/>
            <w:rPrChange w:id="4678" w:author="Valeria Tapia" w:date="2026-10-05T12:53:00Z">
              <w:rPr>
                <w:b/>
                <w:szCs w:val="24"/>
              </w:rPr>
            </w:rPrChange>
          </w:rPr>
          <w:t xml:space="preserve"> </w:t>
        </w:r>
      </w:ins>
    </w:p>
    <w:p w14:paraId="38259C05" w14:textId="4D33C779" w:rsidR="008B2EB3" w:rsidRPr="001B5D1A" w:rsidRDefault="008B2EB3" w:rsidP="00DE605E">
      <w:pPr>
        <w:pStyle w:val="Ttulo5"/>
        <w:numPr>
          <w:ilvl w:val="0"/>
          <w:numId w:val="5"/>
        </w:numPr>
        <w:tabs>
          <w:tab w:val="left" w:pos="1701"/>
          <w:tab w:val="num" w:pos="4225"/>
          <w:tab w:val="num" w:pos="9044"/>
        </w:tabs>
        <w:spacing w:before="240"/>
        <w:ind w:left="0" w:firstLine="0"/>
        <w:rPr>
          <w:ins w:id="4679" w:author="Valeria Tapia" w:date="2026-09-26T17:51:00Z"/>
          <w:b/>
          <w:color w:val="FF0000"/>
          <w:szCs w:val="24"/>
          <w:highlight w:val="green"/>
          <w:rPrChange w:id="4680" w:author="Valeria Tapia" w:date="2026-10-05T12:53:00Z">
            <w:rPr>
              <w:ins w:id="4681" w:author="Valeria Tapia" w:date="2026-09-26T17:51:00Z"/>
              <w:b/>
              <w:szCs w:val="24"/>
            </w:rPr>
          </w:rPrChange>
        </w:rPr>
      </w:pPr>
      <w:ins w:id="4682" w:author="Valeria Tapia" w:date="2026-09-25T18:21:00Z">
        <w:r w:rsidRPr="001B5D1A">
          <w:rPr>
            <w:b/>
            <w:color w:val="FF0000"/>
            <w:szCs w:val="24"/>
            <w:highlight w:val="green"/>
            <w:rPrChange w:id="4683" w:author="Valeria Tapia" w:date="2026-10-05T12:53:00Z">
              <w:rPr>
                <w:b/>
                <w:szCs w:val="24"/>
              </w:rPr>
            </w:rPrChange>
          </w:rPr>
          <w:t>(</w:t>
        </w:r>
      </w:ins>
      <w:ins w:id="4684" w:author="Valeria Tapia" w:date="2026-09-25T18:20:00Z">
        <w:r w:rsidRPr="001B5D1A">
          <w:rPr>
            <w:b/>
            <w:color w:val="FF0000"/>
            <w:szCs w:val="24"/>
            <w:highlight w:val="green"/>
            <w:lang w:val="es-MX"/>
            <w:rPrChange w:id="4685" w:author="Valeria Tapia" w:date="2026-10-05T12:53:00Z">
              <w:rPr>
                <w:b/>
                <w:szCs w:val="24"/>
                <w:lang w:val="es-MX"/>
              </w:rPr>
            </w:rPrChange>
          </w:rPr>
          <w:t>CONTROL DE CALIDAD</w:t>
        </w:r>
      </w:ins>
      <w:ins w:id="4686" w:author="Valeria Tapia" w:date="2026-09-25T18:21:00Z">
        <w:r w:rsidRPr="001B5D1A">
          <w:rPr>
            <w:b/>
            <w:color w:val="FF0000"/>
            <w:szCs w:val="24"/>
            <w:highlight w:val="green"/>
            <w:lang w:val="es-MX"/>
            <w:rPrChange w:id="4687" w:author="Valeria Tapia" w:date="2026-10-05T12:53:00Z">
              <w:rPr>
                <w:b/>
                <w:szCs w:val="24"/>
                <w:lang w:val="es-MX"/>
              </w:rPr>
            </w:rPrChange>
          </w:rPr>
          <w:t xml:space="preserve">). </w:t>
        </w:r>
      </w:ins>
      <w:ins w:id="4688" w:author="Valeria Tapia" w:date="2026-09-26T17:51:00Z">
        <w:r w:rsidR="006D28EB" w:rsidRPr="001B5D1A">
          <w:rPr>
            <w:color w:val="FF0000"/>
            <w:szCs w:val="24"/>
            <w:highlight w:val="green"/>
            <w:lang w:val="es-MX"/>
            <w:rPrChange w:id="4689" w:author="Valeria Tapia" w:date="2026-10-05T12:53:00Z">
              <w:rPr>
                <w:b/>
                <w:szCs w:val="24"/>
                <w:lang w:val="es-MX"/>
              </w:rPr>
            </w:rPrChange>
          </w:rPr>
          <w:t xml:space="preserve">I. </w:t>
        </w:r>
      </w:ins>
      <w:ins w:id="4690" w:author="Valeria Tapia" w:date="2026-09-25T18:37:00Z">
        <w:r w:rsidR="00AC5310" w:rsidRPr="001B5D1A">
          <w:rPr>
            <w:color w:val="FF0000"/>
            <w:szCs w:val="24"/>
            <w:highlight w:val="green"/>
            <w:rPrChange w:id="4691" w:author="Valeria Tapia" w:date="2026-10-05T12:53:00Z">
              <w:rPr>
                <w:szCs w:val="24"/>
              </w:rPr>
            </w:rPrChange>
          </w:rPr>
          <w:t>La AN y las EPEs llevarán a cabo de manera conjunta el control de calidad, a fin de verificar la correcta aplicación de la funcionalidad y su rendimiento en el sistema de la VUCE</w:t>
        </w:r>
      </w:ins>
      <w:ins w:id="4692" w:author="Valeria Tapia" w:date="2026-09-26T17:41:00Z">
        <w:r w:rsidR="008B3962" w:rsidRPr="001B5D1A">
          <w:rPr>
            <w:color w:val="FF0000"/>
            <w:szCs w:val="24"/>
            <w:highlight w:val="green"/>
            <w:rPrChange w:id="4693" w:author="Valeria Tapia" w:date="2026-10-05T12:53:00Z">
              <w:rPr>
                <w:szCs w:val="24"/>
              </w:rPr>
            </w:rPrChange>
          </w:rPr>
          <w:t>, debiendo prever la interoperabilidad, los ambientes y usuarios de prueba, entre otros</w:t>
        </w:r>
      </w:ins>
      <w:ins w:id="4694" w:author="Valeria Tapia" w:date="2026-09-25T18:37:00Z">
        <w:r w:rsidR="00AC5310" w:rsidRPr="001B5D1A">
          <w:rPr>
            <w:color w:val="FF0000"/>
            <w:szCs w:val="24"/>
            <w:highlight w:val="green"/>
            <w:rPrChange w:id="4695" w:author="Valeria Tapia" w:date="2026-10-05T12:53:00Z">
              <w:rPr>
                <w:szCs w:val="24"/>
              </w:rPr>
            </w:rPrChange>
          </w:rPr>
          <w:t>.</w:t>
        </w:r>
      </w:ins>
      <w:r w:rsidR="007250D1" w:rsidRPr="001B5D1A">
        <w:rPr>
          <w:b/>
          <w:color w:val="FF0000"/>
          <w:szCs w:val="24"/>
          <w:highlight w:val="green"/>
          <w:rPrChange w:id="4696" w:author="Valeria Tapia" w:date="2026-10-05T12:53:00Z">
            <w:rPr>
              <w:b/>
              <w:szCs w:val="24"/>
            </w:rPr>
          </w:rPrChange>
        </w:rPr>
        <w:t xml:space="preserve"> </w:t>
      </w:r>
    </w:p>
    <w:p w14:paraId="04ED7948" w14:textId="77777777" w:rsidR="00B325EC" w:rsidRPr="001B5D1A" w:rsidRDefault="00B325EC" w:rsidP="006D28EB">
      <w:pPr>
        <w:rPr>
          <w:ins w:id="4697" w:author="Valeria Tapia" w:date="2026-10-05T11:49:00Z"/>
          <w:color w:val="FF0000"/>
          <w:rPrChange w:id="4698" w:author="Valeria Tapia" w:date="2026-10-05T12:53:00Z">
            <w:rPr>
              <w:ins w:id="4699" w:author="Valeria Tapia" w:date="2026-10-05T11:49:00Z"/>
            </w:rPr>
          </w:rPrChange>
        </w:rPr>
      </w:pPr>
    </w:p>
    <w:p w14:paraId="5C02ADC2" w14:textId="77777777" w:rsidR="00B325EC" w:rsidRPr="001B5D1A" w:rsidRDefault="00B325EC" w:rsidP="00B325EC">
      <w:pPr>
        <w:rPr>
          <w:ins w:id="4700" w:author="Valeria Tapia" w:date="2026-10-05T11:49:00Z"/>
          <w:color w:val="FF0000"/>
          <w:rPrChange w:id="4701" w:author="Valeria Tapia" w:date="2026-10-05T12:53:00Z">
            <w:rPr>
              <w:ins w:id="4702" w:author="Valeria Tapia" w:date="2026-10-05T11:49:00Z"/>
            </w:rPr>
          </w:rPrChange>
        </w:rPr>
      </w:pPr>
      <w:ins w:id="4703" w:author="Valeria Tapia" w:date="2026-10-05T11:49:00Z">
        <w:r w:rsidRPr="001B5D1A">
          <w:rPr>
            <w:color w:val="FF0000"/>
            <w:rPrChange w:id="4704" w:author="Valeria Tapia" w:date="2026-10-05T12:53:00Z">
              <w:rPr/>
            </w:rPrChange>
          </w:rPr>
          <w:t xml:space="preserve">II. </w:t>
        </w:r>
        <w:r w:rsidRPr="001B5D1A">
          <w:rPr>
            <w:color w:val="FF0000"/>
            <w:highlight w:val="cyan"/>
            <w:rPrChange w:id="4705" w:author="Valeria Tapia" w:date="2026-10-05T12:53:00Z">
              <w:rPr/>
            </w:rPrChange>
          </w:rPr>
          <w:t>Las EPEs deberán solicitar a la AGETIC de forma oportuna otorgue el ambiente de prueba debidamente configurado, para realizar el control funcional.</w:t>
        </w:r>
      </w:ins>
    </w:p>
    <w:p w14:paraId="0A594869" w14:textId="6ECA2537" w:rsidR="00B325EC" w:rsidRPr="001B5D1A" w:rsidRDefault="00B325EC" w:rsidP="006D28EB">
      <w:pPr>
        <w:rPr>
          <w:ins w:id="4706" w:author="Valeria Tapia" w:date="2026-10-05T11:48:00Z"/>
          <w:color w:val="FF0000"/>
          <w:rPrChange w:id="4707" w:author="Valeria Tapia" w:date="2026-10-05T12:53:00Z">
            <w:rPr>
              <w:ins w:id="4708" w:author="Valeria Tapia" w:date="2026-10-05T11:48:00Z"/>
            </w:rPr>
          </w:rPrChange>
        </w:rPr>
      </w:pPr>
    </w:p>
    <w:p w14:paraId="2591FCFA" w14:textId="142075BD" w:rsidR="006D28EB" w:rsidRPr="001B5D1A" w:rsidRDefault="00B325EC" w:rsidP="00B325EC">
      <w:pPr>
        <w:rPr>
          <w:ins w:id="4709" w:author="Valeria Tapia" w:date="2026-10-05T11:48:00Z"/>
          <w:color w:val="FF0000"/>
          <w:szCs w:val="24"/>
          <w:rPrChange w:id="4710" w:author="Valeria Tapia" w:date="2026-10-05T12:53:00Z">
            <w:rPr>
              <w:ins w:id="4711" w:author="Valeria Tapia" w:date="2026-10-05T11:48:00Z"/>
              <w:szCs w:val="24"/>
            </w:rPr>
          </w:rPrChange>
        </w:rPr>
      </w:pPr>
      <w:ins w:id="4712" w:author="Valeria Tapia" w:date="2026-10-05T11:48:00Z">
        <w:r w:rsidRPr="001B5D1A">
          <w:rPr>
            <w:color w:val="FF0000"/>
            <w:szCs w:val="24"/>
            <w:highlight w:val="cyan"/>
            <w:rPrChange w:id="4713" w:author="Valeria Tapia" w:date="2026-10-05T12:53:00Z">
              <w:rPr>
                <w:szCs w:val="24"/>
              </w:rPr>
            </w:rPrChange>
          </w:rPr>
          <w:t xml:space="preserve">III. Las </w:t>
        </w:r>
        <w:r w:rsidRPr="001B5D1A">
          <w:rPr>
            <w:color w:val="FF0000"/>
            <w:szCs w:val="24"/>
            <w:highlight w:val="cyan"/>
            <w:rPrChange w:id="4714" w:author="Valeria Tapia" w:date="2026-10-05T12:53:00Z">
              <w:rPr>
                <w:rFonts w:ascii="Arial" w:eastAsia="Arial" w:hAnsi="Arial" w:cs="Arial"/>
                <w:sz w:val="22"/>
              </w:rPr>
            </w:rPrChange>
          </w:rPr>
          <w:t>EPEs deberán garantizar la participación oportuna de</w:t>
        </w:r>
      </w:ins>
      <w:ins w:id="4715" w:author="Valeria Tapia" w:date="2026-10-05T11:50:00Z">
        <w:r w:rsidRPr="001B5D1A">
          <w:rPr>
            <w:color w:val="FF0000"/>
            <w:szCs w:val="24"/>
            <w:highlight w:val="cyan"/>
            <w:rPrChange w:id="4716" w:author="Valeria Tapia" w:date="2026-10-05T12:53:00Z">
              <w:rPr>
                <w:szCs w:val="24"/>
                <w:highlight w:val="cyan"/>
              </w:rPr>
            </w:rPrChange>
          </w:rPr>
          <w:t>l personal técnico que se prevea en esta etapa</w:t>
        </w:r>
      </w:ins>
      <w:ins w:id="4717" w:author="Valeria Tapia" w:date="2026-10-05T11:48:00Z">
        <w:r w:rsidRPr="001B5D1A">
          <w:rPr>
            <w:color w:val="FF0000"/>
            <w:szCs w:val="24"/>
            <w:highlight w:val="cyan"/>
            <w:rPrChange w:id="4718" w:author="Valeria Tapia" w:date="2026-10-05T12:53:00Z">
              <w:rPr>
                <w:rFonts w:ascii="Arial" w:eastAsia="Arial" w:hAnsi="Arial" w:cs="Arial"/>
                <w:sz w:val="22"/>
              </w:rPr>
            </w:rPrChange>
          </w:rPr>
          <w:t xml:space="preserve">, </w:t>
        </w:r>
      </w:ins>
      <w:ins w:id="4719" w:author="Valeria Tapia" w:date="2026-10-05T11:49:00Z">
        <w:r w:rsidRPr="001B5D1A">
          <w:rPr>
            <w:color w:val="FF0000"/>
            <w:szCs w:val="24"/>
            <w:highlight w:val="cyan"/>
            <w:rPrChange w:id="4720" w:author="Valeria Tapia" w:date="2026-10-05T12:53:00Z">
              <w:rPr>
                <w:szCs w:val="24"/>
              </w:rPr>
            </w:rPrChange>
          </w:rPr>
          <w:t xml:space="preserve">para la validación, </w:t>
        </w:r>
      </w:ins>
      <w:ins w:id="4721" w:author="Valeria Tapia" w:date="2026-10-05T11:48:00Z">
        <w:r w:rsidRPr="001B5D1A">
          <w:rPr>
            <w:color w:val="FF0000"/>
            <w:szCs w:val="24"/>
            <w:highlight w:val="cyan"/>
            <w:rPrChange w:id="4722" w:author="Valeria Tapia" w:date="2026-10-05T12:53:00Z">
              <w:rPr>
                <w:rFonts w:ascii="Arial" w:eastAsia="Arial" w:hAnsi="Arial" w:cs="Arial"/>
                <w:sz w:val="22"/>
              </w:rPr>
            </w:rPrChange>
          </w:rPr>
          <w:t>atención de observaciones, consultas y demás actividades requeridas para la ejecución del control de calidad</w:t>
        </w:r>
      </w:ins>
      <w:ins w:id="4723" w:author="Valeria Tapia" w:date="2026-10-05T11:54:00Z">
        <w:r w:rsidRPr="001B5D1A">
          <w:rPr>
            <w:color w:val="FF0000"/>
            <w:szCs w:val="24"/>
            <w:highlight w:val="cyan"/>
            <w:rPrChange w:id="4724" w:author="Valeria Tapia" w:date="2026-10-05T12:53:00Z">
              <w:rPr>
                <w:szCs w:val="24"/>
                <w:highlight w:val="cyan"/>
              </w:rPr>
            </w:rPrChange>
          </w:rPr>
          <w:t>,</w:t>
        </w:r>
      </w:ins>
      <w:ins w:id="4725" w:author="Valeria Tapia" w:date="2026-10-05T11:48:00Z">
        <w:r w:rsidRPr="001B5D1A">
          <w:rPr>
            <w:color w:val="FF0000"/>
            <w:szCs w:val="24"/>
            <w:highlight w:val="cyan"/>
            <w:rPrChange w:id="4726" w:author="Valeria Tapia" w:date="2026-10-05T12:53:00Z">
              <w:rPr>
                <w:rFonts w:ascii="Arial" w:eastAsia="Arial" w:hAnsi="Arial" w:cs="Arial"/>
                <w:sz w:val="22"/>
              </w:rPr>
            </w:rPrChange>
          </w:rPr>
          <w:t xml:space="preserve"> dentro de los plazos establecidos</w:t>
        </w:r>
      </w:ins>
      <w:ins w:id="4727" w:author="Valeria Tapia" w:date="2026-10-05T11:49:00Z">
        <w:r w:rsidRPr="001B5D1A">
          <w:rPr>
            <w:color w:val="FF0000"/>
            <w:szCs w:val="24"/>
            <w:highlight w:val="cyan"/>
            <w:rPrChange w:id="4728" w:author="Valeria Tapia" w:date="2026-10-05T12:53:00Z">
              <w:rPr>
                <w:szCs w:val="24"/>
              </w:rPr>
            </w:rPrChange>
          </w:rPr>
          <w:t xml:space="preserve"> en el </w:t>
        </w:r>
      </w:ins>
      <w:ins w:id="4729" w:author="Valeria Tapia" w:date="2026-10-05T11:50:00Z">
        <w:r w:rsidRPr="001B5D1A">
          <w:rPr>
            <w:color w:val="FF0000"/>
            <w:szCs w:val="24"/>
            <w:highlight w:val="cyan"/>
            <w:rPrChange w:id="4730" w:author="Valeria Tapia" w:date="2026-10-05T12:53:00Z">
              <w:rPr>
                <w:szCs w:val="24"/>
              </w:rPr>
            </w:rPrChange>
          </w:rPr>
          <w:t>R-711</w:t>
        </w:r>
      </w:ins>
      <w:ins w:id="4731" w:author="Valeria Tapia" w:date="2026-10-05T11:48:00Z">
        <w:r w:rsidRPr="001B5D1A">
          <w:rPr>
            <w:color w:val="FF0000"/>
            <w:szCs w:val="24"/>
            <w:highlight w:val="cyan"/>
            <w:rPrChange w:id="4732" w:author="Valeria Tapia" w:date="2026-10-05T12:53:00Z">
              <w:rPr>
                <w:rFonts w:ascii="Arial" w:eastAsia="Arial" w:hAnsi="Arial" w:cs="Arial"/>
                <w:sz w:val="22"/>
              </w:rPr>
            </w:rPrChange>
          </w:rPr>
          <w:t xml:space="preserve">.  </w:t>
        </w:r>
      </w:ins>
      <w:ins w:id="4733" w:author="Valeria Tapia" w:date="2026-10-05T11:51:00Z">
        <w:r w:rsidRPr="001B5D1A">
          <w:rPr>
            <w:color w:val="FF0000"/>
            <w:szCs w:val="24"/>
            <w:highlight w:val="cyan"/>
            <w:rPrChange w:id="4734" w:author="Valeria Tapia" w:date="2026-10-05T12:53:00Z">
              <w:rPr>
                <w:szCs w:val="24"/>
              </w:rPr>
            </w:rPrChange>
          </w:rPr>
          <w:t>C</w:t>
        </w:r>
      </w:ins>
      <w:ins w:id="4735" w:author="Valeria Tapia" w:date="2026-10-05T11:48:00Z">
        <w:r w:rsidRPr="001B5D1A">
          <w:rPr>
            <w:color w:val="FF0000"/>
            <w:szCs w:val="24"/>
            <w:highlight w:val="cyan"/>
            <w:rPrChange w:id="4736" w:author="Valeria Tapia" w:date="2026-10-05T12:53:00Z">
              <w:rPr>
                <w:rFonts w:ascii="Arial" w:eastAsia="Arial" w:hAnsi="Arial" w:cs="Arial"/>
                <w:sz w:val="22"/>
              </w:rPr>
            </w:rPrChange>
          </w:rPr>
          <w:t xml:space="preserve">uando </w:t>
        </w:r>
      </w:ins>
      <w:ins w:id="4737" w:author="Valeria Tapia" w:date="2026-10-05T11:51:00Z">
        <w:r w:rsidRPr="001B5D1A">
          <w:rPr>
            <w:color w:val="FF0000"/>
            <w:szCs w:val="24"/>
            <w:highlight w:val="cyan"/>
            <w:rPrChange w:id="4738" w:author="Valeria Tapia" w:date="2026-10-05T12:53:00Z">
              <w:rPr>
                <w:szCs w:val="24"/>
              </w:rPr>
            </w:rPrChange>
          </w:rPr>
          <w:t xml:space="preserve">exista </w:t>
        </w:r>
      </w:ins>
      <w:ins w:id="4739" w:author="Valeria Tapia" w:date="2026-10-05T11:48:00Z">
        <w:r w:rsidRPr="001B5D1A">
          <w:rPr>
            <w:color w:val="FF0000"/>
            <w:szCs w:val="24"/>
            <w:highlight w:val="cyan"/>
            <w:rPrChange w:id="4740" w:author="Valeria Tapia" w:date="2026-10-05T12:53:00Z">
              <w:rPr>
                <w:rFonts w:ascii="Arial" w:eastAsia="Arial" w:hAnsi="Arial" w:cs="Arial"/>
                <w:sz w:val="22"/>
              </w:rPr>
            </w:rPrChange>
          </w:rPr>
          <w:t>la falta de respuesta</w:t>
        </w:r>
      </w:ins>
      <w:ins w:id="4741" w:author="Valeria Tapia" w:date="2026-10-05T11:51:00Z">
        <w:r w:rsidRPr="001B5D1A">
          <w:rPr>
            <w:color w:val="FF0000"/>
            <w:szCs w:val="24"/>
            <w:highlight w:val="cyan"/>
            <w:rPrChange w:id="4742" w:author="Valeria Tapia" w:date="2026-10-05T12:53:00Z">
              <w:rPr>
                <w:szCs w:val="24"/>
              </w:rPr>
            </w:rPrChange>
          </w:rPr>
          <w:t xml:space="preserve"> oportuna por las EPEs, que </w:t>
        </w:r>
      </w:ins>
      <w:ins w:id="4743" w:author="Valeria Tapia" w:date="2026-10-05T11:48:00Z">
        <w:r w:rsidRPr="001B5D1A">
          <w:rPr>
            <w:color w:val="FF0000"/>
            <w:szCs w:val="24"/>
            <w:highlight w:val="cyan"/>
            <w:rPrChange w:id="4744" w:author="Valeria Tapia" w:date="2026-10-05T12:53:00Z">
              <w:rPr>
                <w:rFonts w:ascii="Arial" w:eastAsia="Arial" w:hAnsi="Arial" w:cs="Arial"/>
                <w:sz w:val="22"/>
              </w:rPr>
            </w:rPrChange>
          </w:rPr>
          <w:t xml:space="preserve">impida o retrase la </w:t>
        </w:r>
      </w:ins>
      <w:ins w:id="4745" w:author="Valeria Tapia" w:date="2026-10-05T11:55:00Z">
        <w:r w:rsidRPr="001B5D1A">
          <w:rPr>
            <w:color w:val="FF0000"/>
            <w:szCs w:val="24"/>
            <w:highlight w:val="cyan"/>
            <w:rPrChange w:id="4746" w:author="Valeria Tapia" w:date="2026-10-05T12:53:00Z">
              <w:rPr>
                <w:szCs w:val="24"/>
                <w:highlight w:val="cyan"/>
              </w:rPr>
            </w:rPrChange>
          </w:rPr>
          <w:t xml:space="preserve">conclusión del </w:t>
        </w:r>
        <w:r w:rsidRPr="001B5D1A">
          <w:rPr>
            <w:color w:val="FF0000"/>
            <w:szCs w:val="24"/>
            <w:highlight w:val="cyan"/>
            <w:rPrChange w:id="4747" w:author="Valeria Tapia" w:date="2026-10-05T12:53:00Z">
              <w:rPr>
                <w:szCs w:val="24"/>
                <w:highlight w:val="cyan"/>
              </w:rPr>
            </w:rPrChange>
          </w:rPr>
          <w:lastRenderedPageBreak/>
          <w:t>c</w:t>
        </w:r>
      </w:ins>
      <w:ins w:id="4748" w:author="Valeria Tapia" w:date="2026-10-05T11:48:00Z">
        <w:r w:rsidRPr="001B5D1A">
          <w:rPr>
            <w:color w:val="FF0000"/>
            <w:szCs w:val="24"/>
            <w:highlight w:val="cyan"/>
            <w:rPrChange w:id="4749" w:author="Valeria Tapia" w:date="2026-10-05T12:53:00Z">
              <w:rPr>
                <w:rFonts w:ascii="Arial" w:eastAsia="Arial" w:hAnsi="Arial" w:cs="Arial"/>
                <w:sz w:val="22"/>
              </w:rPr>
            </w:rPrChange>
          </w:rPr>
          <w:t xml:space="preserve">ontrol de calidad, dicho periodo será registrado en la bitácora del proyecto como "Tiempo de Espera Atribuible a la EPE", </w:t>
        </w:r>
      </w:ins>
      <w:ins w:id="4750" w:author="Valeria Tapia" w:date="2026-10-05T11:52:00Z">
        <w:r w:rsidRPr="001B5D1A">
          <w:rPr>
            <w:color w:val="FF0000"/>
            <w:szCs w:val="24"/>
            <w:highlight w:val="cyan"/>
            <w:rPrChange w:id="4751" w:author="Valeria Tapia" w:date="2026-10-05T12:53:00Z">
              <w:rPr>
                <w:szCs w:val="24"/>
              </w:rPr>
            </w:rPrChange>
          </w:rPr>
          <w:t>derivando en la modificación del R-711 cuando corresponda</w:t>
        </w:r>
      </w:ins>
      <w:ins w:id="4752" w:author="Valeria Tapia" w:date="2026-10-05T11:48:00Z">
        <w:r w:rsidRPr="001B5D1A">
          <w:rPr>
            <w:color w:val="FF0000"/>
            <w:szCs w:val="24"/>
            <w:highlight w:val="cyan"/>
            <w:rPrChange w:id="4753" w:author="Valeria Tapia" w:date="2026-10-05T12:53:00Z">
              <w:rPr>
                <w:rFonts w:ascii="Arial" w:eastAsia="Arial" w:hAnsi="Arial" w:cs="Arial"/>
                <w:sz w:val="22"/>
              </w:rPr>
            </w:rPrChange>
          </w:rPr>
          <w:t>.</w:t>
        </w:r>
      </w:ins>
      <w:ins w:id="4754" w:author="Valeria Tapia" w:date="2026-09-26T17:51:00Z">
        <w:r w:rsidR="006D28EB" w:rsidRPr="001B5D1A">
          <w:rPr>
            <w:color w:val="FF0000"/>
            <w:szCs w:val="24"/>
            <w:rPrChange w:id="4755" w:author="Valeria Tapia" w:date="2026-10-05T12:53:00Z">
              <w:rPr>
                <w:szCs w:val="24"/>
              </w:rPr>
            </w:rPrChange>
          </w:rPr>
          <w:t xml:space="preserve"> </w:t>
        </w:r>
      </w:ins>
    </w:p>
    <w:p w14:paraId="41751100" w14:textId="77777777" w:rsidR="00B325EC" w:rsidRDefault="00B325EC" w:rsidP="00B325EC">
      <w:pPr>
        <w:rPr>
          <w:ins w:id="4756" w:author="Valeria Tapia" w:date="2026-10-05T11:48:00Z"/>
        </w:rPr>
      </w:pPr>
    </w:p>
    <w:p w14:paraId="39D26F2C" w14:textId="710723C6" w:rsidR="008B3962" w:rsidRPr="001B5D1A" w:rsidDel="006D28EB" w:rsidRDefault="008B3962">
      <w:pPr>
        <w:rPr>
          <w:ins w:id="4757" w:author="Valeria Tapia" w:date="2026-09-25T18:20:00Z"/>
          <w:del w:id="4758" w:author="Valeria Tapia" w:date="2026-09-26T17:50:00Z"/>
          <w:color w:val="FF0000"/>
          <w:rPrChange w:id="4759" w:author="Valeria Tapia" w:date="2026-10-05T12:53:00Z">
            <w:rPr>
              <w:ins w:id="4760" w:author="Valeria Tapia" w:date="2026-09-25T18:20:00Z"/>
              <w:del w:id="4761" w:author="Valeria Tapia" w:date="2026-09-26T17:50:00Z"/>
              <w:b/>
              <w:szCs w:val="24"/>
            </w:rPr>
          </w:rPrChange>
        </w:rPr>
        <w:pPrChange w:id="4762" w:author="Valeria Tapia" w:date="2026-09-26T17:41:00Z">
          <w:pPr>
            <w:pStyle w:val="Ttulo5"/>
            <w:numPr>
              <w:numId w:val="5"/>
            </w:numPr>
            <w:tabs>
              <w:tab w:val="left" w:pos="1701"/>
              <w:tab w:val="num" w:pos="4225"/>
              <w:tab w:val="num" w:pos="4508"/>
              <w:tab w:val="num" w:pos="9044"/>
            </w:tabs>
            <w:spacing w:before="240"/>
            <w:ind w:left="4508" w:hanging="1814"/>
          </w:pPr>
        </w:pPrChange>
      </w:pPr>
    </w:p>
    <w:p w14:paraId="44291499" w14:textId="5012D1A0" w:rsidR="00230EB7" w:rsidRPr="001B5D1A" w:rsidRDefault="006802CB" w:rsidP="00DE605E">
      <w:pPr>
        <w:pStyle w:val="Ttulo5"/>
        <w:numPr>
          <w:ilvl w:val="0"/>
          <w:numId w:val="5"/>
        </w:numPr>
        <w:tabs>
          <w:tab w:val="left" w:pos="1701"/>
          <w:tab w:val="num" w:pos="4225"/>
          <w:tab w:val="num" w:pos="9044"/>
        </w:tabs>
        <w:spacing w:before="240"/>
        <w:ind w:left="0" w:firstLine="0"/>
        <w:rPr>
          <w:color w:val="FF0000"/>
          <w:szCs w:val="24"/>
          <w:rPrChange w:id="4763" w:author="Valeria Tapia" w:date="2026-10-05T12:53:00Z">
            <w:rPr>
              <w:szCs w:val="24"/>
            </w:rPr>
          </w:rPrChange>
        </w:rPr>
      </w:pPr>
      <w:r w:rsidRPr="001B5D1A">
        <w:rPr>
          <w:b/>
          <w:color w:val="FF0000"/>
          <w:szCs w:val="24"/>
          <w:rPrChange w:id="4764" w:author="Valeria Tapia" w:date="2026-10-05T12:53:00Z">
            <w:rPr>
              <w:b/>
              <w:szCs w:val="24"/>
            </w:rPr>
          </w:rPrChange>
        </w:rPr>
        <w:t xml:space="preserve">(CONTROL FUNCIONAL). </w:t>
      </w:r>
      <w:r w:rsidRPr="001B5D1A">
        <w:rPr>
          <w:color w:val="FF0000"/>
          <w:szCs w:val="24"/>
          <w:rPrChange w:id="4765" w:author="Valeria Tapia" w:date="2026-10-05T12:53:00Z">
            <w:rPr>
              <w:szCs w:val="24"/>
            </w:rPr>
          </w:rPrChange>
        </w:rPr>
        <w:t>I. Una vez concluido el desarrollo</w:t>
      </w:r>
      <w:ins w:id="4766" w:author="Valeria Tapia" w:date="2026-09-26T18:47:00Z">
        <w:r w:rsidR="00474DE1" w:rsidRPr="001B5D1A">
          <w:rPr>
            <w:color w:val="FF0000"/>
            <w:szCs w:val="24"/>
            <w:rPrChange w:id="4767" w:author="Valeria Tapia" w:date="2026-10-05T12:53:00Z">
              <w:rPr>
                <w:szCs w:val="24"/>
              </w:rPr>
            </w:rPrChange>
          </w:rPr>
          <w:t xml:space="preserve"> y el control de calidad</w:t>
        </w:r>
      </w:ins>
      <w:r w:rsidRPr="001B5D1A">
        <w:rPr>
          <w:color w:val="FF0000"/>
          <w:szCs w:val="24"/>
          <w:rPrChange w:id="4768" w:author="Valeria Tapia" w:date="2026-10-05T12:53:00Z">
            <w:rPr>
              <w:szCs w:val="24"/>
            </w:rPr>
          </w:rPrChange>
        </w:rPr>
        <w:t>, las EPEs en coordinación con la AN realizarán las pruebas de funcionalidad</w:t>
      </w:r>
      <w:ins w:id="4769" w:author="Valeria Tapia" w:date="2026-09-26T17:56:00Z">
        <w:r w:rsidR="006D28EB" w:rsidRPr="001B5D1A">
          <w:rPr>
            <w:color w:val="FF0000"/>
            <w:szCs w:val="24"/>
            <w:rPrChange w:id="4770" w:author="Valeria Tapia" w:date="2026-10-05T12:53:00Z">
              <w:rPr>
                <w:szCs w:val="24"/>
              </w:rPr>
            </w:rPrChange>
          </w:rPr>
          <w:t xml:space="preserve"> de forma conjunta</w:t>
        </w:r>
      </w:ins>
      <w:r w:rsidR="007F399C" w:rsidRPr="001B5D1A">
        <w:rPr>
          <w:color w:val="FF0000"/>
          <w:szCs w:val="24"/>
          <w:rPrChange w:id="4771" w:author="Valeria Tapia" w:date="2026-10-05T12:53:00Z">
            <w:rPr>
              <w:szCs w:val="24"/>
            </w:rPr>
          </w:rPrChange>
        </w:rPr>
        <w:t>,</w:t>
      </w:r>
      <w:r w:rsidRPr="001B5D1A">
        <w:rPr>
          <w:color w:val="FF0000"/>
          <w:szCs w:val="24"/>
          <w:rPrChange w:id="4772" w:author="Valeria Tapia" w:date="2026-10-05T12:53:00Z">
            <w:rPr>
              <w:szCs w:val="24"/>
            </w:rPr>
          </w:rPrChange>
        </w:rPr>
        <w:t xml:space="preserve"> para emitir su conformidad, </w:t>
      </w:r>
      <w:r w:rsidR="00A577C8" w:rsidRPr="001B5D1A">
        <w:rPr>
          <w:color w:val="FF0000"/>
          <w:szCs w:val="24"/>
          <w:rPrChange w:id="4773" w:author="Valeria Tapia" w:date="2026-10-05T12:53:00Z">
            <w:rPr>
              <w:szCs w:val="24"/>
            </w:rPr>
          </w:rPrChange>
        </w:rPr>
        <w:t>debiendo prever la interoperabilidad, los ambientes y usuarios de prueba</w:t>
      </w:r>
      <w:r w:rsidR="007F399C" w:rsidRPr="001B5D1A">
        <w:rPr>
          <w:color w:val="FF0000"/>
          <w:szCs w:val="24"/>
          <w:rPrChange w:id="4774" w:author="Valeria Tapia" w:date="2026-10-05T12:53:00Z">
            <w:rPr>
              <w:color w:val="0070C0"/>
              <w:szCs w:val="24"/>
            </w:rPr>
          </w:rPrChange>
        </w:rPr>
        <w:t xml:space="preserve">, </w:t>
      </w:r>
      <w:r w:rsidR="00A577C8" w:rsidRPr="001B5D1A">
        <w:rPr>
          <w:color w:val="FF0000"/>
          <w:szCs w:val="24"/>
          <w:rPrChange w:id="4775" w:author="Valeria Tapia" w:date="2026-10-05T12:53:00Z">
            <w:rPr>
              <w:szCs w:val="24"/>
            </w:rPr>
          </w:rPrChange>
        </w:rPr>
        <w:t xml:space="preserve">entre otros. </w:t>
      </w:r>
    </w:p>
    <w:p w14:paraId="4BAC2C42" w14:textId="77777777" w:rsidR="00C763A6" w:rsidRPr="001B5D1A" w:rsidRDefault="00C763A6" w:rsidP="00DE605E">
      <w:pPr>
        <w:rPr>
          <w:color w:val="FF0000"/>
          <w:rPrChange w:id="4776" w:author="Valeria Tapia" w:date="2026-10-05T12:53:00Z">
            <w:rPr/>
          </w:rPrChange>
        </w:rPr>
      </w:pPr>
    </w:p>
    <w:p w14:paraId="629BC52B" w14:textId="1000DDA1" w:rsidR="00033794" w:rsidRPr="001B5D1A" w:rsidRDefault="00230EB7" w:rsidP="00DE605E">
      <w:pPr>
        <w:rPr>
          <w:color w:val="FF0000"/>
          <w:rPrChange w:id="4777" w:author="Valeria Tapia" w:date="2026-10-05T12:53:00Z">
            <w:rPr/>
          </w:rPrChange>
        </w:rPr>
      </w:pPr>
      <w:r w:rsidRPr="001B5D1A">
        <w:rPr>
          <w:color w:val="FF0000"/>
          <w:szCs w:val="24"/>
          <w:rPrChange w:id="4778" w:author="Valeria Tapia" w:date="2026-10-05T12:53:00Z">
            <w:rPr>
              <w:szCs w:val="24"/>
            </w:rPr>
          </w:rPrChange>
        </w:rPr>
        <w:t>II.</w:t>
      </w:r>
      <w:r w:rsidRPr="001B5D1A">
        <w:rPr>
          <w:color w:val="FF0000"/>
          <w:rPrChange w:id="4779" w:author="Valeria Tapia" w:date="2026-10-05T12:53:00Z">
            <w:rPr/>
          </w:rPrChange>
        </w:rPr>
        <w:t xml:space="preserve"> Las EPEs deberán solicitar a la AGETIC</w:t>
      </w:r>
      <w:ins w:id="4780" w:author="Valeria Tapia" w:date="2026-09-25T18:58:00Z">
        <w:r w:rsidR="004C50F4" w:rsidRPr="001B5D1A">
          <w:rPr>
            <w:color w:val="FF0000"/>
            <w:rPrChange w:id="4781" w:author="Valeria Tapia" w:date="2026-10-05T12:53:00Z">
              <w:rPr/>
            </w:rPrChange>
          </w:rPr>
          <w:t xml:space="preserve"> de forma oportuna</w:t>
        </w:r>
      </w:ins>
      <w:r w:rsidRPr="001B5D1A">
        <w:rPr>
          <w:color w:val="FF0000"/>
          <w:rPrChange w:id="4782" w:author="Valeria Tapia" w:date="2026-10-05T12:53:00Z">
            <w:rPr/>
          </w:rPrChange>
        </w:rPr>
        <w:t xml:space="preserve"> otorgue el ambiente de prueba debidamente configurado, para realizar el control funcional. </w:t>
      </w:r>
    </w:p>
    <w:p w14:paraId="245C4F17" w14:textId="77777777" w:rsidR="00776A52" w:rsidRPr="001B5D1A" w:rsidRDefault="00776A52" w:rsidP="00DE605E">
      <w:pPr>
        <w:rPr>
          <w:color w:val="FF0000"/>
          <w:rPrChange w:id="4783" w:author="Valeria Tapia" w:date="2026-10-05T12:53:00Z">
            <w:rPr/>
          </w:rPrChange>
        </w:rPr>
      </w:pPr>
    </w:p>
    <w:p w14:paraId="022F5AC4" w14:textId="045667F3" w:rsidR="002868AF" w:rsidRPr="001B5D1A" w:rsidRDefault="00776A52" w:rsidP="00DE605E">
      <w:pPr>
        <w:rPr>
          <w:ins w:id="4784" w:author="Valeria Tapia" w:date="2026-09-26T18:57:00Z"/>
          <w:color w:val="FF0000"/>
          <w:rPrChange w:id="4785" w:author="Valeria Tapia" w:date="2026-10-05T12:53:00Z">
            <w:rPr>
              <w:ins w:id="4786" w:author="Valeria Tapia" w:date="2026-09-26T18:57:00Z"/>
            </w:rPr>
          </w:rPrChange>
        </w:rPr>
      </w:pPr>
      <w:r w:rsidRPr="001B5D1A">
        <w:rPr>
          <w:color w:val="FF0000"/>
          <w:szCs w:val="24"/>
          <w:rPrChange w:id="4787" w:author="Valeria Tapia" w:date="2026-10-05T12:53:00Z">
            <w:rPr>
              <w:szCs w:val="24"/>
            </w:rPr>
          </w:rPrChange>
        </w:rPr>
        <w:t xml:space="preserve">III. </w:t>
      </w:r>
      <w:r w:rsidR="00230EB7" w:rsidRPr="001B5D1A">
        <w:rPr>
          <w:color w:val="FF0000"/>
          <w:szCs w:val="24"/>
          <w:rPrChange w:id="4788" w:author="Valeria Tapia" w:date="2026-10-05T12:53:00Z">
            <w:rPr>
              <w:szCs w:val="24"/>
            </w:rPr>
          </w:rPrChange>
        </w:rPr>
        <w:t>Una vez concluido el control funcional, de no tener observaciones l</w:t>
      </w:r>
      <w:r w:rsidR="001D7F31" w:rsidRPr="001B5D1A">
        <w:rPr>
          <w:color w:val="FF0000"/>
          <w:rPrChange w:id="4789" w:author="Valeria Tapia" w:date="2026-10-05T12:53:00Z">
            <w:rPr/>
          </w:rPrChange>
        </w:rPr>
        <w:t>as EPEs</w:t>
      </w:r>
      <w:r w:rsidR="00A577C8" w:rsidRPr="001B5D1A">
        <w:rPr>
          <w:color w:val="FF0000"/>
          <w:rPrChange w:id="4790" w:author="Valeria Tapia" w:date="2026-10-05T12:53:00Z">
            <w:rPr/>
          </w:rPrChange>
        </w:rPr>
        <w:t xml:space="preserve"> deberán</w:t>
      </w:r>
      <w:r w:rsidR="001D7F31" w:rsidRPr="001B5D1A">
        <w:rPr>
          <w:color w:val="FF0000"/>
          <w:rPrChange w:id="4791" w:author="Valeria Tapia" w:date="2026-10-05T12:53:00Z">
            <w:rPr/>
          </w:rPrChange>
        </w:rPr>
        <w:t xml:space="preserve"> </w:t>
      </w:r>
      <w:r w:rsidR="007250D1" w:rsidRPr="001B5D1A">
        <w:rPr>
          <w:color w:val="FF0000"/>
          <w:rPrChange w:id="4792" w:author="Valeria Tapia" w:date="2026-10-05T12:53:00Z">
            <w:rPr/>
          </w:rPrChange>
        </w:rPr>
        <w:t>registrar</w:t>
      </w:r>
      <w:ins w:id="4793" w:author="Valeria Tapia" w:date="2026-09-26T19:07:00Z">
        <w:r w:rsidR="00383832" w:rsidRPr="001B5D1A">
          <w:rPr>
            <w:color w:val="FF0000"/>
            <w:rPrChange w:id="4794" w:author="Valeria Tapia" w:date="2026-10-05T12:53:00Z">
              <w:rPr/>
            </w:rPrChange>
          </w:rPr>
          <w:t xml:space="preserve"> y </w:t>
        </w:r>
      </w:ins>
      <w:del w:id="4795" w:author="Valeria Tapia" w:date="2026-09-26T19:07:00Z">
        <w:r w:rsidR="007250D1" w:rsidRPr="001B5D1A" w:rsidDel="00383832">
          <w:rPr>
            <w:color w:val="FF0000"/>
            <w:rPrChange w:id="4796" w:author="Valeria Tapia" w:date="2026-10-05T12:53:00Z">
              <w:rPr/>
            </w:rPrChange>
          </w:rPr>
          <w:delText xml:space="preserve"> y </w:delText>
        </w:r>
      </w:del>
      <w:r w:rsidR="007250D1" w:rsidRPr="001B5D1A">
        <w:rPr>
          <w:color w:val="FF0000"/>
          <w:rPrChange w:id="4797" w:author="Valeria Tapia" w:date="2026-10-05T12:53:00Z">
            <w:rPr/>
          </w:rPrChange>
        </w:rPr>
        <w:t>remitir</w:t>
      </w:r>
      <w:r w:rsidR="00D07C9F" w:rsidRPr="001B5D1A">
        <w:rPr>
          <w:color w:val="FF0000"/>
          <w:rPrChange w:id="4798" w:author="Valeria Tapia" w:date="2026-10-05T12:53:00Z">
            <w:rPr/>
          </w:rPrChange>
        </w:rPr>
        <w:t xml:space="preserve"> </w:t>
      </w:r>
      <w:r w:rsidR="006724F7" w:rsidRPr="001B5D1A">
        <w:rPr>
          <w:color w:val="FF0000"/>
          <w:rPrChange w:id="4799" w:author="Valeria Tapia" w:date="2026-10-05T12:53:00Z">
            <w:rPr/>
          </w:rPrChange>
        </w:rPr>
        <w:t>e</w:t>
      </w:r>
      <w:r w:rsidR="006802CB" w:rsidRPr="001B5D1A">
        <w:rPr>
          <w:color w:val="FF0000"/>
          <w:rPrChange w:id="4800" w:author="Valeria Tapia" w:date="2026-10-05T12:53:00Z">
            <w:rPr/>
          </w:rPrChange>
        </w:rPr>
        <w:t>l</w:t>
      </w:r>
      <w:r w:rsidR="006724F7" w:rsidRPr="001B5D1A">
        <w:rPr>
          <w:color w:val="FF0000"/>
          <w:rPrChange w:id="4801" w:author="Valeria Tapia" w:date="2026-10-05T12:53:00Z">
            <w:rPr/>
          </w:rPrChange>
        </w:rPr>
        <w:t xml:space="preserve"> </w:t>
      </w:r>
      <w:del w:id="4802" w:author="Valeria Tapia" w:date="2026-09-26T17:51:00Z">
        <w:r w:rsidR="007250D1" w:rsidRPr="001B5D1A" w:rsidDel="006D28EB">
          <w:rPr>
            <w:color w:val="FF0000"/>
            <w:rPrChange w:id="4803" w:author="Valeria Tapia" w:date="2026-10-05T12:53:00Z">
              <w:rPr/>
            </w:rPrChange>
          </w:rPr>
          <w:delText>Registro de Control Funcional VUCE (</w:delText>
        </w:r>
      </w:del>
      <w:r w:rsidR="007250D1" w:rsidRPr="001B5D1A">
        <w:rPr>
          <w:color w:val="FF0000"/>
          <w:rPrChange w:id="4804" w:author="Valeria Tapia" w:date="2026-10-05T12:53:00Z">
            <w:rPr/>
          </w:rPrChange>
        </w:rPr>
        <w:t>R-426</w:t>
      </w:r>
      <w:ins w:id="4805" w:author="Valeria Tapia" w:date="2026-09-26T19:00:00Z">
        <w:r w:rsidR="00487978" w:rsidRPr="001B5D1A">
          <w:rPr>
            <w:color w:val="FF0000"/>
            <w:rPrChange w:id="4806" w:author="Valeria Tapia" w:date="2026-10-05T12:53:00Z">
              <w:rPr/>
            </w:rPrChange>
          </w:rPr>
          <w:t xml:space="preserve"> </w:t>
        </w:r>
      </w:ins>
      <w:ins w:id="4807" w:author="Valeria Tapia" w:date="2026-09-26T19:03:00Z">
        <w:r w:rsidR="00383832" w:rsidRPr="001B5D1A">
          <w:rPr>
            <w:color w:val="FF0000"/>
            <w:rPrChange w:id="4808" w:author="Valeria Tapia" w:date="2026-10-05T12:53:00Z">
              <w:rPr/>
            </w:rPrChange>
          </w:rPr>
          <w:t>y</w:t>
        </w:r>
      </w:ins>
      <w:del w:id="4809" w:author="Valeria Tapia" w:date="2026-09-26T17:51:00Z">
        <w:r w:rsidR="007250D1" w:rsidRPr="001B5D1A" w:rsidDel="006D28EB">
          <w:rPr>
            <w:color w:val="FF0000"/>
            <w:rPrChange w:id="4810" w:author="Valeria Tapia" w:date="2026-10-05T12:53:00Z">
              <w:rPr/>
            </w:rPrChange>
          </w:rPr>
          <w:delText>)</w:delText>
        </w:r>
      </w:del>
      <w:r w:rsidR="007250D1" w:rsidRPr="001B5D1A">
        <w:rPr>
          <w:color w:val="FF0000"/>
          <w:rPrChange w:id="4811" w:author="Valeria Tapia" w:date="2026-10-05T12:53:00Z">
            <w:rPr/>
          </w:rPrChange>
        </w:rPr>
        <w:t xml:space="preserve">, conforme Anexo </w:t>
      </w:r>
      <w:r w:rsidR="005C373F" w:rsidRPr="001B5D1A">
        <w:rPr>
          <w:color w:val="FF0000"/>
          <w:rPrChange w:id="4812" w:author="Valeria Tapia" w:date="2026-10-05T12:53:00Z">
            <w:rPr/>
          </w:rPrChange>
        </w:rPr>
        <w:t>7</w:t>
      </w:r>
      <w:r w:rsidR="007250D1" w:rsidRPr="001B5D1A">
        <w:rPr>
          <w:color w:val="FF0000"/>
          <w:rPrChange w:id="4813" w:author="Valeria Tapia" w:date="2026-10-05T12:53:00Z">
            <w:rPr/>
          </w:rPrChange>
        </w:rPr>
        <w:t xml:space="preserve"> </w:t>
      </w:r>
      <w:r w:rsidR="00A2284D" w:rsidRPr="001B5D1A">
        <w:rPr>
          <w:color w:val="FF0000"/>
          <w:rPrChange w:id="4814" w:author="Valeria Tapia" w:date="2026-10-05T12:53:00Z">
            <w:rPr/>
          </w:rPrChange>
        </w:rPr>
        <w:t xml:space="preserve">(Registro Control Funcional VUCE) </w:t>
      </w:r>
      <w:r w:rsidR="007250D1" w:rsidRPr="001B5D1A">
        <w:rPr>
          <w:color w:val="FF0000"/>
          <w:rPrChange w:id="4815" w:author="Valeria Tapia" w:date="2026-10-05T12:53:00Z">
            <w:rPr/>
          </w:rPrChange>
        </w:rPr>
        <w:t xml:space="preserve">del presente Reglamento al correo electrónico dirigido a </w:t>
      </w:r>
      <w:r w:rsidR="00F41D38" w:rsidRPr="001B5D1A">
        <w:rPr>
          <w:color w:val="FF0000"/>
          <w:rPrChange w:id="4816" w:author="Valeria Tapia" w:date="2026-10-05T12:53:00Z">
            <w:rPr>
              <w:rStyle w:val="Hipervnculo"/>
              <w:szCs w:val="24"/>
            </w:rPr>
          </w:rPrChange>
        </w:rPr>
        <w:fldChar w:fldCharType="begin"/>
      </w:r>
      <w:r w:rsidR="00F41D38" w:rsidRPr="001B5D1A">
        <w:rPr>
          <w:color w:val="FF0000"/>
          <w:rPrChange w:id="4817" w:author="Valeria Tapia" w:date="2026-10-05T12:53:00Z">
            <w:rPr/>
          </w:rPrChange>
        </w:rPr>
        <w:instrText xml:space="preserve"> HYPERLINK "mailto:contacto.entidades@vuce.gob.bo" </w:instrText>
      </w:r>
      <w:r w:rsidR="00F41D38" w:rsidRPr="001B5D1A">
        <w:rPr>
          <w:color w:val="FF0000"/>
          <w:rPrChange w:id="4818" w:author="Valeria Tapia" w:date="2026-10-05T12:53:00Z">
            <w:rPr>
              <w:rStyle w:val="Hipervnculo"/>
              <w:szCs w:val="24"/>
            </w:rPr>
          </w:rPrChange>
        </w:rPr>
        <w:fldChar w:fldCharType="separate"/>
      </w:r>
      <w:r w:rsidR="007250D1" w:rsidRPr="001B5D1A">
        <w:rPr>
          <w:rStyle w:val="Hipervnculo"/>
          <w:color w:val="FF0000"/>
          <w:szCs w:val="24"/>
          <w:rPrChange w:id="4819" w:author="Valeria Tapia" w:date="2026-10-05T12:53:00Z">
            <w:rPr>
              <w:rStyle w:val="Hipervnculo"/>
              <w:szCs w:val="24"/>
            </w:rPr>
          </w:rPrChange>
        </w:rPr>
        <w:t>contacto.entidades@vuce.gob.bo</w:t>
      </w:r>
      <w:r w:rsidR="00F41D38" w:rsidRPr="001B5D1A">
        <w:rPr>
          <w:rStyle w:val="Hipervnculo"/>
          <w:color w:val="FF0000"/>
          <w:szCs w:val="24"/>
          <w:rPrChange w:id="4820" w:author="Valeria Tapia" w:date="2026-10-05T12:53:00Z">
            <w:rPr>
              <w:rStyle w:val="Hipervnculo"/>
              <w:szCs w:val="24"/>
            </w:rPr>
          </w:rPrChange>
        </w:rPr>
        <w:fldChar w:fldCharType="end"/>
      </w:r>
      <w:r w:rsidR="007250D1" w:rsidRPr="001B5D1A">
        <w:rPr>
          <w:color w:val="FF0000"/>
          <w:rPrChange w:id="4821" w:author="Valeria Tapia" w:date="2026-10-05T12:53:00Z">
            <w:rPr/>
          </w:rPrChange>
        </w:rPr>
        <w:t xml:space="preserve"> y </w:t>
      </w:r>
      <w:ins w:id="4822" w:author="Valeria Tapia" w:date="2026-09-26T17:52:00Z">
        <w:r w:rsidR="006D28EB" w:rsidRPr="001B5D1A">
          <w:rPr>
            <w:color w:val="FF0000"/>
            <w:rPrChange w:id="4823" w:author="Valeria Tapia" w:date="2026-10-05T12:53:00Z">
              <w:rPr/>
            </w:rPrChange>
          </w:rPr>
          <w:t xml:space="preserve">mediante </w:t>
        </w:r>
      </w:ins>
      <w:r w:rsidR="006B31DC" w:rsidRPr="001B5D1A">
        <w:rPr>
          <w:color w:val="FF0000"/>
          <w:rPrChange w:id="4824" w:author="Valeria Tapia" w:date="2026-10-05T12:53:00Z">
            <w:rPr/>
          </w:rPrChange>
        </w:rPr>
        <w:t>n</w:t>
      </w:r>
      <w:r w:rsidR="007250D1" w:rsidRPr="001B5D1A">
        <w:rPr>
          <w:color w:val="FF0000"/>
          <w:rPrChange w:id="4825" w:author="Valeria Tapia" w:date="2026-10-05T12:53:00Z">
            <w:rPr/>
          </w:rPrChange>
        </w:rPr>
        <w:t>ota formal dirigida a la AN</w:t>
      </w:r>
      <w:r w:rsidR="00334A1D" w:rsidRPr="001B5D1A">
        <w:rPr>
          <w:color w:val="FF0000"/>
          <w:rPrChange w:id="4826" w:author="Valeria Tapia" w:date="2026-10-05T12:53:00Z">
            <w:rPr/>
          </w:rPrChange>
        </w:rPr>
        <w:t>, incluidas las complementaciones y/o modificaciones que fueron solicitadas de forma excepcional</w:t>
      </w:r>
      <w:ins w:id="4827" w:author="Valeria Tapia" w:date="2026-09-26T17:59:00Z">
        <w:r w:rsidR="006D28EB" w:rsidRPr="001B5D1A">
          <w:rPr>
            <w:color w:val="FF0000"/>
            <w:rPrChange w:id="4828" w:author="Valeria Tapia" w:date="2026-10-05T12:53:00Z">
              <w:rPr/>
            </w:rPrChange>
          </w:rPr>
          <w:t xml:space="preserve"> mediante un R-425 compl</w:t>
        </w:r>
      </w:ins>
      <w:ins w:id="4829" w:author="Valeria Tapia" w:date="2026-09-26T18:00:00Z">
        <w:r w:rsidR="006D28EB" w:rsidRPr="001B5D1A">
          <w:rPr>
            <w:color w:val="FF0000"/>
            <w:rPrChange w:id="4830" w:author="Valeria Tapia" w:date="2026-10-05T12:53:00Z">
              <w:rPr/>
            </w:rPrChange>
          </w:rPr>
          <w:t>ementario</w:t>
        </w:r>
      </w:ins>
      <w:r w:rsidR="00334A1D" w:rsidRPr="001B5D1A">
        <w:rPr>
          <w:color w:val="FF0000"/>
          <w:rPrChange w:id="4831" w:author="Valeria Tapia" w:date="2026-10-05T12:53:00Z">
            <w:rPr/>
          </w:rPrChange>
        </w:rPr>
        <w:t>.</w:t>
      </w:r>
      <w:r w:rsidR="00984E89" w:rsidRPr="001B5D1A">
        <w:rPr>
          <w:color w:val="FF0000"/>
          <w:rPrChange w:id="4832" w:author="Valeria Tapia" w:date="2026-10-05T12:53:00Z">
            <w:rPr/>
          </w:rPrChange>
        </w:rPr>
        <w:t xml:space="preserve"> En caso de observaciones estas deberán </w:t>
      </w:r>
      <w:del w:id="4833" w:author="Valeria Tapia" w:date="2026-09-26T18:59:00Z">
        <w:r w:rsidR="00AF5A8E" w:rsidRPr="001B5D1A" w:rsidDel="00487978">
          <w:rPr>
            <w:color w:val="FF0000"/>
            <w:rPrChange w:id="4834" w:author="Valeria Tapia" w:date="2026-10-05T12:53:00Z">
              <w:rPr/>
            </w:rPrChange>
          </w:rPr>
          <w:delText xml:space="preserve"> </w:delText>
        </w:r>
      </w:del>
      <w:r w:rsidR="00AF5A8E" w:rsidRPr="001B5D1A">
        <w:rPr>
          <w:color w:val="FF0000"/>
          <w:rPrChange w:id="4835" w:author="Valeria Tapia" w:date="2026-10-05T12:53:00Z">
            <w:rPr/>
          </w:rPrChange>
        </w:rPr>
        <w:t xml:space="preserve">formularse con base </w:t>
      </w:r>
      <w:r w:rsidR="00984E89" w:rsidRPr="001B5D1A">
        <w:rPr>
          <w:color w:val="FF0000"/>
          <w:rPrChange w:id="4836" w:author="Valeria Tapia" w:date="2026-10-05T12:53:00Z">
            <w:rPr/>
          </w:rPrChange>
        </w:rPr>
        <w:t>al requerimiento funcional suscrito</w:t>
      </w:r>
      <w:r w:rsidR="00AF5A8E" w:rsidRPr="001B5D1A">
        <w:rPr>
          <w:color w:val="FF0000"/>
          <w:rPrChange w:id="4837" w:author="Valeria Tapia" w:date="2026-10-05T12:53:00Z">
            <w:rPr/>
          </w:rPrChange>
        </w:rPr>
        <w:t xml:space="preserve"> y remitido a la AN</w:t>
      </w:r>
      <w:r w:rsidR="007F399C" w:rsidRPr="001B5D1A">
        <w:rPr>
          <w:color w:val="FF0000"/>
          <w:rPrChange w:id="4838" w:author="Valeria Tapia" w:date="2026-10-05T12:53:00Z">
            <w:rPr/>
          </w:rPrChange>
        </w:rPr>
        <w:t xml:space="preserve">. </w:t>
      </w:r>
    </w:p>
    <w:p w14:paraId="6F1A5BBB" w14:textId="77777777" w:rsidR="00487978" w:rsidRPr="001B5D1A" w:rsidRDefault="00487978" w:rsidP="00DE605E">
      <w:pPr>
        <w:rPr>
          <w:color w:val="FF0000"/>
          <w:rPrChange w:id="4839" w:author="Valeria Tapia" w:date="2026-10-05T12:53:00Z">
            <w:rPr/>
          </w:rPrChange>
        </w:rPr>
      </w:pPr>
    </w:p>
    <w:p w14:paraId="6726234D" w14:textId="7D74ABA8" w:rsidR="00B0517B" w:rsidRPr="001B5D1A" w:rsidDel="00487978" w:rsidRDefault="00B0517B">
      <w:pPr>
        <w:rPr>
          <w:del w:id="4840" w:author="Valeria Tapia" w:date="2026-09-26T18:57:00Z"/>
          <w:color w:val="FF0000"/>
          <w:rPrChange w:id="4841" w:author="Valeria Tapia" w:date="2026-10-05T12:53:00Z">
            <w:rPr>
              <w:del w:id="4842" w:author="Valeria Tapia" w:date="2026-09-26T18:57:00Z"/>
            </w:rPr>
          </w:rPrChange>
        </w:rPr>
      </w:pPr>
    </w:p>
    <w:p w14:paraId="1DBE68D2" w14:textId="74A33217" w:rsidR="00487978" w:rsidRPr="001B5D1A" w:rsidRDefault="00487978">
      <w:pPr>
        <w:rPr>
          <w:ins w:id="4843" w:author="Valeria Tapia" w:date="2026-09-26T18:57:00Z"/>
          <w:color w:val="FF0000"/>
          <w:rPrChange w:id="4844" w:author="Valeria Tapia" w:date="2026-10-05T12:53:00Z">
            <w:rPr>
              <w:ins w:id="4845" w:author="Valeria Tapia" w:date="2026-09-26T18:57:00Z"/>
            </w:rPr>
          </w:rPrChange>
        </w:rPr>
      </w:pPr>
      <w:ins w:id="4846" w:author="Valeria Tapia" w:date="2026-09-26T18:57:00Z">
        <w:r w:rsidRPr="001B5D1A">
          <w:rPr>
            <w:color w:val="FF0000"/>
            <w:highlight w:val="cyan"/>
            <w:rPrChange w:id="4847" w:author="Valeria Tapia" w:date="2026-10-05T12:53:00Z">
              <w:rPr/>
            </w:rPrChange>
          </w:rPr>
          <w:t xml:space="preserve">IV. </w:t>
        </w:r>
      </w:ins>
      <w:del w:id="4848" w:author="Valeria Tapia" w:date="2026-09-26T18:57:00Z">
        <w:r w:rsidR="00B0517B" w:rsidRPr="001B5D1A" w:rsidDel="00487978">
          <w:rPr>
            <w:color w:val="FF0000"/>
            <w:highlight w:val="cyan"/>
            <w:rPrChange w:id="4849" w:author="Valeria Tapia" w:date="2026-10-05T12:53:00Z">
              <w:rPr/>
            </w:rPrChange>
          </w:rPr>
          <w:delText xml:space="preserve">IV. </w:delText>
        </w:r>
      </w:del>
      <w:ins w:id="4850" w:author="Valeria Tapia" w:date="2026-09-26T18:54:00Z">
        <w:r w:rsidRPr="001B5D1A">
          <w:rPr>
            <w:color w:val="FF0000"/>
            <w:highlight w:val="cyan"/>
            <w:rPrChange w:id="4851" w:author="Valeria Tapia" w:date="2026-10-05T12:53:00Z">
              <w:rPr/>
            </w:rPrChange>
          </w:rPr>
          <w:t>La AN una vez ha recepcionado el R-426 emitido por las EPEs,</w:t>
        </w:r>
      </w:ins>
      <w:ins w:id="4852" w:author="Valeria Tapia" w:date="2026-09-26T18:55:00Z">
        <w:r w:rsidRPr="001B5D1A">
          <w:rPr>
            <w:color w:val="FF0000"/>
            <w:highlight w:val="cyan"/>
            <w:rPrChange w:id="4853" w:author="Valeria Tapia" w:date="2026-10-05T12:53:00Z">
              <w:rPr/>
            </w:rPrChange>
          </w:rPr>
          <w:t xml:space="preserve"> revisa que el mismo sea concordante con el R-425, de no tener observaciones</w:t>
        </w:r>
      </w:ins>
      <w:ins w:id="4854" w:author="Valeria Tapia" w:date="2026-09-26T18:56:00Z">
        <w:r w:rsidRPr="001B5D1A">
          <w:rPr>
            <w:color w:val="FF0000"/>
            <w:highlight w:val="cyan"/>
            <w:rPrChange w:id="4855" w:author="Valeria Tapia" w:date="2026-10-05T12:53:00Z">
              <w:rPr/>
            </w:rPrChange>
          </w:rPr>
          <w:t xml:space="preserve"> elabora el R-214 y registra ambos documentos en la </w:t>
        </w:r>
      </w:ins>
      <w:ins w:id="4856" w:author="Valeria Tapia" w:date="2026-09-26T18:57:00Z">
        <w:r w:rsidRPr="001B5D1A">
          <w:rPr>
            <w:color w:val="FF0000"/>
            <w:highlight w:val="cyan"/>
            <w:rPrChange w:id="4857" w:author="Valeria Tapia" w:date="2026-10-05T12:53:00Z">
              <w:rPr/>
            </w:rPrChange>
          </w:rPr>
          <w:t>Plataforma de Seguimiento de la Aduana Nacional</w:t>
        </w:r>
      </w:ins>
      <w:ins w:id="4858" w:author="Valeria Tapia" w:date="2026-09-26T19:03:00Z">
        <w:r w:rsidR="00122E8B" w:rsidRPr="001B5D1A">
          <w:rPr>
            <w:color w:val="FF0000"/>
            <w:highlight w:val="cyan"/>
            <w:rPrChange w:id="4859" w:author="Valeria Tapia" w:date="2026-10-05T12:53:00Z">
              <w:rPr/>
            </w:rPrChange>
          </w:rPr>
          <w:t>, solicitando su implementación</w:t>
        </w:r>
      </w:ins>
      <w:ins w:id="4860" w:author="Valeria Tapia" w:date="2026-09-26T19:04:00Z">
        <w:r w:rsidR="00383832" w:rsidRPr="001B5D1A">
          <w:rPr>
            <w:color w:val="FF0000"/>
            <w:highlight w:val="cyan"/>
            <w:rPrChange w:id="4861" w:author="Valeria Tapia" w:date="2026-10-05T12:53:00Z">
              <w:rPr/>
            </w:rPrChange>
          </w:rPr>
          <w:t xml:space="preserve"> en la fecha establecida</w:t>
        </w:r>
      </w:ins>
      <w:ins w:id="4862" w:author="Valeria Tapia" w:date="2026-09-26T19:08:00Z">
        <w:r w:rsidR="0017423C" w:rsidRPr="001B5D1A">
          <w:rPr>
            <w:color w:val="FF0000"/>
            <w:highlight w:val="cyan"/>
            <w:rPrChange w:id="4863" w:author="Valeria Tapia" w:date="2026-10-05T12:53:00Z">
              <w:rPr/>
            </w:rPrChange>
          </w:rPr>
          <w:t xml:space="preserve"> en el R-</w:t>
        </w:r>
      </w:ins>
      <w:ins w:id="4864" w:author="Valeria Tapia" w:date="2026-09-26T19:09:00Z">
        <w:r w:rsidR="0017423C" w:rsidRPr="001B5D1A">
          <w:rPr>
            <w:color w:val="FF0000"/>
            <w:highlight w:val="cyan"/>
            <w:rPrChange w:id="4865" w:author="Valeria Tapia" w:date="2026-10-05T12:53:00Z">
              <w:rPr/>
            </w:rPrChange>
          </w:rPr>
          <w:t>426</w:t>
        </w:r>
      </w:ins>
      <w:ins w:id="4866" w:author="Valeria Tapia" w:date="2026-09-26T19:04:00Z">
        <w:r w:rsidR="00383832" w:rsidRPr="001B5D1A">
          <w:rPr>
            <w:color w:val="FF0000"/>
            <w:highlight w:val="cyan"/>
            <w:rPrChange w:id="4867" w:author="Valeria Tapia" w:date="2026-10-05T12:53:00Z">
              <w:rPr/>
            </w:rPrChange>
          </w:rPr>
          <w:t>.</w:t>
        </w:r>
      </w:ins>
    </w:p>
    <w:p w14:paraId="2ED9CDCF" w14:textId="793C6A14" w:rsidR="00D401AA" w:rsidRPr="001B5D1A" w:rsidRDefault="00487978">
      <w:pPr>
        <w:pStyle w:val="Prrafodelista"/>
        <w:ind w:left="1004"/>
        <w:rPr>
          <w:ins w:id="4868" w:author="Valeria Tapia" w:date="2026-09-26T18:53:00Z"/>
          <w:color w:val="FF0000"/>
          <w:rPrChange w:id="4869" w:author="Valeria Tapia" w:date="2026-10-05T12:53:00Z">
            <w:rPr>
              <w:ins w:id="4870" w:author="Valeria Tapia" w:date="2026-09-26T18:53:00Z"/>
            </w:rPr>
          </w:rPrChange>
        </w:rPr>
        <w:pPrChange w:id="4871" w:author="Valeria Tapia" w:date="2026-09-26T18:57:00Z">
          <w:pPr/>
        </w:pPrChange>
      </w:pPr>
      <w:ins w:id="4872" w:author="Valeria Tapia" w:date="2026-09-26T18:55:00Z">
        <w:r w:rsidRPr="001B5D1A">
          <w:rPr>
            <w:color w:val="FF0000"/>
            <w:rPrChange w:id="4873" w:author="Valeria Tapia" w:date="2026-10-05T12:53:00Z">
              <w:rPr/>
            </w:rPrChange>
          </w:rPr>
          <w:t xml:space="preserve"> </w:t>
        </w:r>
      </w:ins>
      <w:ins w:id="4874" w:author="Valeria Tapia" w:date="2026-09-26T18:54:00Z">
        <w:r w:rsidRPr="001B5D1A">
          <w:rPr>
            <w:color w:val="FF0000"/>
            <w:rPrChange w:id="4875" w:author="Valeria Tapia" w:date="2026-10-05T12:53:00Z">
              <w:rPr/>
            </w:rPrChange>
          </w:rPr>
          <w:t xml:space="preserve"> </w:t>
        </w:r>
      </w:ins>
    </w:p>
    <w:p w14:paraId="7A6F658A" w14:textId="1E6893CC" w:rsidR="007250D1" w:rsidRPr="001B5D1A" w:rsidRDefault="00D401AA" w:rsidP="00DE605E">
      <w:pPr>
        <w:rPr>
          <w:ins w:id="4876" w:author="Valeria Tapia" w:date="2026-09-26T19:32:00Z"/>
          <w:color w:val="FF0000"/>
          <w:rPrChange w:id="4877" w:author="Valeria Tapia" w:date="2026-10-05T12:53:00Z">
            <w:rPr>
              <w:ins w:id="4878" w:author="Valeria Tapia" w:date="2026-09-26T19:32:00Z"/>
            </w:rPr>
          </w:rPrChange>
        </w:rPr>
      </w:pPr>
      <w:ins w:id="4879" w:author="Valeria Tapia" w:date="2026-09-26T18:53:00Z">
        <w:r w:rsidRPr="001B5D1A">
          <w:rPr>
            <w:color w:val="FF0000"/>
            <w:rPrChange w:id="4880" w:author="Valeria Tapia" w:date="2026-10-05T12:53:00Z">
              <w:rPr/>
            </w:rPrChange>
          </w:rPr>
          <w:t>V.</w:t>
        </w:r>
      </w:ins>
      <w:r w:rsidR="007F399C" w:rsidRPr="001B5D1A">
        <w:rPr>
          <w:color w:val="FF0000"/>
          <w:rPrChange w:id="4881" w:author="Valeria Tapia" w:date="2026-10-05T12:53:00Z">
            <w:rPr/>
          </w:rPrChange>
        </w:rPr>
        <w:t>De requerirse funcionalidades adicionales para la implementación del trámite</w:t>
      </w:r>
      <w:r w:rsidR="00385A95" w:rsidRPr="001B5D1A">
        <w:rPr>
          <w:color w:val="FF0000"/>
          <w:rPrChange w:id="4882" w:author="Valeria Tapia" w:date="2026-10-05T12:53:00Z">
            <w:rPr/>
          </w:rPrChange>
        </w:rPr>
        <w:t>,</w:t>
      </w:r>
      <w:ins w:id="4883" w:author="Valeria Tapia" w:date="2026-09-26T18:49:00Z">
        <w:r w:rsidR="00474DE1" w:rsidRPr="001B5D1A">
          <w:rPr>
            <w:color w:val="FF0000"/>
            <w:rPrChange w:id="4884" w:author="Valeria Tapia" w:date="2026-10-05T12:53:00Z">
              <w:rPr/>
            </w:rPrChange>
          </w:rPr>
          <w:t xml:space="preserve"> en esta etapa,</w:t>
        </w:r>
      </w:ins>
      <w:r w:rsidR="00C32FE8" w:rsidRPr="001B5D1A">
        <w:rPr>
          <w:color w:val="FF0000"/>
          <w:rPrChange w:id="4885" w:author="Valeria Tapia" w:date="2026-10-05T12:53:00Z">
            <w:rPr/>
          </w:rPrChange>
        </w:rPr>
        <w:t xml:space="preserve"> </w:t>
      </w:r>
      <w:r w:rsidR="007F399C" w:rsidRPr="001B5D1A">
        <w:rPr>
          <w:color w:val="FF0000"/>
          <w:rPrChange w:id="4886" w:author="Valeria Tapia" w:date="2026-10-05T12:53:00Z">
            <w:rPr/>
          </w:rPrChange>
        </w:rPr>
        <w:t xml:space="preserve">la EPE </w:t>
      </w:r>
      <w:r w:rsidR="00C32FE8" w:rsidRPr="001B5D1A">
        <w:rPr>
          <w:color w:val="FF0000"/>
          <w:rPrChange w:id="4887" w:author="Valeria Tapia" w:date="2026-10-05T12:53:00Z">
            <w:rPr/>
          </w:rPrChange>
        </w:rPr>
        <w:t xml:space="preserve">deberá realizar un </w:t>
      </w:r>
      <w:r w:rsidR="00841B56" w:rsidRPr="001B5D1A">
        <w:rPr>
          <w:color w:val="FF0000"/>
          <w:szCs w:val="24"/>
          <w:lang w:val="es-MX"/>
          <w:rPrChange w:id="4888" w:author="Valeria Tapia" w:date="2026-10-05T12:53:00Z">
            <w:rPr>
              <w:szCs w:val="24"/>
              <w:lang w:val="es-MX"/>
            </w:rPr>
          </w:rPrChange>
        </w:rPr>
        <w:t>Registro</w:t>
      </w:r>
      <w:r w:rsidR="00841B56" w:rsidRPr="001B5D1A">
        <w:rPr>
          <w:color w:val="FF0000"/>
          <w:rPrChange w:id="4889" w:author="Valeria Tapia" w:date="2026-10-05T12:53:00Z">
            <w:rPr/>
          </w:rPrChange>
        </w:rPr>
        <w:t xml:space="preserve"> </w:t>
      </w:r>
      <w:r w:rsidR="00C32FE8" w:rsidRPr="001B5D1A">
        <w:rPr>
          <w:color w:val="FF0000"/>
          <w:rPrChange w:id="4890" w:author="Valeria Tapia" w:date="2026-10-05T12:53:00Z">
            <w:rPr/>
          </w:rPrChange>
        </w:rPr>
        <w:t>R-425 complementario conforme establece el parágrafo V. del Artículo 3</w:t>
      </w:r>
      <w:ins w:id="4891" w:author="Valeria Tapia" w:date="2026-09-26T18:50:00Z">
        <w:r w:rsidR="00474DE1" w:rsidRPr="001B5D1A">
          <w:rPr>
            <w:color w:val="FF0000"/>
            <w:rPrChange w:id="4892" w:author="Valeria Tapia" w:date="2026-10-05T12:53:00Z">
              <w:rPr>
                <w:highlight w:val="green"/>
              </w:rPr>
            </w:rPrChange>
          </w:rPr>
          <w:t>7</w:t>
        </w:r>
      </w:ins>
      <w:del w:id="4893" w:author="Valeria Tapia" w:date="2026-09-26T18:50:00Z">
        <w:r w:rsidR="00B0517B" w:rsidRPr="001B5D1A" w:rsidDel="00474DE1">
          <w:rPr>
            <w:color w:val="FF0000"/>
            <w:rPrChange w:id="4894" w:author="Valeria Tapia" w:date="2026-10-05T12:53:00Z">
              <w:rPr/>
            </w:rPrChange>
          </w:rPr>
          <w:delText>6</w:delText>
        </w:r>
      </w:del>
      <w:r w:rsidR="00C32FE8" w:rsidRPr="001B5D1A">
        <w:rPr>
          <w:color w:val="FF0000"/>
          <w:rPrChange w:id="4895" w:author="Valeria Tapia" w:date="2026-10-05T12:53:00Z">
            <w:rPr/>
          </w:rPrChange>
        </w:rPr>
        <w:t xml:space="preserve"> del presente Reglamento</w:t>
      </w:r>
      <w:r w:rsidR="00984E89" w:rsidRPr="001B5D1A">
        <w:rPr>
          <w:color w:val="FF0000"/>
          <w:rPrChange w:id="4896" w:author="Valeria Tapia" w:date="2026-10-05T12:53:00Z">
            <w:rPr/>
          </w:rPrChange>
        </w:rPr>
        <w:t xml:space="preserve">. </w:t>
      </w:r>
      <w:r w:rsidR="00334A1D" w:rsidRPr="001B5D1A">
        <w:rPr>
          <w:color w:val="FF0000"/>
          <w:rPrChange w:id="4897" w:author="Valeria Tapia" w:date="2026-10-05T12:53:00Z">
            <w:rPr/>
          </w:rPrChange>
        </w:rPr>
        <w:t xml:space="preserve"> </w:t>
      </w:r>
    </w:p>
    <w:p w14:paraId="2CFAC77C" w14:textId="6500E9F5" w:rsidR="00C739D8" w:rsidRPr="001B5D1A" w:rsidRDefault="00C739D8" w:rsidP="00DE605E">
      <w:pPr>
        <w:rPr>
          <w:ins w:id="4898" w:author="Valeria Tapia" w:date="2026-09-26T19:32:00Z"/>
          <w:color w:val="FF0000"/>
          <w:rPrChange w:id="4899" w:author="Valeria Tapia" w:date="2026-10-05T12:53:00Z">
            <w:rPr>
              <w:ins w:id="4900" w:author="Valeria Tapia" w:date="2026-09-26T19:32:00Z"/>
            </w:rPr>
          </w:rPrChange>
        </w:rPr>
      </w:pPr>
    </w:p>
    <w:p w14:paraId="6F1C53D0" w14:textId="5FF73371" w:rsidR="00C739D8" w:rsidRPr="001B5D1A" w:rsidRDefault="00C739D8" w:rsidP="00DE605E">
      <w:pPr>
        <w:rPr>
          <w:color w:val="FF0000"/>
          <w:rPrChange w:id="4901" w:author="Valeria Tapia" w:date="2026-10-05T12:53:00Z">
            <w:rPr/>
          </w:rPrChange>
        </w:rPr>
      </w:pPr>
      <w:ins w:id="4902" w:author="Valeria Tapia" w:date="2026-09-26T19:32:00Z">
        <w:r w:rsidRPr="001B5D1A">
          <w:rPr>
            <w:color w:val="FF0000"/>
            <w:highlight w:val="cyan"/>
            <w:rPrChange w:id="4903" w:author="Valeria Tapia" w:date="2026-10-05T12:53:00Z">
              <w:rPr/>
            </w:rPrChange>
          </w:rPr>
          <w:t>V</w:t>
        </w:r>
      </w:ins>
      <w:ins w:id="4904" w:author="Valeria Tapia" w:date="2026-09-26T19:33:00Z">
        <w:r w:rsidRPr="001B5D1A">
          <w:rPr>
            <w:color w:val="FF0000"/>
            <w:highlight w:val="cyan"/>
            <w:rPrChange w:id="4905" w:author="Valeria Tapia" w:date="2026-10-05T12:53:00Z">
              <w:rPr/>
            </w:rPrChange>
          </w:rPr>
          <w:t xml:space="preserve">I. </w:t>
        </w:r>
      </w:ins>
      <w:ins w:id="4906" w:author="Valeria Tapia" w:date="2026-09-26T19:36:00Z">
        <w:r w:rsidR="005E1941" w:rsidRPr="001B5D1A">
          <w:rPr>
            <w:color w:val="FF0000"/>
            <w:highlight w:val="cyan"/>
            <w:rPrChange w:id="4907" w:author="Valeria Tapia" w:date="2026-10-05T12:53:00Z">
              <w:rPr/>
            </w:rPrChange>
          </w:rPr>
          <w:t>De forma paralela al control funcional, l</w:t>
        </w:r>
      </w:ins>
      <w:ins w:id="4908" w:author="Valeria Tapia" w:date="2026-09-26T19:33:00Z">
        <w:r w:rsidRPr="001B5D1A">
          <w:rPr>
            <w:color w:val="FF0000"/>
            <w:highlight w:val="cyan"/>
            <w:rPrChange w:id="4909" w:author="Valeria Tapia" w:date="2026-10-05T12:53:00Z">
              <w:rPr/>
            </w:rPrChange>
          </w:rPr>
          <w:t>as EPEs deberán elaborar una Guía de Usuar</w:t>
        </w:r>
      </w:ins>
      <w:ins w:id="4910" w:author="Valeria Tapia" w:date="2026-09-26T19:34:00Z">
        <w:r w:rsidRPr="001B5D1A">
          <w:rPr>
            <w:color w:val="FF0000"/>
            <w:highlight w:val="cyan"/>
            <w:rPrChange w:id="4911" w:author="Valeria Tapia" w:date="2026-10-05T12:53:00Z">
              <w:rPr/>
            </w:rPrChange>
          </w:rPr>
          <w:t>io para la obtención del APCO</w:t>
        </w:r>
      </w:ins>
      <w:ins w:id="4912" w:author="Valeria Tapia" w:date="2026-09-26T19:35:00Z">
        <w:r w:rsidR="005E1941" w:rsidRPr="001B5D1A">
          <w:rPr>
            <w:color w:val="FF0000"/>
            <w:highlight w:val="cyan"/>
            <w:rPrChange w:id="4913" w:author="Valeria Tapia" w:date="2026-10-05T12:53:00Z">
              <w:rPr/>
            </w:rPrChange>
          </w:rPr>
          <w:t xml:space="preserve"> en la VUCE y remitirla a la AN</w:t>
        </w:r>
      </w:ins>
      <w:ins w:id="4914" w:author="Valeria Tapia" w:date="2026-09-26T19:36:00Z">
        <w:r w:rsidR="005E1941" w:rsidRPr="001B5D1A">
          <w:rPr>
            <w:color w:val="FF0000"/>
            <w:highlight w:val="cyan"/>
            <w:rPrChange w:id="4915" w:author="Valeria Tapia" w:date="2026-10-05T12:53:00Z">
              <w:rPr/>
            </w:rPrChange>
          </w:rPr>
          <w:t xml:space="preserve"> para su rev</w:t>
        </w:r>
      </w:ins>
      <w:ins w:id="4916" w:author="Valeria Tapia" w:date="2026-09-26T19:37:00Z">
        <w:r w:rsidR="005E1941" w:rsidRPr="001B5D1A">
          <w:rPr>
            <w:color w:val="FF0000"/>
            <w:highlight w:val="cyan"/>
            <w:rPrChange w:id="4917" w:author="Valeria Tapia" w:date="2026-10-05T12:53:00Z">
              <w:rPr/>
            </w:rPrChange>
          </w:rPr>
          <w:t>isión hasta antes del inicio de la capacitación</w:t>
        </w:r>
      </w:ins>
      <w:ins w:id="4918" w:author="Valeria Tapia" w:date="2026-09-26T19:35:00Z">
        <w:r w:rsidR="005E1941" w:rsidRPr="001B5D1A">
          <w:rPr>
            <w:color w:val="FF0000"/>
            <w:highlight w:val="cyan"/>
            <w:rPrChange w:id="4919" w:author="Valeria Tapia" w:date="2026-10-05T12:53:00Z">
              <w:rPr/>
            </w:rPrChange>
          </w:rPr>
          <w:t>, a efectos de que la misma sea publicada en el Portal de la VUCE</w:t>
        </w:r>
      </w:ins>
      <w:ins w:id="4920" w:author="Valeria Tapia" w:date="2026-09-26T19:38:00Z">
        <w:r w:rsidR="005E1941" w:rsidRPr="001B5D1A">
          <w:rPr>
            <w:color w:val="FF0000"/>
            <w:highlight w:val="cyan"/>
            <w:rPrChange w:id="4921" w:author="Valeria Tapia" w:date="2026-10-05T12:53:00Z">
              <w:rPr/>
            </w:rPrChange>
          </w:rPr>
          <w:t xml:space="preserve"> en el plazo máximo de un día hábil anterior a la fecha de implementación del trámite</w:t>
        </w:r>
      </w:ins>
      <w:ins w:id="4922" w:author="Valeria Tapia" w:date="2026-09-26T19:35:00Z">
        <w:r w:rsidR="005E1941" w:rsidRPr="001B5D1A">
          <w:rPr>
            <w:color w:val="FF0000"/>
            <w:highlight w:val="cyan"/>
            <w:rPrChange w:id="4923" w:author="Valeria Tapia" w:date="2026-10-05T12:53:00Z">
              <w:rPr/>
            </w:rPrChange>
          </w:rPr>
          <w:t>.</w:t>
        </w:r>
        <w:r w:rsidRPr="001B5D1A">
          <w:rPr>
            <w:color w:val="FF0000"/>
            <w:rPrChange w:id="4924" w:author="Valeria Tapia" w:date="2026-10-05T12:53:00Z">
              <w:rPr/>
            </w:rPrChange>
          </w:rPr>
          <w:t xml:space="preserve"> </w:t>
        </w:r>
      </w:ins>
    </w:p>
    <w:p w14:paraId="1E976542" w14:textId="77777777" w:rsidR="007250D1" w:rsidRPr="00F073C2" w:rsidRDefault="007250D1" w:rsidP="007250D1">
      <w:pPr>
        <w:rPr>
          <w:lang w:val="es-MX"/>
        </w:rPr>
      </w:pPr>
    </w:p>
    <w:p w14:paraId="03B44DCD" w14:textId="7514AB07" w:rsidR="00144F97" w:rsidRPr="00DE605E" w:rsidRDefault="007250D1" w:rsidP="008C3980">
      <w:pPr>
        <w:pStyle w:val="Ttulo5"/>
        <w:numPr>
          <w:ilvl w:val="0"/>
          <w:numId w:val="5"/>
        </w:numPr>
        <w:tabs>
          <w:tab w:val="left" w:pos="1701"/>
          <w:tab w:val="num" w:pos="9044"/>
        </w:tabs>
        <w:ind w:left="0" w:firstLine="0"/>
      </w:pPr>
      <w:r w:rsidRPr="00F073C2">
        <w:rPr>
          <w:b/>
          <w:szCs w:val="24"/>
        </w:rPr>
        <w:lastRenderedPageBreak/>
        <w:t xml:space="preserve"> (</w:t>
      </w:r>
      <w:r w:rsidR="0015069E" w:rsidRPr="00F073C2">
        <w:rPr>
          <w:b/>
          <w:szCs w:val="24"/>
        </w:rPr>
        <w:t xml:space="preserve">GESTIÓN Y EMISIÓN DE </w:t>
      </w:r>
      <w:r w:rsidRPr="00F073C2">
        <w:rPr>
          <w:b/>
          <w:szCs w:val="24"/>
        </w:rPr>
        <w:t>NORMATIVA)</w:t>
      </w:r>
      <w:r w:rsidR="009E0514" w:rsidRPr="00F073C2">
        <w:rPr>
          <w:b/>
          <w:szCs w:val="24"/>
        </w:rPr>
        <w:t>.</w:t>
      </w:r>
      <w:r w:rsidRPr="00F073C2">
        <w:rPr>
          <w:b/>
          <w:szCs w:val="24"/>
        </w:rPr>
        <w:t xml:space="preserve"> </w:t>
      </w:r>
      <w:r w:rsidR="007102D7" w:rsidRPr="00DE605E">
        <w:rPr>
          <w:szCs w:val="24"/>
        </w:rPr>
        <w:t xml:space="preserve">I. </w:t>
      </w:r>
      <w:r w:rsidRPr="00F073C2">
        <w:t>La</w:t>
      </w:r>
      <w:r w:rsidR="0038551B" w:rsidRPr="00F073C2">
        <w:t>s</w:t>
      </w:r>
      <w:r w:rsidRPr="00F073C2">
        <w:t xml:space="preserve"> </w:t>
      </w:r>
      <w:r w:rsidR="0038551B" w:rsidRPr="00F073C2">
        <w:t>EPEs</w:t>
      </w:r>
      <w:r w:rsidRPr="00F073C2">
        <w:t xml:space="preserve"> será</w:t>
      </w:r>
      <w:r w:rsidR="0038551B" w:rsidRPr="00F073C2">
        <w:t>n</w:t>
      </w:r>
      <w:r w:rsidRPr="00F073C2">
        <w:t xml:space="preserve"> responsable</w:t>
      </w:r>
      <w:r w:rsidR="0038551B" w:rsidRPr="00F073C2">
        <w:t>s</w:t>
      </w:r>
      <w:r w:rsidRPr="00F073C2">
        <w:t xml:space="preserve"> de </w:t>
      </w:r>
      <w:r w:rsidR="0015069E" w:rsidRPr="00F073C2">
        <w:t>gestionar y emitir</w:t>
      </w:r>
      <w:r w:rsidR="0038551B" w:rsidRPr="00F073C2">
        <w:t xml:space="preserve"> su</w:t>
      </w:r>
      <w:r w:rsidRPr="00F073C2">
        <w:t xml:space="preserve"> normativa </w:t>
      </w:r>
      <w:r w:rsidR="0038551B" w:rsidRPr="00F073C2">
        <w:t xml:space="preserve">específica </w:t>
      </w:r>
      <w:del w:id="4925" w:author="Valeria Tapia" w:date="2026-09-26T19:17:00Z">
        <w:r w:rsidRPr="00F073C2" w:rsidDel="007B00F1">
          <w:delText xml:space="preserve"> </w:delText>
        </w:r>
      </w:del>
      <w:r w:rsidRPr="00F073C2">
        <w:t xml:space="preserve">para </w:t>
      </w:r>
      <w:r w:rsidR="0038551B" w:rsidRPr="00F073C2">
        <w:t xml:space="preserve">la implementación del trámite APCO </w:t>
      </w:r>
      <w:r w:rsidRPr="00F073C2">
        <w:t>en la VUCE</w:t>
      </w:r>
      <w:r w:rsidR="0015069E" w:rsidRPr="00F073C2">
        <w:t xml:space="preserve"> de forma paralela al desarrollo de las funcionalidades,</w:t>
      </w:r>
      <w:r w:rsidR="00144F97" w:rsidRPr="00DE605E">
        <w:t xml:space="preserve"> </w:t>
      </w:r>
      <w:r w:rsidR="0015069E" w:rsidRPr="00F073C2">
        <w:t>considerando los plazos establecidos en el Plan de Trabajo</w:t>
      </w:r>
      <w:r w:rsidR="00144F97" w:rsidRPr="00DE605E">
        <w:t xml:space="preserve">, debiendo remitir a la AN el </w:t>
      </w:r>
      <w:r w:rsidR="00AF5A8E" w:rsidRPr="00DE605E">
        <w:t>p</w:t>
      </w:r>
      <w:r w:rsidR="00144F97" w:rsidRPr="00DE605E">
        <w:t>royecto de la normativa de forma previa a su aprobación</w:t>
      </w:r>
      <w:ins w:id="4926" w:author="Valeria Tapia" w:date="2026-09-26T19:16:00Z">
        <w:r w:rsidR="007B00F1">
          <w:t xml:space="preserve"> </w:t>
        </w:r>
        <w:r w:rsidR="007B00F1" w:rsidRPr="0047699A">
          <w:rPr>
            <w:highlight w:val="cyan"/>
            <w:rPrChange w:id="4927" w:author="Valeria Tapia" w:date="2026-10-05T11:59:00Z">
              <w:rPr/>
            </w:rPrChange>
          </w:rPr>
          <w:t xml:space="preserve">en un plazo máximo de </w:t>
        </w:r>
      </w:ins>
      <w:ins w:id="4928" w:author="Valeria Tapia" w:date="2026-09-26T19:46:00Z">
        <w:r w:rsidR="00C96D16" w:rsidRPr="0047699A">
          <w:rPr>
            <w:highlight w:val="cyan"/>
            <w:rPrChange w:id="4929" w:author="Valeria Tapia" w:date="2026-10-05T11:59:00Z">
              <w:rPr/>
            </w:rPrChange>
          </w:rPr>
          <w:t>diez (</w:t>
        </w:r>
      </w:ins>
      <w:ins w:id="4930" w:author="Valeria Tapia" w:date="2026-09-26T19:16:00Z">
        <w:r w:rsidR="007B00F1" w:rsidRPr="0047699A">
          <w:rPr>
            <w:highlight w:val="cyan"/>
            <w:rPrChange w:id="4931" w:author="Valeria Tapia" w:date="2026-10-05T11:59:00Z">
              <w:rPr/>
            </w:rPrChange>
          </w:rPr>
          <w:t>1</w:t>
        </w:r>
      </w:ins>
      <w:ins w:id="4932" w:author="Valeria Tapia" w:date="2026-09-26T19:17:00Z">
        <w:r w:rsidR="007B00F1" w:rsidRPr="0047699A">
          <w:rPr>
            <w:highlight w:val="cyan"/>
            <w:rPrChange w:id="4933" w:author="Valeria Tapia" w:date="2026-10-05T11:59:00Z">
              <w:rPr/>
            </w:rPrChange>
          </w:rPr>
          <w:t>0</w:t>
        </w:r>
      </w:ins>
      <w:ins w:id="4934" w:author="Valeria Tapia" w:date="2026-09-26T19:46:00Z">
        <w:r w:rsidR="00C96D16" w:rsidRPr="0047699A">
          <w:rPr>
            <w:highlight w:val="cyan"/>
            <w:rPrChange w:id="4935" w:author="Valeria Tapia" w:date="2026-10-05T11:59:00Z">
              <w:rPr/>
            </w:rPrChange>
          </w:rPr>
          <w:t>)</w:t>
        </w:r>
      </w:ins>
      <w:ins w:id="4936" w:author="Valeria Tapia" w:date="2026-09-26T19:16:00Z">
        <w:r w:rsidR="007B00F1" w:rsidRPr="0047699A">
          <w:rPr>
            <w:highlight w:val="cyan"/>
            <w:rPrChange w:id="4937" w:author="Valeria Tapia" w:date="2026-10-05T11:59:00Z">
              <w:rPr/>
            </w:rPrChange>
          </w:rPr>
          <w:t xml:space="preserve"> días hábiles de iniciad</w:t>
        </w:r>
      </w:ins>
      <w:ins w:id="4938" w:author="Valeria Tapia" w:date="2026-09-26T19:17:00Z">
        <w:r w:rsidR="007B00F1" w:rsidRPr="0047699A">
          <w:rPr>
            <w:highlight w:val="cyan"/>
            <w:rPrChange w:id="4939" w:author="Valeria Tapia" w:date="2026-10-05T11:59:00Z">
              <w:rPr/>
            </w:rPrChange>
          </w:rPr>
          <w:t>o el desarrollo funcional</w:t>
        </w:r>
      </w:ins>
      <w:ins w:id="4940" w:author="Valeria Tapia" w:date="2026-09-26T19:18:00Z">
        <w:r w:rsidR="007B00F1" w:rsidRPr="0047699A">
          <w:rPr>
            <w:highlight w:val="cyan"/>
            <w:rPrChange w:id="4941" w:author="Valeria Tapia" w:date="2026-10-05T11:59:00Z">
              <w:rPr/>
            </w:rPrChange>
          </w:rPr>
          <w:t xml:space="preserve">, </w:t>
        </w:r>
      </w:ins>
      <w:ins w:id="4942" w:author="Valeria Tapia" w:date="2026-09-26T19:19:00Z">
        <w:r w:rsidR="007B00F1" w:rsidRPr="0047699A">
          <w:rPr>
            <w:highlight w:val="cyan"/>
            <w:rPrChange w:id="4943" w:author="Valeria Tapia" w:date="2026-10-05T11:59:00Z">
              <w:rPr/>
            </w:rPrChange>
          </w:rPr>
          <w:t xml:space="preserve"> para </w:t>
        </w:r>
      </w:ins>
      <w:ins w:id="4944" w:author="Valeria Tapia" w:date="2026-09-26T19:26:00Z">
        <w:r w:rsidR="00C739D8" w:rsidRPr="0047699A">
          <w:rPr>
            <w:highlight w:val="cyan"/>
            <w:rPrChange w:id="4945" w:author="Valeria Tapia" w:date="2026-10-05T11:59:00Z">
              <w:rPr/>
            </w:rPrChange>
          </w:rPr>
          <w:t>la</w:t>
        </w:r>
      </w:ins>
      <w:ins w:id="4946" w:author="Valeria Tapia" w:date="2026-09-26T19:19:00Z">
        <w:r w:rsidR="007B00F1" w:rsidRPr="0047699A">
          <w:rPr>
            <w:highlight w:val="cyan"/>
            <w:rPrChange w:id="4947" w:author="Valeria Tapia" w:date="2026-10-05T11:59:00Z">
              <w:rPr/>
            </w:rPrChange>
          </w:rPr>
          <w:t xml:space="preserve"> revisión</w:t>
        </w:r>
      </w:ins>
      <w:ins w:id="4948" w:author="Valeria Tapia" w:date="2026-09-26T19:26:00Z">
        <w:r w:rsidR="00C739D8" w:rsidRPr="0047699A">
          <w:rPr>
            <w:highlight w:val="cyan"/>
            <w:rPrChange w:id="4949" w:author="Valeria Tapia" w:date="2026-10-05T11:59:00Z">
              <w:rPr/>
            </w:rPrChange>
          </w:rPr>
          <w:t xml:space="preserve"> </w:t>
        </w:r>
      </w:ins>
      <w:ins w:id="4950" w:author="Valeria Tapia" w:date="2026-09-26T19:31:00Z">
        <w:r w:rsidR="00C739D8" w:rsidRPr="0047699A">
          <w:rPr>
            <w:highlight w:val="cyan"/>
            <w:rPrChange w:id="4951" w:author="Valeria Tapia" w:date="2026-10-05T11:59:00Z">
              <w:rPr/>
            </w:rPrChange>
          </w:rPr>
          <w:t xml:space="preserve">conjunta con </w:t>
        </w:r>
      </w:ins>
      <w:ins w:id="4952" w:author="Valeria Tapia" w:date="2026-09-26T19:26:00Z">
        <w:r w:rsidR="00C739D8" w:rsidRPr="0047699A">
          <w:rPr>
            <w:highlight w:val="cyan"/>
            <w:rPrChange w:id="4953" w:author="Valeria Tapia" w:date="2026-10-05T11:59:00Z">
              <w:rPr/>
            </w:rPrChange>
          </w:rPr>
          <w:t>la AN</w:t>
        </w:r>
      </w:ins>
      <w:ins w:id="4954" w:author="Valeria Tapia" w:date="2026-09-26T19:31:00Z">
        <w:r w:rsidR="00C739D8" w:rsidRPr="0047699A">
          <w:rPr>
            <w:highlight w:val="cyan"/>
            <w:rPrChange w:id="4955" w:author="Valeria Tapia" w:date="2026-10-05T11:59:00Z">
              <w:rPr/>
            </w:rPrChange>
          </w:rPr>
          <w:t>, a efectos de que se valide o</w:t>
        </w:r>
      </w:ins>
      <w:ins w:id="4956" w:author="Valeria Tapia" w:date="2026-09-26T19:32:00Z">
        <w:r w:rsidR="00C739D8" w:rsidRPr="0047699A">
          <w:rPr>
            <w:highlight w:val="cyan"/>
            <w:rPrChange w:id="4957" w:author="Valeria Tapia" w:date="2026-10-05T11:59:00Z">
              <w:rPr/>
            </w:rPrChange>
          </w:rPr>
          <w:t xml:space="preserve"> se realicen los ajustes de corresponder</w:t>
        </w:r>
      </w:ins>
      <w:ins w:id="4958" w:author="Valeria Tapia" w:date="2026-09-26T19:19:00Z">
        <w:r w:rsidR="007B00F1" w:rsidRPr="0047699A">
          <w:rPr>
            <w:highlight w:val="cyan"/>
            <w:rPrChange w:id="4959" w:author="Valeria Tapia" w:date="2026-10-05T11:59:00Z">
              <w:rPr/>
            </w:rPrChange>
          </w:rPr>
          <w:t>.</w:t>
        </w:r>
      </w:ins>
      <w:del w:id="4960" w:author="Valeria Tapia" w:date="2026-09-26T19:18:00Z">
        <w:r w:rsidR="00144F97" w:rsidRPr="0047699A" w:rsidDel="007B00F1">
          <w:rPr>
            <w:highlight w:val="cyan"/>
            <w:rPrChange w:id="4961" w:author="Valeria Tapia" w:date="2026-10-05T11:59:00Z">
              <w:rPr/>
            </w:rPrChange>
          </w:rPr>
          <w:delText>.</w:delText>
        </w:r>
      </w:del>
    </w:p>
    <w:p w14:paraId="55D8A8A8" w14:textId="4FC64E5C" w:rsidR="00144F97" w:rsidRDefault="00144F97" w:rsidP="00DE605E">
      <w:pPr>
        <w:rPr>
          <w:ins w:id="4962" w:author="Valeria Tapia" w:date="2026-09-26T19:21:00Z"/>
        </w:rPr>
      </w:pPr>
    </w:p>
    <w:p w14:paraId="3421CA35" w14:textId="09194554" w:rsidR="00C739D8" w:rsidRPr="0047699A" w:rsidRDefault="007B00F1" w:rsidP="00DE605E">
      <w:pPr>
        <w:rPr>
          <w:ins w:id="4963" w:author="Valeria Tapia" w:date="2026-09-26T19:30:00Z"/>
          <w:highlight w:val="cyan"/>
          <w:rPrChange w:id="4964" w:author="Valeria Tapia" w:date="2026-10-05T11:59:00Z">
            <w:rPr>
              <w:ins w:id="4965" w:author="Valeria Tapia" w:date="2026-09-26T19:30:00Z"/>
            </w:rPr>
          </w:rPrChange>
        </w:rPr>
      </w:pPr>
      <w:ins w:id="4966" w:author="Valeria Tapia" w:date="2026-09-26T19:21:00Z">
        <w:r>
          <w:t>II</w:t>
        </w:r>
        <w:r w:rsidRPr="0047699A">
          <w:rPr>
            <w:highlight w:val="cyan"/>
            <w:rPrChange w:id="4967" w:author="Valeria Tapia" w:date="2026-10-05T11:59:00Z">
              <w:rPr/>
            </w:rPrChange>
          </w:rPr>
          <w:t xml:space="preserve">. </w:t>
        </w:r>
      </w:ins>
      <w:ins w:id="4968" w:author="Valeria Tapia" w:date="2026-09-26T19:41:00Z">
        <w:r w:rsidR="005E1941" w:rsidRPr="0047699A">
          <w:rPr>
            <w:highlight w:val="cyan"/>
            <w:rPrChange w:id="4969" w:author="Valeria Tapia" w:date="2026-10-05T11:59:00Z">
              <w:rPr/>
            </w:rPrChange>
          </w:rPr>
          <w:t xml:space="preserve">Las EPEs </w:t>
        </w:r>
      </w:ins>
      <w:ins w:id="4970" w:author="Valeria Tapia" w:date="2026-09-26T19:21:00Z">
        <w:r w:rsidR="005E1941" w:rsidRPr="0047699A">
          <w:rPr>
            <w:highlight w:val="cyan"/>
            <w:rPrChange w:id="4971" w:author="Valeria Tapia" w:date="2026-10-05T11:59:00Z">
              <w:rPr/>
            </w:rPrChange>
          </w:rPr>
          <w:t>debe</w:t>
        </w:r>
      </w:ins>
      <w:ins w:id="4972" w:author="Valeria Tapia" w:date="2026-09-26T19:45:00Z">
        <w:r w:rsidR="005E1941" w:rsidRPr="0047699A">
          <w:rPr>
            <w:highlight w:val="cyan"/>
            <w:rPrChange w:id="4973" w:author="Valeria Tapia" w:date="2026-10-05T11:59:00Z">
              <w:rPr/>
            </w:rPrChange>
          </w:rPr>
          <w:t>n</w:t>
        </w:r>
      </w:ins>
      <w:ins w:id="4974" w:author="Valeria Tapia" w:date="2026-09-26T19:21:00Z">
        <w:r w:rsidRPr="0047699A">
          <w:rPr>
            <w:highlight w:val="cyan"/>
            <w:rPrChange w:id="4975" w:author="Valeria Tapia" w:date="2026-10-05T11:59:00Z">
              <w:rPr/>
            </w:rPrChange>
          </w:rPr>
          <w:t xml:space="preserve"> considerar </w:t>
        </w:r>
      </w:ins>
      <w:ins w:id="4976" w:author="Valeria Tapia" w:date="2026-09-26T19:42:00Z">
        <w:r w:rsidR="005E1941" w:rsidRPr="0047699A">
          <w:rPr>
            <w:highlight w:val="cyan"/>
            <w:rPrChange w:id="4977" w:author="Valeria Tapia" w:date="2026-10-05T11:59:00Z">
              <w:rPr/>
            </w:rPrChange>
          </w:rPr>
          <w:t xml:space="preserve">en el proyecto de la normativa </w:t>
        </w:r>
      </w:ins>
      <w:ins w:id="4978" w:author="Valeria Tapia" w:date="2026-09-26T19:28:00Z">
        <w:r w:rsidR="00C739D8" w:rsidRPr="0047699A">
          <w:rPr>
            <w:highlight w:val="cyan"/>
            <w:rPrChange w:id="4979" w:author="Valeria Tapia" w:date="2026-10-05T11:59:00Z">
              <w:rPr/>
            </w:rPrChange>
          </w:rPr>
          <w:t xml:space="preserve">todos </w:t>
        </w:r>
      </w:ins>
      <w:ins w:id="4980" w:author="Valeria Tapia" w:date="2026-09-26T19:22:00Z">
        <w:r w:rsidRPr="0047699A">
          <w:rPr>
            <w:highlight w:val="cyan"/>
            <w:rPrChange w:id="4981" w:author="Valeria Tapia" w:date="2026-10-05T11:59:00Z">
              <w:rPr/>
            </w:rPrChange>
          </w:rPr>
          <w:t>l</w:t>
        </w:r>
      </w:ins>
      <w:ins w:id="4982" w:author="Valeria Tapia" w:date="2026-09-26T19:23:00Z">
        <w:r w:rsidRPr="0047699A">
          <w:rPr>
            <w:highlight w:val="cyan"/>
            <w:rPrChange w:id="4983" w:author="Valeria Tapia" w:date="2026-10-05T11:59:00Z">
              <w:rPr/>
            </w:rPrChange>
          </w:rPr>
          <w:t xml:space="preserve">os elementos </w:t>
        </w:r>
      </w:ins>
      <w:ins w:id="4984" w:author="Valeria Tapia" w:date="2026-09-26T19:28:00Z">
        <w:r w:rsidR="00C739D8" w:rsidRPr="0047699A">
          <w:rPr>
            <w:highlight w:val="cyan"/>
            <w:rPrChange w:id="4985" w:author="Valeria Tapia" w:date="2026-10-05T11:59:00Z">
              <w:rPr/>
            </w:rPrChange>
          </w:rPr>
          <w:t xml:space="preserve">tomados </w:t>
        </w:r>
      </w:ins>
      <w:ins w:id="4986" w:author="Valeria Tapia" w:date="2026-09-26T19:23:00Z">
        <w:r w:rsidRPr="0047699A">
          <w:rPr>
            <w:highlight w:val="cyan"/>
            <w:rPrChange w:id="4987" w:author="Valeria Tapia" w:date="2026-10-05T11:59:00Z">
              <w:rPr/>
            </w:rPrChange>
          </w:rPr>
          <w:t>en la</w:t>
        </w:r>
      </w:ins>
      <w:ins w:id="4988" w:author="Valeria Tapia" w:date="2026-09-26T19:22:00Z">
        <w:r w:rsidRPr="0047699A">
          <w:rPr>
            <w:highlight w:val="cyan"/>
            <w:rPrChange w:id="4989" w:author="Valeria Tapia" w:date="2026-10-05T11:59:00Z">
              <w:rPr/>
            </w:rPrChange>
          </w:rPr>
          <w:t xml:space="preserve"> optimización del trámite</w:t>
        </w:r>
      </w:ins>
      <w:ins w:id="4990" w:author="Valeria Tapia" w:date="2026-09-26T19:28:00Z">
        <w:r w:rsidR="00C739D8" w:rsidRPr="0047699A">
          <w:rPr>
            <w:highlight w:val="cyan"/>
            <w:rPrChange w:id="4991" w:author="Valeria Tapia" w:date="2026-10-05T11:59:00Z">
              <w:rPr/>
            </w:rPrChange>
          </w:rPr>
          <w:t>:</w:t>
        </w:r>
      </w:ins>
      <w:ins w:id="4992" w:author="Valeria Tapia" w:date="2026-09-26T19:23:00Z">
        <w:r w:rsidRPr="0047699A">
          <w:rPr>
            <w:highlight w:val="cyan"/>
            <w:rPrChange w:id="4993" w:author="Valeria Tapia" w:date="2026-10-05T11:59:00Z">
              <w:rPr/>
            </w:rPrChange>
          </w:rPr>
          <w:t xml:space="preserve"> el proceso de obtención</w:t>
        </w:r>
      </w:ins>
      <w:ins w:id="4994" w:author="Valeria Tapia" w:date="2026-09-26T19:24:00Z">
        <w:r w:rsidRPr="0047699A">
          <w:rPr>
            <w:highlight w:val="cyan"/>
            <w:rPrChange w:id="4995" w:author="Valeria Tapia" w:date="2026-10-05T11:59:00Z">
              <w:rPr/>
            </w:rPrChange>
          </w:rPr>
          <w:t xml:space="preserve"> </w:t>
        </w:r>
      </w:ins>
      <w:ins w:id="4996" w:author="Valeria Tapia" w:date="2026-09-26T19:29:00Z">
        <w:r w:rsidR="00C739D8" w:rsidRPr="0047699A">
          <w:rPr>
            <w:highlight w:val="cyan"/>
            <w:rPrChange w:id="4997" w:author="Valeria Tapia" w:date="2026-10-05T11:59:00Z">
              <w:rPr/>
            </w:rPrChange>
          </w:rPr>
          <w:t xml:space="preserve">y emisión de la </w:t>
        </w:r>
      </w:ins>
      <w:ins w:id="4998" w:author="Valeria Tapia" w:date="2026-09-26T19:24:00Z">
        <w:r w:rsidRPr="0047699A">
          <w:rPr>
            <w:highlight w:val="cyan"/>
            <w:rPrChange w:id="4999" w:author="Valeria Tapia" w:date="2026-10-05T11:59:00Z">
              <w:rPr/>
            </w:rPrChange>
          </w:rPr>
          <w:t>APCO,</w:t>
        </w:r>
        <w:r w:rsidR="00C739D8" w:rsidRPr="0047699A">
          <w:rPr>
            <w:highlight w:val="cyan"/>
            <w:rPrChange w:id="5000" w:author="Valeria Tapia" w:date="2026-10-05T11:59:00Z">
              <w:rPr/>
            </w:rPrChange>
          </w:rPr>
          <w:t xml:space="preserve"> los documentos requisitos, </w:t>
        </w:r>
      </w:ins>
      <w:ins w:id="5001" w:author="Valeria Tapia" w:date="2026-09-26T19:26:00Z">
        <w:r w:rsidR="00C739D8" w:rsidRPr="0047699A">
          <w:rPr>
            <w:highlight w:val="cyan"/>
            <w:rPrChange w:id="5002" w:author="Valeria Tapia" w:date="2026-10-05T11:59:00Z">
              <w:rPr/>
            </w:rPrChange>
          </w:rPr>
          <w:t>incorporación de herramientas electrónicas tales de como firma digital</w:t>
        </w:r>
      </w:ins>
      <w:ins w:id="5003" w:author="Valeria Tapia" w:date="2026-09-26T19:27:00Z">
        <w:r w:rsidR="00C739D8" w:rsidRPr="0047699A">
          <w:rPr>
            <w:highlight w:val="cyan"/>
            <w:rPrChange w:id="5004" w:author="Valeria Tapia" w:date="2026-10-05T11:59:00Z">
              <w:rPr/>
            </w:rPrChange>
          </w:rPr>
          <w:t xml:space="preserve">, pasarela de pagos, </w:t>
        </w:r>
      </w:ins>
      <w:ins w:id="5005" w:author="Valeria Tapia" w:date="2026-09-26T19:24:00Z">
        <w:r w:rsidR="00C739D8" w:rsidRPr="0047699A">
          <w:rPr>
            <w:highlight w:val="cyan"/>
            <w:rPrChange w:id="5006" w:author="Valeria Tapia" w:date="2026-10-05T11:59:00Z">
              <w:rPr/>
            </w:rPrChange>
          </w:rPr>
          <w:t>además de los procesos adicionales</w:t>
        </w:r>
      </w:ins>
      <w:ins w:id="5007" w:author="Valeria Tapia" w:date="2026-09-26T19:29:00Z">
        <w:r w:rsidR="00C739D8" w:rsidRPr="0047699A">
          <w:rPr>
            <w:highlight w:val="cyan"/>
            <w:rPrChange w:id="5008" w:author="Valeria Tapia" w:date="2026-10-05T11:59:00Z">
              <w:rPr/>
            </w:rPrChange>
          </w:rPr>
          <w:t>,</w:t>
        </w:r>
      </w:ins>
      <w:ins w:id="5009" w:author="Valeria Tapia" w:date="2026-09-26T19:24:00Z">
        <w:r w:rsidR="00C739D8" w:rsidRPr="0047699A">
          <w:rPr>
            <w:highlight w:val="cyan"/>
            <w:rPrChange w:id="5010" w:author="Valeria Tapia" w:date="2026-10-05T11:59:00Z">
              <w:rPr/>
            </w:rPrChange>
          </w:rPr>
          <w:t xml:space="preserve"> modificación, anulación, ampliación, entre otros. </w:t>
        </w:r>
      </w:ins>
    </w:p>
    <w:p w14:paraId="23E978A9" w14:textId="18F50E30" w:rsidR="00C739D8" w:rsidRPr="0047699A" w:rsidRDefault="00C739D8" w:rsidP="00DE605E">
      <w:pPr>
        <w:rPr>
          <w:ins w:id="5011" w:author="Valeria Tapia" w:date="2026-09-26T19:42:00Z"/>
          <w:highlight w:val="cyan"/>
          <w:rPrChange w:id="5012" w:author="Valeria Tapia" w:date="2026-10-05T11:59:00Z">
            <w:rPr>
              <w:ins w:id="5013" w:author="Valeria Tapia" w:date="2026-09-26T19:42:00Z"/>
            </w:rPr>
          </w:rPrChange>
        </w:rPr>
      </w:pPr>
    </w:p>
    <w:p w14:paraId="0C2E0029" w14:textId="1B5F9979" w:rsidR="005E1941" w:rsidRDefault="005E1941" w:rsidP="00DE605E">
      <w:pPr>
        <w:rPr>
          <w:ins w:id="5014" w:author="Valeria Tapia" w:date="2026-09-26T19:30:00Z"/>
        </w:rPr>
      </w:pPr>
      <w:ins w:id="5015" w:author="Valeria Tapia" w:date="2026-09-26T19:42:00Z">
        <w:r w:rsidRPr="0047699A">
          <w:rPr>
            <w:highlight w:val="cyan"/>
            <w:rPrChange w:id="5016" w:author="Valeria Tapia" w:date="2026-10-05T11:59:00Z">
              <w:rPr/>
            </w:rPrChange>
          </w:rPr>
          <w:t>III. Las EPEs deben</w:t>
        </w:r>
      </w:ins>
      <w:ins w:id="5017" w:author="Valeria Tapia" w:date="2026-09-26T19:43:00Z">
        <w:r w:rsidRPr="0047699A">
          <w:rPr>
            <w:highlight w:val="cyan"/>
            <w:rPrChange w:id="5018" w:author="Valeria Tapia" w:date="2026-10-05T11:59:00Z">
              <w:rPr/>
            </w:rPrChange>
          </w:rPr>
          <w:t xml:space="preserve"> preveer los plazos que </w:t>
        </w:r>
      </w:ins>
      <w:ins w:id="5019" w:author="Valeria Tapia" w:date="2026-09-26T19:44:00Z">
        <w:r w:rsidRPr="0047699A">
          <w:rPr>
            <w:highlight w:val="cyan"/>
            <w:rPrChange w:id="5020" w:author="Valeria Tapia" w:date="2026-10-05T11:59:00Z">
              <w:rPr/>
            </w:rPrChange>
          </w:rPr>
          <w:t xml:space="preserve">se </w:t>
        </w:r>
      </w:ins>
      <w:ins w:id="5021" w:author="Valeria Tapia" w:date="2026-09-26T19:43:00Z">
        <w:r w:rsidRPr="0047699A">
          <w:rPr>
            <w:highlight w:val="cyan"/>
            <w:rPrChange w:id="5022" w:author="Valeria Tapia" w:date="2026-10-05T11:59:00Z">
              <w:rPr/>
            </w:rPrChange>
          </w:rPr>
          <w:t xml:space="preserve">requieren </w:t>
        </w:r>
      </w:ins>
      <w:ins w:id="5023" w:author="Valeria Tapia" w:date="2026-09-26T19:44:00Z">
        <w:r w:rsidRPr="0047699A">
          <w:rPr>
            <w:highlight w:val="cyan"/>
            <w:rPrChange w:id="5024" w:author="Valeria Tapia" w:date="2026-10-05T11:59:00Z">
              <w:rPr/>
            </w:rPrChange>
          </w:rPr>
          <w:t xml:space="preserve">para </w:t>
        </w:r>
      </w:ins>
      <w:ins w:id="5025" w:author="Valeria Tapia" w:date="2026-09-26T19:43:00Z">
        <w:r w:rsidRPr="0047699A">
          <w:rPr>
            <w:highlight w:val="cyan"/>
            <w:rPrChange w:id="5026" w:author="Valeria Tapia" w:date="2026-10-05T11:59:00Z">
              <w:rPr/>
            </w:rPrChange>
          </w:rPr>
          <w:t xml:space="preserve">la </w:t>
        </w:r>
      </w:ins>
      <w:ins w:id="5027" w:author="Valeria Tapia" w:date="2026-09-26T19:45:00Z">
        <w:r w:rsidR="00C96D16" w:rsidRPr="0047699A">
          <w:rPr>
            <w:highlight w:val="cyan"/>
            <w:rPrChange w:id="5028" w:author="Valeria Tapia" w:date="2026-10-05T11:59:00Z">
              <w:rPr/>
            </w:rPrChange>
          </w:rPr>
          <w:t>aprob</w:t>
        </w:r>
      </w:ins>
      <w:ins w:id="5029" w:author="Valeria Tapia" w:date="2026-09-26T19:46:00Z">
        <w:r w:rsidR="00C96D16" w:rsidRPr="0047699A">
          <w:rPr>
            <w:highlight w:val="cyan"/>
            <w:rPrChange w:id="5030" w:author="Valeria Tapia" w:date="2026-10-05T11:59:00Z">
              <w:rPr/>
            </w:rPrChange>
          </w:rPr>
          <w:t xml:space="preserve">ación de </w:t>
        </w:r>
      </w:ins>
      <w:ins w:id="5031" w:author="Valeria Tapia" w:date="2026-09-26T19:43:00Z">
        <w:r w:rsidRPr="0047699A">
          <w:rPr>
            <w:highlight w:val="cyan"/>
            <w:rPrChange w:id="5032" w:author="Valeria Tapia" w:date="2026-10-05T11:59:00Z">
              <w:rPr/>
            </w:rPrChange>
          </w:rPr>
          <w:t>la Norm</w:t>
        </w:r>
      </w:ins>
      <w:ins w:id="5033" w:author="Valeria Tapia" w:date="2026-09-26T19:44:00Z">
        <w:r w:rsidRPr="0047699A">
          <w:rPr>
            <w:highlight w:val="cyan"/>
            <w:rPrChange w:id="5034" w:author="Valeria Tapia" w:date="2026-10-05T11:59:00Z">
              <w:rPr/>
            </w:rPrChange>
          </w:rPr>
          <w:t>ativa (Ley, Decreto Supremo, Resolución Administrativa</w:t>
        </w:r>
      </w:ins>
      <w:ins w:id="5035" w:author="Valeria Tapia" w:date="2026-09-26T19:45:00Z">
        <w:r w:rsidR="00C96D16" w:rsidRPr="0047699A">
          <w:rPr>
            <w:highlight w:val="cyan"/>
            <w:rPrChange w:id="5036" w:author="Valeria Tapia" w:date="2026-10-05T11:59:00Z">
              <w:rPr/>
            </w:rPrChange>
          </w:rPr>
          <w:t>, u otro</w:t>
        </w:r>
      </w:ins>
      <w:ins w:id="5037" w:author="Valeria Tapia" w:date="2026-09-26T19:44:00Z">
        <w:r w:rsidRPr="0047699A">
          <w:rPr>
            <w:highlight w:val="cyan"/>
            <w:rPrChange w:id="5038" w:author="Valeria Tapia" w:date="2026-10-05T11:59:00Z">
              <w:rPr/>
            </w:rPrChange>
          </w:rPr>
          <w:t xml:space="preserve">) considerando </w:t>
        </w:r>
      </w:ins>
      <w:ins w:id="5039" w:author="Valeria Tapia" w:date="2026-09-26T19:46:00Z">
        <w:r w:rsidR="00C96D16" w:rsidRPr="0047699A">
          <w:rPr>
            <w:highlight w:val="cyan"/>
            <w:rPrChange w:id="5040" w:author="Valeria Tapia" w:date="2026-10-05T11:59:00Z">
              <w:rPr/>
            </w:rPrChange>
          </w:rPr>
          <w:t xml:space="preserve">los plazos previstos en </w:t>
        </w:r>
      </w:ins>
      <w:ins w:id="5041" w:author="Valeria Tapia" w:date="2026-09-26T19:44:00Z">
        <w:r w:rsidRPr="0047699A">
          <w:rPr>
            <w:highlight w:val="cyan"/>
            <w:rPrChange w:id="5042" w:author="Valeria Tapia" w:date="2026-10-05T11:59:00Z">
              <w:rPr/>
            </w:rPrChange>
          </w:rPr>
          <w:t>el R</w:t>
        </w:r>
      </w:ins>
      <w:ins w:id="5043" w:author="Valeria Tapia" w:date="2026-09-26T19:45:00Z">
        <w:r w:rsidRPr="0047699A">
          <w:rPr>
            <w:highlight w:val="cyan"/>
            <w:rPrChange w:id="5044" w:author="Valeria Tapia" w:date="2026-10-05T11:59:00Z">
              <w:rPr/>
            </w:rPrChange>
          </w:rPr>
          <w:t>-710</w:t>
        </w:r>
      </w:ins>
      <w:ins w:id="5045" w:author="Valeria Tapia" w:date="2026-09-26T19:47:00Z">
        <w:r w:rsidR="001E3124" w:rsidRPr="0047699A">
          <w:rPr>
            <w:highlight w:val="cyan"/>
            <w:rPrChange w:id="5046" w:author="Valeria Tapia" w:date="2026-10-05T11:59:00Z">
              <w:rPr/>
            </w:rPrChange>
          </w:rPr>
          <w:t xml:space="preserve"> para la implementación del trámite APCO en la VUCE.</w:t>
        </w:r>
      </w:ins>
      <w:ins w:id="5047" w:author="Valeria Tapia" w:date="2026-09-26T19:45:00Z">
        <w:r>
          <w:t xml:space="preserve"> </w:t>
        </w:r>
      </w:ins>
      <w:ins w:id="5048" w:author="Valeria Tapia" w:date="2026-09-26T19:44:00Z">
        <w:r>
          <w:t xml:space="preserve">  </w:t>
        </w:r>
      </w:ins>
      <w:ins w:id="5049" w:author="Valeria Tapia" w:date="2026-09-26T19:42:00Z">
        <w:r>
          <w:t xml:space="preserve"> </w:t>
        </w:r>
      </w:ins>
    </w:p>
    <w:p w14:paraId="19B10795" w14:textId="760A65E9" w:rsidR="007B00F1" w:rsidDel="005E1941" w:rsidRDefault="007B00F1" w:rsidP="00DE605E">
      <w:pPr>
        <w:rPr>
          <w:del w:id="5050" w:author="Valeria Tapia" w:date="2026-09-26T19:32:00Z"/>
        </w:rPr>
      </w:pPr>
    </w:p>
    <w:p w14:paraId="07F4A2E5" w14:textId="77777777" w:rsidR="005E1941" w:rsidRPr="00F073C2" w:rsidRDefault="005E1941" w:rsidP="00DE605E">
      <w:pPr>
        <w:rPr>
          <w:ins w:id="5051" w:author="Valeria Tapia" w:date="2026-09-26T19:42:00Z"/>
        </w:rPr>
      </w:pPr>
    </w:p>
    <w:p w14:paraId="430662A9" w14:textId="07663158" w:rsidR="007102D7" w:rsidRPr="00F073C2" w:rsidRDefault="00144F97" w:rsidP="00DE605E">
      <w:r w:rsidRPr="00DE605E">
        <w:t>I</w:t>
      </w:r>
      <w:ins w:id="5052" w:author="Valeria Tapia" w:date="2026-09-26T19:30:00Z">
        <w:r w:rsidR="00C739D8">
          <w:t>V</w:t>
        </w:r>
      </w:ins>
      <w:del w:id="5053" w:author="Valeria Tapia" w:date="2026-09-26T19:30:00Z">
        <w:r w:rsidRPr="00DE605E" w:rsidDel="00C739D8">
          <w:delText>I</w:delText>
        </w:r>
      </w:del>
      <w:r w:rsidRPr="00DE605E">
        <w:t>. Las EPEs</w:t>
      </w:r>
      <w:r w:rsidR="0015069E" w:rsidRPr="00F073C2">
        <w:t xml:space="preserve"> </w:t>
      </w:r>
      <w:r w:rsidR="0038551B" w:rsidRPr="00F073C2">
        <w:t>deb</w:t>
      </w:r>
      <w:r w:rsidRPr="00DE605E">
        <w:t>e</w:t>
      </w:r>
      <w:r w:rsidR="00664382" w:rsidRPr="00DE605E">
        <w:t>rán</w:t>
      </w:r>
      <w:r w:rsidR="0038551B" w:rsidRPr="00F073C2">
        <w:t xml:space="preserve"> remitir la </w:t>
      </w:r>
      <w:r w:rsidR="0015069E" w:rsidRPr="00DE605E">
        <w:t>normativa</w:t>
      </w:r>
      <w:r w:rsidRPr="00DE605E">
        <w:t xml:space="preserve"> aprobada</w:t>
      </w:r>
      <w:r w:rsidR="0038551B" w:rsidRPr="00F073C2">
        <w:t xml:space="preserve"> a la AN</w:t>
      </w:r>
      <w:r w:rsidR="002801AA" w:rsidRPr="00DE605E">
        <w:t xml:space="preserve"> al correo electrónico </w:t>
      </w:r>
      <w:hyperlink r:id="rId19" w:history="1">
        <w:r w:rsidR="002801AA" w:rsidRPr="00DE605E">
          <w:rPr>
            <w:rStyle w:val="Hipervnculo"/>
          </w:rPr>
          <w:t>contacto.entidades@vuce.gob.bo</w:t>
        </w:r>
      </w:hyperlink>
      <w:r w:rsidR="002801AA" w:rsidRPr="00DE605E">
        <w:t xml:space="preserve"> y mediante nota, </w:t>
      </w:r>
      <w:r w:rsidR="007250D1" w:rsidRPr="00F073C2">
        <w:t>en un plazo máximo de</w:t>
      </w:r>
      <w:r w:rsidR="0038551B" w:rsidRPr="00F073C2">
        <w:t xml:space="preserve"> </w:t>
      </w:r>
      <w:del w:id="5054" w:author="Valeria Tapia" w:date="2026-09-26T19:18:00Z">
        <w:r w:rsidR="0038551B" w:rsidRPr="00F073C2" w:rsidDel="007B00F1">
          <w:delText>cinco</w:delText>
        </w:r>
        <w:r w:rsidR="007250D1" w:rsidRPr="00F073C2" w:rsidDel="007B00F1">
          <w:delText xml:space="preserve"> </w:delText>
        </w:r>
      </w:del>
      <w:ins w:id="5055" w:author="Valeria Tapia" w:date="2026-09-26T19:18:00Z">
        <w:r w:rsidR="007B00F1">
          <w:t>dos</w:t>
        </w:r>
        <w:r w:rsidR="007B00F1" w:rsidRPr="00F073C2">
          <w:t xml:space="preserve"> </w:t>
        </w:r>
      </w:ins>
      <w:r w:rsidR="007250D1" w:rsidRPr="00F073C2">
        <w:t>(</w:t>
      </w:r>
      <w:ins w:id="5056" w:author="Valeria Tapia" w:date="2026-09-26T19:41:00Z">
        <w:r w:rsidR="005E1941">
          <w:t>2</w:t>
        </w:r>
      </w:ins>
      <w:del w:id="5057" w:author="Valeria Tapia" w:date="2026-09-26T19:41:00Z">
        <w:r w:rsidR="0038551B" w:rsidRPr="00F073C2" w:rsidDel="005E1941">
          <w:delText>5</w:delText>
        </w:r>
      </w:del>
      <w:r w:rsidR="007250D1" w:rsidRPr="00F073C2">
        <w:t>) días hábiles de concluido el control funcional sin observaciones</w:t>
      </w:r>
      <w:r w:rsidR="00BE73BD" w:rsidRPr="00DE605E">
        <w:t>,</w:t>
      </w:r>
      <w:r w:rsidR="006724F7" w:rsidRPr="00DE605E">
        <w:t xml:space="preserve"> para su publicación en el portal de la VUCE</w:t>
      </w:r>
      <w:ins w:id="5058" w:author="Valeria Tapia" w:date="2026-09-26T19:49:00Z">
        <w:r w:rsidR="00F52009">
          <w:t xml:space="preserve"> </w:t>
        </w:r>
        <w:r w:rsidR="00F52009" w:rsidRPr="0047699A">
          <w:rPr>
            <w:highlight w:val="cyan"/>
            <w:rPrChange w:id="5059" w:author="Valeria Tapia" w:date="2026-10-05T11:59:00Z">
              <w:rPr/>
            </w:rPrChange>
          </w:rPr>
          <w:t>en un plazo máximo de en el plazo máximo de un día hábil anterior a la fecha de implementación del trámite.</w:t>
        </w:r>
      </w:ins>
      <w:del w:id="5060" w:author="Valeria Tapia" w:date="2026-09-26T19:49:00Z">
        <w:r w:rsidR="0038551B" w:rsidRPr="0047699A" w:rsidDel="00F52009">
          <w:rPr>
            <w:highlight w:val="cyan"/>
            <w:rPrChange w:id="5061" w:author="Valeria Tapia" w:date="2026-10-05T11:59:00Z">
              <w:rPr/>
            </w:rPrChange>
          </w:rPr>
          <w:delText>.</w:delText>
        </w:r>
      </w:del>
    </w:p>
    <w:p w14:paraId="163BA344" w14:textId="3A83DC60" w:rsidR="007102D7" w:rsidRDefault="007102D7" w:rsidP="00DE605E">
      <w:pPr>
        <w:rPr>
          <w:ins w:id="5062" w:author="Valeria Tapia" w:date="2026-09-26T19:15:00Z"/>
        </w:rPr>
      </w:pPr>
    </w:p>
    <w:p w14:paraId="756515A2" w14:textId="44E4293F" w:rsidR="007B00F1" w:rsidRPr="00F073C2" w:rsidDel="00F52009" w:rsidRDefault="007B00F1" w:rsidP="00DE605E">
      <w:pPr>
        <w:rPr>
          <w:del w:id="5063" w:author="Valeria Tapia" w:date="2026-09-26T19:48:00Z"/>
        </w:rPr>
      </w:pPr>
    </w:p>
    <w:p w14:paraId="2E98DC15" w14:textId="68D3AB33" w:rsidR="007250D1" w:rsidRPr="00F073C2" w:rsidRDefault="007250D1" w:rsidP="008C3980">
      <w:pPr>
        <w:pStyle w:val="Ttulo5"/>
        <w:numPr>
          <w:ilvl w:val="0"/>
          <w:numId w:val="5"/>
        </w:numPr>
        <w:tabs>
          <w:tab w:val="left" w:pos="1701"/>
          <w:tab w:val="num" w:pos="9044"/>
        </w:tabs>
        <w:ind w:left="0" w:firstLine="0"/>
      </w:pPr>
      <w:r w:rsidRPr="00F073C2">
        <w:rPr>
          <w:b/>
          <w:szCs w:val="24"/>
        </w:rPr>
        <w:t xml:space="preserve"> (TRANSITORIEDAD) </w:t>
      </w:r>
      <w:r w:rsidRPr="00F073C2">
        <w:t>I. Para la implementación del trámite APCO en la VUCE, la</w:t>
      </w:r>
      <w:r w:rsidR="0038551B" w:rsidRPr="00F073C2">
        <w:t>s</w:t>
      </w:r>
      <w:r w:rsidRPr="00F073C2">
        <w:t xml:space="preserve"> E</w:t>
      </w:r>
      <w:r w:rsidR="0038551B" w:rsidRPr="00F073C2">
        <w:t xml:space="preserve">PEs </w:t>
      </w:r>
      <w:r w:rsidRPr="00F073C2">
        <w:t>en el ámbito de sus competencias y atribuciones, deberá</w:t>
      </w:r>
      <w:r w:rsidR="0038551B" w:rsidRPr="00F073C2">
        <w:t>n</w:t>
      </w:r>
      <w:r w:rsidRPr="00F073C2">
        <w:t xml:space="preserve"> prever la emisión de disposiciones transitorias que permitan el procesamiento de trámites presentados con anterioridad a la fecha de implementación del trámite APCO en la VUCE, a fin de garantizar su conclusión conforme a la normativa vigente al momento de su inicio.</w:t>
      </w:r>
    </w:p>
    <w:p w14:paraId="393FD48A" w14:textId="77777777" w:rsidR="007250D1" w:rsidRPr="00F073C2" w:rsidRDefault="007250D1" w:rsidP="007250D1">
      <w:pPr>
        <w:spacing w:line="240" w:lineRule="atLeast"/>
      </w:pPr>
    </w:p>
    <w:p w14:paraId="60C993D6" w14:textId="77777777" w:rsidR="007250D1" w:rsidRPr="00F073C2" w:rsidRDefault="007250D1" w:rsidP="007250D1">
      <w:pPr>
        <w:rPr>
          <w:szCs w:val="24"/>
        </w:rPr>
      </w:pPr>
      <w:r w:rsidRPr="00F073C2">
        <w:rPr>
          <w:szCs w:val="24"/>
        </w:rPr>
        <w:t xml:space="preserve">II. La AN aceptará los documentos emitidos a través de la VUCE, así como aquellos que hayan sido solicitados y </w:t>
      </w:r>
      <w:r w:rsidRPr="00F073C2">
        <w:t>obtenidos con anterioridad a la fecha de puesta en vigencia del trámite APCO en la VUCE.</w:t>
      </w:r>
    </w:p>
    <w:p w14:paraId="3B718138" w14:textId="77777777" w:rsidR="00E80AF9" w:rsidRPr="00607E0A" w:rsidRDefault="00E80AF9" w:rsidP="00DE605E">
      <w:bookmarkStart w:id="5064" w:name="_Toc178012975"/>
    </w:p>
    <w:p w14:paraId="2712B6E6" w14:textId="77777777" w:rsidR="007250D1" w:rsidRPr="00F073C2" w:rsidRDefault="007250D1" w:rsidP="007250D1">
      <w:pPr>
        <w:pStyle w:val="Ttulo1"/>
        <w:tabs>
          <w:tab w:val="clear" w:pos="851"/>
          <w:tab w:val="left" w:pos="709"/>
          <w:tab w:val="left" w:pos="993"/>
        </w:tabs>
        <w:rPr>
          <w:szCs w:val="24"/>
        </w:rPr>
      </w:pPr>
      <w:bookmarkStart w:id="5065" w:name="_Toc197893817"/>
      <w:bookmarkStart w:id="5066" w:name="_Toc206684708"/>
      <w:r w:rsidRPr="00F073C2">
        <w:rPr>
          <w:szCs w:val="24"/>
        </w:rPr>
        <w:lastRenderedPageBreak/>
        <w:t>CAPÍTULO IV</w:t>
      </w:r>
      <w:bookmarkEnd w:id="5064"/>
      <w:bookmarkEnd w:id="5065"/>
      <w:bookmarkEnd w:id="5066"/>
    </w:p>
    <w:p w14:paraId="13FF64C2" w14:textId="1B5BB592" w:rsidR="007250D1" w:rsidRPr="00F073C2" w:rsidRDefault="001D667B" w:rsidP="007250D1">
      <w:pPr>
        <w:pStyle w:val="Ttulo1"/>
        <w:tabs>
          <w:tab w:val="clear" w:pos="851"/>
          <w:tab w:val="left" w:pos="709"/>
          <w:tab w:val="left" w:pos="993"/>
        </w:tabs>
        <w:rPr>
          <w:szCs w:val="24"/>
        </w:rPr>
      </w:pPr>
      <w:bookmarkStart w:id="5067" w:name="_Toc197893818"/>
      <w:bookmarkStart w:id="5068" w:name="_Toc206684709"/>
      <w:r w:rsidRPr="00F073C2">
        <w:rPr>
          <w:szCs w:val="24"/>
        </w:rPr>
        <w:t>IMPLEMENTACIÓN DEL TRÁMITE APCO EN LA VUCE</w:t>
      </w:r>
      <w:bookmarkEnd w:id="5067"/>
      <w:bookmarkEnd w:id="5068"/>
    </w:p>
    <w:p w14:paraId="47C919BA" w14:textId="77777777" w:rsidR="007250D1" w:rsidRPr="00F073C2" w:rsidRDefault="007250D1" w:rsidP="007250D1">
      <w:r w:rsidRPr="00F073C2">
        <w:t xml:space="preserve"> </w:t>
      </w:r>
    </w:p>
    <w:p w14:paraId="47E605FF" w14:textId="1491EC42" w:rsidR="00D72F45" w:rsidRDefault="00D72F45" w:rsidP="00BA0350">
      <w:pPr>
        <w:pStyle w:val="Ttulo5"/>
        <w:numPr>
          <w:ilvl w:val="0"/>
          <w:numId w:val="5"/>
        </w:numPr>
        <w:tabs>
          <w:tab w:val="left" w:pos="1701"/>
          <w:tab w:val="num" w:pos="9044"/>
        </w:tabs>
        <w:ind w:left="0" w:firstLine="0"/>
      </w:pPr>
      <w:r>
        <w:t xml:space="preserve"> </w:t>
      </w:r>
      <w:r w:rsidRPr="00F073C2">
        <w:rPr>
          <w:b/>
          <w:szCs w:val="24"/>
        </w:rPr>
        <w:t xml:space="preserve">(IMPLEMENTACIÓN DEL TRÁMITE). </w:t>
      </w:r>
      <w:r w:rsidRPr="006755B5">
        <w:t xml:space="preserve">Las EPEs en coordinación con la AN implementarán el trámite APCO mediante </w:t>
      </w:r>
      <w:r w:rsidRPr="006755B5">
        <w:rPr>
          <w:lang w:val="es-MX"/>
        </w:rPr>
        <w:t>Prueba piloto o Puesta en vigencia</w:t>
      </w:r>
      <w:r w:rsidRPr="006755B5">
        <w:t xml:space="preserve">, con base al </w:t>
      </w:r>
      <w:del w:id="5069" w:author="Valeria Tapia" w:date="2026-09-26T19:57:00Z">
        <w:r w:rsidRPr="006755B5" w:rsidDel="00FC241C">
          <w:delText>Registro de Control Funcional VUCE (</w:delText>
        </w:r>
      </w:del>
      <w:r w:rsidRPr="006755B5">
        <w:t>R-426</w:t>
      </w:r>
      <w:del w:id="5070" w:author="Valeria Tapia" w:date="2026-09-26T19:57:00Z">
        <w:r w:rsidRPr="006755B5" w:rsidDel="00FC241C">
          <w:delText>)</w:delText>
        </w:r>
      </w:del>
      <w:ins w:id="5071" w:author="Valeria Tapia" w:date="2026-09-26T19:58:00Z">
        <w:r w:rsidR="00FC241C">
          <w:t>,</w:t>
        </w:r>
      </w:ins>
      <w:r w:rsidRPr="006755B5">
        <w:t xml:space="preserve"> conforme establece el Anexo 7 del presente Reglamento.</w:t>
      </w:r>
    </w:p>
    <w:p w14:paraId="3B7CD526" w14:textId="77777777" w:rsidR="00D72F45" w:rsidRPr="00DE605E" w:rsidRDefault="00D72F45" w:rsidP="00DE605E"/>
    <w:p w14:paraId="4F29A6F6" w14:textId="5754D80E" w:rsidR="00BA0350" w:rsidRPr="00DE605E" w:rsidRDefault="00D72F45" w:rsidP="00BA0350">
      <w:pPr>
        <w:pStyle w:val="Ttulo5"/>
        <w:numPr>
          <w:ilvl w:val="0"/>
          <w:numId w:val="5"/>
        </w:numPr>
        <w:tabs>
          <w:tab w:val="left" w:pos="1701"/>
          <w:tab w:val="num" w:pos="9044"/>
        </w:tabs>
        <w:ind w:left="0" w:firstLine="0"/>
      </w:pPr>
      <w:r w:rsidRPr="00F073C2">
        <w:rPr>
          <w:b/>
          <w:szCs w:val="24"/>
        </w:rPr>
        <w:t xml:space="preserve">(PRUEBA PILOTO). </w:t>
      </w:r>
      <w:r w:rsidRPr="00F073C2">
        <w:rPr>
          <w:szCs w:val="24"/>
        </w:rPr>
        <w:t>I.</w:t>
      </w:r>
      <w:r w:rsidRPr="00F073C2">
        <w:rPr>
          <w:b/>
          <w:szCs w:val="24"/>
        </w:rPr>
        <w:t xml:space="preserve"> </w:t>
      </w:r>
      <w:r w:rsidRPr="006755B5">
        <w:rPr>
          <w:szCs w:val="24"/>
        </w:rPr>
        <w:t>L</w:t>
      </w:r>
      <w:r w:rsidRPr="00F073C2">
        <w:rPr>
          <w:szCs w:val="24"/>
        </w:rPr>
        <w:t xml:space="preserve">as EPEs </w:t>
      </w:r>
      <w:r w:rsidRPr="006755B5">
        <w:rPr>
          <w:szCs w:val="24"/>
        </w:rPr>
        <w:t xml:space="preserve">y la AN </w:t>
      </w:r>
      <w:r w:rsidRPr="00F073C2">
        <w:rPr>
          <w:szCs w:val="24"/>
        </w:rPr>
        <w:t xml:space="preserve">podrán establecer la pertinencia de implementar el trámite APCO en la VUCE con prueba piloto, que permitirá </w:t>
      </w:r>
      <w:r w:rsidRPr="00F073C2">
        <w:t>evaluar el funcionamiento del sistema, para reducir el impacto ante situaciones imprevistas. En caso de no requerirse una Prueba Piloto, se aplicará lo establecido en el Artículo 4</w:t>
      </w:r>
      <w:ins w:id="5072" w:author="Valeria Tapia" w:date="2026-09-26T20:00:00Z">
        <w:r w:rsidR="00FC241C">
          <w:t>6</w:t>
        </w:r>
      </w:ins>
      <w:del w:id="5073" w:author="Valeria Tapia" w:date="2026-09-26T20:00:00Z">
        <w:r w:rsidDel="00FC241C">
          <w:delText>3</w:delText>
        </w:r>
      </w:del>
      <w:r w:rsidRPr="00F073C2">
        <w:t xml:space="preserve"> del presente Reglamento</w:t>
      </w:r>
      <w:r w:rsidR="00D9680C" w:rsidRPr="00DE605E">
        <w:t>.</w:t>
      </w:r>
    </w:p>
    <w:p w14:paraId="0E77742A" w14:textId="77777777" w:rsidR="00D72F45" w:rsidRDefault="00D72F45" w:rsidP="00776A52">
      <w:pPr>
        <w:rPr>
          <w:b/>
          <w:szCs w:val="24"/>
        </w:rPr>
      </w:pPr>
    </w:p>
    <w:p w14:paraId="2FD47F25" w14:textId="1191BC3B" w:rsidR="00FC241C" w:rsidRPr="0047699A" w:rsidRDefault="00D72F45" w:rsidP="00D72F45">
      <w:pPr>
        <w:pStyle w:val="Prrafodelista"/>
        <w:numPr>
          <w:ilvl w:val="0"/>
          <w:numId w:val="32"/>
        </w:numPr>
        <w:tabs>
          <w:tab w:val="left" w:pos="284"/>
        </w:tabs>
        <w:ind w:left="0" w:firstLine="0"/>
        <w:rPr>
          <w:ins w:id="5074" w:author="Valeria Tapia" w:date="2026-09-26T20:03:00Z"/>
          <w:szCs w:val="24"/>
          <w:highlight w:val="green"/>
          <w:rPrChange w:id="5075" w:author="Valeria Tapia" w:date="2026-10-05T11:59:00Z">
            <w:rPr>
              <w:ins w:id="5076" w:author="Valeria Tapia" w:date="2026-09-26T20:03:00Z"/>
              <w:szCs w:val="24"/>
            </w:rPr>
          </w:rPrChange>
        </w:rPr>
      </w:pPr>
      <w:r w:rsidRPr="0047699A">
        <w:rPr>
          <w:szCs w:val="24"/>
          <w:highlight w:val="green"/>
          <w:rPrChange w:id="5077" w:author="Valeria Tapia" w:date="2026-10-05T11:59:00Z">
            <w:rPr>
              <w:szCs w:val="24"/>
            </w:rPr>
          </w:rPrChange>
        </w:rPr>
        <w:t xml:space="preserve">La prueba piloto tendrá una duración de máximo un (1) mes y de forma excepcional </w:t>
      </w:r>
      <w:ins w:id="5078" w:author="Valeria Tapia" w:date="2026-09-26T20:08:00Z">
        <w:r w:rsidR="00204624" w:rsidRPr="0047699A">
          <w:rPr>
            <w:szCs w:val="24"/>
            <w:highlight w:val="green"/>
            <w:rPrChange w:id="5079" w:author="Valeria Tapia" w:date="2026-10-05T11:59:00Z">
              <w:rPr>
                <w:szCs w:val="24"/>
              </w:rPr>
            </w:rPrChange>
          </w:rPr>
          <w:t xml:space="preserve">se ampliará por un periodo similar </w:t>
        </w:r>
      </w:ins>
      <w:ins w:id="5080" w:author="Valeria Tapia" w:date="2026-09-26T20:09:00Z">
        <w:r w:rsidR="00204624" w:rsidRPr="0047699A">
          <w:rPr>
            <w:szCs w:val="24"/>
            <w:highlight w:val="green"/>
            <w:rPrChange w:id="5081" w:author="Valeria Tapia" w:date="2026-10-05T11:59:00Z">
              <w:rPr>
                <w:szCs w:val="24"/>
              </w:rPr>
            </w:rPrChange>
          </w:rPr>
          <w:t xml:space="preserve">a solicitud de </w:t>
        </w:r>
      </w:ins>
      <w:r w:rsidRPr="0047699A">
        <w:rPr>
          <w:szCs w:val="24"/>
          <w:highlight w:val="green"/>
          <w:rPrChange w:id="5082" w:author="Valeria Tapia" w:date="2026-10-05T11:59:00Z">
            <w:rPr>
              <w:szCs w:val="24"/>
            </w:rPr>
          </w:rPrChange>
        </w:rPr>
        <w:t>las EPEs</w:t>
      </w:r>
      <w:del w:id="5083" w:author="Valeria Tapia" w:date="2026-09-26T20:09:00Z">
        <w:r w:rsidRPr="0047699A" w:rsidDel="00204624">
          <w:rPr>
            <w:szCs w:val="24"/>
            <w:highlight w:val="green"/>
            <w:rPrChange w:id="5084" w:author="Valeria Tapia" w:date="2026-10-05T11:59:00Z">
              <w:rPr>
                <w:szCs w:val="24"/>
              </w:rPr>
            </w:rPrChange>
          </w:rPr>
          <w:delText xml:space="preserve"> podrán solicitar</w:delText>
        </w:r>
      </w:del>
      <w:r w:rsidRPr="0047699A">
        <w:rPr>
          <w:szCs w:val="24"/>
          <w:highlight w:val="green"/>
          <w:rPrChange w:id="5085" w:author="Valeria Tapia" w:date="2026-10-05T11:59:00Z">
            <w:rPr>
              <w:szCs w:val="24"/>
            </w:rPr>
          </w:rPrChange>
        </w:rPr>
        <w:t xml:space="preserve">, mediante nota, </w:t>
      </w:r>
      <w:del w:id="5086" w:author="Valeria Tapia" w:date="2026-09-26T20:10:00Z">
        <w:r w:rsidRPr="0047699A" w:rsidDel="00204624">
          <w:rPr>
            <w:szCs w:val="24"/>
            <w:highlight w:val="green"/>
            <w:rPrChange w:id="5087" w:author="Valeria Tapia" w:date="2026-10-05T11:59:00Z">
              <w:rPr>
                <w:szCs w:val="24"/>
              </w:rPr>
            </w:rPrChange>
          </w:rPr>
          <w:delText>la ampliación</w:delText>
        </w:r>
      </w:del>
      <w:del w:id="5088" w:author="Valeria Tapia" w:date="2026-09-26T20:08:00Z">
        <w:r w:rsidRPr="0047699A" w:rsidDel="00204624">
          <w:rPr>
            <w:szCs w:val="24"/>
            <w:highlight w:val="green"/>
            <w:rPrChange w:id="5089" w:author="Valeria Tapia" w:date="2026-10-05T11:59:00Z">
              <w:rPr>
                <w:szCs w:val="24"/>
              </w:rPr>
            </w:rPrChange>
          </w:rPr>
          <w:delText xml:space="preserve"> por un periodo similar</w:delText>
        </w:r>
      </w:del>
      <w:del w:id="5090" w:author="Valeria Tapia" w:date="2026-09-26T20:10:00Z">
        <w:r w:rsidRPr="0047699A" w:rsidDel="00204624">
          <w:rPr>
            <w:szCs w:val="24"/>
            <w:highlight w:val="green"/>
            <w:rPrChange w:id="5091" w:author="Valeria Tapia" w:date="2026-10-05T11:59:00Z">
              <w:rPr>
                <w:szCs w:val="24"/>
              </w:rPr>
            </w:rPrChange>
          </w:rPr>
          <w:delText xml:space="preserve">, </w:delText>
        </w:r>
      </w:del>
      <w:ins w:id="5092" w:author="Valeria Tapia" w:date="2026-09-26T20:03:00Z">
        <w:r w:rsidR="00FC241C" w:rsidRPr="0047699A">
          <w:rPr>
            <w:szCs w:val="24"/>
            <w:highlight w:val="green"/>
            <w:rPrChange w:id="5093" w:author="Valeria Tapia" w:date="2026-10-05T11:59:00Z">
              <w:rPr>
                <w:szCs w:val="24"/>
              </w:rPr>
            </w:rPrChange>
          </w:rPr>
          <w:t xml:space="preserve">con la debida justificación que imposibilita la entrada en vigencia del trámite, </w:t>
        </w:r>
      </w:ins>
      <w:ins w:id="5094" w:author="Valeria Tapia" w:date="2026-09-26T20:10:00Z">
        <w:r w:rsidR="00204624" w:rsidRPr="0047699A">
          <w:rPr>
            <w:szCs w:val="24"/>
            <w:highlight w:val="green"/>
            <w:rPrChange w:id="5095" w:author="Valeria Tapia" w:date="2026-10-05T11:59:00Z">
              <w:rPr>
                <w:szCs w:val="24"/>
              </w:rPr>
            </w:rPrChange>
          </w:rPr>
          <w:t xml:space="preserve">siempre y cuando dicha solicitud se realice </w:t>
        </w:r>
      </w:ins>
      <w:r w:rsidRPr="0047699A">
        <w:rPr>
          <w:szCs w:val="24"/>
          <w:highlight w:val="green"/>
          <w:rPrChange w:id="5096" w:author="Valeria Tapia" w:date="2026-10-05T11:59:00Z">
            <w:rPr>
              <w:szCs w:val="24"/>
            </w:rPr>
          </w:rPrChange>
        </w:rPr>
        <w:t>hasta cinco (5) días hábiles antes de su conclusión.</w:t>
      </w:r>
    </w:p>
    <w:p w14:paraId="7D38BD03" w14:textId="77777777" w:rsidR="00FC241C" w:rsidRDefault="00FC241C">
      <w:pPr>
        <w:pStyle w:val="Prrafodelista"/>
        <w:tabs>
          <w:tab w:val="left" w:pos="284"/>
        </w:tabs>
        <w:ind w:left="0"/>
        <w:rPr>
          <w:ins w:id="5097" w:author="Valeria Tapia" w:date="2026-09-26T20:01:00Z"/>
          <w:szCs w:val="24"/>
        </w:rPr>
        <w:pPrChange w:id="5098" w:author="Valeria Tapia" w:date="2026-09-26T20:03:00Z">
          <w:pPr>
            <w:pStyle w:val="Prrafodelista"/>
            <w:numPr>
              <w:numId w:val="32"/>
            </w:numPr>
            <w:tabs>
              <w:tab w:val="left" w:pos="284"/>
            </w:tabs>
            <w:ind w:left="0" w:hanging="720"/>
          </w:pPr>
        </w:pPrChange>
      </w:pPr>
    </w:p>
    <w:p w14:paraId="17B0170C" w14:textId="3307E10D" w:rsidR="00D72F45" w:rsidRPr="006755B5" w:rsidDel="00204624" w:rsidRDefault="00D72F45" w:rsidP="00D72F45">
      <w:pPr>
        <w:pStyle w:val="Prrafodelista"/>
        <w:numPr>
          <w:ilvl w:val="0"/>
          <w:numId w:val="32"/>
        </w:numPr>
        <w:tabs>
          <w:tab w:val="left" w:pos="284"/>
        </w:tabs>
        <w:ind w:left="0" w:firstLine="0"/>
        <w:rPr>
          <w:del w:id="5099" w:author="Valeria Tapia" w:date="2026-09-26T20:10:00Z"/>
          <w:szCs w:val="24"/>
        </w:rPr>
      </w:pPr>
      <w:del w:id="5100" w:author="Valeria Tapia" w:date="2026-09-26T20:10:00Z">
        <w:r w:rsidRPr="006755B5" w:rsidDel="00204624">
          <w:rPr>
            <w:szCs w:val="24"/>
          </w:rPr>
          <w:delText xml:space="preserve">  </w:delText>
        </w:r>
      </w:del>
    </w:p>
    <w:p w14:paraId="5970EC24" w14:textId="0295E0DD" w:rsidR="00D72F45" w:rsidRPr="00F073C2" w:rsidDel="00204624" w:rsidRDefault="00D72F45" w:rsidP="00D72F45">
      <w:pPr>
        <w:pStyle w:val="Prrafodelista"/>
        <w:tabs>
          <w:tab w:val="left" w:pos="284"/>
        </w:tabs>
        <w:ind w:left="0"/>
        <w:rPr>
          <w:del w:id="5101" w:author="Valeria Tapia" w:date="2026-09-26T20:10:00Z"/>
          <w:szCs w:val="24"/>
        </w:rPr>
      </w:pPr>
    </w:p>
    <w:p w14:paraId="5C20178A" w14:textId="77777777" w:rsidR="00D72F45" w:rsidRPr="00F073C2" w:rsidRDefault="00D72F45" w:rsidP="00D72F45">
      <w:pPr>
        <w:pStyle w:val="Prrafodelista"/>
        <w:numPr>
          <w:ilvl w:val="0"/>
          <w:numId w:val="32"/>
        </w:numPr>
        <w:tabs>
          <w:tab w:val="left" w:pos="284"/>
        </w:tabs>
        <w:ind w:left="0" w:firstLine="0"/>
        <w:rPr>
          <w:szCs w:val="24"/>
        </w:rPr>
      </w:pPr>
      <w:r w:rsidRPr="00F073C2">
        <w:rPr>
          <w:szCs w:val="24"/>
        </w:rPr>
        <w:t>Las EPEs</w:t>
      </w:r>
      <w:r w:rsidRPr="006755B5">
        <w:rPr>
          <w:szCs w:val="24"/>
        </w:rPr>
        <w:t xml:space="preserve"> y la AN</w:t>
      </w:r>
      <w:r w:rsidRPr="00F073C2">
        <w:rPr>
          <w:szCs w:val="24"/>
        </w:rPr>
        <w:t xml:space="preserve"> deberán comunicar la fecha de</w:t>
      </w:r>
      <w:r w:rsidRPr="006755B5">
        <w:rPr>
          <w:szCs w:val="24"/>
        </w:rPr>
        <w:t xml:space="preserve"> </w:t>
      </w:r>
      <w:r w:rsidRPr="00F073C2">
        <w:rPr>
          <w:szCs w:val="24"/>
        </w:rPr>
        <w:t>l</w:t>
      </w:r>
      <w:r w:rsidRPr="006755B5">
        <w:rPr>
          <w:szCs w:val="24"/>
        </w:rPr>
        <w:t xml:space="preserve">a implementación del </w:t>
      </w:r>
      <w:r w:rsidRPr="00F073C2">
        <w:rPr>
          <w:szCs w:val="24"/>
        </w:rPr>
        <w:t>trámite APCO en la VUCE, a través de sus Portales Institucionales</w:t>
      </w:r>
      <w:r w:rsidRPr="006755B5" w:rsidDel="00F54842">
        <w:rPr>
          <w:szCs w:val="24"/>
        </w:rPr>
        <w:t xml:space="preserve"> </w:t>
      </w:r>
      <w:r w:rsidRPr="00F073C2">
        <w:rPr>
          <w:szCs w:val="24"/>
        </w:rPr>
        <w:t xml:space="preserve">u otro medio de comunicación oficial, </w:t>
      </w:r>
      <w:r w:rsidRPr="00F073C2">
        <w:t>debiendo establecer</w:t>
      </w:r>
      <w:r w:rsidRPr="00F073C2">
        <w:rPr>
          <w:szCs w:val="24"/>
        </w:rPr>
        <w:t xml:space="preserve"> que los trámites iniciados con anterioridad a la vigencia del trámite APCO implementado continuarán </w:t>
      </w:r>
      <w:r>
        <w:rPr>
          <w:szCs w:val="24"/>
        </w:rPr>
        <w:t xml:space="preserve">con </w:t>
      </w:r>
      <w:r w:rsidRPr="00F073C2">
        <w:rPr>
          <w:szCs w:val="24"/>
        </w:rPr>
        <w:t>su procesamiento hasta su conclusión, conforme a la normativa vigente al momento del inicio de la Prueba Piloto.</w:t>
      </w:r>
    </w:p>
    <w:p w14:paraId="5633E9A4" w14:textId="77777777" w:rsidR="00D72F45" w:rsidRPr="00F073C2" w:rsidRDefault="00D72F45" w:rsidP="00D72F45">
      <w:pPr>
        <w:pStyle w:val="Prrafodelista"/>
        <w:rPr>
          <w:szCs w:val="24"/>
        </w:rPr>
      </w:pPr>
    </w:p>
    <w:p w14:paraId="2097109F" w14:textId="77777777" w:rsidR="00D72F45" w:rsidRPr="00F073C2" w:rsidRDefault="00D72F45" w:rsidP="00D72F45">
      <w:pPr>
        <w:pStyle w:val="Prrafodelista"/>
        <w:numPr>
          <w:ilvl w:val="0"/>
          <w:numId w:val="32"/>
        </w:numPr>
        <w:tabs>
          <w:tab w:val="left" w:pos="284"/>
        </w:tabs>
        <w:ind w:left="0" w:firstLine="0"/>
        <w:rPr>
          <w:szCs w:val="24"/>
        </w:rPr>
      </w:pPr>
      <w:r w:rsidRPr="00F073C2">
        <w:rPr>
          <w:szCs w:val="24"/>
        </w:rPr>
        <w:t xml:space="preserve">La AN publicará en el Portal VUCE, la normativa que establece la </w:t>
      </w:r>
      <w:r w:rsidRPr="006755B5">
        <w:rPr>
          <w:szCs w:val="24"/>
        </w:rPr>
        <w:t xml:space="preserve">implementación </w:t>
      </w:r>
      <w:r w:rsidRPr="00F073C2">
        <w:rPr>
          <w:szCs w:val="24"/>
        </w:rPr>
        <w:t>del trámite APCO</w:t>
      </w:r>
      <w:r w:rsidRPr="006755B5">
        <w:rPr>
          <w:szCs w:val="24"/>
        </w:rPr>
        <w:t xml:space="preserve"> emitida por las EPEs</w:t>
      </w:r>
      <w:r w:rsidRPr="00F073C2">
        <w:rPr>
          <w:szCs w:val="24"/>
        </w:rPr>
        <w:t>.</w:t>
      </w:r>
    </w:p>
    <w:p w14:paraId="5E6567A5" w14:textId="77777777" w:rsidR="00D72F45" w:rsidRPr="00F073C2" w:rsidRDefault="00D72F45" w:rsidP="00D72F45">
      <w:pPr>
        <w:pStyle w:val="Prrafodelista"/>
        <w:ind w:left="426"/>
        <w:rPr>
          <w:szCs w:val="24"/>
        </w:rPr>
      </w:pPr>
    </w:p>
    <w:p w14:paraId="73461482" w14:textId="77777777" w:rsidR="00D72F45" w:rsidRPr="00F073C2" w:rsidRDefault="00D72F45" w:rsidP="00DE605E">
      <w:pPr>
        <w:pStyle w:val="Prrafodelista"/>
        <w:numPr>
          <w:ilvl w:val="0"/>
          <w:numId w:val="32"/>
        </w:numPr>
        <w:tabs>
          <w:tab w:val="left" w:pos="284"/>
        </w:tabs>
        <w:ind w:left="0" w:firstLine="0"/>
        <w:rPr>
          <w:szCs w:val="24"/>
        </w:rPr>
      </w:pPr>
      <w:r w:rsidRPr="00F073C2">
        <w:rPr>
          <w:szCs w:val="24"/>
        </w:rPr>
        <w:t xml:space="preserve"> De identificarse observaciones </w:t>
      </w:r>
      <w:r w:rsidRPr="006755B5">
        <w:rPr>
          <w:szCs w:val="24"/>
        </w:rPr>
        <w:t xml:space="preserve">en el funcionamiento de los sistemas </w:t>
      </w:r>
      <w:r w:rsidRPr="00F073C2">
        <w:rPr>
          <w:szCs w:val="24"/>
        </w:rPr>
        <w:t>durante la prueba piloto</w:t>
      </w:r>
      <w:r w:rsidRPr="006755B5">
        <w:rPr>
          <w:szCs w:val="24"/>
        </w:rPr>
        <w:t xml:space="preserve">, la AN y las EPEs </w:t>
      </w:r>
      <w:r w:rsidRPr="00F073C2">
        <w:rPr>
          <w:szCs w:val="24"/>
        </w:rPr>
        <w:t xml:space="preserve">realizarán las adecuaciones </w:t>
      </w:r>
      <w:r w:rsidRPr="006755B5">
        <w:rPr>
          <w:szCs w:val="24"/>
        </w:rPr>
        <w:t>respectivas, para la puesta en vigencia del trámite. En caso de que las EPEs requieran adecuaciones en la VUCE deberán solicitarlas a través del R-427 (Registro de Solicitud de Funcionalidades y Adecuaciones – VUCE) Anexo 8</w:t>
      </w:r>
      <w:r w:rsidRPr="00F073C2">
        <w:rPr>
          <w:szCs w:val="24"/>
        </w:rPr>
        <w:t xml:space="preserve">.  </w:t>
      </w:r>
    </w:p>
    <w:p w14:paraId="2B4DE07D" w14:textId="1DA5D38B" w:rsidR="00F073C2" w:rsidRPr="00DE605E" w:rsidRDefault="00F073C2" w:rsidP="00DE605E">
      <w:pPr>
        <w:rPr>
          <w:b/>
        </w:rPr>
      </w:pPr>
      <w:r w:rsidRPr="00607E0A">
        <w:tab/>
      </w:r>
      <w:r w:rsidRPr="00607E0A">
        <w:tab/>
      </w:r>
      <w:r w:rsidRPr="00607E0A">
        <w:tab/>
      </w:r>
      <w:r w:rsidRPr="00607E0A">
        <w:tab/>
      </w:r>
      <w:r w:rsidRPr="00607E0A">
        <w:tab/>
      </w:r>
    </w:p>
    <w:p w14:paraId="1DEB214C" w14:textId="0E8CD741" w:rsidR="00F073C2" w:rsidRPr="00DE605E" w:rsidRDefault="00F073C2" w:rsidP="00DE605E">
      <w:pPr>
        <w:tabs>
          <w:tab w:val="left" w:pos="2160"/>
        </w:tabs>
        <w:rPr>
          <w:sz w:val="8"/>
        </w:rPr>
      </w:pPr>
      <w:r w:rsidRPr="00F073C2">
        <w:tab/>
      </w:r>
    </w:p>
    <w:p w14:paraId="3EC04639" w14:textId="7152BF96" w:rsidR="007250D1" w:rsidRPr="00DE605E" w:rsidRDefault="00F073C2" w:rsidP="00DE605E">
      <w:pPr>
        <w:tabs>
          <w:tab w:val="left" w:pos="2403"/>
        </w:tabs>
        <w:rPr>
          <w:sz w:val="4"/>
        </w:rPr>
      </w:pPr>
      <w:r w:rsidRPr="00F073C2">
        <w:lastRenderedPageBreak/>
        <w:tab/>
      </w:r>
    </w:p>
    <w:p w14:paraId="4C36FB0F" w14:textId="571975FB" w:rsidR="0058652D" w:rsidRPr="00DE605E" w:rsidRDefault="0058652D" w:rsidP="00DE605E">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w:t>
      </w:r>
      <w:r w:rsidRPr="00860C2D">
        <w:rPr>
          <w:b/>
          <w:szCs w:val="24"/>
        </w:rPr>
        <w:t>PUESTA EN VIGENCIA DEL TRÁMITE</w:t>
      </w:r>
      <w:r w:rsidRPr="000F29C4">
        <w:rPr>
          <w:b/>
          <w:szCs w:val="24"/>
        </w:rPr>
        <w:t xml:space="preserve"> EN LA VUCE</w:t>
      </w:r>
      <w:r w:rsidRPr="00B630AC">
        <w:rPr>
          <w:b/>
          <w:szCs w:val="24"/>
        </w:rPr>
        <w:t xml:space="preserve">). </w:t>
      </w:r>
      <w:r w:rsidRPr="0058652D">
        <w:rPr>
          <w:szCs w:val="24"/>
        </w:rPr>
        <w:t>I. Las EPEs en coordinación con la AN, comunicarán la fecha de</w:t>
      </w:r>
      <w:ins w:id="5102" w:author="Valeria Tapia" w:date="2026-09-29T17:56:00Z">
        <w:r w:rsidR="002B0FFB">
          <w:rPr>
            <w:szCs w:val="24"/>
          </w:rPr>
          <w:t xml:space="preserve"> puesta en vigencia </w:t>
        </w:r>
      </w:ins>
      <w:del w:id="5103" w:author="Valeria Tapia" w:date="2026-09-29T17:56:00Z">
        <w:r w:rsidRPr="0058652D" w:rsidDel="002B0FFB">
          <w:rPr>
            <w:szCs w:val="24"/>
          </w:rPr>
          <w:delText xml:space="preserve"> implementación </w:delText>
        </w:r>
      </w:del>
      <w:r w:rsidRPr="0058652D">
        <w:rPr>
          <w:szCs w:val="24"/>
        </w:rPr>
        <w:t>del trámite APCO en la VUCE</w:t>
      </w:r>
      <w:del w:id="5104" w:author="Valeria Tapia" w:date="2026-09-29T17:56:00Z">
        <w:r w:rsidRPr="0058652D" w:rsidDel="002B0FFB">
          <w:rPr>
            <w:szCs w:val="24"/>
          </w:rPr>
          <w:delText xml:space="preserve"> (puesta en vigencia)</w:delText>
        </w:r>
      </w:del>
      <w:r w:rsidRPr="0058652D">
        <w:rPr>
          <w:szCs w:val="24"/>
        </w:rPr>
        <w:t xml:space="preserve">, a través de sus portales </w:t>
      </w:r>
      <w:r w:rsidRPr="0058652D">
        <w:rPr>
          <w:color w:val="0070C0"/>
          <w:szCs w:val="24"/>
        </w:rPr>
        <w:t>i</w:t>
      </w:r>
      <w:r w:rsidRPr="0058652D">
        <w:rPr>
          <w:szCs w:val="24"/>
        </w:rPr>
        <w:t>nstitucionales u otro medio de comunicación oficial</w:t>
      </w:r>
      <w:r w:rsidRPr="00F073C2">
        <w:t>, debiendo establecer</w:t>
      </w:r>
      <w:r w:rsidRPr="00860C2D">
        <w:rPr>
          <w:szCs w:val="24"/>
        </w:rPr>
        <w:t xml:space="preserve"> que los trámites iniciados con anterioridad a la vigencia del trámite APCO</w:t>
      </w:r>
      <w:del w:id="5105" w:author="Valeria Tapia" w:date="2026-09-29T17:57:00Z">
        <w:r w:rsidRPr="00860C2D" w:rsidDel="002B0FFB">
          <w:rPr>
            <w:szCs w:val="24"/>
          </w:rPr>
          <w:delText xml:space="preserve"> impl</w:delText>
        </w:r>
      </w:del>
      <w:del w:id="5106" w:author="Valeria Tapia" w:date="2026-09-29T17:56:00Z">
        <w:r w:rsidRPr="00860C2D" w:rsidDel="002B0FFB">
          <w:rPr>
            <w:szCs w:val="24"/>
          </w:rPr>
          <w:delText>ementado</w:delText>
        </w:r>
      </w:del>
      <w:r w:rsidRPr="000F29C4">
        <w:rPr>
          <w:szCs w:val="24"/>
        </w:rPr>
        <w:t>,</w:t>
      </w:r>
      <w:r w:rsidRPr="00B630AC">
        <w:rPr>
          <w:szCs w:val="24"/>
        </w:rPr>
        <w:t xml:space="preserve"> continuarán su procesamiento hasta su conclusión, conforme a la normativa</w:t>
      </w:r>
      <w:r w:rsidRPr="0058652D">
        <w:rPr>
          <w:szCs w:val="24"/>
        </w:rPr>
        <w:t xml:space="preserve"> vigente al momento de su inicio. </w:t>
      </w:r>
    </w:p>
    <w:p w14:paraId="744A3D59" w14:textId="77777777" w:rsidR="0058652D" w:rsidRPr="00D72F45" w:rsidRDefault="0058652D" w:rsidP="0058652D"/>
    <w:p w14:paraId="5F20636F" w14:textId="23EB654E" w:rsidR="0058652D" w:rsidRPr="00F073C2" w:rsidRDefault="0058652D" w:rsidP="0058652D">
      <w:pPr>
        <w:pStyle w:val="Prrafodelista"/>
        <w:numPr>
          <w:ilvl w:val="0"/>
          <w:numId w:val="33"/>
        </w:numPr>
        <w:tabs>
          <w:tab w:val="left" w:pos="284"/>
        </w:tabs>
        <w:ind w:left="0" w:firstLine="0"/>
        <w:rPr>
          <w:szCs w:val="24"/>
        </w:rPr>
      </w:pPr>
      <w:r w:rsidRPr="00F073C2">
        <w:rPr>
          <w:szCs w:val="24"/>
        </w:rPr>
        <w:t xml:space="preserve">La </w:t>
      </w:r>
      <w:r w:rsidRPr="006755B5">
        <w:rPr>
          <w:szCs w:val="24"/>
        </w:rPr>
        <w:t xml:space="preserve">AN publicará en el Portal VUCE, la normativa que establece la </w:t>
      </w:r>
      <w:del w:id="5107" w:author="Valeria Tapia" w:date="2026-09-29T18:03:00Z">
        <w:r w:rsidRPr="006755B5" w:rsidDel="00E056A6">
          <w:rPr>
            <w:szCs w:val="24"/>
          </w:rPr>
          <w:delText xml:space="preserve">implementación </w:delText>
        </w:r>
      </w:del>
      <w:ins w:id="5108" w:author="Valeria Tapia" w:date="2026-09-29T18:03:00Z">
        <w:r w:rsidR="00E056A6">
          <w:rPr>
            <w:szCs w:val="24"/>
          </w:rPr>
          <w:t>puesta en vigencia</w:t>
        </w:r>
        <w:r w:rsidR="00E056A6" w:rsidRPr="006755B5">
          <w:rPr>
            <w:szCs w:val="24"/>
          </w:rPr>
          <w:t xml:space="preserve"> </w:t>
        </w:r>
      </w:ins>
      <w:r w:rsidRPr="006755B5">
        <w:rPr>
          <w:szCs w:val="24"/>
        </w:rPr>
        <w:t>del trámite APCO emitida por las EPEs.</w:t>
      </w:r>
    </w:p>
    <w:p w14:paraId="78938CEF" w14:textId="77777777" w:rsidR="0058652D" w:rsidRPr="00F073C2" w:rsidRDefault="0058652D" w:rsidP="0058652D">
      <w:pPr>
        <w:pStyle w:val="Prrafodelista"/>
        <w:ind w:left="426"/>
        <w:rPr>
          <w:szCs w:val="24"/>
        </w:rPr>
      </w:pPr>
    </w:p>
    <w:p w14:paraId="4F92B771" w14:textId="77777777" w:rsidR="0058652D" w:rsidRPr="00F073C2" w:rsidRDefault="0058652D" w:rsidP="0058652D">
      <w:pPr>
        <w:pStyle w:val="Prrafodelista"/>
        <w:numPr>
          <w:ilvl w:val="0"/>
          <w:numId w:val="33"/>
        </w:numPr>
        <w:tabs>
          <w:tab w:val="left" w:pos="284"/>
        </w:tabs>
        <w:ind w:left="0" w:firstLine="0"/>
        <w:rPr>
          <w:szCs w:val="24"/>
        </w:rPr>
      </w:pPr>
      <w:r w:rsidRPr="00F073C2">
        <w:rPr>
          <w:szCs w:val="24"/>
        </w:rPr>
        <w:t xml:space="preserve"> A partir de la puesta en vigencia, el trámite APCO implementado, será solicitado y obtenido únicamente a través de la VUCE.</w:t>
      </w:r>
    </w:p>
    <w:p w14:paraId="4A944563" w14:textId="77777777" w:rsidR="0058652D" w:rsidRPr="00F073C2" w:rsidRDefault="0058652D" w:rsidP="0058652D">
      <w:pPr>
        <w:pStyle w:val="Prrafodelista"/>
        <w:tabs>
          <w:tab w:val="left" w:pos="284"/>
        </w:tabs>
        <w:ind w:left="0"/>
        <w:rPr>
          <w:szCs w:val="24"/>
        </w:rPr>
      </w:pPr>
    </w:p>
    <w:p w14:paraId="3536D0EA" w14:textId="39541F1D" w:rsidR="0058652D" w:rsidRDefault="0058652D" w:rsidP="0058652D">
      <w:pPr>
        <w:pStyle w:val="Prrafodelista"/>
        <w:numPr>
          <w:ilvl w:val="0"/>
          <w:numId w:val="33"/>
        </w:numPr>
        <w:tabs>
          <w:tab w:val="left" w:pos="284"/>
        </w:tabs>
        <w:ind w:left="0" w:firstLine="0"/>
        <w:rPr>
          <w:ins w:id="5109" w:author="Valeria Tapia" w:date="2026-09-28T12:48:00Z"/>
          <w:szCs w:val="24"/>
        </w:rPr>
      </w:pPr>
      <w:r w:rsidRPr="00F073C2">
        <w:rPr>
          <w:szCs w:val="24"/>
        </w:rPr>
        <w:t xml:space="preserve">Cuando </w:t>
      </w:r>
      <w:ins w:id="5110" w:author="Valeria Tapia" w:date="2026-09-29T17:48:00Z">
        <w:r w:rsidR="008C6F1C">
          <w:rPr>
            <w:szCs w:val="24"/>
          </w:rPr>
          <w:t xml:space="preserve">la APCO </w:t>
        </w:r>
      </w:ins>
      <w:del w:id="5111" w:author="Valeria Tapia" w:date="2026-09-29T17:48:00Z">
        <w:r w:rsidRPr="00F073C2" w:rsidDel="008C6F1C">
          <w:rPr>
            <w:szCs w:val="24"/>
          </w:rPr>
          <w:delText xml:space="preserve">un documento </w:delText>
        </w:r>
      </w:del>
      <w:r w:rsidRPr="00F073C2">
        <w:rPr>
          <w:szCs w:val="24"/>
        </w:rPr>
        <w:t>deje de ser requerid</w:t>
      </w:r>
      <w:ins w:id="5112" w:author="Valeria Tapia" w:date="2026-09-29T17:48:00Z">
        <w:r w:rsidR="008C6F1C">
          <w:rPr>
            <w:szCs w:val="24"/>
          </w:rPr>
          <w:t>a</w:t>
        </w:r>
      </w:ins>
      <w:del w:id="5113" w:author="Valeria Tapia" w:date="2026-09-29T17:48:00Z">
        <w:r w:rsidRPr="00F073C2" w:rsidDel="008C6F1C">
          <w:rPr>
            <w:szCs w:val="24"/>
          </w:rPr>
          <w:delText>o</w:delText>
        </w:r>
      </w:del>
      <w:r w:rsidRPr="00F073C2">
        <w:rPr>
          <w:szCs w:val="24"/>
        </w:rPr>
        <w:t xml:space="preserve"> para operaciones de comercio exterior como resultado de cambios normativos, las EPEs deberán comunicar a la AN la fecha en la cual dejará de estar vigente, con un plazo de al menos diez</w:t>
      </w:r>
      <w:r w:rsidRPr="006755B5">
        <w:rPr>
          <w:szCs w:val="24"/>
        </w:rPr>
        <w:t xml:space="preserve"> (10) </w:t>
      </w:r>
      <w:r w:rsidRPr="00F073C2">
        <w:rPr>
          <w:szCs w:val="24"/>
        </w:rPr>
        <w:t>días hábiles de anticipación, salvo otro plazo establecido en normativa específica, a objeto de actualizar los cambios en el Portal y el Sistema VUCE</w:t>
      </w:r>
      <w:r w:rsidRPr="006755B5">
        <w:rPr>
          <w:color w:val="0070C0"/>
          <w:szCs w:val="24"/>
        </w:rPr>
        <w:t>,</w:t>
      </w:r>
      <w:r w:rsidRPr="00F073C2">
        <w:rPr>
          <w:szCs w:val="24"/>
        </w:rPr>
        <w:t xml:space="preserve"> y remitir el R-427 (Registro de Solicitud de Funcionalidades y Adecuaciones – VUCE)</w:t>
      </w:r>
      <w:r w:rsidRPr="006755B5">
        <w:rPr>
          <w:szCs w:val="24"/>
        </w:rPr>
        <w:t xml:space="preserve"> conforme establece el Artículo 44 del presente Reglamento.</w:t>
      </w:r>
      <w:r w:rsidRPr="00F073C2">
        <w:rPr>
          <w:szCs w:val="24"/>
        </w:rPr>
        <w:t xml:space="preserve">  </w:t>
      </w:r>
    </w:p>
    <w:p w14:paraId="626B9137" w14:textId="77777777" w:rsidR="00EA45AC" w:rsidRDefault="00EA45AC">
      <w:pPr>
        <w:tabs>
          <w:tab w:val="left" w:pos="284"/>
        </w:tabs>
        <w:rPr>
          <w:ins w:id="5114" w:author="Valeria Tapia" w:date="2026-09-28T12:48:00Z"/>
          <w:szCs w:val="24"/>
        </w:rPr>
        <w:pPrChange w:id="5115" w:author="Valeria Tapia" w:date="2026-09-28T12:48:00Z">
          <w:pPr>
            <w:pStyle w:val="Prrafodelista"/>
            <w:numPr>
              <w:numId w:val="33"/>
            </w:numPr>
            <w:tabs>
              <w:tab w:val="left" w:pos="284"/>
            </w:tabs>
            <w:ind w:left="0" w:hanging="720"/>
          </w:pPr>
        </w:pPrChange>
      </w:pPr>
    </w:p>
    <w:p w14:paraId="694725FB" w14:textId="51ED5779" w:rsidR="00441A6F" w:rsidRDefault="00441A6F" w:rsidP="00EA45AC">
      <w:pPr>
        <w:pStyle w:val="Ttulo5"/>
        <w:numPr>
          <w:ilvl w:val="0"/>
          <w:numId w:val="5"/>
        </w:numPr>
        <w:tabs>
          <w:tab w:val="left" w:pos="1701"/>
          <w:tab w:val="num" w:pos="9044"/>
        </w:tabs>
        <w:ind w:left="0" w:firstLine="0"/>
        <w:rPr>
          <w:ins w:id="5116" w:author="Valeria Tapia" w:date="2026-09-28T15:00:00Z"/>
          <w:b/>
          <w:szCs w:val="24"/>
          <w:lang w:val="es-MX"/>
        </w:rPr>
      </w:pPr>
      <w:ins w:id="5117" w:author="Valeria Tapia" w:date="2026-09-28T14:59:00Z">
        <w:r w:rsidRPr="0047699A">
          <w:rPr>
            <w:b/>
            <w:szCs w:val="24"/>
            <w:highlight w:val="cyan"/>
            <w:lang w:val="es-MX"/>
            <w:rPrChange w:id="5118" w:author="Valeria Tapia" w:date="2026-10-05T11:57:00Z">
              <w:rPr>
                <w:b/>
                <w:szCs w:val="24"/>
                <w:lang w:val="es-MX"/>
              </w:rPr>
            </w:rPrChange>
          </w:rPr>
          <w:t>(</w:t>
        </w:r>
      </w:ins>
      <w:ins w:id="5119" w:author="Valeria Tapia" w:date="2026-09-28T15:00:00Z">
        <w:r w:rsidRPr="0047699A">
          <w:rPr>
            <w:b/>
            <w:szCs w:val="24"/>
            <w:highlight w:val="cyan"/>
            <w:lang w:val="es-MX"/>
            <w:rPrChange w:id="5120" w:author="Valeria Tapia" w:date="2026-10-05T11:57:00Z">
              <w:rPr>
                <w:b/>
                <w:szCs w:val="24"/>
                <w:lang w:val="es-MX"/>
              </w:rPr>
            </w:rPrChange>
          </w:rPr>
          <w:t>FACILIDADES DEL OEA).</w:t>
        </w:r>
      </w:ins>
      <w:ins w:id="5121" w:author="Valeria Tapia" w:date="2026-09-28T15:01:00Z">
        <w:r w:rsidRPr="0047699A">
          <w:rPr>
            <w:b/>
            <w:szCs w:val="24"/>
            <w:highlight w:val="cyan"/>
            <w:lang w:val="es-MX"/>
            <w:rPrChange w:id="5122" w:author="Valeria Tapia" w:date="2026-10-05T11:57:00Z">
              <w:rPr>
                <w:b/>
                <w:szCs w:val="24"/>
                <w:lang w:val="es-MX"/>
              </w:rPr>
            </w:rPrChange>
          </w:rPr>
          <w:t xml:space="preserve"> </w:t>
        </w:r>
      </w:ins>
      <w:ins w:id="5123" w:author="Valeria Tapia" w:date="2026-09-28T15:03:00Z">
        <w:r w:rsidRPr="0047699A">
          <w:rPr>
            <w:szCs w:val="24"/>
            <w:highlight w:val="cyan"/>
            <w:lang w:val="es-MX"/>
            <w:rPrChange w:id="5124" w:author="Valeria Tapia" w:date="2026-10-05T11:57:00Z">
              <w:rPr>
                <w:szCs w:val="24"/>
                <w:lang w:val="es-MX"/>
              </w:rPr>
            </w:rPrChange>
          </w:rPr>
          <w:t>Cuando las EPEs determinen otorgar</w:t>
        </w:r>
      </w:ins>
      <w:ins w:id="5125" w:author="Valeria Tapia" w:date="2026-09-28T15:04:00Z">
        <w:r w:rsidRPr="0047699A">
          <w:rPr>
            <w:szCs w:val="24"/>
            <w:highlight w:val="cyan"/>
            <w:lang w:val="es-MX"/>
            <w:rPrChange w:id="5126" w:author="Valeria Tapia" w:date="2026-10-05T11:57:00Z">
              <w:rPr>
                <w:szCs w:val="24"/>
                <w:lang w:val="es-MX"/>
              </w:rPr>
            </w:rPrChange>
          </w:rPr>
          <w:t xml:space="preserve"> un tratamiento especial </w:t>
        </w:r>
      </w:ins>
      <w:ins w:id="5127" w:author="Valeria Tapia" w:date="2026-09-28T15:47:00Z">
        <w:r w:rsidR="0014075D" w:rsidRPr="0047699A">
          <w:rPr>
            <w:szCs w:val="24"/>
            <w:highlight w:val="cyan"/>
            <w:lang w:val="es-MX"/>
            <w:rPrChange w:id="5128" w:author="Valeria Tapia" w:date="2026-10-05T11:57:00Z">
              <w:rPr>
                <w:szCs w:val="24"/>
                <w:lang w:val="es-MX"/>
              </w:rPr>
            </w:rPrChange>
          </w:rPr>
          <w:t xml:space="preserve">al Operador de Comercio Exterior que haya sido certificado como Operador Económico Autorizado </w:t>
        </w:r>
      </w:ins>
      <w:ins w:id="5129" w:author="Valeria Tapia" w:date="2026-09-28T15:04:00Z">
        <w:r w:rsidRPr="0047699A">
          <w:rPr>
            <w:szCs w:val="24"/>
            <w:highlight w:val="cyan"/>
            <w:lang w:val="es-MX"/>
            <w:rPrChange w:id="5130" w:author="Valeria Tapia" w:date="2026-10-05T11:57:00Z">
              <w:rPr>
                <w:szCs w:val="24"/>
                <w:lang w:val="es-MX"/>
              </w:rPr>
            </w:rPrChange>
          </w:rPr>
          <w:t>para la emisión de la APCO</w:t>
        </w:r>
      </w:ins>
      <w:ins w:id="5131" w:author="Valeria Tapia" w:date="2026-09-28T15:47:00Z">
        <w:r w:rsidR="0014075D" w:rsidRPr="0047699A">
          <w:rPr>
            <w:szCs w:val="24"/>
            <w:highlight w:val="cyan"/>
            <w:lang w:val="es-MX"/>
            <w:rPrChange w:id="5132" w:author="Valeria Tapia" w:date="2026-10-05T11:57:00Z">
              <w:rPr>
                <w:szCs w:val="24"/>
                <w:lang w:val="es-MX"/>
              </w:rPr>
            </w:rPrChange>
          </w:rPr>
          <w:t xml:space="preserve">, la AN a efectos de facilitar su identificación, </w:t>
        </w:r>
      </w:ins>
      <w:ins w:id="5133" w:author="Valeria Tapia" w:date="2026-09-28T15:05:00Z">
        <w:r w:rsidRPr="0047699A">
          <w:rPr>
            <w:szCs w:val="24"/>
            <w:highlight w:val="cyan"/>
            <w:lang w:val="es-MX"/>
            <w:rPrChange w:id="5134" w:author="Valeria Tapia" w:date="2026-10-05T11:57:00Z">
              <w:rPr>
                <w:szCs w:val="24"/>
                <w:lang w:val="es-MX"/>
              </w:rPr>
            </w:rPrChange>
          </w:rPr>
          <w:t>gestionará mecanismos de interoperabilidad</w:t>
        </w:r>
      </w:ins>
      <w:ins w:id="5135" w:author="Valeria Tapia" w:date="2026-09-28T15:06:00Z">
        <w:r w:rsidRPr="0047699A">
          <w:rPr>
            <w:szCs w:val="24"/>
            <w:highlight w:val="cyan"/>
            <w:lang w:val="es-MX"/>
            <w:rPrChange w:id="5136" w:author="Valeria Tapia" w:date="2026-10-05T11:57:00Z">
              <w:rPr>
                <w:szCs w:val="24"/>
                <w:lang w:val="es-MX"/>
              </w:rPr>
            </w:rPrChange>
          </w:rPr>
          <w:t xml:space="preserve"> entre el Sistema de la VUCE, el Sistema de la EPE o el Módulo Est</w:t>
        </w:r>
      </w:ins>
      <w:ins w:id="5137" w:author="Valeria Tapia" w:date="2026-09-28T15:07:00Z">
        <w:r w:rsidRPr="0047699A">
          <w:rPr>
            <w:szCs w:val="24"/>
            <w:highlight w:val="cyan"/>
            <w:lang w:val="es-MX"/>
            <w:rPrChange w:id="5138" w:author="Valeria Tapia" w:date="2026-10-05T11:57:00Z">
              <w:rPr>
                <w:szCs w:val="24"/>
                <w:lang w:val="es-MX"/>
              </w:rPr>
            </w:rPrChange>
          </w:rPr>
          <w:t>ándar, según corresponda</w:t>
        </w:r>
      </w:ins>
      <w:ins w:id="5139" w:author="Valeria Tapia" w:date="2026-09-28T15:03:00Z">
        <w:r>
          <w:rPr>
            <w:szCs w:val="24"/>
            <w:lang w:val="es-MX"/>
          </w:rPr>
          <w:t>.</w:t>
        </w:r>
      </w:ins>
      <w:ins w:id="5140" w:author="Valeria Tapia" w:date="2026-09-28T15:02:00Z">
        <w:r>
          <w:rPr>
            <w:szCs w:val="24"/>
            <w:lang w:val="es-MX"/>
          </w:rPr>
          <w:t xml:space="preserve"> </w:t>
        </w:r>
      </w:ins>
      <w:ins w:id="5141" w:author="Valeria Tapia" w:date="2026-09-28T15:00:00Z">
        <w:r>
          <w:rPr>
            <w:b/>
            <w:szCs w:val="24"/>
            <w:lang w:val="es-MX"/>
          </w:rPr>
          <w:t xml:space="preserve"> </w:t>
        </w:r>
      </w:ins>
    </w:p>
    <w:p w14:paraId="0FB774E6" w14:textId="77777777" w:rsidR="00441A6F" w:rsidRPr="00441A6F" w:rsidRDefault="00441A6F">
      <w:pPr>
        <w:rPr>
          <w:ins w:id="5142" w:author="Valeria Tapia" w:date="2026-09-28T14:59:00Z"/>
          <w:lang w:val="es-MX"/>
          <w:rPrChange w:id="5143" w:author="Valeria Tapia" w:date="2026-09-28T15:00:00Z">
            <w:rPr>
              <w:ins w:id="5144" w:author="Valeria Tapia" w:date="2026-09-28T14:59:00Z"/>
              <w:b/>
              <w:szCs w:val="24"/>
              <w:lang w:val="es-MX"/>
            </w:rPr>
          </w:rPrChange>
        </w:rPr>
        <w:pPrChange w:id="5145" w:author="Valeria Tapia" w:date="2026-09-28T15:00:00Z">
          <w:pPr>
            <w:pStyle w:val="Ttulo5"/>
            <w:numPr>
              <w:numId w:val="5"/>
            </w:numPr>
            <w:tabs>
              <w:tab w:val="left" w:pos="1701"/>
              <w:tab w:val="num" w:pos="4508"/>
              <w:tab w:val="num" w:pos="9044"/>
            </w:tabs>
            <w:ind w:left="4508" w:hanging="1814"/>
          </w:pPr>
        </w:pPrChange>
      </w:pPr>
    </w:p>
    <w:p w14:paraId="2FE02374" w14:textId="4881A3E8" w:rsidR="00EA45AC" w:rsidRPr="0047699A" w:rsidRDefault="00EA45AC">
      <w:pPr>
        <w:pStyle w:val="Ttulo5"/>
        <w:numPr>
          <w:ilvl w:val="0"/>
          <w:numId w:val="5"/>
        </w:numPr>
        <w:tabs>
          <w:tab w:val="left" w:pos="284"/>
          <w:tab w:val="left" w:pos="1701"/>
          <w:tab w:val="num" w:pos="9044"/>
        </w:tabs>
        <w:ind w:left="0" w:firstLine="0"/>
        <w:rPr>
          <w:szCs w:val="24"/>
          <w:highlight w:val="cyan"/>
          <w:rPrChange w:id="5146" w:author="Valeria Tapia" w:date="2026-10-05T11:58:00Z">
            <w:rPr>
              <w:szCs w:val="24"/>
            </w:rPr>
          </w:rPrChange>
        </w:rPr>
        <w:pPrChange w:id="5147" w:author="Valeria Tapia" w:date="2026-09-28T12:48:00Z">
          <w:pPr>
            <w:pStyle w:val="Prrafodelista"/>
            <w:numPr>
              <w:numId w:val="33"/>
            </w:numPr>
            <w:tabs>
              <w:tab w:val="left" w:pos="284"/>
            </w:tabs>
            <w:ind w:left="0" w:hanging="720"/>
          </w:pPr>
        </w:pPrChange>
      </w:pPr>
      <w:ins w:id="5148" w:author="Valeria Tapia" w:date="2026-09-28T12:48:00Z">
        <w:r w:rsidRPr="0047699A">
          <w:rPr>
            <w:b/>
            <w:szCs w:val="24"/>
            <w:highlight w:val="cyan"/>
            <w:lang w:val="es-MX"/>
            <w:rPrChange w:id="5149" w:author="Valeria Tapia" w:date="2026-10-05T11:58:00Z">
              <w:rPr>
                <w:b/>
                <w:szCs w:val="24"/>
                <w:lang w:val="es-MX"/>
              </w:rPr>
            </w:rPrChange>
          </w:rPr>
          <w:t>(</w:t>
        </w:r>
        <w:r w:rsidRPr="0047699A">
          <w:rPr>
            <w:b/>
            <w:szCs w:val="24"/>
            <w:highlight w:val="cyan"/>
            <w:rPrChange w:id="5150" w:author="Valeria Tapia" w:date="2026-10-05T11:58:00Z">
              <w:rPr>
                <w:b/>
                <w:szCs w:val="24"/>
              </w:rPr>
            </w:rPrChange>
          </w:rPr>
          <w:t xml:space="preserve">SEGUIMIENTO AL TRÁMITE APCO). </w:t>
        </w:r>
        <w:r w:rsidRPr="0047699A">
          <w:rPr>
            <w:szCs w:val="24"/>
            <w:highlight w:val="cyan"/>
            <w:rPrChange w:id="5151" w:author="Valeria Tapia" w:date="2026-10-05T11:58:00Z">
              <w:rPr>
                <w:szCs w:val="24"/>
              </w:rPr>
            </w:rPrChange>
          </w:rPr>
          <w:t>I. La</w:t>
        </w:r>
      </w:ins>
      <w:ins w:id="5152" w:author="Valeria Tapia" w:date="2026-09-28T12:49:00Z">
        <w:r w:rsidRPr="0047699A">
          <w:rPr>
            <w:szCs w:val="24"/>
            <w:highlight w:val="cyan"/>
            <w:rPrChange w:id="5153" w:author="Valeria Tapia" w:date="2026-10-05T11:58:00Z">
              <w:rPr>
                <w:szCs w:val="24"/>
              </w:rPr>
            </w:rPrChange>
          </w:rPr>
          <w:t xml:space="preserve"> AN y las</w:t>
        </w:r>
      </w:ins>
      <w:ins w:id="5154" w:author="Valeria Tapia" w:date="2026-09-28T12:48:00Z">
        <w:r w:rsidRPr="0047699A">
          <w:rPr>
            <w:szCs w:val="24"/>
            <w:highlight w:val="cyan"/>
            <w:rPrChange w:id="5155" w:author="Valeria Tapia" w:date="2026-10-05T11:58:00Z">
              <w:rPr>
                <w:szCs w:val="24"/>
              </w:rPr>
            </w:rPrChange>
          </w:rPr>
          <w:t xml:space="preserve"> EPEs</w:t>
        </w:r>
      </w:ins>
      <w:ins w:id="5156" w:author="Valeria Tapia" w:date="2026-09-28T12:49:00Z">
        <w:r w:rsidRPr="0047699A">
          <w:rPr>
            <w:szCs w:val="24"/>
            <w:highlight w:val="cyan"/>
            <w:rPrChange w:id="5157" w:author="Valeria Tapia" w:date="2026-10-05T11:58:00Z">
              <w:rPr>
                <w:szCs w:val="24"/>
              </w:rPr>
            </w:rPrChange>
          </w:rPr>
          <w:t xml:space="preserve"> deberán realizar el seguimiento al </w:t>
        </w:r>
        <w:r w:rsidR="00352DA8" w:rsidRPr="0047699A">
          <w:rPr>
            <w:szCs w:val="24"/>
            <w:highlight w:val="cyan"/>
            <w:rPrChange w:id="5158" w:author="Valeria Tapia" w:date="2026-10-05T11:58:00Z">
              <w:rPr>
                <w:szCs w:val="24"/>
              </w:rPr>
            </w:rPrChange>
          </w:rPr>
          <w:t>t</w:t>
        </w:r>
        <w:r w:rsidRPr="0047699A">
          <w:rPr>
            <w:szCs w:val="24"/>
            <w:highlight w:val="cyan"/>
            <w:rPrChange w:id="5159" w:author="Valeria Tapia" w:date="2026-10-05T11:58:00Z">
              <w:rPr>
                <w:szCs w:val="24"/>
              </w:rPr>
            </w:rPrChange>
          </w:rPr>
          <w:t>rámite APCO</w:t>
        </w:r>
        <w:r w:rsidR="00352DA8" w:rsidRPr="0047699A">
          <w:rPr>
            <w:szCs w:val="24"/>
            <w:highlight w:val="cyan"/>
            <w:rPrChange w:id="5160" w:author="Valeria Tapia" w:date="2026-10-05T11:58:00Z">
              <w:rPr>
                <w:szCs w:val="24"/>
              </w:rPr>
            </w:rPrChange>
          </w:rPr>
          <w:t xml:space="preserve"> implementado en la </w:t>
        </w:r>
      </w:ins>
      <w:ins w:id="5161" w:author="Valeria Tapia" w:date="2026-09-28T12:50:00Z">
        <w:r w:rsidR="00352DA8" w:rsidRPr="0047699A">
          <w:rPr>
            <w:szCs w:val="24"/>
            <w:highlight w:val="cyan"/>
            <w:rPrChange w:id="5162" w:author="Valeria Tapia" w:date="2026-10-05T11:58:00Z">
              <w:rPr>
                <w:szCs w:val="24"/>
              </w:rPr>
            </w:rPrChange>
          </w:rPr>
          <w:t>VUCE, de identificar oportunidades de mejora efectuarán las coordinaciones y evaluación correspondiente para</w:t>
        </w:r>
        <w:r w:rsidR="00653BB0" w:rsidRPr="0047699A">
          <w:rPr>
            <w:szCs w:val="24"/>
            <w:highlight w:val="cyan"/>
            <w:rPrChange w:id="5163" w:author="Valeria Tapia" w:date="2026-10-05T11:58:00Z">
              <w:rPr>
                <w:szCs w:val="24"/>
              </w:rPr>
            </w:rPrChange>
          </w:rPr>
          <w:t xml:space="preserve"> </w:t>
        </w:r>
      </w:ins>
      <w:ins w:id="5164" w:author="Valeria Tapia" w:date="2026-09-28T12:52:00Z">
        <w:r w:rsidR="00653BB0" w:rsidRPr="0047699A">
          <w:rPr>
            <w:szCs w:val="24"/>
            <w:highlight w:val="cyan"/>
            <w:rPrChange w:id="5165" w:author="Valeria Tapia" w:date="2026-10-05T11:58:00Z">
              <w:rPr>
                <w:szCs w:val="24"/>
              </w:rPr>
            </w:rPrChange>
          </w:rPr>
          <w:t>ajustar el sistema y/o la normativa, considerando, la elaboraci</w:t>
        </w:r>
      </w:ins>
      <w:ins w:id="5166" w:author="Valeria Tapia" w:date="2026-09-28T12:53:00Z">
        <w:r w:rsidR="00653BB0" w:rsidRPr="0047699A">
          <w:rPr>
            <w:szCs w:val="24"/>
            <w:highlight w:val="cyan"/>
            <w:rPrChange w:id="5167" w:author="Valeria Tapia" w:date="2026-10-05T11:58:00Z">
              <w:rPr>
                <w:szCs w:val="24"/>
              </w:rPr>
            </w:rPrChange>
          </w:rPr>
          <w:t>ón del R-427 y los pasos a seguir hasta su adecuación</w:t>
        </w:r>
      </w:ins>
      <w:ins w:id="5168" w:author="Valeria Tapia" w:date="2026-09-28T12:48:00Z">
        <w:r w:rsidRPr="0047699A">
          <w:rPr>
            <w:szCs w:val="24"/>
            <w:highlight w:val="cyan"/>
            <w:rPrChange w:id="5169" w:author="Valeria Tapia" w:date="2026-10-05T11:58:00Z">
              <w:rPr>
                <w:szCs w:val="24"/>
              </w:rPr>
            </w:rPrChange>
          </w:rPr>
          <w:t xml:space="preserve">. </w:t>
        </w:r>
      </w:ins>
    </w:p>
    <w:p w14:paraId="2CEB0D86" w14:textId="23D881E5" w:rsidR="0058652D" w:rsidRDefault="0058652D" w:rsidP="00DE605E">
      <w:pPr>
        <w:pStyle w:val="Ttulo5"/>
        <w:tabs>
          <w:tab w:val="left" w:pos="1701"/>
          <w:tab w:val="num" w:pos="9044"/>
        </w:tabs>
        <w:rPr>
          <w:lang w:val="es-MX"/>
        </w:rPr>
      </w:pPr>
    </w:p>
    <w:p w14:paraId="356D516C" w14:textId="77777777" w:rsidR="0058652D" w:rsidRPr="00F073C2" w:rsidRDefault="0058652D" w:rsidP="0058652D">
      <w:pPr>
        <w:pStyle w:val="Capitulo"/>
      </w:pPr>
      <w:bookmarkStart w:id="5170" w:name="_Toc206684710"/>
      <w:r w:rsidRPr="00F073C2">
        <w:t>TÍTULO IV</w:t>
      </w:r>
      <w:bookmarkEnd w:id="5170"/>
    </w:p>
    <w:p w14:paraId="3DD95FE5" w14:textId="77777777" w:rsidR="0058652D" w:rsidRPr="00F073C2" w:rsidRDefault="0058652D" w:rsidP="0058652D">
      <w:pPr>
        <w:pStyle w:val="Capitulo"/>
      </w:pPr>
      <w:bookmarkStart w:id="5171" w:name="_Toc206684711"/>
      <w:r w:rsidRPr="00F073C2">
        <w:t>OPERACIÓN DE LA VUCE</w:t>
      </w:r>
      <w:bookmarkEnd w:id="5171"/>
    </w:p>
    <w:p w14:paraId="5740AEDB" w14:textId="77777777" w:rsidR="0058652D" w:rsidRPr="00F073C2" w:rsidRDefault="0058652D" w:rsidP="0058652D"/>
    <w:p w14:paraId="6780D927" w14:textId="77777777" w:rsidR="0058652D" w:rsidRPr="00F073C2" w:rsidRDefault="0058652D" w:rsidP="0058652D">
      <w:pPr>
        <w:pStyle w:val="Capitulo"/>
      </w:pPr>
      <w:bookmarkStart w:id="5172" w:name="_Toc206684712"/>
      <w:r w:rsidRPr="00F073C2">
        <w:lastRenderedPageBreak/>
        <w:t>CAPÍTULO I</w:t>
      </w:r>
      <w:bookmarkEnd w:id="5172"/>
      <w:r w:rsidRPr="00F073C2">
        <w:t xml:space="preserve"> </w:t>
      </w:r>
    </w:p>
    <w:p w14:paraId="50728D25" w14:textId="5517A5F4" w:rsidR="0058652D" w:rsidRPr="00DE605E" w:rsidRDefault="0058652D" w:rsidP="00DE605E">
      <w:pPr>
        <w:pStyle w:val="Capitulo"/>
      </w:pPr>
      <w:bookmarkStart w:id="5173" w:name="_Toc206684713"/>
      <w:r w:rsidRPr="00F073C2">
        <w:t>MODIFICACIÓN DE NORMATIVA RELACIONADA A LOS TRÁMITES APCO</w:t>
      </w:r>
      <w:bookmarkEnd w:id="5173"/>
    </w:p>
    <w:p w14:paraId="559D9883" w14:textId="77777777" w:rsidR="0058652D" w:rsidRPr="00DE605E" w:rsidRDefault="0058652D" w:rsidP="00DE605E">
      <w:pPr>
        <w:rPr>
          <w:lang w:val="es-MX"/>
        </w:rPr>
      </w:pPr>
    </w:p>
    <w:p w14:paraId="5EE1C990" w14:textId="5F70E062" w:rsidR="00370C17" w:rsidRDefault="00370C17" w:rsidP="00370C17">
      <w:pPr>
        <w:pStyle w:val="Ttulo5"/>
        <w:numPr>
          <w:ilvl w:val="0"/>
          <w:numId w:val="5"/>
        </w:numPr>
        <w:tabs>
          <w:tab w:val="left" w:pos="1701"/>
          <w:tab w:val="num" w:pos="9044"/>
        </w:tabs>
        <w:ind w:left="0" w:firstLine="0"/>
        <w:rPr>
          <w:ins w:id="5174" w:author="Valeria Tapia" w:date="2026-09-28T11:27:00Z"/>
          <w:szCs w:val="24"/>
          <w:lang w:val="es-MX"/>
        </w:rPr>
      </w:pPr>
      <w:r w:rsidRPr="00F073C2">
        <w:rPr>
          <w:b/>
          <w:szCs w:val="24"/>
          <w:lang w:val="es-MX"/>
        </w:rPr>
        <w:t xml:space="preserve">(COMUNICACIÓN A LA AN) </w:t>
      </w:r>
      <w:r w:rsidRPr="00F073C2">
        <w:rPr>
          <w:szCs w:val="24"/>
          <w:lang w:val="es-MX"/>
        </w:rPr>
        <w:t>I</w:t>
      </w:r>
      <w:r w:rsidRPr="00F073C2">
        <w:rPr>
          <w:b/>
          <w:szCs w:val="24"/>
          <w:lang w:val="es-MX"/>
        </w:rPr>
        <w:t xml:space="preserve">. </w:t>
      </w:r>
      <w:r w:rsidRPr="00F073C2">
        <w:rPr>
          <w:szCs w:val="24"/>
          <w:lang w:val="es-MX"/>
        </w:rPr>
        <w:t xml:space="preserve">Una vez implementado el trámite APCO en la VUCE, las EPEs </w:t>
      </w:r>
      <w:r w:rsidRPr="006755B5">
        <w:rPr>
          <w:szCs w:val="24"/>
          <w:lang w:val="es-MX"/>
        </w:rPr>
        <w:t xml:space="preserve">deberán comunicar y remitir a la AN cualquier modificación </w:t>
      </w:r>
      <w:r w:rsidRPr="006755B5">
        <w:rPr>
          <w:color w:val="0070C0"/>
          <w:szCs w:val="24"/>
          <w:lang w:val="es-MX"/>
        </w:rPr>
        <w:t xml:space="preserve">y </w:t>
      </w:r>
      <w:r w:rsidRPr="006755B5">
        <w:rPr>
          <w:szCs w:val="24"/>
          <w:lang w:val="es-MX"/>
        </w:rPr>
        <w:t xml:space="preserve">supresión de normativa (normativa específica) </w:t>
      </w:r>
      <w:r w:rsidRPr="006755B5">
        <w:rPr>
          <w:szCs w:val="24"/>
        </w:rPr>
        <w:t xml:space="preserve">que </w:t>
      </w:r>
      <w:r w:rsidRPr="006755B5">
        <w:rPr>
          <w:szCs w:val="24"/>
          <w:lang w:val="es-MX"/>
        </w:rPr>
        <w:t xml:space="preserve">afecten o estén relacionados con dicho trámite, </w:t>
      </w:r>
      <w:r w:rsidRPr="00F073C2">
        <w:rPr>
          <w:szCs w:val="24"/>
          <w:lang w:val="es-MX"/>
        </w:rPr>
        <w:t xml:space="preserve">en el plazo de hasta </w:t>
      </w:r>
      <w:r w:rsidRPr="006755B5">
        <w:rPr>
          <w:szCs w:val="24"/>
          <w:lang w:val="es-MX"/>
        </w:rPr>
        <w:t xml:space="preserve">tres </w:t>
      </w:r>
      <w:r w:rsidRPr="00F073C2">
        <w:rPr>
          <w:szCs w:val="24"/>
          <w:lang w:val="es-MX"/>
        </w:rPr>
        <w:t>(</w:t>
      </w:r>
      <w:r w:rsidRPr="006755B5">
        <w:rPr>
          <w:szCs w:val="24"/>
          <w:lang w:val="es-MX"/>
        </w:rPr>
        <w:t>3</w:t>
      </w:r>
      <w:r w:rsidRPr="00F073C2">
        <w:rPr>
          <w:szCs w:val="24"/>
          <w:lang w:val="es-MX"/>
        </w:rPr>
        <w:t>) días hábiles antes de la puesta</w:t>
      </w:r>
      <w:r w:rsidRPr="00F073C2">
        <w:rPr>
          <w:szCs w:val="24"/>
        </w:rPr>
        <w:t xml:space="preserve"> en vigencia</w:t>
      </w:r>
      <w:r w:rsidRPr="006755B5">
        <w:rPr>
          <w:szCs w:val="24"/>
        </w:rPr>
        <w:t xml:space="preserve"> </w:t>
      </w:r>
      <w:r w:rsidRPr="00F073C2">
        <w:rPr>
          <w:szCs w:val="24"/>
        </w:rPr>
        <w:t>para su publicación</w:t>
      </w:r>
      <w:r w:rsidRPr="006755B5">
        <w:rPr>
          <w:szCs w:val="24"/>
        </w:rPr>
        <w:t xml:space="preserve"> en el Portal de la VUCE</w:t>
      </w:r>
      <w:r w:rsidRPr="00F073C2">
        <w:rPr>
          <w:szCs w:val="24"/>
        </w:rPr>
        <w:t xml:space="preserve">, siempre y cuando </w:t>
      </w:r>
      <w:r w:rsidRPr="00F073C2">
        <w:rPr>
          <w:szCs w:val="24"/>
          <w:lang w:val="es-MX"/>
        </w:rPr>
        <w:t>no impliquen adecuaciones informáticas en la VUCE.</w:t>
      </w:r>
    </w:p>
    <w:p w14:paraId="43631AE6" w14:textId="77777777" w:rsidR="00302DD8" w:rsidRDefault="00302DD8">
      <w:pPr>
        <w:rPr>
          <w:ins w:id="5175" w:author="Valeria Tapia" w:date="2026-09-28T11:27:00Z"/>
          <w:lang w:val="es-MX"/>
        </w:rPr>
        <w:pPrChange w:id="5176" w:author="Valeria Tapia" w:date="2026-09-28T11:27:00Z">
          <w:pPr>
            <w:pStyle w:val="Ttulo5"/>
            <w:numPr>
              <w:numId w:val="5"/>
            </w:numPr>
            <w:tabs>
              <w:tab w:val="left" w:pos="1701"/>
              <w:tab w:val="num" w:pos="4508"/>
              <w:tab w:val="num" w:pos="9044"/>
            </w:tabs>
            <w:ind w:left="4508" w:hanging="1814"/>
          </w:pPr>
        </w:pPrChange>
      </w:pPr>
    </w:p>
    <w:p w14:paraId="79653618" w14:textId="0320BD42" w:rsidR="00302DD8" w:rsidRPr="0088043C" w:rsidDel="006F6E03" w:rsidRDefault="00302DD8">
      <w:pPr>
        <w:rPr>
          <w:del w:id="5177" w:author="Valeria Tapia" w:date="2026-09-28T11:36:00Z"/>
          <w:lang w:val="es-MX"/>
        </w:rPr>
        <w:pPrChange w:id="5178" w:author="Valeria Tapia" w:date="2026-09-28T11:27:00Z">
          <w:pPr>
            <w:pStyle w:val="Ttulo5"/>
            <w:numPr>
              <w:numId w:val="5"/>
            </w:numPr>
            <w:tabs>
              <w:tab w:val="left" w:pos="1701"/>
              <w:tab w:val="num" w:pos="4508"/>
              <w:tab w:val="num" w:pos="9044"/>
            </w:tabs>
            <w:ind w:left="4508" w:hanging="1814"/>
          </w:pPr>
        </w:pPrChange>
      </w:pPr>
    </w:p>
    <w:p w14:paraId="16FE76FA" w14:textId="1A094B65" w:rsidR="00370C17" w:rsidRPr="006755B5" w:rsidDel="006F6E03" w:rsidRDefault="00370C17" w:rsidP="00370C17">
      <w:pPr>
        <w:rPr>
          <w:del w:id="5179" w:author="Valeria Tapia" w:date="2026-09-28T11:36:00Z"/>
          <w:lang w:val="es-MX"/>
        </w:rPr>
      </w:pPr>
    </w:p>
    <w:p w14:paraId="3B270A3F" w14:textId="77777777" w:rsidR="00370C17" w:rsidRPr="00F073C2" w:rsidRDefault="00370C17" w:rsidP="00370C17">
      <w:pPr>
        <w:pStyle w:val="Prrafodelista"/>
        <w:ind w:left="0"/>
        <w:rPr>
          <w:szCs w:val="24"/>
          <w:lang w:val="es-MX"/>
        </w:rPr>
      </w:pPr>
      <w:r w:rsidRPr="00F073C2">
        <w:rPr>
          <w:szCs w:val="24"/>
          <w:lang w:val="es-MX"/>
        </w:rPr>
        <w:t>II.</w:t>
      </w:r>
      <w:r w:rsidRPr="00F073C2">
        <w:rPr>
          <w:b/>
          <w:szCs w:val="24"/>
          <w:lang w:val="es-MX"/>
        </w:rPr>
        <w:t xml:space="preserve"> </w:t>
      </w:r>
      <w:r w:rsidRPr="006755B5">
        <w:rPr>
          <w:szCs w:val="24"/>
          <w:lang w:val="es-MX"/>
        </w:rPr>
        <w:t>En caso de que la normativa específica implique adecuaciones informáticas en la VUCE,</w:t>
      </w:r>
      <w:r w:rsidRPr="00F073C2">
        <w:rPr>
          <w:szCs w:val="24"/>
          <w:lang w:val="es-MX"/>
        </w:rPr>
        <w:t xml:space="preserve"> previo a la emisión de la misma, </w:t>
      </w:r>
      <w:r w:rsidRPr="006755B5">
        <w:rPr>
          <w:szCs w:val="24"/>
          <w:lang w:val="es-MX"/>
        </w:rPr>
        <w:t xml:space="preserve">las EPEs </w:t>
      </w:r>
      <w:r w:rsidRPr="00F073C2">
        <w:rPr>
          <w:szCs w:val="24"/>
          <w:lang w:val="es-MX"/>
        </w:rPr>
        <w:t>deberá</w:t>
      </w:r>
      <w:r w:rsidRPr="006755B5">
        <w:rPr>
          <w:szCs w:val="24"/>
          <w:lang w:val="es-MX"/>
        </w:rPr>
        <w:t>n</w:t>
      </w:r>
      <w:r w:rsidRPr="00F073C2">
        <w:rPr>
          <w:szCs w:val="24"/>
          <w:lang w:val="es-MX"/>
        </w:rPr>
        <w:t xml:space="preserve"> coordinar con la AN el requerimiento funcional correspondiente, a fin de asegurar que las funcionalidades se encuentren desarrolladas para su puesta en vigencia. </w:t>
      </w:r>
    </w:p>
    <w:p w14:paraId="63C0D9EB" w14:textId="77777777" w:rsidR="00370C17" w:rsidRPr="00F073C2" w:rsidRDefault="00370C17" w:rsidP="00370C17">
      <w:pPr>
        <w:pStyle w:val="Prrafodelista"/>
        <w:ind w:left="0"/>
        <w:rPr>
          <w:szCs w:val="24"/>
          <w:lang w:val="es-MX"/>
        </w:rPr>
      </w:pPr>
    </w:p>
    <w:p w14:paraId="7874EDB3" w14:textId="77777777" w:rsidR="00370C17" w:rsidRDefault="00370C17" w:rsidP="00370C17">
      <w:pPr>
        <w:pStyle w:val="Prrafodelista"/>
        <w:ind w:left="0"/>
        <w:rPr>
          <w:szCs w:val="24"/>
        </w:rPr>
      </w:pPr>
      <w:r w:rsidRPr="00F073C2">
        <w:rPr>
          <w:szCs w:val="24"/>
        </w:rPr>
        <w:t xml:space="preserve">III. </w:t>
      </w:r>
      <w:r w:rsidRPr="006755B5">
        <w:rPr>
          <w:szCs w:val="24"/>
        </w:rPr>
        <w:t>La AN y las EPEs deberán coordinar la publicación de las actualizaciones, incorporaciones y/o supresión de normativa relacionada al procesamiento de trámites en la VUCE.</w:t>
      </w:r>
    </w:p>
    <w:p w14:paraId="303CEC82" w14:textId="77777777" w:rsidR="00370C17" w:rsidRPr="00F073C2" w:rsidRDefault="00370C17" w:rsidP="00370C17">
      <w:pPr>
        <w:pStyle w:val="Prrafodelista"/>
        <w:ind w:left="0"/>
        <w:rPr>
          <w:szCs w:val="24"/>
        </w:rPr>
      </w:pPr>
    </w:p>
    <w:p w14:paraId="21EDEFCE" w14:textId="7C2E6137" w:rsidR="003E00FE" w:rsidRPr="0047699A" w:rsidRDefault="00370C17">
      <w:pPr>
        <w:pStyle w:val="Ttulo5"/>
        <w:numPr>
          <w:ilvl w:val="0"/>
          <w:numId w:val="5"/>
        </w:numPr>
        <w:tabs>
          <w:tab w:val="left" w:pos="1701"/>
          <w:tab w:val="num" w:pos="9044"/>
        </w:tabs>
        <w:ind w:left="0" w:firstLine="0"/>
        <w:rPr>
          <w:ins w:id="5180" w:author="Valeria Tapia" w:date="2026-10-02T15:04:00Z"/>
          <w:szCs w:val="24"/>
          <w:highlight w:val="green"/>
          <w:lang w:val="es-MX"/>
          <w:rPrChange w:id="5181" w:author="Valeria Tapia" w:date="2026-10-05T11:58:00Z">
            <w:rPr>
              <w:ins w:id="5182" w:author="Valeria Tapia" w:date="2026-10-02T15:04:00Z"/>
              <w:szCs w:val="24"/>
              <w:lang w:val="es-MX"/>
            </w:rPr>
          </w:rPrChange>
        </w:rPr>
        <w:pPrChange w:id="5183" w:author="Valeria Tapia" w:date="2026-09-29T18:10:00Z">
          <w:pPr>
            <w:pStyle w:val="Ttulo5"/>
            <w:numPr>
              <w:numId w:val="5"/>
            </w:numPr>
            <w:tabs>
              <w:tab w:val="left" w:pos="1701"/>
              <w:tab w:val="num" w:pos="4508"/>
              <w:tab w:val="num" w:pos="9044"/>
            </w:tabs>
            <w:ind w:left="4508" w:hanging="1814"/>
          </w:pPr>
        </w:pPrChange>
      </w:pPr>
      <w:r>
        <w:rPr>
          <w:szCs w:val="24"/>
          <w:lang w:val="es-MX"/>
        </w:rPr>
        <w:t xml:space="preserve"> </w:t>
      </w:r>
      <w:r w:rsidRPr="0047699A">
        <w:rPr>
          <w:b/>
          <w:szCs w:val="24"/>
          <w:highlight w:val="green"/>
          <w:lang w:val="es-MX"/>
          <w:rPrChange w:id="5184" w:author="Valeria Tapia" w:date="2026-10-05T11:58:00Z">
            <w:rPr>
              <w:b/>
              <w:szCs w:val="24"/>
              <w:lang w:val="es-MX"/>
            </w:rPr>
          </w:rPrChange>
        </w:rPr>
        <w:t>(</w:t>
      </w:r>
      <w:del w:id="5185" w:author="Valeria Tapia" w:date="2026-09-29T18:12:00Z">
        <w:r w:rsidRPr="0047699A" w:rsidDel="00E056A6">
          <w:rPr>
            <w:b/>
            <w:szCs w:val="24"/>
            <w:highlight w:val="green"/>
            <w:lang w:val="es-MX"/>
            <w:rPrChange w:id="5186" w:author="Valeria Tapia" w:date="2026-10-05T11:58:00Z">
              <w:rPr>
                <w:b/>
                <w:szCs w:val="24"/>
                <w:lang w:val="es-MX"/>
              </w:rPr>
            </w:rPrChange>
          </w:rPr>
          <w:delText xml:space="preserve">ADECUACIONES </w:delText>
        </w:r>
      </w:del>
      <w:ins w:id="5187" w:author="Valeria Tapia" w:date="2026-09-29T18:12:00Z">
        <w:r w:rsidR="00E056A6" w:rsidRPr="0047699A">
          <w:rPr>
            <w:b/>
            <w:szCs w:val="24"/>
            <w:highlight w:val="green"/>
            <w:lang w:val="es-MX"/>
            <w:rPrChange w:id="5188" w:author="Valeria Tapia" w:date="2026-10-05T11:58:00Z">
              <w:rPr>
                <w:b/>
                <w:szCs w:val="24"/>
                <w:lang w:val="es-MX"/>
              </w:rPr>
            </w:rPrChange>
          </w:rPr>
          <w:t xml:space="preserve">MEJORAS </w:t>
        </w:r>
      </w:ins>
      <w:ins w:id="5189" w:author="Valeria Tapia" w:date="2026-10-02T15:40:00Z">
        <w:r w:rsidR="005236EB" w:rsidRPr="0047699A">
          <w:rPr>
            <w:b/>
            <w:szCs w:val="24"/>
            <w:highlight w:val="green"/>
            <w:lang w:val="es-MX"/>
            <w:rPrChange w:id="5190" w:author="Valeria Tapia" w:date="2026-10-05T11:58:00Z">
              <w:rPr>
                <w:b/>
                <w:szCs w:val="24"/>
                <w:lang w:val="es-MX"/>
              </w:rPr>
            </w:rPrChange>
          </w:rPr>
          <w:t xml:space="preserve">O ADECUACIONES </w:t>
        </w:r>
      </w:ins>
      <w:ins w:id="5191" w:author="Valeria Tapia" w:date="2026-10-02T15:41:00Z">
        <w:r w:rsidR="005236EB" w:rsidRPr="0047699A">
          <w:rPr>
            <w:b/>
            <w:szCs w:val="24"/>
            <w:highlight w:val="green"/>
            <w:lang w:val="es-MX"/>
            <w:rPrChange w:id="5192" w:author="Valeria Tapia" w:date="2026-10-05T11:58:00Z">
              <w:rPr>
                <w:b/>
                <w:szCs w:val="24"/>
                <w:lang w:val="es-MX"/>
              </w:rPr>
            </w:rPrChange>
          </w:rPr>
          <w:t xml:space="preserve">AL TRÁMITE APCO </w:t>
        </w:r>
      </w:ins>
      <w:r w:rsidRPr="0047699A">
        <w:rPr>
          <w:b/>
          <w:szCs w:val="24"/>
          <w:highlight w:val="green"/>
          <w:lang w:val="es-MX"/>
          <w:rPrChange w:id="5193" w:author="Valeria Tapia" w:date="2026-10-05T11:58:00Z">
            <w:rPr>
              <w:b/>
              <w:szCs w:val="24"/>
              <w:lang w:val="es-MX"/>
            </w:rPr>
          </w:rPrChange>
        </w:rPr>
        <w:t xml:space="preserve">EN EL SISTEMA DE LA VUCE). </w:t>
      </w:r>
      <w:r w:rsidRPr="0047699A">
        <w:rPr>
          <w:szCs w:val="24"/>
          <w:highlight w:val="green"/>
          <w:rPrChange w:id="5194" w:author="Valeria Tapia" w:date="2026-10-05T11:58:00Z">
            <w:rPr>
              <w:szCs w:val="24"/>
            </w:rPr>
          </w:rPrChange>
        </w:rPr>
        <w:t>I.</w:t>
      </w:r>
      <w:r w:rsidRPr="0047699A">
        <w:rPr>
          <w:b/>
          <w:szCs w:val="24"/>
          <w:highlight w:val="green"/>
          <w:rPrChange w:id="5195" w:author="Valeria Tapia" w:date="2026-10-05T11:58:00Z">
            <w:rPr>
              <w:b/>
              <w:szCs w:val="24"/>
            </w:rPr>
          </w:rPrChange>
        </w:rPr>
        <w:t xml:space="preserve"> </w:t>
      </w:r>
      <w:r w:rsidRPr="0047699A">
        <w:rPr>
          <w:szCs w:val="24"/>
          <w:highlight w:val="green"/>
          <w:lang w:val="es-MX"/>
          <w:rPrChange w:id="5196" w:author="Valeria Tapia" w:date="2026-10-05T11:58:00Z">
            <w:rPr>
              <w:szCs w:val="24"/>
              <w:lang w:val="es-MX"/>
            </w:rPr>
          </w:rPrChange>
        </w:rPr>
        <w:t xml:space="preserve">Las EPEs que requieran realizar </w:t>
      </w:r>
      <w:del w:id="5197" w:author="Valeria Tapia" w:date="2026-09-29T18:11:00Z">
        <w:r w:rsidRPr="0047699A" w:rsidDel="00E056A6">
          <w:rPr>
            <w:szCs w:val="24"/>
            <w:highlight w:val="green"/>
            <w:lang w:val="es-MX"/>
            <w:rPrChange w:id="5198" w:author="Valeria Tapia" w:date="2026-10-05T11:58:00Z">
              <w:rPr>
                <w:szCs w:val="24"/>
                <w:lang w:val="es-MX"/>
              </w:rPr>
            </w:rPrChange>
          </w:rPr>
          <w:delText>adecuaciones</w:delText>
        </w:r>
      </w:del>
      <w:ins w:id="5199" w:author="Valeria Tapia" w:date="2026-09-29T18:11:00Z">
        <w:r w:rsidR="00E056A6" w:rsidRPr="0047699A">
          <w:rPr>
            <w:szCs w:val="24"/>
            <w:highlight w:val="green"/>
            <w:lang w:val="es-MX"/>
            <w:rPrChange w:id="5200" w:author="Valeria Tapia" w:date="2026-10-05T11:58:00Z">
              <w:rPr>
                <w:szCs w:val="24"/>
                <w:lang w:val="es-MX"/>
              </w:rPr>
            </w:rPrChange>
          </w:rPr>
          <w:t>mejoras</w:t>
        </w:r>
      </w:ins>
      <w:r w:rsidRPr="0047699A">
        <w:rPr>
          <w:szCs w:val="24"/>
          <w:highlight w:val="green"/>
          <w:lang w:val="es-MX"/>
          <w:rPrChange w:id="5201" w:author="Valeria Tapia" w:date="2026-10-05T11:58:00Z">
            <w:rPr>
              <w:szCs w:val="24"/>
              <w:lang w:val="es-MX"/>
            </w:rPr>
          </w:rPrChange>
        </w:rPr>
        <w:t xml:space="preserve"> </w:t>
      </w:r>
      <w:ins w:id="5202" w:author="Valeria Tapia" w:date="2026-09-28T11:55:00Z">
        <w:r w:rsidR="00FC1555" w:rsidRPr="0047699A">
          <w:rPr>
            <w:szCs w:val="24"/>
            <w:highlight w:val="green"/>
            <w:lang w:val="es-MX"/>
            <w:rPrChange w:id="5203" w:author="Valeria Tapia" w:date="2026-10-05T11:58:00Z">
              <w:rPr>
                <w:szCs w:val="24"/>
                <w:lang w:val="es-MX"/>
              </w:rPr>
            </w:rPrChange>
          </w:rPr>
          <w:t xml:space="preserve">informáticas </w:t>
        </w:r>
      </w:ins>
      <w:r w:rsidRPr="0047699A">
        <w:rPr>
          <w:szCs w:val="24"/>
          <w:highlight w:val="green"/>
          <w:lang w:val="es-MX"/>
          <w:rPrChange w:id="5204" w:author="Valeria Tapia" w:date="2026-10-05T11:58:00Z">
            <w:rPr>
              <w:szCs w:val="24"/>
              <w:lang w:val="es-MX"/>
            </w:rPr>
          </w:rPrChange>
        </w:rPr>
        <w:t>para los trámites implementados en la VUCE</w:t>
      </w:r>
      <w:r w:rsidRPr="0047699A">
        <w:rPr>
          <w:szCs w:val="24"/>
          <w:highlight w:val="green"/>
          <w:rPrChange w:id="5205" w:author="Valeria Tapia" w:date="2026-10-05T11:58:00Z">
            <w:rPr>
              <w:szCs w:val="24"/>
            </w:rPr>
          </w:rPrChange>
        </w:rPr>
        <w:t>,</w:t>
      </w:r>
      <w:r w:rsidRPr="0047699A">
        <w:rPr>
          <w:szCs w:val="24"/>
          <w:highlight w:val="green"/>
          <w:lang w:val="es-MX"/>
          <w:rPrChange w:id="5206" w:author="Valeria Tapia" w:date="2026-10-05T11:58:00Z">
            <w:rPr>
              <w:szCs w:val="24"/>
              <w:lang w:val="es-MX"/>
            </w:rPr>
          </w:rPrChange>
        </w:rPr>
        <w:t xml:space="preserve"> deberán</w:t>
      </w:r>
      <w:ins w:id="5207" w:author="Valeria Tapia" w:date="2026-10-02T15:04:00Z">
        <w:r w:rsidR="003E00FE" w:rsidRPr="0047699A">
          <w:rPr>
            <w:szCs w:val="24"/>
            <w:highlight w:val="green"/>
            <w:lang w:val="es-MX"/>
            <w:rPrChange w:id="5208" w:author="Valeria Tapia" w:date="2026-10-05T11:58:00Z">
              <w:rPr>
                <w:szCs w:val="24"/>
                <w:lang w:val="es-MX"/>
              </w:rPr>
            </w:rPrChange>
          </w:rPr>
          <w:t>:</w:t>
        </w:r>
      </w:ins>
    </w:p>
    <w:p w14:paraId="109FF6F2" w14:textId="77777777" w:rsidR="003E00FE" w:rsidRPr="0047699A" w:rsidRDefault="003E00FE">
      <w:pPr>
        <w:pStyle w:val="Ttulo5"/>
        <w:tabs>
          <w:tab w:val="left" w:pos="1701"/>
          <w:tab w:val="num" w:pos="9044"/>
        </w:tabs>
        <w:rPr>
          <w:ins w:id="5209" w:author="Valeria Tapia" w:date="2026-10-02T15:04:00Z"/>
          <w:szCs w:val="24"/>
          <w:highlight w:val="green"/>
          <w:lang w:val="es-MX"/>
          <w:rPrChange w:id="5210" w:author="Valeria Tapia" w:date="2026-10-05T11:58:00Z">
            <w:rPr>
              <w:ins w:id="5211" w:author="Valeria Tapia" w:date="2026-10-02T15:04:00Z"/>
              <w:szCs w:val="24"/>
              <w:lang w:val="es-MX"/>
            </w:rPr>
          </w:rPrChange>
        </w:rPr>
        <w:pPrChange w:id="5212" w:author="Valeria Tapia" w:date="2026-10-02T15:04:00Z">
          <w:pPr>
            <w:pStyle w:val="Ttulo5"/>
            <w:numPr>
              <w:numId w:val="5"/>
            </w:numPr>
            <w:tabs>
              <w:tab w:val="left" w:pos="1701"/>
              <w:tab w:val="num" w:pos="4508"/>
              <w:tab w:val="num" w:pos="9044"/>
            </w:tabs>
            <w:ind w:left="4508" w:hanging="1814"/>
          </w:pPr>
        </w:pPrChange>
      </w:pPr>
    </w:p>
    <w:p w14:paraId="248D593E" w14:textId="40AAECEE" w:rsidR="003E00FE" w:rsidRPr="0047699A" w:rsidRDefault="003E00FE">
      <w:pPr>
        <w:pStyle w:val="Ttulo5"/>
        <w:numPr>
          <w:ilvl w:val="0"/>
          <w:numId w:val="127"/>
        </w:numPr>
        <w:tabs>
          <w:tab w:val="left" w:pos="1701"/>
          <w:tab w:val="num" w:pos="9044"/>
        </w:tabs>
        <w:rPr>
          <w:ins w:id="5213" w:author="Valeria Tapia" w:date="2026-10-02T15:05:00Z"/>
          <w:szCs w:val="24"/>
          <w:highlight w:val="green"/>
          <w:lang w:val="es-MX"/>
          <w:rPrChange w:id="5214" w:author="Valeria Tapia" w:date="2026-10-05T11:58:00Z">
            <w:rPr>
              <w:ins w:id="5215" w:author="Valeria Tapia" w:date="2026-10-02T15:05:00Z"/>
              <w:szCs w:val="24"/>
              <w:lang w:val="es-MX"/>
            </w:rPr>
          </w:rPrChange>
        </w:rPr>
        <w:pPrChange w:id="5216" w:author="Valeria Tapia" w:date="2026-10-02T15:29:00Z">
          <w:pPr>
            <w:pStyle w:val="Ttulo5"/>
            <w:numPr>
              <w:numId w:val="5"/>
            </w:numPr>
            <w:tabs>
              <w:tab w:val="left" w:pos="1701"/>
              <w:tab w:val="num" w:pos="4508"/>
              <w:tab w:val="num" w:pos="9044"/>
            </w:tabs>
            <w:ind w:left="4508" w:hanging="1814"/>
          </w:pPr>
        </w:pPrChange>
      </w:pPr>
      <w:ins w:id="5217" w:author="Valeria Tapia" w:date="2026-10-02T15:04:00Z">
        <w:r w:rsidRPr="0047699A">
          <w:rPr>
            <w:szCs w:val="24"/>
            <w:highlight w:val="green"/>
            <w:lang w:val="es-MX"/>
            <w:rPrChange w:id="5218" w:author="Valeria Tapia" w:date="2026-10-05T11:58:00Z">
              <w:rPr>
                <w:szCs w:val="24"/>
                <w:lang w:val="es-MX"/>
              </w:rPr>
            </w:rPrChange>
          </w:rPr>
          <w:t xml:space="preserve">Dar a </w:t>
        </w:r>
      </w:ins>
      <w:ins w:id="5219" w:author="Valeria Tapia" w:date="2026-10-02T15:05:00Z">
        <w:r w:rsidRPr="0047699A">
          <w:rPr>
            <w:szCs w:val="24"/>
            <w:highlight w:val="green"/>
            <w:lang w:val="es-MX"/>
            <w:rPrChange w:id="5220" w:author="Valeria Tapia" w:date="2026-10-05T11:58:00Z">
              <w:rPr>
                <w:szCs w:val="24"/>
                <w:lang w:val="es-MX"/>
              </w:rPr>
            </w:rPrChange>
          </w:rPr>
          <w:t>conocer</w:t>
        </w:r>
      </w:ins>
      <w:ins w:id="5221" w:author="Valeria Tapia" w:date="2026-10-02T15:03:00Z">
        <w:r w:rsidRPr="0047699A">
          <w:rPr>
            <w:szCs w:val="24"/>
            <w:highlight w:val="green"/>
            <w:lang w:val="es-MX"/>
            <w:rPrChange w:id="5222" w:author="Valeria Tapia" w:date="2026-10-05T11:58:00Z">
              <w:rPr>
                <w:szCs w:val="24"/>
                <w:lang w:val="es-MX"/>
              </w:rPr>
            </w:rPrChange>
          </w:rPr>
          <w:t xml:space="preserve"> </w:t>
        </w:r>
      </w:ins>
      <w:ins w:id="5223" w:author="Valeria Tapia" w:date="2026-10-02T15:05:00Z">
        <w:r w:rsidRPr="0047699A">
          <w:rPr>
            <w:szCs w:val="24"/>
            <w:highlight w:val="green"/>
            <w:lang w:val="es-MX"/>
            <w:rPrChange w:id="5224" w:author="Valeria Tapia" w:date="2026-10-05T11:58:00Z">
              <w:rPr>
                <w:szCs w:val="24"/>
                <w:lang w:val="es-MX"/>
              </w:rPr>
            </w:rPrChange>
          </w:rPr>
          <w:t>a</w:t>
        </w:r>
      </w:ins>
      <w:ins w:id="5225" w:author="Valeria Tapia" w:date="2026-10-02T15:03:00Z">
        <w:r w:rsidRPr="0047699A">
          <w:rPr>
            <w:szCs w:val="24"/>
            <w:highlight w:val="green"/>
            <w:lang w:val="es-MX"/>
            <w:rPrChange w:id="5226" w:author="Valeria Tapia" w:date="2026-10-05T11:58:00Z">
              <w:rPr>
                <w:szCs w:val="24"/>
                <w:lang w:val="es-MX"/>
              </w:rPr>
            </w:rPrChange>
          </w:rPr>
          <w:t xml:space="preserve"> la AN, </w:t>
        </w:r>
      </w:ins>
      <w:ins w:id="5227" w:author="Valeria Tapia" w:date="2026-10-02T15:04:00Z">
        <w:r w:rsidRPr="0047699A">
          <w:rPr>
            <w:szCs w:val="24"/>
            <w:highlight w:val="green"/>
            <w:lang w:val="es-MX"/>
            <w:rPrChange w:id="5228" w:author="Valeria Tapia" w:date="2026-10-05T11:58:00Z">
              <w:rPr>
                <w:szCs w:val="24"/>
                <w:lang w:val="es-MX"/>
              </w:rPr>
            </w:rPrChange>
          </w:rPr>
          <w:t>las mejoras identificadas en el proceso de obtención y emisión de APCO</w:t>
        </w:r>
      </w:ins>
      <w:ins w:id="5229" w:author="Valeria Tapia" w:date="2026-10-02T15:25:00Z">
        <w:r w:rsidR="009F3707" w:rsidRPr="0047699A">
          <w:rPr>
            <w:szCs w:val="24"/>
            <w:highlight w:val="green"/>
            <w:lang w:val="es-MX"/>
            <w:rPrChange w:id="5230" w:author="Valeria Tapia" w:date="2026-10-05T11:58:00Z">
              <w:rPr>
                <w:szCs w:val="24"/>
                <w:lang w:val="es-MX"/>
              </w:rPr>
            </w:rPrChange>
          </w:rPr>
          <w:t xml:space="preserve"> mediante los medios de comunicaci</w:t>
        </w:r>
      </w:ins>
      <w:ins w:id="5231" w:author="Valeria Tapia" w:date="2026-10-02T15:26:00Z">
        <w:r w:rsidR="009F3707" w:rsidRPr="0047699A">
          <w:rPr>
            <w:szCs w:val="24"/>
            <w:highlight w:val="green"/>
            <w:lang w:val="es-MX"/>
            <w:rPrChange w:id="5232" w:author="Valeria Tapia" w:date="2026-10-05T11:58:00Z">
              <w:rPr>
                <w:szCs w:val="24"/>
                <w:lang w:val="es-MX"/>
              </w:rPr>
            </w:rPrChange>
          </w:rPr>
          <w:t>ón y coordinación señalados en el inciso b) del Artículo 19 del presente Reglamento</w:t>
        </w:r>
      </w:ins>
      <w:ins w:id="5233" w:author="Valeria Tapia" w:date="2026-10-02T15:04:00Z">
        <w:r w:rsidRPr="0047699A">
          <w:rPr>
            <w:szCs w:val="24"/>
            <w:highlight w:val="green"/>
            <w:lang w:val="es-MX"/>
            <w:rPrChange w:id="5234" w:author="Valeria Tapia" w:date="2026-10-05T11:58:00Z">
              <w:rPr>
                <w:szCs w:val="24"/>
                <w:lang w:val="es-MX"/>
              </w:rPr>
            </w:rPrChange>
          </w:rPr>
          <w:t>.</w:t>
        </w:r>
      </w:ins>
    </w:p>
    <w:p w14:paraId="7EEE486F" w14:textId="5E37A7DA" w:rsidR="009F3707" w:rsidRPr="0047699A" w:rsidRDefault="003E00FE">
      <w:pPr>
        <w:pStyle w:val="Prrafodelista"/>
        <w:numPr>
          <w:ilvl w:val="0"/>
          <w:numId w:val="127"/>
        </w:numPr>
        <w:rPr>
          <w:ins w:id="5235" w:author="Valeria Tapia" w:date="2026-10-02T15:30:00Z"/>
          <w:highlight w:val="green"/>
          <w:lang w:val="es-MX"/>
          <w:rPrChange w:id="5236" w:author="Valeria Tapia" w:date="2026-10-05T11:58:00Z">
            <w:rPr>
              <w:ins w:id="5237" w:author="Valeria Tapia" w:date="2026-10-02T15:30:00Z"/>
              <w:lang w:val="es-MX"/>
            </w:rPr>
          </w:rPrChange>
        </w:rPr>
        <w:pPrChange w:id="5238" w:author="Valeria Tapia" w:date="2026-10-02T15:29:00Z">
          <w:pPr>
            <w:pStyle w:val="Ttulo5"/>
            <w:numPr>
              <w:numId w:val="5"/>
            </w:numPr>
            <w:tabs>
              <w:tab w:val="left" w:pos="1701"/>
              <w:tab w:val="num" w:pos="4508"/>
              <w:tab w:val="num" w:pos="9044"/>
            </w:tabs>
            <w:ind w:left="4508" w:hanging="1814"/>
          </w:pPr>
        </w:pPrChange>
      </w:pPr>
      <w:ins w:id="5239" w:author="Valeria Tapia" w:date="2026-10-02T15:05:00Z">
        <w:r w:rsidRPr="0047699A">
          <w:rPr>
            <w:highlight w:val="green"/>
            <w:lang w:val="es-MX"/>
            <w:rPrChange w:id="5240" w:author="Valeria Tapia" w:date="2026-10-05T11:58:00Z">
              <w:rPr>
                <w:lang w:val="es-MX"/>
              </w:rPr>
            </w:rPrChange>
          </w:rPr>
          <w:t>Coordinar</w:t>
        </w:r>
      </w:ins>
      <w:ins w:id="5241" w:author="Valeria Tapia" w:date="2026-10-02T15:45:00Z">
        <w:r w:rsidR="000948B1" w:rsidRPr="0047699A">
          <w:rPr>
            <w:highlight w:val="green"/>
            <w:lang w:val="es-MX"/>
            <w:rPrChange w:id="5242" w:author="Valeria Tapia" w:date="2026-10-05T11:58:00Z">
              <w:rPr>
                <w:lang w:val="es-MX"/>
              </w:rPr>
            </w:rPrChange>
          </w:rPr>
          <w:t xml:space="preserve"> con la </w:t>
        </w:r>
      </w:ins>
      <w:ins w:id="5243" w:author="Valeria Tapia" w:date="2026-10-02T15:46:00Z">
        <w:r w:rsidR="000948B1" w:rsidRPr="0047699A">
          <w:rPr>
            <w:highlight w:val="green"/>
            <w:lang w:val="es-MX"/>
            <w:rPrChange w:id="5244" w:author="Valeria Tapia" w:date="2026-10-05T11:58:00Z">
              <w:rPr>
                <w:lang w:val="es-MX"/>
              </w:rPr>
            </w:rPrChange>
          </w:rPr>
          <w:t xml:space="preserve">AN, la </w:t>
        </w:r>
      </w:ins>
      <w:ins w:id="5245" w:author="Valeria Tapia" w:date="2026-10-02T15:43:00Z">
        <w:r w:rsidR="000948B1" w:rsidRPr="0047699A">
          <w:rPr>
            <w:highlight w:val="green"/>
            <w:lang w:val="es-MX"/>
            <w:rPrChange w:id="5246" w:author="Valeria Tapia" w:date="2026-10-05T11:58:00Z">
              <w:rPr>
                <w:lang w:val="es-MX"/>
              </w:rPr>
            </w:rPrChange>
          </w:rPr>
          <w:t>evalua</w:t>
        </w:r>
      </w:ins>
      <w:ins w:id="5247" w:author="Valeria Tapia" w:date="2026-10-02T15:46:00Z">
        <w:r w:rsidR="000948B1" w:rsidRPr="0047699A">
          <w:rPr>
            <w:highlight w:val="green"/>
            <w:lang w:val="es-MX"/>
            <w:rPrChange w:id="5248" w:author="Valeria Tapia" w:date="2026-10-05T11:58:00Z">
              <w:rPr>
                <w:lang w:val="es-MX"/>
              </w:rPr>
            </w:rPrChange>
          </w:rPr>
          <w:t xml:space="preserve">ción </w:t>
        </w:r>
      </w:ins>
      <w:ins w:id="5249" w:author="Valeria Tapia" w:date="2026-10-02T15:43:00Z">
        <w:r w:rsidR="000948B1" w:rsidRPr="0047699A">
          <w:rPr>
            <w:highlight w:val="green"/>
            <w:lang w:val="es-MX"/>
            <w:rPrChange w:id="5250" w:author="Valeria Tapia" w:date="2026-10-05T11:58:00Z">
              <w:rPr>
                <w:lang w:val="es-MX"/>
              </w:rPr>
            </w:rPrChange>
          </w:rPr>
          <w:t>y valida</w:t>
        </w:r>
      </w:ins>
      <w:ins w:id="5251" w:author="Valeria Tapia" w:date="2026-10-02T15:46:00Z">
        <w:r w:rsidR="000948B1" w:rsidRPr="0047699A">
          <w:rPr>
            <w:highlight w:val="green"/>
            <w:lang w:val="es-MX"/>
            <w:rPrChange w:id="5252" w:author="Valeria Tapia" w:date="2026-10-05T11:58:00Z">
              <w:rPr>
                <w:lang w:val="es-MX"/>
              </w:rPr>
            </w:rPrChange>
          </w:rPr>
          <w:t xml:space="preserve">ción de las </w:t>
        </w:r>
      </w:ins>
      <w:ins w:id="5253" w:author="Valeria Tapia" w:date="2026-10-02T15:29:00Z">
        <w:r w:rsidR="009F3707" w:rsidRPr="0047699A">
          <w:rPr>
            <w:highlight w:val="green"/>
            <w:lang w:val="es-MX"/>
            <w:rPrChange w:id="5254" w:author="Valeria Tapia" w:date="2026-10-05T11:58:00Z">
              <w:rPr>
                <w:lang w:val="es-MX"/>
              </w:rPr>
            </w:rPrChange>
          </w:rPr>
          <w:t>adecuaciones que se realizar</w:t>
        </w:r>
      </w:ins>
      <w:ins w:id="5255" w:author="Valeria Tapia" w:date="2026-10-02T15:30:00Z">
        <w:r w:rsidR="009F3707" w:rsidRPr="0047699A">
          <w:rPr>
            <w:highlight w:val="green"/>
            <w:lang w:val="es-MX"/>
            <w:rPrChange w:id="5256" w:author="Valeria Tapia" w:date="2026-10-05T11:58:00Z">
              <w:rPr>
                <w:lang w:val="es-MX"/>
              </w:rPr>
            </w:rPrChange>
          </w:rPr>
          <w:t>án en el Sistema VUCE y el sistema de la EPE de corresponder.</w:t>
        </w:r>
      </w:ins>
    </w:p>
    <w:p w14:paraId="2A54A049" w14:textId="6669E8E2" w:rsidR="00370C17" w:rsidRPr="0047699A" w:rsidRDefault="009F3707">
      <w:pPr>
        <w:pStyle w:val="Prrafodelista"/>
        <w:numPr>
          <w:ilvl w:val="0"/>
          <w:numId w:val="127"/>
        </w:numPr>
        <w:rPr>
          <w:ins w:id="5257" w:author="Valeria Tapia" w:date="2026-09-28T12:28:00Z"/>
          <w:highlight w:val="green"/>
          <w:lang w:val="es-MX"/>
          <w:rPrChange w:id="5258" w:author="Valeria Tapia" w:date="2026-10-05T11:58:00Z">
            <w:rPr>
              <w:ins w:id="5259" w:author="Valeria Tapia" w:date="2026-09-28T12:28:00Z"/>
              <w:lang w:val="es-MX"/>
            </w:rPr>
          </w:rPrChange>
        </w:rPr>
        <w:pPrChange w:id="5260" w:author="Valeria Tapia" w:date="2026-10-02T15:33:00Z">
          <w:pPr>
            <w:pStyle w:val="Ttulo5"/>
            <w:numPr>
              <w:numId w:val="5"/>
            </w:numPr>
            <w:tabs>
              <w:tab w:val="left" w:pos="1701"/>
              <w:tab w:val="num" w:pos="4508"/>
              <w:tab w:val="num" w:pos="9044"/>
            </w:tabs>
            <w:ind w:left="4508" w:hanging="1814"/>
          </w:pPr>
        </w:pPrChange>
      </w:pPr>
      <w:ins w:id="5261" w:author="Valeria Tapia" w:date="2026-10-02T15:31:00Z">
        <w:r w:rsidRPr="0047699A">
          <w:rPr>
            <w:highlight w:val="green"/>
            <w:lang w:val="es-MX"/>
            <w:rPrChange w:id="5262" w:author="Valeria Tapia" w:date="2026-10-05T11:58:00Z">
              <w:rPr>
                <w:lang w:val="es-MX"/>
              </w:rPr>
            </w:rPrChange>
          </w:rPr>
          <w:t xml:space="preserve">Elaborar </w:t>
        </w:r>
      </w:ins>
      <w:ins w:id="5263" w:author="Valeria Tapia" w:date="2026-10-02T15:32:00Z">
        <w:r w:rsidRPr="0047699A">
          <w:rPr>
            <w:highlight w:val="green"/>
            <w:lang w:val="es-MX"/>
            <w:rPrChange w:id="5264" w:author="Valeria Tapia" w:date="2026-10-05T11:58:00Z">
              <w:rPr>
                <w:lang w:val="es-MX"/>
              </w:rPr>
            </w:rPrChange>
          </w:rPr>
          <w:t>y remitir el R-427</w:t>
        </w:r>
      </w:ins>
      <w:ins w:id="5265" w:author="Valeria Tapia" w:date="2026-10-02T15:33:00Z">
        <w:r w:rsidR="005236EB" w:rsidRPr="0047699A">
          <w:rPr>
            <w:highlight w:val="green"/>
            <w:lang w:val="es-MX"/>
            <w:rPrChange w:id="5266" w:author="Valeria Tapia" w:date="2026-10-05T11:58:00Z">
              <w:rPr>
                <w:lang w:val="es-MX"/>
              </w:rPr>
            </w:rPrChange>
          </w:rPr>
          <w:t xml:space="preserve"> a la AN, </w:t>
        </w:r>
      </w:ins>
      <w:del w:id="5267" w:author="Valeria Tapia" w:date="2026-10-02T15:02:00Z">
        <w:r w:rsidR="00370C17" w:rsidRPr="0047699A" w:rsidDel="003E00FE">
          <w:rPr>
            <w:szCs w:val="24"/>
            <w:highlight w:val="green"/>
            <w:lang w:val="es-MX"/>
            <w:rPrChange w:id="5268" w:author="Valeria Tapia" w:date="2026-10-05T11:58:00Z">
              <w:rPr>
                <w:szCs w:val="24"/>
                <w:lang w:val="es-MX"/>
              </w:rPr>
            </w:rPrChange>
          </w:rPr>
          <w:delText xml:space="preserve"> </w:delText>
        </w:r>
      </w:del>
      <w:del w:id="5269" w:author="Valeria Tapia" w:date="2026-10-02T15:33:00Z">
        <w:r w:rsidR="00370C17" w:rsidRPr="0047699A" w:rsidDel="005236EB">
          <w:rPr>
            <w:szCs w:val="24"/>
            <w:highlight w:val="green"/>
            <w:lang w:val="es-MX"/>
            <w:rPrChange w:id="5270" w:author="Valeria Tapia" w:date="2026-10-05T11:58:00Z">
              <w:rPr>
                <w:szCs w:val="24"/>
                <w:lang w:val="es-MX"/>
              </w:rPr>
            </w:rPrChange>
          </w:rPr>
          <w:delText xml:space="preserve">solicitar los mismos a la AN a través del </w:delText>
        </w:r>
        <w:r w:rsidR="00723501" w:rsidRPr="0047699A" w:rsidDel="005236EB">
          <w:rPr>
            <w:szCs w:val="24"/>
            <w:highlight w:val="green"/>
            <w:lang w:val="es-MX"/>
            <w:rPrChange w:id="5271" w:author="Valeria Tapia" w:date="2026-10-05T11:58:00Z">
              <w:rPr>
                <w:szCs w:val="24"/>
                <w:lang w:val="es-MX"/>
              </w:rPr>
            </w:rPrChange>
          </w:rPr>
          <w:delText xml:space="preserve">Registro </w:delText>
        </w:r>
        <w:r w:rsidR="00370C17" w:rsidRPr="0047699A" w:rsidDel="005236EB">
          <w:rPr>
            <w:szCs w:val="24"/>
            <w:highlight w:val="green"/>
            <w:lang w:val="es-MX"/>
            <w:rPrChange w:id="5272" w:author="Valeria Tapia" w:date="2026-10-05T11:58:00Z">
              <w:rPr>
                <w:szCs w:val="24"/>
                <w:lang w:val="es-MX"/>
              </w:rPr>
            </w:rPrChange>
          </w:rPr>
          <w:delText xml:space="preserve">R-427 del presente Reglamento, remitiendo el mismo </w:delText>
        </w:r>
      </w:del>
      <w:r w:rsidR="00370C17" w:rsidRPr="0047699A">
        <w:rPr>
          <w:szCs w:val="24"/>
          <w:highlight w:val="green"/>
          <w:lang w:val="es-MX"/>
          <w:rPrChange w:id="5273" w:author="Valeria Tapia" w:date="2026-10-05T11:58:00Z">
            <w:rPr>
              <w:szCs w:val="24"/>
              <w:lang w:val="es-MX"/>
            </w:rPr>
          </w:rPrChange>
        </w:rPr>
        <w:t xml:space="preserve">por correo electrónico </w:t>
      </w:r>
      <w:r w:rsidR="00E3316D" w:rsidRPr="0047699A">
        <w:rPr>
          <w:highlight w:val="green"/>
          <w:rPrChange w:id="5274" w:author="Valeria Tapia" w:date="2026-10-05T11:58:00Z">
            <w:rPr>
              <w:rStyle w:val="Hipervnculo"/>
              <w:szCs w:val="24"/>
            </w:rPr>
          </w:rPrChange>
        </w:rPr>
        <w:fldChar w:fldCharType="begin"/>
      </w:r>
      <w:r w:rsidR="00E3316D" w:rsidRPr="0047699A">
        <w:rPr>
          <w:highlight w:val="green"/>
          <w:rPrChange w:id="5275" w:author="Valeria Tapia" w:date="2026-10-05T11:58:00Z">
            <w:rPr/>
          </w:rPrChange>
        </w:rPr>
        <w:instrText xml:space="preserve"> HYPERLINK "mailto:contacto.entidades@vuce.gob.bo" </w:instrText>
      </w:r>
      <w:r w:rsidR="00E3316D" w:rsidRPr="0047699A">
        <w:rPr>
          <w:highlight w:val="green"/>
          <w:rPrChange w:id="5276" w:author="Valeria Tapia" w:date="2026-10-05T11:58:00Z">
            <w:rPr>
              <w:rStyle w:val="Hipervnculo"/>
              <w:szCs w:val="24"/>
            </w:rPr>
          </w:rPrChange>
        </w:rPr>
        <w:fldChar w:fldCharType="separate"/>
      </w:r>
      <w:r w:rsidR="00370C17" w:rsidRPr="0047699A">
        <w:rPr>
          <w:rStyle w:val="Hipervnculo"/>
          <w:szCs w:val="24"/>
          <w:highlight w:val="green"/>
          <w:rPrChange w:id="5277" w:author="Valeria Tapia" w:date="2026-10-05T11:58:00Z">
            <w:rPr>
              <w:rStyle w:val="Hipervnculo"/>
              <w:szCs w:val="24"/>
            </w:rPr>
          </w:rPrChange>
        </w:rPr>
        <w:t>contacto.entidades@vuce.gob.bo</w:t>
      </w:r>
      <w:r w:rsidR="00E3316D" w:rsidRPr="0047699A">
        <w:rPr>
          <w:rStyle w:val="Hipervnculo"/>
          <w:szCs w:val="24"/>
          <w:highlight w:val="green"/>
          <w:rPrChange w:id="5278" w:author="Valeria Tapia" w:date="2026-10-05T11:58:00Z">
            <w:rPr>
              <w:rStyle w:val="Hipervnculo"/>
              <w:szCs w:val="24"/>
            </w:rPr>
          </w:rPrChange>
        </w:rPr>
        <w:fldChar w:fldCharType="end"/>
      </w:r>
      <w:r w:rsidR="00370C17" w:rsidRPr="0047699A">
        <w:rPr>
          <w:szCs w:val="24"/>
          <w:highlight w:val="green"/>
          <w:lang w:val="es-MX"/>
          <w:rPrChange w:id="5279" w:author="Valeria Tapia" w:date="2026-10-05T11:58:00Z">
            <w:rPr>
              <w:szCs w:val="24"/>
              <w:lang w:val="es-MX"/>
            </w:rPr>
          </w:rPrChange>
        </w:rPr>
        <w:t xml:space="preserve"> y nota, considerando </w:t>
      </w:r>
      <w:ins w:id="5280" w:author="Valeria Tapia" w:date="2026-10-02T15:34:00Z">
        <w:r w:rsidR="005236EB" w:rsidRPr="0047699A">
          <w:rPr>
            <w:szCs w:val="24"/>
            <w:highlight w:val="green"/>
            <w:lang w:val="es-MX"/>
            <w:rPrChange w:id="5281" w:author="Valeria Tapia" w:date="2026-10-05T11:58:00Z">
              <w:rPr>
                <w:szCs w:val="24"/>
                <w:lang w:val="es-MX"/>
              </w:rPr>
            </w:rPrChange>
          </w:rPr>
          <w:t>todos</w:t>
        </w:r>
      </w:ins>
      <w:r w:rsidR="00370C17" w:rsidRPr="0047699A">
        <w:rPr>
          <w:szCs w:val="24"/>
          <w:highlight w:val="green"/>
          <w:lang w:val="es-MX"/>
          <w:rPrChange w:id="5282" w:author="Valeria Tapia" w:date="2026-10-05T11:58:00Z">
            <w:rPr>
              <w:szCs w:val="24"/>
              <w:lang w:val="es-MX"/>
            </w:rPr>
          </w:rPrChange>
        </w:rPr>
        <w:t xml:space="preserve"> los aspectos</w:t>
      </w:r>
      <w:ins w:id="5283" w:author="Valeria Tapia" w:date="2026-10-02T15:34:00Z">
        <w:r w:rsidR="005236EB" w:rsidRPr="0047699A">
          <w:rPr>
            <w:szCs w:val="24"/>
            <w:highlight w:val="green"/>
            <w:lang w:val="es-MX"/>
            <w:rPrChange w:id="5284" w:author="Valeria Tapia" w:date="2026-10-05T11:58:00Z">
              <w:rPr>
                <w:szCs w:val="24"/>
                <w:lang w:val="es-MX"/>
              </w:rPr>
            </w:rPrChange>
          </w:rPr>
          <w:t xml:space="preserve"> acordados de forma</w:t>
        </w:r>
      </w:ins>
      <w:del w:id="5285" w:author="Valeria Tapia" w:date="2026-10-02T15:34:00Z">
        <w:r w:rsidR="00370C17" w:rsidRPr="0047699A" w:rsidDel="005236EB">
          <w:rPr>
            <w:szCs w:val="24"/>
            <w:highlight w:val="green"/>
            <w:lang w:val="es-MX"/>
            <w:rPrChange w:id="5286" w:author="Valeria Tapia" w:date="2026-10-05T11:58:00Z">
              <w:rPr>
                <w:szCs w:val="24"/>
                <w:lang w:val="es-MX"/>
              </w:rPr>
            </w:rPrChange>
          </w:rPr>
          <w:delText xml:space="preserve"> previstos en el Artículo 28 del presente Reglamento</w:delText>
        </w:r>
      </w:del>
      <w:r w:rsidR="00370C17" w:rsidRPr="0047699A">
        <w:rPr>
          <w:szCs w:val="24"/>
          <w:highlight w:val="green"/>
          <w:lang w:val="es-MX"/>
          <w:rPrChange w:id="5287" w:author="Valeria Tapia" w:date="2026-10-05T11:58:00Z">
            <w:rPr>
              <w:szCs w:val="24"/>
              <w:lang w:val="es-MX"/>
            </w:rPr>
          </w:rPrChange>
        </w:rPr>
        <w:t>.</w:t>
      </w:r>
      <w:r w:rsidR="00370C17" w:rsidRPr="0047699A" w:rsidDel="00963FEB">
        <w:rPr>
          <w:szCs w:val="24"/>
          <w:highlight w:val="green"/>
          <w:lang w:val="es-MX"/>
          <w:rPrChange w:id="5288" w:author="Valeria Tapia" w:date="2026-10-05T11:58:00Z">
            <w:rPr>
              <w:szCs w:val="24"/>
              <w:lang w:val="es-MX"/>
            </w:rPr>
          </w:rPrChange>
        </w:rPr>
        <w:t xml:space="preserve"> </w:t>
      </w:r>
    </w:p>
    <w:p w14:paraId="7409497A" w14:textId="77777777" w:rsidR="006D35B7" w:rsidRPr="006D35B7" w:rsidRDefault="006D35B7">
      <w:pPr>
        <w:rPr>
          <w:lang w:val="es-MX"/>
          <w:rPrChange w:id="5289" w:author="Valeria Tapia" w:date="2026-09-28T12:28:00Z">
            <w:rPr>
              <w:b/>
              <w:szCs w:val="24"/>
              <w:lang w:val="es-MX"/>
            </w:rPr>
          </w:rPrChange>
        </w:rPr>
        <w:pPrChange w:id="5290" w:author="Valeria Tapia" w:date="2026-09-28T12:28:00Z">
          <w:pPr>
            <w:pStyle w:val="Ttulo5"/>
            <w:numPr>
              <w:numId w:val="5"/>
            </w:numPr>
            <w:tabs>
              <w:tab w:val="left" w:pos="1701"/>
              <w:tab w:val="num" w:pos="4508"/>
              <w:tab w:val="num" w:pos="9044"/>
            </w:tabs>
            <w:ind w:left="4508" w:hanging="1814"/>
          </w:pPr>
        </w:pPrChange>
      </w:pPr>
    </w:p>
    <w:p w14:paraId="0B95D156" w14:textId="77777777" w:rsidR="00370C17" w:rsidRPr="00F073C2" w:rsidRDefault="00370C17" w:rsidP="00370C17">
      <w:pPr>
        <w:pStyle w:val="Continuarlista5"/>
        <w:ind w:left="0"/>
        <w:rPr>
          <w:szCs w:val="24"/>
        </w:rPr>
      </w:pPr>
      <w:r w:rsidRPr="00F073C2">
        <w:rPr>
          <w:szCs w:val="24"/>
        </w:rPr>
        <w:t>II. A efectos de evaluar y validar las solicitudes de adecuaciones en el sistema de la VUCE se realizarán reuniones de coordinación entre las EPEs y la AN.</w:t>
      </w:r>
    </w:p>
    <w:p w14:paraId="0D8C884B" w14:textId="77777777" w:rsidR="00370C17" w:rsidRPr="00F073C2" w:rsidRDefault="00370C17" w:rsidP="00370C17">
      <w:pPr>
        <w:pStyle w:val="Continuarlista5"/>
        <w:ind w:left="0"/>
        <w:rPr>
          <w:szCs w:val="24"/>
        </w:rPr>
      </w:pPr>
    </w:p>
    <w:p w14:paraId="635553A0" w14:textId="1BF14182" w:rsidR="00370C17" w:rsidRDefault="00370C17" w:rsidP="00370C17">
      <w:pPr>
        <w:pStyle w:val="Continuarlista5"/>
        <w:ind w:left="0"/>
        <w:rPr>
          <w:szCs w:val="24"/>
        </w:rPr>
      </w:pPr>
      <w:r>
        <w:rPr>
          <w:szCs w:val="24"/>
        </w:rPr>
        <w:lastRenderedPageBreak/>
        <w:t xml:space="preserve">III. </w:t>
      </w:r>
      <w:r w:rsidRPr="00F073C2">
        <w:rPr>
          <w:szCs w:val="24"/>
        </w:rPr>
        <w:t xml:space="preserve">El requerimiento y control funcional de las adecuaciones solicitadas deberán ser realizados conforme establecen los Artículos </w:t>
      </w:r>
      <w:del w:id="5291" w:author="Valeria Tapia" w:date="2026-09-28T12:29:00Z">
        <w:r w:rsidRPr="00F073C2" w:rsidDel="006D35B7">
          <w:rPr>
            <w:szCs w:val="24"/>
          </w:rPr>
          <w:delText>3</w:delText>
        </w:r>
        <w:r w:rsidR="00DD62D4" w:rsidDel="006D35B7">
          <w:rPr>
            <w:szCs w:val="24"/>
          </w:rPr>
          <w:delText>6</w:delText>
        </w:r>
        <w:r w:rsidRPr="00F073C2" w:rsidDel="006D35B7">
          <w:rPr>
            <w:szCs w:val="24"/>
          </w:rPr>
          <w:delText xml:space="preserve"> </w:delText>
        </w:r>
      </w:del>
      <w:ins w:id="5292" w:author="Valeria Tapia" w:date="2026-09-28T12:29:00Z">
        <w:r w:rsidR="006D35B7" w:rsidRPr="00F073C2">
          <w:rPr>
            <w:szCs w:val="24"/>
          </w:rPr>
          <w:t>3</w:t>
        </w:r>
        <w:r w:rsidR="006D35B7">
          <w:rPr>
            <w:szCs w:val="24"/>
          </w:rPr>
          <w:t>7</w:t>
        </w:r>
        <w:r w:rsidR="006D35B7" w:rsidRPr="00F073C2">
          <w:rPr>
            <w:szCs w:val="24"/>
          </w:rPr>
          <w:t xml:space="preserve"> </w:t>
        </w:r>
      </w:ins>
      <w:r w:rsidRPr="00F073C2">
        <w:rPr>
          <w:szCs w:val="24"/>
        </w:rPr>
        <w:t>y 3</w:t>
      </w:r>
      <w:del w:id="5293" w:author="Valeria Tapia" w:date="2026-09-28T12:29:00Z">
        <w:r w:rsidR="00F303BD" w:rsidDel="006D35B7">
          <w:rPr>
            <w:szCs w:val="24"/>
          </w:rPr>
          <w:delText>8</w:delText>
        </w:r>
      </w:del>
      <w:ins w:id="5294" w:author="Valeria Tapia" w:date="2026-09-28T12:29:00Z">
        <w:r w:rsidR="006D35B7">
          <w:rPr>
            <w:szCs w:val="24"/>
          </w:rPr>
          <w:t>9</w:t>
        </w:r>
      </w:ins>
      <w:r w:rsidRPr="00F073C2">
        <w:rPr>
          <w:szCs w:val="24"/>
        </w:rPr>
        <w:t xml:space="preserve"> del presente Reglamento.  </w:t>
      </w:r>
    </w:p>
    <w:p w14:paraId="41382927" w14:textId="77777777" w:rsidR="00DD62D4" w:rsidRPr="00F073C2" w:rsidRDefault="00DD62D4" w:rsidP="00370C17">
      <w:pPr>
        <w:pStyle w:val="Continuarlista5"/>
        <w:ind w:left="0"/>
        <w:rPr>
          <w:szCs w:val="24"/>
        </w:rPr>
      </w:pPr>
    </w:p>
    <w:p w14:paraId="12F29687" w14:textId="77777777" w:rsidR="00370C17" w:rsidRPr="00A262B4" w:rsidRDefault="00370C17" w:rsidP="00C255C6">
      <w:pPr>
        <w:pStyle w:val="Capitulo"/>
        <w:shd w:val="clear" w:color="auto" w:fill="F79646" w:themeFill="accent6"/>
        <w:rPr>
          <w:color w:val="FF0000"/>
          <w:rPrChange w:id="5295" w:author="Valeria Tapia" w:date="2026-09-28T14:43:00Z">
            <w:rPr/>
          </w:rPrChange>
        </w:rPr>
        <w:pPrChange w:id="5296" w:author="Brenda Lily Gutierrez Bautista" w:date="2026-10-06T17:13:00Z">
          <w:pPr>
            <w:pStyle w:val="Capitulo"/>
          </w:pPr>
        </w:pPrChange>
      </w:pPr>
      <w:bookmarkStart w:id="5297" w:name="_Toc206684714"/>
      <w:r w:rsidRPr="00A262B4">
        <w:rPr>
          <w:color w:val="FF0000"/>
          <w:rPrChange w:id="5298" w:author="Valeria Tapia" w:date="2026-09-28T14:43:00Z">
            <w:rPr>
              <w:b w:val="0"/>
              <w:szCs w:val="20"/>
            </w:rPr>
          </w:rPrChange>
        </w:rPr>
        <w:t>CAPÍTULO II</w:t>
      </w:r>
      <w:bookmarkEnd w:id="5297"/>
    </w:p>
    <w:p w14:paraId="7F856699" w14:textId="77777777" w:rsidR="00370C17" w:rsidRPr="00A262B4" w:rsidRDefault="00370C17" w:rsidP="00C255C6">
      <w:pPr>
        <w:pStyle w:val="Capitulo"/>
        <w:shd w:val="clear" w:color="auto" w:fill="F79646" w:themeFill="accent6"/>
        <w:rPr>
          <w:color w:val="FF0000"/>
          <w:rPrChange w:id="5299" w:author="Valeria Tapia" w:date="2026-09-28T14:43:00Z">
            <w:rPr/>
          </w:rPrChange>
        </w:rPr>
        <w:pPrChange w:id="5300" w:author="Brenda Lily Gutierrez Bautista" w:date="2026-10-06T17:13:00Z">
          <w:pPr>
            <w:pStyle w:val="Capitulo"/>
          </w:pPr>
        </w:pPrChange>
      </w:pPr>
      <w:bookmarkStart w:id="5301" w:name="_Toc206684715"/>
      <w:r w:rsidRPr="00A262B4">
        <w:rPr>
          <w:color w:val="FF0000"/>
          <w:rPrChange w:id="5302" w:author="Valeria Tapia" w:date="2026-09-28T14:43:00Z">
            <w:rPr>
              <w:b w:val="0"/>
              <w:szCs w:val="20"/>
            </w:rPr>
          </w:rPrChange>
        </w:rPr>
        <w:t>CONTINGENCIAS</w:t>
      </w:r>
      <w:bookmarkEnd w:id="5301"/>
      <w:r w:rsidRPr="00A262B4">
        <w:rPr>
          <w:color w:val="FF0000"/>
          <w:rPrChange w:id="5303" w:author="Valeria Tapia" w:date="2026-09-28T14:43:00Z">
            <w:rPr>
              <w:b w:val="0"/>
              <w:szCs w:val="20"/>
            </w:rPr>
          </w:rPrChange>
        </w:rPr>
        <w:t xml:space="preserve"> </w:t>
      </w:r>
    </w:p>
    <w:p w14:paraId="55167224" w14:textId="77777777" w:rsidR="00B73802" w:rsidRDefault="00B73802" w:rsidP="00C255C6">
      <w:pPr>
        <w:shd w:val="clear" w:color="auto" w:fill="F79646" w:themeFill="accent6"/>
        <w:rPr>
          <w:ins w:id="5304" w:author="Brenda Lily Gutierrez Bautista" w:date="2026-10-06T17:06:00Z"/>
        </w:rPr>
        <w:pPrChange w:id="5305" w:author="Brenda Lily Gutierrez Bautista" w:date="2026-10-06T17:13:00Z">
          <w:pPr/>
        </w:pPrChange>
      </w:pPr>
      <w:ins w:id="5306" w:author="Brenda Lily Gutierrez Bautista" w:date="2026-10-06T17:05:00Z">
        <w:r>
          <w:t xml:space="preserve">ARTÍCULO X.- (OBJETO Y ALCANCE). Este capítulo establece las obligaciones de continuidad operativa y las medidas aplicables ante situaciones de contingencia que afecten a la VUCE, sus servicios interoperados o los sistemas de las Entidades Públicas Emisoras, con el fin de garantizar la atención permanente de los trámites de comercio exterior. </w:t>
        </w:r>
      </w:ins>
    </w:p>
    <w:p w14:paraId="5D364A02" w14:textId="77777777" w:rsidR="00C255C6" w:rsidRDefault="00C255C6" w:rsidP="00C255C6">
      <w:pPr>
        <w:shd w:val="clear" w:color="auto" w:fill="F79646" w:themeFill="accent6"/>
        <w:rPr>
          <w:ins w:id="5307" w:author="Brenda Lily Gutierrez Bautista" w:date="2026-10-06T17:15:00Z"/>
        </w:rPr>
        <w:pPrChange w:id="5308" w:author="Brenda Lily Gutierrez Bautista" w:date="2026-10-06T17:13:00Z">
          <w:pPr/>
        </w:pPrChange>
      </w:pPr>
    </w:p>
    <w:p w14:paraId="6BD1E34D" w14:textId="77777777" w:rsidR="00C255C6" w:rsidRDefault="00B73802" w:rsidP="00C255C6">
      <w:pPr>
        <w:shd w:val="clear" w:color="auto" w:fill="F79646" w:themeFill="accent6"/>
        <w:rPr>
          <w:ins w:id="5309" w:author="Brenda Lily Gutierrez Bautista" w:date="2026-10-06T17:15:00Z"/>
        </w:rPr>
        <w:pPrChange w:id="5310" w:author="Brenda Lily Gutierrez Bautista" w:date="2026-10-06T17:13:00Z">
          <w:pPr/>
        </w:pPrChange>
      </w:pPr>
      <w:ins w:id="5311" w:author="Brenda Lily Gutierrez Bautista" w:date="2026-10-06T17:05:00Z">
        <w:r>
          <w:t xml:space="preserve">ARTÍCULO X + 1.- (PLANES DE CONTINGENCIA). </w:t>
        </w:r>
      </w:ins>
    </w:p>
    <w:p w14:paraId="47682CBE" w14:textId="24EB2407" w:rsidR="00B73802" w:rsidRDefault="00B73802" w:rsidP="00C255C6">
      <w:pPr>
        <w:shd w:val="clear" w:color="auto" w:fill="F79646" w:themeFill="accent6"/>
        <w:rPr>
          <w:ins w:id="5312" w:author="Brenda Lily Gutierrez Bautista" w:date="2026-10-06T17:06:00Z"/>
        </w:rPr>
        <w:pPrChange w:id="5313" w:author="Brenda Lily Gutierrez Bautista" w:date="2026-10-06T17:13:00Z">
          <w:pPr/>
        </w:pPrChange>
      </w:pPr>
      <w:ins w:id="5314" w:author="Brenda Lily Gutierrez Bautista" w:date="2026-10-06T17:05:00Z">
        <w:r>
          <w:t xml:space="preserve">I. La AN, las EPEs y la AGETIC deberán contar con un Plan de Contingencia aplicable a sus respectivas competencias en la VUCE. </w:t>
        </w:r>
      </w:ins>
    </w:p>
    <w:p w14:paraId="3B4D5829" w14:textId="77777777" w:rsidR="00B73802" w:rsidRDefault="00B73802" w:rsidP="00C255C6">
      <w:pPr>
        <w:shd w:val="clear" w:color="auto" w:fill="F79646" w:themeFill="accent6"/>
        <w:rPr>
          <w:ins w:id="5315" w:author="Brenda Lily Gutierrez Bautista" w:date="2026-10-06T17:06:00Z"/>
        </w:rPr>
        <w:pPrChange w:id="5316" w:author="Brenda Lily Gutierrez Bautista" w:date="2026-10-06T17:13:00Z">
          <w:pPr/>
        </w:pPrChange>
      </w:pPr>
      <w:ins w:id="5317" w:author="Brenda Lily Gutierrez Bautista" w:date="2026-10-06T17:05:00Z">
        <w:r>
          <w:t xml:space="preserve">II. Los planes deberán contener, como mínimo: </w:t>
        </w:r>
      </w:ins>
    </w:p>
    <w:p w14:paraId="1EC80977" w14:textId="77777777" w:rsidR="00C255C6" w:rsidRDefault="00B73802" w:rsidP="00C255C6">
      <w:pPr>
        <w:shd w:val="clear" w:color="auto" w:fill="F79646" w:themeFill="accent6"/>
        <w:rPr>
          <w:ins w:id="5318" w:author="Brenda Lily Gutierrez Bautista" w:date="2026-10-06T17:06:00Z"/>
        </w:rPr>
        <w:pPrChange w:id="5319" w:author="Brenda Lily Gutierrez Bautista" w:date="2026-10-06T17:13:00Z">
          <w:pPr/>
        </w:pPrChange>
      </w:pPr>
      <w:ins w:id="5320" w:author="Brenda Lily Gutierrez Bautista" w:date="2026-10-06T17:05:00Z">
        <w:r>
          <w:t xml:space="preserve">a) Responsables de su activación y ejecución; </w:t>
        </w:r>
      </w:ins>
    </w:p>
    <w:p w14:paraId="100FED92" w14:textId="77777777" w:rsidR="00C255C6" w:rsidRDefault="00B73802" w:rsidP="00C255C6">
      <w:pPr>
        <w:shd w:val="clear" w:color="auto" w:fill="F79646" w:themeFill="accent6"/>
        <w:rPr>
          <w:ins w:id="5321" w:author="Brenda Lily Gutierrez Bautista" w:date="2026-10-06T17:06:00Z"/>
        </w:rPr>
        <w:pPrChange w:id="5322" w:author="Brenda Lily Gutierrez Bautista" w:date="2026-10-06T17:13:00Z">
          <w:pPr/>
        </w:pPrChange>
      </w:pPr>
      <w:ins w:id="5323" w:author="Brenda Lily Gutierrez Bautista" w:date="2026-10-06T17:05:00Z">
        <w:r>
          <w:t xml:space="preserve">b) Medidas técnicas, humanas y organizativas a aplicar; </w:t>
        </w:r>
      </w:ins>
    </w:p>
    <w:p w14:paraId="1DF16DFB" w14:textId="77777777" w:rsidR="00C255C6" w:rsidRDefault="00B73802" w:rsidP="00C255C6">
      <w:pPr>
        <w:shd w:val="clear" w:color="auto" w:fill="F79646" w:themeFill="accent6"/>
        <w:rPr>
          <w:ins w:id="5324" w:author="Brenda Lily Gutierrez Bautista" w:date="2026-10-06T17:07:00Z"/>
        </w:rPr>
        <w:pPrChange w:id="5325" w:author="Brenda Lily Gutierrez Bautista" w:date="2026-10-06T17:13:00Z">
          <w:pPr/>
        </w:pPrChange>
      </w:pPr>
      <w:ins w:id="5326" w:author="Brenda Lily Gutierrez Bautista" w:date="2026-10-06T17:05:00Z">
        <w:r>
          <w:t xml:space="preserve">c) Tiempos de comunicación a los usuarios y a la AN; </w:t>
        </w:r>
      </w:ins>
    </w:p>
    <w:p w14:paraId="5B158B72" w14:textId="77777777" w:rsidR="00C255C6" w:rsidRDefault="00B73802" w:rsidP="00C255C6">
      <w:pPr>
        <w:shd w:val="clear" w:color="auto" w:fill="F79646" w:themeFill="accent6"/>
        <w:rPr>
          <w:ins w:id="5327" w:author="Brenda Lily Gutierrez Bautista" w:date="2026-10-06T17:07:00Z"/>
        </w:rPr>
        <w:pPrChange w:id="5328" w:author="Brenda Lily Gutierrez Bautista" w:date="2026-10-06T17:13:00Z">
          <w:pPr/>
        </w:pPrChange>
      </w:pPr>
      <w:ins w:id="5329" w:author="Brenda Lily Gutierrez Bautista" w:date="2026-10-06T17:05:00Z">
        <w:r>
          <w:t xml:space="preserve">d) Tiempo objetivo de restablecimiento por tipo de servicio; </w:t>
        </w:r>
      </w:ins>
    </w:p>
    <w:p w14:paraId="532DE38B" w14:textId="391C3F02" w:rsidR="00C255C6" w:rsidRDefault="00B73802" w:rsidP="00C255C6">
      <w:pPr>
        <w:shd w:val="clear" w:color="auto" w:fill="F79646" w:themeFill="accent6"/>
        <w:rPr>
          <w:ins w:id="5330" w:author="Brenda Lily Gutierrez Bautista" w:date="2026-10-06T17:07:00Z"/>
        </w:rPr>
        <w:pPrChange w:id="5331" w:author="Brenda Lily Gutierrez Bautista" w:date="2026-10-06T17:13:00Z">
          <w:pPr/>
        </w:pPrChange>
      </w:pPr>
      <w:ins w:id="5332" w:author="Brenda Lily Gutierrez Bautista" w:date="2026-10-06T17:05:00Z">
        <w:r>
          <w:t>e) Procedimientos de respaldo y r</w:t>
        </w:r>
        <w:r w:rsidR="00C255C6">
          <w:t xml:space="preserve">ecuperación de la información; </w:t>
        </w:r>
      </w:ins>
    </w:p>
    <w:p w14:paraId="1A72AD6D" w14:textId="77777777" w:rsidR="00C255C6" w:rsidRDefault="00C255C6" w:rsidP="00C255C6">
      <w:pPr>
        <w:shd w:val="clear" w:color="auto" w:fill="F79646" w:themeFill="accent6"/>
        <w:rPr>
          <w:ins w:id="5333" w:author="Brenda Lily Gutierrez Bautista" w:date="2026-10-06T17:15:00Z"/>
        </w:rPr>
        <w:pPrChange w:id="5334" w:author="Brenda Lily Gutierrez Bautista" w:date="2026-10-06T17:13:00Z">
          <w:pPr/>
        </w:pPrChange>
      </w:pPr>
    </w:p>
    <w:p w14:paraId="02612169" w14:textId="334B6052" w:rsidR="00C255C6" w:rsidRDefault="00B73802" w:rsidP="00C255C6">
      <w:pPr>
        <w:shd w:val="clear" w:color="auto" w:fill="F79646" w:themeFill="accent6"/>
        <w:rPr>
          <w:ins w:id="5335" w:author="Brenda Lily Gutierrez Bautista" w:date="2026-10-06T17:16:00Z"/>
        </w:rPr>
        <w:pPrChange w:id="5336" w:author="Brenda Lily Gutierrez Bautista" w:date="2026-10-06T17:13:00Z">
          <w:pPr/>
        </w:pPrChange>
      </w:pPr>
      <w:ins w:id="5337" w:author="Brenda Lily Gutierrez Bautista" w:date="2026-10-06T17:05:00Z">
        <w:r>
          <w:t>III. Cada entidad remitirá su plan a la AN y actualizará su</w:t>
        </w:r>
        <w:r w:rsidR="006543C3">
          <w:t xml:space="preserve"> versión </w:t>
        </w:r>
      </w:ins>
      <w:ins w:id="5338" w:author="Brenda Lily Gutierrez Bautista" w:date="2026-10-06T17:17:00Z">
        <w:r w:rsidR="006543C3">
          <w:t>cuando corresponda</w:t>
        </w:r>
      </w:ins>
      <w:ins w:id="5339" w:author="Brenda Lily Gutierrez Bautista" w:date="2026-10-06T17:05:00Z">
        <w:r>
          <w:t xml:space="preserve">. </w:t>
        </w:r>
      </w:ins>
    </w:p>
    <w:p w14:paraId="60959A4D" w14:textId="77777777" w:rsidR="00C255C6" w:rsidRDefault="00C255C6" w:rsidP="00C255C6">
      <w:pPr>
        <w:shd w:val="clear" w:color="auto" w:fill="F79646" w:themeFill="accent6"/>
        <w:rPr>
          <w:ins w:id="5340" w:author="Brenda Lily Gutierrez Bautista" w:date="2026-10-06T17:07:00Z"/>
        </w:rPr>
        <w:pPrChange w:id="5341" w:author="Brenda Lily Gutierrez Bautista" w:date="2026-10-06T17:13:00Z">
          <w:pPr/>
        </w:pPrChange>
      </w:pPr>
    </w:p>
    <w:p w14:paraId="17809AA8" w14:textId="77777777" w:rsidR="00DB18A2" w:rsidRDefault="00B73802" w:rsidP="00DB18A2">
      <w:pPr>
        <w:shd w:val="clear" w:color="auto" w:fill="F79646" w:themeFill="accent6"/>
        <w:rPr>
          <w:ins w:id="5342" w:author="Brenda Lily Gutierrez Bautista" w:date="2026-10-06T17:19:00Z"/>
        </w:rPr>
        <w:pPrChange w:id="5343" w:author="Brenda Lily Gutierrez Bautista" w:date="2026-10-06T17:13:00Z">
          <w:pPr/>
        </w:pPrChange>
      </w:pPr>
      <w:ins w:id="5344" w:author="Brenda Lily Gutierrez Bautista" w:date="2026-10-06T17:05:00Z">
        <w:r>
          <w:t xml:space="preserve">ARTÍCULO X + 2.- </w:t>
        </w:r>
      </w:ins>
      <w:ins w:id="5345" w:author="Brenda Lily Gutierrez Bautista" w:date="2026-10-06T17:18:00Z">
        <w:r w:rsidR="00DB18A2">
          <w:t xml:space="preserve">(ACTIVACIÓN DE CONTINGENCIAS). I. Se considerará contingencia la interrupción o la degradación del servicio de la VUCE que impida o comprometa la atención de los trámites de comercio exterior. </w:t>
        </w:r>
      </w:ins>
    </w:p>
    <w:p w14:paraId="632BCE58" w14:textId="77777777" w:rsidR="00DB18A2" w:rsidRDefault="00DB18A2" w:rsidP="00DB18A2">
      <w:pPr>
        <w:shd w:val="clear" w:color="auto" w:fill="F79646" w:themeFill="accent6"/>
        <w:rPr>
          <w:ins w:id="5346" w:author="Brenda Lily Gutierrez Bautista" w:date="2026-10-06T17:19:00Z"/>
        </w:rPr>
        <w:pPrChange w:id="5347" w:author="Brenda Lily Gutierrez Bautista" w:date="2026-10-06T17:13:00Z">
          <w:pPr/>
        </w:pPrChange>
      </w:pPr>
      <w:ins w:id="5348" w:author="Brenda Lily Gutierrez Bautista" w:date="2026-10-06T17:18:00Z">
        <w:r>
          <w:t xml:space="preserve">II. Verificada esta situación, la AN activará el Plan de Contingencia y lo comunicará de inmediato a las EPEs, a la AGETIC y a los Usuarios VUCE a través del Portal. </w:t>
        </w:r>
      </w:ins>
    </w:p>
    <w:p w14:paraId="27A703BA" w14:textId="7C805AE4" w:rsidR="00DB18A2" w:rsidRDefault="00DB18A2" w:rsidP="00DB18A2">
      <w:pPr>
        <w:shd w:val="clear" w:color="auto" w:fill="F79646" w:themeFill="accent6"/>
        <w:rPr>
          <w:ins w:id="5349" w:author="Brenda Lily Gutierrez Bautista" w:date="2026-10-06T17:18:00Z"/>
        </w:rPr>
        <w:pPrChange w:id="5350" w:author="Brenda Lily Gutierrez Bautista" w:date="2026-10-06T17:13:00Z">
          <w:pPr/>
        </w:pPrChange>
      </w:pPr>
      <w:ins w:id="5351" w:author="Brenda Lily Gutierrez Bautista" w:date="2026-10-06T17:18:00Z">
        <w:r>
          <w:t xml:space="preserve">III. Los criterios de identificación, medición y verificación de las contingencias, así como los umbrales aplicables a los servicios prestados por las EPEs y la AGETIC, serán establecidos en la </w:t>
        </w:r>
        <w:r w:rsidRPr="00DB18A2">
          <w:rPr>
            <w:shd w:val="clear" w:color="auto" w:fill="FFFF00"/>
            <w:rPrChange w:id="5352" w:author="Brenda Lily Gutierrez Bautista" w:date="2026-10-06T17:19:00Z">
              <w:rPr/>
            </w:rPrChange>
          </w:rPr>
          <w:t>Guía de Recursos Informáticos</w:t>
        </w:r>
        <w:r>
          <w:t>.</w:t>
        </w:r>
        <w:r>
          <w:t xml:space="preserve"> </w:t>
        </w:r>
      </w:ins>
    </w:p>
    <w:p w14:paraId="71A89857" w14:textId="77777777" w:rsidR="00DB18A2" w:rsidRDefault="00DB18A2" w:rsidP="00DB18A2">
      <w:pPr>
        <w:shd w:val="clear" w:color="auto" w:fill="F79646" w:themeFill="accent6"/>
        <w:rPr>
          <w:ins w:id="5353" w:author="Brenda Lily Gutierrez Bautista" w:date="2026-10-06T17:18:00Z"/>
        </w:rPr>
        <w:pPrChange w:id="5354" w:author="Brenda Lily Gutierrez Bautista" w:date="2026-10-06T17:13:00Z">
          <w:pPr/>
        </w:pPrChange>
      </w:pPr>
    </w:p>
    <w:p w14:paraId="4F9DA017" w14:textId="5447618E" w:rsidR="00C255C6" w:rsidRDefault="00B73802" w:rsidP="00DB18A2">
      <w:pPr>
        <w:shd w:val="clear" w:color="auto" w:fill="F79646" w:themeFill="accent6"/>
        <w:rPr>
          <w:ins w:id="5355" w:author="Brenda Lily Gutierrez Bautista" w:date="2026-10-06T17:20:00Z"/>
        </w:rPr>
        <w:pPrChange w:id="5356" w:author="Brenda Lily Gutierrez Bautista" w:date="2026-10-06T17:13:00Z">
          <w:pPr/>
        </w:pPrChange>
      </w:pPr>
      <w:ins w:id="5357" w:author="Brenda Lily Gutierrez Bautista" w:date="2026-10-06T17:05:00Z">
        <w:r>
          <w:t xml:space="preserve">ARTÍCULO X + 3.- (COMUNICACIÓN DE CONTINGENCIAS). I. Ante una contingencia, la entidad que la detecte comunicará a la AN de inmediato, por el medio oficial habilitado, indicando: servicio afectado, hora de inicio, causa presunta y medidas adoptadas. </w:t>
        </w:r>
      </w:ins>
    </w:p>
    <w:p w14:paraId="517656DC" w14:textId="77777777" w:rsidR="00DB18A2" w:rsidRDefault="00DB18A2" w:rsidP="00DB18A2">
      <w:pPr>
        <w:shd w:val="clear" w:color="auto" w:fill="F79646" w:themeFill="accent6"/>
        <w:rPr>
          <w:ins w:id="5358" w:author="Brenda Lily Gutierrez Bautista" w:date="2026-10-06T17:09:00Z"/>
        </w:rPr>
        <w:pPrChange w:id="5359" w:author="Brenda Lily Gutierrez Bautista" w:date="2026-10-06T17:13:00Z">
          <w:pPr/>
        </w:pPrChange>
      </w:pPr>
    </w:p>
    <w:p w14:paraId="7732634F" w14:textId="03ABD94D" w:rsidR="00C255C6" w:rsidRDefault="00B73802" w:rsidP="00C255C6">
      <w:pPr>
        <w:shd w:val="clear" w:color="auto" w:fill="F79646" w:themeFill="accent6"/>
        <w:rPr>
          <w:ins w:id="5360" w:author="Brenda Lily Gutierrez Bautista" w:date="2026-10-06T17:20:00Z"/>
        </w:rPr>
        <w:pPrChange w:id="5361" w:author="Brenda Lily Gutierrez Bautista" w:date="2026-10-06T17:13:00Z">
          <w:pPr/>
        </w:pPrChange>
      </w:pPr>
      <w:ins w:id="5362" w:author="Brenda Lily Gutierrez Bautista" w:date="2026-10-06T17:05:00Z">
        <w:r>
          <w:lastRenderedPageBreak/>
          <w:t xml:space="preserve">II. La AN comunicará a los Usuarios VUCE la existencia de la contingencia, el servicio afectado y la alternativa de atención aplicable. </w:t>
        </w:r>
      </w:ins>
    </w:p>
    <w:p w14:paraId="72BC21F5" w14:textId="77777777" w:rsidR="00DB18A2" w:rsidRDefault="00DB18A2" w:rsidP="00C255C6">
      <w:pPr>
        <w:shd w:val="clear" w:color="auto" w:fill="F79646" w:themeFill="accent6"/>
        <w:rPr>
          <w:ins w:id="5363" w:author="Brenda Lily Gutierrez Bautista" w:date="2026-10-06T17:09:00Z"/>
        </w:rPr>
        <w:pPrChange w:id="5364" w:author="Brenda Lily Gutierrez Bautista" w:date="2026-10-06T17:13:00Z">
          <w:pPr/>
        </w:pPrChange>
      </w:pPr>
    </w:p>
    <w:p w14:paraId="1D25F079" w14:textId="75F7B10A" w:rsidR="00C255C6" w:rsidRDefault="00B73802" w:rsidP="00C255C6">
      <w:pPr>
        <w:shd w:val="clear" w:color="auto" w:fill="F79646" w:themeFill="accent6"/>
        <w:rPr>
          <w:ins w:id="5365" w:author="Brenda Lily Gutierrez Bautista" w:date="2026-10-06T17:20:00Z"/>
        </w:rPr>
        <w:pPrChange w:id="5366" w:author="Brenda Lily Gutierrez Bautista" w:date="2026-10-06T17:13:00Z">
          <w:pPr/>
        </w:pPrChange>
      </w:pPr>
      <w:ins w:id="5367" w:author="Brenda Lily Gutierrez Bautista" w:date="2026-10-06T17:05:00Z">
        <w:r>
          <w:t xml:space="preserve">III. Restablecido el servicio, la AN comunicará el cierre de la contingencia y </w:t>
        </w:r>
        <w:r w:rsidRPr="00DB18A2">
          <w:rPr>
            <w:shd w:val="clear" w:color="auto" w:fill="FFFF00"/>
            <w:rPrChange w:id="5368" w:author="Brenda Lily Gutierrez Bautista" w:date="2026-10-06T17:27:00Z">
              <w:rPr/>
            </w:rPrChange>
          </w:rPr>
          <w:t>el plazo para la</w:t>
        </w:r>
        <w:r>
          <w:t xml:space="preserve"> </w:t>
        </w:r>
        <w:r w:rsidRPr="00DB18A2">
          <w:rPr>
            <w:shd w:val="clear" w:color="auto" w:fill="FFFF00"/>
            <w:rPrChange w:id="5369" w:author="Brenda Lily Gutierrez Bautista" w:date="2026-10-06T17:24:00Z">
              <w:rPr/>
            </w:rPrChange>
          </w:rPr>
          <w:t>regularización de los trámites afectados</w:t>
        </w:r>
        <w:r>
          <w:t xml:space="preserve">. </w:t>
        </w:r>
      </w:ins>
    </w:p>
    <w:p w14:paraId="3A4FB143" w14:textId="77777777" w:rsidR="00DB18A2" w:rsidRDefault="00DB18A2" w:rsidP="00C255C6">
      <w:pPr>
        <w:shd w:val="clear" w:color="auto" w:fill="F79646" w:themeFill="accent6"/>
        <w:rPr>
          <w:ins w:id="5370" w:author="Brenda Lily Gutierrez Bautista" w:date="2026-10-06T17:09:00Z"/>
        </w:rPr>
        <w:pPrChange w:id="5371" w:author="Brenda Lily Gutierrez Bautista" w:date="2026-10-06T17:13:00Z">
          <w:pPr/>
        </w:pPrChange>
      </w:pPr>
    </w:p>
    <w:p w14:paraId="56843ABC" w14:textId="77777777" w:rsidR="00C255C6" w:rsidRDefault="00B73802" w:rsidP="00C255C6">
      <w:pPr>
        <w:shd w:val="clear" w:color="auto" w:fill="F79646" w:themeFill="accent6"/>
        <w:rPr>
          <w:ins w:id="5372" w:author="Brenda Lily Gutierrez Bautista" w:date="2026-10-06T17:09:00Z"/>
        </w:rPr>
        <w:pPrChange w:id="5373" w:author="Brenda Lily Gutierrez Bautista" w:date="2026-10-06T17:13:00Z">
          <w:pPr/>
        </w:pPrChange>
      </w:pPr>
      <w:ins w:id="5374" w:author="Brenda Lily Gutierrez Bautista" w:date="2026-10-06T17:05:00Z">
        <w:r>
          <w:t xml:space="preserve">ARTÍCULO X + 4.- (TIEMPOS DE RESTABLECIMIENTO). I. Cada Plan de Contingencia fijará el tiempo máximo de restablecimiento por servicio, según su criticidad. </w:t>
        </w:r>
      </w:ins>
    </w:p>
    <w:p w14:paraId="213B45EC" w14:textId="77777777" w:rsidR="00C255C6" w:rsidRDefault="00B73802" w:rsidP="00DB18A2">
      <w:pPr>
        <w:shd w:val="clear" w:color="auto" w:fill="FFFF00"/>
        <w:rPr>
          <w:ins w:id="5375" w:author="Brenda Lily Gutierrez Bautista" w:date="2026-10-06T17:09:00Z"/>
        </w:rPr>
        <w:pPrChange w:id="5376" w:author="Brenda Lily Gutierrez Bautista" w:date="2026-10-06T17:29:00Z">
          <w:pPr/>
        </w:pPrChange>
      </w:pPr>
      <w:ins w:id="5377" w:author="Brenda Lily Gutierrez Bautista" w:date="2026-10-06T17:05:00Z">
        <w:r>
          <w:t xml:space="preserve">II. Vencido el tiempo máximo previsto sin restablecer el servicio, la entidad dará cuenta a su máxima autoridad y a la AN, indicando las causas y el nuevo plazo estimado. </w:t>
        </w:r>
      </w:ins>
    </w:p>
    <w:p w14:paraId="6051B756" w14:textId="77777777" w:rsidR="00DB18A2" w:rsidRDefault="00DB18A2" w:rsidP="00C255C6">
      <w:pPr>
        <w:shd w:val="clear" w:color="auto" w:fill="F79646" w:themeFill="accent6"/>
        <w:rPr>
          <w:ins w:id="5378" w:author="Brenda Lily Gutierrez Bautista" w:date="2026-10-06T17:10:00Z"/>
        </w:rPr>
        <w:pPrChange w:id="5379" w:author="Brenda Lily Gutierrez Bautista" w:date="2026-10-06T17:13:00Z">
          <w:pPr/>
        </w:pPrChange>
      </w:pPr>
    </w:p>
    <w:p w14:paraId="2CEEC9D5" w14:textId="7A00C0F3" w:rsidR="00C255C6" w:rsidRDefault="00B73802" w:rsidP="00C255C6">
      <w:pPr>
        <w:shd w:val="clear" w:color="auto" w:fill="F79646" w:themeFill="accent6"/>
        <w:rPr>
          <w:ins w:id="5380" w:author="Brenda Lily Gutierrez Bautista" w:date="2026-10-06T17:29:00Z"/>
        </w:rPr>
        <w:pPrChange w:id="5381" w:author="Brenda Lily Gutierrez Bautista" w:date="2026-10-06T17:13:00Z">
          <w:pPr/>
        </w:pPrChange>
      </w:pPr>
      <w:ins w:id="5382" w:author="Brenda Lily Gutierrez Bautista" w:date="2026-10-06T17:05:00Z">
        <w:r>
          <w:t>ARTÍCULO X + 5.- (PROCEDIMIENTOS ALTERNOS DE LAS EPEs). I. Las EPEs deberán mantener un procedimiento alterno que permita la continuación del tr</w:t>
        </w:r>
        <w:r w:rsidR="00BA049C">
          <w:t>ámite durante una contingencia</w:t>
        </w:r>
      </w:ins>
      <w:ins w:id="5383" w:author="Brenda Lily Gutierrez Bautista" w:date="2026-10-06T17:31:00Z">
        <w:r w:rsidR="00BA049C">
          <w:t xml:space="preserve"> </w:t>
        </w:r>
      </w:ins>
      <w:ins w:id="5384" w:author="Brenda Lily Gutierrez Bautista" w:date="2026-10-06T17:05:00Z">
        <w:r>
          <w:t xml:space="preserve">y ponerlo en conocimiento de la AN para su publicación en el Portal. </w:t>
        </w:r>
      </w:ins>
    </w:p>
    <w:p w14:paraId="352896A9" w14:textId="77777777" w:rsidR="00DB18A2" w:rsidRDefault="00DB18A2" w:rsidP="00C255C6">
      <w:pPr>
        <w:shd w:val="clear" w:color="auto" w:fill="F79646" w:themeFill="accent6"/>
        <w:rPr>
          <w:ins w:id="5385" w:author="Brenda Lily Gutierrez Bautista" w:date="2026-10-06T17:10:00Z"/>
        </w:rPr>
        <w:pPrChange w:id="5386" w:author="Brenda Lily Gutierrez Bautista" w:date="2026-10-06T17:13:00Z">
          <w:pPr/>
        </w:pPrChange>
      </w:pPr>
    </w:p>
    <w:p w14:paraId="01B4D685" w14:textId="4D6BAE7F" w:rsidR="00BA049C" w:rsidRDefault="00B73802" w:rsidP="007C52CA">
      <w:pPr>
        <w:shd w:val="clear" w:color="auto" w:fill="FFFF00"/>
        <w:rPr>
          <w:ins w:id="5387" w:author="Brenda Lily Gutierrez Bautista" w:date="2026-10-06T17:31:00Z"/>
        </w:rPr>
        <w:pPrChange w:id="5388" w:author="Brenda Lily Gutierrez Bautista" w:date="2026-10-06T17:32:00Z">
          <w:pPr/>
        </w:pPrChange>
      </w:pPr>
      <w:ins w:id="5389" w:author="Brenda Lily Gutierrez Bautista" w:date="2026-10-06T17:05:00Z">
        <w:r>
          <w:t xml:space="preserve">II. Aplicado el </w:t>
        </w:r>
        <w:r w:rsidRPr="00BA049C">
          <w:rPr>
            <w:shd w:val="clear" w:color="auto" w:fill="FFFF00"/>
            <w:rPrChange w:id="5390" w:author="Brenda Lily Gutierrez Bautista" w:date="2026-10-06T17:31:00Z">
              <w:rPr/>
            </w:rPrChange>
          </w:rPr>
          <w:t>procedimiento alterno</w:t>
        </w:r>
        <w:r>
          <w:t xml:space="preserve">, la EPE registrará las operaciones realizadas y las incorporará al sistema correspondiente cuando el servicio se restablezca. </w:t>
        </w:r>
      </w:ins>
    </w:p>
    <w:p w14:paraId="37122098" w14:textId="77777777" w:rsidR="00BA049C" w:rsidRDefault="00BA049C" w:rsidP="00C255C6">
      <w:pPr>
        <w:shd w:val="clear" w:color="auto" w:fill="F79646" w:themeFill="accent6"/>
        <w:rPr>
          <w:ins w:id="5391" w:author="Brenda Lily Gutierrez Bautista" w:date="2026-10-06T17:31:00Z"/>
        </w:rPr>
        <w:pPrChange w:id="5392" w:author="Brenda Lily Gutierrez Bautista" w:date="2026-10-06T17:13:00Z">
          <w:pPr/>
        </w:pPrChange>
      </w:pPr>
    </w:p>
    <w:p w14:paraId="7B4FFA7E" w14:textId="22D5DE10" w:rsidR="00C255C6" w:rsidRDefault="00B73802" w:rsidP="00C255C6">
      <w:pPr>
        <w:shd w:val="clear" w:color="auto" w:fill="F79646" w:themeFill="accent6"/>
        <w:rPr>
          <w:ins w:id="5393" w:author="Brenda Lily Gutierrez Bautista" w:date="2026-10-06T17:10:00Z"/>
        </w:rPr>
        <w:pPrChange w:id="5394" w:author="Brenda Lily Gutierrez Bautista" w:date="2026-10-06T17:13:00Z">
          <w:pPr/>
        </w:pPrChange>
      </w:pPr>
      <w:ins w:id="5395" w:author="Brenda Lily Gutierrez Bautista" w:date="2026-10-06T17:05:00Z">
        <w:r>
          <w:t>ARTÍCULO X + 6.- (RESPALDO Y RECUPERACIÓN DE LA INFORMACIÓN). I. La AN garantizará los respaldos periódicos de la información de la VUCE y del Expediente Electrónico VUCE, así como su recuperación ante pérdida o alteración.</w:t>
        </w:r>
      </w:ins>
    </w:p>
    <w:p w14:paraId="74C3149D" w14:textId="6E6CE935" w:rsidR="00C255C6" w:rsidRDefault="00B73802" w:rsidP="00C255C6">
      <w:pPr>
        <w:shd w:val="clear" w:color="auto" w:fill="F79646" w:themeFill="accent6"/>
        <w:rPr>
          <w:ins w:id="5396" w:author="Brenda Lily Gutierrez Bautista" w:date="2026-10-06T17:33:00Z"/>
        </w:rPr>
        <w:pPrChange w:id="5397" w:author="Brenda Lily Gutierrez Bautista" w:date="2026-10-06T17:13:00Z">
          <w:pPr/>
        </w:pPrChange>
      </w:pPr>
      <w:ins w:id="5398" w:author="Brenda Lily Gutierrez Bautista" w:date="2026-10-06T17:05:00Z">
        <w:r>
          <w:t xml:space="preserve">II. Las EPEs asegurarán el respaldo de la información contenida en sus propios sistemas. </w:t>
        </w:r>
      </w:ins>
    </w:p>
    <w:p w14:paraId="2E69413A" w14:textId="296571F7" w:rsidR="007C52CA" w:rsidRDefault="007C52CA" w:rsidP="00C255C6">
      <w:pPr>
        <w:shd w:val="clear" w:color="auto" w:fill="F79646" w:themeFill="accent6"/>
        <w:rPr>
          <w:ins w:id="5399" w:author="Brenda Lily Gutierrez Bautista" w:date="2026-10-06T17:35:00Z"/>
        </w:rPr>
        <w:pPrChange w:id="5400" w:author="Brenda Lily Gutierrez Bautista" w:date="2026-10-06T17:13:00Z">
          <w:pPr/>
        </w:pPrChange>
      </w:pPr>
    </w:p>
    <w:p w14:paraId="33D1D272" w14:textId="67AFF45D" w:rsidR="007C52CA" w:rsidRDefault="007C52CA" w:rsidP="00C255C6">
      <w:pPr>
        <w:shd w:val="clear" w:color="auto" w:fill="F79646" w:themeFill="accent6"/>
        <w:rPr>
          <w:ins w:id="5401" w:author="Brenda Lily Gutierrez Bautista" w:date="2026-10-06T17:35:00Z"/>
        </w:rPr>
        <w:pPrChange w:id="5402" w:author="Brenda Lily Gutierrez Bautista" w:date="2026-10-06T17:13:00Z">
          <w:pPr/>
        </w:pPrChange>
      </w:pPr>
    </w:p>
    <w:p w14:paraId="643E9436" w14:textId="0696CC2B" w:rsidR="007C52CA" w:rsidRDefault="007C52CA" w:rsidP="00C255C6">
      <w:pPr>
        <w:shd w:val="clear" w:color="auto" w:fill="F79646" w:themeFill="accent6"/>
        <w:rPr>
          <w:ins w:id="5403" w:author="Brenda Lily Gutierrez Bautista" w:date="2026-10-06T17:35:00Z"/>
        </w:rPr>
        <w:pPrChange w:id="5404" w:author="Brenda Lily Gutierrez Bautista" w:date="2026-10-06T17:13:00Z">
          <w:pPr/>
        </w:pPrChange>
      </w:pPr>
    </w:p>
    <w:p w14:paraId="62234E6F" w14:textId="77777777" w:rsidR="007C52CA" w:rsidRDefault="007C52CA" w:rsidP="00C255C6">
      <w:pPr>
        <w:shd w:val="clear" w:color="auto" w:fill="F79646" w:themeFill="accent6"/>
        <w:rPr>
          <w:ins w:id="5405" w:author="Brenda Lily Gutierrez Bautista" w:date="2026-10-06T17:10:00Z"/>
        </w:rPr>
        <w:pPrChange w:id="5406" w:author="Brenda Lily Gutierrez Bautista" w:date="2026-10-06T17:13:00Z">
          <w:pPr/>
        </w:pPrChange>
      </w:pPr>
    </w:p>
    <w:p w14:paraId="2270B928" w14:textId="77777777" w:rsidR="00C255C6" w:rsidRDefault="00B73802" w:rsidP="00C255C6">
      <w:pPr>
        <w:shd w:val="clear" w:color="auto" w:fill="F79646" w:themeFill="accent6"/>
        <w:rPr>
          <w:ins w:id="5407" w:author="Brenda Lily Gutierrez Bautista" w:date="2026-10-06T17:10:00Z"/>
        </w:rPr>
        <w:pPrChange w:id="5408" w:author="Brenda Lily Gutierrez Bautista" w:date="2026-10-06T17:13:00Z">
          <w:pPr/>
        </w:pPrChange>
      </w:pPr>
      <w:ins w:id="5409" w:author="Brenda Lily Gutierrez Bautista" w:date="2026-10-06T17:05:00Z">
        <w:r>
          <w:t xml:space="preserve">ARTÍCULO X + 7.- (DOCUMENTOS EMITIDOS EN CONTINGENCIA). I. Los documentos requeridos por normativa específica que se obtengan durante una contingencia serán aceptados por la AN, las EPEs y demás entidades, hasta la finalización de la misma. </w:t>
        </w:r>
      </w:ins>
    </w:p>
    <w:p w14:paraId="794B4CAF" w14:textId="36912965" w:rsidR="00B73802" w:rsidRDefault="00B73802" w:rsidP="00C255C6">
      <w:pPr>
        <w:shd w:val="clear" w:color="auto" w:fill="F79646" w:themeFill="accent6"/>
        <w:rPr>
          <w:ins w:id="5410" w:author="Brenda Lily Gutierrez Bautista" w:date="2026-10-06T17:05:00Z"/>
          <w:color w:val="FF0000"/>
          <w:lang w:val="es-MX"/>
        </w:rPr>
        <w:pPrChange w:id="5411" w:author="Brenda Lily Gutierrez Bautista" w:date="2026-10-06T17:13:00Z">
          <w:pPr/>
        </w:pPrChange>
      </w:pPr>
    </w:p>
    <w:p w14:paraId="79EDD131" w14:textId="4B959264" w:rsidR="00B73802" w:rsidRDefault="00B73802" w:rsidP="00DE605E">
      <w:pPr>
        <w:rPr>
          <w:ins w:id="5412" w:author="Brenda Lily Gutierrez Bautista" w:date="2026-10-06T17:05:00Z"/>
          <w:color w:val="FF0000"/>
          <w:lang w:val="es-MX"/>
        </w:rPr>
      </w:pPr>
    </w:p>
    <w:p w14:paraId="441DE45D" w14:textId="77777777" w:rsidR="00B73802" w:rsidRPr="00A262B4" w:rsidRDefault="00B73802" w:rsidP="00DE605E">
      <w:pPr>
        <w:rPr>
          <w:color w:val="FF0000"/>
          <w:lang w:val="es-MX"/>
          <w:rPrChange w:id="5413" w:author="Valeria Tapia" w:date="2026-09-28T14:43:00Z">
            <w:rPr>
              <w:lang w:val="es-MX"/>
            </w:rPr>
          </w:rPrChange>
        </w:rPr>
      </w:pPr>
    </w:p>
    <w:p w14:paraId="3EE6AC61" w14:textId="4172091F" w:rsidR="00370C17" w:rsidRDefault="00370C17" w:rsidP="002F5919">
      <w:pPr>
        <w:pStyle w:val="Ttulo5"/>
        <w:numPr>
          <w:ilvl w:val="0"/>
          <w:numId w:val="5"/>
        </w:numPr>
        <w:shd w:val="clear" w:color="auto" w:fill="F79646" w:themeFill="accent6"/>
        <w:tabs>
          <w:tab w:val="left" w:pos="1701"/>
          <w:tab w:val="num" w:pos="9044"/>
        </w:tabs>
        <w:ind w:left="0" w:firstLine="0"/>
        <w:rPr>
          <w:ins w:id="5414" w:author="Valeria Tapia" w:date="2026-10-05T12:07:00Z"/>
          <w:color w:val="FF0000"/>
          <w:highlight w:val="green"/>
          <w:lang w:val="es-BO"/>
        </w:rPr>
        <w:pPrChange w:id="5415" w:author="Brenda Lily Gutierrez Bautista" w:date="2026-10-06T17:38:00Z">
          <w:pPr>
            <w:pStyle w:val="Ttulo5"/>
            <w:numPr>
              <w:numId w:val="5"/>
            </w:numPr>
            <w:tabs>
              <w:tab w:val="left" w:pos="1701"/>
              <w:tab w:val="num" w:pos="4508"/>
              <w:tab w:val="num" w:pos="9044"/>
            </w:tabs>
          </w:pPr>
        </w:pPrChange>
      </w:pPr>
      <w:r w:rsidRPr="00A262B4">
        <w:rPr>
          <w:b/>
          <w:color w:val="FF0000"/>
          <w:szCs w:val="24"/>
          <w:lang w:val="es-MX"/>
          <w:rPrChange w:id="5416" w:author="Valeria Tapia" w:date="2026-09-28T14:43:00Z">
            <w:rPr>
              <w:b/>
              <w:szCs w:val="24"/>
              <w:lang w:val="es-MX"/>
            </w:rPr>
          </w:rPrChange>
        </w:rPr>
        <w:t xml:space="preserve"> </w:t>
      </w:r>
      <w:r w:rsidRPr="00E61161">
        <w:rPr>
          <w:b/>
          <w:color w:val="FF0000"/>
          <w:szCs w:val="24"/>
          <w:highlight w:val="green"/>
          <w:lang w:val="es-MX"/>
          <w:rPrChange w:id="5417" w:author="Valeria Tapia" w:date="2026-10-05T12:07:00Z">
            <w:rPr>
              <w:b/>
              <w:szCs w:val="24"/>
              <w:lang w:val="es-MX"/>
            </w:rPr>
          </w:rPrChange>
        </w:rPr>
        <w:t>(</w:t>
      </w:r>
      <w:r w:rsidRPr="00E61161">
        <w:rPr>
          <w:b/>
          <w:color w:val="FF0000"/>
          <w:szCs w:val="24"/>
          <w:highlight w:val="green"/>
          <w:lang w:val="es-BO"/>
          <w:rPrChange w:id="5418" w:author="Valeria Tapia" w:date="2026-10-05T12:07:00Z">
            <w:rPr>
              <w:b/>
              <w:szCs w:val="24"/>
              <w:lang w:val="es-BO"/>
            </w:rPr>
          </w:rPrChange>
        </w:rPr>
        <w:t>CONTINGENCIAS EN LA VUCE</w:t>
      </w:r>
      <w:r w:rsidRPr="00E61161">
        <w:rPr>
          <w:b/>
          <w:color w:val="FF0000"/>
          <w:szCs w:val="24"/>
          <w:highlight w:val="green"/>
          <w:rPrChange w:id="5419" w:author="Valeria Tapia" w:date="2026-10-05T12:07:00Z">
            <w:rPr>
              <w:b/>
              <w:szCs w:val="24"/>
            </w:rPr>
          </w:rPrChange>
        </w:rPr>
        <w:t>).</w:t>
      </w:r>
      <w:r w:rsidRPr="00E61161">
        <w:rPr>
          <w:color w:val="FF0000"/>
          <w:szCs w:val="24"/>
          <w:highlight w:val="green"/>
          <w:lang w:val="es-BO"/>
          <w:rPrChange w:id="5420" w:author="Valeria Tapia" w:date="2026-10-05T12:07:00Z">
            <w:rPr>
              <w:szCs w:val="24"/>
              <w:lang w:val="es-BO"/>
            </w:rPr>
          </w:rPrChange>
        </w:rPr>
        <w:t xml:space="preserve"> </w:t>
      </w:r>
      <w:r w:rsidRPr="002F5919">
        <w:rPr>
          <w:strike/>
          <w:color w:val="FF0000"/>
          <w:szCs w:val="24"/>
          <w:highlight w:val="green"/>
          <w:lang w:val="es-BO"/>
          <w:rPrChange w:id="5421" w:author="Brenda Lily Gutierrez Bautista" w:date="2026-10-06T17:37:00Z">
            <w:rPr>
              <w:szCs w:val="24"/>
              <w:lang w:val="es-BO"/>
            </w:rPr>
          </w:rPrChange>
        </w:rPr>
        <w:t>I. En caso de cortes</w:t>
      </w:r>
      <w:ins w:id="5422" w:author="Valeria Tapia" w:date="2026-10-05T12:03:00Z">
        <w:r w:rsidR="0047699A" w:rsidRPr="002F5919">
          <w:rPr>
            <w:strike/>
            <w:color w:val="FF0000"/>
            <w:szCs w:val="24"/>
            <w:highlight w:val="green"/>
            <w:lang w:val="es-BO"/>
            <w:rPrChange w:id="5423" w:author="Brenda Lily Gutierrez Bautista" w:date="2026-10-06T17:37:00Z">
              <w:rPr>
                <w:color w:val="FF0000"/>
                <w:szCs w:val="24"/>
                <w:lang w:val="es-BO"/>
              </w:rPr>
            </w:rPrChange>
          </w:rPr>
          <w:t xml:space="preserve"> o fallas</w:t>
        </w:r>
      </w:ins>
      <w:r w:rsidRPr="002F5919">
        <w:rPr>
          <w:strike/>
          <w:color w:val="FF0000"/>
          <w:szCs w:val="24"/>
          <w:highlight w:val="green"/>
          <w:lang w:val="es-BO"/>
          <w:rPrChange w:id="5424" w:author="Brenda Lily Gutierrez Bautista" w:date="2026-10-06T17:37:00Z">
            <w:rPr>
              <w:szCs w:val="24"/>
              <w:lang w:val="es-BO"/>
            </w:rPr>
          </w:rPrChange>
        </w:rPr>
        <w:t xml:space="preserve"> en el sistema informático de la VUCE, que no permitan la atención de trámites de comercio exterior</w:t>
      </w:r>
      <w:r w:rsidRPr="002F5919">
        <w:rPr>
          <w:strike/>
          <w:color w:val="FF0000"/>
          <w:highlight w:val="green"/>
          <w:lang w:val="es-BO"/>
          <w:rPrChange w:id="5425" w:author="Brenda Lily Gutierrez Bautista" w:date="2026-10-06T17:37:00Z">
            <w:rPr>
              <w:lang w:val="es-BO"/>
            </w:rPr>
          </w:rPrChange>
        </w:rPr>
        <w:t xml:space="preserve"> en un lapso de sesenta (60) minutos</w:t>
      </w:r>
      <w:ins w:id="5426" w:author="Valeria Tapia" w:date="2026-10-02T15:52:00Z">
        <w:r w:rsidR="000948B1" w:rsidRPr="002F5919">
          <w:rPr>
            <w:strike/>
            <w:color w:val="FF0000"/>
            <w:highlight w:val="green"/>
            <w:lang w:val="es-BO"/>
            <w:rPrChange w:id="5427" w:author="Brenda Lily Gutierrez Bautista" w:date="2026-10-06T17:37:00Z">
              <w:rPr>
                <w:color w:val="FF0000"/>
                <w:lang w:val="es-BO"/>
              </w:rPr>
            </w:rPrChange>
          </w:rPr>
          <w:t>, computables a partir de xxxx, la xxxx</w:t>
        </w:r>
      </w:ins>
      <w:ins w:id="5428" w:author="Valeria Tapia" w:date="2026-10-05T12:03:00Z">
        <w:r w:rsidR="0047699A" w:rsidRPr="002F5919">
          <w:rPr>
            <w:strike/>
            <w:color w:val="FF0000"/>
            <w:highlight w:val="green"/>
            <w:lang w:val="es-BO"/>
            <w:rPrChange w:id="5429" w:author="Brenda Lily Gutierrez Bautista" w:date="2026-10-06T17:37:00Z">
              <w:rPr>
                <w:color w:val="FF0000"/>
                <w:highlight w:val="green"/>
                <w:lang w:val="es-BO"/>
              </w:rPr>
            </w:rPrChange>
          </w:rPr>
          <w:t xml:space="preserve">, la AN </w:t>
        </w:r>
      </w:ins>
      <w:del w:id="5430" w:author="Valeria Tapia" w:date="2026-10-05T12:03:00Z">
        <w:r w:rsidRPr="002F5919" w:rsidDel="0047699A">
          <w:rPr>
            <w:strike/>
            <w:color w:val="FF0000"/>
            <w:highlight w:val="green"/>
            <w:lang w:val="es-BO"/>
            <w:rPrChange w:id="5431" w:author="Brenda Lily Gutierrez Bautista" w:date="2026-10-06T17:37:00Z">
              <w:rPr>
                <w:lang w:val="es-BO"/>
              </w:rPr>
            </w:rPrChange>
          </w:rPr>
          <w:delText xml:space="preserve"> </w:delText>
        </w:r>
      </w:del>
      <w:del w:id="5432" w:author="Valeria Tapia" w:date="2026-10-02T15:53:00Z">
        <w:r w:rsidRPr="002F5919" w:rsidDel="004D35E8">
          <w:rPr>
            <w:strike/>
            <w:color w:val="FF0000"/>
            <w:highlight w:val="green"/>
            <w:lang w:val="es-BO"/>
            <w:rPrChange w:id="5433" w:author="Brenda Lily Gutierrez Bautista" w:date="2026-10-06T17:37:00Z">
              <w:rPr>
                <w:lang w:val="es-BO"/>
              </w:rPr>
            </w:rPrChange>
          </w:rPr>
          <w:delText xml:space="preserve">se </w:delText>
        </w:r>
      </w:del>
      <w:r w:rsidRPr="002F5919">
        <w:rPr>
          <w:strike/>
          <w:color w:val="FF0000"/>
          <w:highlight w:val="green"/>
          <w:lang w:val="es-BO"/>
          <w:rPrChange w:id="5434" w:author="Brenda Lily Gutierrez Bautista" w:date="2026-10-06T17:37:00Z">
            <w:rPr>
              <w:lang w:val="es-BO"/>
            </w:rPr>
          </w:rPrChange>
        </w:rPr>
        <w:t xml:space="preserve">comunicará mediante </w:t>
      </w:r>
      <w:r w:rsidRPr="002F5919">
        <w:rPr>
          <w:strike/>
          <w:color w:val="FF0000"/>
          <w:highlight w:val="green"/>
          <w:lang w:val="es-BO"/>
          <w:rPrChange w:id="5435" w:author="Brenda Lily Gutierrez Bautista" w:date="2026-10-06T17:37:00Z">
            <w:rPr>
              <w:lang w:val="es-BO"/>
            </w:rPr>
          </w:rPrChange>
        </w:rPr>
        <w:lastRenderedPageBreak/>
        <w:t>correo electrónico u otro medio habilitado a las EPEs,</w:t>
      </w:r>
      <w:ins w:id="5436" w:author="Valeria Tapia" w:date="2026-10-05T12:04:00Z">
        <w:r w:rsidR="0047699A" w:rsidRPr="002F5919">
          <w:rPr>
            <w:strike/>
            <w:color w:val="FF0000"/>
            <w:highlight w:val="green"/>
            <w:lang w:val="es-BO"/>
            <w:rPrChange w:id="5437" w:author="Brenda Lily Gutierrez Bautista" w:date="2026-10-06T17:37:00Z">
              <w:rPr>
                <w:color w:val="FF0000"/>
                <w:highlight w:val="green"/>
                <w:lang w:val="es-BO"/>
              </w:rPr>
            </w:rPrChange>
          </w:rPr>
          <w:t xml:space="preserve"> y a los Usuarios VUCE,</w:t>
        </w:r>
      </w:ins>
      <w:r w:rsidRPr="002F5919">
        <w:rPr>
          <w:strike/>
          <w:color w:val="FF0000"/>
          <w:highlight w:val="green"/>
          <w:lang w:val="es-BO"/>
          <w:rPrChange w:id="5438" w:author="Brenda Lily Gutierrez Bautista" w:date="2026-10-06T17:37:00Z">
            <w:rPr>
              <w:lang w:val="es-BO"/>
            </w:rPr>
          </w:rPrChange>
        </w:rPr>
        <w:t xml:space="preserve"> la </w:t>
      </w:r>
      <w:del w:id="5439" w:author="Valeria Tapia" w:date="2026-10-05T12:04:00Z">
        <w:r w:rsidRPr="002F5919" w:rsidDel="0047699A">
          <w:rPr>
            <w:strike/>
            <w:color w:val="FF0000"/>
            <w:highlight w:val="green"/>
            <w:lang w:val="es-BO"/>
            <w:rPrChange w:id="5440" w:author="Brenda Lily Gutierrez Bautista" w:date="2026-10-06T17:37:00Z">
              <w:rPr>
                <w:lang w:val="es-BO"/>
              </w:rPr>
            </w:rPrChange>
          </w:rPr>
          <w:delText xml:space="preserve">aplicación </w:delText>
        </w:r>
      </w:del>
      <w:ins w:id="5441" w:author="Valeria Tapia" w:date="2026-10-05T12:04:00Z">
        <w:r w:rsidR="0047699A" w:rsidRPr="002F5919">
          <w:rPr>
            <w:strike/>
            <w:color w:val="FF0000"/>
            <w:highlight w:val="green"/>
            <w:lang w:val="es-BO"/>
            <w:rPrChange w:id="5442" w:author="Brenda Lily Gutierrez Bautista" w:date="2026-10-06T17:37:00Z">
              <w:rPr>
                <w:color w:val="FF0000"/>
                <w:highlight w:val="green"/>
                <w:lang w:val="es-BO"/>
              </w:rPr>
            </w:rPrChange>
          </w:rPr>
          <w:t xml:space="preserve"> activación </w:t>
        </w:r>
      </w:ins>
      <w:r w:rsidRPr="002F5919">
        <w:rPr>
          <w:strike/>
          <w:color w:val="FF0000"/>
          <w:highlight w:val="green"/>
          <w:lang w:val="es-BO"/>
          <w:rPrChange w:id="5443" w:author="Brenda Lily Gutierrez Bautista" w:date="2026-10-06T17:37:00Z">
            <w:rPr>
              <w:lang w:val="es-BO"/>
            </w:rPr>
          </w:rPrChange>
        </w:rPr>
        <w:t>del Plan de Contingencias previsto para el efecto.</w:t>
      </w:r>
    </w:p>
    <w:p w14:paraId="031F2D63" w14:textId="77777777" w:rsidR="000F54B8" w:rsidRPr="000F54B8" w:rsidRDefault="000F54B8" w:rsidP="002F5919">
      <w:pPr>
        <w:shd w:val="clear" w:color="auto" w:fill="F79646" w:themeFill="accent6"/>
        <w:rPr>
          <w:highlight w:val="green"/>
          <w:lang w:val="es-BO"/>
          <w:rPrChange w:id="5444" w:author="Valeria Tapia" w:date="2026-10-05T12:07:00Z">
            <w:rPr>
              <w:szCs w:val="24"/>
              <w:lang w:val="es-MX"/>
            </w:rPr>
          </w:rPrChange>
        </w:rPr>
        <w:pPrChange w:id="5445" w:author="Brenda Lily Gutierrez Bautista" w:date="2026-10-06T17:38:00Z">
          <w:pPr>
            <w:pStyle w:val="Ttulo5"/>
            <w:numPr>
              <w:numId w:val="5"/>
            </w:numPr>
            <w:tabs>
              <w:tab w:val="left" w:pos="1701"/>
              <w:tab w:val="num" w:pos="4508"/>
              <w:tab w:val="num" w:pos="9044"/>
            </w:tabs>
            <w:ind w:left="4508" w:hanging="1814"/>
          </w:pPr>
        </w:pPrChange>
      </w:pPr>
    </w:p>
    <w:p w14:paraId="326FD9C2" w14:textId="51D1D079" w:rsidR="00370C17" w:rsidRPr="002F5919" w:rsidDel="002F5919" w:rsidRDefault="00370C17" w:rsidP="002F5919">
      <w:pPr>
        <w:pStyle w:val="Continuarlista5"/>
        <w:shd w:val="clear" w:color="auto" w:fill="F79646" w:themeFill="accent6"/>
        <w:ind w:left="0"/>
        <w:rPr>
          <w:del w:id="5446" w:author="Brenda Lily Gutierrez Bautista" w:date="2026-10-06T17:37:00Z"/>
          <w:b/>
          <w:strike/>
          <w:color w:val="FF0000"/>
          <w:szCs w:val="24"/>
          <w:lang w:val="es-MX"/>
          <w:rPrChange w:id="5447" w:author="Brenda Lily Gutierrez Bautista" w:date="2026-10-06T17:37:00Z">
            <w:rPr>
              <w:del w:id="5448" w:author="Brenda Lily Gutierrez Bautista" w:date="2026-10-06T17:37:00Z"/>
              <w:b/>
              <w:color w:val="FF0000"/>
              <w:szCs w:val="24"/>
              <w:lang w:val="es-MX"/>
            </w:rPr>
          </w:rPrChange>
        </w:rPr>
        <w:pPrChange w:id="5449" w:author="Brenda Lily Gutierrez Bautista" w:date="2026-10-06T17:38:00Z">
          <w:pPr>
            <w:pStyle w:val="Continuarlista5"/>
            <w:ind w:left="0"/>
          </w:pPr>
        </w:pPrChange>
      </w:pPr>
    </w:p>
    <w:p w14:paraId="0801BD20" w14:textId="713A1B58" w:rsidR="00370C17" w:rsidRPr="002F5919" w:rsidDel="002F5919" w:rsidRDefault="00370C17" w:rsidP="002F5919">
      <w:pPr>
        <w:shd w:val="clear" w:color="auto" w:fill="F79646" w:themeFill="accent6"/>
        <w:rPr>
          <w:del w:id="5450" w:author="Brenda Lily Gutierrez Bautista" w:date="2026-10-06T17:37:00Z"/>
          <w:strike/>
          <w:color w:val="FF0000"/>
          <w:lang w:val="es-BO"/>
          <w:rPrChange w:id="5451" w:author="Brenda Lily Gutierrez Bautista" w:date="2026-10-06T17:37:00Z">
            <w:rPr>
              <w:del w:id="5452" w:author="Brenda Lily Gutierrez Bautista" w:date="2026-10-06T17:37:00Z"/>
              <w:lang w:val="es-BO"/>
            </w:rPr>
          </w:rPrChange>
        </w:rPr>
        <w:pPrChange w:id="5453" w:author="Brenda Lily Gutierrez Bautista" w:date="2026-10-06T17:38:00Z">
          <w:pPr/>
        </w:pPrChange>
      </w:pPr>
      <w:del w:id="5454" w:author="Brenda Lily Gutierrez Bautista" w:date="2026-10-06T17:37:00Z">
        <w:r w:rsidRPr="002F5919" w:rsidDel="002F5919">
          <w:rPr>
            <w:strike/>
            <w:color w:val="FF0000"/>
            <w:highlight w:val="green"/>
            <w:lang w:val="es-BO"/>
            <w:rPrChange w:id="5455" w:author="Brenda Lily Gutierrez Bautista" w:date="2026-10-06T17:37:00Z">
              <w:rPr>
                <w:lang w:val="es-BO"/>
              </w:rPr>
            </w:rPrChange>
          </w:rPr>
          <w:delText xml:space="preserve">II. Cuando el sistema informático de la VUCE se restablezca, la AN comunicará </w:delText>
        </w:r>
      </w:del>
      <w:ins w:id="5456" w:author="Valeria Tapia" w:date="2026-10-05T12:05:00Z">
        <w:del w:id="5457" w:author="Brenda Lily Gutierrez Bautista" w:date="2026-10-06T17:37:00Z">
          <w:r w:rsidR="0047699A" w:rsidRPr="002F5919" w:rsidDel="002F5919">
            <w:rPr>
              <w:strike/>
              <w:color w:val="FF0000"/>
              <w:highlight w:val="green"/>
              <w:lang w:val="es-BO"/>
              <w:rPrChange w:id="5458" w:author="Brenda Lily Gutierrez Bautista" w:date="2026-10-06T17:37:00Z">
                <w:rPr>
                  <w:color w:val="FF0000"/>
                  <w:lang w:val="es-BO"/>
                </w:rPr>
              </w:rPrChange>
            </w:rPr>
            <w:delText xml:space="preserve">de forma inmediata la </w:delText>
          </w:r>
          <w:r w:rsidR="0047699A" w:rsidRPr="002F5919" w:rsidDel="002F5919">
            <w:rPr>
              <w:strike/>
              <w:color w:val="FF0000"/>
              <w:highlight w:val="green"/>
              <w:lang w:val="es-BO"/>
              <w:rPrChange w:id="5459" w:author="Brenda Lily Gutierrez Bautista" w:date="2026-10-06T17:37:00Z">
                <w:rPr>
                  <w:rFonts w:ascii="Arial" w:eastAsia="Arial" w:hAnsi="Arial" w:cs="Arial"/>
                  <w:sz w:val="22"/>
                </w:rPr>
              </w:rPrChange>
            </w:rPr>
            <w:delText>conclusión de la contingencia</w:delText>
          </w:r>
          <w:r w:rsidR="0047699A" w:rsidRPr="002F5919" w:rsidDel="002F5919">
            <w:rPr>
              <w:strike/>
              <w:color w:val="FF0000"/>
              <w:highlight w:val="green"/>
              <w:lang w:val="es-BO"/>
              <w:rPrChange w:id="5460" w:author="Brenda Lily Gutierrez Bautista" w:date="2026-10-06T17:37:00Z">
                <w:rPr>
                  <w:color w:val="FF0000"/>
                  <w:lang w:val="es-BO"/>
                </w:rPr>
              </w:rPrChange>
            </w:rPr>
            <w:delText xml:space="preserve"> </w:delText>
          </w:r>
        </w:del>
      </w:ins>
      <w:del w:id="5461" w:author="Brenda Lily Gutierrez Bautista" w:date="2026-10-06T17:37:00Z">
        <w:r w:rsidRPr="002F5919" w:rsidDel="002F5919">
          <w:rPr>
            <w:strike/>
            <w:color w:val="FF0000"/>
            <w:highlight w:val="green"/>
            <w:lang w:val="es-BO"/>
            <w:rPrChange w:id="5462" w:author="Brenda Lily Gutierrez Bautista" w:date="2026-10-06T17:37:00Z">
              <w:rPr>
                <w:lang w:val="es-BO"/>
              </w:rPr>
            </w:rPrChange>
          </w:rPr>
          <w:delText xml:space="preserve">este aspecto </w:delText>
        </w:r>
      </w:del>
      <w:ins w:id="5463" w:author="Valeria Tapia" w:date="2026-10-05T12:06:00Z">
        <w:del w:id="5464" w:author="Brenda Lily Gutierrez Bautista" w:date="2026-10-06T17:37:00Z">
          <w:r w:rsidR="000F54B8" w:rsidRPr="002F5919" w:rsidDel="002F5919">
            <w:rPr>
              <w:strike/>
              <w:color w:val="FF0000"/>
              <w:highlight w:val="green"/>
              <w:lang w:val="es-BO"/>
              <w:rPrChange w:id="5465" w:author="Brenda Lily Gutierrez Bautista" w:date="2026-10-06T17:37:00Z">
                <w:rPr>
                  <w:rFonts w:ascii="Arial" w:eastAsia="Arial" w:hAnsi="Arial" w:cs="Arial"/>
                  <w:sz w:val="22"/>
                </w:rPr>
              </w:rPrChange>
            </w:rPr>
            <w:delText>a través del Portal VUCE y los canales habilitados.</w:delText>
          </w:r>
          <w:r w:rsidR="000F54B8" w:rsidRPr="002F5919" w:rsidDel="002F5919">
            <w:rPr>
              <w:strike/>
              <w:color w:val="FF0000"/>
              <w:highlight w:val="green"/>
              <w:lang w:val="es-BO"/>
              <w:rPrChange w:id="5466" w:author="Brenda Lily Gutierrez Bautista" w:date="2026-10-06T17:37:00Z">
                <w:rPr>
                  <w:color w:val="FF0000"/>
                  <w:lang w:val="es-BO"/>
                </w:rPr>
              </w:rPrChange>
            </w:rPr>
            <w:delText xml:space="preserve"> </w:delText>
          </w:r>
        </w:del>
      </w:ins>
      <w:del w:id="5467" w:author="Brenda Lily Gutierrez Bautista" w:date="2026-10-06T17:37:00Z">
        <w:r w:rsidRPr="002F5919" w:rsidDel="002F5919">
          <w:rPr>
            <w:strike/>
            <w:color w:val="FF0000"/>
            <w:highlight w:val="green"/>
            <w:lang w:val="es-BO"/>
            <w:rPrChange w:id="5468" w:author="Brenda Lily Gutierrez Bautista" w:date="2026-10-06T17:37:00Z">
              <w:rPr>
                <w:lang w:val="es-BO"/>
              </w:rPr>
            </w:rPrChange>
          </w:rPr>
          <w:delText>mediante el Portal de la VUCE a las EPEs y  al Usuario VUCE.</w:delText>
        </w:r>
      </w:del>
    </w:p>
    <w:p w14:paraId="5FC43A9A" w14:textId="5D37E1CC" w:rsidR="00370C17" w:rsidRPr="002F5919" w:rsidDel="002F5919" w:rsidRDefault="00370C17" w:rsidP="002F5919">
      <w:pPr>
        <w:shd w:val="clear" w:color="auto" w:fill="F79646" w:themeFill="accent6"/>
        <w:rPr>
          <w:del w:id="5469" w:author="Brenda Lily Gutierrez Bautista" w:date="2026-10-06T17:37:00Z"/>
          <w:strike/>
          <w:color w:val="FF0000"/>
          <w:lang w:val="es-BO"/>
          <w:rPrChange w:id="5470" w:author="Brenda Lily Gutierrez Bautista" w:date="2026-10-06T17:37:00Z">
            <w:rPr>
              <w:del w:id="5471" w:author="Brenda Lily Gutierrez Bautista" w:date="2026-10-06T17:37:00Z"/>
              <w:color w:val="FF0000"/>
              <w:lang w:val="es-BO"/>
            </w:rPr>
          </w:rPrChange>
        </w:rPr>
        <w:pPrChange w:id="5472" w:author="Brenda Lily Gutierrez Bautista" w:date="2026-10-06T17:38:00Z">
          <w:pPr/>
        </w:pPrChange>
      </w:pPr>
    </w:p>
    <w:p w14:paraId="539C5BC4" w14:textId="07ADE2A8" w:rsidR="00370C17" w:rsidRPr="002F5919" w:rsidDel="002F5919" w:rsidRDefault="00370C17" w:rsidP="002F5919">
      <w:pPr>
        <w:pStyle w:val="Ttulo5"/>
        <w:numPr>
          <w:ilvl w:val="0"/>
          <w:numId w:val="5"/>
        </w:numPr>
        <w:shd w:val="clear" w:color="auto" w:fill="F79646" w:themeFill="accent6"/>
        <w:tabs>
          <w:tab w:val="left" w:pos="1701"/>
          <w:tab w:val="num" w:pos="9044"/>
        </w:tabs>
        <w:ind w:left="0" w:firstLine="0"/>
        <w:rPr>
          <w:del w:id="5473" w:author="Brenda Lily Gutierrez Bautista" w:date="2026-10-06T17:37:00Z"/>
          <w:b/>
          <w:strike/>
          <w:color w:val="FF0000"/>
          <w:szCs w:val="24"/>
          <w:highlight w:val="green"/>
          <w:lang w:val="es-MX"/>
          <w:rPrChange w:id="5474" w:author="Brenda Lily Gutierrez Bautista" w:date="2026-10-06T17:37:00Z">
            <w:rPr>
              <w:del w:id="5475" w:author="Brenda Lily Gutierrez Bautista" w:date="2026-10-06T17:37:00Z"/>
              <w:b/>
              <w:szCs w:val="24"/>
              <w:lang w:val="es-MX"/>
            </w:rPr>
          </w:rPrChange>
        </w:rPr>
        <w:pPrChange w:id="5476" w:author="Brenda Lily Gutierrez Bautista" w:date="2026-10-06T17:38:00Z">
          <w:pPr>
            <w:pStyle w:val="Ttulo5"/>
            <w:numPr>
              <w:numId w:val="5"/>
            </w:numPr>
            <w:tabs>
              <w:tab w:val="left" w:pos="1701"/>
              <w:tab w:val="num" w:pos="4508"/>
              <w:tab w:val="num" w:pos="9044"/>
            </w:tabs>
          </w:pPr>
        </w:pPrChange>
      </w:pPr>
      <w:del w:id="5477" w:author="Brenda Lily Gutierrez Bautista" w:date="2026-10-06T17:37:00Z">
        <w:r w:rsidRPr="002F5919" w:rsidDel="002F5919">
          <w:rPr>
            <w:b/>
            <w:strike/>
            <w:color w:val="FF0000"/>
            <w:szCs w:val="24"/>
            <w:lang w:val="es-MX"/>
            <w:rPrChange w:id="5478" w:author="Brenda Lily Gutierrez Bautista" w:date="2026-10-06T17:37:00Z">
              <w:rPr>
                <w:b/>
                <w:szCs w:val="24"/>
                <w:lang w:val="es-MX"/>
              </w:rPr>
            </w:rPrChange>
          </w:rPr>
          <w:delText xml:space="preserve"> </w:delText>
        </w:r>
        <w:r w:rsidRPr="002F5919" w:rsidDel="002F5919">
          <w:rPr>
            <w:b/>
            <w:strike/>
            <w:color w:val="FF0000"/>
            <w:szCs w:val="24"/>
            <w:highlight w:val="green"/>
            <w:lang w:val="es-MX"/>
            <w:rPrChange w:id="5479" w:author="Brenda Lily Gutierrez Bautista" w:date="2026-10-06T17:37:00Z">
              <w:rPr>
                <w:b/>
                <w:szCs w:val="24"/>
                <w:lang w:val="es-MX"/>
              </w:rPr>
            </w:rPrChange>
          </w:rPr>
          <w:delText>(</w:delText>
        </w:r>
        <w:r w:rsidRPr="002F5919" w:rsidDel="002F5919">
          <w:rPr>
            <w:b/>
            <w:strike/>
            <w:color w:val="FF0000"/>
            <w:szCs w:val="24"/>
            <w:highlight w:val="green"/>
            <w:rPrChange w:id="5480" w:author="Brenda Lily Gutierrez Bautista" w:date="2026-10-06T17:37:00Z">
              <w:rPr>
                <w:b/>
                <w:szCs w:val="24"/>
              </w:rPr>
            </w:rPrChange>
          </w:rPr>
          <w:delText>CONTINGENCIA DE LAS EPEs).</w:delText>
        </w:r>
        <w:r w:rsidRPr="002F5919" w:rsidDel="002F5919">
          <w:rPr>
            <w:strike/>
            <w:color w:val="FF0000"/>
            <w:szCs w:val="24"/>
            <w:highlight w:val="green"/>
            <w:rPrChange w:id="5481" w:author="Brenda Lily Gutierrez Bautista" w:date="2026-10-06T17:37:00Z">
              <w:rPr>
                <w:szCs w:val="24"/>
              </w:rPr>
            </w:rPrChange>
          </w:rPr>
          <w:delText xml:space="preserve"> I. La</w:delText>
        </w:r>
        <w:r w:rsidRPr="002F5919" w:rsidDel="002F5919">
          <w:rPr>
            <w:strike/>
            <w:color w:val="FF0000"/>
            <w:szCs w:val="24"/>
            <w:highlight w:val="green"/>
            <w:lang w:val="es-BO"/>
            <w:rPrChange w:id="5482" w:author="Brenda Lily Gutierrez Bautista" w:date="2026-10-06T17:37:00Z">
              <w:rPr>
                <w:szCs w:val="24"/>
                <w:lang w:val="es-BO"/>
              </w:rPr>
            </w:rPrChange>
          </w:rPr>
          <w:delText xml:space="preserve">s EPEs deberán contar con un procedimiento alterno ante situaciones de contingencia que permita la continuidad del trámite, </w:delText>
        </w:r>
      </w:del>
      <w:ins w:id="5483" w:author="Valeria Tapia" w:date="2026-10-05T12:08:00Z">
        <w:del w:id="5484" w:author="Brenda Lily Gutierrez Bautista" w:date="2026-10-06T17:37:00Z">
          <w:r w:rsidR="00E61161" w:rsidRPr="002F5919" w:rsidDel="002F5919">
            <w:rPr>
              <w:rFonts w:eastAsia="Arial" w:cs="Arial"/>
              <w:strike/>
              <w:color w:val="FF0000"/>
              <w:szCs w:val="24"/>
              <w:highlight w:val="green"/>
              <w:rPrChange w:id="5485" w:author="Brenda Lily Gutierrez Bautista" w:date="2026-10-06T17:37:00Z">
                <w:rPr>
                  <w:rFonts w:ascii="Arial" w:eastAsia="Arial" w:hAnsi="Arial" w:cs="Arial"/>
                  <w:sz w:val="22"/>
                </w:rPr>
              </w:rPrChange>
            </w:rPr>
            <w:delText>debidamente aprobado y publicado en el Portal VUCE, que garantice la continuidad en la recepción, evaluación y emisión del trámite APCO</w:delText>
          </w:r>
          <w:r w:rsidR="00E61161" w:rsidRPr="002F5919" w:rsidDel="002F5919">
            <w:rPr>
              <w:rFonts w:eastAsia="Arial" w:cs="Arial"/>
              <w:strike/>
              <w:color w:val="FF0000"/>
              <w:sz w:val="22"/>
              <w:highlight w:val="green"/>
              <w:rPrChange w:id="5486" w:author="Brenda Lily Gutierrez Bautista" w:date="2026-10-06T17:37:00Z">
                <w:rPr>
                  <w:rFonts w:ascii="Arial" w:eastAsia="Arial" w:hAnsi="Arial" w:cs="Arial"/>
                  <w:sz w:val="22"/>
                </w:rPr>
              </w:rPrChange>
            </w:rPr>
            <w:delText xml:space="preserve">, </w:delText>
          </w:r>
        </w:del>
      </w:ins>
      <w:del w:id="5487" w:author="Brenda Lily Gutierrez Bautista" w:date="2026-10-06T17:37:00Z">
        <w:r w:rsidRPr="002F5919" w:rsidDel="002F5919">
          <w:rPr>
            <w:strike/>
            <w:color w:val="FF0000"/>
            <w:szCs w:val="24"/>
            <w:highlight w:val="green"/>
            <w:lang w:val="es-BO"/>
            <w:rPrChange w:id="5488" w:author="Brenda Lily Gutierrez Bautista" w:date="2026-10-06T17:37:00Z">
              <w:rPr>
                <w:szCs w:val="24"/>
                <w:lang w:val="es-BO"/>
              </w:rPr>
            </w:rPrChange>
          </w:rPr>
          <w:delText>considerando el plazo establecido en el Artículo 14 del presente Reglamento, el cual deberá ser puesto bajo conocimiento de la AN para su publicación en el Portal de la VUCE.</w:delText>
        </w:r>
      </w:del>
      <w:ins w:id="5489" w:author="Valeria Tapia" w:date="2026-10-05T12:10:00Z">
        <w:del w:id="5490" w:author="Brenda Lily Gutierrez Bautista" w:date="2026-10-06T17:37:00Z">
          <w:r w:rsidR="00E61161" w:rsidRPr="002F5919" w:rsidDel="002F5919">
            <w:rPr>
              <w:strike/>
              <w:color w:val="FF0000"/>
              <w:szCs w:val="24"/>
              <w:highlight w:val="yellow"/>
              <w:lang w:val="es-BO"/>
              <w:rPrChange w:id="5491" w:author="Brenda Lily Gutierrez Bautista" w:date="2026-10-06T17:37:00Z">
                <w:rPr>
                  <w:color w:val="FF0000"/>
                  <w:szCs w:val="24"/>
                  <w:highlight w:val="green"/>
                  <w:lang w:val="es-BO"/>
                </w:rPr>
              </w:rPrChange>
            </w:rPr>
            <w:delText>ojo revisar la redacción</w:delText>
          </w:r>
        </w:del>
      </w:ins>
    </w:p>
    <w:p w14:paraId="307951EF" w14:textId="34DCF9E9" w:rsidR="00370C17" w:rsidRPr="002F5919" w:rsidDel="002F5919" w:rsidRDefault="00370C17" w:rsidP="002F5919">
      <w:pPr>
        <w:shd w:val="clear" w:color="auto" w:fill="F79646" w:themeFill="accent6"/>
        <w:rPr>
          <w:del w:id="5492" w:author="Brenda Lily Gutierrez Bautista" w:date="2026-10-06T17:37:00Z"/>
          <w:strike/>
          <w:color w:val="FF0000"/>
          <w:lang w:val="es-BO"/>
          <w:rPrChange w:id="5493" w:author="Brenda Lily Gutierrez Bautista" w:date="2026-10-06T17:37:00Z">
            <w:rPr>
              <w:del w:id="5494" w:author="Brenda Lily Gutierrez Bautista" w:date="2026-10-06T17:37:00Z"/>
              <w:lang w:val="es-BO"/>
            </w:rPr>
          </w:rPrChange>
        </w:rPr>
        <w:pPrChange w:id="5495" w:author="Brenda Lily Gutierrez Bautista" w:date="2026-10-06T17:38:00Z">
          <w:pPr/>
        </w:pPrChange>
      </w:pPr>
    </w:p>
    <w:p w14:paraId="39490E99" w14:textId="45D7FD93" w:rsidR="00370C17" w:rsidRPr="002F5919" w:rsidDel="002F5919" w:rsidRDefault="00370C17" w:rsidP="002F5919">
      <w:pPr>
        <w:shd w:val="clear" w:color="auto" w:fill="F79646" w:themeFill="accent6"/>
        <w:rPr>
          <w:del w:id="5496" w:author="Brenda Lily Gutierrez Bautista" w:date="2026-10-06T17:37:00Z"/>
          <w:strike/>
          <w:color w:val="FF0000"/>
          <w:highlight w:val="green"/>
          <w:lang w:val="es-BO"/>
          <w:rPrChange w:id="5497" w:author="Brenda Lily Gutierrez Bautista" w:date="2026-10-06T17:37:00Z">
            <w:rPr>
              <w:del w:id="5498" w:author="Brenda Lily Gutierrez Bautista" w:date="2026-10-06T17:37:00Z"/>
              <w:lang w:val="es-BO"/>
            </w:rPr>
          </w:rPrChange>
        </w:rPr>
        <w:pPrChange w:id="5499" w:author="Brenda Lily Gutierrez Bautista" w:date="2026-10-06T17:38:00Z">
          <w:pPr/>
        </w:pPrChange>
      </w:pPr>
      <w:del w:id="5500" w:author="Brenda Lily Gutierrez Bautista" w:date="2026-10-06T17:37:00Z">
        <w:r w:rsidRPr="002F5919" w:rsidDel="002F5919">
          <w:rPr>
            <w:strike/>
            <w:color w:val="FF0000"/>
            <w:lang w:val="es-BO"/>
            <w:rPrChange w:id="5501" w:author="Brenda Lily Gutierrez Bautista" w:date="2026-10-06T17:37:00Z">
              <w:rPr>
                <w:lang w:val="es-BO"/>
              </w:rPr>
            </w:rPrChange>
          </w:rPr>
          <w:delText xml:space="preserve">II. </w:delText>
        </w:r>
        <w:r w:rsidRPr="002F5919" w:rsidDel="002F5919">
          <w:rPr>
            <w:strike/>
            <w:color w:val="FF0000"/>
            <w:highlight w:val="green"/>
            <w:lang w:val="es-BO"/>
            <w:rPrChange w:id="5502" w:author="Brenda Lily Gutierrez Bautista" w:date="2026-10-06T17:37:00Z">
              <w:rPr>
                <w:lang w:val="es-BO"/>
              </w:rPr>
            </w:rPrChange>
          </w:rPr>
          <w:delText xml:space="preserve">Excepcionalmente la AN y las Entidades Públicas Emisoras podrán coordinar la aplicación de un </w:delText>
        </w:r>
        <w:r w:rsidRPr="002F5919" w:rsidDel="002F5919">
          <w:rPr>
            <w:strike/>
            <w:color w:val="FF0000"/>
            <w:szCs w:val="24"/>
            <w:highlight w:val="green"/>
            <w:lang w:val="es-BO"/>
            <w:rPrChange w:id="5503" w:author="Brenda Lily Gutierrez Bautista" w:date="2026-10-06T17:37:00Z">
              <w:rPr>
                <w:szCs w:val="24"/>
                <w:lang w:val="es-BO"/>
              </w:rPr>
            </w:rPrChange>
          </w:rPr>
          <w:delText>procedimiento alterno ante situaciones de contingencia</w:delText>
        </w:r>
        <w:r w:rsidRPr="002F5919" w:rsidDel="002F5919">
          <w:rPr>
            <w:strike/>
            <w:color w:val="FF0000"/>
            <w:highlight w:val="green"/>
            <w:lang w:val="es-BO"/>
            <w:rPrChange w:id="5504" w:author="Brenda Lily Gutierrez Bautista" w:date="2026-10-06T17:37:00Z">
              <w:rPr>
                <w:lang w:val="es-BO"/>
              </w:rPr>
            </w:rPrChange>
          </w:rPr>
          <w:delText xml:space="preserve">, cuando la situación así lo amerite aspectos que deberá ser justificado en informe de la Entidad Pública Emisora. </w:delText>
        </w:r>
      </w:del>
    </w:p>
    <w:p w14:paraId="1C0F013D" w14:textId="0A27DA94" w:rsidR="00E61161" w:rsidRPr="002F5919" w:rsidDel="002F5919" w:rsidRDefault="00E61161" w:rsidP="002F5919">
      <w:pPr>
        <w:shd w:val="clear" w:color="auto" w:fill="F79646" w:themeFill="accent6"/>
        <w:rPr>
          <w:del w:id="5505" w:author="Brenda Lily Gutierrez Bautista" w:date="2026-10-06T17:37:00Z"/>
          <w:strike/>
          <w:color w:val="FF0000"/>
          <w:lang w:val="es-BO"/>
          <w:rPrChange w:id="5506" w:author="Brenda Lily Gutierrez Bautista" w:date="2026-10-06T17:37:00Z">
            <w:rPr>
              <w:del w:id="5507" w:author="Brenda Lily Gutierrez Bautista" w:date="2026-10-06T17:37:00Z"/>
              <w:color w:val="FF0000"/>
              <w:lang w:val="es-BO"/>
            </w:rPr>
          </w:rPrChange>
        </w:rPr>
        <w:pPrChange w:id="5508" w:author="Brenda Lily Gutierrez Bautista" w:date="2026-10-06T17:38:00Z">
          <w:pPr/>
        </w:pPrChange>
      </w:pPr>
    </w:p>
    <w:p w14:paraId="6F89CBDE" w14:textId="48E6C3C1" w:rsidR="00E61161" w:rsidRPr="002F5919" w:rsidDel="002F5919" w:rsidRDefault="00370C17" w:rsidP="002F5919">
      <w:pPr>
        <w:shd w:val="clear" w:color="auto" w:fill="F79646" w:themeFill="accent6"/>
        <w:jc w:val="left"/>
        <w:rPr>
          <w:ins w:id="5509" w:author="Valeria Tapia" w:date="2026-10-05T12:14:00Z"/>
          <w:del w:id="5510" w:author="Brenda Lily Gutierrez Bautista" w:date="2026-10-06T17:37:00Z"/>
          <w:strike/>
          <w:color w:val="FF0000"/>
          <w:sz w:val="28"/>
          <w:highlight w:val="green"/>
          <w:rPrChange w:id="5511" w:author="Brenda Lily Gutierrez Bautista" w:date="2026-10-06T17:37:00Z">
            <w:rPr>
              <w:ins w:id="5512" w:author="Valeria Tapia" w:date="2026-10-05T12:14:00Z"/>
              <w:del w:id="5513" w:author="Brenda Lily Gutierrez Bautista" w:date="2026-10-06T17:37:00Z"/>
              <w:color w:val="FF0000"/>
              <w:sz w:val="28"/>
              <w:highlight w:val="green"/>
            </w:rPr>
          </w:rPrChange>
        </w:rPr>
        <w:pPrChange w:id="5514" w:author="Brenda Lily Gutierrez Bautista" w:date="2026-10-06T17:38:00Z">
          <w:pPr>
            <w:jc w:val="left"/>
          </w:pPr>
        </w:pPrChange>
      </w:pPr>
      <w:del w:id="5515" w:author="Brenda Lily Gutierrez Bautista" w:date="2026-10-06T17:37:00Z">
        <w:r w:rsidRPr="002F5919" w:rsidDel="002F5919">
          <w:rPr>
            <w:strike/>
            <w:color w:val="FF0000"/>
            <w:szCs w:val="24"/>
            <w:lang w:val="es-BO"/>
            <w:rPrChange w:id="5516" w:author="Brenda Lily Gutierrez Bautista" w:date="2026-10-06T17:37:00Z">
              <w:rPr>
                <w:szCs w:val="24"/>
                <w:lang w:val="es-BO"/>
              </w:rPr>
            </w:rPrChange>
          </w:rPr>
          <w:delText>I</w:delText>
        </w:r>
        <w:r w:rsidRPr="002F5919" w:rsidDel="002F5919">
          <w:rPr>
            <w:strike/>
            <w:color w:val="FF0000"/>
            <w:lang w:val="es-BO"/>
            <w:rPrChange w:id="5517" w:author="Brenda Lily Gutierrez Bautista" w:date="2026-10-06T17:37:00Z">
              <w:rPr>
                <w:lang w:val="es-BO"/>
              </w:rPr>
            </w:rPrChange>
          </w:rPr>
          <w:delText xml:space="preserve">II. </w:delText>
        </w:r>
      </w:del>
      <w:ins w:id="5518" w:author="Valeria Tapia" w:date="2026-10-05T12:14:00Z">
        <w:del w:id="5519" w:author="Brenda Lily Gutierrez Bautista" w:date="2026-10-06T17:37:00Z">
          <w:r w:rsidR="00E61161" w:rsidRPr="002F5919" w:rsidDel="002F5919">
            <w:rPr>
              <w:rFonts w:eastAsia="Arial" w:cs="Arial"/>
              <w:strike/>
              <w:color w:val="FF0000"/>
              <w:highlight w:val="green"/>
              <w:rPrChange w:id="5520" w:author="Brenda Lily Gutierrez Bautista" w:date="2026-10-06T17:37:00Z">
                <w:rPr>
                  <w:rFonts w:eastAsia="Arial" w:cs="Arial"/>
                  <w:color w:val="FF0000"/>
                  <w:highlight w:val="green"/>
                </w:rPr>
              </w:rPrChange>
            </w:rPr>
            <w:delText>En caso de cortes no programados o indisponibilidad técnica en el sistema informático de la EPE:</w:delText>
          </w:r>
        </w:del>
      </w:ins>
    </w:p>
    <w:p w14:paraId="145EEC54" w14:textId="6EF627BA" w:rsidR="00E61161" w:rsidRPr="002F5919" w:rsidDel="002F5919" w:rsidRDefault="00E61161" w:rsidP="002F5919">
      <w:pPr>
        <w:pStyle w:val="Prrafodelista"/>
        <w:numPr>
          <w:ilvl w:val="0"/>
          <w:numId w:val="130"/>
        </w:numPr>
        <w:shd w:val="clear" w:color="auto" w:fill="F79646" w:themeFill="accent6"/>
        <w:jc w:val="left"/>
        <w:rPr>
          <w:ins w:id="5521" w:author="Valeria Tapia" w:date="2026-10-05T12:14:00Z"/>
          <w:del w:id="5522" w:author="Brenda Lily Gutierrez Bautista" w:date="2026-10-06T17:37:00Z"/>
          <w:strike/>
          <w:color w:val="FF0000"/>
          <w:sz w:val="28"/>
          <w:highlight w:val="green"/>
          <w:rPrChange w:id="5523" w:author="Brenda Lily Gutierrez Bautista" w:date="2026-10-06T17:37:00Z">
            <w:rPr>
              <w:ins w:id="5524" w:author="Valeria Tapia" w:date="2026-10-05T12:14:00Z"/>
              <w:del w:id="5525" w:author="Brenda Lily Gutierrez Bautista" w:date="2026-10-06T17:37:00Z"/>
              <w:color w:val="FF0000"/>
              <w:sz w:val="28"/>
              <w:highlight w:val="green"/>
            </w:rPr>
          </w:rPrChange>
        </w:rPr>
        <w:pPrChange w:id="5526" w:author="Brenda Lily Gutierrez Bautista" w:date="2026-10-06T17:38:00Z">
          <w:pPr>
            <w:pStyle w:val="Prrafodelista"/>
            <w:numPr>
              <w:numId w:val="130"/>
            </w:numPr>
            <w:ind w:left="720" w:hanging="360"/>
            <w:jc w:val="left"/>
          </w:pPr>
        </w:pPrChange>
      </w:pPr>
      <w:ins w:id="5527" w:author="Valeria Tapia" w:date="2026-10-05T12:14:00Z">
        <w:del w:id="5528" w:author="Brenda Lily Gutierrez Bautista" w:date="2026-10-06T17:37:00Z">
          <w:r w:rsidRPr="002F5919" w:rsidDel="002F5919">
            <w:rPr>
              <w:rFonts w:eastAsia="Arial" w:cs="Arial"/>
              <w:strike/>
              <w:color w:val="FF0000"/>
              <w:highlight w:val="green"/>
              <w:rPrChange w:id="5529" w:author="Brenda Lily Gutierrez Bautista" w:date="2026-10-06T17:37:00Z">
                <w:rPr>
                  <w:rFonts w:eastAsia="Arial" w:cs="Arial"/>
                  <w:color w:val="FF0000"/>
                  <w:highlight w:val="green"/>
                </w:rPr>
              </w:rPrChange>
            </w:rPr>
            <w:delText>La EPE comunicará de manera inmediata la interrupción a los usuarios y a la AN al correo electrónico soporte@vuce.gob.bo.</w:delText>
          </w:r>
        </w:del>
      </w:ins>
    </w:p>
    <w:p w14:paraId="189CFC8E" w14:textId="147AC38E" w:rsidR="00E61161" w:rsidRPr="002F5919" w:rsidDel="002F5919" w:rsidRDefault="00E61161" w:rsidP="002F5919">
      <w:pPr>
        <w:pStyle w:val="Prrafodelista"/>
        <w:numPr>
          <w:ilvl w:val="0"/>
          <w:numId w:val="130"/>
        </w:numPr>
        <w:shd w:val="clear" w:color="auto" w:fill="F79646" w:themeFill="accent6"/>
        <w:rPr>
          <w:ins w:id="5530" w:author="Valeria Tapia" w:date="2026-10-05T12:14:00Z"/>
          <w:del w:id="5531" w:author="Brenda Lily Gutierrez Bautista" w:date="2026-10-06T17:37:00Z"/>
          <w:strike/>
          <w:color w:val="FF0000"/>
          <w:sz w:val="28"/>
          <w:highlight w:val="green"/>
          <w:lang w:val="es-BO"/>
          <w:rPrChange w:id="5532" w:author="Brenda Lily Gutierrez Bautista" w:date="2026-10-06T17:37:00Z">
            <w:rPr>
              <w:ins w:id="5533" w:author="Valeria Tapia" w:date="2026-10-05T12:14:00Z"/>
              <w:del w:id="5534" w:author="Brenda Lily Gutierrez Bautista" w:date="2026-10-06T17:37:00Z"/>
              <w:color w:val="FF0000"/>
              <w:sz w:val="28"/>
              <w:highlight w:val="green"/>
              <w:lang w:val="es-BO"/>
            </w:rPr>
          </w:rPrChange>
        </w:rPr>
        <w:pPrChange w:id="5535" w:author="Brenda Lily Gutierrez Bautista" w:date="2026-10-06T17:38:00Z">
          <w:pPr>
            <w:pStyle w:val="Prrafodelista"/>
            <w:numPr>
              <w:numId w:val="130"/>
            </w:numPr>
            <w:ind w:left="720" w:hanging="360"/>
          </w:pPr>
        </w:pPrChange>
      </w:pPr>
      <w:ins w:id="5536" w:author="Valeria Tapia" w:date="2026-10-05T12:14:00Z">
        <w:del w:id="5537" w:author="Brenda Lily Gutierrez Bautista" w:date="2026-10-06T17:37:00Z">
          <w:r w:rsidRPr="002F5919" w:rsidDel="002F5919">
            <w:rPr>
              <w:rFonts w:eastAsia="Arial" w:cs="Arial"/>
              <w:strike/>
              <w:color w:val="FF0000"/>
              <w:highlight w:val="green"/>
              <w:rPrChange w:id="5538" w:author="Brenda Lily Gutierrez Bautista" w:date="2026-10-06T17:37:00Z">
                <w:rPr>
                  <w:rFonts w:eastAsia="Arial" w:cs="Arial"/>
                  <w:color w:val="FF0000"/>
                  <w:highlight w:val="green"/>
                </w:rPr>
              </w:rPrChange>
            </w:rPr>
            <w:delText>Si la interrupción del sistema de la EPE alcanza una duración continua de tres (3) horas, o un acumulado de cuatro (4) horas dentro de una misma jornada laboral, la EPE estará obligada a activar de forma automática su Procedimiento Alterno de Contingencia.</w:delText>
          </w:r>
        </w:del>
      </w:ins>
    </w:p>
    <w:p w14:paraId="213E9695" w14:textId="15F5411B" w:rsidR="00370C17" w:rsidRPr="002F5919" w:rsidDel="002F5919" w:rsidRDefault="00370C17" w:rsidP="002F5919">
      <w:pPr>
        <w:shd w:val="clear" w:color="auto" w:fill="F79646" w:themeFill="accent6"/>
        <w:rPr>
          <w:del w:id="5539" w:author="Brenda Lily Gutierrez Bautista" w:date="2026-10-06T17:37:00Z"/>
          <w:strike/>
          <w:color w:val="FF0000"/>
          <w:lang w:val="es-BO"/>
          <w:rPrChange w:id="5540" w:author="Brenda Lily Gutierrez Bautista" w:date="2026-10-06T17:37:00Z">
            <w:rPr>
              <w:del w:id="5541" w:author="Brenda Lily Gutierrez Bautista" w:date="2026-10-06T17:37:00Z"/>
              <w:lang w:val="es-BO"/>
            </w:rPr>
          </w:rPrChange>
        </w:rPr>
        <w:pPrChange w:id="5542" w:author="Brenda Lily Gutierrez Bautista" w:date="2026-10-06T17:38:00Z">
          <w:pPr/>
        </w:pPrChange>
      </w:pPr>
      <w:del w:id="5543" w:author="Brenda Lily Gutierrez Bautista" w:date="2026-10-06T17:37:00Z">
        <w:r w:rsidRPr="002F5919" w:rsidDel="002F5919">
          <w:rPr>
            <w:strike/>
            <w:color w:val="FF0000"/>
            <w:lang w:val="es-BO"/>
            <w:rPrChange w:id="5544" w:author="Brenda Lily Gutierrez Bautista" w:date="2026-10-06T17:37:00Z">
              <w:rPr>
                <w:lang w:val="es-BO"/>
              </w:rPr>
            </w:rPrChange>
          </w:rPr>
          <w:delText xml:space="preserve">En caso de cortes no programados en el sistema informático de la Entidad Pública Emisora comunicará de manera inmediata este aspecto a los usuarios, y a la AN mediante correo electrónico </w:delText>
        </w:r>
        <w:r w:rsidRPr="002F5919" w:rsidDel="002F5919">
          <w:rPr>
            <w:rStyle w:val="Hipervnculo"/>
            <w:strike/>
            <w:color w:val="FF0000"/>
            <w:rPrChange w:id="5545" w:author="Brenda Lily Gutierrez Bautista" w:date="2026-10-06T17:37:00Z">
              <w:rPr>
                <w:rStyle w:val="Hipervnculo"/>
                <w:color w:val="auto"/>
              </w:rPr>
            </w:rPrChange>
          </w:rPr>
          <w:delText>soporte</w:delText>
        </w:r>
        <w:r w:rsidR="00302DD8" w:rsidRPr="002F5919" w:rsidDel="002F5919">
          <w:rPr>
            <w:strike/>
            <w:color w:val="FF0000"/>
            <w:rPrChange w:id="5546" w:author="Brenda Lily Gutierrez Bautista" w:date="2026-10-06T17:37:00Z">
              <w:rPr>
                <w:rStyle w:val="Hipervnculo"/>
                <w:color w:val="auto"/>
                <w:szCs w:val="24"/>
              </w:rPr>
            </w:rPrChange>
          </w:rPr>
          <w:fldChar w:fldCharType="begin"/>
        </w:r>
        <w:r w:rsidR="00302DD8" w:rsidRPr="002F5919" w:rsidDel="002F5919">
          <w:rPr>
            <w:strike/>
            <w:color w:val="FF0000"/>
            <w:rPrChange w:id="5547" w:author="Brenda Lily Gutierrez Bautista" w:date="2026-10-06T17:37:00Z">
              <w:rPr/>
            </w:rPrChange>
          </w:rPr>
          <w:delInstrText xml:space="preserve"> HYPERLINK "mailto:contacto.entidades@vuce.gob.bo" </w:delInstrText>
        </w:r>
        <w:r w:rsidR="00302DD8" w:rsidRPr="002F5919" w:rsidDel="002F5919">
          <w:rPr>
            <w:strike/>
            <w:color w:val="FF0000"/>
            <w:rPrChange w:id="5548" w:author="Brenda Lily Gutierrez Bautista" w:date="2026-10-06T17:37:00Z">
              <w:rPr>
                <w:rStyle w:val="Hipervnculo"/>
                <w:color w:val="auto"/>
                <w:szCs w:val="24"/>
              </w:rPr>
            </w:rPrChange>
          </w:rPr>
          <w:fldChar w:fldCharType="separate"/>
        </w:r>
        <w:r w:rsidRPr="002F5919" w:rsidDel="002F5919">
          <w:rPr>
            <w:rStyle w:val="Hipervnculo"/>
            <w:strike/>
            <w:color w:val="FF0000"/>
            <w:szCs w:val="24"/>
            <w:rPrChange w:id="5549" w:author="Brenda Lily Gutierrez Bautista" w:date="2026-10-06T17:37:00Z">
              <w:rPr>
                <w:rStyle w:val="Hipervnculo"/>
                <w:color w:val="auto"/>
                <w:szCs w:val="24"/>
              </w:rPr>
            </w:rPrChange>
          </w:rPr>
          <w:delText>@vuce.gob.bo</w:delText>
        </w:r>
        <w:r w:rsidR="00302DD8" w:rsidRPr="002F5919" w:rsidDel="002F5919">
          <w:rPr>
            <w:rStyle w:val="Hipervnculo"/>
            <w:strike/>
            <w:color w:val="FF0000"/>
            <w:szCs w:val="24"/>
            <w:rPrChange w:id="5550" w:author="Brenda Lily Gutierrez Bautista" w:date="2026-10-06T17:37:00Z">
              <w:rPr>
                <w:rStyle w:val="Hipervnculo"/>
                <w:color w:val="auto"/>
                <w:szCs w:val="24"/>
              </w:rPr>
            </w:rPrChange>
          </w:rPr>
          <w:fldChar w:fldCharType="end"/>
        </w:r>
        <w:r w:rsidRPr="002F5919" w:rsidDel="002F5919">
          <w:rPr>
            <w:strike/>
            <w:color w:val="FF0000"/>
            <w:lang w:val="es-BO"/>
            <w:rPrChange w:id="5551" w:author="Brenda Lily Gutierrez Bautista" w:date="2026-10-06T17:37:00Z">
              <w:rPr>
                <w:lang w:val="es-BO"/>
              </w:rPr>
            </w:rPrChange>
          </w:rPr>
          <w:delText xml:space="preserve"> a fin de que la AN comunique a los usuarios a través del portal VUCE.</w:delText>
        </w:r>
      </w:del>
    </w:p>
    <w:p w14:paraId="65C03AD6" w14:textId="151013F4" w:rsidR="00370C17" w:rsidRPr="002F5919" w:rsidDel="002F5919" w:rsidRDefault="00370C17" w:rsidP="002F5919">
      <w:pPr>
        <w:shd w:val="clear" w:color="auto" w:fill="F79646" w:themeFill="accent6"/>
        <w:rPr>
          <w:ins w:id="5552" w:author="Valeria Tapia" w:date="2026-10-05T12:14:00Z"/>
          <w:del w:id="5553" w:author="Brenda Lily Gutierrez Bautista" w:date="2026-10-06T17:37:00Z"/>
          <w:strike/>
          <w:color w:val="FF0000"/>
          <w:rPrChange w:id="5554" w:author="Brenda Lily Gutierrez Bautista" w:date="2026-10-06T17:37:00Z">
            <w:rPr>
              <w:ins w:id="5555" w:author="Valeria Tapia" w:date="2026-10-05T12:14:00Z"/>
              <w:del w:id="5556" w:author="Brenda Lily Gutierrez Bautista" w:date="2026-10-06T17:37:00Z"/>
              <w:color w:val="FF0000"/>
            </w:rPr>
          </w:rPrChange>
        </w:rPr>
        <w:pPrChange w:id="5557" w:author="Brenda Lily Gutierrez Bautista" w:date="2026-10-06T17:38:00Z">
          <w:pPr/>
        </w:pPrChange>
      </w:pPr>
      <w:del w:id="5558" w:author="Brenda Lily Gutierrez Bautista" w:date="2026-10-06T17:37:00Z">
        <w:r w:rsidRPr="002F5919" w:rsidDel="002F5919">
          <w:rPr>
            <w:strike/>
            <w:color w:val="FF0000"/>
            <w:rPrChange w:id="5559" w:author="Brenda Lily Gutierrez Bautista" w:date="2026-10-06T17:37:00Z">
              <w:rPr/>
            </w:rPrChange>
          </w:rPr>
          <w:delText>IV</w:delText>
        </w:r>
      </w:del>
      <w:ins w:id="5560" w:author="Valeria Tapia" w:date="2026-10-05T12:14:00Z">
        <w:del w:id="5561" w:author="Brenda Lily Gutierrez Bautista" w:date="2026-10-06T17:37:00Z">
          <w:r w:rsidR="00E61161" w:rsidRPr="002F5919" w:rsidDel="002F5919">
            <w:rPr>
              <w:strike/>
              <w:color w:val="FF0000"/>
              <w:rPrChange w:id="5562" w:author="Brenda Lily Gutierrez Bautista" w:date="2026-10-06T17:37:00Z">
                <w:rPr>
                  <w:color w:val="FF0000"/>
                </w:rPr>
              </w:rPrChange>
            </w:rPr>
            <w:delText>II</w:delText>
          </w:r>
        </w:del>
      </w:ins>
      <w:del w:id="5563" w:author="Brenda Lily Gutierrez Bautista" w:date="2026-10-06T17:37:00Z">
        <w:r w:rsidRPr="002F5919" w:rsidDel="002F5919">
          <w:rPr>
            <w:strike/>
            <w:color w:val="FF0000"/>
            <w:rPrChange w:id="5564" w:author="Brenda Lily Gutierrez Bautista" w:date="2026-10-06T17:37:00Z">
              <w:rPr/>
            </w:rPrChange>
          </w:rPr>
          <w:delText xml:space="preserve">. </w:delText>
        </w:r>
      </w:del>
      <w:ins w:id="5565" w:author="Valeria Tapia" w:date="2026-10-05T12:15:00Z">
        <w:del w:id="5566" w:author="Brenda Lily Gutierrez Bautista" w:date="2026-10-06T17:37:00Z">
          <w:r w:rsidR="00E61161" w:rsidRPr="002F5919" w:rsidDel="002F5919">
            <w:rPr>
              <w:rFonts w:eastAsia="Arial" w:cs="Arial"/>
              <w:strike/>
              <w:szCs w:val="22"/>
              <w:highlight w:val="green"/>
              <w:rPrChange w:id="5567" w:author="Brenda Lily Gutierrez Bautista" w:date="2026-10-06T17:37:00Z">
                <w:rPr>
                  <w:rFonts w:ascii="Arial" w:eastAsia="Arial" w:hAnsi="Arial" w:cs="Arial"/>
                  <w:sz w:val="22"/>
                </w:rPr>
              </w:rPrChange>
            </w:rPr>
            <w:delText>La EPE deberá ejecutar las acciones técnicas necesarias para restablecer la operatividad de su sistema en un plazo máximo e improrrogable de un (1) día calendario desde la notificación del corte</w:delText>
          </w:r>
        </w:del>
      </w:ins>
      <w:del w:id="5568" w:author="Brenda Lily Gutierrez Bautista" w:date="2026-10-06T17:37:00Z">
        <w:r w:rsidRPr="002F5919" w:rsidDel="002F5919">
          <w:rPr>
            <w:strike/>
            <w:color w:val="FF0000"/>
            <w:szCs w:val="22"/>
            <w:highlight w:val="green"/>
            <w:rPrChange w:id="5569" w:author="Brenda Lily Gutierrez Bautista" w:date="2026-10-06T17:37:00Z">
              <w:rPr/>
            </w:rPrChange>
          </w:rPr>
          <w:delText>Entidad Pública Emisora deberá realizar las acciones necesarias para restablecer el sistema en el plazo máximo de un (1) día, debiendo comunicar este aspecto a la AN.</w:delText>
        </w:r>
      </w:del>
    </w:p>
    <w:p w14:paraId="30965044" w14:textId="24DA274C" w:rsidR="00E61161" w:rsidRPr="002F5919" w:rsidDel="002F5919" w:rsidRDefault="00E61161" w:rsidP="002F5919">
      <w:pPr>
        <w:shd w:val="clear" w:color="auto" w:fill="F79646" w:themeFill="accent6"/>
        <w:rPr>
          <w:ins w:id="5570" w:author="Valeria Tapia" w:date="2026-10-05T12:14:00Z"/>
          <w:del w:id="5571" w:author="Brenda Lily Gutierrez Bautista" w:date="2026-10-06T17:37:00Z"/>
          <w:strike/>
          <w:color w:val="FF0000"/>
          <w:rPrChange w:id="5572" w:author="Brenda Lily Gutierrez Bautista" w:date="2026-10-06T17:37:00Z">
            <w:rPr>
              <w:ins w:id="5573" w:author="Valeria Tapia" w:date="2026-10-05T12:14:00Z"/>
              <w:del w:id="5574" w:author="Brenda Lily Gutierrez Bautista" w:date="2026-10-06T17:37:00Z"/>
              <w:color w:val="FF0000"/>
            </w:rPr>
          </w:rPrChange>
        </w:rPr>
        <w:pPrChange w:id="5575" w:author="Brenda Lily Gutierrez Bautista" w:date="2026-10-06T17:38:00Z">
          <w:pPr/>
        </w:pPrChange>
      </w:pPr>
    </w:p>
    <w:p w14:paraId="11921F44" w14:textId="6022562A" w:rsidR="00E61161" w:rsidRPr="002F5919" w:rsidDel="002F5919" w:rsidRDefault="00E61161" w:rsidP="002F5919">
      <w:pPr>
        <w:shd w:val="clear" w:color="auto" w:fill="F79646" w:themeFill="accent6"/>
        <w:rPr>
          <w:del w:id="5576" w:author="Brenda Lily Gutierrez Bautista" w:date="2026-10-06T17:37:00Z"/>
          <w:strike/>
          <w:color w:val="FF0000"/>
          <w:szCs w:val="24"/>
          <w:rPrChange w:id="5577" w:author="Brenda Lily Gutierrez Bautista" w:date="2026-10-06T17:37:00Z">
            <w:rPr>
              <w:del w:id="5578" w:author="Brenda Lily Gutierrez Bautista" w:date="2026-10-06T17:37:00Z"/>
            </w:rPr>
          </w:rPrChange>
        </w:rPr>
        <w:pPrChange w:id="5579" w:author="Brenda Lily Gutierrez Bautista" w:date="2026-10-06T17:38:00Z">
          <w:pPr/>
        </w:pPrChange>
      </w:pPr>
    </w:p>
    <w:p w14:paraId="2F115370" w14:textId="3304938D" w:rsidR="00E61161" w:rsidRPr="002F5919" w:rsidDel="002F5919" w:rsidRDefault="00E61161" w:rsidP="002F5919">
      <w:pPr>
        <w:shd w:val="clear" w:color="auto" w:fill="F79646" w:themeFill="accent6"/>
        <w:rPr>
          <w:ins w:id="5580" w:author="Valeria Tapia" w:date="2026-10-05T12:15:00Z"/>
          <w:del w:id="5581" w:author="Brenda Lily Gutierrez Bautista" w:date="2026-10-06T17:37:00Z"/>
          <w:strike/>
          <w:color w:val="FF0000"/>
          <w:szCs w:val="24"/>
          <w:rPrChange w:id="5582" w:author="Brenda Lily Gutierrez Bautista" w:date="2026-10-06T17:37:00Z">
            <w:rPr>
              <w:ins w:id="5583" w:author="Valeria Tapia" w:date="2026-10-05T12:15:00Z"/>
              <w:del w:id="5584" w:author="Brenda Lily Gutierrez Bautista" w:date="2026-10-06T17:37:00Z"/>
            </w:rPr>
          </w:rPrChange>
        </w:rPr>
        <w:pPrChange w:id="5585" w:author="Brenda Lily Gutierrez Bautista" w:date="2026-10-06T17:38:00Z">
          <w:pPr>
            <w:jc w:val="left"/>
          </w:pPr>
        </w:pPrChange>
      </w:pPr>
      <w:ins w:id="5586" w:author="Valeria Tapia" w:date="2026-10-05T12:15:00Z">
        <w:del w:id="5587" w:author="Brenda Lily Gutierrez Bautista" w:date="2026-10-06T17:37:00Z">
          <w:r w:rsidRPr="002F5919" w:rsidDel="002F5919">
            <w:rPr>
              <w:strike/>
              <w:color w:val="FF0000"/>
              <w:szCs w:val="24"/>
              <w:highlight w:val="cyan"/>
              <w:lang w:val="es-MX"/>
              <w:rPrChange w:id="5588" w:author="Brenda Lily Gutierrez Bautista" w:date="2026-10-06T17:37:00Z">
                <w:rPr>
                  <w:color w:val="FF0000"/>
                  <w:lang w:val="es-MX"/>
                </w:rPr>
              </w:rPrChange>
            </w:rPr>
            <w:delText xml:space="preserve">IV. </w:delText>
          </w:r>
          <w:r w:rsidRPr="002F5919" w:rsidDel="002F5919">
            <w:rPr>
              <w:rFonts w:eastAsia="Arial" w:cs="Arial"/>
              <w:strike/>
              <w:color w:val="FF0000"/>
              <w:szCs w:val="24"/>
              <w:highlight w:val="cyan"/>
              <w:rPrChange w:id="5589" w:author="Brenda Lily Gutierrez Bautista" w:date="2026-10-06T17:37:00Z">
                <w:rPr>
                  <w:rFonts w:ascii="Arial" w:eastAsia="Arial" w:hAnsi="Arial" w:cs="Arial"/>
                  <w:sz w:val="22"/>
                </w:rPr>
              </w:rPrChange>
            </w:rPr>
            <w:delText>Los trámites procesados durante el periodo de contingencia deberán ser regularizados e ingresados en el sistema VUCE dentro de las veinticuatro (24) horas posteriores al restablecimiento del servicio</w:delText>
          </w:r>
        </w:del>
      </w:ins>
      <w:ins w:id="5590" w:author="Valeria Tapia" w:date="2026-10-05T12:17:00Z">
        <w:del w:id="5591" w:author="Brenda Lily Gutierrez Bautista" w:date="2026-10-06T17:37:00Z">
          <w:r w:rsidR="00624942" w:rsidRPr="002F5919" w:rsidDel="002F5919">
            <w:rPr>
              <w:rFonts w:eastAsia="Arial" w:cs="Arial"/>
              <w:strike/>
              <w:color w:val="FF0000"/>
              <w:szCs w:val="24"/>
              <w:rPrChange w:id="5592" w:author="Brenda Lily Gutierrez Bautista" w:date="2026-10-06T17:37:00Z">
                <w:rPr>
                  <w:rFonts w:eastAsia="Arial" w:cs="Arial"/>
                  <w:color w:val="FF0000"/>
                  <w:szCs w:val="24"/>
                </w:rPr>
              </w:rPrChange>
            </w:rPr>
            <w:delText>.</w:delText>
          </w:r>
        </w:del>
      </w:ins>
    </w:p>
    <w:p w14:paraId="2749C1CB" w14:textId="519D565F" w:rsidR="00370C17" w:rsidRPr="002F5919" w:rsidDel="002F5919" w:rsidRDefault="00370C17" w:rsidP="002F5919">
      <w:pPr>
        <w:shd w:val="clear" w:color="auto" w:fill="F79646" w:themeFill="accent6"/>
        <w:rPr>
          <w:del w:id="5593" w:author="Brenda Lily Gutierrez Bautista" w:date="2026-10-06T17:37:00Z"/>
          <w:strike/>
          <w:color w:val="FF0000"/>
          <w:lang w:val="es-MX"/>
          <w:rPrChange w:id="5594" w:author="Brenda Lily Gutierrez Bautista" w:date="2026-10-06T17:37:00Z">
            <w:rPr>
              <w:del w:id="5595" w:author="Brenda Lily Gutierrez Bautista" w:date="2026-10-06T17:37:00Z"/>
              <w:lang w:val="es-MX"/>
            </w:rPr>
          </w:rPrChange>
        </w:rPr>
        <w:pPrChange w:id="5596" w:author="Brenda Lily Gutierrez Bautista" w:date="2026-10-06T17:38:00Z">
          <w:pPr/>
        </w:pPrChange>
      </w:pPr>
    </w:p>
    <w:p w14:paraId="217C22AA" w14:textId="12924E2A" w:rsidR="00370C17" w:rsidRPr="002F5919" w:rsidDel="002F5919" w:rsidRDefault="00370C17" w:rsidP="002F5919">
      <w:pPr>
        <w:pStyle w:val="Ttulo5"/>
        <w:numPr>
          <w:ilvl w:val="0"/>
          <w:numId w:val="5"/>
        </w:numPr>
        <w:shd w:val="clear" w:color="auto" w:fill="F79646" w:themeFill="accent6"/>
        <w:tabs>
          <w:tab w:val="left" w:pos="1701"/>
          <w:tab w:val="num" w:pos="9044"/>
        </w:tabs>
        <w:ind w:left="0" w:firstLine="0"/>
        <w:rPr>
          <w:del w:id="5597" w:author="Brenda Lily Gutierrez Bautista" w:date="2026-10-06T17:37:00Z"/>
          <w:b/>
          <w:strike/>
          <w:color w:val="FF0000"/>
          <w:szCs w:val="24"/>
          <w:lang w:val="es-MX"/>
          <w:rPrChange w:id="5598" w:author="Brenda Lily Gutierrez Bautista" w:date="2026-10-06T17:37:00Z">
            <w:rPr>
              <w:del w:id="5599" w:author="Brenda Lily Gutierrez Bautista" w:date="2026-10-06T17:37:00Z"/>
              <w:b/>
              <w:szCs w:val="24"/>
              <w:lang w:val="es-MX"/>
            </w:rPr>
          </w:rPrChange>
        </w:rPr>
        <w:pPrChange w:id="5600" w:author="Brenda Lily Gutierrez Bautista" w:date="2026-10-06T17:38:00Z">
          <w:pPr>
            <w:pStyle w:val="Ttulo5"/>
            <w:numPr>
              <w:numId w:val="5"/>
            </w:numPr>
            <w:tabs>
              <w:tab w:val="left" w:pos="1701"/>
              <w:tab w:val="num" w:pos="4508"/>
              <w:tab w:val="num" w:pos="9044"/>
            </w:tabs>
          </w:pPr>
        </w:pPrChange>
      </w:pPr>
      <w:del w:id="5601" w:author="Brenda Lily Gutierrez Bautista" w:date="2026-10-06T17:37:00Z">
        <w:r w:rsidRPr="002F5919" w:rsidDel="002F5919">
          <w:rPr>
            <w:strike/>
            <w:color w:val="FF0000"/>
            <w:szCs w:val="24"/>
            <w:lang w:val="es-MX"/>
            <w:rPrChange w:id="5602" w:author="Brenda Lily Gutierrez Bautista" w:date="2026-10-06T17:37:00Z">
              <w:rPr>
                <w:szCs w:val="24"/>
                <w:lang w:val="es-MX"/>
              </w:rPr>
            </w:rPrChange>
          </w:rPr>
          <w:delText xml:space="preserve"> </w:delText>
        </w:r>
        <w:r w:rsidRPr="002F5919" w:rsidDel="002F5919">
          <w:rPr>
            <w:b/>
            <w:strike/>
            <w:color w:val="FF0000"/>
            <w:szCs w:val="24"/>
            <w:lang w:val="es-MX"/>
            <w:rPrChange w:id="5603" w:author="Brenda Lily Gutierrez Bautista" w:date="2026-10-06T17:37:00Z">
              <w:rPr>
                <w:b/>
                <w:szCs w:val="24"/>
                <w:lang w:val="es-MX"/>
              </w:rPr>
            </w:rPrChange>
          </w:rPr>
          <w:delText>(</w:delText>
        </w:r>
        <w:r w:rsidRPr="002F5919" w:rsidDel="002F5919">
          <w:rPr>
            <w:b/>
            <w:strike/>
            <w:color w:val="FF0000"/>
            <w:szCs w:val="24"/>
            <w:rPrChange w:id="5604" w:author="Brenda Lily Gutierrez Bautista" w:date="2026-10-06T17:37:00Z">
              <w:rPr>
                <w:b/>
                <w:szCs w:val="24"/>
              </w:rPr>
            </w:rPrChange>
          </w:rPr>
          <w:delText>CONTINGENCIAS Y REESTABLECIMIENTO DE LA AGETIC).</w:delText>
        </w:r>
        <w:r w:rsidRPr="002F5919" w:rsidDel="002F5919">
          <w:rPr>
            <w:strike/>
            <w:color w:val="FF0000"/>
            <w:szCs w:val="24"/>
            <w:lang w:val="es-BO"/>
            <w:rPrChange w:id="5605" w:author="Brenda Lily Gutierrez Bautista" w:date="2026-10-06T17:37:00Z">
              <w:rPr>
                <w:szCs w:val="24"/>
                <w:lang w:val="es-BO"/>
              </w:rPr>
            </w:rPrChange>
          </w:rPr>
          <w:delText xml:space="preserve"> I. En caso de cortes no programados en el sistema informático de la AGETIC, dicha instancia comunicará de manera inmediata este aspecto a la AN, mediante correo electrónico </w:delText>
        </w:r>
        <w:r w:rsidRPr="002F5919" w:rsidDel="002F5919">
          <w:rPr>
            <w:rStyle w:val="Hipervnculo"/>
            <w:strike/>
            <w:color w:val="FF0000"/>
            <w:rPrChange w:id="5606" w:author="Brenda Lily Gutierrez Bautista" w:date="2026-10-06T17:37:00Z">
              <w:rPr>
                <w:rStyle w:val="Hipervnculo"/>
                <w:color w:val="auto"/>
              </w:rPr>
            </w:rPrChange>
          </w:rPr>
          <w:delText>soporte</w:delText>
        </w:r>
        <w:r w:rsidR="00302DD8" w:rsidRPr="002F5919" w:rsidDel="002F5919">
          <w:rPr>
            <w:strike/>
            <w:color w:val="FF0000"/>
            <w:rPrChange w:id="5607" w:author="Brenda Lily Gutierrez Bautista" w:date="2026-10-06T17:37:00Z">
              <w:rPr>
                <w:rStyle w:val="Hipervnculo"/>
                <w:color w:val="auto"/>
                <w:szCs w:val="24"/>
              </w:rPr>
            </w:rPrChange>
          </w:rPr>
          <w:fldChar w:fldCharType="begin"/>
        </w:r>
        <w:r w:rsidR="00302DD8" w:rsidRPr="002F5919" w:rsidDel="002F5919">
          <w:rPr>
            <w:strike/>
            <w:color w:val="FF0000"/>
            <w:rPrChange w:id="5608" w:author="Brenda Lily Gutierrez Bautista" w:date="2026-10-06T17:37:00Z">
              <w:rPr/>
            </w:rPrChange>
          </w:rPr>
          <w:delInstrText xml:space="preserve"> HYPERLINK "mailto:contacto.entidades@vuce.gob.bo" </w:delInstrText>
        </w:r>
        <w:r w:rsidR="00302DD8" w:rsidRPr="002F5919" w:rsidDel="002F5919">
          <w:rPr>
            <w:strike/>
            <w:color w:val="FF0000"/>
            <w:rPrChange w:id="5609" w:author="Brenda Lily Gutierrez Bautista" w:date="2026-10-06T17:37:00Z">
              <w:rPr>
                <w:rStyle w:val="Hipervnculo"/>
                <w:color w:val="auto"/>
                <w:szCs w:val="24"/>
              </w:rPr>
            </w:rPrChange>
          </w:rPr>
          <w:fldChar w:fldCharType="separate"/>
        </w:r>
        <w:r w:rsidRPr="002F5919" w:rsidDel="002F5919">
          <w:rPr>
            <w:rStyle w:val="Hipervnculo"/>
            <w:strike/>
            <w:color w:val="FF0000"/>
            <w:szCs w:val="24"/>
            <w:rPrChange w:id="5610" w:author="Brenda Lily Gutierrez Bautista" w:date="2026-10-06T17:37:00Z">
              <w:rPr>
                <w:rStyle w:val="Hipervnculo"/>
                <w:color w:val="auto"/>
                <w:szCs w:val="24"/>
              </w:rPr>
            </w:rPrChange>
          </w:rPr>
          <w:delText>@vuce.gob.bo</w:delText>
        </w:r>
        <w:r w:rsidR="00302DD8" w:rsidRPr="002F5919" w:rsidDel="002F5919">
          <w:rPr>
            <w:rStyle w:val="Hipervnculo"/>
            <w:strike/>
            <w:color w:val="FF0000"/>
            <w:szCs w:val="24"/>
            <w:rPrChange w:id="5611" w:author="Brenda Lily Gutierrez Bautista" w:date="2026-10-06T17:37:00Z">
              <w:rPr>
                <w:rStyle w:val="Hipervnculo"/>
                <w:color w:val="auto"/>
                <w:szCs w:val="24"/>
              </w:rPr>
            </w:rPrChange>
          </w:rPr>
          <w:fldChar w:fldCharType="end"/>
        </w:r>
        <w:r w:rsidRPr="002F5919" w:rsidDel="002F5919">
          <w:rPr>
            <w:strike/>
            <w:color w:val="FF0000"/>
            <w:szCs w:val="24"/>
            <w:lang w:val="es-BO"/>
            <w:rPrChange w:id="5612" w:author="Brenda Lily Gutierrez Bautista" w:date="2026-10-06T17:37:00Z">
              <w:rPr>
                <w:szCs w:val="24"/>
                <w:lang w:val="es-BO"/>
              </w:rPr>
            </w:rPrChange>
          </w:rPr>
          <w:delText xml:space="preserve"> a fin de que la AN comunique a los usuarios a través del portal VUCE.</w:delText>
        </w:r>
      </w:del>
    </w:p>
    <w:p w14:paraId="324A85BC" w14:textId="11CD5257" w:rsidR="00370C17" w:rsidRPr="002F5919" w:rsidDel="002F5919" w:rsidRDefault="00370C17" w:rsidP="002F5919">
      <w:pPr>
        <w:shd w:val="clear" w:color="auto" w:fill="F79646" w:themeFill="accent6"/>
        <w:rPr>
          <w:del w:id="5613" w:author="Brenda Lily Gutierrez Bautista" w:date="2026-10-06T17:37:00Z"/>
          <w:strike/>
          <w:color w:val="FF0000"/>
          <w:lang w:val="es-BO"/>
          <w:rPrChange w:id="5614" w:author="Brenda Lily Gutierrez Bautista" w:date="2026-10-06T17:37:00Z">
            <w:rPr>
              <w:del w:id="5615" w:author="Brenda Lily Gutierrez Bautista" w:date="2026-10-06T17:37:00Z"/>
              <w:lang w:val="es-BO"/>
            </w:rPr>
          </w:rPrChange>
        </w:rPr>
        <w:pPrChange w:id="5616" w:author="Brenda Lily Gutierrez Bautista" w:date="2026-10-06T17:38:00Z">
          <w:pPr/>
        </w:pPrChange>
      </w:pPr>
    </w:p>
    <w:p w14:paraId="6FF95D0D" w14:textId="0CDC861C" w:rsidR="00370C17" w:rsidRPr="002F5919" w:rsidDel="002F5919" w:rsidRDefault="00370C17" w:rsidP="002F5919">
      <w:pPr>
        <w:shd w:val="clear" w:color="auto" w:fill="F79646" w:themeFill="accent6"/>
        <w:rPr>
          <w:del w:id="5617" w:author="Brenda Lily Gutierrez Bautista" w:date="2026-10-06T17:37:00Z"/>
          <w:strike/>
          <w:color w:val="FF0000"/>
          <w:rPrChange w:id="5618" w:author="Brenda Lily Gutierrez Bautista" w:date="2026-10-06T17:37:00Z">
            <w:rPr>
              <w:del w:id="5619" w:author="Brenda Lily Gutierrez Bautista" w:date="2026-10-06T17:37:00Z"/>
            </w:rPr>
          </w:rPrChange>
        </w:rPr>
        <w:pPrChange w:id="5620" w:author="Brenda Lily Gutierrez Bautista" w:date="2026-10-06T17:38:00Z">
          <w:pPr/>
        </w:pPrChange>
      </w:pPr>
      <w:del w:id="5621" w:author="Brenda Lily Gutierrez Bautista" w:date="2026-10-06T17:37:00Z">
        <w:r w:rsidRPr="002F5919" w:rsidDel="002F5919">
          <w:rPr>
            <w:strike/>
            <w:color w:val="FF0000"/>
            <w:rPrChange w:id="5622" w:author="Brenda Lily Gutierrez Bautista" w:date="2026-10-06T17:37:00Z">
              <w:rPr/>
            </w:rPrChange>
          </w:rPr>
          <w:delText>II. Cuando el sistema informático de la AGETIC se restablezca, se deberá comunicar este aspecto a la AN.</w:delText>
        </w:r>
      </w:del>
    </w:p>
    <w:p w14:paraId="0A84BE10" w14:textId="0311A3FC" w:rsidR="00370C17" w:rsidRPr="002F5919" w:rsidDel="002F5919" w:rsidRDefault="00370C17" w:rsidP="002F5919">
      <w:pPr>
        <w:shd w:val="clear" w:color="auto" w:fill="F79646" w:themeFill="accent6"/>
        <w:rPr>
          <w:del w:id="5623" w:author="Brenda Lily Gutierrez Bautista" w:date="2026-10-06T17:37:00Z"/>
          <w:strike/>
          <w:color w:val="FF0000"/>
          <w:lang w:val="es-MX"/>
          <w:rPrChange w:id="5624" w:author="Brenda Lily Gutierrez Bautista" w:date="2026-10-06T17:37:00Z">
            <w:rPr>
              <w:del w:id="5625" w:author="Brenda Lily Gutierrez Bautista" w:date="2026-10-06T17:37:00Z"/>
              <w:lang w:val="es-MX"/>
            </w:rPr>
          </w:rPrChange>
        </w:rPr>
        <w:pPrChange w:id="5626" w:author="Brenda Lily Gutierrez Bautista" w:date="2026-10-06T17:38:00Z">
          <w:pPr/>
        </w:pPrChange>
      </w:pPr>
    </w:p>
    <w:p w14:paraId="3C9530D0" w14:textId="7DB26BDF" w:rsidR="00A262B4" w:rsidRPr="002F5919" w:rsidDel="002F5919" w:rsidRDefault="00A262B4" w:rsidP="002F5919">
      <w:pPr>
        <w:pStyle w:val="Ttulo5"/>
        <w:numPr>
          <w:ilvl w:val="0"/>
          <w:numId w:val="5"/>
        </w:numPr>
        <w:shd w:val="clear" w:color="auto" w:fill="F79646" w:themeFill="accent6"/>
        <w:tabs>
          <w:tab w:val="left" w:pos="1701"/>
          <w:tab w:val="num" w:pos="9044"/>
        </w:tabs>
        <w:ind w:left="0" w:firstLine="0"/>
        <w:rPr>
          <w:ins w:id="5627" w:author="Valeria Tapia" w:date="2026-09-28T14:45:00Z"/>
          <w:del w:id="5628" w:author="Brenda Lily Gutierrez Bautista" w:date="2026-10-06T17:37:00Z"/>
          <w:strike/>
          <w:color w:val="FF0000"/>
          <w:rPrChange w:id="5629" w:author="Brenda Lily Gutierrez Bautista" w:date="2026-10-06T17:37:00Z">
            <w:rPr>
              <w:ins w:id="5630" w:author="Valeria Tapia" w:date="2026-09-28T14:45:00Z"/>
              <w:del w:id="5631" w:author="Brenda Lily Gutierrez Bautista" w:date="2026-10-06T17:37:00Z"/>
              <w:color w:val="FF0000"/>
            </w:rPr>
          </w:rPrChange>
        </w:rPr>
        <w:pPrChange w:id="5632" w:author="Brenda Lily Gutierrez Bautista" w:date="2026-10-06T17:38:00Z">
          <w:pPr>
            <w:pStyle w:val="Ttulo5"/>
            <w:numPr>
              <w:numId w:val="5"/>
            </w:numPr>
            <w:tabs>
              <w:tab w:val="left" w:pos="1701"/>
              <w:tab w:val="num" w:pos="4508"/>
              <w:tab w:val="num" w:pos="9044"/>
            </w:tabs>
          </w:pPr>
        </w:pPrChange>
      </w:pPr>
      <w:ins w:id="5633" w:author="Valeria Tapia" w:date="2026-09-28T14:44:00Z">
        <w:del w:id="5634" w:author="Brenda Lily Gutierrez Bautista" w:date="2026-10-06T17:37:00Z">
          <w:r w:rsidRPr="002F5919" w:rsidDel="002F5919">
            <w:rPr>
              <w:strike/>
              <w:color w:val="FF0000"/>
              <w:rPrChange w:id="5635" w:author="Brenda Lily Gutierrez Bautista" w:date="2026-10-06T17:37:00Z">
                <w:rPr>
                  <w:color w:val="FF0000"/>
                </w:rPr>
              </w:rPrChange>
            </w:rPr>
            <w:delText xml:space="preserve"> </w:delText>
          </w:r>
          <w:r w:rsidRPr="002F5919" w:rsidDel="002F5919">
            <w:rPr>
              <w:b/>
              <w:strike/>
              <w:color w:val="FF0000"/>
              <w:rPrChange w:id="5636" w:author="Brenda Lily Gutierrez Bautista" w:date="2026-10-06T17:37:00Z">
                <w:rPr>
                  <w:color w:val="FF0000"/>
                </w:rPr>
              </w:rPrChange>
            </w:rPr>
            <w:delText>(REGISTRO DE INCIDENCIAS Y ACCIONES CORRECTIVAS).</w:delText>
          </w:r>
          <w:r w:rsidRPr="002F5919" w:rsidDel="002F5919">
            <w:rPr>
              <w:strike/>
              <w:color w:val="FF0000"/>
              <w:rPrChange w:id="5637" w:author="Brenda Lily Gutierrez Bautista" w:date="2026-10-06T17:37:00Z">
                <w:rPr>
                  <w:color w:val="FF0000"/>
                </w:rPr>
              </w:rPrChange>
            </w:rPr>
            <w:delText xml:space="preserve"> La AN </w:delText>
          </w:r>
        </w:del>
      </w:ins>
      <w:ins w:id="5638" w:author="Valeria Tapia" w:date="2026-09-28T14:45:00Z">
        <w:del w:id="5639" w:author="Brenda Lily Gutierrez Bautista" w:date="2026-10-06T17:37:00Z">
          <w:r w:rsidRPr="002F5919" w:rsidDel="002F5919">
            <w:rPr>
              <w:strike/>
              <w:color w:val="FF0000"/>
              <w:rPrChange w:id="5640" w:author="Brenda Lily Gutierrez Bautista" w:date="2026-10-06T17:37:00Z">
                <w:rPr>
                  <w:color w:val="FF0000"/>
                </w:rPr>
              </w:rPrChange>
            </w:rPr>
            <w:delText xml:space="preserve">contará con un Registro de Incidencias y Acciones Correctivas, </w:delText>
          </w:r>
        </w:del>
      </w:ins>
      <w:ins w:id="5641" w:author="Valeria Tapia" w:date="2026-09-28T14:46:00Z">
        <w:del w:id="5642" w:author="Brenda Lily Gutierrez Bautista" w:date="2026-10-06T17:37:00Z">
          <w:r w:rsidRPr="002F5919" w:rsidDel="002F5919">
            <w:rPr>
              <w:strike/>
              <w:color w:val="FF0000"/>
              <w:rPrChange w:id="5643" w:author="Brenda Lily Gutierrez Bautista" w:date="2026-10-06T17:37:00Z">
                <w:rPr/>
              </w:rPrChange>
            </w:rPr>
            <w:delText xml:space="preserve">para </w:delText>
          </w:r>
          <w:r w:rsidRPr="002F5919" w:rsidDel="002F5919">
            <w:rPr>
              <w:rStyle w:val="Textoennegrita"/>
              <w:b w:val="0"/>
              <w:strike/>
              <w:color w:val="FF0000"/>
              <w:rPrChange w:id="5644" w:author="Brenda Lily Gutierrez Bautista" w:date="2026-10-06T17:37:00Z">
                <w:rPr>
                  <w:rStyle w:val="Textoennegrita"/>
                </w:rPr>
              </w:rPrChange>
            </w:rPr>
            <w:delText>documentar problemas identificados durante la operación o implementación</w:delText>
          </w:r>
        </w:del>
      </w:ins>
      <w:ins w:id="5645" w:author="Valeria Tapia" w:date="2026-09-28T14:47:00Z">
        <w:del w:id="5646" w:author="Brenda Lily Gutierrez Bautista" w:date="2026-10-06T17:37:00Z">
          <w:r w:rsidRPr="002F5919" w:rsidDel="002F5919">
            <w:rPr>
              <w:rStyle w:val="Textoennegrita"/>
              <w:b w:val="0"/>
              <w:strike/>
              <w:color w:val="FF0000"/>
              <w:rPrChange w:id="5647" w:author="Brenda Lily Gutierrez Bautista" w:date="2026-10-06T17:37:00Z">
                <w:rPr>
                  <w:rStyle w:val="Textoennegrita"/>
                  <w:b w:val="0"/>
                  <w:color w:val="FF0000"/>
                </w:rPr>
              </w:rPrChange>
            </w:rPr>
            <w:delText xml:space="preserve"> del trámite APCO</w:delText>
          </w:r>
        </w:del>
      </w:ins>
      <w:ins w:id="5648" w:author="Valeria Tapia" w:date="2026-09-28T14:46:00Z">
        <w:del w:id="5649" w:author="Brenda Lily Gutierrez Bautista" w:date="2026-10-06T17:37:00Z">
          <w:r w:rsidRPr="002F5919" w:rsidDel="002F5919">
            <w:rPr>
              <w:rStyle w:val="Textoennegrita"/>
              <w:b w:val="0"/>
              <w:strike/>
              <w:color w:val="FF0000"/>
              <w:rPrChange w:id="5650" w:author="Brenda Lily Gutierrez Bautista" w:date="2026-10-06T17:37:00Z">
                <w:rPr>
                  <w:rStyle w:val="Textoennegrita"/>
                </w:rPr>
              </w:rPrChange>
            </w:rPr>
            <w:delText>, las causas, las acciones adoptadas para solucionarlos y su seguimiento hasta el cierre</w:delText>
          </w:r>
          <w:r w:rsidRPr="002F5919" w:rsidDel="002F5919">
            <w:rPr>
              <w:strike/>
              <w:rPrChange w:id="5651" w:author="Brenda Lily Gutierrez Bautista" w:date="2026-10-06T17:37:00Z">
                <w:rPr/>
              </w:rPrChange>
            </w:rPr>
            <w:delText>.</w:delText>
          </w:r>
        </w:del>
      </w:ins>
      <w:ins w:id="5652" w:author="Valeria Tapia" w:date="2026-09-28T14:45:00Z">
        <w:del w:id="5653" w:author="Brenda Lily Gutierrez Bautista" w:date="2026-10-06T17:37:00Z">
          <w:r w:rsidRPr="002F5919" w:rsidDel="002F5919">
            <w:rPr>
              <w:strike/>
              <w:color w:val="FF0000"/>
              <w:rPrChange w:id="5654" w:author="Brenda Lily Gutierrez Bautista" w:date="2026-10-06T17:37:00Z">
                <w:rPr>
                  <w:color w:val="FF0000"/>
                </w:rPr>
              </w:rPrChange>
            </w:rPr>
            <w:delText xml:space="preserve"> </w:delText>
          </w:r>
        </w:del>
      </w:ins>
    </w:p>
    <w:p w14:paraId="6D3EDCEA" w14:textId="0A508C3D" w:rsidR="00A262B4" w:rsidRPr="00A262B4" w:rsidRDefault="00A262B4">
      <w:pPr>
        <w:pStyle w:val="Ttulo5"/>
        <w:tabs>
          <w:tab w:val="left" w:pos="1701"/>
          <w:tab w:val="num" w:pos="9044"/>
        </w:tabs>
        <w:rPr>
          <w:ins w:id="5655" w:author="Valeria Tapia" w:date="2026-09-28T14:44:00Z"/>
          <w:color w:val="FF0000"/>
          <w:rPrChange w:id="5656" w:author="Valeria Tapia" w:date="2026-09-28T14:44:00Z">
            <w:rPr>
              <w:ins w:id="5657" w:author="Valeria Tapia" w:date="2026-09-28T14:44:00Z"/>
              <w:color w:val="FF0000"/>
              <w:szCs w:val="24"/>
              <w:lang w:val="es-MX"/>
            </w:rPr>
          </w:rPrChange>
        </w:rPr>
        <w:pPrChange w:id="5658" w:author="Valeria Tapia" w:date="2026-09-28T14:45:00Z">
          <w:pPr>
            <w:pStyle w:val="Ttulo5"/>
            <w:numPr>
              <w:numId w:val="5"/>
            </w:numPr>
            <w:tabs>
              <w:tab w:val="left" w:pos="1701"/>
              <w:tab w:val="num" w:pos="4508"/>
              <w:tab w:val="num" w:pos="9044"/>
            </w:tabs>
            <w:ind w:left="4508" w:hanging="1814"/>
          </w:pPr>
        </w:pPrChange>
      </w:pPr>
    </w:p>
    <w:p w14:paraId="4B1528B2" w14:textId="4EF76378" w:rsidR="00370C17" w:rsidDel="002F5919" w:rsidRDefault="00370C17" w:rsidP="002F5919">
      <w:pPr>
        <w:pStyle w:val="Ttulo5"/>
        <w:numPr>
          <w:ilvl w:val="0"/>
          <w:numId w:val="5"/>
        </w:numPr>
        <w:shd w:val="clear" w:color="auto" w:fill="F79646" w:themeFill="accent6"/>
        <w:tabs>
          <w:tab w:val="left" w:pos="1701"/>
          <w:tab w:val="num" w:pos="9044"/>
        </w:tabs>
        <w:ind w:left="0" w:firstLine="0"/>
        <w:rPr>
          <w:ins w:id="5659" w:author="Valeria Tapia" w:date="2026-09-28T14:43:00Z"/>
          <w:del w:id="5660" w:author="Brenda Lily Gutierrez Bautista" w:date="2026-10-06T17:38:00Z"/>
          <w:color w:val="FF0000"/>
        </w:rPr>
        <w:pPrChange w:id="5661" w:author="Brenda Lily Gutierrez Bautista" w:date="2026-10-06T17:38:00Z">
          <w:pPr>
            <w:pStyle w:val="Ttulo5"/>
            <w:numPr>
              <w:numId w:val="5"/>
            </w:numPr>
            <w:tabs>
              <w:tab w:val="left" w:pos="1701"/>
              <w:tab w:val="num" w:pos="4508"/>
              <w:tab w:val="num" w:pos="9044"/>
            </w:tabs>
          </w:pPr>
        </w:pPrChange>
      </w:pPr>
      <w:del w:id="5662" w:author="Brenda Lily Gutierrez Bautista" w:date="2026-10-06T17:38:00Z">
        <w:r w:rsidRPr="00A262B4" w:rsidDel="002F5919">
          <w:rPr>
            <w:color w:val="FF0000"/>
            <w:szCs w:val="24"/>
            <w:lang w:val="es-MX"/>
            <w:rPrChange w:id="5663" w:author="Valeria Tapia" w:date="2026-09-28T14:43:00Z">
              <w:rPr>
                <w:szCs w:val="24"/>
                <w:lang w:val="es-MX"/>
              </w:rPr>
            </w:rPrChange>
          </w:rPr>
          <w:delText xml:space="preserve"> </w:delText>
        </w:r>
        <w:r w:rsidRPr="00A262B4" w:rsidDel="002F5919">
          <w:rPr>
            <w:b/>
            <w:color w:val="FF0000"/>
            <w:szCs w:val="24"/>
            <w:lang w:val="es-MX"/>
            <w:rPrChange w:id="5664" w:author="Valeria Tapia" w:date="2026-09-28T14:43:00Z">
              <w:rPr>
                <w:b/>
                <w:szCs w:val="24"/>
                <w:lang w:val="es-MX"/>
              </w:rPr>
            </w:rPrChange>
          </w:rPr>
          <w:delText>(</w:delText>
        </w:r>
        <w:r w:rsidRPr="00A262B4" w:rsidDel="002F5919">
          <w:rPr>
            <w:b/>
            <w:color w:val="FF0000"/>
            <w:szCs w:val="24"/>
            <w:rPrChange w:id="5665" w:author="Valeria Tapia" w:date="2026-09-28T14:43:00Z">
              <w:rPr>
                <w:b/>
                <w:szCs w:val="24"/>
              </w:rPr>
            </w:rPrChange>
          </w:rPr>
          <w:delText>DOCUMENTOS REQUERIDOS EMITIDOS POR CONTIGENCIA).</w:delText>
        </w:r>
        <w:r w:rsidRPr="00A262B4" w:rsidDel="002F5919">
          <w:rPr>
            <w:color w:val="FF0000"/>
            <w:rPrChange w:id="5666" w:author="Valeria Tapia" w:date="2026-09-28T14:43:00Z">
              <w:rPr/>
            </w:rPrChange>
          </w:rPr>
          <w:delText xml:space="preserve"> Los documentos requeridos por normativa específica para operaciones de comercio exterior que sean obtenidos en situaciones de contingencia, serán aceptados por la AN y demás entidades, en tanto se solucione la contingencia presentada.</w:delText>
        </w:r>
      </w:del>
    </w:p>
    <w:p w14:paraId="5EC4BDDB" w14:textId="77777777" w:rsidR="00A262B4" w:rsidRDefault="00A262B4">
      <w:pPr>
        <w:rPr>
          <w:ins w:id="5667" w:author="Valeria Tapia" w:date="2026-09-28T14:43:00Z"/>
        </w:rPr>
        <w:pPrChange w:id="5668" w:author="Valeria Tapia" w:date="2026-09-28T14:43:00Z">
          <w:pPr>
            <w:pStyle w:val="Ttulo5"/>
            <w:numPr>
              <w:numId w:val="5"/>
            </w:numPr>
            <w:tabs>
              <w:tab w:val="left" w:pos="1701"/>
              <w:tab w:val="num" w:pos="4508"/>
              <w:tab w:val="num" w:pos="9044"/>
            </w:tabs>
            <w:ind w:left="4508" w:hanging="1814"/>
          </w:pPr>
        </w:pPrChange>
      </w:pPr>
    </w:p>
    <w:p w14:paraId="3CB45572" w14:textId="77777777" w:rsidR="00A262B4" w:rsidRPr="00A262B4" w:rsidRDefault="00A262B4">
      <w:pPr>
        <w:rPr>
          <w:rPrChange w:id="5669" w:author="Valeria Tapia" w:date="2026-09-28T14:43:00Z">
            <w:rPr>
              <w:b/>
              <w:szCs w:val="24"/>
              <w:lang w:val="es-MX"/>
            </w:rPr>
          </w:rPrChange>
        </w:rPr>
        <w:pPrChange w:id="5670" w:author="Valeria Tapia" w:date="2026-09-28T14:43:00Z">
          <w:pPr>
            <w:pStyle w:val="Ttulo5"/>
            <w:numPr>
              <w:numId w:val="5"/>
            </w:numPr>
            <w:tabs>
              <w:tab w:val="left" w:pos="1701"/>
              <w:tab w:val="num" w:pos="4508"/>
              <w:tab w:val="num" w:pos="9044"/>
            </w:tabs>
            <w:ind w:left="4508" w:hanging="1814"/>
          </w:pPr>
        </w:pPrChange>
      </w:pPr>
    </w:p>
    <w:p w14:paraId="600CE05F" w14:textId="77777777" w:rsidR="00370C17" w:rsidRPr="00F073C2" w:rsidRDefault="00370C17" w:rsidP="00370C17"/>
    <w:p w14:paraId="69088E07" w14:textId="517CE4CA" w:rsidR="00370C17" w:rsidRPr="00F073C2" w:rsidRDefault="00370C17" w:rsidP="00370C17">
      <w:pPr>
        <w:pStyle w:val="Titulo"/>
      </w:pPr>
      <w:bookmarkStart w:id="5671" w:name="_Toc206684716"/>
      <w:r w:rsidRPr="00F073C2">
        <w:t>TÍTULO V</w:t>
      </w:r>
      <w:bookmarkEnd w:id="5671"/>
    </w:p>
    <w:p w14:paraId="083D8381" w14:textId="77777777" w:rsidR="00370C17" w:rsidRPr="00F073C2" w:rsidRDefault="00370C17" w:rsidP="00370C17">
      <w:pPr>
        <w:pStyle w:val="Titulo"/>
      </w:pPr>
      <w:bookmarkStart w:id="5672" w:name="_Toc197893826"/>
      <w:bookmarkStart w:id="5673" w:name="_Toc206684717"/>
      <w:r w:rsidRPr="00F073C2">
        <w:t>EJECUCIÓN DEL CRONOGRAMA DE IMPLEMENTACIÓN GRADUAL</w:t>
      </w:r>
      <w:bookmarkEnd w:id="5672"/>
      <w:bookmarkEnd w:id="5673"/>
    </w:p>
    <w:p w14:paraId="3AEAA0FD" w14:textId="77777777" w:rsidR="00370C17" w:rsidRPr="00F073C2" w:rsidRDefault="00370C17" w:rsidP="00370C17"/>
    <w:p w14:paraId="562EDB6E" w14:textId="77777777" w:rsidR="00370C17" w:rsidRPr="00F073C2" w:rsidRDefault="00370C17" w:rsidP="00370C17">
      <w:pPr>
        <w:pStyle w:val="Capitulo"/>
      </w:pPr>
      <w:bookmarkStart w:id="5674" w:name="_Toc206684718"/>
      <w:r w:rsidRPr="00F073C2">
        <w:t>CAPÍTULO I</w:t>
      </w:r>
      <w:bookmarkEnd w:id="5674"/>
    </w:p>
    <w:p w14:paraId="5EA4FCC7" w14:textId="77777777" w:rsidR="00370C17" w:rsidRPr="00F073C2" w:rsidRDefault="00370C17" w:rsidP="00370C17">
      <w:pPr>
        <w:pStyle w:val="Titulo"/>
      </w:pPr>
      <w:bookmarkStart w:id="5675" w:name="_Toc206684719"/>
      <w:r w:rsidRPr="00F073C2">
        <w:t>IMPLEMENTACIÓN DEL CRONOGRAMA</w:t>
      </w:r>
      <w:bookmarkEnd w:id="5675"/>
    </w:p>
    <w:p w14:paraId="0422EE1B" w14:textId="77777777" w:rsidR="00370C17" w:rsidRPr="00DE605E" w:rsidRDefault="00370C17" w:rsidP="00DE605E">
      <w:pPr>
        <w:rPr>
          <w:lang w:val="es-MX"/>
        </w:rPr>
      </w:pPr>
    </w:p>
    <w:p w14:paraId="6A77CFA4" w14:textId="5D46B7DE" w:rsidR="00370C17" w:rsidRDefault="00370C17" w:rsidP="00DE605E">
      <w:pPr>
        <w:pStyle w:val="Ttulo5"/>
        <w:numPr>
          <w:ilvl w:val="0"/>
          <w:numId w:val="5"/>
        </w:numPr>
        <w:tabs>
          <w:tab w:val="left" w:pos="1701"/>
          <w:tab w:val="num" w:pos="9044"/>
        </w:tabs>
        <w:ind w:left="0" w:firstLine="0"/>
        <w:rPr>
          <w:ins w:id="5676" w:author="Valeria Tapia" w:date="2026-10-02T16:01:00Z"/>
          <w:szCs w:val="24"/>
        </w:rPr>
      </w:pPr>
      <w:r>
        <w:rPr>
          <w:szCs w:val="24"/>
          <w:lang w:val="es-MX"/>
        </w:rPr>
        <w:t xml:space="preserve"> </w:t>
      </w:r>
      <w:r>
        <w:rPr>
          <w:b/>
          <w:szCs w:val="24"/>
          <w:lang w:val="es-MX"/>
        </w:rPr>
        <w:t>(PA</w:t>
      </w:r>
      <w:r w:rsidRPr="00860C2D">
        <w:rPr>
          <w:b/>
          <w:szCs w:val="24"/>
        </w:rPr>
        <w:t>RÁMETROS DEL CRONOGRAMA)</w:t>
      </w:r>
      <w:r w:rsidR="00952496">
        <w:rPr>
          <w:b/>
          <w:szCs w:val="24"/>
        </w:rPr>
        <w:t>.</w:t>
      </w:r>
      <w:r w:rsidRPr="000F29C4">
        <w:rPr>
          <w:szCs w:val="24"/>
          <w:lang w:val="es-BO"/>
        </w:rPr>
        <w:t xml:space="preserve"> </w:t>
      </w:r>
      <w:r w:rsidRPr="00B630AC">
        <w:rPr>
          <w:szCs w:val="24"/>
        </w:rPr>
        <w:t>El Cronograma de Implementación Gradual de la VUCE en aplicación del Decreto Supremo N° 5</w:t>
      </w:r>
      <w:ins w:id="5677" w:author="Valeria Tapia" w:date="2026-10-02T15:59:00Z">
        <w:r w:rsidR="004D35E8">
          <w:rPr>
            <w:szCs w:val="24"/>
          </w:rPr>
          <w:t>724</w:t>
        </w:r>
      </w:ins>
      <w:del w:id="5678" w:author="Valeria Tapia" w:date="2026-10-02T15:59:00Z">
        <w:r w:rsidRPr="00B630AC" w:rsidDel="004D35E8">
          <w:rPr>
            <w:szCs w:val="24"/>
          </w:rPr>
          <w:delText>211</w:delText>
        </w:r>
      </w:del>
      <w:r w:rsidRPr="00B630AC">
        <w:rPr>
          <w:szCs w:val="24"/>
        </w:rPr>
        <w:t xml:space="preserve"> de 2</w:t>
      </w:r>
      <w:del w:id="5679" w:author="Valeria Tapia" w:date="2026-10-02T16:00:00Z">
        <w:r w:rsidRPr="00B630AC" w:rsidDel="004D35E8">
          <w:rPr>
            <w:szCs w:val="24"/>
          </w:rPr>
          <w:delText>8</w:delText>
        </w:r>
      </w:del>
      <w:ins w:id="5680" w:author="Valeria Tapia" w:date="2026-10-02T16:00:00Z">
        <w:r w:rsidR="004D35E8">
          <w:rPr>
            <w:szCs w:val="24"/>
          </w:rPr>
          <w:t>4</w:t>
        </w:r>
      </w:ins>
      <w:r w:rsidRPr="00B630AC">
        <w:rPr>
          <w:szCs w:val="24"/>
        </w:rPr>
        <w:t>/0</w:t>
      </w:r>
      <w:del w:id="5681" w:author="Valeria Tapia" w:date="2026-10-02T16:00:00Z">
        <w:r w:rsidRPr="00B630AC" w:rsidDel="004D35E8">
          <w:rPr>
            <w:szCs w:val="24"/>
          </w:rPr>
          <w:delText>8</w:delText>
        </w:r>
      </w:del>
      <w:ins w:id="5682" w:author="Valeria Tapia" w:date="2026-10-02T16:00:00Z">
        <w:r w:rsidR="004D35E8">
          <w:rPr>
            <w:szCs w:val="24"/>
          </w:rPr>
          <w:t>9</w:t>
        </w:r>
      </w:ins>
      <w:r w:rsidRPr="00B630AC">
        <w:rPr>
          <w:szCs w:val="24"/>
        </w:rPr>
        <w:t xml:space="preserve">/2024, se elaborará </w:t>
      </w:r>
      <w:r w:rsidRPr="00370C17">
        <w:rPr>
          <w:szCs w:val="24"/>
        </w:rPr>
        <w:t>considerando los siguientes parámetros:</w:t>
      </w:r>
    </w:p>
    <w:p w14:paraId="439F4161" w14:textId="77777777" w:rsidR="004D35E8" w:rsidRPr="004D35E8" w:rsidRDefault="004D35E8">
      <w:pPr>
        <w:rPr>
          <w:rPrChange w:id="5683" w:author="Valeria Tapia" w:date="2026-10-02T16:01:00Z">
            <w:rPr>
              <w:b/>
              <w:szCs w:val="24"/>
              <w:lang w:val="es-MX"/>
            </w:rPr>
          </w:rPrChange>
        </w:rPr>
        <w:pPrChange w:id="5684" w:author="Valeria Tapia" w:date="2026-10-02T16:01:00Z">
          <w:pPr>
            <w:pStyle w:val="Ttulo5"/>
            <w:numPr>
              <w:numId w:val="5"/>
            </w:numPr>
            <w:tabs>
              <w:tab w:val="left" w:pos="1701"/>
              <w:tab w:val="num" w:pos="4508"/>
              <w:tab w:val="num" w:pos="9044"/>
            </w:tabs>
            <w:ind w:left="4508" w:hanging="1814"/>
          </w:pPr>
        </w:pPrChange>
      </w:pPr>
    </w:p>
    <w:p w14:paraId="66B0D9A6" w14:textId="1F6859C4" w:rsidR="004D35E8" w:rsidRPr="00EC0938" w:rsidRDefault="004D35E8" w:rsidP="004D35E8">
      <w:pPr>
        <w:pStyle w:val="Prrafodelista"/>
        <w:numPr>
          <w:ilvl w:val="0"/>
          <w:numId w:val="100"/>
        </w:numPr>
        <w:rPr>
          <w:ins w:id="5685" w:author="Valeria Tapia" w:date="2026-10-02T16:01:00Z"/>
        </w:rPr>
      </w:pPr>
      <w:ins w:id="5686" w:author="Valeria Tapia" w:date="2026-10-02T16:01:00Z">
        <w:r>
          <w:t xml:space="preserve">Representatividad </w:t>
        </w:r>
        <w:r w:rsidRPr="00D33BE0">
          <w:t xml:space="preserve">de los </w:t>
        </w:r>
        <w:r w:rsidRPr="006452F4">
          <w:t>trámites</w:t>
        </w:r>
        <w:r w:rsidRPr="00EC0938">
          <w:t xml:space="preserve"> APCO en las operaciones de comercio exterior</w:t>
        </w:r>
      </w:ins>
      <w:ins w:id="5687" w:author="Valeria Tapia" w:date="2026-10-02T16:03:00Z">
        <w:r w:rsidR="00305D0E">
          <w:t>.</w:t>
        </w:r>
      </w:ins>
    </w:p>
    <w:p w14:paraId="299AA83F" w14:textId="77777777" w:rsidR="004D35E8" w:rsidRPr="006755B5" w:rsidRDefault="004D35E8" w:rsidP="004D35E8">
      <w:pPr>
        <w:pStyle w:val="Prrafodelista"/>
        <w:numPr>
          <w:ilvl w:val="0"/>
          <w:numId w:val="100"/>
        </w:numPr>
        <w:rPr>
          <w:ins w:id="5688" w:author="Valeria Tapia" w:date="2026-10-02T16:01:00Z"/>
        </w:rPr>
      </w:pPr>
      <w:ins w:id="5689" w:author="Valeria Tapia" w:date="2026-10-02T16:01:00Z">
        <w:r w:rsidRPr="00EC0938">
          <w:lastRenderedPageBreak/>
          <w:t xml:space="preserve">Grado de </w:t>
        </w:r>
        <w:r w:rsidRPr="006755B5">
          <w:t>madurez tecnológica de los sistemas de las EPEs</w:t>
        </w:r>
      </w:ins>
    </w:p>
    <w:p w14:paraId="2D3544CA" w14:textId="77777777" w:rsidR="004D35E8" w:rsidRPr="006755B5" w:rsidRDefault="004D35E8" w:rsidP="004D35E8">
      <w:pPr>
        <w:pStyle w:val="Prrafodelista"/>
        <w:numPr>
          <w:ilvl w:val="0"/>
          <w:numId w:val="100"/>
        </w:numPr>
        <w:rPr>
          <w:ins w:id="5690" w:author="Valeria Tapia" w:date="2026-10-02T16:01:00Z"/>
        </w:rPr>
      </w:pPr>
      <w:ins w:id="5691" w:author="Valeria Tapia" w:date="2026-10-02T16:01:00Z">
        <w:r w:rsidRPr="006755B5">
          <w:t>Capacidad en recursos humanos del área tecnológica de las EPEs</w:t>
        </w:r>
      </w:ins>
    </w:p>
    <w:p w14:paraId="6F9CD34B" w14:textId="77777777" w:rsidR="004D35E8" w:rsidRPr="00F073C2" w:rsidRDefault="004D35E8" w:rsidP="004D35E8">
      <w:pPr>
        <w:pStyle w:val="Prrafodelista"/>
        <w:numPr>
          <w:ilvl w:val="0"/>
          <w:numId w:val="100"/>
        </w:numPr>
        <w:rPr>
          <w:ins w:id="5692" w:author="Valeria Tapia" w:date="2026-10-02T16:01:00Z"/>
        </w:rPr>
      </w:pPr>
      <w:ins w:id="5693" w:author="Valeria Tapia" w:date="2026-10-02T16:01:00Z">
        <w:r w:rsidRPr="00F073C2">
          <w:t>Adecuación de la normativa de las EPEs.</w:t>
        </w:r>
      </w:ins>
    </w:p>
    <w:p w14:paraId="62B4E397" w14:textId="2457492E" w:rsidR="004D35E8" w:rsidRPr="00F073C2" w:rsidRDefault="004D35E8" w:rsidP="004D35E8">
      <w:pPr>
        <w:pStyle w:val="Prrafodelista"/>
        <w:numPr>
          <w:ilvl w:val="0"/>
          <w:numId w:val="100"/>
        </w:numPr>
        <w:rPr>
          <w:ins w:id="5694" w:author="Valeria Tapia" w:date="2026-10-02T16:01:00Z"/>
        </w:rPr>
      </w:pPr>
      <w:ins w:id="5695" w:author="Valeria Tapia" w:date="2026-10-02T16:01:00Z">
        <w:r>
          <w:t>O</w:t>
        </w:r>
        <w:r w:rsidRPr="00F073C2">
          <w:t>tros factores.</w:t>
        </w:r>
      </w:ins>
    </w:p>
    <w:p w14:paraId="1165BA58" w14:textId="66766295" w:rsidR="00370C17" w:rsidRPr="00F073C2" w:rsidRDefault="00370C17" w:rsidP="00370C17"/>
    <w:p w14:paraId="06AA8DCD" w14:textId="4BA0E240" w:rsidR="00370C17" w:rsidRPr="00F073C2" w:rsidDel="004D35E8" w:rsidRDefault="00370C17" w:rsidP="00370C17">
      <w:pPr>
        <w:pStyle w:val="Prrafodelista"/>
        <w:numPr>
          <w:ilvl w:val="0"/>
          <w:numId w:val="39"/>
        </w:numPr>
        <w:tabs>
          <w:tab w:val="left" w:pos="1700"/>
          <w:tab w:val="left" w:pos="3940"/>
        </w:tabs>
        <w:rPr>
          <w:del w:id="5696" w:author="Valeria Tapia" w:date="2026-10-02T16:00:00Z"/>
          <w:b/>
          <w:szCs w:val="24"/>
        </w:rPr>
      </w:pPr>
      <w:del w:id="5697" w:author="Valeria Tapia" w:date="2026-10-02T16:00:00Z">
        <w:r w:rsidRPr="00F073C2" w:rsidDel="004D35E8">
          <w:rPr>
            <w:szCs w:val="24"/>
          </w:rPr>
          <w:delText xml:space="preserve">Cantidad de declaraciones de mercancías de exportación e importación de las tres (3) últimas gestiones, con documentos otorgados por las EPEs, a efectos de establecer su representatividad en las operaciones de comercio exterior. </w:delText>
        </w:r>
      </w:del>
    </w:p>
    <w:p w14:paraId="580E9E0E" w14:textId="6E06F60C" w:rsidR="00370C17" w:rsidRPr="00F073C2" w:rsidDel="004D35E8" w:rsidRDefault="00370C17" w:rsidP="00370C17">
      <w:pPr>
        <w:pStyle w:val="Prrafodelista"/>
        <w:numPr>
          <w:ilvl w:val="0"/>
          <w:numId w:val="39"/>
        </w:numPr>
        <w:tabs>
          <w:tab w:val="left" w:pos="1700"/>
          <w:tab w:val="left" w:pos="3940"/>
        </w:tabs>
        <w:rPr>
          <w:del w:id="5698" w:author="Valeria Tapia" w:date="2026-10-02T16:00:00Z"/>
          <w:b/>
          <w:szCs w:val="24"/>
        </w:rPr>
      </w:pPr>
      <w:del w:id="5699" w:author="Valeria Tapia" w:date="2026-10-02T16:00:00Z">
        <w:r w:rsidRPr="00F073C2" w:rsidDel="004D35E8">
          <w:rPr>
            <w:szCs w:val="24"/>
          </w:rPr>
          <w:delText>Valor FOB de las declaraciones de exportación e importación de las tres (3) últimas gestiones con documentos otorgados por las EPEs, para establecer su incidencia en términos de valor en las operaciones de comercio exterior.</w:delText>
        </w:r>
      </w:del>
    </w:p>
    <w:p w14:paraId="43D25BD9" w14:textId="733B5542" w:rsidR="00370C17" w:rsidRPr="00F073C2" w:rsidDel="004D35E8" w:rsidRDefault="00370C17" w:rsidP="00370C17">
      <w:pPr>
        <w:pStyle w:val="Prrafodelista"/>
        <w:numPr>
          <w:ilvl w:val="0"/>
          <w:numId w:val="39"/>
        </w:numPr>
        <w:tabs>
          <w:tab w:val="left" w:pos="1700"/>
          <w:tab w:val="left" w:pos="3940"/>
        </w:tabs>
        <w:rPr>
          <w:del w:id="5700" w:author="Valeria Tapia" w:date="2026-10-02T16:00:00Z"/>
          <w:b/>
          <w:szCs w:val="24"/>
        </w:rPr>
      </w:pPr>
      <w:del w:id="5701" w:author="Valeria Tapia" w:date="2026-10-02T16:00:00Z">
        <w:r w:rsidRPr="00F073C2" w:rsidDel="004D35E8">
          <w:rPr>
            <w:szCs w:val="24"/>
          </w:rPr>
          <w:delText>Cantidad de Autorizaciones Previas, Certificaciones, Permisos, Declaraciones Juradas, Certificados de Cumplimiento de Reglamento Técnico u otros documentos emitidos por cada Entidad Pública Emisora, considerándose complejas a aquellas entidades con un mayor número de trámites debido a que requieren un mayor tiempo en su implementación, con relación aquellas que cuenten con un menor número de trámites.</w:delText>
        </w:r>
      </w:del>
    </w:p>
    <w:p w14:paraId="781A68B9" w14:textId="1850E7D1" w:rsidR="00370C17" w:rsidRPr="00F073C2" w:rsidDel="004D35E8" w:rsidRDefault="00370C17" w:rsidP="00370C17">
      <w:pPr>
        <w:pStyle w:val="Prrafodelista"/>
        <w:numPr>
          <w:ilvl w:val="0"/>
          <w:numId w:val="39"/>
        </w:numPr>
        <w:tabs>
          <w:tab w:val="left" w:pos="1700"/>
          <w:tab w:val="left" w:pos="3940"/>
        </w:tabs>
        <w:rPr>
          <w:del w:id="5702" w:author="Valeria Tapia" w:date="2026-10-02T16:00:00Z"/>
          <w:b/>
          <w:szCs w:val="24"/>
        </w:rPr>
      </w:pPr>
      <w:del w:id="5703" w:author="Valeria Tapia" w:date="2026-10-02T16:00:00Z">
        <w:r w:rsidRPr="00F073C2" w:rsidDel="004D35E8">
          <w:rPr>
            <w:szCs w:val="24"/>
          </w:rPr>
          <w:delText>Madurez Tecnológica, se considera si las EPEs, cuentan con un área de sistemas, infraestructura propia, interacción con la AGETIC y si tienen desarrollado un sistema informático para la emisión de certificaciones, autorizaciones previas y/o permisos.</w:delText>
        </w:r>
      </w:del>
    </w:p>
    <w:p w14:paraId="21731709" w14:textId="77777777" w:rsidR="00370C17" w:rsidRDefault="00370C17" w:rsidP="00DE605E">
      <w:pPr>
        <w:rPr>
          <w:lang w:val="es-MX"/>
        </w:rPr>
      </w:pPr>
    </w:p>
    <w:p w14:paraId="5CEB5C65" w14:textId="0B26E81C" w:rsidR="00370C17" w:rsidRPr="00DE605E" w:rsidRDefault="00370C17" w:rsidP="00DE605E">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w:t>
      </w:r>
      <w:r w:rsidRPr="00860C2D">
        <w:rPr>
          <w:b/>
          <w:szCs w:val="24"/>
        </w:rPr>
        <w:t>PONDERACIÓN DE LOS PARÁMETROS)</w:t>
      </w:r>
      <w:r w:rsidRPr="000F29C4">
        <w:rPr>
          <w:szCs w:val="24"/>
          <w:lang w:val="es-BO"/>
        </w:rPr>
        <w:t xml:space="preserve"> </w:t>
      </w:r>
      <w:r w:rsidRPr="00B630AC">
        <w:rPr>
          <w:szCs w:val="24"/>
        </w:rPr>
        <w:t xml:space="preserve">I. </w:t>
      </w:r>
      <w:r w:rsidRPr="00F073C2">
        <w:t xml:space="preserve">Para </w:t>
      </w:r>
      <w:r w:rsidRPr="00860C2D">
        <w:rPr>
          <w:szCs w:val="24"/>
        </w:rPr>
        <w:t>esta</w:t>
      </w:r>
      <w:r w:rsidRPr="000F29C4">
        <w:rPr>
          <w:szCs w:val="24"/>
        </w:rPr>
        <w:t xml:space="preserve">blecer el orden de la implementación gradual de los trámites de las </w:t>
      </w:r>
      <w:r w:rsidRPr="00B630AC">
        <w:rPr>
          <w:szCs w:val="24"/>
        </w:rPr>
        <w:t>EPEs</w:t>
      </w:r>
      <w:r w:rsidRPr="00370C17">
        <w:rPr>
          <w:szCs w:val="24"/>
        </w:rPr>
        <w:t xml:space="preserve"> en la VUCE, se deberá:</w:t>
      </w:r>
    </w:p>
    <w:p w14:paraId="4C447797" w14:textId="77777777" w:rsidR="00370C17" w:rsidRPr="00F073C2" w:rsidRDefault="00370C17" w:rsidP="00370C17"/>
    <w:p w14:paraId="79ACC115" w14:textId="77777777" w:rsidR="00370C17" w:rsidRPr="00F073C2" w:rsidRDefault="00370C17" w:rsidP="00370C17">
      <w:pPr>
        <w:pStyle w:val="Prrafodelista"/>
        <w:numPr>
          <w:ilvl w:val="0"/>
          <w:numId w:val="44"/>
        </w:numPr>
        <w:rPr>
          <w:szCs w:val="24"/>
        </w:rPr>
      </w:pPr>
      <w:r w:rsidRPr="00F073C2">
        <w:rPr>
          <w:szCs w:val="24"/>
        </w:rPr>
        <w:t xml:space="preserve">Otorgar mayor ponderación a los trámites APCO para </w:t>
      </w:r>
      <w:r w:rsidRPr="00F073C2">
        <w:t>exportaciones con relación a los de importación.</w:t>
      </w:r>
    </w:p>
    <w:p w14:paraId="73782BAD" w14:textId="77777777" w:rsidR="00370C17" w:rsidRPr="00F073C2" w:rsidRDefault="00370C17" w:rsidP="00370C17">
      <w:pPr>
        <w:pStyle w:val="Prrafodelista"/>
        <w:numPr>
          <w:ilvl w:val="0"/>
          <w:numId w:val="44"/>
        </w:numPr>
        <w:rPr>
          <w:szCs w:val="24"/>
        </w:rPr>
      </w:pPr>
      <w:r w:rsidRPr="00F073C2">
        <w:rPr>
          <w:szCs w:val="24"/>
        </w:rPr>
        <w:t>Considerar la representatividad, incidencia y la cantidad de trámites de las entidades emisoras de documentos requeridos para operaciones de comercio exterior.</w:t>
      </w:r>
    </w:p>
    <w:p w14:paraId="64307F29" w14:textId="77777777" w:rsidR="00370C17" w:rsidRPr="00F073C2" w:rsidRDefault="00370C17" w:rsidP="00370C17"/>
    <w:p w14:paraId="338B36B7" w14:textId="77777777" w:rsidR="00370C17" w:rsidRPr="00F073C2" w:rsidRDefault="00370C17" w:rsidP="00370C17">
      <w:r w:rsidRPr="00F073C2">
        <w:t>II. El parámetro Cantidad de Declaraciones de Mercancías de exportación e Importación, se empleó la técnica de Normalización Min-Max, asignando la ponderación de cien (100) a las EPEs que cuente con el mayor número de declaraciones, tanto de importación como de exportación con documentos requeridos para operaciones de comercio exterior, para el resto de las EPEs con el mayor número de declaraciones se debe aplicar la siguiente fórmula:</w:t>
      </w:r>
    </w:p>
    <w:p w14:paraId="7EBED6C1" w14:textId="77777777" w:rsidR="00370C17" w:rsidRPr="00F073C2" w:rsidRDefault="00370C17" w:rsidP="00370C17"/>
    <w:p w14:paraId="7A41A6DE" w14:textId="77777777" w:rsidR="00370C17" w:rsidRPr="00F073C2" w:rsidRDefault="00456582" w:rsidP="00370C17">
      <m:oMathPara>
        <m:oMath>
          <m:sSub>
            <m:sSubPr>
              <m:ctrlPr>
                <w:rPr>
                  <w:rFonts w:ascii="Cambria Math" w:hAnsi="Cambria Math" w:cs="Cambria Math"/>
                  <w:i/>
                </w:rPr>
              </m:ctrlPr>
            </m:sSubPr>
            <m:e>
              <m:r>
                <w:rPr>
                  <w:rFonts w:ascii="Cambria Math" w:hAnsi="Cambria Math" w:cs="Cambria Math"/>
                </w:rPr>
                <m:t>Parámetro</m:t>
              </m:r>
            </m:e>
            <m:sub>
              <m:r>
                <w:rPr>
                  <w:rFonts w:ascii="Cambria Math" w:hAnsi="Cambria Math" w:cs="Cambria Math"/>
                </w:rPr>
                <m:t>a</m:t>
              </m:r>
            </m:sub>
          </m:sSub>
          <m:r>
            <w:rPr>
              <w:rFonts w:ascii="Cambria Math" w:hAnsi="Cambria Math" w:cs="Cambria Math"/>
            </w:rPr>
            <m:t xml:space="preserve"> </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CDE*</m:t>
              </m:r>
              <m:r>
                <w:rPr>
                  <w:rFonts w:ascii="Cambria Math" w:hAnsi="Cambria Math" w:cs="Cambria Math"/>
                </w:rPr>
                <m:t>100</m:t>
              </m:r>
            </m:num>
            <m:den>
              <m:r>
                <m:rPr>
                  <m:sty m:val="p"/>
                </m:rPr>
                <w:rPr>
                  <w:rFonts w:ascii="Cambria Math" w:hAnsi="Cambria Math" w:cs="Cambria Math"/>
                </w:rPr>
                <m:t>CDM</m:t>
              </m:r>
            </m:den>
          </m:f>
        </m:oMath>
      </m:oMathPara>
    </w:p>
    <w:p w14:paraId="43AB7D1F" w14:textId="77777777" w:rsidR="00370C17" w:rsidRPr="00F073C2" w:rsidRDefault="00370C17" w:rsidP="00370C17">
      <w:pPr>
        <w:ind w:left="709"/>
      </w:pPr>
      <w:r w:rsidRPr="00F073C2">
        <w:t xml:space="preserve">Dónde: </w:t>
      </w:r>
    </w:p>
    <w:p w14:paraId="24EBEC73" w14:textId="77777777" w:rsidR="00370C17" w:rsidRPr="00F073C2" w:rsidRDefault="00370C17" w:rsidP="00370C17">
      <w:pPr>
        <w:ind w:left="709"/>
      </w:pPr>
    </w:p>
    <w:p w14:paraId="09DAB79F" w14:textId="77777777" w:rsidR="00370C17" w:rsidRPr="00F073C2" w:rsidRDefault="00370C17" w:rsidP="00370C17">
      <w:pPr>
        <w:ind w:left="709"/>
      </w:pPr>
      <w:r w:rsidRPr="00F073C2">
        <w:t>CDE= Cantidad de declaraciones de la Entidad Pública Emisora a evaluar.</w:t>
      </w:r>
    </w:p>
    <w:p w14:paraId="26C2F8F3" w14:textId="77777777" w:rsidR="00370C17" w:rsidRPr="00F073C2" w:rsidRDefault="00370C17" w:rsidP="00370C17">
      <w:pPr>
        <w:ind w:left="1560" w:hanging="851"/>
      </w:pPr>
      <w:r w:rsidRPr="00F073C2">
        <w:t>CDM= Cantidad de Declaraciones de la Entidad Pública Emisora con el máximo número de Declaraciones.</w:t>
      </w:r>
    </w:p>
    <w:p w14:paraId="20D53FDF" w14:textId="77777777" w:rsidR="00370C17" w:rsidRPr="00F073C2" w:rsidRDefault="00370C17" w:rsidP="00370C17">
      <w:pPr>
        <w:ind w:left="1560" w:hanging="851"/>
      </w:pPr>
    </w:p>
    <w:p w14:paraId="30000D54" w14:textId="77777777" w:rsidR="00370C17" w:rsidRPr="00F073C2" w:rsidRDefault="00370C17" w:rsidP="00370C17">
      <w:r w:rsidRPr="00F073C2">
        <w:t>III. Para el parámetro Valor FOB de las declaraciones de exportación e importación, se asignó la ponderación de cien (100) a la entidad que cuente con el mayor Valor FOB, tanto de importación como de exportación, para el resto de las EPEs con el mayor Valor FOB se aplicará la siguiente fórmula:</w:t>
      </w:r>
    </w:p>
    <w:p w14:paraId="0D0C15A7" w14:textId="77777777" w:rsidR="00370C17" w:rsidRPr="00F073C2" w:rsidRDefault="00370C17" w:rsidP="00370C17"/>
    <w:p w14:paraId="23A75BBF" w14:textId="77777777" w:rsidR="00370C17" w:rsidRPr="00F073C2" w:rsidRDefault="00456582" w:rsidP="00370C17">
      <m:oMathPara>
        <m:oMath>
          <m:sSub>
            <m:sSubPr>
              <m:ctrlPr>
                <w:rPr>
                  <w:rFonts w:ascii="Cambria Math" w:hAnsi="Cambria Math" w:cs="Cambria Math"/>
                  <w:i/>
                </w:rPr>
              </m:ctrlPr>
            </m:sSubPr>
            <m:e>
              <m:r>
                <w:rPr>
                  <w:rFonts w:ascii="Cambria Math" w:hAnsi="Cambria Math" w:cs="Cambria Math"/>
                </w:rPr>
                <m:t>Parámetro</m:t>
              </m:r>
            </m:e>
            <m:sub>
              <m:r>
                <w:rPr>
                  <w:rFonts w:ascii="Cambria Math" w:hAnsi="Cambria Math" w:cs="Cambria Math"/>
                </w:rPr>
                <m:t>b</m:t>
              </m:r>
            </m:sub>
          </m:sSub>
          <m:r>
            <w:rPr>
              <w:rFonts w:ascii="Cambria Math" w:hAnsi="Cambria Math" w:cs="Cambria Math"/>
            </w:rPr>
            <m:t xml:space="preserve"> </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VFE*</m:t>
              </m:r>
              <m:r>
                <w:rPr>
                  <w:rFonts w:ascii="Cambria Math" w:hAnsi="Cambria Math" w:cs="Cambria Math"/>
                </w:rPr>
                <m:t>100</m:t>
              </m:r>
            </m:num>
            <m:den>
              <m:r>
                <m:rPr>
                  <m:sty m:val="p"/>
                </m:rPr>
                <w:rPr>
                  <w:rFonts w:ascii="Cambria Math" w:hAnsi="Cambria Math" w:cs="Cambria Math"/>
                </w:rPr>
                <m:t>VFM</m:t>
              </m:r>
            </m:den>
          </m:f>
        </m:oMath>
      </m:oMathPara>
    </w:p>
    <w:p w14:paraId="66776B14" w14:textId="77777777" w:rsidR="00370C17" w:rsidRPr="00F073C2" w:rsidRDefault="00370C17" w:rsidP="00370C17">
      <w:pPr>
        <w:ind w:left="709"/>
      </w:pPr>
      <w:r w:rsidRPr="00F073C2">
        <w:t xml:space="preserve">Dónde: </w:t>
      </w:r>
    </w:p>
    <w:p w14:paraId="0E53BD0E" w14:textId="77777777" w:rsidR="00370C17" w:rsidRPr="00F073C2" w:rsidRDefault="00370C17" w:rsidP="00370C17">
      <w:pPr>
        <w:ind w:left="709"/>
      </w:pPr>
    </w:p>
    <w:p w14:paraId="3D886CF2" w14:textId="77777777" w:rsidR="00370C17" w:rsidRPr="00F073C2" w:rsidRDefault="00370C17" w:rsidP="00370C17">
      <w:pPr>
        <w:ind w:left="709"/>
      </w:pPr>
      <w:r w:rsidRPr="00F073C2">
        <w:t>VFE= Valor FOB de la Entidad Pública Emisora a evaluar.</w:t>
      </w:r>
    </w:p>
    <w:p w14:paraId="35C855DC" w14:textId="77777777" w:rsidR="00370C17" w:rsidRPr="00F073C2" w:rsidRDefault="00370C17" w:rsidP="00370C17">
      <w:pPr>
        <w:ind w:left="709"/>
      </w:pPr>
      <w:r w:rsidRPr="00F073C2">
        <w:t>VFM= Entidad Pública Emisora con el máximo valor FOB</w:t>
      </w:r>
    </w:p>
    <w:p w14:paraId="61929982" w14:textId="77777777" w:rsidR="00370C17" w:rsidRPr="00F073C2" w:rsidRDefault="00370C17" w:rsidP="00370C17"/>
    <w:p w14:paraId="50180018" w14:textId="77777777" w:rsidR="00370C17" w:rsidRPr="00F073C2" w:rsidRDefault="00370C17" w:rsidP="00370C17">
      <w:r w:rsidRPr="00F073C2">
        <w:t>IV. Para el parámetro cantidad de documentos emitidos por entidad, se considerará aquellas entidades con un mayor número de trámites como complejas en el entendido de que este aspecto implica mayor tiempo en su implementación; a objeto de que las mismas cuenten con mayor tiempo para realizar el relevamiento de información, evaluación, propuesta y gestiones previas para ajustar su normativa de ser necesario, aplicando la siguiente fórmula:</w:t>
      </w:r>
    </w:p>
    <w:p w14:paraId="43C879D3" w14:textId="77777777" w:rsidR="00370C17" w:rsidRPr="00F073C2" w:rsidRDefault="00370C17" w:rsidP="00370C17">
      <w:pPr>
        <w:pStyle w:val="Prrafodelista"/>
        <w:ind w:left="720"/>
      </w:pPr>
    </w:p>
    <w:p w14:paraId="7CF67D13" w14:textId="77777777" w:rsidR="00370C17" w:rsidRPr="00F073C2" w:rsidRDefault="00456582" w:rsidP="00370C17">
      <m:oMathPara>
        <m:oMath>
          <m:sSub>
            <m:sSubPr>
              <m:ctrlPr>
                <w:rPr>
                  <w:rFonts w:ascii="Cambria Math" w:hAnsi="Cambria Math" w:cs="Cambria Math"/>
                  <w:i/>
                </w:rPr>
              </m:ctrlPr>
            </m:sSubPr>
            <m:e>
              <m:r>
                <w:rPr>
                  <w:rFonts w:ascii="Cambria Math" w:hAnsi="Cambria Math" w:cs="Cambria Math"/>
                </w:rPr>
                <m:t>Parámetro</m:t>
              </m:r>
            </m:e>
            <m:sub>
              <m:r>
                <w:rPr>
                  <w:rFonts w:ascii="Cambria Math" w:hAnsi="Cambria Math" w:cs="Cambria Math"/>
                </w:rPr>
                <m:t>c</m:t>
              </m:r>
            </m:sub>
          </m:sSub>
          <m:r>
            <w:rPr>
              <w:rFonts w:ascii="Cambria Math" w:hAnsi="Cambria Math" w:cs="Cambria Math"/>
            </w:rPr>
            <m:t xml:space="preserve"> </m:t>
          </m:r>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100-(CDE*</m:t>
              </m:r>
              <m:r>
                <w:rPr>
                  <w:rFonts w:ascii="Cambria Math" w:hAnsi="Cambria Math" w:cs="Cambria Math"/>
                </w:rPr>
                <m:t>100)</m:t>
              </m:r>
            </m:num>
            <m:den>
              <m:r>
                <m:rPr>
                  <m:sty m:val="p"/>
                </m:rPr>
                <w:rPr>
                  <w:rFonts w:ascii="Cambria Math" w:hAnsi="Cambria Math" w:cs="Cambria Math"/>
                </w:rPr>
                <m:t>CDM</m:t>
              </m:r>
            </m:den>
          </m:f>
        </m:oMath>
      </m:oMathPara>
    </w:p>
    <w:p w14:paraId="1729318C" w14:textId="77777777" w:rsidR="00370C17" w:rsidRPr="00F073C2" w:rsidRDefault="00370C17" w:rsidP="00370C17">
      <w:pPr>
        <w:ind w:left="709"/>
      </w:pPr>
      <w:r w:rsidRPr="00F073C2">
        <w:t xml:space="preserve">Dónde: </w:t>
      </w:r>
    </w:p>
    <w:p w14:paraId="225E9437" w14:textId="77777777" w:rsidR="00370C17" w:rsidRPr="00F073C2" w:rsidRDefault="00370C17" w:rsidP="00370C17">
      <w:pPr>
        <w:ind w:left="709"/>
      </w:pPr>
    </w:p>
    <w:p w14:paraId="2168B8FB" w14:textId="77777777" w:rsidR="00370C17" w:rsidRPr="00F073C2" w:rsidRDefault="00370C17" w:rsidP="00370C17">
      <w:pPr>
        <w:ind w:left="709"/>
      </w:pPr>
      <w:r w:rsidRPr="00F073C2">
        <w:t>CDE= Cantidad de documentos emitidos por la entidad evaluada.</w:t>
      </w:r>
    </w:p>
    <w:p w14:paraId="498D3519" w14:textId="77777777" w:rsidR="00370C17" w:rsidRPr="00F073C2" w:rsidRDefault="00370C17" w:rsidP="00370C17">
      <w:pPr>
        <w:ind w:left="709"/>
      </w:pPr>
      <w:r w:rsidRPr="00F073C2">
        <w:t>CDM= Cantidad de documentos de la entidad con mayor número de trámites</w:t>
      </w:r>
    </w:p>
    <w:p w14:paraId="493AD799" w14:textId="77777777" w:rsidR="00370C17" w:rsidRPr="00F073C2" w:rsidRDefault="00370C17" w:rsidP="00370C17"/>
    <w:p w14:paraId="716DE86A" w14:textId="77777777" w:rsidR="00370C17" w:rsidRPr="00F073C2" w:rsidRDefault="00370C17" w:rsidP="00370C17">
      <w:pPr>
        <w:tabs>
          <w:tab w:val="left" w:pos="709"/>
        </w:tabs>
      </w:pPr>
      <w:r w:rsidRPr="00F073C2">
        <w:t>V. Para el parámetro de Madurez Tecnológica se debe considerar si la Entidad Pública Emisora cuenta con los factores:</w:t>
      </w:r>
    </w:p>
    <w:p w14:paraId="207A1090" w14:textId="77777777" w:rsidR="00370C17" w:rsidRPr="00F073C2" w:rsidRDefault="00370C17" w:rsidP="00370C17">
      <w:pPr>
        <w:pStyle w:val="Prrafodelista"/>
        <w:tabs>
          <w:tab w:val="left" w:pos="426"/>
        </w:tabs>
      </w:pPr>
    </w:p>
    <w:p w14:paraId="05DA2714" w14:textId="77777777" w:rsidR="00370C17" w:rsidRPr="00F073C2" w:rsidRDefault="00370C17" w:rsidP="00370C17">
      <w:pPr>
        <w:pStyle w:val="Prrafodelista"/>
        <w:numPr>
          <w:ilvl w:val="0"/>
          <w:numId w:val="52"/>
        </w:numPr>
      </w:pPr>
      <w:r w:rsidRPr="00F073C2">
        <w:lastRenderedPageBreak/>
        <w:t>Sistema para la emisión de los documentos requeridos (Autorizaciones Previas, Certificaciones, Permisos, u otros documentos).</w:t>
      </w:r>
    </w:p>
    <w:p w14:paraId="1D19D7AD" w14:textId="77777777" w:rsidR="00370C17" w:rsidRPr="00F073C2" w:rsidRDefault="00370C17" w:rsidP="00370C17">
      <w:pPr>
        <w:pStyle w:val="Prrafodelista"/>
        <w:numPr>
          <w:ilvl w:val="0"/>
          <w:numId w:val="52"/>
        </w:numPr>
      </w:pPr>
      <w:r w:rsidRPr="00F073C2">
        <w:t>Servicio Web desarrollado.</w:t>
      </w:r>
    </w:p>
    <w:p w14:paraId="0373BE2D" w14:textId="77777777" w:rsidR="00370C17" w:rsidRPr="00F073C2" w:rsidRDefault="00370C17" w:rsidP="00370C17">
      <w:pPr>
        <w:pStyle w:val="Prrafodelista"/>
        <w:numPr>
          <w:ilvl w:val="0"/>
          <w:numId w:val="52"/>
        </w:numPr>
      </w:pPr>
      <w:r w:rsidRPr="00F073C2">
        <w:t>Área de Sistemas.</w:t>
      </w:r>
    </w:p>
    <w:p w14:paraId="0A536BEA" w14:textId="77777777" w:rsidR="00370C17" w:rsidRPr="00F073C2" w:rsidRDefault="00370C17" w:rsidP="00370C17">
      <w:pPr>
        <w:pStyle w:val="Prrafodelista"/>
        <w:numPr>
          <w:ilvl w:val="0"/>
          <w:numId w:val="52"/>
        </w:numPr>
      </w:pPr>
      <w:r w:rsidRPr="00F073C2">
        <w:t>Infraestructura Informática Propia.</w:t>
      </w:r>
    </w:p>
    <w:p w14:paraId="3D5F9FE3" w14:textId="77777777" w:rsidR="00370C17" w:rsidRPr="00F073C2" w:rsidRDefault="00370C17" w:rsidP="00370C17">
      <w:pPr>
        <w:pStyle w:val="Prrafodelista"/>
        <w:numPr>
          <w:ilvl w:val="0"/>
          <w:numId w:val="52"/>
        </w:numPr>
      </w:pPr>
      <w:r w:rsidRPr="00F073C2">
        <w:t>Interacción con AGETIC.</w:t>
      </w:r>
    </w:p>
    <w:p w14:paraId="1885A3EE" w14:textId="77777777" w:rsidR="00370C17" w:rsidRPr="00F073C2" w:rsidRDefault="00370C17" w:rsidP="00370C17"/>
    <w:p w14:paraId="59EE9A7B" w14:textId="77777777" w:rsidR="00370C17" w:rsidRPr="00F073C2" w:rsidRDefault="00370C17" w:rsidP="00862058">
      <w:pPr>
        <w:pStyle w:val="Prrafodelista"/>
        <w:ind w:left="0"/>
      </w:pPr>
      <w:r w:rsidRPr="00F073C2">
        <w:t>VI. A cada factor se le deberá asignar una valoración de veinte (20) si cuenta con este factor y cero (0) caso contrario, sumando la totalidad de la valoración de estos factores para establecer la ponderación del parámetro de madurez tecnológica por cada entidad.</w:t>
      </w:r>
    </w:p>
    <w:p w14:paraId="31A9434A" w14:textId="77777777" w:rsidR="00370C17" w:rsidRPr="00F073C2" w:rsidRDefault="00370C17" w:rsidP="00862058">
      <w:pPr>
        <w:pStyle w:val="Prrafodelista"/>
        <w:ind w:left="0"/>
      </w:pPr>
    </w:p>
    <w:p w14:paraId="45874938" w14:textId="77777777" w:rsidR="00370C17" w:rsidRPr="00F073C2" w:rsidRDefault="00370C17" w:rsidP="00862058">
      <w:pPr>
        <w:tabs>
          <w:tab w:val="left" w:pos="426"/>
        </w:tabs>
      </w:pPr>
      <w:r w:rsidRPr="00F073C2">
        <w:t xml:space="preserve">VII. Los cuatro (4) parámetros identificados, valorados y detallados precedentemente son promediados y ordenados de mayor a menor, para establecer el orden de implementación de los trámites de las EPEs en la VUCE, a efectos de elaborar el Cronograma de Implementación </w:t>
      </w:r>
      <w:r w:rsidRPr="00862058">
        <w:t>Gradual de la</w:t>
      </w:r>
      <w:r w:rsidRPr="00F073C2">
        <w:t xml:space="preserve"> VUCE.</w:t>
      </w:r>
    </w:p>
    <w:p w14:paraId="18539928" w14:textId="77777777" w:rsidR="00862058" w:rsidRPr="00862058" w:rsidRDefault="00862058" w:rsidP="00D3731A"/>
    <w:p w14:paraId="337F3F7F" w14:textId="635F685B" w:rsidR="00862058" w:rsidDel="007F6D35" w:rsidRDefault="00862058" w:rsidP="00D3731A">
      <w:pPr>
        <w:rPr>
          <w:del w:id="5704" w:author="Valeria Tapia" w:date="2026-09-30T12:34:00Z"/>
        </w:rPr>
      </w:pPr>
    </w:p>
    <w:p w14:paraId="30FD6C9B" w14:textId="1319292A" w:rsidR="00D50D5C" w:rsidDel="007F6D35" w:rsidRDefault="00D50D5C" w:rsidP="00D3731A">
      <w:pPr>
        <w:rPr>
          <w:del w:id="5705" w:author="Valeria Tapia" w:date="2026-09-30T12:34:00Z"/>
        </w:rPr>
      </w:pPr>
    </w:p>
    <w:p w14:paraId="053C5360" w14:textId="38802FCC" w:rsidR="00D50D5C" w:rsidRPr="00862058" w:rsidDel="007F6D35" w:rsidRDefault="00D50D5C" w:rsidP="00D3731A">
      <w:pPr>
        <w:rPr>
          <w:del w:id="5706" w:author="Valeria Tapia" w:date="2026-09-30T12:34:00Z"/>
        </w:rPr>
      </w:pPr>
    </w:p>
    <w:p w14:paraId="297FB3DA" w14:textId="07D3B0E6" w:rsidR="00862058" w:rsidDel="007F6D35" w:rsidRDefault="00862058" w:rsidP="00D3731A">
      <w:pPr>
        <w:rPr>
          <w:del w:id="5707" w:author="Valeria Tapia" w:date="2026-09-30T12:34:00Z"/>
        </w:rPr>
      </w:pPr>
    </w:p>
    <w:p w14:paraId="1A782C06" w14:textId="12ECE5AB" w:rsidR="00862058" w:rsidDel="007F6D35" w:rsidRDefault="00862058" w:rsidP="00D3731A">
      <w:pPr>
        <w:rPr>
          <w:del w:id="5708" w:author="Valeria Tapia" w:date="2026-09-30T12:34:00Z"/>
        </w:rPr>
      </w:pPr>
    </w:p>
    <w:p w14:paraId="0F3D8FE4" w14:textId="0A79D293" w:rsidR="00862058" w:rsidDel="007F6D35" w:rsidRDefault="00862058" w:rsidP="00D3731A">
      <w:pPr>
        <w:rPr>
          <w:del w:id="5709" w:author="Valeria Tapia" w:date="2026-09-30T12:34:00Z"/>
        </w:rPr>
      </w:pPr>
    </w:p>
    <w:p w14:paraId="47C5C9A9" w14:textId="32EEDF41" w:rsidR="00862058" w:rsidDel="007F6D35" w:rsidRDefault="00862058" w:rsidP="00D3731A">
      <w:pPr>
        <w:rPr>
          <w:del w:id="5710" w:author="Valeria Tapia" w:date="2026-09-30T12:34:00Z"/>
        </w:rPr>
      </w:pPr>
    </w:p>
    <w:p w14:paraId="23236E84" w14:textId="275A325D" w:rsidR="00862058" w:rsidDel="007F6D35" w:rsidRDefault="00862058" w:rsidP="00D3731A">
      <w:pPr>
        <w:rPr>
          <w:del w:id="5711" w:author="Valeria Tapia" w:date="2026-09-30T12:34:00Z"/>
        </w:rPr>
      </w:pPr>
    </w:p>
    <w:p w14:paraId="215379E6" w14:textId="77777777" w:rsidR="00862058" w:rsidRPr="00862058" w:rsidRDefault="00862058" w:rsidP="00D3731A"/>
    <w:p w14:paraId="01444FBD" w14:textId="77777777" w:rsidR="00A30773" w:rsidRPr="00F073C2" w:rsidRDefault="00A30773" w:rsidP="00862058">
      <w:pPr>
        <w:pStyle w:val="Capitulo"/>
      </w:pPr>
      <w:bookmarkStart w:id="5712" w:name="_Toc206684720"/>
      <w:r w:rsidRPr="00F073C2">
        <w:t>CAPÍTULO II</w:t>
      </w:r>
      <w:bookmarkEnd w:id="5712"/>
    </w:p>
    <w:p w14:paraId="34B3A3DB" w14:textId="77777777" w:rsidR="00A30773" w:rsidRPr="00F073C2" w:rsidRDefault="00A30773" w:rsidP="00862058">
      <w:pPr>
        <w:keepNext/>
        <w:tabs>
          <w:tab w:val="left" w:pos="700"/>
          <w:tab w:val="left" w:pos="980"/>
        </w:tabs>
        <w:jc w:val="center"/>
        <w:outlineLvl w:val="0"/>
        <w:rPr>
          <w:b/>
          <w:bCs/>
          <w:szCs w:val="24"/>
        </w:rPr>
      </w:pPr>
      <w:bookmarkStart w:id="5713" w:name="_Toc206684721"/>
      <w:r w:rsidRPr="00F073C2">
        <w:rPr>
          <w:b/>
          <w:bCs/>
          <w:szCs w:val="24"/>
        </w:rPr>
        <w:t>EJECUCIÓN DEL CRONOGRAMA DE IMPLEMENTACIÓN GRADU</w:t>
      </w:r>
      <w:r w:rsidRPr="00F073C2">
        <w:rPr>
          <w:b/>
          <w:bCs/>
          <w:szCs w:val="24"/>
          <w:lang w:val="es-BO"/>
        </w:rPr>
        <w:t>AL VUCE</w:t>
      </w:r>
      <w:bookmarkEnd w:id="5713"/>
      <w:r w:rsidRPr="00F073C2">
        <w:rPr>
          <w:b/>
          <w:bCs/>
          <w:szCs w:val="24"/>
          <w:lang w:val="es-BO"/>
        </w:rPr>
        <w:t xml:space="preserve"> </w:t>
      </w:r>
    </w:p>
    <w:p w14:paraId="52F35AB3" w14:textId="77777777" w:rsidR="00370C17" w:rsidRPr="00860C2D" w:rsidRDefault="00370C17" w:rsidP="00862058">
      <w:pPr>
        <w:rPr>
          <w:lang w:val="es-MX"/>
        </w:rPr>
      </w:pPr>
    </w:p>
    <w:p w14:paraId="22AA29B9" w14:textId="116ADB4A" w:rsidR="00A30773" w:rsidRPr="00DE605E" w:rsidRDefault="00A30773" w:rsidP="00862058">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(PL</w:t>
      </w:r>
      <w:r w:rsidRPr="00860C2D">
        <w:rPr>
          <w:b/>
          <w:szCs w:val="24"/>
        </w:rPr>
        <w:t xml:space="preserve">AZO PARA LA </w:t>
      </w:r>
      <w:r w:rsidRPr="000F29C4">
        <w:rPr>
          <w:b/>
        </w:rPr>
        <w:t xml:space="preserve">IMPLEMENTACIÓN </w:t>
      </w:r>
      <w:r w:rsidRPr="00B630AC">
        <w:rPr>
          <w:b/>
        </w:rPr>
        <w:t xml:space="preserve">DE </w:t>
      </w:r>
      <w:r w:rsidRPr="00A30773">
        <w:rPr>
          <w:b/>
        </w:rPr>
        <w:t>TRÁMITES APCO</w:t>
      </w:r>
      <w:r w:rsidRPr="00A30773">
        <w:rPr>
          <w:b/>
          <w:szCs w:val="24"/>
        </w:rPr>
        <w:t>)</w:t>
      </w:r>
      <w:r w:rsidRPr="00A30773">
        <w:rPr>
          <w:szCs w:val="24"/>
          <w:lang w:val="es-BO"/>
        </w:rPr>
        <w:t>. I. Las EPEs en coordinación con la AN, en un plazo máximo de ciento veinte (120) días</w:t>
      </w:r>
      <w:ins w:id="5714" w:author="Valeria Tapia" w:date="2026-09-28T12:29:00Z">
        <w:r w:rsidR="006D35B7">
          <w:rPr>
            <w:szCs w:val="24"/>
            <w:lang w:val="es-BO"/>
          </w:rPr>
          <w:t xml:space="preserve"> calendario</w:t>
        </w:r>
      </w:ins>
      <w:r w:rsidRPr="00A30773">
        <w:rPr>
          <w:szCs w:val="24"/>
          <w:lang w:val="es-BO"/>
        </w:rPr>
        <w:t xml:space="preserve"> deberán implementar el trámite APCO en la VUCE, considerando las etapas señaladas en el parágrafo II del Artículo 28 del presente Reglamento.</w:t>
      </w:r>
    </w:p>
    <w:p w14:paraId="750F7113" w14:textId="77777777" w:rsidR="00A30773" w:rsidRPr="00F073C2" w:rsidRDefault="00A30773" w:rsidP="00A30773">
      <w:pPr>
        <w:rPr>
          <w:lang w:val="es-BO"/>
        </w:rPr>
      </w:pPr>
    </w:p>
    <w:p w14:paraId="6C71E20E" w14:textId="77777777" w:rsidR="00A30773" w:rsidRPr="006755B5" w:rsidRDefault="00A30773" w:rsidP="00A30773">
      <w:pPr>
        <w:rPr>
          <w:lang w:val="es-BO"/>
        </w:rPr>
      </w:pPr>
      <w:r w:rsidRPr="00F073C2">
        <w:rPr>
          <w:lang w:val="es-BO"/>
        </w:rPr>
        <w:t>II. E</w:t>
      </w:r>
      <w:r w:rsidRPr="00F073C2">
        <w:rPr>
          <w:szCs w:val="24"/>
          <w:lang w:val="es-BO"/>
        </w:rPr>
        <w:t xml:space="preserve">l inicio de actividades para la implementación del trámite APCO se encuentra establecido en el Anexo </w:t>
      </w:r>
      <w:r w:rsidRPr="006755B5">
        <w:rPr>
          <w:szCs w:val="24"/>
          <w:lang w:val="es-BO"/>
        </w:rPr>
        <w:t xml:space="preserve">9 </w:t>
      </w:r>
      <w:r w:rsidRPr="00F073C2">
        <w:rPr>
          <w:szCs w:val="24"/>
          <w:lang w:val="es-BO"/>
        </w:rPr>
        <w:t>Cronograma de Implementación Gradual.</w:t>
      </w:r>
    </w:p>
    <w:p w14:paraId="45C49C3A" w14:textId="77777777" w:rsidR="00A30773" w:rsidRPr="00860C2D" w:rsidRDefault="00A30773" w:rsidP="00DE605E">
      <w:pPr>
        <w:rPr>
          <w:lang w:val="es-MX"/>
        </w:rPr>
      </w:pPr>
    </w:p>
    <w:p w14:paraId="63D8E252" w14:textId="70EC6E9A" w:rsidR="00DD62D4" w:rsidRPr="00DE605E" w:rsidRDefault="00DD62D4" w:rsidP="00DE605E">
      <w:pPr>
        <w:pStyle w:val="Ttulo5"/>
        <w:numPr>
          <w:ilvl w:val="0"/>
          <w:numId w:val="5"/>
        </w:numPr>
        <w:tabs>
          <w:tab w:val="left" w:pos="1701"/>
          <w:tab w:val="num" w:pos="9044"/>
        </w:tabs>
        <w:ind w:left="0" w:firstLine="0"/>
        <w:rPr>
          <w:b/>
          <w:szCs w:val="24"/>
          <w:lang w:val="es-MX"/>
        </w:rPr>
      </w:pPr>
      <w:r>
        <w:rPr>
          <w:szCs w:val="24"/>
          <w:lang w:val="es-MX"/>
        </w:rPr>
        <w:lastRenderedPageBreak/>
        <w:t xml:space="preserve"> </w:t>
      </w:r>
      <w:r>
        <w:rPr>
          <w:b/>
          <w:szCs w:val="24"/>
          <w:lang w:val="es-MX"/>
        </w:rPr>
        <w:t>(RE</w:t>
      </w:r>
      <w:r w:rsidRPr="00860C2D">
        <w:rPr>
          <w:b/>
        </w:rPr>
        <w:t xml:space="preserve">PROGRAMACIÓN DEL </w:t>
      </w:r>
      <w:r w:rsidRPr="000F29C4">
        <w:rPr>
          <w:b/>
        </w:rPr>
        <w:t>PERIODO DE IMPLEMENTACIÓN DEL TRÁMITE APCO</w:t>
      </w:r>
      <w:r w:rsidRPr="00B630AC">
        <w:rPr>
          <w:b/>
          <w:szCs w:val="24"/>
        </w:rPr>
        <w:t>)</w:t>
      </w:r>
      <w:r w:rsidRPr="00DD62D4">
        <w:rPr>
          <w:szCs w:val="24"/>
          <w:lang w:val="es-BO"/>
        </w:rPr>
        <w:t>. I. L</w:t>
      </w:r>
      <w:r w:rsidRPr="00F073C2">
        <w:t xml:space="preserve">as </w:t>
      </w:r>
      <w:r w:rsidRPr="00860C2D">
        <w:rPr>
          <w:szCs w:val="24"/>
          <w:lang w:val="es-MX"/>
        </w:rPr>
        <w:t>EPEs</w:t>
      </w:r>
      <w:r w:rsidRPr="000F29C4">
        <w:rPr>
          <w:szCs w:val="24"/>
          <w:lang w:val="es-MX"/>
        </w:rPr>
        <w:t xml:space="preserve"> </w:t>
      </w:r>
      <w:r w:rsidRPr="00B630AC">
        <w:rPr>
          <w:szCs w:val="24"/>
          <w:lang w:val="es-MX"/>
        </w:rPr>
        <w:t xml:space="preserve">que </w:t>
      </w:r>
      <w:r w:rsidRPr="00DD62D4">
        <w:rPr>
          <w:szCs w:val="24"/>
          <w:lang w:val="es-MX"/>
        </w:rPr>
        <w:t>requieran la modificación de Ley o Decreto Supremo para la implementación de sus trámites en la VUCE, podrán solicitar la reprogramación de los trámites programados hasta noviembre</w:t>
      </w:r>
      <w:r w:rsidRPr="00860C2D">
        <w:rPr>
          <w:szCs w:val="24"/>
          <w:lang w:val="es-MX"/>
        </w:rPr>
        <w:t xml:space="preserve"> de la Gestión 2025</w:t>
      </w:r>
      <w:r w:rsidRPr="000F29C4">
        <w:rPr>
          <w:szCs w:val="24"/>
          <w:lang w:val="es-MX"/>
        </w:rPr>
        <w:t>.</w:t>
      </w:r>
    </w:p>
    <w:p w14:paraId="126F47F9" w14:textId="77777777" w:rsidR="00DD62D4" w:rsidRPr="00F073C2" w:rsidRDefault="00DD62D4" w:rsidP="00DD62D4">
      <w:pPr>
        <w:rPr>
          <w:lang w:val="es-MX"/>
        </w:rPr>
      </w:pPr>
    </w:p>
    <w:p w14:paraId="5228C950" w14:textId="77777777" w:rsidR="00DD62D4" w:rsidRPr="00F073C2" w:rsidRDefault="00DD62D4" w:rsidP="00DD62D4">
      <w:r w:rsidRPr="00F073C2">
        <w:t>II</w:t>
      </w:r>
      <w:r w:rsidRPr="00F073C2">
        <w:rPr>
          <w:lang w:val="es-MX"/>
        </w:rPr>
        <w:t xml:space="preserve">. Las EPEs deberán solicitar la reprogramación mediante </w:t>
      </w:r>
      <w:r w:rsidRPr="006755B5">
        <w:rPr>
          <w:lang w:val="es-MX"/>
        </w:rPr>
        <w:t xml:space="preserve">nota </w:t>
      </w:r>
      <w:r w:rsidRPr="00F073C2">
        <w:rPr>
          <w:lang w:val="es-MX"/>
        </w:rPr>
        <w:t xml:space="preserve">debidamente justificada,  adjuntando los </w:t>
      </w:r>
      <w:r w:rsidRPr="006755B5">
        <w:rPr>
          <w:lang w:val="es-MX"/>
        </w:rPr>
        <w:t xml:space="preserve">informes técnico y legal </w:t>
      </w:r>
      <w:r w:rsidRPr="00F073C2">
        <w:rPr>
          <w:lang w:val="es-MX"/>
        </w:rPr>
        <w:t xml:space="preserve">dirigidos a la Máxima Autoridad Ejecutiva de su Entidad y a su Ministerio cabeza de </w:t>
      </w:r>
      <w:r w:rsidRPr="006755B5">
        <w:rPr>
          <w:lang w:val="es-MX"/>
        </w:rPr>
        <w:t xml:space="preserve">sector </w:t>
      </w:r>
      <w:r w:rsidRPr="00F073C2">
        <w:rPr>
          <w:lang w:val="es-MX"/>
        </w:rPr>
        <w:t xml:space="preserve">que detallen las gestiones realizadas para la modificación de la norma ante la instancia competente. </w:t>
      </w:r>
    </w:p>
    <w:p w14:paraId="01BFE233" w14:textId="77777777" w:rsidR="00DD62D4" w:rsidRPr="00F073C2" w:rsidRDefault="00DD62D4" w:rsidP="00DD62D4">
      <w:r w:rsidRPr="00F073C2">
        <w:rPr>
          <w:lang w:val="es-MX"/>
        </w:rPr>
        <w:t xml:space="preserve"> </w:t>
      </w:r>
    </w:p>
    <w:p w14:paraId="6DFED25B" w14:textId="395573BA" w:rsidR="00DD62D4" w:rsidRDefault="00DD62D4" w:rsidP="00DE605E">
      <w:pPr>
        <w:rPr>
          <w:ins w:id="5715" w:author="Valeria Tapia" w:date="2026-09-24T12:14:00Z"/>
          <w:szCs w:val="24"/>
          <w:lang w:val="es-BO"/>
        </w:rPr>
      </w:pPr>
      <w:r w:rsidRPr="00F073C2">
        <w:t xml:space="preserve">III. </w:t>
      </w:r>
      <w:r w:rsidRPr="00F073C2">
        <w:rPr>
          <w:szCs w:val="24"/>
          <w:lang w:val="es-BO"/>
        </w:rPr>
        <w:t>La AN evaluará dicha solicitud y, de corresponder, excepcionalmente reprogramará la implementación del trámite APCO hasta un máximo de tres (3) meses posteriores al mes previsto en el Cronograma de Implementación Gradual.</w:t>
      </w:r>
    </w:p>
    <w:p w14:paraId="3BD8F78B" w14:textId="77777777" w:rsidR="005436E6" w:rsidRDefault="005436E6" w:rsidP="00DE605E">
      <w:pPr>
        <w:rPr>
          <w:ins w:id="5716" w:author="Valeria Tapia" w:date="2026-09-24T12:14:00Z"/>
          <w:szCs w:val="24"/>
          <w:lang w:val="es-BO"/>
        </w:rPr>
      </w:pPr>
    </w:p>
    <w:p w14:paraId="0D9D5E40" w14:textId="23C6E68A" w:rsidR="005436E6" w:rsidDel="00074F4E" w:rsidRDefault="005436E6" w:rsidP="00DE605E">
      <w:pPr>
        <w:rPr>
          <w:del w:id="5717" w:author="Valeria Tapia" w:date="2026-09-28T16:02:00Z"/>
          <w:szCs w:val="24"/>
          <w:lang w:val="es-BO"/>
        </w:rPr>
      </w:pPr>
    </w:p>
    <w:p w14:paraId="395C0C65" w14:textId="20870EB5" w:rsidR="00DD62D4" w:rsidRPr="00860C2D" w:rsidDel="00074F4E" w:rsidRDefault="00DD62D4" w:rsidP="00DE605E">
      <w:pPr>
        <w:rPr>
          <w:del w:id="5718" w:author="Valeria Tapia" w:date="2026-09-28T16:02:00Z"/>
          <w:lang w:val="es-MX"/>
        </w:rPr>
      </w:pPr>
    </w:p>
    <w:p w14:paraId="16B2F5F3" w14:textId="627A5E57" w:rsidR="00DD62D4" w:rsidRPr="00DE605E" w:rsidRDefault="00DD62D4" w:rsidP="00DE605E">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(SO</w:t>
      </w:r>
      <w:r w:rsidRPr="00860C2D">
        <w:rPr>
          <w:b/>
          <w:szCs w:val="24"/>
        </w:rPr>
        <w:t xml:space="preserve">LICITUD DE </w:t>
      </w:r>
      <w:r w:rsidRPr="000F29C4">
        <w:rPr>
          <w:b/>
          <w:szCs w:val="24"/>
        </w:rPr>
        <w:t>IMP</w:t>
      </w:r>
      <w:r w:rsidRPr="00B630AC">
        <w:rPr>
          <w:b/>
          <w:szCs w:val="24"/>
        </w:rPr>
        <w:t xml:space="preserve">LEMENTACIÓN </w:t>
      </w:r>
      <w:r w:rsidRPr="00DD62D4">
        <w:rPr>
          <w:b/>
          <w:szCs w:val="24"/>
        </w:rPr>
        <w:t>DE TRÁMITES DE FORMA ANTICIPADA AL CRONOGRAMA)</w:t>
      </w:r>
      <w:r w:rsidRPr="00DD62D4">
        <w:rPr>
          <w:szCs w:val="24"/>
          <w:lang w:val="es-BO"/>
        </w:rPr>
        <w:t xml:space="preserve">. I. </w:t>
      </w:r>
      <w:r w:rsidRPr="00DD62D4">
        <w:rPr>
          <w:szCs w:val="24"/>
        </w:rPr>
        <w:t xml:space="preserve">Si las EPEs requieren anticipar la implementación de su trámite APCO en la VUCE, </w:t>
      </w:r>
      <w:r w:rsidRPr="00DD62D4">
        <w:rPr>
          <w:szCs w:val="24"/>
          <w:lang w:val="es-MX"/>
        </w:rPr>
        <w:t xml:space="preserve">podrán solicitar a la AN mediante nota dirigida a su Máxima Autoridad Ejecutiva para su evaluación, justificando dicha petición y cumpliendo con los requisitos establecidos en el Artículo 29 del presente Reglamento,  adjuntando el </w:t>
      </w:r>
      <w:r w:rsidR="00723501">
        <w:rPr>
          <w:szCs w:val="24"/>
          <w:lang w:val="es-MX"/>
        </w:rPr>
        <w:t>Registro</w:t>
      </w:r>
      <w:r w:rsidR="00723501" w:rsidRPr="00DD62D4">
        <w:rPr>
          <w:szCs w:val="24"/>
          <w:lang w:val="es-MX"/>
        </w:rPr>
        <w:t xml:space="preserve"> </w:t>
      </w:r>
      <w:r w:rsidRPr="00DD62D4">
        <w:rPr>
          <w:szCs w:val="24"/>
          <w:lang w:val="es-MX"/>
        </w:rPr>
        <w:t>R-424 propuesto.</w:t>
      </w:r>
    </w:p>
    <w:p w14:paraId="6A9235AE" w14:textId="77777777" w:rsidR="00DD62D4" w:rsidRPr="00F073C2" w:rsidRDefault="00DD62D4" w:rsidP="00DD62D4">
      <w:pPr>
        <w:pStyle w:val="Prrafodelista"/>
        <w:ind w:left="0"/>
        <w:rPr>
          <w:szCs w:val="24"/>
        </w:rPr>
      </w:pPr>
    </w:p>
    <w:p w14:paraId="06223C37" w14:textId="77777777" w:rsidR="00DD62D4" w:rsidRPr="00F073C2" w:rsidRDefault="00DD62D4" w:rsidP="00DD62D4">
      <w:pPr>
        <w:pStyle w:val="Prrafodelista"/>
        <w:ind w:left="0"/>
        <w:rPr>
          <w:szCs w:val="24"/>
        </w:rPr>
      </w:pPr>
      <w:r w:rsidRPr="00F073C2">
        <w:rPr>
          <w:szCs w:val="24"/>
          <w:lang w:val="es-BO"/>
        </w:rPr>
        <w:t xml:space="preserve">II. La AN evaluará dicha solicitud, </w:t>
      </w:r>
      <w:r w:rsidRPr="00F073C2">
        <w:rPr>
          <w:szCs w:val="24"/>
        </w:rPr>
        <w:t xml:space="preserve">de corresponder dará a conocer la aceptación de la solicitud, caso contrario, mediante </w:t>
      </w:r>
      <w:r>
        <w:rPr>
          <w:szCs w:val="24"/>
        </w:rPr>
        <w:t>n</w:t>
      </w:r>
      <w:r w:rsidRPr="00F073C2">
        <w:rPr>
          <w:szCs w:val="24"/>
        </w:rPr>
        <w:t>ota se notificará dicho aspecto a la entidad solicitante.</w:t>
      </w:r>
    </w:p>
    <w:p w14:paraId="31F4C83F" w14:textId="77777777" w:rsidR="00DD62D4" w:rsidRPr="00860C2D" w:rsidRDefault="00DD62D4" w:rsidP="00DE605E">
      <w:pPr>
        <w:rPr>
          <w:lang w:val="es-MX"/>
        </w:rPr>
      </w:pPr>
    </w:p>
    <w:p w14:paraId="7975ECA6" w14:textId="73600DA7" w:rsidR="00DD62D4" w:rsidRPr="00DE605E" w:rsidRDefault="00DD62D4" w:rsidP="00DE605E">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(RE</w:t>
      </w:r>
      <w:r w:rsidRPr="00860C2D">
        <w:rPr>
          <w:b/>
          <w:szCs w:val="24"/>
        </w:rPr>
        <w:t>PROGRAMACION DEL CRONOGRAMA POR LA AN).-</w:t>
      </w:r>
      <w:r w:rsidRPr="000F29C4">
        <w:rPr>
          <w:b/>
          <w:szCs w:val="24"/>
        </w:rPr>
        <w:t xml:space="preserve"> </w:t>
      </w:r>
      <w:r w:rsidRPr="00B630AC">
        <w:rPr>
          <w:szCs w:val="24"/>
        </w:rPr>
        <w:t xml:space="preserve">I. </w:t>
      </w:r>
      <w:r w:rsidRPr="00DD62D4">
        <w:rPr>
          <w:szCs w:val="24"/>
        </w:rPr>
        <w:t>La AN podrá reprogramar la implementación del trámite APCO en la VUCE, de forma previa o posterior al inicio de actividades establecidas en el Cronograma de Implementación Gradual, considerando:</w:t>
      </w:r>
    </w:p>
    <w:p w14:paraId="3C049C0F" w14:textId="77777777" w:rsidR="00DD62D4" w:rsidRPr="00607E0A" w:rsidRDefault="00DD62D4" w:rsidP="00DD62D4"/>
    <w:p w14:paraId="17E3B9C1" w14:textId="77777777" w:rsidR="00DD62D4" w:rsidRPr="00EC0938" w:rsidRDefault="00DD62D4" w:rsidP="00DD62D4">
      <w:pPr>
        <w:pStyle w:val="Prrafodelista"/>
        <w:numPr>
          <w:ilvl w:val="0"/>
          <w:numId w:val="100"/>
        </w:numPr>
      </w:pPr>
      <w:r w:rsidRPr="00D33BE0">
        <w:t xml:space="preserve">Representatividad de los </w:t>
      </w:r>
      <w:r w:rsidRPr="006452F4">
        <w:t>trámites</w:t>
      </w:r>
      <w:r w:rsidRPr="00EC0938">
        <w:t xml:space="preserve"> APCO en las operaciones de comercio exterior</w:t>
      </w:r>
    </w:p>
    <w:p w14:paraId="1659CD79" w14:textId="77777777" w:rsidR="00DD62D4" w:rsidRPr="006755B5" w:rsidRDefault="00DD62D4" w:rsidP="00DD62D4">
      <w:pPr>
        <w:pStyle w:val="Prrafodelista"/>
        <w:numPr>
          <w:ilvl w:val="0"/>
          <w:numId w:val="100"/>
        </w:numPr>
      </w:pPr>
      <w:r w:rsidRPr="00EC0938">
        <w:t xml:space="preserve">Grado de </w:t>
      </w:r>
      <w:r w:rsidRPr="006755B5">
        <w:t>madurez tecnológica de los sistemas de las EPEs</w:t>
      </w:r>
    </w:p>
    <w:p w14:paraId="0E2C62D1" w14:textId="77777777" w:rsidR="00DD62D4" w:rsidRPr="006755B5" w:rsidRDefault="00DD62D4" w:rsidP="00DD62D4">
      <w:pPr>
        <w:pStyle w:val="Prrafodelista"/>
        <w:numPr>
          <w:ilvl w:val="0"/>
          <w:numId w:val="100"/>
        </w:numPr>
      </w:pPr>
      <w:r w:rsidRPr="006755B5">
        <w:t>Capacidad en recursos humanos del área tecnológica de las EPEs</w:t>
      </w:r>
    </w:p>
    <w:p w14:paraId="57D7A6D1" w14:textId="77777777" w:rsidR="00DD62D4" w:rsidRPr="00F073C2" w:rsidRDefault="00DD62D4" w:rsidP="00DD62D4">
      <w:pPr>
        <w:pStyle w:val="Prrafodelista"/>
        <w:numPr>
          <w:ilvl w:val="0"/>
          <w:numId w:val="100"/>
        </w:numPr>
      </w:pPr>
      <w:r w:rsidRPr="00F073C2">
        <w:t>Adecuación de la normativa de las EPEs.</w:t>
      </w:r>
    </w:p>
    <w:p w14:paraId="0727974A" w14:textId="77777777" w:rsidR="00DD62D4" w:rsidRPr="00F073C2" w:rsidRDefault="00DD62D4" w:rsidP="00DD62D4">
      <w:pPr>
        <w:pStyle w:val="Prrafodelista"/>
        <w:numPr>
          <w:ilvl w:val="0"/>
          <w:numId w:val="100"/>
        </w:numPr>
      </w:pPr>
      <w:r w:rsidRPr="00F073C2">
        <w:t>Incumplimiento al Plan de Trabajo de las EPEs</w:t>
      </w:r>
    </w:p>
    <w:p w14:paraId="14E3B2EC" w14:textId="77777777" w:rsidR="00DD62D4" w:rsidRPr="00F073C2" w:rsidRDefault="00DD62D4" w:rsidP="00DD62D4">
      <w:pPr>
        <w:pStyle w:val="Prrafodelista"/>
        <w:numPr>
          <w:ilvl w:val="0"/>
          <w:numId w:val="100"/>
        </w:numPr>
      </w:pPr>
      <w:r w:rsidRPr="00F073C2">
        <w:lastRenderedPageBreak/>
        <w:t>Entre otros factores.</w:t>
      </w:r>
    </w:p>
    <w:p w14:paraId="7E53D4AF" w14:textId="77777777" w:rsidR="00DD62D4" w:rsidRPr="00F073C2" w:rsidRDefault="00DD62D4" w:rsidP="00DD62D4"/>
    <w:p w14:paraId="71132C51" w14:textId="77777777" w:rsidR="00DD62D4" w:rsidRPr="00F073C2" w:rsidRDefault="00DD62D4" w:rsidP="00DD62D4">
      <w:r w:rsidRPr="00F073C2">
        <w:t xml:space="preserve">II. La reprogramación </w:t>
      </w:r>
      <w:r w:rsidRPr="006755B5">
        <w:t>será</w:t>
      </w:r>
      <w:r w:rsidRPr="00F073C2">
        <w:t xml:space="preserve"> comunicada de manera formal a las EPEs.</w:t>
      </w:r>
    </w:p>
    <w:p w14:paraId="2E7C8137" w14:textId="77777777" w:rsidR="00DD62D4" w:rsidRPr="00860C2D" w:rsidRDefault="00DD62D4" w:rsidP="00DE605E">
      <w:pPr>
        <w:rPr>
          <w:lang w:val="es-MX"/>
        </w:rPr>
      </w:pPr>
    </w:p>
    <w:p w14:paraId="0F3354B4" w14:textId="48DCC2E5" w:rsidR="00DD62D4" w:rsidRPr="00DE605E" w:rsidRDefault="00DD62D4" w:rsidP="00DE605E">
      <w:pPr>
        <w:pStyle w:val="Ttulo5"/>
        <w:numPr>
          <w:ilvl w:val="0"/>
          <w:numId w:val="5"/>
        </w:numPr>
        <w:tabs>
          <w:tab w:val="left" w:pos="1701"/>
          <w:tab w:val="num" w:pos="9044"/>
        </w:tabs>
        <w:ind w:left="0" w:firstLine="0"/>
        <w:rPr>
          <w:b/>
          <w:szCs w:val="24"/>
          <w:lang w:val="es-MX"/>
        </w:rPr>
      </w:pPr>
      <w:r>
        <w:rPr>
          <w:szCs w:val="24"/>
          <w:lang w:val="es-MX"/>
        </w:rPr>
        <w:t xml:space="preserve"> </w:t>
      </w:r>
      <w:r>
        <w:rPr>
          <w:b/>
          <w:szCs w:val="24"/>
          <w:lang w:val="es-MX"/>
        </w:rPr>
        <w:t>(RE</w:t>
      </w:r>
      <w:r w:rsidRPr="00860C2D">
        <w:rPr>
          <w:b/>
          <w:szCs w:val="24"/>
        </w:rPr>
        <w:t>PORTE DE EJECUCI</w:t>
      </w:r>
      <w:r w:rsidRPr="000F29C4">
        <w:rPr>
          <w:b/>
          <w:szCs w:val="24"/>
        </w:rPr>
        <w:t xml:space="preserve">ÓN DEL </w:t>
      </w:r>
      <w:r w:rsidRPr="00B630AC">
        <w:rPr>
          <w:b/>
          <w:szCs w:val="24"/>
        </w:rPr>
        <w:t xml:space="preserve">CRONOGRAMA)  </w:t>
      </w:r>
      <w:r w:rsidRPr="00DD62D4">
        <w:rPr>
          <w:szCs w:val="24"/>
        </w:rPr>
        <w:t>I.</w:t>
      </w:r>
      <w:r w:rsidRPr="00DD62D4">
        <w:rPr>
          <w:b/>
          <w:szCs w:val="24"/>
        </w:rPr>
        <w:t xml:space="preserve"> </w:t>
      </w:r>
      <w:r w:rsidRPr="00DD62D4">
        <w:rPr>
          <w:szCs w:val="24"/>
        </w:rPr>
        <w:t xml:space="preserve">La AN solicitará a los Ministerios cabezas de Sector de las EPEs y al CNFC la designación de puntos focales, para que realicen el seguimiento y acciones que correspondan en el marco de sus competencias para la ejecución del Cronograma de Implementación Gradual conforme el plazo previsto en el Decreto Supremo Nº 5211 de 28/08/2024. </w:t>
      </w:r>
    </w:p>
    <w:p w14:paraId="3F453417" w14:textId="77777777" w:rsidR="00DD62D4" w:rsidRPr="00F073C2" w:rsidRDefault="00DD62D4" w:rsidP="00DD62D4"/>
    <w:p w14:paraId="5CEC20C2" w14:textId="77777777" w:rsidR="00DD62D4" w:rsidRPr="00F073C2" w:rsidRDefault="00DD62D4" w:rsidP="00DD62D4">
      <w:r w:rsidRPr="006755B5">
        <w:t xml:space="preserve">II. </w:t>
      </w:r>
      <w:r w:rsidRPr="00F073C2">
        <w:t xml:space="preserve">La AN comunicará a los Ministerios cabezas de </w:t>
      </w:r>
      <w:r w:rsidRPr="006755B5">
        <w:t>s</w:t>
      </w:r>
      <w:r w:rsidRPr="00D33BE0">
        <w:t>ector</w:t>
      </w:r>
      <w:r w:rsidRPr="006452F4">
        <w:t xml:space="preserve"> de las EPEs</w:t>
      </w:r>
      <w:r w:rsidRPr="006755B5">
        <w:t xml:space="preserve"> y</w:t>
      </w:r>
      <w:r w:rsidRPr="00607E0A">
        <w:t xml:space="preserve"> </w:t>
      </w:r>
      <w:r w:rsidRPr="00EC0938">
        <w:t xml:space="preserve">al </w:t>
      </w:r>
      <w:r>
        <w:t>CNFC</w:t>
      </w:r>
      <w:r w:rsidRPr="00EC0938">
        <w:t xml:space="preserve"> </w:t>
      </w:r>
      <w:r w:rsidRPr="006755B5">
        <w:t>lo siguiente:</w:t>
      </w:r>
    </w:p>
    <w:p w14:paraId="69B19A7A" w14:textId="77777777" w:rsidR="00DD62D4" w:rsidRPr="00F073C2" w:rsidRDefault="00DD62D4" w:rsidP="00DD62D4"/>
    <w:p w14:paraId="5D8018A7" w14:textId="77777777" w:rsidR="00DD62D4" w:rsidRPr="00F073C2" w:rsidRDefault="00DD62D4" w:rsidP="00DD62D4">
      <w:pPr>
        <w:pStyle w:val="Prrafodelista"/>
        <w:numPr>
          <w:ilvl w:val="0"/>
          <w:numId w:val="36"/>
        </w:numPr>
      </w:pPr>
      <w:r w:rsidRPr="00F073C2">
        <w:t>Semestralmente el avance de la implementación de los trámites de las EPEs.</w:t>
      </w:r>
    </w:p>
    <w:p w14:paraId="163EB2CF" w14:textId="77777777" w:rsidR="00DD62D4" w:rsidRPr="00F073C2" w:rsidRDefault="00DD62D4" w:rsidP="00DD62D4">
      <w:pPr>
        <w:pStyle w:val="Prrafodelista"/>
        <w:numPr>
          <w:ilvl w:val="0"/>
          <w:numId w:val="36"/>
        </w:numPr>
      </w:pPr>
      <w:r w:rsidRPr="00F073C2">
        <w:rPr>
          <w:szCs w:val="24"/>
        </w:rPr>
        <w:t>Al incumplimiento de las EPEs en cualquier etapa del proceso de implementación de los trámites APCO en la VUCE</w:t>
      </w:r>
      <w:r w:rsidRPr="006755B5">
        <w:rPr>
          <w:szCs w:val="24"/>
        </w:rPr>
        <w:t>,</w:t>
      </w:r>
      <w:r w:rsidRPr="00F073C2">
        <w:rPr>
          <w:szCs w:val="24"/>
        </w:rPr>
        <w:t xml:space="preserve"> conforme </w:t>
      </w:r>
      <w:r>
        <w:rPr>
          <w:szCs w:val="24"/>
        </w:rPr>
        <w:t xml:space="preserve">el </w:t>
      </w:r>
      <w:r w:rsidRPr="00F073C2">
        <w:rPr>
          <w:szCs w:val="24"/>
        </w:rPr>
        <w:t>Plan de Trabajo.</w:t>
      </w:r>
    </w:p>
    <w:p w14:paraId="11268E72" w14:textId="77777777" w:rsidR="00DD62D4" w:rsidRPr="00860C2D" w:rsidRDefault="00DD62D4" w:rsidP="00DE605E">
      <w:pPr>
        <w:rPr>
          <w:lang w:val="es-MX"/>
        </w:rPr>
      </w:pPr>
    </w:p>
    <w:p w14:paraId="6E98DE71" w14:textId="519CC683" w:rsidR="00DD62D4" w:rsidRDefault="00DD62D4" w:rsidP="00DE605E">
      <w:pPr>
        <w:pStyle w:val="Ttulo5"/>
        <w:numPr>
          <w:ilvl w:val="0"/>
          <w:numId w:val="5"/>
        </w:numPr>
        <w:tabs>
          <w:tab w:val="left" w:pos="1701"/>
          <w:tab w:val="num" w:pos="9044"/>
        </w:tabs>
        <w:ind w:left="0" w:firstLine="0"/>
      </w:pPr>
      <w:r>
        <w:rPr>
          <w:szCs w:val="24"/>
          <w:lang w:val="es-MX"/>
        </w:rPr>
        <w:t xml:space="preserve"> </w:t>
      </w:r>
      <w:r>
        <w:rPr>
          <w:b/>
          <w:szCs w:val="24"/>
          <w:lang w:val="es-MX"/>
        </w:rPr>
        <w:t>(IM</w:t>
      </w:r>
      <w:r w:rsidRPr="00860C2D">
        <w:rPr>
          <w:b/>
          <w:szCs w:val="24"/>
        </w:rPr>
        <w:t xml:space="preserve">PLEMENTACIÓN DEL CRONOGRAMA). </w:t>
      </w:r>
      <w:r w:rsidRPr="000F29C4">
        <w:rPr>
          <w:szCs w:val="24"/>
        </w:rPr>
        <w:t xml:space="preserve">I. </w:t>
      </w:r>
      <w:r w:rsidRPr="00F073C2">
        <w:t>El Cronograma de Implementación Gradual de la VUCE, Anexo 9, será ejecutado en aplicación del presente Reglamento sujeto al plazo establecido en el Decreto Supremo Nº 5211 de 28/08/2024 bajo responsabilidad de las EPEs.</w:t>
      </w:r>
    </w:p>
    <w:p w14:paraId="050EA31C" w14:textId="77777777" w:rsidR="006A3153" w:rsidRPr="006A3153" w:rsidRDefault="006A3153" w:rsidP="006A3153"/>
    <w:p w14:paraId="799A751B" w14:textId="57123E99" w:rsidR="00080F81" w:rsidRDefault="00DD62D4" w:rsidP="00DD62D4">
      <w:r w:rsidRPr="00F073C2">
        <w:t xml:space="preserve">II. Si de manera posterior a la puesta en vigencia del presente Reglamento, por normativa se estableciera la emisión de nuevos documentos para operaciones de comercio exterior, así como aquellos que no se encuentren en el Cronograma de Implementación Gradual de la VUCE, los mismos serán implementados concluido el plazo previsto en el Decreto Supremo Nº 5211 de 28/08/2024. </w:t>
      </w:r>
    </w:p>
    <w:p w14:paraId="7D61EC07" w14:textId="169F769C" w:rsidR="007F6D35" w:rsidRDefault="00080F81" w:rsidP="00080F81">
      <w:pPr>
        <w:rPr>
          <w:ins w:id="5719" w:author="Valeria Tapia" w:date="2026-09-30T12:34:00Z"/>
          <w:rStyle w:val="CapituloCar"/>
          <w:b w:val="0"/>
        </w:rPr>
      </w:pPr>
      <w:bookmarkStart w:id="5720" w:name="_Toc204100732"/>
      <w:r>
        <w:rPr>
          <w:rStyle w:val="CapituloCar"/>
          <w:b w:val="0"/>
        </w:rPr>
        <w:tab/>
      </w:r>
    </w:p>
    <w:p w14:paraId="22E95BFF" w14:textId="77777777" w:rsidR="007F6D35" w:rsidRPr="001B5D1A" w:rsidRDefault="007F6D35" w:rsidP="007F6D35">
      <w:pPr>
        <w:pStyle w:val="Titulo"/>
        <w:rPr>
          <w:ins w:id="5721" w:author="Valeria Tapia" w:date="2026-09-30T12:34:00Z"/>
          <w:color w:val="FF0000"/>
          <w:highlight w:val="cyan"/>
          <w:rPrChange w:id="5722" w:author="Valeria Tapia" w:date="2026-10-05T12:55:00Z">
            <w:rPr>
              <w:ins w:id="5723" w:author="Valeria Tapia" w:date="2026-09-30T12:34:00Z"/>
            </w:rPr>
          </w:rPrChange>
        </w:rPr>
      </w:pPr>
      <w:ins w:id="5724" w:author="Valeria Tapia" w:date="2026-09-30T12:34:00Z">
        <w:r w:rsidRPr="001B5D1A">
          <w:rPr>
            <w:color w:val="FF0000"/>
            <w:highlight w:val="cyan"/>
            <w:rPrChange w:id="5725" w:author="Valeria Tapia" w:date="2026-10-05T12:55:00Z">
              <w:rPr>
                <w:b w:val="0"/>
                <w:szCs w:val="20"/>
              </w:rPr>
            </w:rPrChange>
          </w:rPr>
          <w:t>TÍTULO VI</w:t>
        </w:r>
      </w:ins>
    </w:p>
    <w:p w14:paraId="3D6A4DA1" w14:textId="05F2A0FA" w:rsidR="007F6D35" w:rsidRPr="001B5D1A" w:rsidRDefault="007F6D35">
      <w:pPr>
        <w:pStyle w:val="Titulo"/>
        <w:rPr>
          <w:color w:val="FF0000"/>
          <w:highlight w:val="cyan"/>
          <w:rPrChange w:id="5726" w:author="Valeria Tapia" w:date="2026-10-05T12:55:00Z">
            <w:rPr>
              <w:rStyle w:val="CapituloCar"/>
              <w:b w:val="0"/>
            </w:rPr>
          </w:rPrChange>
        </w:rPr>
        <w:pPrChange w:id="5727" w:author="Valeria Tapia" w:date="2026-09-30T12:35:00Z">
          <w:pPr/>
        </w:pPrChange>
      </w:pPr>
      <w:ins w:id="5728" w:author="Valeria Tapia" w:date="2026-09-30T12:34:00Z">
        <w:r w:rsidRPr="001B5D1A">
          <w:rPr>
            <w:color w:val="FF0000"/>
            <w:highlight w:val="cyan"/>
            <w:rPrChange w:id="5729" w:author="Valeria Tapia" w:date="2026-10-05T12:55:00Z">
              <w:rPr/>
            </w:rPrChange>
          </w:rPr>
          <w:t>IMPLEMENTACIÓN DE</w:t>
        </w:r>
      </w:ins>
      <w:ins w:id="5730" w:author="Valeria Tapia" w:date="2026-10-02T12:41:00Z">
        <w:r w:rsidR="007C1C57" w:rsidRPr="001B5D1A">
          <w:rPr>
            <w:color w:val="FF0000"/>
            <w:highlight w:val="cyan"/>
            <w:rPrChange w:id="5731" w:author="Valeria Tapia" w:date="2026-10-05T12:55:00Z">
              <w:rPr/>
            </w:rPrChange>
          </w:rPr>
          <w:t>L</w:t>
        </w:r>
      </w:ins>
      <w:ins w:id="5732" w:author="Valeria Tapia" w:date="2026-09-30T12:34:00Z">
        <w:r w:rsidR="007C1C57" w:rsidRPr="001B5D1A">
          <w:rPr>
            <w:color w:val="FF0000"/>
            <w:highlight w:val="cyan"/>
            <w:rPrChange w:id="5733" w:author="Valeria Tapia" w:date="2026-10-05T12:55:00Z">
              <w:rPr/>
            </w:rPrChange>
          </w:rPr>
          <w:t xml:space="preserve"> SERVICIO</w:t>
        </w:r>
        <w:r w:rsidRPr="001B5D1A">
          <w:rPr>
            <w:color w:val="FF0000"/>
            <w:highlight w:val="cyan"/>
            <w:rPrChange w:id="5734" w:author="Valeria Tapia" w:date="2026-10-05T12:55:00Z">
              <w:rPr/>
            </w:rPrChange>
          </w:rPr>
          <w:t xml:space="preserve"> EN LA VUCE</w:t>
        </w:r>
      </w:ins>
    </w:p>
    <w:p w14:paraId="548DB482" w14:textId="77777777" w:rsidR="00080F81" w:rsidRPr="001B5D1A" w:rsidRDefault="00080F81" w:rsidP="00080F81">
      <w:pPr>
        <w:rPr>
          <w:ins w:id="5735" w:author="Valeria Tapia" w:date="2026-09-30T12:35:00Z"/>
          <w:rStyle w:val="CapituloCar"/>
          <w:b w:val="0"/>
          <w:color w:val="FF0000"/>
          <w:highlight w:val="cyan"/>
          <w:rPrChange w:id="5736" w:author="Valeria Tapia" w:date="2026-10-05T12:55:00Z">
            <w:rPr>
              <w:ins w:id="5737" w:author="Valeria Tapia" w:date="2026-09-30T12:35:00Z"/>
              <w:rStyle w:val="CapituloCar"/>
              <w:b w:val="0"/>
            </w:rPr>
          </w:rPrChange>
        </w:rPr>
      </w:pPr>
    </w:p>
    <w:p w14:paraId="0DD97769" w14:textId="06039A9D" w:rsidR="007F6D35" w:rsidRPr="001B5D1A" w:rsidRDefault="007F6D35" w:rsidP="007F6D35">
      <w:pPr>
        <w:pStyle w:val="Capitulo"/>
        <w:rPr>
          <w:ins w:id="5738" w:author="Valeria Tapia" w:date="2026-09-30T12:35:00Z"/>
          <w:color w:val="FF0000"/>
          <w:highlight w:val="cyan"/>
          <w:rPrChange w:id="5739" w:author="Valeria Tapia" w:date="2026-10-05T12:55:00Z">
            <w:rPr>
              <w:ins w:id="5740" w:author="Valeria Tapia" w:date="2026-09-30T12:35:00Z"/>
            </w:rPr>
          </w:rPrChange>
        </w:rPr>
      </w:pPr>
      <w:ins w:id="5741" w:author="Valeria Tapia" w:date="2026-09-30T12:35:00Z">
        <w:r w:rsidRPr="001B5D1A">
          <w:rPr>
            <w:color w:val="FF0000"/>
            <w:highlight w:val="cyan"/>
            <w:rPrChange w:id="5742" w:author="Valeria Tapia" w:date="2026-10-05T12:55:00Z">
              <w:rPr>
                <w:b w:val="0"/>
              </w:rPr>
            </w:rPrChange>
          </w:rPr>
          <w:lastRenderedPageBreak/>
          <w:t>CAPÍTULO I</w:t>
        </w:r>
      </w:ins>
    </w:p>
    <w:p w14:paraId="32D49055" w14:textId="5F1307E9" w:rsidR="007F6D35" w:rsidRPr="001B5D1A" w:rsidRDefault="007F6D35" w:rsidP="007F6D35">
      <w:pPr>
        <w:keepNext/>
        <w:tabs>
          <w:tab w:val="left" w:pos="700"/>
          <w:tab w:val="left" w:pos="980"/>
        </w:tabs>
        <w:jc w:val="center"/>
        <w:outlineLvl w:val="0"/>
        <w:rPr>
          <w:ins w:id="5743" w:author="Valeria Tapia" w:date="2026-09-30T12:35:00Z"/>
          <w:b/>
          <w:bCs/>
          <w:color w:val="FF0000"/>
          <w:szCs w:val="24"/>
          <w:highlight w:val="cyan"/>
          <w:rPrChange w:id="5744" w:author="Valeria Tapia" w:date="2026-10-05T12:55:00Z">
            <w:rPr>
              <w:ins w:id="5745" w:author="Valeria Tapia" w:date="2026-09-30T12:35:00Z"/>
              <w:b/>
              <w:bCs/>
              <w:szCs w:val="24"/>
            </w:rPr>
          </w:rPrChange>
        </w:rPr>
      </w:pPr>
      <w:ins w:id="5746" w:author="Valeria Tapia" w:date="2026-09-30T12:35:00Z">
        <w:r w:rsidRPr="001B5D1A">
          <w:rPr>
            <w:b/>
            <w:bCs/>
            <w:color w:val="FF0000"/>
            <w:szCs w:val="24"/>
            <w:highlight w:val="cyan"/>
            <w:rPrChange w:id="5747" w:author="Valeria Tapia" w:date="2026-10-05T12:55:00Z">
              <w:rPr>
                <w:b/>
                <w:bCs/>
                <w:szCs w:val="24"/>
              </w:rPr>
            </w:rPrChange>
          </w:rPr>
          <w:t xml:space="preserve">PROCESO PARA IMPLEMENTAR </w:t>
        </w:r>
      </w:ins>
      <w:ins w:id="5748" w:author="Valeria Tapia" w:date="2026-10-02T12:41:00Z">
        <w:r w:rsidR="007C1C57" w:rsidRPr="001B5D1A">
          <w:rPr>
            <w:b/>
            <w:bCs/>
            <w:color w:val="FF0000"/>
            <w:szCs w:val="24"/>
            <w:highlight w:val="cyan"/>
            <w:rPrChange w:id="5749" w:author="Valeria Tapia" w:date="2026-10-05T12:55:00Z">
              <w:rPr>
                <w:b/>
                <w:bCs/>
                <w:szCs w:val="24"/>
              </w:rPr>
            </w:rPrChange>
          </w:rPr>
          <w:t xml:space="preserve">EL </w:t>
        </w:r>
      </w:ins>
      <w:ins w:id="5750" w:author="Valeria Tapia" w:date="2026-09-30T12:35:00Z">
        <w:r w:rsidRPr="001B5D1A">
          <w:rPr>
            <w:b/>
            <w:bCs/>
            <w:color w:val="FF0000"/>
            <w:szCs w:val="24"/>
            <w:highlight w:val="cyan"/>
            <w:rPrChange w:id="5751" w:author="Valeria Tapia" w:date="2026-10-05T12:55:00Z">
              <w:rPr>
                <w:b/>
                <w:bCs/>
                <w:szCs w:val="24"/>
              </w:rPr>
            </w:rPrChange>
          </w:rPr>
          <w:t>SERVICIO EN LA VUCE</w:t>
        </w:r>
      </w:ins>
    </w:p>
    <w:p w14:paraId="6767CF07" w14:textId="4EAD0FA8" w:rsidR="0087552D" w:rsidRPr="001B5D1A" w:rsidRDefault="007F6D35">
      <w:pPr>
        <w:keepNext/>
        <w:tabs>
          <w:tab w:val="left" w:pos="700"/>
          <w:tab w:val="left" w:pos="980"/>
        </w:tabs>
        <w:jc w:val="center"/>
        <w:outlineLvl w:val="0"/>
        <w:rPr>
          <w:ins w:id="5752" w:author="Valeria Tapia" w:date="2026-09-30T12:42:00Z"/>
          <w:color w:val="FF0000"/>
          <w:highlight w:val="cyan"/>
          <w:lang w:val="es-MX"/>
          <w:rPrChange w:id="5753" w:author="Valeria Tapia" w:date="2026-10-05T12:55:00Z">
            <w:rPr>
              <w:ins w:id="5754" w:author="Valeria Tapia" w:date="2026-09-30T12:42:00Z"/>
              <w:lang w:val="es-MX"/>
            </w:rPr>
          </w:rPrChange>
        </w:rPr>
        <w:pPrChange w:id="5755" w:author="Valeria Tapia" w:date="2026-10-02T09:36:00Z">
          <w:pPr/>
        </w:pPrChange>
      </w:pPr>
      <w:ins w:id="5756" w:author="Valeria Tapia" w:date="2026-09-30T12:35:00Z">
        <w:r w:rsidRPr="001B5D1A">
          <w:rPr>
            <w:b/>
            <w:bCs/>
            <w:color w:val="FF0000"/>
            <w:szCs w:val="24"/>
            <w:highlight w:val="cyan"/>
            <w:lang w:val="es-BO"/>
            <w:rPrChange w:id="5757" w:author="Valeria Tapia" w:date="2026-10-05T12:55:00Z">
              <w:rPr>
                <w:b/>
                <w:bCs/>
                <w:szCs w:val="24"/>
                <w:lang w:val="es-BO"/>
              </w:rPr>
            </w:rPrChange>
          </w:rPr>
          <w:t xml:space="preserve"> </w:t>
        </w:r>
      </w:ins>
    </w:p>
    <w:p w14:paraId="4FBC832F" w14:textId="77777777" w:rsidR="00864E61" w:rsidRPr="001B5D1A" w:rsidRDefault="00F41D38" w:rsidP="0087552D">
      <w:pPr>
        <w:pStyle w:val="Ttulo5"/>
        <w:numPr>
          <w:ilvl w:val="0"/>
          <w:numId w:val="5"/>
        </w:numPr>
        <w:tabs>
          <w:tab w:val="left" w:pos="1701"/>
          <w:tab w:val="num" w:pos="9044"/>
        </w:tabs>
        <w:ind w:left="0" w:firstLine="0"/>
        <w:rPr>
          <w:ins w:id="5758" w:author="Valeria Tapia" w:date="2026-10-05T08:53:00Z"/>
          <w:color w:val="FF0000"/>
          <w:highlight w:val="cyan"/>
          <w:rPrChange w:id="5759" w:author="Valeria Tapia" w:date="2026-10-05T12:55:00Z">
            <w:rPr>
              <w:ins w:id="5760" w:author="Valeria Tapia" w:date="2026-10-05T08:53:00Z"/>
              <w:szCs w:val="24"/>
              <w:highlight w:val="cyan"/>
              <w:lang w:val="es-MX"/>
            </w:rPr>
          </w:rPrChange>
        </w:rPr>
      </w:pPr>
      <w:ins w:id="5761" w:author="Valeria Tapia" w:date="2026-10-05T08:49:00Z">
        <w:r w:rsidRPr="001B5D1A">
          <w:rPr>
            <w:b/>
            <w:color w:val="FF0000"/>
            <w:szCs w:val="24"/>
            <w:highlight w:val="cyan"/>
            <w:lang w:val="es-MX"/>
            <w:rPrChange w:id="5762" w:author="Valeria Tapia" w:date="2026-10-05T12:55:00Z">
              <w:rPr>
                <w:b/>
                <w:szCs w:val="24"/>
                <w:highlight w:val="cyan"/>
                <w:lang w:val="es-MX"/>
              </w:rPr>
            </w:rPrChange>
          </w:rPr>
          <w:t>(IMPLEMENTACIÓN DE SERVICIOS EN LA VUCE)</w:t>
        </w:r>
      </w:ins>
      <w:ins w:id="5763" w:author="Valeria Tapia" w:date="2026-10-05T08:50:00Z">
        <w:r w:rsidRPr="001B5D1A">
          <w:rPr>
            <w:b/>
            <w:color w:val="FF0000"/>
            <w:szCs w:val="24"/>
            <w:highlight w:val="cyan"/>
            <w:lang w:val="es-MX"/>
            <w:rPrChange w:id="5764" w:author="Valeria Tapia" w:date="2026-10-05T12:55:00Z">
              <w:rPr>
                <w:b/>
                <w:szCs w:val="24"/>
                <w:highlight w:val="cyan"/>
                <w:lang w:val="es-MX"/>
              </w:rPr>
            </w:rPrChange>
          </w:rPr>
          <w:t xml:space="preserve">. </w:t>
        </w:r>
        <w:r w:rsidRPr="001B5D1A">
          <w:rPr>
            <w:color w:val="FF0000"/>
            <w:szCs w:val="24"/>
            <w:highlight w:val="cyan"/>
            <w:lang w:val="es-MX"/>
            <w:rPrChange w:id="5765" w:author="Valeria Tapia" w:date="2026-10-05T12:55:00Z">
              <w:rPr>
                <w:b/>
                <w:szCs w:val="24"/>
                <w:highlight w:val="cyan"/>
                <w:lang w:val="es-MX"/>
              </w:rPr>
            </w:rPrChange>
          </w:rPr>
          <w:t xml:space="preserve">I. La AN conforme lo establecido en el Decreto </w:t>
        </w:r>
      </w:ins>
      <w:ins w:id="5766" w:author="Valeria Tapia" w:date="2026-10-05T08:51:00Z">
        <w:r w:rsidRPr="001B5D1A">
          <w:rPr>
            <w:color w:val="FF0000"/>
            <w:szCs w:val="24"/>
            <w:highlight w:val="cyan"/>
            <w:lang w:val="es-MX"/>
            <w:rPrChange w:id="5767" w:author="Valeria Tapia" w:date="2026-10-05T12:55:00Z">
              <w:rPr>
                <w:szCs w:val="24"/>
                <w:highlight w:val="cyan"/>
                <w:lang w:val="es-MX"/>
              </w:rPr>
            </w:rPrChange>
          </w:rPr>
          <w:t>Nº 5724 de 24/09/202</w:t>
        </w:r>
      </w:ins>
      <w:ins w:id="5768" w:author="Valeria Tapia" w:date="2026-10-05T08:52:00Z">
        <w:r w:rsidR="00864E61" w:rsidRPr="001B5D1A">
          <w:rPr>
            <w:color w:val="FF0000"/>
            <w:szCs w:val="24"/>
            <w:highlight w:val="cyan"/>
            <w:lang w:val="es-MX"/>
            <w:rPrChange w:id="5769" w:author="Valeria Tapia" w:date="2026-10-05T12:55:00Z">
              <w:rPr>
                <w:szCs w:val="24"/>
                <w:highlight w:val="cyan"/>
                <w:lang w:val="es-MX"/>
              </w:rPr>
            </w:rPrChange>
          </w:rPr>
          <w:t>6</w:t>
        </w:r>
      </w:ins>
      <w:ins w:id="5770" w:author="Valeria Tapia" w:date="2026-10-05T08:51:00Z">
        <w:r w:rsidRPr="001B5D1A">
          <w:rPr>
            <w:color w:val="FF0000"/>
            <w:szCs w:val="24"/>
            <w:highlight w:val="cyan"/>
            <w:lang w:val="es-MX"/>
            <w:rPrChange w:id="5771" w:author="Valeria Tapia" w:date="2026-10-05T12:55:00Z">
              <w:rPr>
                <w:szCs w:val="24"/>
                <w:highlight w:val="cyan"/>
                <w:lang w:val="es-MX"/>
              </w:rPr>
            </w:rPrChange>
          </w:rPr>
          <w:t xml:space="preserve">, </w:t>
        </w:r>
      </w:ins>
      <w:ins w:id="5772" w:author="Valeria Tapia" w:date="2026-10-05T08:52:00Z">
        <w:r w:rsidR="00864E61" w:rsidRPr="001B5D1A">
          <w:rPr>
            <w:color w:val="FF0000"/>
            <w:szCs w:val="24"/>
            <w:highlight w:val="cyan"/>
            <w:lang w:val="es-MX"/>
            <w:rPrChange w:id="5773" w:author="Valeria Tapia" w:date="2026-10-05T12:55:00Z">
              <w:rPr>
                <w:szCs w:val="24"/>
                <w:highlight w:val="cyan"/>
                <w:lang w:val="es-MX"/>
              </w:rPr>
            </w:rPrChange>
          </w:rPr>
          <w:t>integrará</w:t>
        </w:r>
      </w:ins>
      <w:ins w:id="5774" w:author="Valeria Tapia" w:date="2026-10-05T08:51:00Z">
        <w:r w:rsidRPr="001B5D1A">
          <w:rPr>
            <w:color w:val="FF0000"/>
            <w:szCs w:val="24"/>
            <w:highlight w:val="cyan"/>
            <w:lang w:val="es-MX"/>
            <w:rPrChange w:id="5775" w:author="Valeria Tapia" w:date="2026-10-05T12:55:00Z">
              <w:rPr>
                <w:szCs w:val="24"/>
                <w:highlight w:val="cyan"/>
                <w:lang w:val="es-MX"/>
              </w:rPr>
            </w:rPrChange>
          </w:rPr>
          <w:t xml:space="preserve"> </w:t>
        </w:r>
      </w:ins>
      <w:ins w:id="5776" w:author="Valeria Tapia" w:date="2026-10-05T08:52:00Z">
        <w:r w:rsidR="00864E61" w:rsidRPr="001B5D1A">
          <w:rPr>
            <w:color w:val="FF0000"/>
            <w:szCs w:val="24"/>
            <w:highlight w:val="cyan"/>
            <w:lang w:val="es-MX"/>
            <w:rPrChange w:id="5777" w:author="Valeria Tapia" w:date="2026-10-05T12:55:00Z">
              <w:rPr>
                <w:szCs w:val="24"/>
                <w:highlight w:val="cyan"/>
                <w:lang w:val="es-MX"/>
              </w:rPr>
            </w:rPrChange>
          </w:rPr>
          <w:t xml:space="preserve">gradualmente </w:t>
        </w:r>
      </w:ins>
      <w:ins w:id="5778" w:author="Valeria Tapia" w:date="2026-10-05T08:51:00Z">
        <w:r w:rsidRPr="001B5D1A">
          <w:rPr>
            <w:color w:val="FF0000"/>
            <w:szCs w:val="24"/>
            <w:highlight w:val="cyan"/>
            <w:lang w:val="es-MX"/>
            <w:rPrChange w:id="5779" w:author="Valeria Tapia" w:date="2026-10-05T12:55:00Z">
              <w:rPr>
                <w:szCs w:val="24"/>
                <w:highlight w:val="cyan"/>
                <w:lang w:val="es-MX"/>
              </w:rPr>
            </w:rPrChange>
          </w:rPr>
          <w:t>servicios en la VUCE</w:t>
        </w:r>
      </w:ins>
      <w:ins w:id="5780" w:author="Valeria Tapia" w:date="2026-10-05T08:52:00Z">
        <w:r w:rsidR="00864E61" w:rsidRPr="001B5D1A">
          <w:rPr>
            <w:color w:val="FF0000"/>
            <w:szCs w:val="24"/>
            <w:highlight w:val="cyan"/>
            <w:lang w:val="es-MX"/>
            <w:rPrChange w:id="5781" w:author="Valeria Tapia" w:date="2026-10-05T12:55:00Z">
              <w:rPr>
                <w:szCs w:val="24"/>
                <w:highlight w:val="cyan"/>
                <w:lang w:val="es-MX"/>
              </w:rPr>
            </w:rPrChange>
          </w:rPr>
          <w:t>, siendo entre ellos los siguientes</w:t>
        </w:r>
      </w:ins>
      <w:ins w:id="5782" w:author="Valeria Tapia" w:date="2026-10-05T08:53:00Z">
        <w:r w:rsidR="00864E61" w:rsidRPr="001B5D1A">
          <w:rPr>
            <w:color w:val="FF0000"/>
            <w:szCs w:val="24"/>
            <w:highlight w:val="cyan"/>
            <w:lang w:val="es-MX"/>
            <w:rPrChange w:id="5783" w:author="Valeria Tapia" w:date="2026-10-05T12:55:00Z">
              <w:rPr>
                <w:szCs w:val="24"/>
                <w:highlight w:val="cyan"/>
                <w:lang w:val="es-MX"/>
              </w:rPr>
            </w:rPrChange>
          </w:rPr>
          <w:t>:</w:t>
        </w:r>
      </w:ins>
    </w:p>
    <w:p w14:paraId="4973C8FF" w14:textId="449199B3" w:rsidR="00864E61" w:rsidRPr="001B5D1A" w:rsidRDefault="00864E61" w:rsidP="00864E61">
      <w:pPr>
        <w:pStyle w:val="Prrafodelista"/>
        <w:widowControl w:val="0"/>
        <w:numPr>
          <w:ilvl w:val="0"/>
          <w:numId w:val="128"/>
        </w:numPr>
        <w:suppressAutoHyphens/>
        <w:rPr>
          <w:ins w:id="5784" w:author="Valeria Tapia" w:date="2026-10-05T08:53:00Z"/>
          <w:color w:val="FF0000"/>
          <w:szCs w:val="24"/>
          <w:highlight w:val="cyan"/>
          <w:lang w:val="es-MX"/>
          <w:rPrChange w:id="5785" w:author="Valeria Tapia" w:date="2026-10-05T12:55:00Z">
            <w:rPr>
              <w:ins w:id="5786" w:author="Valeria Tapia" w:date="2026-10-05T08:53:00Z"/>
              <w:rFonts w:ascii="Arial" w:hAnsi="Arial" w:cs="Arial"/>
              <w:sz w:val="20"/>
              <w:lang w:val="es-ES_tradnl" w:eastAsia="es-BO"/>
            </w:rPr>
          </w:rPrChange>
        </w:rPr>
      </w:pPr>
      <w:ins w:id="5787" w:author="Valeria Tapia" w:date="2026-10-05T08:56:00Z">
        <w:r w:rsidRPr="001B5D1A">
          <w:rPr>
            <w:color w:val="FF0000"/>
            <w:szCs w:val="24"/>
            <w:highlight w:val="cyan"/>
            <w:lang w:val="es-MX"/>
            <w:rPrChange w:id="5788" w:author="Valeria Tapia" w:date="2026-10-05T12:55:00Z">
              <w:rPr>
                <w:szCs w:val="24"/>
                <w:highlight w:val="cyan"/>
                <w:lang w:val="es-MX"/>
              </w:rPr>
            </w:rPrChange>
          </w:rPr>
          <w:t>E</w:t>
        </w:r>
      </w:ins>
      <w:ins w:id="5789" w:author="Valeria Tapia" w:date="2026-10-05T08:53:00Z">
        <w:r w:rsidRPr="001B5D1A">
          <w:rPr>
            <w:color w:val="FF0000"/>
            <w:szCs w:val="24"/>
            <w:highlight w:val="cyan"/>
            <w:lang w:val="es-MX"/>
            <w:rPrChange w:id="5790" w:author="Valeria Tapia" w:date="2026-10-05T12:55:00Z">
              <w:rPr>
                <w:rFonts w:ascii="Arial" w:hAnsi="Arial" w:cs="Arial"/>
                <w:sz w:val="20"/>
                <w:lang w:val="es-ES_tradnl" w:eastAsia="es-BO"/>
              </w:rPr>
            </w:rPrChange>
          </w:rPr>
          <w:t xml:space="preserve">xpediente electrónico </w:t>
        </w:r>
      </w:ins>
      <w:ins w:id="5791" w:author="Valeria Tapia" w:date="2026-10-05T08:57:00Z">
        <w:r w:rsidRPr="001B5D1A">
          <w:rPr>
            <w:color w:val="FF0000"/>
            <w:szCs w:val="24"/>
            <w:highlight w:val="cyan"/>
            <w:lang w:val="es-MX"/>
            <w:rPrChange w:id="5792" w:author="Valeria Tapia" w:date="2026-10-05T12:55:00Z">
              <w:rPr>
                <w:szCs w:val="24"/>
                <w:highlight w:val="cyan"/>
                <w:lang w:val="es-MX"/>
              </w:rPr>
            </w:rPrChange>
          </w:rPr>
          <w:t>VUCE;</w:t>
        </w:r>
      </w:ins>
    </w:p>
    <w:p w14:paraId="4498C9E3" w14:textId="20C23A87" w:rsidR="00864E61" w:rsidRPr="001B5D1A" w:rsidRDefault="00864E61" w:rsidP="00864E61">
      <w:pPr>
        <w:pStyle w:val="Prrafodelista"/>
        <w:widowControl w:val="0"/>
        <w:numPr>
          <w:ilvl w:val="0"/>
          <w:numId w:val="128"/>
        </w:numPr>
        <w:suppressAutoHyphens/>
        <w:rPr>
          <w:ins w:id="5793" w:author="Valeria Tapia" w:date="2026-10-05T08:56:00Z"/>
          <w:color w:val="FF0000"/>
          <w:szCs w:val="24"/>
          <w:highlight w:val="cyan"/>
          <w:lang w:val="es-MX"/>
          <w:rPrChange w:id="5794" w:author="Valeria Tapia" w:date="2026-10-05T12:55:00Z">
            <w:rPr>
              <w:ins w:id="5795" w:author="Valeria Tapia" w:date="2026-10-05T08:56:00Z"/>
              <w:szCs w:val="24"/>
              <w:highlight w:val="cyan"/>
              <w:lang w:val="es-MX"/>
            </w:rPr>
          </w:rPrChange>
        </w:rPr>
      </w:pPr>
      <w:ins w:id="5796" w:author="Valeria Tapia" w:date="2026-10-05T08:56:00Z">
        <w:r w:rsidRPr="001B5D1A">
          <w:rPr>
            <w:color w:val="FF0000"/>
            <w:szCs w:val="24"/>
            <w:highlight w:val="cyan"/>
            <w:lang w:val="es-MX"/>
            <w:rPrChange w:id="5797" w:author="Valeria Tapia" w:date="2026-10-05T12:55:00Z">
              <w:rPr>
                <w:rFonts w:ascii="Arial" w:hAnsi="Arial" w:cs="Arial"/>
                <w:lang w:val="es-ES_tradnl"/>
              </w:rPr>
            </w:rPrChange>
          </w:rPr>
          <w:t>Registro Único de Operadores de Comercio Exterior (RUOCE)</w:t>
        </w:r>
      </w:ins>
      <w:ins w:id="5798" w:author="Valeria Tapia" w:date="2026-10-05T08:57:00Z">
        <w:r w:rsidRPr="001B5D1A">
          <w:rPr>
            <w:color w:val="FF0000"/>
            <w:szCs w:val="24"/>
            <w:highlight w:val="cyan"/>
            <w:lang w:val="es-MX"/>
            <w:rPrChange w:id="5799" w:author="Valeria Tapia" w:date="2026-10-05T12:55:00Z">
              <w:rPr>
                <w:szCs w:val="24"/>
                <w:highlight w:val="cyan"/>
                <w:lang w:val="es-MX"/>
              </w:rPr>
            </w:rPrChange>
          </w:rPr>
          <w:t>;</w:t>
        </w:r>
      </w:ins>
    </w:p>
    <w:p w14:paraId="79F2CDAD" w14:textId="564BFFFE" w:rsidR="00864E61" w:rsidRPr="001B5D1A" w:rsidRDefault="00864E61" w:rsidP="00864E61">
      <w:pPr>
        <w:pStyle w:val="Prrafodelista"/>
        <w:widowControl w:val="0"/>
        <w:numPr>
          <w:ilvl w:val="0"/>
          <w:numId w:val="128"/>
        </w:numPr>
        <w:suppressAutoHyphens/>
        <w:rPr>
          <w:ins w:id="5800" w:author="Valeria Tapia" w:date="2026-10-05T08:54:00Z"/>
          <w:color w:val="FF0000"/>
          <w:szCs w:val="24"/>
          <w:highlight w:val="cyan"/>
          <w:lang w:val="es-MX"/>
          <w:rPrChange w:id="5801" w:author="Valeria Tapia" w:date="2026-10-05T12:55:00Z">
            <w:rPr>
              <w:ins w:id="5802" w:author="Valeria Tapia" w:date="2026-10-05T08:54:00Z"/>
              <w:szCs w:val="24"/>
              <w:highlight w:val="cyan"/>
              <w:lang w:val="es-MX"/>
            </w:rPr>
          </w:rPrChange>
        </w:rPr>
      </w:pPr>
      <w:ins w:id="5803" w:author="Valeria Tapia" w:date="2026-10-05T08:53:00Z">
        <w:r w:rsidRPr="001B5D1A">
          <w:rPr>
            <w:color w:val="FF0000"/>
            <w:szCs w:val="24"/>
            <w:highlight w:val="cyan"/>
            <w:lang w:val="es-MX"/>
            <w:rPrChange w:id="5804" w:author="Valeria Tapia" w:date="2026-10-05T12:55:00Z">
              <w:rPr>
                <w:rFonts w:ascii="Arial" w:hAnsi="Arial" w:cs="Arial"/>
                <w:sz w:val="20"/>
                <w:lang w:val="es-ES_tradnl" w:eastAsia="es-BO"/>
              </w:rPr>
            </w:rPrChange>
          </w:rPr>
          <w:t>Gestión Portuaria</w:t>
        </w:r>
      </w:ins>
      <w:ins w:id="5805" w:author="Valeria Tapia" w:date="2026-10-05T08:57:00Z">
        <w:r w:rsidRPr="001B5D1A">
          <w:rPr>
            <w:color w:val="FF0000"/>
            <w:szCs w:val="24"/>
            <w:highlight w:val="cyan"/>
            <w:lang w:val="es-MX"/>
            <w:rPrChange w:id="5806" w:author="Valeria Tapia" w:date="2026-10-05T12:55:00Z">
              <w:rPr>
                <w:szCs w:val="24"/>
                <w:highlight w:val="cyan"/>
                <w:lang w:val="es-MX"/>
              </w:rPr>
            </w:rPrChange>
          </w:rPr>
          <w:t>;</w:t>
        </w:r>
      </w:ins>
    </w:p>
    <w:p w14:paraId="72C96D64" w14:textId="3CA8A0E5" w:rsidR="00864E61" w:rsidRPr="001B5D1A" w:rsidRDefault="00864E61" w:rsidP="00864E61">
      <w:pPr>
        <w:pStyle w:val="Prrafodelista"/>
        <w:widowControl w:val="0"/>
        <w:numPr>
          <w:ilvl w:val="0"/>
          <w:numId w:val="128"/>
        </w:numPr>
        <w:suppressAutoHyphens/>
        <w:rPr>
          <w:ins w:id="5807" w:author="Valeria Tapia" w:date="2026-10-05T08:53:00Z"/>
          <w:color w:val="FF0000"/>
          <w:szCs w:val="24"/>
          <w:highlight w:val="cyan"/>
          <w:lang w:val="es-MX"/>
          <w:rPrChange w:id="5808" w:author="Valeria Tapia" w:date="2026-10-05T12:55:00Z">
            <w:rPr>
              <w:ins w:id="5809" w:author="Valeria Tapia" w:date="2026-10-05T08:53:00Z"/>
              <w:rFonts w:ascii="Arial" w:hAnsi="Arial" w:cs="Arial"/>
              <w:sz w:val="20"/>
              <w:lang w:val="es-ES_tradnl" w:eastAsia="es-BO"/>
            </w:rPr>
          </w:rPrChange>
        </w:rPr>
      </w:pPr>
      <w:ins w:id="5810" w:author="Valeria Tapia" w:date="2026-10-05T08:53:00Z">
        <w:r w:rsidRPr="001B5D1A">
          <w:rPr>
            <w:color w:val="FF0000"/>
            <w:szCs w:val="24"/>
            <w:highlight w:val="cyan"/>
            <w:lang w:val="es-MX"/>
            <w:rPrChange w:id="5811" w:author="Valeria Tapia" w:date="2026-10-05T12:55:00Z">
              <w:rPr>
                <w:rFonts w:ascii="Arial" w:hAnsi="Arial" w:cs="Arial"/>
                <w:sz w:val="20"/>
                <w:lang w:val="es-ES_tradnl" w:eastAsia="es-BO"/>
              </w:rPr>
            </w:rPrChange>
          </w:rPr>
          <w:t>Información estadística de los trámites implementados</w:t>
        </w:r>
      </w:ins>
      <w:ins w:id="5812" w:author="Valeria Tapia" w:date="2026-10-05T08:57:00Z">
        <w:r w:rsidRPr="001B5D1A">
          <w:rPr>
            <w:color w:val="FF0000"/>
            <w:szCs w:val="24"/>
            <w:highlight w:val="cyan"/>
            <w:lang w:val="es-MX"/>
            <w:rPrChange w:id="5813" w:author="Valeria Tapia" w:date="2026-10-05T12:55:00Z">
              <w:rPr>
                <w:szCs w:val="24"/>
                <w:highlight w:val="cyan"/>
                <w:lang w:val="es-MX"/>
              </w:rPr>
            </w:rPrChange>
          </w:rPr>
          <w:t>;</w:t>
        </w:r>
      </w:ins>
    </w:p>
    <w:p w14:paraId="347685CC" w14:textId="2C314111" w:rsidR="00864E61" w:rsidRPr="001B5D1A" w:rsidRDefault="00864E61" w:rsidP="00864E61">
      <w:pPr>
        <w:pStyle w:val="Prrafodelista"/>
        <w:widowControl w:val="0"/>
        <w:numPr>
          <w:ilvl w:val="0"/>
          <w:numId w:val="128"/>
        </w:numPr>
        <w:suppressAutoHyphens/>
        <w:rPr>
          <w:ins w:id="5814" w:author="Valeria Tapia" w:date="2026-10-05T08:53:00Z"/>
          <w:color w:val="FF0000"/>
          <w:szCs w:val="24"/>
          <w:highlight w:val="cyan"/>
          <w:lang w:val="es-MX"/>
          <w:rPrChange w:id="5815" w:author="Valeria Tapia" w:date="2026-10-05T12:55:00Z">
            <w:rPr>
              <w:ins w:id="5816" w:author="Valeria Tapia" w:date="2026-10-05T08:53:00Z"/>
              <w:rFonts w:ascii="Arial" w:hAnsi="Arial" w:cs="Arial"/>
              <w:sz w:val="20"/>
              <w:lang w:val="es-ES_tradnl" w:eastAsia="es-BO"/>
            </w:rPr>
          </w:rPrChange>
        </w:rPr>
      </w:pPr>
      <w:ins w:id="5817" w:author="Valeria Tapia" w:date="2026-10-05T08:53:00Z">
        <w:r w:rsidRPr="001B5D1A">
          <w:rPr>
            <w:color w:val="FF0000"/>
            <w:szCs w:val="24"/>
            <w:highlight w:val="cyan"/>
            <w:lang w:val="es-MX"/>
            <w:rPrChange w:id="5818" w:author="Valeria Tapia" w:date="2026-10-05T12:55:00Z">
              <w:rPr>
                <w:rFonts w:ascii="Arial" w:hAnsi="Arial" w:cs="Arial"/>
                <w:sz w:val="20"/>
                <w:lang w:val="es-ES_tradnl" w:eastAsia="es-BO"/>
              </w:rPr>
            </w:rPrChange>
          </w:rPr>
          <w:t>El Buscador Arancelario Referencial de la VUCE</w:t>
        </w:r>
      </w:ins>
      <w:ins w:id="5819" w:author="Valeria Tapia" w:date="2026-10-05T08:57:00Z">
        <w:r w:rsidRPr="001B5D1A">
          <w:rPr>
            <w:color w:val="FF0000"/>
            <w:szCs w:val="24"/>
            <w:highlight w:val="cyan"/>
            <w:lang w:val="es-MX"/>
            <w:rPrChange w:id="5820" w:author="Valeria Tapia" w:date="2026-10-05T12:55:00Z">
              <w:rPr>
                <w:szCs w:val="24"/>
                <w:highlight w:val="cyan"/>
                <w:lang w:val="es-MX"/>
              </w:rPr>
            </w:rPrChange>
          </w:rPr>
          <w:t>;</w:t>
        </w:r>
      </w:ins>
      <w:ins w:id="5821" w:author="Valeria Tapia" w:date="2026-10-05T08:53:00Z">
        <w:r w:rsidRPr="001B5D1A">
          <w:rPr>
            <w:color w:val="FF0000"/>
            <w:szCs w:val="24"/>
            <w:highlight w:val="cyan"/>
            <w:lang w:val="es-MX"/>
            <w:rPrChange w:id="5822" w:author="Valeria Tapia" w:date="2026-10-05T12:55:00Z">
              <w:rPr>
                <w:rFonts w:ascii="Arial" w:hAnsi="Arial" w:cs="Arial"/>
                <w:sz w:val="20"/>
                <w:lang w:val="es-ES_tradnl" w:eastAsia="es-BO"/>
              </w:rPr>
            </w:rPrChange>
          </w:rPr>
          <w:t xml:space="preserve"> </w:t>
        </w:r>
      </w:ins>
    </w:p>
    <w:p w14:paraId="76A6BDAE" w14:textId="7899F4C6" w:rsidR="00864E61" w:rsidRPr="001B5D1A" w:rsidRDefault="00864E61">
      <w:pPr>
        <w:pStyle w:val="Prrafodelista"/>
        <w:numPr>
          <w:ilvl w:val="0"/>
          <w:numId w:val="128"/>
        </w:numPr>
        <w:jc w:val="left"/>
        <w:rPr>
          <w:ins w:id="5823" w:author="Valeria Tapia" w:date="2026-10-05T08:52:00Z"/>
          <w:color w:val="FF0000"/>
          <w:szCs w:val="24"/>
          <w:highlight w:val="cyan"/>
          <w:lang w:val="es-MX"/>
          <w:rPrChange w:id="5824" w:author="Valeria Tapia" w:date="2026-10-05T12:55:00Z">
            <w:rPr>
              <w:ins w:id="5825" w:author="Valeria Tapia" w:date="2026-10-05T08:52:00Z"/>
              <w:szCs w:val="24"/>
              <w:highlight w:val="cyan"/>
              <w:lang w:val="es-MX"/>
            </w:rPr>
          </w:rPrChange>
        </w:rPr>
        <w:pPrChange w:id="5826" w:author="Valeria Tapia" w:date="2026-10-05T08:53:00Z">
          <w:pPr>
            <w:pStyle w:val="Ttulo5"/>
            <w:numPr>
              <w:numId w:val="5"/>
            </w:numPr>
            <w:tabs>
              <w:tab w:val="left" w:pos="1701"/>
              <w:tab w:val="num" w:pos="4508"/>
              <w:tab w:val="num" w:pos="9044"/>
            </w:tabs>
            <w:ind w:left="4508" w:hanging="1814"/>
          </w:pPr>
        </w:pPrChange>
      </w:pPr>
      <w:ins w:id="5827" w:author="Valeria Tapia" w:date="2026-10-05T08:53:00Z">
        <w:r w:rsidRPr="001B5D1A">
          <w:rPr>
            <w:color w:val="FF0000"/>
            <w:szCs w:val="24"/>
            <w:highlight w:val="cyan"/>
            <w:lang w:val="es-MX"/>
            <w:rPrChange w:id="5828" w:author="Valeria Tapia" w:date="2026-10-05T12:55:00Z">
              <w:rPr>
                <w:rFonts w:ascii="Arial" w:hAnsi="Arial" w:cs="Arial"/>
                <w:sz w:val="20"/>
                <w:lang w:val="es-ES_tradnl" w:eastAsia="es-BO"/>
              </w:rPr>
            </w:rPrChange>
          </w:rPr>
          <w:t>Otros servicios relacionados con la VUCE</w:t>
        </w:r>
      </w:ins>
      <w:ins w:id="5829" w:author="Valeria Tapia" w:date="2026-10-05T08:57:00Z">
        <w:r w:rsidRPr="001B5D1A">
          <w:rPr>
            <w:color w:val="FF0000"/>
            <w:szCs w:val="24"/>
            <w:highlight w:val="cyan"/>
            <w:lang w:val="es-MX"/>
            <w:rPrChange w:id="5830" w:author="Valeria Tapia" w:date="2026-10-05T12:55:00Z">
              <w:rPr>
                <w:szCs w:val="24"/>
                <w:highlight w:val="cyan"/>
                <w:lang w:val="es-MX"/>
              </w:rPr>
            </w:rPrChange>
          </w:rPr>
          <w:t>;</w:t>
        </w:r>
      </w:ins>
      <w:ins w:id="5831" w:author="Valeria Tapia" w:date="2026-10-05T08:52:00Z">
        <w:r w:rsidRPr="001B5D1A">
          <w:rPr>
            <w:color w:val="FF0000"/>
            <w:szCs w:val="24"/>
            <w:highlight w:val="cyan"/>
            <w:lang w:val="es-MX"/>
            <w:rPrChange w:id="5832" w:author="Valeria Tapia" w:date="2026-10-05T12:55:00Z">
              <w:rPr>
                <w:szCs w:val="24"/>
                <w:highlight w:val="cyan"/>
                <w:lang w:val="es-MX"/>
              </w:rPr>
            </w:rPrChange>
          </w:rPr>
          <w:t xml:space="preserve"> </w:t>
        </w:r>
      </w:ins>
    </w:p>
    <w:p w14:paraId="3E51518C" w14:textId="102B123F" w:rsidR="00F41D38" w:rsidRPr="001B5D1A" w:rsidRDefault="00F41D38">
      <w:pPr>
        <w:pStyle w:val="Ttulo5"/>
        <w:tabs>
          <w:tab w:val="left" w:pos="1701"/>
          <w:tab w:val="num" w:pos="9044"/>
        </w:tabs>
        <w:rPr>
          <w:ins w:id="5833" w:author="Valeria Tapia" w:date="2026-10-05T09:35:00Z"/>
          <w:color w:val="FF0000"/>
          <w:szCs w:val="24"/>
          <w:highlight w:val="cyan"/>
          <w:lang w:val="es-MX"/>
          <w:rPrChange w:id="5834" w:author="Valeria Tapia" w:date="2026-10-05T12:55:00Z">
            <w:rPr>
              <w:ins w:id="5835" w:author="Valeria Tapia" w:date="2026-10-05T09:35:00Z"/>
              <w:szCs w:val="24"/>
              <w:highlight w:val="cyan"/>
              <w:lang w:val="es-MX"/>
            </w:rPr>
          </w:rPrChange>
        </w:rPr>
        <w:pPrChange w:id="5836" w:author="Valeria Tapia" w:date="2026-10-05T08:52:00Z">
          <w:pPr>
            <w:pStyle w:val="Ttulo5"/>
            <w:numPr>
              <w:numId w:val="5"/>
            </w:numPr>
            <w:tabs>
              <w:tab w:val="left" w:pos="1701"/>
              <w:tab w:val="num" w:pos="4508"/>
              <w:tab w:val="num" w:pos="9044"/>
            </w:tabs>
            <w:ind w:left="4508" w:hanging="1814"/>
          </w:pPr>
        </w:pPrChange>
      </w:pPr>
    </w:p>
    <w:p w14:paraId="5F67A37F" w14:textId="6225565A" w:rsidR="00D655DD" w:rsidRPr="001B5D1A" w:rsidRDefault="00D655DD">
      <w:pPr>
        <w:rPr>
          <w:ins w:id="5837" w:author="Valeria Tapia" w:date="2026-10-05T09:36:00Z"/>
          <w:color w:val="FF0000"/>
          <w:highlight w:val="cyan"/>
          <w:lang w:val="es-MX"/>
          <w:rPrChange w:id="5838" w:author="Valeria Tapia" w:date="2026-10-05T12:55:00Z">
            <w:rPr>
              <w:ins w:id="5839" w:author="Valeria Tapia" w:date="2026-10-05T09:36:00Z"/>
              <w:highlight w:val="cyan"/>
              <w:lang w:val="es-MX"/>
            </w:rPr>
          </w:rPrChange>
        </w:rPr>
        <w:pPrChange w:id="5840" w:author="Valeria Tapia" w:date="2026-10-05T09:35:00Z">
          <w:pPr>
            <w:pStyle w:val="Ttulo5"/>
            <w:numPr>
              <w:numId w:val="5"/>
            </w:numPr>
            <w:tabs>
              <w:tab w:val="left" w:pos="1701"/>
              <w:tab w:val="num" w:pos="4508"/>
              <w:tab w:val="num" w:pos="9044"/>
            </w:tabs>
            <w:ind w:left="4508" w:hanging="1814"/>
          </w:pPr>
        </w:pPrChange>
      </w:pPr>
      <w:ins w:id="5841" w:author="Valeria Tapia" w:date="2026-10-05T09:36:00Z">
        <w:r w:rsidRPr="001B5D1A">
          <w:rPr>
            <w:color w:val="FF0000"/>
            <w:highlight w:val="cyan"/>
            <w:lang w:val="es-MX"/>
            <w:rPrChange w:id="5842" w:author="Valeria Tapia" w:date="2026-10-05T12:55:00Z">
              <w:rPr>
                <w:highlight w:val="cyan"/>
                <w:lang w:val="es-MX"/>
              </w:rPr>
            </w:rPrChange>
          </w:rPr>
          <w:t xml:space="preserve">II. La integración gradual de los servicios en la VUCE, será definido por la AN </w:t>
        </w:r>
      </w:ins>
      <w:ins w:id="5843" w:author="Valeria Tapia" w:date="2026-10-05T09:37:00Z">
        <w:r w:rsidR="001B48ED" w:rsidRPr="001B5D1A">
          <w:rPr>
            <w:color w:val="FF0000"/>
            <w:highlight w:val="cyan"/>
            <w:lang w:val="es-MX"/>
            <w:rPrChange w:id="5844" w:author="Valeria Tapia" w:date="2026-10-05T12:55:00Z">
              <w:rPr>
                <w:highlight w:val="cyan"/>
                <w:lang w:val="es-MX"/>
              </w:rPr>
            </w:rPrChange>
          </w:rPr>
          <w:t xml:space="preserve">considerando lo establecido en el Artículo 70 del presente reglamento. </w:t>
        </w:r>
      </w:ins>
      <w:ins w:id="5845" w:author="Valeria Tapia" w:date="2026-10-05T09:36:00Z">
        <w:r w:rsidRPr="001B5D1A">
          <w:rPr>
            <w:color w:val="FF0000"/>
            <w:highlight w:val="cyan"/>
            <w:lang w:val="es-MX"/>
            <w:rPrChange w:id="5846" w:author="Valeria Tapia" w:date="2026-10-05T12:55:00Z">
              <w:rPr>
                <w:highlight w:val="cyan"/>
                <w:lang w:val="es-MX"/>
              </w:rPr>
            </w:rPrChange>
          </w:rPr>
          <w:t xml:space="preserve">  </w:t>
        </w:r>
      </w:ins>
    </w:p>
    <w:p w14:paraId="0AB40B77" w14:textId="77777777" w:rsidR="00D655DD" w:rsidRPr="001B5D1A" w:rsidRDefault="00D655DD">
      <w:pPr>
        <w:rPr>
          <w:ins w:id="5847" w:author="Valeria Tapia" w:date="2026-10-05T08:49:00Z"/>
          <w:color w:val="FF0000"/>
          <w:highlight w:val="cyan"/>
          <w:lang w:val="es-MX"/>
          <w:rPrChange w:id="5848" w:author="Valeria Tapia" w:date="2026-10-05T12:55:00Z">
            <w:rPr>
              <w:ins w:id="5849" w:author="Valeria Tapia" w:date="2026-10-05T08:49:00Z"/>
              <w:highlight w:val="cyan"/>
              <w:lang w:val="es-MX"/>
            </w:rPr>
          </w:rPrChange>
        </w:rPr>
        <w:pPrChange w:id="5850" w:author="Valeria Tapia" w:date="2026-10-05T09:35:00Z">
          <w:pPr>
            <w:pStyle w:val="Ttulo5"/>
            <w:numPr>
              <w:numId w:val="5"/>
            </w:numPr>
            <w:tabs>
              <w:tab w:val="left" w:pos="1701"/>
              <w:tab w:val="num" w:pos="4508"/>
              <w:tab w:val="num" w:pos="9044"/>
            </w:tabs>
            <w:ind w:left="4508" w:hanging="1814"/>
          </w:pPr>
        </w:pPrChange>
      </w:pPr>
    </w:p>
    <w:p w14:paraId="0FF488E5" w14:textId="301DBE6C" w:rsidR="002F62A3" w:rsidRPr="001B5D1A" w:rsidDel="001619DA" w:rsidRDefault="00864E61" w:rsidP="0087552D">
      <w:pPr>
        <w:pStyle w:val="Ttulo5"/>
        <w:numPr>
          <w:ilvl w:val="0"/>
          <w:numId w:val="5"/>
        </w:numPr>
        <w:tabs>
          <w:tab w:val="left" w:pos="1701"/>
          <w:tab w:val="num" w:pos="9044"/>
        </w:tabs>
        <w:ind w:left="0" w:firstLine="0"/>
        <w:rPr>
          <w:ins w:id="5851" w:author="Valeria Tapia" w:date="2026-10-05T09:19:00Z"/>
          <w:del w:id="5852" w:author="Brenda Lily Gutierrez Bautista" w:date="2026-10-06T17:44:00Z"/>
          <w:color w:val="FF0000"/>
          <w:highlight w:val="cyan"/>
          <w:rPrChange w:id="5853" w:author="Valeria Tapia" w:date="2026-10-05T12:55:00Z">
            <w:rPr>
              <w:ins w:id="5854" w:author="Valeria Tapia" w:date="2026-10-05T09:19:00Z"/>
              <w:del w:id="5855" w:author="Brenda Lily Gutierrez Bautista" w:date="2026-10-06T17:44:00Z"/>
              <w:highlight w:val="cyan"/>
            </w:rPr>
          </w:rPrChange>
        </w:rPr>
      </w:pPr>
      <w:ins w:id="5856" w:author="Valeria Tapia" w:date="2026-10-05T08:54:00Z">
        <w:del w:id="5857" w:author="Brenda Lily Gutierrez Bautista" w:date="2026-10-06T17:44:00Z">
          <w:r w:rsidRPr="001B5D1A" w:rsidDel="001619DA">
            <w:rPr>
              <w:b/>
              <w:color w:val="FF0000"/>
              <w:highlight w:val="cyan"/>
              <w:rPrChange w:id="5858" w:author="Valeria Tapia" w:date="2026-10-05T12:55:00Z">
                <w:rPr>
                  <w:b/>
                  <w:highlight w:val="cyan"/>
                </w:rPr>
              </w:rPrChange>
            </w:rPr>
            <w:delText xml:space="preserve">(MÓDULO </w:delText>
          </w:r>
        </w:del>
      </w:ins>
      <w:ins w:id="5859" w:author="Valeria Tapia" w:date="2026-10-05T08:57:00Z">
        <w:del w:id="5860" w:author="Brenda Lily Gutierrez Bautista" w:date="2026-10-06T17:44:00Z">
          <w:r w:rsidRPr="001B5D1A" w:rsidDel="001619DA">
            <w:rPr>
              <w:b/>
              <w:color w:val="FF0000"/>
              <w:highlight w:val="cyan"/>
              <w:rPrChange w:id="5861" w:author="Valeria Tapia" w:date="2026-10-05T12:55:00Z">
                <w:rPr>
                  <w:b/>
                  <w:highlight w:val="cyan"/>
                </w:rPr>
              </w:rPrChange>
            </w:rPr>
            <w:delText>EXPEDIENTE ELECTRÓNICO VUCE)</w:delText>
          </w:r>
        </w:del>
      </w:ins>
      <w:ins w:id="5862" w:author="Valeria Tapia" w:date="2026-10-05T08:59:00Z">
        <w:del w:id="5863" w:author="Brenda Lily Gutierrez Bautista" w:date="2026-10-06T17:44:00Z">
          <w:r w:rsidRPr="001B5D1A" w:rsidDel="001619DA">
            <w:rPr>
              <w:b/>
              <w:color w:val="FF0000"/>
              <w:highlight w:val="cyan"/>
              <w:rPrChange w:id="5864" w:author="Valeria Tapia" w:date="2026-10-05T12:55:00Z">
                <w:rPr>
                  <w:b/>
                  <w:highlight w:val="cyan"/>
                </w:rPr>
              </w:rPrChange>
            </w:rPr>
            <w:delText xml:space="preserve">. </w:delText>
          </w:r>
          <w:r w:rsidRPr="001B5D1A" w:rsidDel="001619DA">
            <w:rPr>
              <w:color w:val="FF0000"/>
              <w:highlight w:val="cyan"/>
              <w:rPrChange w:id="5865" w:author="Valeria Tapia" w:date="2026-10-05T12:55:00Z">
                <w:rPr>
                  <w:highlight w:val="cyan"/>
                </w:rPr>
              </w:rPrChange>
            </w:rPr>
            <w:delText xml:space="preserve">I. </w:delText>
          </w:r>
        </w:del>
      </w:ins>
      <w:ins w:id="5866" w:author="Valeria Tapia" w:date="2026-10-05T09:01:00Z">
        <w:del w:id="5867" w:author="Brenda Lily Gutierrez Bautista" w:date="2026-10-06T17:44:00Z">
          <w:r w:rsidR="00900877" w:rsidRPr="001B5D1A" w:rsidDel="001619DA">
            <w:rPr>
              <w:color w:val="FF0000"/>
              <w:highlight w:val="cyan"/>
              <w:rPrChange w:id="5868" w:author="Valeria Tapia" w:date="2026-10-05T12:55:00Z">
                <w:rPr>
                  <w:highlight w:val="cyan"/>
                </w:rPr>
              </w:rPrChange>
            </w:rPr>
            <w:delText>La AN implementará</w:delText>
          </w:r>
        </w:del>
      </w:ins>
      <w:ins w:id="5869" w:author="Valeria Tapia" w:date="2026-10-05T09:18:00Z">
        <w:del w:id="5870" w:author="Brenda Lily Gutierrez Bautista" w:date="2026-10-06T17:44:00Z">
          <w:r w:rsidR="002F62A3" w:rsidRPr="001B5D1A" w:rsidDel="001619DA">
            <w:rPr>
              <w:color w:val="FF0000"/>
              <w:highlight w:val="cyan"/>
              <w:rPrChange w:id="5871" w:author="Valeria Tapia" w:date="2026-10-05T12:55:00Z">
                <w:rPr>
                  <w:highlight w:val="cyan"/>
                </w:rPr>
              </w:rPrChange>
            </w:rPr>
            <w:delText xml:space="preserve"> y administrará</w:delText>
          </w:r>
        </w:del>
      </w:ins>
      <w:ins w:id="5872" w:author="Valeria Tapia" w:date="2026-10-05T09:01:00Z">
        <w:del w:id="5873" w:author="Brenda Lily Gutierrez Bautista" w:date="2026-10-06T17:44:00Z">
          <w:r w:rsidR="00900877" w:rsidRPr="001B5D1A" w:rsidDel="001619DA">
            <w:rPr>
              <w:color w:val="FF0000"/>
              <w:highlight w:val="cyan"/>
              <w:rPrChange w:id="5874" w:author="Valeria Tapia" w:date="2026-10-05T12:55:00Z">
                <w:rPr>
                  <w:highlight w:val="cyan"/>
                </w:rPr>
              </w:rPrChange>
            </w:rPr>
            <w:delText xml:space="preserve"> el Módulo Expediente Electr</w:delText>
          </w:r>
        </w:del>
      </w:ins>
      <w:ins w:id="5875" w:author="Valeria Tapia" w:date="2026-10-05T09:02:00Z">
        <w:del w:id="5876" w:author="Brenda Lily Gutierrez Bautista" w:date="2026-10-06T17:44:00Z">
          <w:r w:rsidR="00900877" w:rsidRPr="001B5D1A" w:rsidDel="001619DA">
            <w:rPr>
              <w:color w:val="FF0000"/>
              <w:highlight w:val="cyan"/>
              <w:rPrChange w:id="5877" w:author="Valeria Tapia" w:date="2026-10-05T12:55:00Z">
                <w:rPr>
                  <w:highlight w:val="cyan"/>
                </w:rPr>
              </w:rPrChange>
            </w:rPr>
            <w:delText>ónico VUCE,</w:delText>
          </w:r>
        </w:del>
      </w:ins>
      <w:ins w:id="5878" w:author="Valeria Tapia" w:date="2026-10-05T09:10:00Z">
        <w:del w:id="5879" w:author="Brenda Lily Gutierrez Bautista" w:date="2026-10-06T17:44:00Z">
          <w:r w:rsidR="00763A6A" w:rsidRPr="001B5D1A" w:rsidDel="001619DA">
            <w:rPr>
              <w:color w:val="FF0000"/>
              <w:highlight w:val="cyan"/>
              <w:rPrChange w:id="5880" w:author="Valeria Tapia" w:date="2026-10-05T12:55:00Z">
                <w:rPr>
                  <w:highlight w:val="cyan"/>
                </w:rPr>
              </w:rPrChange>
            </w:rPr>
            <w:delText xml:space="preserve"> </w:delText>
          </w:r>
        </w:del>
      </w:ins>
      <w:ins w:id="5881" w:author="Valeria Tapia" w:date="2026-10-05T09:19:00Z">
        <w:del w:id="5882" w:author="Brenda Lily Gutierrez Bautista" w:date="2026-10-06T17:44:00Z">
          <w:r w:rsidR="002F62A3" w:rsidRPr="001B5D1A" w:rsidDel="001619DA">
            <w:rPr>
              <w:color w:val="FF0000"/>
              <w:highlight w:val="cyan"/>
              <w:rPrChange w:id="5883" w:author="Valeria Tapia" w:date="2026-10-05T12:55:00Z">
                <w:rPr/>
              </w:rPrChange>
            </w:rPr>
            <w:delText xml:space="preserve">sin perjuicio de las responsabilidades que correspondan a </w:delText>
          </w:r>
        </w:del>
      </w:ins>
      <w:ins w:id="5884" w:author="Valeria Tapia" w:date="2026-10-05T09:20:00Z">
        <w:del w:id="5885" w:author="Brenda Lily Gutierrez Bautista" w:date="2026-10-06T17:44:00Z">
          <w:r w:rsidR="000A1C4F" w:rsidRPr="001B5D1A" w:rsidDel="001619DA">
            <w:rPr>
              <w:color w:val="FF0000"/>
              <w:highlight w:val="cyan"/>
              <w:rPrChange w:id="5886" w:author="Valeria Tapia" w:date="2026-10-05T12:55:00Z">
                <w:rPr>
                  <w:highlight w:val="cyan"/>
                </w:rPr>
              </w:rPrChange>
            </w:rPr>
            <w:delText>la EPE</w:delText>
          </w:r>
        </w:del>
      </w:ins>
      <w:ins w:id="5887" w:author="Valeria Tapia" w:date="2026-10-05T09:19:00Z">
        <w:del w:id="5888" w:author="Brenda Lily Gutierrez Bautista" w:date="2026-10-06T17:44:00Z">
          <w:r w:rsidR="002F62A3" w:rsidRPr="001B5D1A" w:rsidDel="001619DA">
            <w:rPr>
              <w:color w:val="FF0000"/>
              <w:highlight w:val="cyan"/>
              <w:rPrChange w:id="5889" w:author="Valeria Tapia" w:date="2026-10-05T12:55:00Z">
                <w:rPr/>
              </w:rPrChange>
            </w:rPr>
            <w:delText xml:space="preserve"> respecto de la información, decisiones y actuaciones generadas bajo su competencia.</w:delText>
          </w:r>
        </w:del>
      </w:ins>
    </w:p>
    <w:p w14:paraId="7E28430E" w14:textId="001F0004" w:rsidR="002F62A3" w:rsidRPr="001B5D1A" w:rsidDel="001619DA" w:rsidRDefault="002F62A3">
      <w:pPr>
        <w:pStyle w:val="Ttulo5"/>
        <w:tabs>
          <w:tab w:val="left" w:pos="1701"/>
          <w:tab w:val="num" w:pos="9044"/>
        </w:tabs>
        <w:rPr>
          <w:ins w:id="5890" w:author="Valeria Tapia" w:date="2026-10-05T09:19:00Z"/>
          <w:del w:id="5891" w:author="Brenda Lily Gutierrez Bautista" w:date="2026-10-06T17:44:00Z"/>
          <w:color w:val="FF0000"/>
          <w:highlight w:val="cyan"/>
          <w:rPrChange w:id="5892" w:author="Valeria Tapia" w:date="2026-10-05T12:55:00Z">
            <w:rPr>
              <w:ins w:id="5893" w:author="Valeria Tapia" w:date="2026-10-05T09:19:00Z"/>
              <w:del w:id="5894" w:author="Brenda Lily Gutierrez Bautista" w:date="2026-10-06T17:44:00Z"/>
              <w:highlight w:val="cyan"/>
            </w:rPr>
          </w:rPrChange>
        </w:rPr>
        <w:pPrChange w:id="5895" w:author="Valeria Tapia" w:date="2026-10-05T09:19:00Z">
          <w:pPr>
            <w:pStyle w:val="Ttulo5"/>
            <w:numPr>
              <w:numId w:val="5"/>
            </w:numPr>
            <w:tabs>
              <w:tab w:val="left" w:pos="1701"/>
              <w:tab w:val="num" w:pos="4508"/>
              <w:tab w:val="num" w:pos="9044"/>
            </w:tabs>
            <w:ind w:left="4508" w:hanging="1814"/>
          </w:pPr>
        </w:pPrChange>
      </w:pPr>
    </w:p>
    <w:p w14:paraId="54F53A8D" w14:textId="637F1BF8" w:rsidR="00A35BB0" w:rsidRPr="001B5D1A" w:rsidDel="001619DA" w:rsidRDefault="002F62A3" w:rsidP="00A35BB0">
      <w:pPr>
        <w:rPr>
          <w:ins w:id="5896" w:author="Valeria Tapia" w:date="2026-10-05T09:26:00Z"/>
          <w:del w:id="5897" w:author="Brenda Lily Gutierrez Bautista" w:date="2026-10-06T17:44:00Z"/>
          <w:color w:val="FF0000"/>
          <w:highlight w:val="cyan"/>
          <w:rPrChange w:id="5898" w:author="Valeria Tapia" w:date="2026-10-05T12:55:00Z">
            <w:rPr>
              <w:ins w:id="5899" w:author="Valeria Tapia" w:date="2026-10-05T09:26:00Z"/>
              <w:del w:id="5900" w:author="Brenda Lily Gutierrez Bautista" w:date="2026-10-06T17:44:00Z"/>
              <w:highlight w:val="cyan"/>
            </w:rPr>
          </w:rPrChange>
        </w:rPr>
      </w:pPr>
      <w:ins w:id="5901" w:author="Valeria Tapia" w:date="2026-10-05T09:19:00Z">
        <w:del w:id="5902" w:author="Brenda Lily Gutierrez Bautista" w:date="2026-10-06T17:44:00Z">
          <w:r w:rsidRPr="001B5D1A" w:rsidDel="001619DA">
            <w:rPr>
              <w:color w:val="FF0000"/>
              <w:highlight w:val="cyan"/>
              <w:rPrChange w:id="5903" w:author="Valeria Tapia" w:date="2026-10-05T12:55:00Z">
                <w:rPr>
                  <w:highlight w:val="cyan"/>
                </w:rPr>
              </w:rPrChange>
            </w:rPr>
            <w:delText xml:space="preserve">II. El expediente electrónico VUCE </w:delText>
          </w:r>
        </w:del>
      </w:ins>
      <w:ins w:id="5904" w:author="Valeria Tapia" w:date="2026-10-05T09:25:00Z">
        <w:del w:id="5905" w:author="Brenda Lily Gutierrez Bautista" w:date="2026-10-06T17:44:00Z">
          <w:r w:rsidR="00A35BB0" w:rsidRPr="001B5D1A" w:rsidDel="001619DA">
            <w:rPr>
              <w:color w:val="FF0000"/>
              <w:highlight w:val="cyan"/>
              <w:rPrChange w:id="5906" w:author="Valeria Tapia" w:date="2026-10-05T12:55:00Z">
                <w:rPr/>
              </w:rPrChange>
            </w:rPr>
            <w:delText>permitirá la conformación y gestión electrónica de la</w:delText>
          </w:r>
          <w:r w:rsidR="00A35BB0" w:rsidRPr="001B5D1A" w:rsidDel="001619DA">
            <w:rPr>
              <w:color w:val="FF0000"/>
              <w:rPrChange w:id="5907" w:author="Valeria Tapia" w:date="2026-10-05T12:55:00Z">
                <w:rPr/>
              </w:rPrChange>
            </w:rPr>
            <w:delText xml:space="preserve"> </w:delText>
          </w:r>
        </w:del>
      </w:ins>
      <w:ins w:id="5908" w:author="Valeria Tapia" w:date="2026-10-05T09:20:00Z">
        <w:del w:id="5909" w:author="Brenda Lily Gutierrez Bautista" w:date="2026-10-06T17:44:00Z">
          <w:r w:rsidR="000A1C4F" w:rsidRPr="001B5D1A" w:rsidDel="001619DA">
            <w:rPr>
              <w:color w:val="FF0000"/>
              <w:highlight w:val="cyan"/>
              <w:rPrChange w:id="5910" w:author="Valeria Tapia" w:date="2026-10-05T12:55:00Z">
                <w:rPr>
                  <w:highlight w:val="cyan"/>
                </w:rPr>
              </w:rPrChange>
            </w:rPr>
            <w:delText>informaci</w:delText>
          </w:r>
        </w:del>
      </w:ins>
      <w:ins w:id="5911" w:author="Valeria Tapia" w:date="2026-10-05T09:21:00Z">
        <w:del w:id="5912" w:author="Brenda Lily Gutierrez Bautista" w:date="2026-10-06T17:44:00Z">
          <w:r w:rsidR="000A1C4F" w:rsidRPr="001B5D1A" w:rsidDel="001619DA">
            <w:rPr>
              <w:color w:val="FF0000"/>
              <w:highlight w:val="cyan"/>
              <w:rPrChange w:id="5913" w:author="Valeria Tapia" w:date="2026-10-05T12:55:00Z">
                <w:rPr>
                  <w:highlight w:val="cyan"/>
                </w:rPr>
              </w:rPrChange>
            </w:rPr>
            <w:delText>ón</w:delText>
          </w:r>
        </w:del>
      </w:ins>
      <w:ins w:id="5914" w:author="Valeria Tapia" w:date="2026-10-05T09:26:00Z">
        <w:del w:id="5915" w:author="Brenda Lily Gutierrez Bautista" w:date="2026-10-06T17:44:00Z">
          <w:r w:rsidR="00A35BB0" w:rsidRPr="001B5D1A" w:rsidDel="001619DA">
            <w:rPr>
              <w:color w:val="FF0000"/>
              <w:highlight w:val="cyan"/>
              <w:rPrChange w:id="5916" w:author="Valeria Tapia" w:date="2026-10-05T12:55:00Z">
                <w:rPr>
                  <w:highlight w:val="cyan"/>
                </w:rPr>
              </w:rPrChange>
            </w:rPr>
            <w:delText>,</w:delText>
          </w:r>
        </w:del>
      </w:ins>
      <w:ins w:id="5917" w:author="Valeria Tapia" w:date="2026-10-05T09:21:00Z">
        <w:del w:id="5918" w:author="Brenda Lily Gutierrez Bautista" w:date="2026-10-06T17:44:00Z">
          <w:r w:rsidR="000A1C4F" w:rsidRPr="001B5D1A" w:rsidDel="001619DA">
            <w:rPr>
              <w:color w:val="FF0000"/>
              <w:highlight w:val="cyan"/>
              <w:rPrChange w:id="5919" w:author="Valeria Tapia" w:date="2026-10-05T12:55:00Z">
                <w:rPr>
                  <w:highlight w:val="cyan"/>
                </w:rPr>
              </w:rPrChange>
            </w:rPr>
            <w:delText xml:space="preserve"> </w:delText>
          </w:r>
        </w:del>
      </w:ins>
      <w:ins w:id="5920" w:author="Valeria Tapia" w:date="2026-10-05T09:26:00Z">
        <w:del w:id="5921" w:author="Brenda Lily Gutierrez Bautista" w:date="2026-10-06T17:44:00Z">
          <w:r w:rsidR="00A35BB0" w:rsidRPr="001B5D1A" w:rsidDel="001619DA">
            <w:rPr>
              <w:color w:val="FF0000"/>
              <w:highlight w:val="cyan"/>
              <w:rPrChange w:id="5922" w:author="Valeria Tapia" w:date="2026-10-05T12:55:00Z">
                <w:rPr/>
              </w:rPrChange>
            </w:rPr>
            <w:delText xml:space="preserve">documentos y actuaciones correspondientes a los trámites y servicios incorporados a la VUCE, garantizando su </w:delText>
          </w:r>
          <w:r w:rsidR="00A35BB0" w:rsidRPr="001B5D1A" w:rsidDel="001619DA">
            <w:rPr>
              <w:rStyle w:val="Textoennegrita"/>
              <w:b w:val="0"/>
              <w:color w:val="FF0000"/>
              <w:highlight w:val="cyan"/>
              <w:rPrChange w:id="5923" w:author="Valeria Tapia" w:date="2026-10-05T12:55:00Z">
                <w:rPr>
                  <w:rStyle w:val="Textoennegrita"/>
                </w:rPr>
              </w:rPrChange>
            </w:rPr>
            <w:delText>integridad, autenticidad, disponibilidad, trazabilidad, seguridad, conservación e inalterabilidad</w:delText>
          </w:r>
          <w:r w:rsidR="00A35BB0" w:rsidRPr="001B5D1A" w:rsidDel="001619DA">
            <w:rPr>
              <w:color w:val="FF0000"/>
              <w:highlight w:val="cyan"/>
              <w:rPrChange w:id="5924" w:author="Valeria Tapia" w:date="2026-10-05T12:55:00Z">
                <w:rPr/>
              </w:rPrChange>
            </w:rPr>
            <w:delText>, de acuerdo con la normativa vigente.</w:delText>
          </w:r>
        </w:del>
      </w:ins>
    </w:p>
    <w:p w14:paraId="101ED5EA" w14:textId="1E60E60B" w:rsidR="00900877" w:rsidRPr="001B5D1A" w:rsidDel="001619DA" w:rsidRDefault="00900877">
      <w:pPr>
        <w:rPr>
          <w:ins w:id="5925" w:author="Valeria Tapia" w:date="2026-10-05T08:59:00Z"/>
          <w:del w:id="5926" w:author="Brenda Lily Gutierrez Bautista" w:date="2026-10-06T17:44:00Z"/>
          <w:color w:val="FF0000"/>
          <w:highlight w:val="cyan"/>
          <w:rPrChange w:id="5927" w:author="Valeria Tapia" w:date="2026-10-05T12:55:00Z">
            <w:rPr>
              <w:ins w:id="5928" w:author="Valeria Tapia" w:date="2026-10-05T08:59:00Z"/>
              <w:del w:id="5929" w:author="Brenda Lily Gutierrez Bautista" w:date="2026-10-06T17:44:00Z"/>
              <w:highlight w:val="cyan"/>
            </w:rPr>
          </w:rPrChange>
        </w:rPr>
        <w:pPrChange w:id="5930" w:author="Valeria Tapia" w:date="2026-10-05T09:02:00Z">
          <w:pPr>
            <w:pStyle w:val="Ttulo5"/>
            <w:numPr>
              <w:numId w:val="5"/>
            </w:numPr>
            <w:tabs>
              <w:tab w:val="left" w:pos="1701"/>
              <w:tab w:val="num" w:pos="4508"/>
              <w:tab w:val="num" w:pos="9044"/>
            </w:tabs>
            <w:ind w:left="4508" w:hanging="1814"/>
          </w:pPr>
        </w:pPrChange>
      </w:pPr>
    </w:p>
    <w:p w14:paraId="5E9FB4A4" w14:textId="5E3461B4" w:rsidR="000A1C4F" w:rsidRPr="001B5D1A" w:rsidDel="001619DA" w:rsidRDefault="00864E61">
      <w:pPr>
        <w:rPr>
          <w:ins w:id="5931" w:author="Valeria Tapia" w:date="2026-10-05T09:22:00Z"/>
          <w:del w:id="5932" w:author="Brenda Lily Gutierrez Bautista" w:date="2026-10-06T17:44:00Z"/>
          <w:color w:val="FF0000"/>
          <w:highlight w:val="cyan"/>
          <w:rPrChange w:id="5933" w:author="Valeria Tapia" w:date="2026-10-05T12:55:00Z">
            <w:rPr>
              <w:ins w:id="5934" w:author="Valeria Tapia" w:date="2026-10-05T09:22:00Z"/>
              <w:del w:id="5935" w:author="Brenda Lily Gutierrez Bautista" w:date="2026-10-06T17:44:00Z"/>
              <w:highlight w:val="cyan"/>
            </w:rPr>
          </w:rPrChange>
        </w:rPr>
        <w:pPrChange w:id="5936" w:author="Valeria Tapia" w:date="2026-10-05T08:59:00Z">
          <w:pPr>
            <w:pStyle w:val="Ttulo5"/>
            <w:numPr>
              <w:numId w:val="5"/>
            </w:numPr>
            <w:tabs>
              <w:tab w:val="left" w:pos="1701"/>
              <w:tab w:val="num" w:pos="4508"/>
              <w:tab w:val="num" w:pos="9044"/>
            </w:tabs>
            <w:ind w:left="4508" w:hanging="1814"/>
          </w:pPr>
        </w:pPrChange>
      </w:pPr>
      <w:ins w:id="5937" w:author="Valeria Tapia" w:date="2026-10-05T08:59:00Z">
        <w:del w:id="5938" w:author="Brenda Lily Gutierrez Bautista" w:date="2026-10-06T17:44:00Z">
          <w:r w:rsidRPr="001B5D1A" w:rsidDel="001619DA">
            <w:rPr>
              <w:color w:val="FF0000"/>
              <w:highlight w:val="cyan"/>
              <w:rPrChange w:id="5939" w:author="Valeria Tapia" w:date="2026-10-05T12:55:00Z">
                <w:rPr>
                  <w:highlight w:val="cyan"/>
                </w:rPr>
              </w:rPrChange>
            </w:rPr>
            <w:delText>I</w:delText>
          </w:r>
        </w:del>
      </w:ins>
      <w:ins w:id="5940" w:author="Valeria Tapia" w:date="2026-10-05T09:19:00Z">
        <w:del w:id="5941" w:author="Brenda Lily Gutierrez Bautista" w:date="2026-10-06T17:44:00Z">
          <w:r w:rsidR="002F62A3" w:rsidRPr="001B5D1A" w:rsidDel="001619DA">
            <w:rPr>
              <w:color w:val="FF0000"/>
              <w:highlight w:val="cyan"/>
              <w:rPrChange w:id="5942" w:author="Valeria Tapia" w:date="2026-10-05T12:55:00Z">
                <w:rPr>
                  <w:highlight w:val="cyan"/>
                </w:rPr>
              </w:rPrChange>
            </w:rPr>
            <w:delText>I</w:delText>
          </w:r>
        </w:del>
      </w:ins>
      <w:ins w:id="5943" w:author="Valeria Tapia" w:date="2026-10-05T08:59:00Z">
        <w:del w:id="5944" w:author="Brenda Lily Gutierrez Bautista" w:date="2026-10-06T17:44:00Z">
          <w:r w:rsidRPr="001B5D1A" w:rsidDel="001619DA">
            <w:rPr>
              <w:color w:val="FF0000"/>
              <w:highlight w:val="cyan"/>
              <w:rPrChange w:id="5945" w:author="Valeria Tapia" w:date="2026-10-05T12:55:00Z">
                <w:rPr>
                  <w:highlight w:val="cyan"/>
                </w:rPr>
              </w:rPrChange>
            </w:rPr>
            <w:delText>I.</w:delText>
          </w:r>
        </w:del>
      </w:ins>
      <w:ins w:id="5946" w:author="Valeria Tapia" w:date="2026-10-05T09:22:00Z">
        <w:del w:id="5947" w:author="Brenda Lily Gutierrez Bautista" w:date="2026-10-06T17:44:00Z">
          <w:r w:rsidR="000A1C4F" w:rsidRPr="001B5D1A" w:rsidDel="001619DA">
            <w:rPr>
              <w:color w:val="FF0000"/>
              <w:rPrChange w:id="5948" w:author="Valeria Tapia" w:date="2026-10-05T12:55:00Z">
                <w:rPr/>
              </w:rPrChange>
            </w:rPr>
            <w:delText xml:space="preserve"> </w:delText>
          </w:r>
          <w:r w:rsidR="000A1C4F" w:rsidRPr="001B5D1A" w:rsidDel="001619DA">
            <w:rPr>
              <w:color w:val="FF0000"/>
              <w:highlight w:val="cyan"/>
              <w:rPrChange w:id="5949" w:author="Valeria Tapia" w:date="2026-10-05T12:55:00Z">
                <w:rPr/>
              </w:rPrChange>
            </w:rPr>
            <w:delText xml:space="preserve">La información presentada o generada por el Operador de Comercio Exterior y que forme parte del Expediente Electrónico VUCE podrá ser reutilizada por </w:delText>
          </w:r>
        </w:del>
      </w:ins>
      <w:ins w:id="5950" w:author="Valeria Tapia" w:date="2026-10-05T09:28:00Z">
        <w:del w:id="5951" w:author="Brenda Lily Gutierrez Bautista" w:date="2026-10-06T17:44:00Z">
          <w:r w:rsidR="00A35BB0" w:rsidRPr="001B5D1A" w:rsidDel="001619DA">
            <w:rPr>
              <w:color w:val="FF0000"/>
              <w:highlight w:val="cyan"/>
              <w:rPrChange w:id="5952" w:author="Valeria Tapia" w:date="2026-10-05T12:55:00Z">
                <w:rPr>
                  <w:highlight w:val="cyan"/>
                </w:rPr>
              </w:rPrChange>
            </w:rPr>
            <w:delText>la EPE</w:delText>
          </w:r>
        </w:del>
      </w:ins>
      <w:ins w:id="5953" w:author="Valeria Tapia" w:date="2026-10-05T09:22:00Z">
        <w:del w:id="5954" w:author="Brenda Lily Gutierrez Bautista" w:date="2026-10-06T17:44:00Z">
          <w:r w:rsidR="000A1C4F" w:rsidRPr="001B5D1A" w:rsidDel="001619DA">
            <w:rPr>
              <w:color w:val="FF0000"/>
              <w:highlight w:val="cyan"/>
              <w:rPrChange w:id="5955" w:author="Valeria Tapia" w:date="2026-10-05T12:55:00Z">
                <w:rPr/>
              </w:rPrChange>
            </w:rPr>
            <w:delText>, cuando corresponda</w:delText>
          </w:r>
        </w:del>
      </w:ins>
      <w:ins w:id="5956" w:author="Valeria Tapia" w:date="2026-10-05T09:28:00Z">
        <w:del w:id="5957" w:author="Brenda Lily Gutierrez Bautista" w:date="2026-10-06T17:44:00Z">
          <w:r w:rsidR="00A35BB0" w:rsidRPr="001B5D1A" w:rsidDel="001619DA">
            <w:rPr>
              <w:color w:val="FF0000"/>
              <w:highlight w:val="cyan"/>
              <w:rPrChange w:id="5958" w:author="Valeria Tapia" w:date="2026-10-05T12:55:00Z">
                <w:rPr>
                  <w:highlight w:val="cyan"/>
                </w:rPr>
              </w:rPrChange>
            </w:rPr>
            <w:delText xml:space="preserve"> en e</w:delText>
          </w:r>
        </w:del>
      </w:ins>
      <w:ins w:id="5959" w:author="Valeria Tapia" w:date="2026-10-05T09:22:00Z">
        <w:del w:id="5960" w:author="Brenda Lily Gutierrez Bautista" w:date="2026-10-06T17:44:00Z">
          <w:r w:rsidR="000A1C4F" w:rsidRPr="001B5D1A" w:rsidDel="001619DA">
            <w:rPr>
              <w:color w:val="FF0000"/>
              <w:highlight w:val="cyan"/>
              <w:rPrChange w:id="5961" w:author="Valeria Tapia" w:date="2026-10-05T12:55:00Z">
                <w:rPr/>
              </w:rPrChange>
            </w:rPr>
            <w:delText xml:space="preserve">l ejercicio de sus competencias, evitando la presentación reiterada de información o documentación que se encuentre disponible en la VUCE y sea susceptible de interoperabilidad, </w:delText>
          </w:r>
        </w:del>
      </w:ins>
      <w:ins w:id="5962" w:author="Valeria Tapia" w:date="2026-10-05T09:29:00Z">
        <w:del w:id="5963" w:author="Brenda Lily Gutierrez Bautista" w:date="2026-10-06T17:44:00Z">
          <w:r w:rsidR="00A35BB0" w:rsidRPr="001B5D1A" w:rsidDel="001619DA">
            <w:rPr>
              <w:color w:val="FF0000"/>
              <w:highlight w:val="cyan"/>
              <w:rPrChange w:id="5964" w:author="Valeria Tapia" w:date="2026-10-05T12:55:00Z">
                <w:rPr/>
              </w:rPrChange>
            </w:rPr>
            <w:delText xml:space="preserve">conforme al principio de </w:delText>
          </w:r>
          <w:r w:rsidR="00A35BB0" w:rsidRPr="001B5D1A" w:rsidDel="001619DA">
            <w:rPr>
              <w:rStyle w:val="Textoennegrita"/>
              <w:b w:val="0"/>
              <w:color w:val="FF0000"/>
              <w:highlight w:val="cyan"/>
              <w:rPrChange w:id="5965" w:author="Valeria Tapia" w:date="2026-10-05T12:55:00Z">
                <w:rPr>
                  <w:rStyle w:val="Textoennegrita"/>
                  <w:b w:val="0"/>
                </w:rPr>
              </w:rPrChange>
            </w:rPr>
            <w:delText>“una sola vez”</w:delText>
          </w:r>
          <w:r w:rsidR="00A35BB0" w:rsidRPr="001B5D1A" w:rsidDel="001619DA">
            <w:rPr>
              <w:color w:val="FF0000"/>
              <w:highlight w:val="cyan"/>
              <w:rPrChange w:id="5966" w:author="Valeria Tapia" w:date="2026-10-05T12:55:00Z">
                <w:rPr/>
              </w:rPrChange>
            </w:rPr>
            <w:delText xml:space="preserve"> y </w:delText>
          </w:r>
        </w:del>
      </w:ins>
      <w:ins w:id="5967" w:author="Valeria Tapia" w:date="2026-10-05T09:22:00Z">
        <w:del w:id="5968" w:author="Brenda Lily Gutierrez Bautista" w:date="2026-10-06T17:44:00Z">
          <w:r w:rsidR="000A1C4F" w:rsidRPr="001B5D1A" w:rsidDel="001619DA">
            <w:rPr>
              <w:color w:val="FF0000"/>
              <w:highlight w:val="cyan"/>
              <w:rPrChange w:id="5969" w:author="Valeria Tapia" w:date="2026-10-05T12:55:00Z">
                <w:rPr/>
              </w:rPrChange>
            </w:rPr>
            <w:delText xml:space="preserve"> la normativa aplicable.</w:delText>
          </w:r>
        </w:del>
      </w:ins>
      <w:ins w:id="5970" w:author="Valeria Tapia" w:date="2026-10-05T08:59:00Z">
        <w:del w:id="5971" w:author="Brenda Lily Gutierrez Bautista" w:date="2026-10-06T17:44:00Z">
          <w:r w:rsidRPr="001B5D1A" w:rsidDel="001619DA">
            <w:rPr>
              <w:color w:val="FF0000"/>
              <w:highlight w:val="cyan"/>
              <w:rPrChange w:id="5972" w:author="Valeria Tapia" w:date="2026-10-05T12:55:00Z">
                <w:rPr>
                  <w:highlight w:val="cyan"/>
                </w:rPr>
              </w:rPrChange>
            </w:rPr>
            <w:delText xml:space="preserve"> </w:delText>
          </w:r>
        </w:del>
      </w:ins>
    </w:p>
    <w:p w14:paraId="05F57182" w14:textId="1A951A1F" w:rsidR="00370199" w:rsidRPr="001B5D1A" w:rsidDel="001619DA" w:rsidRDefault="00370199">
      <w:pPr>
        <w:rPr>
          <w:ins w:id="5973" w:author="Valeria Tapia" w:date="2026-10-05T09:22:00Z"/>
          <w:del w:id="5974" w:author="Brenda Lily Gutierrez Bautista" w:date="2026-10-06T17:44:00Z"/>
          <w:color w:val="FF0000"/>
          <w:highlight w:val="cyan"/>
          <w:rPrChange w:id="5975" w:author="Valeria Tapia" w:date="2026-10-05T12:55:00Z">
            <w:rPr>
              <w:ins w:id="5976" w:author="Valeria Tapia" w:date="2026-10-05T09:22:00Z"/>
              <w:del w:id="5977" w:author="Brenda Lily Gutierrez Bautista" w:date="2026-10-06T17:44:00Z"/>
              <w:highlight w:val="cyan"/>
            </w:rPr>
          </w:rPrChange>
        </w:rPr>
        <w:pPrChange w:id="5978" w:author="Valeria Tapia" w:date="2026-10-05T08:59:00Z">
          <w:pPr>
            <w:pStyle w:val="Ttulo5"/>
            <w:numPr>
              <w:numId w:val="5"/>
            </w:numPr>
            <w:tabs>
              <w:tab w:val="left" w:pos="1701"/>
              <w:tab w:val="num" w:pos="4508"/>
              <w:tab w:val="num" w:pos="9044"/>
            </w:tabs>
            <w:ind w:left="4508" w:hanging="1814"/>
          </w:pPr>
        </w:pPrChange>
      </w:pPr>
    </w:p>
    <w:p w14:paraId="4EE287CE" w14:textId="44E53ED8" w:rsidR="00A35BB0" w:rsidRPr="001B5D1A" w:rsidDel="001619DA" w:rsidRDefault="000A1C4F">
      <w:pPr>
        <w:rPr>
          <w:ins w:id="5979" w:author="Valeria Tapia" w:date="2026-10-05T09:22:00Z"/>
          <w:del w:id="5980" w:author="Brenda Lily Gutierrez Bautista" w:date="2026-10-06T17:44:00Z"/>
          <w:color w:val="FF0000"/>
          <w:highlight w:val="cyan"/>
          <w:rPrChange w:id="5981" w:author="Valeria Tapia" w:date="2026-10-05T12:55:00Z">
            <w:rPr>
              <w:ins w:id="5982" w:author="Valeria Tapia" w:date="2026-10-05T09:22:00Z"/>
              <w:del w:id="5983" w:author="Brenda Lily Gutierrez Bautista" w:date="2026-10-06T17:44:00Z"/>
              <w:highlight w:val="cyan"/>
            </w:rPr>
          </w:rPrChange>
        </w:rPr>
        <w:pPrChange w:id="5984" w:author="Valeria Tapia" w:date="2026-10-05T08:59:00Z">
          <w:pPr>
            <w:pStyle w:val="Ttulo5"/>
            <w:numPr>
              <w:numId w:val="5"/>
            </w:numPr>
            <w:tabs>
              <w:tab w:val="left" w:pos="1701"/>
              <w:tab w:val="num" w:pos="4508"/>
              <w:tab w:val="num" w:pos="9044"/>
            </w:tabs>
            <w:ind w:left="4508" w:hanging="1814"/>
          </w:pPr>
        </w:pPrChange>
      </w:pPr>
      <w:ins w:id="5985" w:author="Valeria Tapia" w:date="2026-10-05T09:22:00Z">
        <w:del w:id="5986" w:author="Brenda Lily Gutierrez Bautista" w:date="2026-10-06T17:44:00Z">
          <w:r w:rsidRPr="001B5D1A" w:rsidDel="001619DA">
            <w:rPr>
              <w:color w:val="FF0000"/>
              <w:highlight w:val="cyan"/>
              <w:rPrChange w:id="5987" w:author="Valeria Tapia" w:date="2026-10-05T12:55:00Z">
                <w:rPr>
                  <w:highlight w:val="cyan"/>
                </w:rPr>
              </w:rPrChange>
            </w:rPr>
            <w:delText xml:space="preserve">IV. </w:delText>
          </w:r>
        </w:del>
      </w:ins>
      <w:ins w:id="5988" w:author="Valeria Tapia" w:date="2026-10-05T08:59:00Z">
        <w:del w:id="5989" w:author="Brenda Lily Gutierrez Bautista" w:date="2026-10-06T17:44:00Z">
          <w:r w:rsidR="00864E61" w:rsidRPr="001B5D1A" w:rsidDel="001619DA">
            <w:rPr>
              <w:color w:val="FF0000"/>
              <w:highlight w:val="cyan"/>
              <w:rPrChange w:id="5990" w:author="Valeria Tapia" w:date="2026-10-05T12:55:00Z">
                <w:rPr/>
              </w:rPrChange>
            </w:rPr>
            <w:delText>La AN proporcionará mecanismos</w:delText>
          </w:r>
        </w:del>
      </w:ins>
      <w:ins w:id="5991" w:author="Valeria Tapia" w:date="2026-10-05T09:32:00Z">
        <w:del w:id="5992" w:author="Brenda Lily Gutierrez Bautista" w:date="2026-10-06T17:44:00Z">
          <w:r w:rsidR="00A35BB0" w:rsidRPr="001B5D1A" w:rsidDel="001619DA">
            <w:rPr>
              <w:color w:val="FF0000"/>
              <w:highlight w:val="cyan"/>
              <w:rPrChange w:id="5993" w:author="Valeria Tapia" w:date="2026-10-05T12:55:00Z">
                <w:rPr/>
              </w:rPrChange>
            </w:rPr>
            <w:delText xml:space="preserve"> </w:delText>
          </w:r>
        </w:del>
      </w:ins>
      <w:ins w:id="5994" w:author="Valeria Tapia" w:date="2026-10-05T09:30:00Z">
        <w:del w:id="5995" w:author="Brenda Lily Gutierrez Bautista" w:date="2026-10-06T17:44:00Z">
          <w:r w:rsidR="00A35BB0" w:rsidRPr="001B5D1A" w:rsidDel="001619DA">
            <w:rPr>
              <w:color w:val="FF0000"/>
              <w:highlight w:val="cyan"/>
              <w:rPrChange w:id="5996" w:author="Valeria Tapia" w:date="2026-10-05T12:55:00Z">
                <w:rPr/>
              </w:rPrChange>
            </w:rPr>
            <w:delText xml:space="preserve">que permitan la </w:delText>
          </w:r>
          <w:r w:rsidR="00A35BB0" w:rsidRPr="001B5D1A" w:rsidDel="001619DA">
            <w:rPr>
              <w:rStyle w:val="Textoennegrita"/>
              <w:b w:val="0"/>
              <w:color w:val="FF0000"/>
              <w:highlight w:val="cyan"/>
              <w:rPrChange w:id="5997" w:author="Valeria Tapia" w:date="2026-10-05T12:55:00Z">
                <w:rPr>
                  <w:rStyle w:val="Textoennegrita"/>
                </w:rPr>
              </w:rPrChange>
            </w:rPr>
            <w:delText>consulta, seguimiento y trazabilidad</w:delText>
          </w:r>
          <w:r w:rsidR="00A35BB0" w:rsidRPr="001B5D1A" w:rsidDel="001619DA">
            <w:rPr>
              <w:color w:val="FF0000"/>
              <w:highlight w:val="cyan"/>
              <w:rPrChange w:id="5998" w:author="Valeria Tapia" w:date="2026-10-05T12:55:00Z">
                <w:rPr/>
              </w:rPrChange>
            </w:rPr>
            <w:delText xml:space="preserve"> de la información y actuaciones que formen parte del Expediente Electrónico VUCE, conforme a los perfiles de acceso y competencias correspondientes.</w:delText>
          </w:r>
        </w:del>
      </w:ins>
    </w:p>
    <w:p w14:paraId="34103C87" w14:textId="29A8B83E" w:rsidR="00370199" w:rsidRPr="001B5D1A" w:rsidDel="001619DA" w:rsidRDefault="00370199">
      <w:pPr>
        <w:rPr>
          <w:ins w:id="5999" w:author="Valeria Tapia" w:date="2026-10-05T09:01:00Z"/>
          <w:del w:id="6000" w:author="Brenda Lily Gutierrez Bautista" w:date="2026-10-06T17:44:00Z"/>
          <w:color w:val="FF0000"/>
          <w:highlight w:val="cyan"/>
          <w:rPrChange w:id="6001" w:author="Valeria Tapia" w:date="2026-10-05T12:55:00Z">
            <w:rPr>
              <w:ins w:id="6002" w:author="Valeria Tapia" w:date="2026-10-05T09:01:00Z"/>
              <w:del w:id="6003" w:author="Brenda Lily Gutierrez Bautista" w:date="2026-10-06T17:44:00Z"/>
              <w:highlight w:val="cyan"/>
            </w:rPr>
          </w:rPrChange>
        </w:rPr>
        <w:pPrChange w:id="6004" w:author="Valeria Tapia" w:date="2026-10-05T08:59:00Z">
          <w:pPr>
            <w:pStyle w:val="Ttulo5"/>
            <w:numPr>
              <w:numId w:val="5"/>
            </w:numPr>
            <w:tabs>
              <w:tab w:val="left" w:pos="1701"/>
              <w:tab w:val="num" w:pos="4508"/>
              <w:tab w:val="num" w:pos="9044"/>
            </w:tabs>
            <w:ind w:left="4508" w:hanging="1814"/>
          </w:pPr>
        </w:pPrChange>
      </w:pPr>
    </w:p>
    <w:p w14:paraId="42644A66" w14:textId="429947E5" w:rsidR="00864E61" w:rsidRPr="001B5D1A" w:rsidDel="001619DA" w:rsidRDefault="002F62A3">
      <w:pPr>
        <w:rPr>
          <w:ins w:id="6005" w:author="Valeria Tapia" w:date="2026-10-05T09:01:00Z"/>
          <w:del w:id="6006" w:author="Brenda Lily Gutierrez Bautista" w:date="2026-10-06T17:44:00Z"/>
          <w:color w:val="FF0000"/>
          <w:highlight w:val="cyan"/>
          <w:rPrChange w:id="6007" w:author="Valeria Tapia" w:date="2026-10-05T12:55:00Z">
            <w:rPr>
              <w:ins w:id="6008" w:author="Valeria Tapia" w:date="2026-10-05T09:01:00Z"/>
              <w:del w:id="6009" w:author="Brenda Lily Gutierrez Bautista" w:date="2026-10-06T17:44:00Z"/>
              <w:highlight w:val="cyan"/>
            </w:rPr>
          </w:rPrChange>
        </w:rPr>
        <w:pPrChange w:id="6010" w:author="Valeria Tapia" w:date="2026-10-05T08:59:00Z">
          <w:pPr>
            <w:pStyle w:val="Ttulo5"/>
            <w:numPr>
              <w:numId w:val="5"/>
            </w:numPr>
            <w:tabs>
              <w:tab w:val="left" w:pos="1701"/>
              <w:tab w:val="num" w:pos="4508"/>
              <w:tab w:val="num" w:pos="9044"/>
            </w:tabs>
            <w:ind w:left="4508" w:hanging="1814"/>
          </w:pPr>
        </w:pPrChange>
      </w:pPr>
      <w:ins w:id="6011" w:author="Valeria Tapia" w:date="2026-10-05T09:19:00Z">
        <w:del w:id="6012" w:author="Brenda Lily Gutierrez Bautista" w:date="2026-10-06T17:44:00Z">
          <w:r w:rsidRPr="001B5D1A" w:rsidDel="001619DA">
            <w:rPr>
              <w:color w:val="FF0000"/>
              <w:highlight w:val="cyan"/>
              <w:rPrChange w:id="6013" w:author="Valeria Tapia" w:date="2026-10-05T12:55:00Z">
                <w:rPr>
                  <w:highlight w:val="cyan"/>
                </w:rPr>
              </w:rPrChange>
            </w:rPr>
            <w:lastRenderedPageBreak/>
            <w:delText>V</w:delText>
          </w:r>
        </w:del>
      </w:ins>
      <w:ins w:id="6014" w:author="Valeria Tapia" w:date="2026-10-05T09:01:00Z">
        <w:del w:id="6015" w:author="Brenda Lily Gutierrez Bautista" w:date="2026-10-06T17:44:00Z">
          <w:r w:rsidR="00864E61" w:rsidRPr="001B5D1A" w:rsidDel="001619DA">
            <w:rPr>
              <w:color w:val="FF0000"/>
              <w:highlight w:val="cyan"/>
              <w:rPrChange w:id="6016" w:author="Valeria Tapia" w:date="2026-10-05T12:55:00Z">
                <w:rPr>
                  <w:highlight w:val="cyan"/>
                </w:rPr>
              </w:rPrChange>
            </w:rPr>
            <w:delText>. Las modificaciones posteriores de requisitos, formularios, reglas de negocio, normativa o funcionalidades de la VUCE no deberán alterar los registros correspondientes a actuaciones realizadas con anterioridad.</w:delText>
          </w:r>
        </w:del>
      </w:ins>
      <w:ins w:id="6017" w:author="Valeria Tapia" w:date="2026-10-05T09:16:00Z">
        <w:del w:id="6018" w:author="Brenda Lily Gutierrez Bautista" w:date="2026-10-06T17:44:00Z">
          <w:r w:rsidR="00EA702E" w:rsidRPr="001B5D1A" w:rsidDel="001619DA">
            <w:rPr>
              <w:color w:val="FF0000"/>
              <w:highlight w:val="cyan"/>
              <w:rPrChange w:id="6019" w:author="Valeria Tapia" w:date="2026-10-05T12:55:00Z">
                <w:rPr>
                  <w:highlight w:val="cyan"/>
                </w:rPr>
              </w:rPrChange>
            </w:rPr>
            <w:delText xml:space="preserve"> </w:delText>
          </w:r>
        </w:del>
      </w:ins>
      <w:ins w:id="6020" w:author="Valeria Tapia" w:date="2026-10-05T09:01:00Z">
        <w:del w:id="6021" w:author="Brenda Lily Gutierrez Bautista" w:date="2026-10-06T17:44:00Z">
          <w:r w:rsidR="00864E61" w:rsidRPr="001B5D1A" w:rsidDel="001619DA">
            <w:rPr>
              <w:color w:val="FF0000"/>
              <w:highlight w:val="cyan"/>
              <w:rPrChange w:id="6022" w:author="Valeria Tapia" w:date="2026-10-05T12:55:00Z">
                <w:rPr/>
              </w:rPrChange>
            </w:rPr>
            <w:delText>La VUCE deberá conservar la información necesaria para identificar la versión de los formularios, requisitos y reglas aplicables al momento de presentación y procesamiento de cada solicitud.</w:delText>
          </w:r>
        </w:del>
      </w:ins>
      <w:ins w:id="6023" w:author="Valeria Tapia" w:date="2026-10-05T09:15:00Z">
        <w:del w:id="6024" w:author="Brenda Lily Gutierrez Bautista" w:date="2026-10-06T17:44:00Z">
          <w:r w:rsidR="00EA702E" w:rsidRPr="001B5D1A" w:rsidDel="001619DA">
            <w:rPr>
              <w:color w:val="FF0000"/>
              <w:highlight w:val="cyan"/>
              <w:rPrChange w:id="6025" w:author="Valeria Tapia" w:date="2026-10-05T12:55:00Z">
                <w:rPr>
                  <w:highlight w:val="cyan"/>
                </w:rPr>
              </w:rPrChange>
            </w:rPr>
            <w:delText xml:space="preserve"> </w:delText>
          </w:r>
        </w:del>
      </w:ins>
    </w:p>
    <w:p w14:paraId="1C8715FB" w14:textId="0D6806E5" w:rsidR="00864E61" w:rsidRPr="001B5D1A" w:rsidDel="001619DA" w:rsidRDefault="00864E61">
      <w:pPr>
        <w:rPr>
          <w:ins w:id="6026" w:author="Valeria Tapia" w:date="2026-10-05T08:59:00Z"/>
          <w:del w:id="6027" w:author="Brenda Lily Gutierrez Bautista" w:date="2026-10-06T17:44:00Z"/>
          <w:color w:val="FF0000"/>
          <w:highlight w:val="cyan"/>
          <w:rPrChange w:id="6028" w:author="Valeria Tapia" w:date="2026-10-05T12:55:00Z">
            <w:rPr>
              <w:ins w:id="6029" w:author="Valeria Tapia" w:date="2026-10-05T08:59:00Z"/>
              <w:del w:id="6030" w:author="Brenda Lily Gutierrez Bautista" w:date="2026-10-06T17:44:00Z"/>
              <w:highlight w:val="cyan"/>
            </w:rPr>
          </w:rPrChange>
        </w:rPr>
        <w:pPrChange w:id="6031" w:author="Valeria Tapia" w:date="2026-10-05T08:59:00Z">
          <w:pPr>
            <w:pStyle w:val="Ttulo5"/>
            <w:numPr>
              <w:numId w:val="5"/>
            </w:numPr>
            <w:tabs>
              <w:tab w:val="left" w:pos="1701"/>
              <w:tab w:val="num" w:pos="4508"/>
              <w:tab w:val="num" w:pos="9044"/>
            </w:tabs>
            <w:ind w:left="4508" w:hanging="1814"/>
          </w:pPr>
        </w:pPrChange>
      </w:pPr>
    </w:p>
    <w:p w14:paraId="35DE516C" w14:textId="05EB8048" w:rsidR="00864E61" w:rsidDel="001619DA" w:rsidRDefault="002F62A3">
      <w:pPr>
        <w:rPr>
          <w:del w:id="6032" w:author="Brenda Lily Gutierrez Bautista" w:date="2026-10-06T17:44:00Z"/>
          <w:color w:val="FF0000"/>
          <w:highlight w:val="cyan"/>
        </w:rPr>
        <w:pPrChange w:id="6033" w:author="Valeria Tapia" w:date="2026-10-05T08:59:00Z">
          <w:pPr>
            <w:pStyle w:val="Ttulo5"/>
            <w:numPr>
              <w:numId w:val="5"/>
            </w:numPr>
            <w:tabs>
              <w:tab w:val="left" w:pos="1701"/>
              <w:tab w:val="num" w:pos="4508"/>
              <w:tab w:val="num" w:pos="9044"/>
            </w:tabs>
            <w:ind w:left="4508" w:hanging="1814"/>
          </w:pPr>
        </w:pPrChange>
      </w:pPr>
      <w:ins w:id="6034" w:author="Valeria Tapia" w:date="2026-10-05T09:20:00Z">
        <w:del w:id="6035" w:author="Brenda Lily Gutierrez Bautista" w:date="2026-10-06T17:44:00Z">
          <w:r w:rsidRPr="001B5D1A" w:rsidDel="001619DA">
            <w:rPr>
              <w:color w:val="FF0000"/>
              <w:highlight w:val="cyan"/>
              <w:rPrChange w:id="6036" w:author="Valeria Tapia" w:date="2026-10-05T12:55:00Z">
                <w:rPr>
                  <w:highlight w:val="cyan"/>
                </w:rPr>
              </w:rPrChange>
            </w:rPr>
            <w:delText>V</w:delText>
          </w:r>
        </w:del>
      </w:ins>
      <w:ins w:id="6037" w:author="Valeria Tapia" w:date="2026-10-05T09:22:00Z">
        <w:del w:id="6038" w:author="Brenda Lily Gutierrez Bautista" w:date="2026-10-06T17:44:00Z">
          <w:r w:rsidR="000A1C4F" w:rsidRPr="001B5D1A" w:rsidDel="001619DA">
            <w:rPr>
              <w:color w:val="FF0000"/>
              <w:highlight w:val="cyan"/>
              <w:rPrChange w:id="6039" w:author="Valeria Tapia" w:date="2026-10-05T12:55:00Z">
                <w:rPr>
                  <w:highlight w:val="cyan"/>
                </w:rPr>
              </w:rPrChange>
            </w:rPr>
            <w:delText>I</w:delText>
          </w:r>
        </w:del>
      </w:ins>
      <w:ins w:id="6040" w:author="Valeria Tapia" w:date="2026-10-05T09:16:00Z">
        <w:del w:id="6041" w:author="Brenda Lily Gutierrez Bautista" w:date="2026-10-06T17:44:00Z">
          <w:r w:rsidR="00EA702E" w:rsidRPr="001B5D1A" w:rsidDel="001619DA">
            <w:rPr>
              <w:color w:val="FF0000"/>
              <w:highlight w:val="cyan"/>
              <w:rPrChange w:id="6042" w:author="Valeria Tapia" w:date="2026-10-05T12:55:00Z">
                <w:rPr>
                  <w:highlight w:val="cyan"/>
                </w:rPr>
              </w:rPrChange>
            </w:rPr>
            <w:delText xml:space="preserve">. Cuando </w:delText>
          </w:r>
        </w:del>
      </w:ins>
      <w:ins w:id="6043" w:author="Valeria Tapia" w:date="2026-10-05T09:33:00Z">
        <w:del w:id="6044" w:author="Brenda Lily Gutierrez Bautista" w:date="2026-10-06T17:44:00Z">
          <w:r w:rsidR="00A35BB0" w:rsidRPr="001B5D1A" w:rsidDel="001619DA">
            <w:rPr>
              <w:color w:val="FF0000"/>
              <w:highlight w:val="cyan"/>
              <w:rPrChange w:id="6045" w:author="Valeria Tapia" w:date="2026-10-05T12:55:00Z">
                <w:rPr>
                  <w:highlight w:val="cyan"/>
                </w:rPr>
              </w:rPrChange>
            </w:rPr>
            <w:delText>la información o documentación</w:delText>
          </w:r>
        </w:del>
      </w:ins>
      <w:ins w:id="6046" w:author="Valeria Tapia" w:date="2026-10-05T09:16:00Z">
        <w:del w:id="6047" w:author="Brenda Lily Gutierrez Bautista" w:date="2026-10-06T17:44:00Z">
          <w:r w:rsidR="00EA702E" w:rsidRPr="001B5D1A" w:rsidDel="001619DA">
            <w:rPr>
              <w:color w:val="FF0000"/>
              <w:highlight w:val="cyan"/>
              <w:rPrChange w:id="6048" w:author="Valeria Tapia" w:date="2026-10-05T12:55:00Z">
                <w:rPr/>
              </w:rPrChange>
            </w:rPr>
            <w:delText xml:space="preserve"> sea modificado con posterioridad a su presentación, el Expediente Electrónico VUCE deberá conservar tanto la información y condiciones aplicables a la actuación original como los registros correspondientes a las actuaciones posteriores, permitiendo reconstruir de manera íntegra y cronológica la historia del trámite.</w:delText>
          </w:r>
        </w:del>
      </w:ins>
    </w:p>
    <w:p w14:paraId="144C17A3" w14:textId="1B02A46B" w:rsidR="001619DA" w:rsidRPr="001619DA" w:rsidRDefault="001619DA" w:rsidP="001619DA">
      <w:pPr>
        <w:shd w:val="clear" w:color="auto" w:fill="F79646" w:themeFill="accent6"/>
        <w:rPr>
          <w:ins w:id="6049" w:author="Brenda Lily Gutierrez Bautista" w:date="2026-10-06T17:44:00Z"/>
          <w:color w:val="FF0000"/>
        </w:rPr>
        <w:pPrChange w:id="6050" w:author="Brenda Lily Gutierrez Bautista" w:date="2026-10-06T17:45:00Z">
          <w:pPr/>
        </w:pPrChange>
      </w:pPr>
      <w:ins w:id="6051" w:author="Brenda Lily Gutierrez Bautista" w:date="2026-10-06T17:44:00Z">
        <w:r>
          <w:rPr>
            <w:color w:val="FF0000"/>
          </w:rPr>
          <w:t xml:space="preserve">ARTÍCULO </w:t>
        </w:r>
      </w:ins>
      <w:ins w:id="6052" w:author="Brenda Lily Gutierrez Bautista" w:date="2026-10-06T17:45:00Z">
        <w:r>
          <w:rPr>
            <w:color w:val="FF0000"/>
          </w:rPr>
          <w:t>64</w:t>
        </w:r>
      </w:ins>
      <w:ins w:id="6053" w:author="Brenda Lily Gutierrez Bautista" w:date="2026-10-06T17:44:00Z">
        <w:r w:rsidRPr="001619DA">
          <w:rPr>
            <w:color w:val="FF0000"/>
          </w:rPr>
          <w:t>.- (EXPEDIENTE ELECTRÓNICO VUCE).</w:t>
        </w:r>
      </w:ins>
    </w:p>
    <w:p w14:paraId="463381C2" w14:textId="77777777" w:rsidR="001619DA" w:rsidRPr="001619DA" w:rsidRDefault="001619DA" w:rsidP="001619DA">
      <w:pPr>
        <w:shd w:val="clear" w:color="auto" w:fill="F79646" w:themeFill="accent6"/>
        <w:rPr>
          <w:ins w:id="6054" w:author="Brenda Lily Gutierrez Bautista" w:date="2026-10-06T17:44:00Z"/>
          <w:color w:val="FF0000"/>
        </w:rPr>
        <w:pPrChange w:id="6055" w:author="Brenda Lily Gutierrez Bautista" w:date="2026-10-06T17:45:00Z">
          <w:pPr/>
        </w:pPrChange>
      </w:pPr>
      <w:bookmarkStart w:id="6056" w:name="_GoBack"/>
      <w:bookmarkEnd w:id="6056"/>
    </w:p>
    <w:p w14:paraId="4105DC7F" w14:textId="77777777" w:rsidR="001619DA" w:rsidRPr="001619DA" w:rsidRDefault="001619DA" w:rsidP="001619DA">
      <w:pPr>
        <w:shd w:val="clear" w:color="auto" w:fill="F79646" w:themeFill="accent6"/>
        <w:rPr>
          <w:ins w:id="6057" w:author="Brenda Lily Gutierrez Bautista" w:date="2026-10-06T17:44:00Z"/>
          <w:color w:val="FF0000"/>
        </w:rPr>
        <w:pPrChange w:id="6058" w:author="Brenda Lily Gutierrez Bautista" w:date="2026-10-06T17:45:00Z">
          <w:pPr/>
        </w:pPrChange>
      </w:pPr>
      <w:ins w:id="6059" w:author="Brenda Lily Gutierrez Bautista" w:date="2026-10-06T17:44:00Z">
        <w:r w:rsidRPr="001619DA">
          <w:rPr>
            <w:color w:val="FF0000"/>
          </w:rPr>
          <w:t>I. La AN implementará y administrará el Expediente Electrónico VUCE, sin perjuicio de las responsabilidades que correspondan a las EPEs respecto de la información, decisiones y actuaciones que correspondan a sus competencias.</w:t>
        </w:r>
      </w:ins>
    </w:p>
    <w:p w14:paraId="18E8D8FE" w14:textId="77777777" w:rsidR="001619DA" w:rsidRPr="001619DA" w:rsidRDefault="001619DA" w:rsidP="001619DA">
      <w:pPr>
        <w:shd w:val="clear" w:color="auto" w:fill="F79646" w:themeFill="accent6"/>
        <w:rPr>
          <w:ins w:id="6060" w:author="Brenda Lily Gutierrez Bautista" w:date="2026-10-06T17:44:00Z"/>
          <w:color w:val="FF0000"/>
        </w:rPr>
        <w:pPrChange w:id="6061" w:author="Brenda Lily Gutierrez Bautista" w:date="2026-10-06T17:45:00Z">
          <w:pPr/>
        </w:pPrChange>
      </w:pPr>
    </w:p>
    <w:p w14:paraId="37D94E7B" w14:textId="77777777" w:rsidR="001619DA" w:rsidRPr="001619DA" w:rsidRDefault="001619DA" w:rsidP="001619DA">
      <w:pPr>
        <w:shd w:val="clear" w:color="auto" w:fill="F79646" w:themeFill="accent6"/>
        <w:rPr>
          <w:ins w:id="6062" w:author="Brenda Lily Gutierrez Bautista" w:date="2026-10-06T17:44:00Z"/>
          <w:color w:val="FF0000"/>
        </w:rPr>
        <w:pPrChange w:id="6063" w:author="Brenda Lily Gutierrez Bautista" w:date="2026-10-06T17:45:00Z">
          <w:pPr/>
        </w:pPrChange>
      </w:pPr>
      <w:ins w:id="6064" w:author="Brenda Lily Gutierrez Bautista" w:date="2026-10-06T17:44:00Z">
        <w:r w:rsidRPr="001619DA">
          <w:rPr>
            <w:color w:val="FF0000"/>
          </w:rPr>
          <w:t>II. El Expediente Electrónico VUCE permitirá la conformación y gestión electrónica de la información, documentos y actuaciones correspondientes a los trámites y servicios incorporados a la VUCE, garantizando la integridad, autenticidad, disponibilidad, trazabilidad, seguridad y conservación de sus registros, de acuerdo con la GUIA...</w:t>
        </w:r>
      </w:ins>
    </w:p>
    <w:p w14:paraId="26A4A618" w14:textId="77777777" w:rsidR="001619DA" w:rsidRPr="001619DA" w:rsidRDefault="001619DA" w:rsidP="001619DA">
      <w:pPr>
        <w:shd w:val="clear" w:color="auto" w:fill="F79646" w:themeFill="accent6"/>
        <w:rPr>
          <w:ins w:id="6065" w:author="Brenda Lily Gutierrez Bautista" w:date="2026-10-06T17:44:00Z"/>
          <w:color w:val="FF0000"/>
        </w:rPr>
        <w:pPrChange w:id="6066" w:author="Brenda Lily Gutierrez Bautista" w:date="2026-10-06T17:45:00Z">
          <w:pPr/>
        </w:pPrChange>
      </w:pPr>
    </w:p>
    <w:p w14:paraId="15849F4B" w14:textId="77777777" w:rsidR="001619DA" w:rsidRPr="001619DA" w:rsidRDefault="001619DA" w:rsidP="001619DA">
      <w:pPr>
        <w:shd w:val="clear" w:color="auto" w:fill="F79646" w:themeFill="accent6"/>
        <w:rPr>
          <w:ins w:id="6067" w:author="Brenda Lily Gutierrez Bautista" w:date="2026-10-06T17:44:00Z"/>
          <w:color w:val="FF0000"/>
        </w:rPr>
        <w:pPrChange w:id="6068" w:author="Brenda Lily Gutierrez Bautista" w:date="2026-10-06T17:45:00Z">
          <w:pPr/>
        </w:pPrChange>
      </w:pPr>
      <w:ins w:id="6069" w:author="Brenda Lily Gutierrez Bautista" w:date="2026-10-06T17:44:00Z">
        <w:r w:rsidRPr="001619DA">
          <w:rPr>
            <w:color w:val="FF0000"/>
          </w:rPr>
          <w:t>III. La información y documentación presentada o generada por el Operador de Comercio Exterior que forme parte del Expediente Electrónico VUCE podrá ser utilizada por las EPEs, cuando corresponda en el ejercicio de sus competencias, mediante los mecanismos de interoperabilidad habilitados, evitando la presentación reiterada de información o documentación que se encuentre disponible en la VUCE y sea susceptible de intercambio, conforme al principio de una sola vez y la GUIA....</w:t>
        </w:r>
      </w:ins>
    </w:p>
    <w:p w14:paraId="1BDFB90B" w14:textId="77777777" w:rsidR="001619DA" w:rsidRPr="001619DA" w:rsidRDefault="001619DA" w:rsidP="001619DA">
      <w:pPr>
        <w:shd w:val="clear" w:color="auto" w:fill="F79646" w:themeFill="accent6"/>
        <w:rPr>
          <w:ins w:id="6070" w:author="Brenda Lily Gutierrez Bautista" w:date="2026-10-06T17:44:00Z"/>
          <w:color w:val="FF0000"/>
        </w:rPr>
        <w:pPrChange w:id="6071" w:author="Brenda Lily Gutierrez Bautista" w:date="2026-10-06T17:45:00Z">
          <w:pPr/>
        </w:pPrChange>
      </w:pPr>
    </w:p>
    <w:p w14:paraId="70CAA8B2" w14:textId="77777777" w:rsidR="001619DA" w:rsidRPr="001619DA" w:rsidRDefault="001619DA" w:rsidP="001619DA">
      <w:pPr>
        <w:shd w:val="clear" w:color="auto" w:fill="F79646" w:themeFill="accent6"/>
        <w:rPr>
          <w:ins w:id="6072" w:author="Brenda Lily Gutierrez Bautista" w:date="2026-10-06T17:44:00Z"/>
          <w:color w:val="FF0000"/>
        </w:rPr>
        <w:pPrChange w:id="6073" w:author="Brenda Lily Gutierrez Bautista" w:date="2026-10-06T17:45:00Z">
          <w:pPr/>
        </w:pPrChange>
      </w:pPr>
      <w:ins w:id="6074" w:author="Brenda Lily Gutierrez Bautista" w:date="2026-10-06T17:44:00Z">
        <w:r w:rsidRPr="001619DA">
          <w:rPr>
            <w:color w:val="FF0000"/>
          </w:rPr>
          <w:t>IV. La AN establecerá mecanismos para la consulta, seguimiento y trazabilidad de las actuaciones que formen parte del Expediente Electrónico VUCE, de acuerdo con las competencias y perfiles de acceso correspondientes.</w:t>
        </w:r>
      </w:ins>
    </w:p>
    <w:p w14:paraId="29B69C5E" w14:textId="77777777" w:rsidR="001619DA" w:rsidRPr="001619DA" w:rsidRDefault="001619DA" w:rsidP="001619DA">
      <w:pPr>
        <w:shd w:val="clear" w:color="auto" w:fill="F79646" w:themeFill="accent6"/>
        <w:rPr>
          <w:ins w:id="6075" w:author="Brenda Lily Gutierrez Bautista" w:date="2026-10-06T17:44:00Z"/>
          <w:color w:val="FF0000"/>
        </w:rPr>
        <w:pPrChange w:id="6076" w:author="Brenda Lily Gutierrez Bautista" w:date="2026-10-06T17:45:00Z">
          <w:pPr/>
        </w:pPrChange>
      </w:pPr>
    </w:p>
    <w:p w14:paraId="5D99849C" w14:textId="77777777" w:rsidR="001619DA" w:rsidRPr="001619DA" w:rsidRDefault="001619DA" w:rsidP="001619DA">
      <w:pPr>
        <w:shd w:val="clear" w:color="auto" w:fill="F79646" w:themeFill="accent6"/>
        <w:rPr>
          <w:ins w:id="6077" w:author="Brenda Lily Gutierrez Bautista" w:date="2026-10-06T17:44:00Z"/>
          <w:color w:val="FF0000"/>
        </w:rPr>
        <w:pPrChange w:id="6078" w:author="Brenda Lily Gutierrez Bautista" w:date="2026-10-06T17:45:00Z">
          <w:pPr/>
        </w:pPrChange>
      </w:pPr>
      <w:ins w:id="6079" w:author="Brenda Lily Gutierrez Bautista" w:date="2026-10-06T17:44:00Z">
        <w:r w:rsidRPr="001619DA">
          <w:rPr>
            <w:color w:val="FF0000"/>
          </w:rPr>
          <w:t xml:space="preserve">V. Las modificaciones posteriores de requisitos, formularios, normativa o funcionalidades de la VUCE no deberán alterar los registros correspondientes a actuaciones realizadas con </w:t>
        </w:r>
        <w:r w:rsidRPr="001619DA">
          <w:rPr>
            <w:color w:val="FF0000"/>
          </w:rPr>
          <w:lastRenderedPageBreak/>
          <w:t>anterioridad. La VUCE deberá conservar la información necesaria para identificar las condiciones y versiones aplicables al momento de la presentación y procesamiento de cada solicitud.</w:t>
        </w:r>
      </w:ins>
    </w:p>
    <w:p w14:paraId="658132EE" w14:textId="77777777" w:rsidR="001619DA" w:rsidRPr="001619DA" w:rsidRDefault="001619DA" w:rsidP="001619DA">
      <w:pPr>
        <w:shd w:val="clear" w:color="auto" w:fill="F79646" w:themeFill="accent6"/>
        <w:rPr>
          <w:ins w:id="6080" w:author="Brenda Lily Gutierrez Bautista" w:date="2026-10-06T17:44:00Z"/>
          <w:color w:val="FF0000"/>
        </w:rPr>
        <w:pPrChange w:id="6081" w:author="Brenda Lily Gutierrez Bautista" w:date="2026-10-06T17:45:00Z">
          <w:pPr/>
        </w:pPrChange>
      </w:pPr>
    </w:p>
    <w:p w14:paraId="36A4F517" w14:textId="288BC1A2" w:rsidR="001619DA" w:rsidRPr="001B5D1A" w:rsidRDefault="001619DA" w:rsidP="001619DA">
      <w:pPr>
        <w:shd w:val="clear" w:color="auto" w:fill="F79646" w:themeFill="accent6"/>
        <w:rPr>
          <w:ins w:id="6082" w:author="Brenda Lily Gutierrez Bautista" w:date="2026-10-06T17:44:00Z"/>
          <w:color w:val="FF0000"/>
          <w:highlight w:val="cyan"/>
          <w:rPrChange w:id="6083" w:author="Valeria Tapia" w:date="2026-10-05T12:55:00Z">
            <w:rPr>
              <w:ins w:id="6084" w:author="Brenda Lily Gutierrez Bautista" w:date="2026-10-06T17:44:00Z"/>
            </w:rPr>
          </w:rPrChange>
        </w:rPr>
        <w:pPrChange w:id="6085" w:author="Brenda Lily Gutierrez Bautista" w:date="2026-10-06T17:45:00Z">
          <w:pPr>
            <w:pStyle w:val="Ttulo5"/>
            <w:numPr>
              <w:numId w:val="5"/>
            </w:numPr>
            <w:tabs>
              <w:tab w:val="left" w:pos="1701"/>
              <w:tab w:val="num" w:pos="4508"/>
              <w:tab w:val="num" w:pos="9044"/>
            </w:tabs>
            <w:ind w:left="4508" w:hanging="1814"/>
          </w:pPr>
        </w:pPrChange>
      </w:pPr>
      <w:ins w:id="6086" w:author="Brenda Lily Gutierrez Bautista" w:date="2026-10-06T17:44:00Z">
        <w:r w:rsidRPr="001619DA">
          <w:rPr>
            <w:color w:val="FF0000"/>
          </w:rPr>
          <w:t>VI. Cuando la información o documentación sea modificada con posterioridad a su presentación, el Expediente Electrónico VUCE deberá conservar el registro de la actuación original y de las actuaciones posteriores, permitiendo reconstruir de manera íntegra y cronológica la historia del trámite.</w:t>
        </w:r>
      </w:ins>
    </w:p>
    <w:p w14:paraId="319455BA" w14:textId="77777777" w:rsidR="00EA702E" w:rsidRPr="001B5D1A" w:rsidRDefault="00EA702E">
      <w:pPr>
        <w:rPr>
          <w:ins w:id="6087" w:author="Valeria Tapia" w:date="2026-10-05T08:54:00Z"/>
          <w:color w:val="FF0000"/>
          <w:highlight w:val="cyan"/>
          <w:rPrChange w:id="6088" w:author="Valeria Tapia" w:date="2026-10-05T12:55:00Z">
            <w:rPr>
              <w:ins w:id="6089" w:author="Valeria Tapia" w:date="2026-10-05T08:54:00Z"/>
              <w:b/>
              <w:szCs w:val="24"/>
              <w:highlight w:val="cyan"/>
              <w:lang w:val="es-MX"/>
            </w:rPr>
          </w:rPrChange>
        </w:rPr>
        <w:pPrChange w:id="6090" w:author="Valeria Tapia" w:date="2026-10-05T08:59:00Z">
          <w:pPr>
            <w:pStyle w:val="Ttulo5"/>
            <w:numPr>
              <w:numId w:val="5"/>
            </w:numPr>
            <w:tabs>
              <w:tab w:val="left" w:pos="1701"/>
              <w:tab w:val="num" w:pos="4508"/>
              <w:tab w:val="num" w:pos="9044"/>
            </w:tabs>
            <w:ind w:left="4508" w:hanging="1814"/>
          </w:pPr>
        </w:pPrChange>
      </w:pPr>
    </w:p>
    <w:p w14:paraId="01B8B8C3" w14:textId="6E5348B4" w:rsidR="00211A42" w:rsidRPr="001B5D1A" w:rsidRDefault="00A35BB0" w:rsidP="00B325EC">
      <w:pPr>
        <w:pStyle w:val="Ttulo5"/>
        <w:numPr>
          <w:ilvl w:val="0"/>
          <w:numId w:val="5"/>
        </w:numPr>
        <w:tabs>
          <w:tab w:val="left" w:pos="1701"/>
          <w:tab w:val="num" w:pos="9044"/>
        </w:tabs>
        <w:ind w:left="0" w:firstLine="0"/>
        <w:rPr>
          <w:ins w:id="6091" w:author="Valeria Tapia" w:date="2026-10-05T09:56:00Z"/>
          <w:color w:val="FF0000"/>
          <w:highlight w:val="cyan"/>
          <w:rPrChange w:id="6092" w:author="Valeria Tapia" w:date="2026-10-05T12:55:00Z">
            <w:rPr>
              <w:ins w:id="6093" w:author="Valeria Tapia" w:date="2026-10-05T09:56:00Z"/>
            </w:rPr>
          </w:rPrChange>
        </w:rPr>
      </w:pPr>
      <w:ins w:id="6094" w:author="Valeria Tapia" w:date="2026-10-05T09:34:00Z">
        <w:r w:rsidRPr="001B5D1A">
          <w:rPr>
            <w:color w:val="FF0000"/>
            <w:highlight w:val="cyan"/>
            <w:rPrChange w:id="6095" w:author="Valeria Tapia" w:date="2026-10-05T12:55:00Z">
              <w:rPr>
                <w:highlight w:val="cyan"/>
              </w:rPr>
            </w:rPrChange>
          </w:rPr>
          <w:t xml:space="preserve"> </w:t>
        </w:r>
        <w:r w:rsidRPr="001B5D1A">
          <w:rPr>
            <w:b/>
            <w:color w:val="FF0000"/>
            <w:highlight w:val="cyan"/>
            <w:rPrChange w:id="6096" w:author="Valeria Tapia" w:date="2026-10-05T12:55:00Z">
              <w:rPr>
                <w:b/>
                <w:highlight w:val="cyan"/>
              </w:rPr>
            </w:rPrChange>
          </w:rPr>
          <w:t>(</w:t>
        </w:r>
        <w:r w:rsidR="00D655DD" w:rsidRPr="001B5D1A">
          <w:rPr>
            <w:b/>
            <w:color w:val="FF0000"/>
            <w:highlight w:val="cyan"/>
            <w:rPrChange w:id="6097" w:author="Valeria Tapia" w:date="2026-10-05T12:55:00Z">
              <w:rPr>
                <w:b/>
                <w:highlight w:val="cyan"/>
              </w:rPr>
            </w:rPrChange>
          </w:rPr>
          <w:t xml:space="preserve">REGISTRO </w:t>
        </w:r>
      </w:ins>
      <w:ins w:id="6098" w:author="Valeria Tapia" w:date="2026-10-05T09:35:00Z">
        <w:r w:rsidR="00D655DD" w:rsidRPr="001B5D1A">
          <w:rPr>
            <w:rFonts w:ascii="Arial" w:hAnsi="Arial" w:cs="Arial"/>
            <w:b/>
            <w:color w:val="FF0000"/>
            <w:highlight w:val="cyan"/>
            <w:lang w:val="es-ES_tradnl"/>
            <w:rPrChange w:id="6099" w:author="Valeria Tapia" w:date="2026-10-05T12:55:00Z">
              <w:rPr>
                <w:rFonts w:ascii="Arial" w:hAnsi="Arial" w:cs="Arial"/>
                <w:b/>
                <w:lang w:val="es-ES_tradnl"/>
              </w:rPr>
            </w:rPrChange>
          </w:rPr>
          <w:t>ÚNICO DE OPERADORES DE COMERCIO EXTERIOR).-</w:t>
        </w:r>
      </w:ins>
      <w:ins w:id="6100" w:author="Valeria Tapia" w:date="2026-10-05T09:46:00Z">
        <w:r w:rsidR="00B975DC" w:rsidRPr="001B5D1A">
          <w:rPr>
            <w:rFonts w:ascii="Arial" w:hAnsi="Arial" w:cs="Arial"/>
            <w:b/>
            <w:color w:val="FF0000"/>
            <w:highlight w:val="cyan"/>
            <w:lang w:val="es-ES_tradnl"/>
            <w:rPrChange w:id="6101" w:author="Valeria Tapia" w:date="2026-10-05T12:55:00Z">
              <w:rPr>
                <w:rFonts w:ascii="Arial" w:hAnsi="Arial" w:cs="Arial"/>
                <w:b/>
                <w:lang w:val="es-ES_tradnl"/>
              </w:rPr>
            </w:rPrChange>
          </w:rPr>
          <w:t xml:space="preserve"> </w:t>
        </w:r>
      </w:ins>
      <w:ins w:id="6102" w:author="Valeria Tapia" w:date="2026-10-05T09:47:00Z">
        <w:r w:rsidR="00B975DC" w:rsidRPr="001B5D1A">
          <w:rPr>
            <w:rFonts w:ascii="Arial" w:hAnsi="Arial" w:cs="Arial"/>
            <w:color w:val="FF0000"/>
            <w:highlight w:val="cyan"/>
            <w:lang w:val="es-ES_tradnl"/>
            <w:rPrChange w:id="6103" w:author="Valeria Tapia" w:date="2026-10-05T12:55:00Z">
              <w:rPr>
                <w:rFonts w:ascii="Arial" w:hAnsi="Arial" w:cs="Arial"/>
                <w:b/>
                <w:lang w:val="es-ES_tradnl"/>
              </w:rPr>
            </w:rPrChange>
          </w:rPr>
          <w:t>I.</w:t>
        </w:r>
        <w:r w:rsidR="00B975DC" w:rsidRPr="001B5D1A">
          <w:rPr>
            <w:rFonts w:ascii="Arial" w:hAnsi="Arial" w:cs="Arial"/>
            <w:b/>
            <w:color w:val="FF0000"/>
            <w:highlight w:val="cyan"/>
            <w:lang w:val="es-ES_tradnl"/>
            <w:rPrChange w:id="6104" w:author="Valeria Tapia" w:date="2026-10-05T12:55:00Z">
              <w:rPr>
                <w:rFonts w:ascii="Arial" w:hAnsi="Arial" w:cs="Arial"/>
                <w:b/>
                <w:lang w:val="es-ES_tradnl"/>
              </w:rPr>
            </w:rPrChange>
          </w:rPr>
          <w:t xml:space="preserve"> </w:t>
        </w:r>
      </w:ins>
      <w:ins w:id="6105" w:author="Valeria Tapia" w:date="2026-10-05T09:50:00Z">
        <w:r w:rsidR="00B975DC" w:rsidRPr="001B5D1A">
          <w:rPr>
            <w:color w:val="FF0000"/>
            <w:highlight w:val="cyan"/>
            <w:rPrChange w:id="6106" w:author="Valeria Tapia" w:date="2026-10-05T12:55:00Z">
              <w:rPr/>
            </w:rPrChange>
          </w:rPr>
          <w:t xml:space="preserve">La </w:t>
        </w:r>
      </w:ins>
      <w:ins w:id="6107" w:author="Valeria Tapia" w:date="2026-10-05T09:56:00Z">
        <w:r w:rsidR="00211A42" w:rsidRPr="001B5D1A">
          <w:rPr>
            <w:color w:val="FF0000"/>
            <w:highlight w:val="cyan"/>
            <w:rPrChange w:id="6108" w:author="Valeria Tapia" w:date="2026-10-05T12:55:00Z">
              <w:rPr/>
            </w:rPrChange>
          </w:rPr>
          <w:t>AN</w:t>
        </w:r>
      </w:ins>
      <w:ins w:id="6109" w:author="Valeria Tapia" w:date="2026-10-05T09:50:00Z">
        <w:r w:rsidR="00B975DC" w:rsidRPr="001B5D1A">
          <w:rPr>
            <w:color w:val="FF0000"/>
            <w:highlight w:val="cyan"/>
            <w:rPrChange w:id="6110" w:author="Valeria Tapia" w:date="2026-10-05T12:55:00Z">
              <w:rPr/>
            </w:rPrChange>
          </w:rPr>
          <w:t xml:space="preserve"> implementará y administrará, de manera gradual, el Registro Único de Operadores de Comercio Exterior – RUOCE,</w:t>
        </w:r>
      </w:ins>
      <w:ins w:id="6111" w:author="Valeria Tapia" w:date="2026-10-05T10:00:00Z">
        <w:r w:rsidR="00A06A90" w:rsidRPr="001B5D1A">
          <w:rPr>
            <w:color w:val="FF0000"/>
            <w:highlight w:val="cyan"/>
            <w:rPrChange w:id="6112" w:author="Valeria Tapia" w:date="2026-10-05T12:55:00Z">
              <w:rPr>
                <w:highlight w:val="cyan"/>
              </w:rPr>
            </w:rPrChange>
          </w:rPr>
          <w:t xml:space="preserve"> conforme </w:t>
        </w:r>
      </w:ins>
      <w:ins w:id="6113" w:author="Valeria Tapia" w:date="2026-10-05T09:50:00Z">
        <w:r w:rsidR="00B975DC" w:rsidRPr="001B5D1A">
          <w:rPr>
            <w:color w:val="FF0000"/>
            <w:highlight w:val="cyan"/>
            <w:rPrChange w:id="6114" w:author="Valeria Tapia" w:date="2026-10-05T12:55:00Z">
              <w:rPr/>
            </w:rPrChange>
          </w:rPr>
          <w:t xml:space="preserve"> como mecanismo único de identificación, registro y habilitación de las personas naturales o jurídicas que interactúan con la </w:t>
        </w:r>
      </w:ins>
      <w:ins w:id="6115" w:author="Valeria Tapia" w:date="2026-10-05T09:53:00Z">
        <w:r w:rsidR="00F80355" w:rsidRPr="001B5D1A">
          <w:rPr>
            <w:color w:val="FF0000"/>
            <w:highlight w:val="cyan"/>
            <w:rPrChange w:id="6116" w:author="Valeria Tapia" w:date="2026-10-05T12:55:00Z">
              <w:rPr/>
            </w:rPrChange>
          </w:rPr>
          <w:t>VUCE</w:t>
        </w:r>
      </w:ins>
      <w:ins w:id="6117" w:author="Valeria Tapia" w:date="2026-10-05T09:50:00Z">
        <w:r w:rsidR="00B975DC" w:rsidRPr="001B5D1A">
          <w:rPr>
            <w:color w:val="FF0000"/>
            <w:highlight w:val="cyan"/>
            <w:rPrChange w:id="6118" w:author="Valeria Tapia" w:date="2026-10-05T12:55:00Z">
              <w:rPr/>
            </w:rPrChange>
          </w:rPr>
          <w:t xml:space="preserve"> en la realización de trámites y servicios vinculados a operaciones de comercio exterior</w:t>
        </w:r>
      </w:ins>
      <w:ins w:id="6119" w:author="Valeria Tapia" w:date="2026-10-05T09:56:00Z">
        <w:r w:rsidR="00211A42" w:rsidRPr="001B5D1A">
          <w:rPr>
            <w:color w:val="FF0000"/>
            <w:highlight w:val="cyan"/>
            <w:rPrChange w:id="6120" w:author="Valeria Tapia" w:date="2026-10-05T12:55:00Z">
              <w:rPr/>
            </w:rPrChange>
          </w:rPr>
          <w:t>.</w:t>
        </w:r>
      </w:ins>
    </w:p>
    <w:p w14:paraId="39DBF368" w14:textId="3D2F9268" w:rsidR="00A06A90" w:rsidRPr="001B5D1A" w:rsidRDefault="00211A42">
      <w:pPr>
        <w:pStyle w:val="Ttulo5"/>
        <w:tabs>
          <w:tab w:val="left" w:pos="1701"/>
          <w:tab w:val="num" w:pos="9044"/>
        </w:tabs>
        <w:rPr>
          <w:ins w:id="6121" w:author="Valeria Tapia" w:date="2026-10-05T10:00:00Z"/>
          <w:color w:val="FF0000"/>
          <w:rPrChange w:id="6122" w:author="Valeria Tapia" w:date="2026-10-05T12:55:00Z">
            <w:rPr>
              <w:ins w:id="6123" w:author="Valeria Tapia" w:date="2026-10-05T10:00:00Z"/>
            </w:rPr>
          </w:rPrChange>
        </w:rPr>
        <w:pPrChange w:id="6124" w:author="Valeria Tapia" w:date="2026-10-05T10:01:00Z">
          <w:pPr>
            <w:pStyle w:val="Ttulo5"/>
            <w:numPr>
              <w:numId w:val="5"/>
            </w:numPr>
            <w:tabs>
              <w:tab w:val="left" w:pos="1701"/>
              <w:tab w:val="num" w:pos="4508"/>
              <w:tab w:val="num" w:pos="9044"/>
            </w:tabs>
            <w:ind w:left="4508" w:hanging="1814"/>
          </w:pPr>
        </w:pPrChange>
      </w:pPr>
      <w:ins w:id="6125" w:author="Valeria Tapia" w:date="2026-10-05T09:56:00Z">
        <w:r w:rsidRPr="001B5D1A">
          <w:rPr>
            <w:color w:val="FF0000"/>
            <w:highlight w:val="cyan"/>
            <w:rPrChange w:id="6126" w:author="Valeria Tapia" w:date="2026-10-05T12:55:00Z">
              <w:rPr>
                <w:highlight w:val="cyan"/>
                <w:lang w:val="es-ES_tradnl"/>
              </w:rPr>
            </w:rPrChange>
          </w:rPr>
          <w:t>II. La AN realizará las gestiones necesarias</w:t>
        </w:r>
      </w:ins>
      <w:ins w:id="6127" w:author="Valeria Tapia" w:date="2026-10-05T09:59:00Z">
        <w:r w:rsidR="00A06A90" w:rsidRPr="001B5D1A">
          <w:rPr>
            <w:color w:val="FF0000"/>
            <w:highlight w:val="cyan"/>
            <w:rPrChange w:id="6128" w:author="Valeria Tapia" w:date="2026-10-05T12:55:00Z">
              <w:rPr>
                <w:highlight w:val="cyan"/>
              </w:rPr>
            </w:rPrChange>
          </w:rPr>
          <w:t xml:space="preserve"> para la incorporación del RU</w:t>
        </w:r>
      </w:ins>
      <w:ins w:id="6129" w:author="Valeria Tapia" w:date="2026-10-05T10:00:00Z">
        <w:r w:rsidR="00A06A90" w:rsidRPr="001B5D1A">
          <w:rPr>
            <w:color w:val="FF0000"/>
            <w:highlight w:val="cyan"/>
            <w:rPrChange w:id="6130" w:author="Valeria Tapia" w:date="2026-10-05T12:55:00Z">
              <w:rPr>
                <w:highlight w:val="cyan"/>
              </w:rPr>
            </w:rPrChange>
          </w:rPr>
          <w:t>OCE en la VUCE</w:t>
        </w:r>
      </w:ins>
      <w:ins w:id="6131" w:author="Valeria Tapia" w:date="2026-10-05T09:56:00Z">
        <w:r w:rsidRPr="001B5D1A">
          <w:rPr>
            <w:color w:val="FF0000"/>
            <w:highlight w:val="cyan"/>
            <w:rPrChange w:id="6132" w:author="Valeria Tapia" w:date="2026-10-05T12:55:00Z">
              <w:rPr>
                <w:rFonts w:ascii="Arial" w:hAnsi="Arial" w:cs="Arial"/>
                <w:lang w:val="es-BO" w:eastAsia="es-BO"/>
              </w:rPr>
            </w:rPrChange>
          </w:rPr>
          <w:t xml:space="preserve">, </w:t>
        </w:r>
      </w:ins>
      <w:ins w:id="6133" w:author="Valeria Tapia" w:date="2026-10-05T09:58:00Z">
        <w:r w:rsidRPr="001B5D1A">
          <w:rPr>
            <w:color w:val="FF0000"/>
            <w:highlight w:val="cyan"/>
            <w:rPrChange w:id="6134" w:author="Valeria Tapia" w:date="2026-10-05T12:55:00Z">
              <w:rPr>
                <w:rFonts w:ascii="Arial" w:hAnsi="Arial" w:cs="Arial"/>
                <w:lang w:val="es-BO" w:eastAsia="es-BO"/>
              </w:rPr>
            </w:rPrChange>
          </w:rPr>
          <w:t>conforme establece el Artículo 73 del presente Reglamento</w:t>
        </w:r>
      </w:ins>
      <w:ins w:id="6135" w:author="Valeria Tapia" w:date="2026-10-05T10:01:00Z">
        <w:r w:rsidR="00A06A90" w:rsidRPr="001B5D1A">
          <w:rPr>
            <w:color w:val="FF0000"/>
            <w:highlight w:val="cyan"/>
            <w:rPrChange w:id="6136" w:author="Valeria Tapia" w:date="2026-10-05T12:55:00Z">
              <w:rPr/>
            </w:rPrChange>
          </w:rPr>
          <w:t>, previendo de corresponder una</w:t>
        </w:r>
      </w:ins>
      <w:ins w:id="6137" w:author="Valeria Tapia" w:date="2026-10-05T10:00:00Z">
        <w:r w:rsidR="00A06A90" w:rsidRPr="001B5D1A">
          <w:rPr>
            <w:color w:val="FF0000"/>
            <w:highlight w:val="cyan"/>
            <w:rPrChange w:id="6138" w:author="Valeria Tapia" w:date="2026-10-05T12:55:00Z">
              <w:rPr/>
            </w:rPrChange>
          </w:rPr>
          <w:t xml:space="preserve"> reglamentación específica </w:t>
        </w:r>
      </w:ins>
      <w:ins w:id="6139" w:author="Valeria Tapia" w:date="2026-10-05T10:01:00Z">
        <w:r w:rsidR="00A06A90" w:rsidRPr="001B5D1A">
          <w:rPr>
            <w:color w:val="FF0000"/>
            <w:highlight w:val="cyan"/>
            <w:rPrChange w:id="6140" w:author="Valeria Tapia" w:date="2026-10-05T12:55:00Z">
              <w:rPr/>
            </w:rPrChange>
          </w:rPr>
          <w:t>que contenga</w:t>
        </w:r>
      </w:ins>
      <w:ins w:id="6141" w:author="Valeria Tapia" w:date="2026-10-05T10:00:00Z">
        <w:r w:rsidR="00A06A90" w:rsidRPr="001B5D1A">
          <w:rPr>
            <w:color w:val="FF0000"/>
            <w:highlight w:val="cyan"/>
            <w:rPrChange w:id="6142" w:author="Valeria Tapia" w:date="2026-10-05T12:55:00Z">
              <w:rPr/>
            </w:rPrChange>
          </w:rPr>
          <w:t xml:space="preserve"> las condiciones para el registro, actualización y habilitación, así como los mecanismos de interoperabilidad, acceso, seguridad y administración de la información, en coordinación con las Entidades Públicas vinculadas a operaciones de comercio exterior.</w:t>
        </w:r>
      </w:ins>
    </w:p>
    <w:p w14:paraId="4615BE90" w14:textId="77777777" w:rsidR="00A06A90" w:rsidRPr="001B5D1A" w:rsidRDefault="00A06A90">
      <w:pPr>
        <w:rPr>
          <w:ins w:id="6143" w:author="Valeria Tapia" w:date="2026-10-05T09:56:00Z"/>
          <w:color w:val="FF0000"/>
          <w:rPrChange w:id="6144" w:author="Valeria Tapia" w:date="2026-10-05T12:55:00Z">
            <w:rPr>
              <w:ins w:id="6145" w:author="Valeria Tapia" w:date="2026-10-05T09:56:00Z"/>
              <w:rFonts w:ascii="Arial" w:hAnsi="Arial" w:cs="Arial"/>
              <w:lang w:val="es-BO" w:eastAsia="es-BO"/>
            </w:rPr>
          </w:rPrChange>
        </w:rPr>
        <w:pPrChange w:id="6146" w:author="Valeria Tapia" w:date="2026-10-05T10:00:00Z">
          <w:pPr>
            <w:pStyle w:val="Ttulo5"/>
            <w:numPr>
              <w:numId w:val="5"/>
            </w:numPr>
            <w:tabs>
              <w:tab w:val="left" w:pos="1701"/>
              <w:tab w:val="num" w:pos="4508"/>
              <w:tab w:val="num" w:pos="9044"/>
            </w:tabs>
            <w:ind w:left="4508" w:hanging="1814"/>
          </w:pPr>
        </w:pPrChange>
      </w:pPr>
    </w:p>
    <w:p w14:paraId="64724553" w14:textId="1F37FE95" w:rsidR="00864D57" w:rsidRPr="001B5D1A" w:rsidRDefault="00864D57" w:rsidP="00B325EC">
      <w:pPr>
        <w:pStyle w:val="Ttulo5"/>
        <w:numPr>
          <w:ilvl w:val="0"/>
          <w:numId w:val="5"/>
        </w:numPr>
        <w:tabs>
          <w:tab w:val="left" w:pos="1701"/>
          <w:tab w:val="num" w:pos="9044"/>
        </w:tabs>
        <w:ind w:left="0" w:firstLine="0"/>
        <w:rPr>
          <w:ins w:id="6147" w:author="Valeria Tapia" w:date="2026-10-05T10:35:00Z"/>
          <w:color w:val="FF0000"/>
          <w:highlight w:val="cyan"/>
          <w:rPrChange w:id="6148" w:author="Valeria Tapia" w:date="2026-10-05T12:55:00Z">
            <w:rPr>
              <w:ins w:id="6149" w:author="Valeria Tapia" w:date="2026-10-05T10:35:00Z"/>
            </w:rPr>
          </w:rPrChange>
        </w:rPr>
      </w:pPr>
      <w:ins w:id="6150" w:author="Valeria Tapia" w:date="2026-10-05T09:40:00Z">
        <w:r w:rsidRPr="001B5D1A">
          <w:rPr>
            <w:color w:val="FF0000"/>
            <w:highlight w:val="cyan"/>
            <w:rPrChange w:id="6151" w:author="Valeria Tapia" w:date="2026-10-05T12:55:00Z">
              <w:rPr>
                <w:highlight w:val="cyan"/>
              </w:rPr>
            </w:rPrChange>
          </w:rPr>
          <w:t xml:space="preserve"> </w:t>
        </w:r>
        <w:r w:rsidRPr="001B5D1A">
          <w:rPr>
            <w:b/>
            <w:color w:val="FF0000"/>
            <w:highlight w:val="cyan"/>
            <w:rPrChange w:id="6152" w:author="Valeria Tapia" w:date="2026-10-05T12:55:00Z">
              <w:rPr>
                <w:highlight w:val="cyan"/>
              </w:rPr>
            </w:rPrChange>
          </w:rPr>
          <w:t>(GES</w:t>
        </w:r>
      </w:ins>
      <w:ins w:id="6153" w:author="Valeria Tapia" w:date="2026-10-05T09:41:00Z">
        <w:r w:rsidRPr="001B5D1A">
          <w:rPr>
            <w:b/>
            <w:color w:val="FF0000"/>
            <w:highlight w:val="cyan"/>
            <w:rPrChange w:id="6154" w:author="Valeria Tapia" w:date="2026-10-05T12:55:00Z">
              <w:rPr>
                <w:highlight w:val="cyan"/>
              </w:rPr>
            </w:rPrChange>
          </w:rPr>
          <w:t>TIÓN PORTUARIA).</w:t>
        </w:r>
      </w:ins>
      <w:ins w:id="6155" w:author="Valeria Tapia" w:date="2026-10-05T10:26:00Z">
        <w:r w:rsidR="007003E6" w:rsidRPr="001B5D1A">
          <w:rPr>
            <w:b/>
            <w:color w:val="FF0000"/>
            <w:highlight w:val="cyan"/>
            <w:rPrChange w:id="6156" w:author="Valeria Tapia" w:date="2026-10-05T12:55:00Z">
              <w:rPr>
                <w:b/>
                <w:highlight w:val="cyan"/>
              </w:rPr>
            </w:rPrChange>
          </w:rPr>
          <w:t xml:space="preserve"> </w:t>
        </w:r>
      </w:ins>
      <w:ins w:id="6157" w:author="Valeria Tapia" w:date="2026-10-05T10:35:00Z">
        <w:r w:rsidR="007003E6" w:rsidRPr="001B5D1A">
          <w:rPr>
            <w:color w:val="FF0000"/>
            <w:highlight w:val="cyan"/>
            <w:rPrChange w:id="6158" w:author="Valeria Tapia" w:date="2026-10-05T12:55:00Z">
              <w:rPr>
                <w:b/>
                <w:highlight w:val="cyan"/>
              </w:rPr>
            </w:rPrChange>
          </w:rPr>
          <w:t>I.</w:t>
        </w:r>
        <w:r w:rsidR="007003E6" w:rsidRPr="001B5D1A">
          <w:rPr>
            <w:b/>
            <w:color w:val="FF0000"/>
            <w:highlight w:val="cyan"/>
            <w:rPrChange w:id="6159" w:author="Valeria Tapia" w:date="2026-10-05T12:55:00Z">
              <w:rPr>
                <w:b/>
                <w:highlight w:val="cyan"/>
              </w:rPr>
            </w:rPrChange>
          </w:rPr>
          <w:t xml:space="preserve"> </w:t>
        </w:r>
      </w:ins>
      <w:ins w:id="6160" w:author="Valeria Tapia" w:date="2026-10-05T10:26:00Z">
        <w:r w:rsidR="007003E6" w:rsidRPr="001B5D1A">
          <w:rPr>
            <w:color w:val="FF0000"/>
            <w:highlight w:val="cyan"/>
            <w:rPrChange w:id="6161" w:author="Valeria Tapia" w:date="2026-10-05T12:55:00Z">
              <w:rPr>
                <w:highlight w:val="cyan"/>
              </w:rPr>
            </w:rPrChange>
          </w:rPr>
          <w:t>La AN</w:t>
        </w:r>
      </w:ins>
      <w:ins w:id="6162" w:author="Valeria Tapia" w:date="2026-10-05T10:30:00Z">
        <w:r w:rsidR="007003E6" w:rsidRPr="001B5D1A">
          <w:rPr>
            <w:color w:val="FF0000"/>
            <w:highlight w:val="cyan"/>
            <w:rPrChange w:id="6163" w:author="Valeria Tapia" w:date="2026-10-05T12:55:00Z">
              <w:rPr>
                <w:highlight w:val="cyan"/>
              </w:rPr>
            </w:rPrChange>
          </w:rPr>
          <w:t xml:space="preserve"> implementara la y administrará el Módulo de Gestión Portuaria</w:t>
        </w:r>
      </w:ins>
      <w:ins w:id="6164" w:author="Valeria Tapia" w:date="2026-10-05T10:31:00Z">
        <w:r w:rsidR="007003E6" w:rsidRPr="001B5D1A">
          <w:rPr>
            <w:color w:val="FF0000"/>
            <w:highlight w:val="cyan"/>
            <w:rPrChange w:id="6165" w:author="Valeria Tapia" w:date="2026-10-05T12:55:00Z">
              <w:rPr>
                <w:highlight w:val="cyan"/>
              </w:rPr>
            </w:rPrChange>
          </w:rPr>
          <w:t>, para facilitar l</w:t>
        </w:r>
      </w:ins>
      <w:ins w:id="6166" w:author="Valeria Tapia" w:date="2026-10-05T10:32:00Z">
        <w:r w:rsidR="007003E6" w:rsidRPr="001B5D1A">
          <w:rPr>
            <w:color w:val="FF0000"/>
            <w:highlight w:val="cyan"/>
            <w:rPrChange w:id="6167" w:author="Valeria Tapia" w:date="2026-10-05T12:55:00Z">
              <w:rPr>
                <w:highlight w:val="cyan"/>
              </w:rPr>
            </w:rPrChange>
          </w:rPr>
          <w:t>a gestión, intercambio y consulta de información relacionada con las operaciones portuarias y los trámites y servicios vinculados a las operaciones de comercio exterior</w:t>
        </w:r>
      </w:ins>
      <w:ins w:id="6168" w:author="Valeria Tapia" w:date="2026-10-05T10:33:00Z">
        <w:r w:rsidR="007003E6" w:rsidRPr="001B5D1A">
          <w:rPr>
            <w:color w:val="FF0000"/>
            <w:highlight w:val="cyan"/>
            <w:rPrChange w:id="6169" w:author="Valeria Tapia" w:date="2026-10-05T12:55:00Z">
              <w:rPr/>
            </w:rPrChange>
          </w:rPr>
          <w:t>, a objeto de</w:t>
        </w:r>
      </w:ins>
      <w:ins w:id="6170" w:author="Valeria Tapia" w:date="2026-10-05T10:26:00Z">
        <w:r w:rsidR="007003E6" w:rsidRPr="001B5D1A">
          <w:rPr>
            <w:color w:val="FF0000"/>
            <w:highlight w:val="cyan"/>
            <w:rPrChange w:id="6171" w:author="Valeria Tapia" w:date="2026-10-05T12:55:00Z">
              <w:rPr/>
            </w:rPrChange>
          </w:rPr>
          <w:t xml:space="preserve"> integrar la cadena logística</w:t>
        </w:r>
      </w:ins>
      <w:ins w:id="6172" w:author="Valeria Tapia" w:date="2026-10-05T10:34:00Z">
        <w:r w:rsidR="007003E6" w:rsidRPr="001B5D1A">
          <w:rPr>
            <w:color w:val="FF0000"/>
            <w:highlight w:val="cyan"/>
            <w:rPrChange w:id="6173" w:author="Valeria Tapia" w:date="2026-10-05T12:55:00Z">
              <w:rPr>
                <w:highlight w:val="cyan"/>
              </w:rPr>
            </w:rPrChange>
          </w:rPr>
          <w:t>, permitiendo la articulación e interoperabilidad de la información correspondiente a los actores, entidades y operaciones que intervienen en la cadena portuaria.</w:t>
        </w:r>
      </w:ins>
    </w:p>
    <w:p w14:paraId="422E4B22" w14:textId="77777777" w:rsidR="007003E6" w:rsidRPr="001B5D1A" w:rsidRDefault="007003E6">
      <w:pPr>
        <w:rPr>
          <w:ins w:id="6174" w:author="Valeria Tapia" w:date="2026-10-05T10:35:00Z"/>
          <w:color w:val="FF0000"/>
          <w:highlight w:val="cyan"/>
          <w:rPrChange w:id="6175" w:author="Valeria Tapia" w:date="2026-10-05T12:55:00Z">
            <w:rPr>
              <w:ins w:id="6176" w:author="Valeria Tapia" w:date="2026-10-05T10:35:00Z"/>
              <w:highlight w:val="cyan"/>
            </w:rPr>
          </w:rPrChange>
        </w:rPr>
        <w:pPrChange w:id="6177" w:author="Valeria Tapia" w:date="2026-10-05T10:35:00Z">
          <w:pPr>
            <w:pStyle w:val="Ttulo5"/>
            <w:numPr>
              <w:numId w:val="5"/>
            </w:numPr>
            <w:tabs>
              <w:tab w:val="left" w:pos="1701"/>
              <w:tab w:val="num" w:pos="4508"/>
              <w:tab w:val="num" w:pos="9044"/>
            </w:tabs>
            <w:ind w:left="4508" w:hanging="1814"/>
          </w:pPr>
        </w:pPrChange>
      </w:pPr>
    </w:p>
    <w:p w14:paraId="05052941" w14:textId="3921E947" w:rsidR="007003E6" w:rsidRPr="001B5D1A" w:rsidRDefault="007003E6">
      <w:pPr>
        <w:rPr>
          <w:ins w:id="6178" w:author="Valeria Tapia" w:date="2026-10-05T10:37:00Z"/>
          <w:color w:val="FF0000"/>
          <w:highlight w:val="cyan"/>
          <w:rPrChange w:id="6179" w:author="Valeria Tapia" w:date="2026-10-05T12:55:00Z">
            <w:rPr>
              <w:ins w:id="6180" w:author="Valeria Tapia" w:date="2026-10-05T10:37:00Z"/>
              <w:highlight w:val="cyan"/>
            </w:rPr>
          </w:rPrChange>
        </w:rPr>
        <w:pPrChange w:id="6181" w:author="Valeria Tapia" w:date="2026-10-05T10:35:00Z">
          <w:pPr>
            <w:pStyle w:val="Ttulo5"/>
            <w:numPr>
              <w:numId w:val="5"/>
            </w:numPr>
            <w:tabs>
              <w:tab w:val="left" w:pos="1701"/>
              <w:tab w:val="num" w:pos="4508"/>
              <w:tab w:val="num" w:pos="9044"/>
            </w:tabs>
            <w:ind w:left="4508" w:hanging="1814"/>
          </w:pPr>
        </w:pPrChange>
      </w:pPr>
      <w:ins w:id="6182" w:author="Valeria Tapia" w:date="2026-10-05T10:35:00Z">
        <w:r w:rsidRPr="001B5D1A">
          <w:rPr>
            <w:color w:val="FF0000"/>
            <w:highlight w:val="cyan"/>
            <w:rPrChange w:id="6183" w:author="Valeria Tapia" w:date="2026-10-05T12:55:00Z">
              <w:rPr>
                <w:highlight w:val="cyan"/>
              </w:rPr>
            </w:rPrChange>
          </w:rPr>
          <w:t xml:space="preserve">II. La implementación del </w:t>
        </w:r>
      </w:ins>
      <w:ins w:id="6184" w:author="Valeria Tapia" w:date="2026-10-05T10:37:00Z">
        <w:r w:rsidR="00F757C8" w:rsidRPr="001B5D1A">
          <w:rPr>
            <w:color w:val="FF0000"/>
            <w:highlight w:val="cyan"/>
            <w:rPrChange w:id="6185" w:author="Valeria Tapia" w:date="2026-10-05T12:55:00Z">
              <w:rPr>
                <w:highlight w:val="cyan"/>
              </w:rPr>
            </w:rPrChange>
          </w:rPr>
          <w:t>Módulo</w:t>
        </w:r>
      </w:ins>
      <w:ins w:id="6186" w:author="Valeria Tapia" w:date="2026-10-05T10:35:00Z">
        <w:r w:rsidRPr="001B5D1A">
          <w:rPr>
            <w:color w:val="FF0000"/>
            <w:highlight w:val="cyan"/>
            <w:rPrChange w:id="6187" w:author="Valeria Tapia" w:date="2026-10-05T12:55:00Z">
              <w:rPr/>
            </w:rPrChange>
          </w:rPr>
          <w:t xml:space="preserve"> de Gestión Portuaria será </w:t>
        </w:r>
        <w:r w:rsidRPr="001B5D1A">
          <w:rPr>
            <w:rStyle w:val="Textoennegrita"/>
            <w:b w:val="0"/>
            <w:color w:val="FF0000"/>
            <w:highlight w:val="cyan"/>
            <w:rPrChange w:id="6188" w:author="Valeria Tapia" w:date="2026-10-05T12:55:00Z">
              <w:rPr>
                <w:rStyle w:val="Textoennegrita"/>
              </w:rPr>
            </w:rPrChange>
          </w:rPr>
          <w:t>gradual y progresiva</w:t>
        </w:r>
        <w:r w:rsidRPr="001B5D1A">
          <w:rPr>
            <w:color w:val="FF0000"/>
            <w:highlight w:val="cyan"/>
            <w:rPrChange w:id="6189" w:author="Valeria Tapia" w:date="2026-10-05T12:55:00Z">
              <w:rPr/>
            </w:rPrChange>
          </w:rPr>
          <w:t xml:space="preserve">, de acuerdo con las condiciones técnicas, operativas y normativas necesarias para su integración con los sistemas </w:t>
        </w:r>
      </w:ins>
      <w:ins w:id="6190" w:author="Valeria Tapia" w:date="2026-10-05T10:38:00Z">
        <w:r w:rsidR="00F757C8" w:rsidRPr="001B5D1A">
          <w:rPr>
            <w:color w:val="FF0000"/>
            <w:highlight w:val="cyan"/>
            <w:rPrChange w:id="6191" w:author="Valeria Tapia" w:date="2026-10-05T12:55:00Z">
              <w:rPr/>
            </w:rPrChange>
          </w:rPr>
          <w:t>de los distintos participantes de la cadena portuaria, conforme a sus competencias y a los mecanismos de interoperabilidad establecidos</w:t>
        </w:r>
      </w:ins>
      <w:ins w:id="6192" w:author="Valeria Tapia" w:date="2026-10-05T10:35:00Z">
        <w:r w:rsidR="00121A20" w:rsidRPr="001B5D1A">
          <w:rPr>
            <w:color w:val="FF0000"/>
            <w:highlight w:val="cyan"/>
            <w:rPrChange w:id="6193" w:author="Valeria Tapia" w:date="2026-10-05T12:55:00Z">
              <w:rPr/>
            </w:rPrChange>
          </w:rPr>
          <w:t>, considerando l</w:t>
        </w:r>
      </w:ins>
      <w:ins w:id="6194" w:author="Valeria Tapia" w:date="2026-10-05T10:36:00Z">
        <w:r w:rsidR="00121A20" w:rsidRPr="001B5D1A">
          <w:rPr>
            <w:color w:val="FF0000"/>
            <w:highlight w:val="cyan"/>
            <w:rPrChange w:id="6195" w:author="Valeria Tapia" w:date="2026-10-05T12:55:00Z">
              <w:rPr/>
            </w:rPrChange>
          </w:rPr>
          <w:t>o establecido en el Artículo 72 del presente reglamento</w:t>
        </w:r>
      </w:ins>
      <w:ins w:id="6196" w:author="Valeria Tapia" w:date="2026-10-05T10:35:00Z">
        <w:r w:rsidRPr="001B5D1A">
          <w:rPr>
            <w:color w:val="FF0000"/>
            <w:highlight w:val="cyan"/>
            <w:rPrChange w:id="6197" w:author="Valeria Tapia" w:date="2026-10-05T12:55:00Z">
              <w:rPr/>
            </w:rPrChange>
          </w:rPr>
          <w:t>.</w:t>
        </w:r>
      </w:ins>
    </w:p>
    <w:p w14:paraId="607215FD" w14:textId="77777777" w:rsidR="00F757C8" w:rsidRPr="001B5D1A" w:rsidRDefault="00F757C8">
      <w:pPr>
        <w:rPr>
          <w:ins w:id="6198" w:author="Valeria Tapia" w:date="2026-10-05T10:37:00Z"/>
          <w:color w:val="FF0000"/>
          <w:highlight w:val="cyan"/>
          <w:rPrChange w:id="6199" w:author="Valeria Tapia" w:date="2026-10-05T12:55:00Z">
            <w:rPr>
              <w:ins w:id="6200" w:author="Valeria Tapia" w:date="2026-10-05T10:37:00Z"/>
              <w:highlight w:val="cyan"/>
            </w:rPr>
          </w:rPrChange>
        </w:rPr>
        <w:pPrChange w:id="6201" w:author="Valeria Tapia" w:date="2026-10-05T10:35:00Z">
          <w:pPr>
            <w:pStyle w:val="Ttulo5"/>
            <w:numPr>
              <w:numId w:val="5"/>
            </w:numPr>
            <w:tabs>
              <w:tab w:val="left" w:pos="1701"/>
              <w:tab w:val="num" w:pos="4508"/>
              <w:tab w:val="num" w:pos="9044"/>
            </w:tabs>
            <w:ind w:left="4508" w:hanging="1814"/>
          </w:pPr>
        </w:pPrChange>
      </w:pPr>
    </w:p>
    <w:p w14:paraId="0FCA1614" w14:textId="0CF666C4" w:rsidR="00C052D8" w:rsidRPr="001B5D1A" w:rsidRDefault="00430C5A" w:rsidP="0087552D">
      <w:pPr>
        <w:pStyle w:val="Ttulo5"/>
        <w:numPr>
          <w:ilvl w:val="0"/>
          <w:numId w:val="5"/>
        </w:numPr>
        <w:tabs>
          <w:tab w:val="left" w:pos="1701"/>
          <w:tab w:val="num" w:pos="9044"/>
        </w:tabs>
        <w:ind w:left="0" w:firstLine="0"/>
        <w:rPr>
          <w:ins w:id="6202" w:author="Valeria Tapia" w:date="2026-10-05T11:14:00Z"/>
          <w:color w:val="FF0000"/>
          <w:highlight w:val="cyan"/>
          <w:rPrChange w:id="6203" w:author="Valeria Tapia" w:date="2026-10-05T12:55:00Z">
            <w:rPr>
              <w:ins w:id="6204" w:author="Valeria Tapia" w:date="2026-10-05T11:14:00Z"/>
            </w:rPr>
          </w:rPrChange>
        </w:rPr>
      </w:pPr>
      <w:ins w:id="6205" w:author="Valeria Tapia" w:date="2026-10-05T11:12:00Z">
        <w:r w:rsidRPr="001B5D1A">
          <w:rPr>
            <w:b/>
            <w:color w:val="FF0000"/>
            <w:highlight w:val="cyan"/>
            <w:rPrChange w:id="6206" w:author="Valeria Tapia" w:date="2026-10-05T12:55:00Z">
              <w:rPr>
                <w:b/>
                <w:highlight w:val="cyan"/>
              </w:rPr>
            </w:rPrChange>
          </w:rPr>
          <w:t xml:space="preserve"> (REPORTE</w:t>
        </w:r>
        <w:r w:rsidR="00C052D8" w:rsidRPr="001B5D1A">
          <w:rPr>
            <w:b/>
            <w:color w:val="FF0000"/>
            <w:highlight w:val="cyan"/>
            <w:rPrChange w:id="6207" w:author="Valeria Tapia" w:date="2026-10-05T12:55:00Z">
              <w:rPr>
                <w:b/>
                <w:highlight w:val="cyan"/>
              </w:rPr>
            </w:rPrChange>
          </w:rPr>
          <w:t>S</w:t>
        </w:r>
        <w:r w:rsidRPr="001B5D1A">
          <w:rPr>
            <w:b/>
            <w:color w:val="FF0000"/>
            <w:highlight w:val="cyan"/>
            <w:rPrChange w:id="6208" w:author="Valeria Tapia" w:date="2026-10-05T12:55:00Z">
              <w:rPr>
                <w:b/>
                <w:highlight w:val="cyan"/>
              </w:rPr>
            </w:rPrChange>
          </w:rPr>
          <w:t xml:space="preserve"> ESTADÍSTICO</w:t>
        </w:r>
        <w:r w:rsidR="00C052D8" w:rsidRPr="001B5D1A">
          <w:rPr>
            <w:b/>
            <w:color w:val="FF0000"/>
            <w:highlight w:val="cyan"/>
            <w:rPrChange w:id="6209" w:author="Valeria Tapia" w:date="2026-10-05T12:55:00Z">
              <w:rPr>
                <w:b/>
                <w:highlight w:val="cyan"/>
              </w:rPr>
            </w:rPrChange>
          </w:rPr>
          <w:t>S DE LOS TR</w:t>
        </w:r>
      </w:ins>
      <w:ins w:id="6210" w:author="Valeria Tapia" w:date="2026-10-05T11:13:00Z">
        <w:r w:rsidR="00C052D8" w:rsidRPr="001B5D1A">
          <w:rPr>
            <w:b/>
            <w:color w:val="FF0000"/>
            <w:highlight w:val="cyan"/>
            <w:rPrChange w:id="6211" w:author="Valeria Tapia" w:date="2026-10-05T12:55:00Z">
              <w:rPr>
                <w:b/>
                <w:highlight w:val="cyan"/>
              </w:rPr>
            </w:rPrChange>
          </w:rPr>
          <w:t>Á</w:t>
        </w:r>
      </w:ins>
      <w:ins w:id="6212" w:author="Valeria Tapia" w:date="2026-10-05T11:12:00Z">
        <w:r w:rsidR="00C052D8" w:rsidRPr="001B5D1A">
          <w:rPr>
            <w:b/>
            <w:color w:val="FF0000"/>
            <w:highlight w:val="cyan"/>
            <w:rPrChange w:id="6213" w:author="Valeria Tapia" w:date="2026-10-05T12:55:00Z">
              <w:rPr>
                <w:b/>
                <w:highlight w:val="cyan"/>
              </w:rPr>
            </w:rPrChange>
          </w:rPr>
          <w:t>MITES</w:t>
        </w:r>
      </w:ins>
      <w:ins w:id="6214" w:author="Valeria Tapia" w:date="2026-10-05T11:13:00Z">
        <w:r w:rsidR="00C052D8" w:rsidRPr="001B5D1A">
          <w:rPr>
            <w:b/>
            <w:color w:val="FF0000"/>
            <w:highlight w:val="cyan"/>
            <w:rPrChange w:id="6215" w:author="Valeria Tapia" w:date="2026-10-05T12:55:00Z">
              <w:rPr>
                <w:b/>
                <w:highlight w:val="cyan"/>
              </w:rPr>
            </w:rPrChange>
          </w:rPr>
          <w:t xml:space="preserve"> Y SERVICIOS EN LA VUCE</w:t>
        </w:r>
      </w:ins>
      <w:ins w:id="6216" w:author="Valeria Tapia" w:date="2026-10-05T11:12:00Z">
        <w:r w:rsidRPr="001B5D1A">
          <w:rPr>
            <w:b/>
            <w:color w:val="FF0000"/>
            <w:highlight w:val="cyan"/>
            <w:rPrChange w:id="6217" w:author="Valeria Tapia" w:date="2026-10-05T12:55:00Z">
              <w:rPr>
                <w:b/>
                <w:highlight w:val="cyan"/>
              </w:rPr>
            </w:rPrChange>
          </w:rPr>
          <w:t>)</w:t>
        </w:r>
      </w:ins>
      <w:ins w:id="6218" w:author="Valeria Tapia" w:date="2026-10-05T11:13:00Z">
        <w:r w:rsidR="00C052D8" w:rsidRPr="001B5D1A">
          <w:rPr>
            <w:b/>
            <w:color w:val="FF0000"/>
            <w:highlight w:val="cyan"/>
            <w:rPrChange w:id="6219" w:author="Valeria Tapia" w:date="2026-10-05T12:55:00Z">
              <w:rPr>
                <w:b/>
                <w:highlight w:val="cyan"/>
              </w:rPr>
            </w:rPrChange>
          </w:rPr>
          <w:t xml:space="preserve">. </w:t>
        </w:r>
        <w:r w:rsidR="00C052D8" w:rsidRPr="001B5D1A">
          <w:rPr>
            <w:color w:val="FF0000"/>
            <w:highlight w:val="cyan"/>
            <w:rPrChange w:id="6220" w:author="Valeria Tapia" w:date="2026-10-05T12:55:00Z">
              <w:rPr>
                <w:highlight w:val="cyan"/>
              </w:rPr>
            </w:rPrChange>
          </w:rPr>
          <w:t xml:space="preserve">I. La AN dispondrá mecanismos para la generación, consolidación y consulta de información </w:t>
        </w:r>
        <w:r w:rsidR="00C052D8" w:rsidRPr="001B5D1A">
          <w:rPr>
            <w:color w:val="FF0000"/>
            <w:highlight w:val="cyan"/>
            <w:rPrChange w:id="6221" w:author="Valeria Tapia" w:date="2026-10-05T12:55:00Z">
              <w:rPr>
                <w:highlight w:val="cyan"/>
              </w:rPr>
            </w:rPrChange>
          </w:rPr>
          <w:lastRenderedPageBreak/>
          <w:t>estadística relacionada con los trámites y servicios implementados en la VUCE</w:t>
        </w:r>
      </w:ins>
      <w:ins w:id="6222" w:author="Valeria Tapia" w:date="2026-10-05T11:17:00Z">
        <w:r w:rsidR="00F96BFD" w:rsidRPr="001B5D1A">
          <w:rPr>
            <w:color w:val="FF0000"/>
            <w:highlight w:val="cyan"/>
            <w:rPrChange w:id="6223" w:author="Valeria Tapia" w:date="2026-10-05T12:55:00Z">
              <w:rPr>
                <w:highlight w:val="cyan"/>
              </w:rPr>
            </w:rPrChange>
          </w:rPr>
          <w:t xml:space="preserve">, considerando lo establecido en el Artículo 74 del presente </w:t>
        </w:r>
      </w:ins>
      <w:ins w:id="6224" w:author="Valeria Tapia" w:date="2026-10-05T11:18:00Z">
        <w:r w:rsidR="00F96BFD" w:rsidRPr="001B5D1A">
          <w:rPr>
            <w:color w:val="FF0000"/>
            <w:highlight w:val="cyan"/>
            <w:rPrChange w:id="6225" w:author="Valeria Tapia" w:date="2026-10-05T12:55:00Z">
              <w:rPr>
                <w:highlight w:val="cyan"/>
              </w:rPr>
            </w:rPrChange>
          </w:rPr>
          <w:t>Reglamento.</w:t>
        </w:r>
      </w:ins>
    </w:p>
    <w:p w14:paraId="449FCCCD" w14:textId="77777777" w:rsidR="00C052D8" w:rsidRPr="001B5D1A" w:rsidRDefault="00C052D8">
      <w:pPr>
        <w:pStyle w:val="Ttulo5"/>
        <w:tabs>
          <w:tab w:val="left" w:pos="1701"/>
          <w:tab w:val="num" w:pos="9044"/>
        </w:tabs>
        <w:rPr>
          <w:ins w:id="6226" w:author="Valeria Tapia" w:date="2026-10-05T11:14:00Z"/>
          <w:color w:val="FF0000"/>
          <w:highlight w:val="cyan"/>
          <w:rPrChange w:id="6227" w:author="Valeria Tapia" w:date="2026-10-05T12:55:00Z">
            <w:rPr>
              <w:ins w:id="6228" w:author="Valeria Tapia" w:date="2026-10-05T11:14:00Z"/>
              <w:highlight w:val="cyan"/>
            </w:rPr>
          </w:rPrChange>
        </w:rPr>
        <w:pPrChange w:id="6229" w:author="Valeria Tapia" w:date="2026-10-05T11:14:00Z">
          <w:pPr>
            <w:pStyle w:val="Ttulo5"/>
            <w:numPr>
              <w:numId w:val="5"/>
            </w:numPr>
            <w:tabs>
              <w:tab w:val="left" w:pos="1701"/>
              <w:tab w:val="num" w:pos="4508"/>
              <w:tab w:val="num" w:pos="9044"/>
            </w:tabs>
            <w:ind w:left="4508" w:hanging="1814"/>
          </w:pPr>
        </w:pPrChange>
      </w:pPr>
    </w:p>
    <w:p w14:paraId="41C5B10D" w14:textId="46E2D2D5" w:rsidR="00C052D8" w:rsidRPr="001B5D1A" w:rsidRDefault="003376B6">
      <w:pPr>
        <w:pStyle w:val="Ttulo5"/>
        <w:tabs>
          <w:tab w:val="left" w:pos="1701"/>
          <w:tab w:val="num" w:pos="9044"/>
        </w:tabs>
        <w:rPr>
          <w:ins w:id="6230" w:author="Valeria Tapia" w:date="2026-10-05T11:15:00Z"/>
          <w:color w:val="FF0000"/>
          <w:highlight w:val="cyan"/>
          <w:rPrChange w:id="6231" w:author="Valeria Tapia" w:date="2026-10-05T12:55:00Z">
            <w:rPr>
              <w:ins w:id="6232" w:author="Valeria Tapia" w:date="2026-10-05T11:15:00Z"/>
              <w:highlight w:val="cyan"/>
            </w:rPr>
          </w:rPrChange>
        </w:rPr>
        <w:pPrChange w:id="6233" w:author="Valeria Tapia" w:date="2026-10-05T11:14:00Z">
          <w:pPr>
            <w:pStyle w:val="Ttulo5"/>
            <w:numPr>
              <w:numId w:val="5"/>
            </w:numPr>
            <w:tabs>
              <w:tab w:val="left" w:pos="1701"/>
              <w:tab w:val="num" w:pos="4508"/>
              <w:tab w:val="num" w:pos="9044"/>
            </w:tabs>
            <w:ind w:left="4508" w:hanging="1814"/>
          </w:pPr>
        </w:pPrChange>
      </w:pPr>
      <w:ins w:id="6234" w:author="Valeria Tapia" w:date="2026-10-05T11:15:00Z">
        <w:r w:rsidRPr="001B5D1A">
          <w:rPr>
            <w:color w:val="FF0000"/>
            <w:highlight w:val="cyan"/>
            <w:rPrChange w:id="6235" w:author="Valeria Tapia" w:date="2026-10-05T12:55:00Z">
              <w:rPr>
                <w:highlight w:val="cyan"/>
              </w:rPr>
            </w:rPrChange>
          </w:rPr>
          <w:t xml:space="preserve">II. </w:t>
        </w:r>
      </w:ins>
      <w:ins w:id="6236" w:author="Valeria Tapia" w:date="2026-10-05T11:14:00Z">
        <w:r w:rsidR="00C052D8" w:rsidRPr="001B5D1A">
          <w:rPr>
            <w:color w:val="FF0000"/>
            <w:highlight w:val="cyan"/>
            <w:rPrChange w:id="6237" w:author="Valeria Tapia" w:date="2026-10-05T12:55:00Z">
              <w:rPr/>
            </w:rPrChange>
          </w:rPr>
          <w:t xml:space="preserve">La información estadística será utilizada para fines de </w:t>
        </w:r>
        <w:r w:rsidR="00C052D8" w:rsidRPr="001B5D1A">
          <w:rPr>
            <w:rStyle w:val="Textoennegrita"/>
            <w:b w:val="0"/>
            <w:color w:val="FF0000"/>
            <w:highlight w:val="cyan"/>
            <w:rPrChange w:id="6238" w:author="Valeria Tapia" w:date="2026-10-05T12:55:00Z">
              <w:rPr>
                <w:rStyle w:val="Textoennegrita"/>
              </w:rPr>
            </w:rPrChange>
          </w:rPr>
          <w:t>seguimiento, evaluación, identificación de oportunidades de mejora, simplificación de procedimientos y medición de resultados de la VUCE</w:t>
        </w:r>
        <w:r w:rsidR="00C052D8" w:rsidRPr="001B5D1A">
          <w:rPr>
            <w:color w:val="FF0000"/>
            <w:highlight w:val="cyan"/>
            <w:rPrChange w:id="6239" w:author="Valeria Tapia" w:date="2026-10-05T12:55:00Z">
              <w:rPr/>
            </w:rPrChange>
          </w:rPr>
          <w:t>, conforme a las competencias de las entidades involucradas.</w:t>
        </w:r>
      </w:ins>
      <w:ins w:id="6240" w:author="Valeria Tapia" w:date="2026-10-05T11:13:00Z">
        <w:r w:rsidR="00C052D8" w:rsidRPr="001B5D1A">
          <w:rPr>
            <w:color w:val="FF0000"/>
            <w:highlight w:val="cyan"/>
            <w:rPrChange w:id="6241" w:author="Valeria Tapia" w:date="2026-10-05T12:55:00Z">
              <w:rPr>
                <w:highlight w:val="cyan"/>
              </w:rPr>
            </w:rPrChange>
          </w:rPr>
          <w:t xml:space="preserve"> </w:t>
        </w:r>
      </w:ins>
    </w:p>
    <w:p w14:paraId="46E52CBD" w14:textId="77777777" w:rsidR="003376B6" w:rsidRPr="001B5D1A" w:rsidRDefault="003376B6">
      <w:pPr>
        <w:pStyle w:val="Ttulo5"/>
        <w:tabs>
          <w:tab w:val="left" w:pos="1701"/>
          <w:tab w:val="num" w:pos="9044"/>
        </w:tabs>
        <w:rPr>
          <w:ins w:id="6242" w:author="Valeria Tapia" w:date="2026-10-05T11:15:00Z"/>
          <w:color w:val="FF0000"/>
          <w:highlight w:val="cyan"/>
          <w:rPrChange w:id="6243" w:author="Valeria Tapia" w:date="2026-10-05T12:55:00Z">
            <w:rPr>
              <w:ins w:id="6244" w:author="Valeria Tapia" w:date="2026-10-05T11:15:00Z"/>
              <w:highlight w:val="cyan"/>
            </w:rPr>
          </w:rPrChange>
        </w:rPr>
        <w:pPrChange w:id="6245" w:author="Valeria Tapia" w:date="2026-10-05T11:15:00Z">
          <w:pPr>
            <w:spacing w:before="100" w:beforeAutospacing="1" w:after="100" w:afterAutospacing="1"/>
            <w:jc w:val="left"/>
          </w:pPr>
        </w:pPrChange>
      </w:pPr>
    </w:p>
    <w:p w14:paraId="33CAEE6B" w14:textId="6B5D0074" w:rsidR="003376B6" w:rsidRPr="001B5D1A" w:rsidRDefault="003376B6">
      <w:pPr>
        <w:pStyle w:val="Ttulo5"/>
        <w:tabs>
          <w:tab w:val="left" w:pos="1701"/>
          <w:tab w:val="num" w:pos="9044"/>
        </w:tabs>
        <w:rPr>
          <w:ins w:id="6246" w:author="Valeria Tapia" w:date="2026-10-05T11:15:00Z"/>
          <w:color w:val="FF0000"/>
          <w:highlight w:val="cyan"/>
          <w:rPrChange w:id="6247" w:author="Valeria Tapia" w:date="2026-10-05T12:55:00Z">
            <w:rPr>
              <w:ins w:id="6248" w:author="Valeria Tapia" w:date="2026-10-05T11:15:00Z"/>
              <w:rFonts w:ascii="Times New Roman" w:hAnsi="Times New Roman"/>
              <w:szCs w:val="24"/>
              <w:lang w:val="es-BO" w:eastAsia="es-BO"/>
            </w:rPr>
          </w:rPrChange>
        </w:rPr>
        <w:pPrChange w:id="6249" w:author="Valeria Tapia" w:date="2026-10-05T11:15:00Z">
          <w:pPr>
            <w:spacing w:before="100" w:beforeAutospacing="1" w:after="100" w:afterAutospacing="1"/>
            <w:jc w:val="left"/>
          </w:pPr>
        </w:pPrChange>
      </w:pPr>
      <w:ins w:id="6250" w:author="Valeria Tapia" w:date="2026-10-05T11:15:00Z">
        <w:r w:rsidRPr="001B5D1A">
          <w:rPr>
            <w:color w:val="FF0000"/>
            <w:highlight w:val="cyan"/>
            <w:rPrChange w:id="6251" w:author="Valeria Tapia" w:date="2026-10-05T12:55:00Z">
              <w:rPr>
                <w:rFonts w:ascii="Times New Roman" w:hAnsi="Times New Roman"/>
                <w:szCs w:val="24"/>
                <w:lang w:val="es-BO" w:eastAsia="es-BO"/>
              </w:rPr>
            </w:rPrChange>
          </w:rPr>
          <w:t xml:space="preserve">III. La </w:t>
        </w:r>
        <w:r w:rsidR="00702226" w:rsidRPr="001B5D1A">
          <w:rPr>
            <w:color w:val="FF0000"/>
            <w:highlight w:val="cyan"/>
            <w:rPrChange w:id="6252" w:author="Valeria Tapia" w:date="2026-10-05T12:55:00Z">
              <w:rPr>
                <w:highlight w:val="cyan"/>
              </w:rPr>
            </w:rPrChange>
          </w:rPr>
          <w:t>AN</w:t>
        </w:r>
        <w:r w:rsidRPr="001B5D1A">
          <w:rPr>
            <w:color w:val="FF0000"/>
            <w:highlight w:val="cyan"/>
            <w:rPrChange w:id="6253" w:author="Valeria Tapia" w:date="2026-10-05T12:55:00Z">
              <w:rPr>
                <w:rFonts w:ascii="Times New Roman" w:hAnsi="Times New Roman"/>
                <w:szCs w:val="24"/>
                <w:lang w:val="es-BO" w:eastAsia="es-BO"/>
              </w:rPr>
            </w:rPrChange>
          </w:rPr>
          <w:t xml:space="preserve"> podrá habilitar mecanismos de consulta y difusión de información estadística, considerando los niveles de acceso, seguridad, confidencialidad y protección de la información que correspondan.</w:t>
        </w:r>
      </w:ins>
    </w:p>
    <w:p w14:paraId="29677438" w14:textId="77777777" w:rsidR="003376B6" w:rsidRPr="001B5D1A" w:rsidRDefault="003376B6">
      <w:pPr>
        <w:pStyle w:val="Ttulo5"/>
        <w:tabs>
          <w:tab w:val="left" w:pos="1701"/>
          <w:tab w:val="num" w:pos="9044"/>
        </w:tabs>
        <w:rPr>
          <w:ins w:id="6254" w:author="Valeria Tapia" w:date="2026-10-05T11:15:00Z"/>
          <w:color w:val="FF0000"/>
          <w:highlight w:val="cyan"/>
          <w:rPrChange w:id="6255" w:author="Valeria Tapia" w:date="2026-10-05T12:55:00Z">
            <w:rPr>
              <w:ins w:id="6256" w:author="Valeria Tapia" w:date="2026-10-05T11:15:00Z"/>
              <w:highlight w:val="cyan"/>
            </w:rPr>
          </w:rPrChange>
        </w:rPr>
        <w:pPrChange w:id="6257" w:author="Valeria Tapia" w:date="2026-10-05T11:15:00Z">
          <w:pPr>
            <w:spacing w:before="100" w:beforeAutospacing="1" w:after="100" w:afterAutospacing="1"/>
            <w:jc w:val="left"/>
          </w:pPr>
        </w:pPrChange>
      </w:pPr>
    </w:p>
    <w:p w14:paraId="0B293D37" w14:textId="1C35C6D2" w:rsidR="003376B6" w:rsidRPr="001B5D1A" w:rsidRDefault="003376B6">
      <w:pPr>
        <w:pStyle w:val="Ttulo5"/>
        <w:tabs>
          <w:tab w:val="left" w:pos="1701"/>
          <w:tab w:val="num" w:pos="9044"/>
        </w:tabs>
        <w:rPr>
          <w:ins w:id="6258" w:author="Valeria Tapia" w:date="2026-10-05T11:15:00Z"/>
          <w:color w:val="FF0000"/>
          <w:highlight w:val="cyan"/>
          <w:rPrChange w:id="6259" w:author="Valeria Tapia" w:date="2026-10-05T12:55:00Z">
            <w:rPr>
              <w:ins w:id="6260" w:author="Valeria Tapia" w:date="2026-10-05T11:15:00Z"/>
              <w:rFonts w:ascii="Times New Roman" w:hAnsi="Times New Roman"/>
              <w:szCs w:val="24"/>
              <w:lang w:val="es-BO" w:eastAsia="es-BO"/>
            </w:rPr>
          </w:rPrChange>
        </w:rPr>
        <w:pPrChange w:id="6261" w:author="Valeria Tapia" w:date="2026-10-05T11:15:00Z">
          <w:pPr>
            <w:spacing w:before="100" w:beforeAutospacing="1" w:after="100" w:afterAutospacing="1"/>
            <w:jc w:val="left"/>
          </w:pPr>
        </w:pPrChange>
      </w:pPr>
      <w:ins w:id="6262" w:author="Valeria Tapia" w:date="2026-10-05T11:15:00Z">
        <w:r w:rsidRPr="001B5D1A">
          <w:rPr>
            <w:color w:val="FF0000"/>
            <w:highlight w:val="cyan"/>
            <w:rPrChange w:id="6263" w:author="Valeria Tapia" w:date="2026-10-05T12:55:00Z">
              <w:rPr>
                <w:highlight w:val="cyan"/>
              </w:rPr>
            </w:rPrChange>
          </w:rPr>
          <w:t xml:space="preserve">IV. La generación y publicación de información estadística no afectará la confidencialidad de la información de los </w:t>
        </w:r>
      </w:ins>
      <w:ins w:id="6264" w:author="Valeria Tapia" w:date="2026-10-05T11:16:00Z">
        <w:r w:rsidR="003A2C2E" w:rsidRPr="001B5D1A">
          <w:rPr>
            <w:color w:val="FF0000"/>
            <w:highlight w:val="cyan"/>
            <w:rPrChange w:id="6265" w:author="Valeria Tapia" w:date="2026-10-05T12:55:00Z">
              <w:rPr>
                <w:highlight w:val="cyan"/>
              </w:rPr>
            </w:rPrChange>
          </w:rPr>
          <w:t>Usuarios VUCE</w:t>
        </w:r>
      </w:ins>
      <w:ins w:id="6266" w:author="Valeria Tapia" w:date="2026-10-05T11:15:00Z">
        <w:r w:rsidRPr="001B5D1A">
          <w:rPr>
            <w:color w:val="FF0000"/>
            <w:highlight w:val="cyan"/>
            <w:rPrChange w:id="6267" w:author="Valeria Tapia" w:date="2026-10-05T12:55:00Z">
              <w:rPr>
                <w:rFonts w:ascii="Times New Roman" w:hAnsi="Times New Roman"/>
                <w:szCs w:val="24"/>
                <w:lang w:val="es-BO" w:eastAsia="es-BO"/>
              </w:rPr>
            </w:rPrChange>
          </w:rPr>
          <w:t xml:space="preserve"> ni de los trámites </w:t>
        </w:r>
      </w:ins>
      <w:ins w:id="6268" w:author="Valeria Tapia" w:date="2026-10-05T11:16:00Z">
        <w:r w:rsidR="003A2C2E" w:rsidRPr="001B5D1A">
          <w:rPr>
            <w:color w:val="FF0000"/>
            <w:highlight w:val="cyan"/>
            <w:rPrChange w:id="6269" w:author="Valeria Tapia" w:date="2026-10-05T12:55:00Z">
              <w:rPr>
                <w:highlight w:val="cyan"/>
              </w:rPr>
            </w:rPrChange>
          </w:rPr>
          <w:t xml:space="preserve">y servicios </w:t>
        </w:r>
      </w:ins>
      <w:ins w:id="6270" w:author="Valeria Tapia" w:date="2026-10-05T11:15:00Z">
        <w:r w:rsidRPr="001B5D1A">
          <w:rPr>
            <w:color w:val="FF0000"/>
            <w:highlight w:val="cyan"/>
            <w:rPrChange w:id="6271" w:author="Valeria Tapia" w:date="2026-10-05T12:55:00Z">
              <w:rPr>
                <w:rFonts w:ascii="Times New Roman" w:hAnsi="Times New Roman"/>
                <w:szCs w:val="24"/>
                <w:lang w:val="es-BO" w:eastAsia="es-BO"/>
              </w:rPr>
            </w:rPrChange>
          </w:rPr>
          <w:t>gestionados</w:t>
        </w:r>
      </w:ins>
      <w:ins w:id="6272" w:author="Valeria Tapia" w:date="2026-10-05T11:16:00Z">
        <w:r w:rsidR="003A2C2E" w:rsidRPr="001B5D1A">
          <w:rPr>
            <w:color w:val="FF0000"/>
            <w:highlight w:val="cyan"/>
            <w:rPrChange w:id="6273" w:author="Valeria Tapia" w:date="2026-10-05T12:55:00Z">
              <w:rPr>
                <w:highlight w:val="cyan"/>
              </w:rPr>
            </w:rPrChange>
          </w:rPr>
          <w:t xml:space="preserve"> a través de la VUCE</w:t>
        </w:r>
      </w:ins>
      <w:ins w:id="6274" w:author="Valeria Tapia" w:date="2026-10-05T11:15:00Z">
        <w:r w:rsidRPr="001B5D1A">
          <w:rPr>
            <w:color w:val="FF0000"/>
            <w:highlight w:val="cyan"/>
            <w:rPrChange w:id="6275" w:author="Valeria Tapia" w:date="2026-10-05T12:55:00Z">
              <w:rPr>
                <w:rFonts w:ascii="Times New Roman" w:hAnsi="Times New Roman"/>
                <w:szCs w:val="24"/>
                <w:lang w:val="es-BO" w:eastAsia="es-BO"/>
              </w:rPr>
            </w:rPrChange>
          </w:rPr>
          <w:t>.</w:t>
        </w:r>
      </w:ins>
    </w:p>
    <w:p w14:paraId="53E19FDA" w14:textId="00E25992" w:rsidR="00560603" w:rsidRPr="001B5D1A" w:rsidRDefault="00560603">
      <w:pPr>
        <w:pStyle w:val="Ttulo5"/>
        <w:tabs>
          <w:tab w:val="left" w:pos="1701"/>
          <w:tab w:val="num" w:pos="9044"/>
        </w:tabs>
        <w:rPr>
          <w:ins w:id="6276" w:author="Valeria Tapia" w:date="2026-10-05T10:38:00Z"/>
          <w:color w:val="FF0000"/>
          <w:highlight w:val="cyan"/>
          <w:rPrChange w:id="6277" w:author="Valeria Tapia" w:date="2026-10-05T12:55:00Z">
            <w:rPr>
              <w:ins w:id="6278" w:author="Valeria Tapia" w:date="2026-10-05T10:38:00Z"/>
              <w:b/>
              <w:szCs w:val="24"/>
              <w:highlight w:val="cyan"/>
              <w:lang w:val="es-MX"/>
            </w:rPr>
          </w:rPrChange>
        </w:rPr>
        <w:pPrChange w:id="6279" w:author="Valeria Tapia" w:date="2026-10-05T11:13:00Z">
          <w:pPr>
            <w:pStyle w:val="Ttulo5"/>
            <w:numPr>
              <w:numId w:val="5"/>
            </w:numPr>
            <w:tabs>
              <w:tab w:val="left" w:pos="1701"/>
              <w:tab w:val="num" w:pos="4508"/>
              <w:tab w:val="num" w:pos="9044"/>
            </w:tabs>
            <w:ind w:left="4508" w:hanging="1814"/>
          </w:pPr>
        </w:pPrChange>
      </w:pPr>
    </w:p>
    <w:p w14:paraId="6161B12C" w14:textId="7804492D" w:rsidR="00CD5BF4" w:rsidRPr="001B5D1A" w:rsidRDefault="003A2C2E" w:rsidP="0087552D">
      <w:pPr>
        <w:pStyle w:val="Ttulo5"/>
        <w:numPr>
          <w:ilvl w:val="0"/>
          <w:numId w:val="5"/>
        </w:numPr>
        <w:tabs>
          <w:tab w:val="left" w:pos="1701"/>
          <w:tab w:val="num" w:pos="9044"/>
        </w:tabs>
        <w:ind w:left="0" w:firstLine="0"/>
        <w:rPr>
          <w:ins w:id="6280" w:author="Valeria Tapia" w:date="2026-10-05T11:24:00Z"/>
          <w:color w:val="FF0000"/>
          <w:highlight w:val="cyan"/>
          <w:rPrChange w:id="6281" w:author="Valeria Tapia" w:date="2026-10-05T12:55:00Z">
            <w:rPr>
              <w:ins w:id="6282" w:author="Valeria Tapia" w:date="2026-10-05T11:24:00Z"/>
              <w:highlight w:val="cyan"/>
            </w:rPr>
          </w:rPrChange>
        </w:rPr>
      </w:pPr>
      <w:ins w:id="6283" w:author="Valeria Tapia" w:date="2026-10-05T11:16:00Z">
        <w:r w:rsidRPr="001B5D1A">
          <w:rPr>
            <w:color w:val="FF0000"/>
            <w:highlight w:val="cyan"/>
            <w:rPrChange w:id="6284" w:author="Valeria Tapia" w:date="2026-10-05T12:55:00Z">
              <w:rPr>
                <w:highlight w:val="cyan"/>
              </w:rPr>
            </w:rPrChange>
          </w:rPr>
          <w:t xml:space="preserve"> </w:t>
        </w:r>
      </w:ins>
      <w:ins w:id="6285" w:author="Valeria Tapia" w:date="2026-10-05T11:17:00Z">
        <w:r w:rsidRPr="001B5D1A">
          <w:rPr>
            <w:b/>
            <w:color w:val="FF0000"/>
            <w:highlight w:val="cyan"/>
            <w:rPrChange w:id="6286" w:author="Valeria Tapia" w:date="2026-10-05T12:55:00Z">
              <w:rPr>
                <w:b/>
                <w:highlight w:val="cyan"/>
              </w:rPr>
            </w:rPrChange>
          </w:rPr>
          <w:t>(BUSCADOR ARANCELARIO</w:t>
        </w:r>
      </w:ins>
      <w:ins w:id="6287" w:author="Valeria Tapia" w:date="2026-10-05T11:20:00Z">
        <w:r w:rsidR="00F96BFD" w:rsidRPr="001B5D1A">
          <w:rPr>
            <w:b/>
            <w:color w:val="FF0000"/>
            <w:highlight w:val="cyan"/>
            <w:rPrChange w:id="6288" w:author="Valeria Tapia" w:date="2026-10-05T12:55:00Z">
              <w:rPr>
                <w:b/>
                <w:highlight w:val="cyan"/>
              </w:rPr>
            </w:rPrChange>
          </w:rPr>
          <w:t xml:space="preserve"> REFERENCIAL VUCE</w:t>
        </w:r>
      </w:ins>
      <w:ins w:id="6289" w:author="Valeria Tapia" w:date="2026-10-05T11:17:00Z">
        <w:r w:rsidRPr="001B5D1A">
          <w:rPr>
            <w:b/>
            <w:color w:val="FF0000"/>
            <w:highlight w:val="cyan"/>
            <w:rPrChange w:id="6290" w:author="Valeria Tapia" w:date="2026-10-05T12:55:00Z">
              <w:rPr>
                <w:b/>
                <w:highlight w:val="cyan"/>
              </w:rPr>
            </w:rPrChange>
          </w:rPr>
          <w:t xml:space="preserve">). </w:t>
        </w:r>
      </w:ins>
      <w:ins w:id="6291" w:author="Valeria Tapia" w:date="2026-10-05T11:24:00Z">
        <w:r w:rsidR="00CD5BF4" w:rsidRPr="001B5D1A">
          <w:rPr>
            <w:color w:val="FF0000"/>
            <w:highlight w:val="cyan"/>
            <w:rPrChange w:id="6292" w:author="Valeria Tapia" w:date="2026-10-05T12:55:00Z">
              <w:rPr>
                <w:b/>
                <w:highlight w:val="cyan"/>
              </w:rPr>
            </w:rPrChange>
          </w:rPr>
          <w:t>I.</w:t>
        </w:r>
        <w:r w:rsidR="00CD5BF4" w:rsidRPr="001B5D1A">
          <w:rPr>
            <w:b/>
            <w:color w:val="FF0000"/>
            <w:highlight w:val="cyan"/>
            <w:rPrChange w:id="6293" w:author="Valeria Tapia" w:date="2026-10-05T12:55:00Z">
              <w:rPr>
                <w:b/>
                <w:highlight w:val="cyan"/>
              </w:rPr>
            </w:rPrChange>
          </w:rPr>
          <w:t xml:space="preserve"> </w:t>
        </w:r>
      </w:ins>
      <w:ins w:id="6294" w:author="Valeria Tapia" w:date="2026-10-05T11:17:00Z">
        <w:r w:rsidR="00F96BFD" w:rsidRPr="001B5D1A">
          <w:rPr>
            <w:color w:val="FF0000"/>
            <w:highlight w:val="cyan"/>
            <w:rPrChange w:id="6295" w:author="Valeria Tapia" w:date="2026-10-05T12:55:00Z">
              <w:rPr>
                <w:highlight w:val="cyan"/>
              </w:rPr>
            </w:rPrChange>
          </w:rPr>
          <w:t xml:space="preserve">La AN </w:t>
        </w:r>
      </w:ins>
      <w:ins w:id="6296" w:author="Valeria Tapia" w:date="2026-10-05T11:21:00Z">
        <w:r w:rsidR="00F96BFD" w:rsidRPr="001B5D1A">
          <w:rPr>
            <w:color w:val="FF0000"/>
            <w:highlight w:val="cyan"/>
            <w:rPrChange w:id="6297" w:author="Valeria Tapia" w:date="2026-10-05T12:55:00Z">
              <w:rPr>
                <w:highlight w:val="cyan"/>
              </w:rPr>
            </w:rPrChange>
          </w:rPr>
          <w:t xml:space="preserve">incorporará y </w:t>
        </w:r>
      </w:ins>
      <w:ins w:id="6298" w:author="Valeria Tapia" w:date="2026-10-05T11:20:00Z">
        <w:r w:rsidR="00F96BFD" w:rsidRPr="001B5D1A">
          <w:rPr>
            <w:color w:val="FF0000"/>
            <w:highlight w:val="cyan"/>
            <w:rPrChange w:id="6299" w:author="Valeria Tapia" w:date="2026-10-05T12:55:00Z">
              <w:rPr>
                <w:highlight w:val="cyan"/>
              </w:rPr>
            </w:rPrChange>
          </w:rPr>
          <w:t>administrar</w:t>
        </w:r>
      </w:ins>
      <w:ins w:id="6300" w:author="Valeria Tapia" w:date="2026-10-05T11:21:00Z">
        <w:r w:rsidR="00F96BFD" w:rsidRPr="001B5D1A">
          <w:rPr>
            <w:color w:val="FF0000"/>
            <w:highlight w:val="cyan"/>
            <w:rPrChange w:id="6301" w:author="Valeria Tapia" w:date="2026-10-05T12:55:00Z">
              <w:rPr>
                <w:highlight w:val="cyan"/>
              </w:rPr>
            </w:rPrChange>
          </w:rPr>
          <w:t>á e</w:t>
        </w:r>
      </w:ins>
      <w:ins w:id="6302" w:author="Valeria Tapia" w:date="2026-10-05T11:22:00Z">
        <w:r w:rsidR="00F96BFD" w:rsidRPr="001B5D1A">
          <w:rPr>
            <w:color w:val="FF0000"/>
            <w:highlight w:val="cyan"/>
            <w:rPrChange w:id="6303" w:author="Valeria Tapia" w:date="2026-10-05T12:55:00Z">
              <w:rPr>
                <w:highlight w:val="cyan"/>
              </w:rPr>
            </w:rPrChange>
          </w:rPr>
          <w:t xml:space="preserve">l </w:t>
        </w:r>
      </w:ins>
      <w:ins w:id="6304" w:author="Valeria Tapia" w:date="2026-10-05T11:21:00Z">
        <w:r w:rsidR="00F96BFD" w:rsidRPr="001B5D1A">
          <w:rPr>
            <w:color w:val="FF0000"/>
            <w:highlight w:val="cyan"/>
            <w:rPrChange w:id="6305" w:author="Valeria Tapia" w:date="2026-10-05T12:55:00Z">
              <w:rPr>
                <w:highlight w:val="cyan"/>
              </w:rPr>
            </w:rPrChange>
          </w:rPr>
          <w:t xml:space="preserve">Buscador Arancelario en la Plataforma </w:t>
        </w:r>
      </w:ins>
      <w:ins w:id="6306" w:author="Valeria Tapia" w:date="2026-10-05T11:22:00Z">
        <w:r w:rsidR="00CD5BF4" w:rsidRPr="001B5D1A">
          <w:rPr>
            <w:color w:val="FF0000"/>
            <w:highlight w:val="cyan"/>
            <w:rPrChange w:id="6307" w:author="Valeria Tapia" w:date="2026-10-05T12:55:00Z">
              <w:rPr>
                <w:highlight w:val="cyan"/>
              </w:rPr>
            </w:rPrChange>
          </w:rPr>
          <w:t xml:space="preserve">y Sistema </w:t>
        </w:r>
      </w:ins>
      <w:ins w:id="6308" w:author="Valeria Tapia" w:date="2026-10-05T11:21:00Z">
        <w:r w:rsidR="00F96BFD" w:rsidRPr="001B5D1A">
          <w:rPr>
            <w:color w:val="FF0000"/>
            <w:highlight w:val="cyan"/>
            <w:rPrChange w:id="6309" w:author="Valeria Tapia" w:date="2026-10-05T12:55:00Z">
              <w:rPr>
                <w:highlight w:val="cyan"/>
              </w:rPr>
            </w:rPrChange>
          </w:rPr>
          <w:t>VUCE,</w:t>
        </w:r>
      </w:ins>
      <w:ins w:id="6310" w:author="Valeria Tapia" w:date="2026-10-05T11:23:00Z">
        <w:r w:rsidR="00CD5BF4" w:rsidRPr="001B5D1A">
          <w:rPr>
            <w:color w:val="FF0000"/>
            <w:highlight w:val="cyan"/>
            <w:rPrChange w:id="6311" w:author="Valeria Tapia" w:date="2026-10-05T12:55:00Z">
              <w:rPr>
                <w:highlight w:val="cyan"/>
              </w:rPr>
            </w:rPrChange>
          </w:rPr>
          <w:t xml:space="preserve"> como servicio destinado a facilitar la consulta de información arancelaria y de los requisitos asociados a las operaciones de comercio exterior, a partir de criterios de </w:t>
        </w:r>
        <w:r w:rsidR="00CD5BF4" w:rsidRPr="001B5D1A">
          <w:rPr>
            <w:color w:val="FF0000"/>
            <w:highlight w:val="cyan"/>
            <w:rPrChange w:id="6312" w:author="Valeria Tapia" w:date="2026-10-05T12:55:00Z">
              <w:rPr/>
            </w:rPrChange>
          </w:rPr>
          <w:t>búsqueda relacionados con la clasificación arancelaria de las mercancías y proporcionará información disponible en la VUCE respecto de los trámites</w:t>
        </w:r>
      </w:ins>
      <w:ins w:id="6313" w:author="Valeria Tapia" w:date="2026-10-05T11:24:00Z">
        <w:r w:rsidR="00CD5BF4" w:rsidRPr="001B5D1A">
          <w:rPr>
            <w:color w:val="FF0000"/>
            <w:highlight w:val="cyan"/>
            <w:rPrChange w:id="6314" w:author="Valeria Tapia" w:date="2026-10-05T12:55:00Z">
              <w:rPr>
                <w:highlight w:val="cyan"/>
              </w:rPr>
            </w:rPrChange>
          </w:rPr>
          <w:t xml:space="preserve"> APCO</w:t>
        </w:r>
      </w:ins>
      <w:ins w:id="6315" w:author="Valeria Tapia" w:date="2026-10-05T11:25:00Z">
        <w:r w:rsidR="00CD5BF4" w:rsidRPr="001B5D1A">
          <w:rPr>
            <w:color w:val="FF0000"/>
            <w:highlight w:val="cyan"/>
            <w:rPrChange w:id="6316" w:author="Valeria Tapia" w:date="2026-10-05T12:55:00Z">
              <w:rPr>
                <w:highlight w:val="cyan"/>
              </w:rPr>
            </w:rPrChange>
          </w:rPr>
          <w:t>, con base a la información proporcionada por las EP</w:t>
        </w:r>
      </w:ins>
      <w:ins w:id="6317" w:author="Valeria Tapia" w:date="2026-10-05T11:26:00Z">
        <w:r w:rsidR="00CD5BF4" w:rsidRPr="001B5D1A">
          <w:rPr>
            <w:color w:val="FF0000"/>
            <w:highlight w:val="cyan"/>
            <w:rPrChange w:id="6318" w:author="Valeria Tapia" w:date="2026-10-05T12:55:00Z">
              <w:rPr>
                <w:highlight w:val="cyan"/>
              </w:rPr>
            </w:rPrChange>
          </w:rPr>
          <w:t>Es</w:t>
        </w:r>
      </w:ins>
      <w:ins w:id="6319" w:author="Valeria Tapia" w:date="2026-10-05T11:24:00Z">
        <w:r w:rsidR="00CD5BF4" w:rsidRPr="001B5D1A">
          <w:rPr>
            <w:color w:val="FF0000"/>
            <w:highlight w:val="cyan"/>
            <w:rPrChange w:id="6320" w:author="Valeria Tapia" w:date="2026-10-05T12:55:00Z">
              <w:rPr>
                <w:highlight w:val="cyan"/>
              </w:rPr>
            </w:rPrChange>
          </w:rPr>
          <w:t>.</w:t>
        </w:r>
      </w:ins>
    </w:p>
    <w:p w14:paraId="79ED449A" w14:textId="77777777" w:rsidR="00CD5BF4" w:rsidRPr="001B5D1A" w:rsidRDefault="00CD5BF4">
      <w:pPr>
        <w:pStyle w:val="Ttulo5"/>
        <w:tabs>
          <w:tab w:val="left" w:pos="1701"/>
          <w:tab w:val="num" w:pos="9044"/>
        </w:tabs>
        <w:rPr>
          <w:ins w:id="6321" w:author="Valeria Tapia" w:date="2026-10-05T11:24:00Z"/>
          <w:color w:val="FF0000"/>
          <w:highlight w:val="cyan"/>
          <w:rPrChange w:id="6322" w:author="Valeria Tapia" w:date="2026-10-05T12:55:00Z">
            <w:rPr>
              <w:ins w:id="6323" w:author="Valeria Tapia" w:date="2026-10-05T11:24:00Z"/>
              <w:highlight w:val="cyan"/>
            </w:rPr>
          </w:rPrChange>
        </w:rPr>
        <w:pPrChange w:id="6324" w:author="Valeria Tapia" w:date="2026-10-05T11:24:00Z">
          <w:pPr>
            <w:pStyle w:val="Ttulo5"/>
            <w:numPr>
              <w:numId w:val="5"/>
            </w:numPr>
            <w:tabs>
              <w:tab w:val="left" w:pos="1701"/>
              <w:tab w:val="num" w:pos="4508"/>
              <w:tab w:val="num" w:pos="9044"/>
            </w:tabs>
            <w:ind w:left="4508" w:hanging="1814"/>
          </w:pPr>
        </w:pPrChange>
      </w:pPr>
    </w:p>
    <w:p w14:paraId="61136C99" w14:textId="292B1424" w:rsidR="00CD5BF4" w:rsidRPr="001B5D1A" w:rsidRDefault="00CD5BF4">
      <w:pPr>
        <w:pStyle w:val="Ttulo5"/>
        <w:tabs>
          <w:tab w:val="left" w:pos="1701"/>
          <w:tab w:val="num" w:pos="9044"/>
        </w:tabs>
        <w:rPr>
          <w:ins w:id="6325" w:author="Valeria Tapia" w:date="2026-10-05T11:26:00Z"/>
          <w:color w:val="FF0000"/>
          <w:highlight w:val="cyan"/>
          <w:rPrChange w:id="6326" w:author="Valeria Tapia" w:date="2026-10-05T12:55:00Z">
            <w:rPr>
              <w:ins w:id="6327" w:author="Valeria Tapia" w:date="2026-10-05T11:26:00Z"/>
              <w:highlight w:val="cyan"/>
            </w:rPr>
          </w:rPrChange>
        </w:rPr>
        <w:pPrChange w:id="6328" w:author="Valeria Tapia" w:date="2026-10-05T11:24:00Z">
          <w:pPr>
            <w:pStyle w:val="Ttulo5"/>
            <w:numPr>
              <w:numId w:val="5"/>
            </w:numPr>
            <w:tabs>
              <w:tab w:val="left" w:pos="1701"/>
              <w:tab w:val="num" w:pos="4508"/>
              <w:tab w:val="num" w:pos="9044"/>
            </w:tabs>
            <w:ind w:left="4508" w:hanging="1814"/>
          </w:pPr>
        </w:pPrChange>
      </w:pPr>
      <w:ins w:id="6329" w:author="Valeria Tapia" w:date="2026-10-05T11:24:00Z">
        <w:r w:rsidRPr="001B5D1A">
          <w:rPr>
            <w:color w:val="FF0000"/>
            <w:highlight w:val="cyan"/>
            <w:rPrChange w:id="6330" w:author="Valeria Tapia" w:date="2026-10-05T12:55:00Z">
              <w:rPr>
                <w:highlight w:val="cyan"/>
              </w:rPr>
            </w:rPrChange>
          </w:rPr>
          <w:t xml:space="preserve">II. La información proporcionada por el Buscador Arancelario Referencial tendrá carácter </w:t>
        </w:r>
        <w:r w:rsidRPr="001B5D1A">
          <w:rPr>
            <w:rStyle w:val="Textoennegrita"/>
            <w:b w:val="0"/>
            <w:color w:val="FF0000"/>
            <w:highlight w:val="cyan"/>
            <w:rPrChange w:id="6331" w:author="Valeria Tapia" w:date="2026-10-05T12:55:00Z">
              <w:rPr>
                <w:rStyle w:val="Textoennegrita"/>
              </w:rPr>
            </w:rPrChange>
          </w:rPr>
          <w:t>orientativo y referencial</w:t>
        </w:r>
      </w:ins>
      <w:ins w:id="6332" w:author="Valeria Tapia" w:date="2026-10-05T11:26:00Z">
        <w:r w:rsidRPr="001B5D1A">
          <w:rPr>
            <w:color w:val="FF0000"/>
            <w:highlight w:val="cyan"/>
            <w:rPrChange w:id="6333" w:author="Valeria Tapia" w:date="2026-10-05T12:55:00Z">
              <w:rPr>
                <w:highlight w:val="cyan"/>
              </w:rPr>
            </w:rPrChange>
          </w:rPr>
          <w:t>, podrá ser utilizada como herramienta de orientación y apoyo para la planificación y gestión de las operaciones de comercio exterior, sin perjuicio de las competencias y atribuciones establecidas en la normativa vigente.</w:t>
        </w:r>
      </w:ins>
    </w:p>
    <w:p w14:paraId="6B9C0124" w14:textId="77777777" w:rsidR="00CD5BF4" w:rsidRPr="001B5D1A" w:rsidRDefault="00CD5BF4">
      <w:pPr>
        <w:pStyle w:val="Ttulo5"/>
        <w:tabs>
          <w:tab w:val="left" w:pos="1701"/>
          <w:tab w:val="num" w:pos="9044"/>
        </w:tabs>
        <w:rPr>
          <w:ins w:id="6334" w:author="Valeria Tapia" w:date="2026-10-05T11:26:00Z"/>
          <w:color w:val="FF0000"/>
          <w:highlight w:val="cyan"/>
          <w:rPrChange w:id="6335" w:author="Valeria Tapia" w:date="2026-10-05T12:55:00Z">
            <w:rPr>
              <w:ins w:id="6336" w:author="Valeria Tapia" w:date="2026-10-05T11:26:00Z"/>
              <w:highlight w:val="cyan"/>
            </w:rPr>
          </w:rPrChange>
        </w:rPr>
        <w:pPrChange w:id="6337" w:author="Valeria Tapia" w:date="2026-10-05T11:24:00Z">
          <w:pPr>
            <w:pStyle w:val="Ttulo5"/>
            <w:numPr>
              <w:numId w:val="5"/>
            </w:numPr>
            <w:tabs>
              <w:tab w:val="left" w:pos="1701"/>
              <w:tab w:val="num" w:pos="4508"/>
              <w:tab w:val="num" w:pos="9044"/>
            </w:tabs>
            <w:ind w:left="4508" w:hanging="1814"/>
          </w:pPr>
        </w:pPrChange>
      </w:pPr>
    </w:p>
    <w:p w14:paraId="56193291" w14:textId="07447B1B" w:rsidR="003A2C2E" w:rsidRPr="001B5D1A" w:rsidRDefault="00CD5BF4">
      <w:pPr>
        <w:pStyle w:val="Ttulo5"/>
        <w:tabs>
          <w:tab w:val="left" w:pos="1701"/>
          <w:tab w:val="num" w:pos="9044"/>
        </w:tabs>
        <w:rPr>
          <w:ins w:id="6338" w:author="Valeria Tapia" w:date="2026-10-05T11:17:00Z"/>
          <w:color w:val="FF0000"/>
          <w:highlight w:val="cyan"/>
          <w:rPrChange w:id="6339" w:author="Valeria Tapia" w:date="2026-10-05T12:55:00Z">
            <w:rPr>
              <w:ins w:id="6340" w:author="Valeria Tapia" w:date="2026-10-05T11:17:00Z"/>
              <w:highlight w:val="cyan"/>
            </w:rPr>
          </w:rPrChange>
        </w:rPr>
        <w:pPrChange w:id="6341" w:author="Valeria Tapia" w:date="2026-10-05T11:24:00Z">
          <w:pPr>
            <w:pStyle w:val="Ttulo5"/>
            <w:numPr>
              <w:numId w:val="5"/>
            </w:numPr>
            <w:tabs>
              <w:tab w:val="left" w:pos="1701"/>
              <w:tab w:val="num" w:pos="4508"/>
              <w:tab w:val="num" w:pos="9044"/>
            </w:tabs>
            <w:ind w:left="4508" w:hanging="1814"/>
          </w:pPr>
        </w:pPrChange>
      </w:pPr>
      <w:ins w:id="6342" w:author="Valeria Tapia" w:date="2026-10-05T11:27:00Z">
        <w:r w:rsidRPr="001B5D1A">
          <w:rPr>
            <w:color w:val="FF0000"/>
            <w:highlight w:val="cyan"/>
            <w:rPrChange w:id="6343" w:author="Valeria Tapia" w:date="2026-10-05T12:55:00Z">
              <w:rPr>
                <w:highlight w:val="cyan"/>
              </w:rPr>
            </w:rPrChange>
          </w:rPr>
          <w:t>III. La Aduana Nacional establecerá los mecanismos para la actualización, consulta, interoperabilidad y gestión de la información utilizada por el Buscador Arancelario Referencial, en coordinación con las entidades públicas competentes.</w:t>
        </w:r>
      </w:ins>
      <w:ins w:id="6344" w:author="Valeria Tapia" w:date="2026-10-05T11:21:00Z">
        <w:r w:rsidR="00F96BFD" w:rsidRPr="001B5D1A">
          <w:rPr>
            <w:color w:val="FF0000"/>
            <w:highlight w:val="cyan"/>
            <w:rPrChange w:id="6345" w:author="Valeria Tapia" w:date="2026-10-05T12:55:00Z">
              <w:rPr>
                <w:highlight w:val="cyan"/>
              </w:rPr>
            </w:rPrChange>
          </w:rPr>
          <w:t xml:space="preserve">  </w:t>
        </w:r>
      </w:ins>
    </w:p>
    <w:p w14:paraId="2BCE5553" w14:textId="77777777" w:rsidR="00F96BFD" w:rsidRPr="001B5D1A" w:rsidRDefault="00F96BFD">
      <w:pPr>
        <w:rPr>
          <w:ins w:id="6346" w:author="Valeria Tapia" w:date="2026-10-05T11:16:00Z"/>
          <w:color w:val="FF0000"/>
          <w:highlight w:val="cyan"/>
          <w:rPrChange w:id="6347" w:author="Valeria Tapia" w:date="2026-10-05T12:55:00Z">
            <w:rPr>
              <w:ins w:id="6348" w:author="Valeria Tapia" w:date="2026-10-05T11:16:00Z"/>
              <w:b/>
              <w:szCs w:val="24"/>
              <w:highlight w:val="cyan"/>
              <w:lang w:val="es-MX"/>
            </w:rPr>
          </w:rPrChange>
        </w:rPr>
        <w:pPrChange w:id="6349" w:author="Valeria Tapia" w:date="2026-10-05T11:17:00Z">
          <w:pPr>
            <w:pStyle w:val="Ttulo5"/>
            <w:numPr>
              <w:numId w:val="5"/>
            </w:numPr>
            <w:tabs>
              <w:tab w:val="left" w:pos="1701"/>
              <w:tab w:val="num" w:pos="4508"/>
              <w:tab w:val="num" w:pos="9044"/>
            </w:tabs>
            <w:ind w:left="4508" w:hanging="1814"/>
          </w:pPr>
        </w:pPrChange>
      </w:pPr>
    </w:p>
    <w:p w14:paraId="147E3FC0" w14:textId="50B23D47" w:rsidR="0087552D" w:rsidRPr="001B5D1A" w:rsidRDefault="0087552D" w:rsidP="0087552D">
      <w:pPr>
        <w:pStyle w:val="Ttulo5"/>
        <w:numPr>
          <w:ilvl w:val="0"/>
          <w:numId w:val="5"/>
        </w:numPr>
        <w:tabs>
          <w:tab w:val="left" w:pos="1701"/>
          <w:tab w:val="num" w:pos="9044"/>
        </w:tabs>
        <w:ind w:left="0" w:firstLine="0"/>
        <w:rPr>
          <w:ins w:id="6350" w:author="Valeria Tapia" w:date="2026-09-30T12:43:00Z"/>
          <w:color w:val="FF0000"/>
          <w:highlight w:val="cyan"/>
          <w:rPrChange w:id="6351" w:author="Valeria Tapia" w:date="2026-10-05T12:55:00Z">
            <w:rPr>
              <w:ins w:id="6352" w:author="Valeria Tapia" w:date="2026-09-30T12:43:00Z"/>
            </w:rPr>
          </w:rPrChange>
        </w:rPr>
      </w:pPr>
      <w:ins w:id="6353" w:author="Valeria Tapia" w:date="2026-09-30T12:42:00Z">
        <w:r w:rsidRPr="001B5D1A">
          <w:rPr>
            <w:b/>
            <w:color w:val="FF0000"/>
            <w:szCs w:val="24"/>
            <w:highlight w:val="cyan"/>
            <w:lang w:val="es-MX"/>
            <w:rPrChange w:id="6354" w:author="Valeria Tapia" w:date="2026-10-05T12:55:00Z">
              <w:rPr>
                <w:b/>
                <w:szCs w:val="24"/>
                <w:lang w:val="es-MX"/>
              </w:rPr>
            </w:rPrChange>
          </w:rPr>
          <w:t>(PARÁMETROS DE IMPLEMENTACIÓN</w:t>
        </w:r>
        <w:r w:rsidRPr="001B5D1A">
          <w:rPr>
            <w:b/>
            <w:color w:val="FF0000"/>
            <w:szCs w:val="24"/>
            <w:highlight w:val="cyan"/>
            <w:rPrChange w:id="6355" w:author="Valeria Tapia" w:date="2026-10-05T12:55:00Z">
              <w:rPr>
                <w:b/>
                <w:szCs w:val="24"/>
              </w:rPr>
            </w:rPrChange>
          </w:rPr>
          <w:t xml:space="preserve">). </w:t>
        </w:r>
        <w:r w:rsidRPr="001B5D1A">
          <w:rPr>
            <w:color w:val="FF0000"/>
            <w:szCs w:val="24"/>
            <w:highlight w:val="cyan"/>
            <w:rPrChange w:id="6356" w:author="Valeria Tapia" w:date="2026-10-05T12:55:00Z">
              <w:rPr>
                <w:szCs w:val="24"/>
              </w:rPr>
            </w:rPrChange>
          </w:rPr>
          <w:t xml:space="preserve">I. </w:t>
        </w:r>
        <w:r w:rsidRPr="001B5D1A">
          <w:rPr>
            <w:color w:val="FF0000"/>
            <w:highlight w:val="cyan"/>
            <w:rPrChange w:id="6357" w:author="Valeria Tapia" w:date="2026-10-05T12:55:00Z">
              <w:rPr/>
            </w:rPrChange>
          </w:rPr>
          <w:t xml:space="preserve">La AN </w:t>
        </w:r>
      </w:ins>
      <w:ins w:id="6358" w:author="Valeria Tapia" w:date="2026-09-30T12:43:00Z">
        <w:r w:rsidRPr="001B5D1A">
          <w:rPr>
            <w:color w:val="FF0000"/>
            <w:highlight w:val="cyan"/>
            <w:rPrChange w:id="6359" w:author="Valeria Tapia" w:date="2026-10-05T12:55:00Z">
              <w:rPr/>
            </w:rPrChange>
          </w:rPr>
          <w:t>implementar</w:t>
        </w:r>
      </w:ins>
      <w:ins w:id="6360" w:author="Valeria Tapia" w:date="2026-09-30T14:21:00Z">
        <w:r w:rsidR="007F38CF" w:rsidRPr="001B5D1A">
          <w:rPr>
            <w:color w:val="FF0000"/>
            <w:highlight w:val="cyan"/>
            <w:rPrChange w:id="6361" w:author="Valeria Tapia" w:date="2026-10-05T12:55:00Z">
              <w:rPr/>
            </w:rPrChange>
          </w:rPr>
          <w:t>á</w:t>
        </w:r>
      </w:ins>
      <w:ins w:id="6362" w:author="Valeria Tapia" w:date="2026-09-30T12:43:00Z">
        <w:r w:rsidRPr="001B5D1A">
          <w:rPr>
            <w:color w:val="FF0000"/>
            <w:highlight w:val="cyan"/>
            <w:rPrChange w:id="6363" w:author="Valeria Tapia" w:date="2026-10-05T12:55:00Z">
              <w:rPr/>
            </w:rPrChange>
          </w:rPr>
          <w:t xml:space="preserve"> los servicios </w:t>
        </w:r>
      </w:ins>
      <w:ins w:id="6364" w:author="Valeria Tapia" w:date="2026-09-30T14:21:00Z">
        <w:r w:rsidR="007F38CF" w:rsidRPr="001B5D1A">
          <w:rPr>
            <w:color w:val="FF0000"/>
            <w:highlight w:val="cyan"/>
            <w:rPrChange w:id="6365" w:author="Valeria Tapia" w:date="2026-10-05T12:55:00Z">
              <w:rPr/>
            </w:rPrChange>
          </w:rPr>
          <w:t xml:space="preserve">en la </w:t>
        </w:r>
      </w:ins>
      <w:ins w:id="6366" w:author="Valeria Tapia" w:date="2026-09-30T12:43:00Z">
        <w:r w:rsidRPr="001B5D1A">
          <w:rPr>
            <w:color w:val="FF0000"/>
            <w:highlight w:val="cyan"/>
            <w:rPrChange w:id="6367" w:author="Valeria Tapia" w:date="2026-10-05T12:55:00Z">
              <w:rPr/>
            </w:rPrChange>
          </w:rPr>
          <w:t>VUCE de forma gradual</w:t>
        </w:r>
      </w:ins>
      <w:ins w:id="6368" w:author="Valeria Tapia" w:date="2026-09-30T12:44:00Z">
        <w:r w:rsidRPr="001B5D1A">
          <w:rPr>
            <w:color w:val="FF0000"/>
            <w:highlight w:val="cyan"/>
            <w:rPrChange w:id="6369" w:author="Valeria Tapia" w:date="2026-10-05T12:55:00Z">
              <w:rPr/>
            </w:rPrChange>
          </w:rPr>
          <w:t>, de acuerdo con las necesidades de los operadores de comercio exterior, de las entidades participantes y de la evolución del comercio exterior,</w:t>
        </w:r>
      </w:ins>
      <w:ins w:id="6370" w:author="Valeria Tapia" w:date="2026-09-30T12:43:00Z">
        <w:r w:rsidRPr="001B5D1A">
          <w:rPr>
            <w:color w:val="FF0000"/>
            <w:highlight w:val="cyan"/>
            <w:rPrChange w:id="6371" w:author="Valeria Tapia" w:date="2026-10-05T12:55:00Z">
              <w:rPr/>
            </w:rPrChange>
          </w:rPr>
          <w:t xml:space="preserve"> considerando </w:t>
        </w:r>
      </w:ins>
      <w:ins w:id="6372" w:author="Valeria Tapia" w:date="2026-09-30T12:44:00Z">
        <w:r w:rsidRPr="001B5D1A">
          <w:rPr>
            <w:color w:val="FF0000"/>
            <w:highlight w:val="cyan"/>
            <w:rPrChange w:id="6373" w:author="Valeria Tapia" w:date="2026-10-05T12:55:00Z">
              <w:rPr/>
            </w:rPrChange>
          </w:rPr>
          <w:t xml:space="preserve">entre otros </w:t>
        </w:r>
      </w:ins>
      <w:ins w:id="6374" w:author="Valeria Tapia" w:date="2026-09-30T12:43:00Z">
        <w:r w:rsidRPr="001B5D1A">
          <w:rPr>
            <w:color w:val="FF0000"/>
            <w:highlight w:val="cyan"/>
            <w:rPrChange w:id="6375" w:author="Valeria Tapia" w:date="2026-10-05T12:55:00Z">
              <w:rPr/>
            </w:rPrChange>
          </w:rPr>
          <w:t>los siguientes parámetros:</w:t>
        </w:r>
      </w:ins>
    </w:p>
    <w:p w14:paraId="7F10589A" w14:textId="77777777" w:rsidR="0087552D" w:rsidRPr="001B5D1A" w:rsidRDefault="0087552D">
      <w:pPr>
        <w:rPr>
          <w:ins w:id="6376" w:author="Valeria Tapia" w:date="2026-09-30T12:43:00Z"/>
          <w:color w:val="FF0000"/>
          <w:highlight w:val="cyan"/>
          <w:rPrChange w:id="6377" w:author="Valeria Tapia" w:date="2026-10-05T12:55:00Z">
            <w:rPr>
              <w:ins w:id="6378" w:author="Valeria Tapia" w:date="2026-09-30T12:43:00Z"/>
            </w:rPr>
          </w:rPrChange>
        </w:rPr>
        <w:pPrChange w:id="6379" w:author="Valeria Tapia" w:date="2026-09-30T12:43:00Z">
          <w:pPr>
            <w:pStyle w:val="Ttulo5"/>
            <w:numPr>
              <w:numId w:val="5"/>
            </w:numPr>
            <w:tabs>
              <w:tab w:val="left" w:pos="1701"/>
              <w:tab w:val="num" w:pos="4508"/>
              <w:tab w:val="num" w:pos="9044"/>
            </w:tabs>
            <w:ind w:left="4508" w:hanging="1814"/>
          </w:pPr>
        </w:pPrChange>
      </w:pPr>
    </w:p>
    <w:p w14:paraId="1D1BC5E2" w14:textId="67FD52DF" w:rsidR="0087552D" w:rsidRPr="001B5D1A" w:rsidRDefault="0087552D">
      <w:pPr>
        <w:pStyle w:val="Prrafodelista"/>
        <w:numPr>
          <w:ilvl w:val="0"/>
          <w:numId w:val="119"/>
        </w:numPr>
        <w:rPr>
          <w:ins w:id="6380" w:author="Valeria Tapia" w:date="2026-09-30T12:45:00Z"/>
          <w:color w:val="FF0000"/>
          <w:highlight w:val="cyan"/>
          <w:rPrChange w:id="6381" w:author="Valeria Tapia" w:date="2026-10-05T12:55:00Z">
            <w:rPr>
              <w:ins w:id="6382" w:author="Valeria Tapia" w:date="2026-09-30T12:45:00Z"/>
            </w:rPr>
          </w:rPrChange>
        </w:rPr>
        <w:pPrChange w:id="6383" w:author="Valeria Tapia" w:date="2026-09-30T14:20:00Z">
          <w:pPr/>
        </w:pPrChange>
      </w:pPr>
      <w:ins w:id="6384" w:author="Valeria Tapia" w:date="2026-09-30T12:45:00Z">
        <w:r w:rsidRPr="001B5D1A">
          <w:rPr>
            <w:color w:val="FF0000"/>
            <w:highlight w:val="cyan"/>
            <w:rPrChange w:id="6385" w:author="Valeria Tapia" w:date="2026-10-05T12:55:00Z">
              <w:rPr/>
            </w:rPrChange>
          </w:rPr>
          <w:t xml:space="preserve">Cantidad de usuarios beneficiados; </w:t>
        </w:r>
      </w:ins>
    </w:p>
    <w:p w14:paraId="4D8341B6" w14:textId="0110BA54" w:rsidR="0087552D" w:rsidRPr="001B5D1A" w:rsidRDefault="0087552D">
      <w:pPr>
        <w:pStyle w:val="Prrafodelista"/>
        <w:numPr>
          <w:ilvl w:val="0"/>
          <w:numId w:val="119"/>
        </w:numPr>
        <w:rPr>
          <w:ins w:id="6386" w:author="Valeria Tapia" w:date="2026-09-30T12:45:00Z"/>
          <w:color w:val="FF0000"/>
          <w:highlight w:val="cyan"/>
          <w:rPrChange w:id="6387" w:author="Valeria Tapia" w:date="2026-10-05T12:55:00Z">
            <w:rPr>
              <w:ins w:id="6388" w:author="Valeria Tapia" w:date="2026-09-30T12:45:00Z"/>
            </w:rPr>
          </w:rPrChange>
        </w:rPr>
        <w:pPrChange w:id="6389" w:author="Valeria Tapia" w:date="2026-09-30T14:20:00Z">
          <w:pPr/>
        </w:pPrChange>
      </w:pPr>
      <w:ins w:id="6390" w:author="Valeria Tapia" w:date="2026-09-30T12:46:00Z">
        <w:r w:rsidRPr="001B5D1A">
          <w:rPr>
            <w:color w:val="FF0000"/>
            <w:highlight w:val="cyan"/>
            <w:rPrChange w:id="6391" w:author="Valeria Tapia" w:date="2026-10-05T12:55:00Z">
              <w:rPr/>
            </w:rPrChange>
          </w:rPr>
          <w:lastRenderedPageBreak/>
          <w:t>Volumen</w:t>
        </w:r>
      </w:ins>
      <w:ins w:id="6392" w:author="Valeria Tapia" w:date="2026-09-30T12:45:00Z">
        <w:r w:rsidRPr="001B5D1A">
          <w:rPr>
            <w:color w:val="FF0000"/>
            <w:highlight w:val="cyan"/>
            <w:rPrChange w:id="6393" w:author="Valeria Tapia" w:date="2026-10-05T12:55:00Z">
              <w:rPr/>
            </w:rPrChange>
          </w:rPr>
          <w:t xml:space="preserve"> de operaciones; </w:t>
        </w:r>
      </w:ins>
    </w:p>
    <w:p w14:paraId="2E06D49D" w14:textId="546CDD90" w:rsidR="0087552D" w:rsidRPr="001B5D1A" w:rsidRDefault="0087552D">
      <w:pPr>
        <w:pStyle w:val="Prrafodelista"/>
        <w:numPr>
          <w:ilvl w:val="0"/>
          <w:numId w:val="119"/>
        </w:numPr>
        <w:rPr>
          <w:ins w:id="6394" w:author="Valeria Tapia" w:date="2026-09-30T12:45:00Z"/>
          <w:color w:val="FF0000"/>
          <w:highlight w:val="cyan"/>
          <w:rPrChange w:id="6395" w:author="Valeria Tapia" w:date="2026-10-05T12:55:00Z">
            <w:rPr>
              <w:ins w:id="6396" w:author="Valeria Tapia" w:date="2026-09-30T12:45:00Z"/>
            </w:rPr>
          </w:rPrChange>
        </w:rPr>
        <w:pPrChange w:id="6397" w:author="Valeria Tapia" w:date="2026-09-30T14:20:00Z">
          <w:pPr/>
        </w:pPrChange>
      </w:pPr>
      <w:ins w:id="6398" w:author="Valeria Tapia" w:date="2026-09-30T12:46:00Z">
        <w:r w:rsidRPr="001B5D1A">
          <w:rPr>
            <w:color w:val="FF0000"/>
            <w:highlight w:val="cyan"/>
            <w:rPrChange w:id="6399" w:author="Valeria Tapia" w:date="2026-10-05T12:55:00Z">
              <w:rPr/>
            </w:rPrChange>
          </w:rPr>
          <w:t>R</w:t>
        </w:r>
      </w:ins>
      <w:ins w:id="6400" w:author="Valeria Tapia" w:date="2026-09-30T12:45:00Z">
        <w:r w:rsidRPr="001B5D1A">
          <w:rPr>
            <w:color w:val="FF0000"/>
            <w:highlight w:val="cyan"/>
            <w:rPrChange w:id="6401" w:author="Valeria Tapia" w:date="2026-10-05T12:55:00Z">
              <w:rPr/>
            </w:rPrChange>
          </w:rPr>
          <w:t>educción de tiempos</w:t>
        </w:r>
      </w:ins>
      <w:ins w:id="6402" w:author="Valeria Tapia" w:date="2026-09-30T12:46:00Z">
        <w:r w:rsidRPr="001B5D1A">
          <w:rPr>
            <w:color w:val="FF0000"/>
            <w:highlight w:val="cyan"/>
            <w:rPrChange w:id="6403" w:author="Valeria Tapia" w:date="2026-10-05T12:55:00Z">
              <w:rPr/>
            </w:rPrChange>
          </w:rPr>
          <w:t xml:space="preserve"> y costos</w:t>
        </w:r>
      </w:ins>
      <w:ins w:id="6404" w:author="Valeria Tapia" w:date="2026-09-30T12:45:00Z">
        <w:r w:rsidRPr="001B5D1A">
          <w:rPr>
            <w:color w:val="FF0000"/>
            <w:highlight w:val="cyan"/>
            <w:rPrChange w:id="6405" w:author="Valeria Tapia" w:date="2026-10-05T12:55:00Z">
              <w:rPr/>
            </w:rPrChange>
          </w:rPr>
          <w:t xml:space="preserve">; </w:t>
        </w:r>
      </w:ins>
    </w:p>
    <w:p w14:paraId="32B76E66" w14:textId="4ABFD623" w:rsidR="0087552D" w:rsidRPr="001B5D1A" w:rsidRDefault="0087552D">
      <w:pPr>
        <w:pStyle w:val="Prrafodelista"/>
        <w:numPr>
          <w:ilvl w:val="0"/>
          <w:numId w:val="119"/>
        </w:numPr>
        <w:rPr>
          <w:ins w:id="6406" w:author="Valeria Tapia" w:date="2026-09-30T12:45:00Z"/>
          <w:color w:val="FF0000"/>
          <w:highlight w:val="cyan"/>
          <w:rPrChange w:id="6407" w:author="Valeria Tapia" w:date="2026-10-05T12:55:00Z">
            <w:rPr>
              <w:ins w:id="6408" w:author="Valeria Tapia" w:date="2026-09-30T12:45:00Z"/>
            </w:rPr>
          </w:rPrChange>
        </w:rPr>
        <w:pPrChange w:id="6409" w:author="Valeria Tapia" w:date="2026-09-30T14:20:00Z">
          <w:pPr/>
        </w:pPrChange>
      </w:pPr>
      <w:ins w:id="6410" w:author="Valeria Tapia" w:date="2026-09-30T12:47:00Z">
        <w:r w:rsidRPr="001B5D1A">
          <w:rPr>
            <w:color w:val="FF0000"/>
            <w:highlight w:val="cyan"/>
            <w:rPrChange w:id="6411" w:author="Valeria Tapia" w:date="2026-10-05T12:55:00Z">
              <w:rPr/>
            </w:rPrChange>
          </w:rPr>
          <w:t>E</w:t>
        </w:r>
      </w:ins>
      <w:ins w:id="6412" w:author="Valeria Tapia" w:date="2026-09-30T12:45:00Z">
        <w:r w:rsidRPr="001B5D1A">
          <w:rPr>
            <w:color w:val="FF0000"/>
            <w:highlight w:val="cyan"/>
            <w:rPrChange w:id="6413" w:author="Valeria Tapia" w:date="2026-10-05T12:55:00Z">
              <w:rPr/>
            </w:rPrChange>
          </w:rPr>
          <w:t xml:space="preserve">liminación </w:t>
        </w:r>
      </w:ins>
      <w:ins w:id="6414" w:author="Valeria Tapia" w:date="2026-09-30T12:47:00Z">
        <w:r w:rsidRPr="001B5D1A">
          <w:rPr>
            <w:color w:val="FF0000"/>
            <w:highlight w:val="cyan"/>
            <w:rPrChange w:id="6415" w:author="Valeria Tapia" w:date="2026-10-05T12:55:00Z">
              <w:rPr/>
            </w:rPrChange>
          </w:rPr>
          <w:t xml:space="preserve">de </w:t>
        </w:r>
      </w:ins>
      <w:ins w:id="6416" w:author="Valeria Tapia" w:date="2026-09-30T12:45:00Z">
        <w:r w:rsidRPr="001B5D1A">
          <w:rPr>
            <w:color w:val="FF0000"/>
            <w:highlight w:val="cyan"/>
            <w:rPrChange w:id="6417" w:author="Valeria Tapia" w:date="2026-10-05T12:55:00Z">
              <w:rPr/>
            </w:rPrChange>
          </w:rPr>
          <w:t xml:space="preserve">documentos físicos; </w:t>
        </w:r>
      </w:ins>
    </w:p>
    <w:p w14:paraId="4213178C" w14:textId="6B090A7B" w:rsidR="0087552D" w:rsidRPr="001B5D1A" w:rsidRDefault="0087552D">
      <w:pPr>
        <w:pStyle w:val="Prrafodelista"/>
        <w:numPr>
          <w:ilvl w:val="0"/>
          <w:numId w:val="119"/>
        </w:numPr>
        <w:rPr>
          <w:ins w:id="6418" w:author="Valeria Tapia" w:date="2026-09-30T12:45:00Z"/>
          <w:color w:val="FF0000"/>
          <w:highlight w:val="cyan"/>
          <w:rPrChange w:id="6419" w:author="Valeria Tapia" w:date="2026-10-05T12:55:00Z">
            <w:rPr>
              <w:ins w:id="6420" w:author="Valeria Tapia" w:date="2026-09-30T12:45:00Z"/>
            </w:rPr>
          </w:rPrChange>
        </w:rPr>
        <w:pPrChange w:id="6421" w:author="Valeria Tapia" w:date="2026-09-30T14:20:00Z">
          <w:pPr/>
        </w:pPrChange>
      </w:pPr>
      <w:ins w:id="6422" w:author="Valeria Tapia" w:date="2026-09-30T12:47:00Z">
        <w:r w:rsidRPr="001B5D1A">
          <w:rPr>
            <w:color w:val="FF0000"/>
            <w:highlight w:val="cyan"/>
            <w:rPrChange w:id="6423" w:author="Valeria Tapia" w:date="2026-10-05T12:55:00Z">
              <w:rPr/>
            </w:rPrChange>
          </w:rPr>
          <w:t>I</w:t>
        </w:r>
      </w:ins>
      <w:ins w:id="6424" w:author="Valeria Tapia" w:date="2026-09-30T12:45:00Z">
        <w:r w:rsidRPr="001B5D1A">
          <w:rPr>
            <w:color w:val="FF0000"/>
            <w:highlight w:val="cyan"/>
            <w:rPrChange w:id="6425" w:author="Valeria Tapia" w:date="2026-10-05T12:55:00Z">
              <w:rPr/>
            </w:rPrChange>
          </w:rPr>
          <w:t>nteroperabilidad</w:t>
        </w:r>
      </w:ins>
      <w:ins w:id="6426" w:author="Valeria Tapia" w:date="2026-09-30T12:48:00Z">
        <w:r w:rsidRPr="001B5D1A">
          <w:rPr>
            <w:color w:val="FF0000"/>
            <w:highlight w:val="cyan"/>
            <w:rPrChange w:id="6427" w:author="Valeria Tapia" w:date="2026-10-05T12:55:00Z">
              <w:rPr/>
            </w:rPrChange>
          </w:rPr>
          <w:t xml:space="preserve"> entre sistemas</w:t>
        </w:r>
      </w:ins>
      <w:ins w:id="6428" w:author="Valeria Tapia" w:date="2026-09-30T12:45:00Z">
        <w:r w:rsidRPr="001B5D1A">
          <w:rPr>
            <w:color w:val="FF0000"/>
            <w:highlight w:val="cyan"/>
            <w:rPrChange w:id="6429" w:author="Valeria Tapia" w:date="2026-10-05T12:55:00Z">
              <w:rPr/>
            </w:rPrChange>
          </w:rPr>
          <w:t xml:space="preserve">; </w:t>
        </w:r>
      </w:ins>
    </w:p>
    <w:p w14:paraId="717B1D30" w14:textId="6B5FE91D" w:rsidR="0087552D" w:rsidRPr="001B5D1A" w:rsidRDefault="0087552D">
      <w:pPr>
        <w:pStyle w:val="Prrafodelista"/>
        <w:numPr>
          <w:ilvl w:val="0"/>
          <w:numId w:val="119"/>
        </w:numPr>
        <w:rPr>
          <w:ins w:id="6430" w:author="Valeria Tapia" w:date="2026-09-30T12:45:00Z"/>
          <w:color w:val="FF0000"/>
          <w:highlight w:val="cyan"/>
          <w:rPrChange w:id="6431" w:author="Valeria Tapia" w:date="2026-10-05T12:55:00Z">
            <w:rPr>
              <w:ins w:id="6432" w:author="Valeria Tapia" w:date="2026-09-30T12:45:00Z"/>
            </w:rPr>
          </w:rPrChange>
        </w:rPr>
        <w:pPrChange w:id="6433" w:author="Valeria Tapia" w:date="2026-09-30T14:20:00Z">
          <w:pPr/>
        </w:pPrChange>
      </w:pPr>
      <w:ins w:id="6434" w:author="Valeria Tapia" w:date="2026-09-30T12:47:00Z">
        <w:r w:rsidRPr="001B5D1A">
          <w:rPr>
            <w:color w:val="FF0000"/>
            <w:highlight w:val="cyan"/>
            <w:rPrChange w:id="6435" w:author="Valeria Tapia" w:date="2026-10-05T12:55:00Z">
              <w:rPr/>
            </w:rPrChange>
          </w:rPr>
          <w:t>M</w:t>
        </w:r>
      </w:ins>
      <w:ins w:id="6436" w:author="Valeria Tapia" w:date="2026-09-30T12:45:00Z">
        <w:r w:rsidRPr="001B5D1A">
          <w:rPr>
            <w:color w:val="FF0000"/>
            <w:highlight w:val="cyan"/>
            <w:rPrChange w:id="6437" w:author="Valeria Tapia" w:date="2026-10-05T12:55:00Z">
              <w:rPr/>
            </w:rPrChange>
          </w:rPr>
          <w:t xml:space="preserve">adurez tecnológica de las instituciones involucradas; </w:t>
        </w:r>
      </w:ins>
    </w:p>
    <w:p w14:paraId="1B1BB7A5" w14:textId="1D40067D" w:rsidR="0087552D" w:rsidRPr="001B5D1A" w:rsidRDefault="0087552D">
      <w:pPr>
        <w:pStyle w:val="Prrafodelista"/>
        <w:numPr>
          <w:ilvl w:val="0"/>
          <w:numId w:val="119"/>
        </w:numPr>
        <w:tabs>
          <w:tab w:val="left" w:pos="6423"/>
        </w:tabs>
        <w:rPr>
          <w:ins w:id="6438" w:author="Valeria Tapia" w:date="2026-09-30T12:55:00Z"/>
          <w:color w:val="FF0000"/>
          <w:highlight w:val="cyan"/>
          <w:rPrChange w:id="6439" w:author="Valeria Tapia" w:date="2026-10-05T12:55:00Z">
            <w:rPr>
              <w:ins w:id="6440" w:author="Valeria Tapia" w:date="2026-09-30T12:55:00Z"/>
            </w:rPr>
          </w:rPrChange>
        </w:rPr>
        <w:pPrChange w:id="6441" w:author="Valeria Tapia" w:date="2026-09-30T14:20:00Z">
          <w:pPr/>
        </w:pPrChange>
      </w:pPr>
      <w:ins w:id="6442" w:author="Valeria Tapia" w:date="2026-09-30T12:47:00Z">
        <w:r w:rsidRPr="001B5D1A">
          <w:rPr>
            <w:color w:val="FF0000"/>
            <w:highlight w:val="cyan"/>
            <w:rPrChange w:id="6443" w:author="Valeria Tapia" w:date="2026-10-05T12:55:00Z">
              <w:rPr/>
            </w:rPrChange>
          </w:rPr>
          <w:t>D</w:t>
        </w:r>
      </w:ins>
      <w:ins w:id="6444" w:author="Valeria Tapia" w:date="2026-09-30T12:45:00Z">
        <w:r w:rsidRPr="001B5D1A">
          <w:rPr>
            <w:color w:val="FF0000"/>
            <w:highlight w:val="cyan"/>
            <w:rPrChange w:id="6445" w:author="Valeria Tapia" w:date="2026-10-05T12:55:00Z">
              <w:rPr/>
            </w:rPrChange>
          </w:rPr>
          <w:t xml:space="preserve">isponibilidad de información estandarizada; </w:t>
        </w:r>
      </w:ins>
      <w:ins w:id="6446" w:author="Valeria Tapia" w:date="2026-09-30T12:55:00Z">
        <w:r w:rsidR="00CE35A1" w:rsidRPr="001B5D1A">
          <w:rPr>
            <w:color w:val="FF0000"/>
            <w:highlight w:val="cyan"/>
            <w:rPrChange w:id="6447" w:author="Valeria Tapia" w:date="2026-10-05T12:55:00Z">
              <w:rPr/>
            </w:rPrChange>
          </w:rPr>
          <w:tab/>
        </w:r>
      </w:ins>
    </w:p>
    <w:p w14:paraId="4D771720" w14:textId="3E359EBA" w:rsidR="00CE35A1" w:rsidRPr="001B5D1A" w:rsidRDefault="00CE35A1">
      <w:pPr>
        <w:pStyle w:val="Prrafodelista"/>
        <w:numPr>
          <w:ilvl w:val="0"/>
          <w:numId w:val="119"/>
        </w:numPr>
        <w:rPr>
          <w:ins w:id="6448" w:author="Valeria Tapia" w:date="2026-09-30T13:02:00Z"/>
          <w:color w:val="FF0000"/>
          <w:highlight w:val="cyan"/>
          <w:rPrChange w:id="6449" w:author="Valeria Tapia" w:date="2026-10-05T12:55:00Z">
            <w:rPr>
              <w:ins w:id="6450" w:author="Valeria Tapia" w:date="2026-09-30T13:02:00Z"/>
            </w:rPr>
          </w:rPrChange>
        </w:rPr>
        <w:pPrChange w:id="6451" w:author="Valeria Tapia" w:date="2026-09-30T14:20:00Z">
          <w:pPr/>
        </w:pPrChange>
      </w:pPr>
      <w:ins w:id="6452" w:author="Valeria Tapia" w:date="2026-09-30T13:03:00Z">
        <w:r w:rsidRPr="001B5D1A">
          <w:rPr>
            <w:color w:val="FF0000"/>
            <w:highlight w:val="cyan"/>
            <w:rPrChange w:id="6453" w:author="Valeria Tapia" w:date="2026-10-05T12:55:00Z">
              <w:rPr/>
            </w:rPrChange>
          </w:rPr>
          <w:t>T</w:t>
        </w:r>
      </w:ins>
      <w:ins w:id="6454" w:author="Valeria Tapia" w:date="2026-09-30T12:45:00Z">
        <w:r w:rsidR="0087552D" w:rsidRPr="001B5D1A">
          <w:rPr>
            <w:color w:val="FF0000"/>
            <w:highlight w:val="cyan"/>
            <w:rPrChange w:id="6455" w:author="Valeria Tapia" w:date="2026-10-05T12:55:00Z">
              <w:rPr/>
            </w:rPrChange>
          </w:rPr>
          <w:t>razabilidad</w:t>
        </w:r>
      </w:ins>
      <w:ins w:id="6456" w:author="Valeria Tapia" w:date="2026-09-30T13:02:00Z">
        <w:r w:rsidRPr="001B5D1A">
          <w:rPr>
            <w:color w:val="FF0000"/>
            <w:highlight w:val="cyan"/>
            <w:rPrChange w:id="6457" w:author="Valeria Tapia" w:date="2026-10-05T12:55:00Z">
              <w:rPr/>
            </w:rPrChange>
          </w:rPr>
          <w:t xml:space="preserve"> de las operaciones</w:t>
        </w:r>
      </w:ins>
      <w:ins w:id="6458" w:author="Valeria Tapia" w:date="2026-09-30T12:45:00Z">
        <w:r w:rsidR="0087552D" w:rsidRPr="001B5D1A">
          <w:rPr>
            <w:color w:val="FF0000"/>
            <w:highlight w:val="cyan"/>
            <w:rPrChange w:id="6459" w:author="Valeria Tapia" w:date="2026-10-05T12:55:00Z">
              <w:rPr/>
            </w:rPrChange>
          </w:rPr>
          <w:t>;</w:t>
        </w:r>
      </w:ins>
    </w:p>
    <w:p w14:paraId="44D7141D" w14:textId="3960A4D9" w:rsidR="00CE35A1" w:rsidRPr="001B5D1A" w:rsidRDefault="00CE35A1">
      <w:pPr>
        <w:pStyle w:val="Prrafodelista"/>
        <w:numPr>
          <w:ilvl w:val="0"/>
          <w:numId w:val="119"/>
        </w:numPr>
        <w:rPr>
          <w:ins w:id="6460" w:author="Valeria Tapia" w:date="2026-09-30T13:02:00Z"/>
          <w:color w:val="FF0000"/>
          <w:highlight w:val="cyan"/>
          <w:rPrChange w:id="6461" w:author="Valeria Tapia" w:date="2026-10-05T12:55:00Z">
            <w:rPr>
              <w:ins w:id="6462" w:author="Valeria Tapia" w:date="2026-09-30T13:02:00Z"/>
            </w:rPr>
          </w:rPrChange>
        </w:rPr>
        <w:pPrChange w:id="6463" w:author="Valeria Tapia" w:date="2026-09-30T14:20:00Z">
          <w:pPr/>
        </w:pPrChange>
      </w:pPr>
      <w:ins w:id="6464" w:author="Valeria Tapia" w:date="2026-09-30T13:03:00Z">
        <w:r w:rsidRPr="001B5D1A">
          <w:rPr>
            <w:color w:val="FF0000"/>
            <w:highlight w:val="cyan"/>
            <w:rPrChange w:id="6465" w:author="Valeria Tapia" w:date="2026-10-05T12:55:00Z">
              <w:rPr/>
            </w:rPrChange>
          </w:rPr>
          <w:t>P</w:t>
        </w:r>
      </w:ins>
      <w:ins w:id="6466" w:author="Valeria Tapia" w:date="2026-09-30T13:02:00Z">
        <w:r w:rsidRPr="001B5D1A">
          <w:rPr>
            <w:color w:val="FF0000"/>
            <w:highlight w:val="cyan"/>
            <w:rPrChange w:id="6467" w:author="Valeria Tapia" w:date="2026-10-05T12:55:00Z">
              <w:rPr/>
            </w:rPrChange>
          </w:rPr>
          <w:t xml:space="preserve">rincipio de "una sola vez" para la presentación de información </w:t>
        </w:r>
      </w:ins>
      <w:ins w:id="6468" w:author="Valeria Tapia" w:date="2026-09-30T13:03:00Z">
        <w:r w:rsidR="00A219CC" w:rsidRPr="001B5D1A">
          <w:rPr>
            <w:color w:val="FF0000"/>
            <w:highlight w:val="cyan"/>
            <w:rPrChange w:id="6469" w:author="Valeria Tapia" w:date="2026-10-05T12:55:00Z">
              <w:rPr/>
            </w:rPrChange>
          </w:rPr>
          <w:t>(</w:t>
        </w:r>
      </w:ins>
      <w:ins w:id="6470" w:author="Valeria Tapia" w:date="2026-09-30T13:02:00Z">
        <w:r w:rsidRPr="001B5D1A">
          <w:rPr>
            <w:color w:val="FF0000"/>
            <w:highlight w:val="cyan"/>
            <w:rPrChange w:id="6471" w:author="Valeria Tapia" w:date="2026-10-05T12:55:00Z">
              <w:rPr/>
            </w:rPrChange>
          </w:rPr>
          <w:t>cuando corresponda</w:t>
        </w:r>
      </w:ins>
      <w:ins w:id="6472" w:author="Valeria Tapia" w:date="2026-09-30T13:03:00Z">
        <w:r w:rsidR="00A219CC" w:rsidRPr="001B5D1A">
          <w:rPr>
            <w:color w:val="FF0000"/>
            <w:highlight w:val="cyan"/>
            <w:rPrChange w:id="6473" w:author="Valeria Tapia" w:date="2026-10-05T12:55:00Z">
              <w:rPr/>
            </w:rPrChange>
          </w:rPr>
          <w:t>)</w:t>
        </w:r>
      </w:ins>
    </w:p>
    <w:p w14:paraId="3BF7F888" w14:textId="77777777" w:rsidR="006D2BBA" w:rsidRPr="001B5D1A" w:rsidRDefault="0087552D">
      <w:pPr>
        <w:pStyle w:val="Prrafodelista"/>
        <w:numPr>
          <w:ilvl w:val="0"/>
          <w:numId w:val="119"/>
        </w:numPr>
        <w:rPr>
          <w:ins w:id="6474" w:author="Valeria Tapia" w:date="2026-09-30T14:51:00Z"/>
          <w:color w:val="FF0000"/>
          <w:highlight w:val="cyan"/>
          <w:rPrChange w:id="6475" w:author="Valeria Tapia" w:date="2026-10-05T12:55:00Z">
            <w:rPr>
              <w:ins w:id="6476" w:author="Valeria Tapia" w:date="2026-09-30T14:51:00Z"/>
            </w:rPr>
          </w:rPrChange>
        </w:rPr>
        <w:pPrChange w:id="6477" w:author="Valeria Tapia" w:date="2026-09-30T14:20:00Z">
          <w:pPr/>
        </w:pPrChange>
      </w:pPr>
      <w:ins w:id="6478" w:author="Valeria Tapia" w:date="2026-09-30T12:48:00Z">
        <w:r w:rsidRPr="001B5D1A">
          <w:rPr>
            <w:color w:val="FF0000"/>
            <w:highlight w:val="cyan"/>
            <w:rPrChange w:id="6479" w:author="Valeria Tapia" w:date="2026-10-05T12:55:00Z">
              <w:rPr/>
            </w:rPrChange>
          </w:rPr>
          <w:t>C</w:t>
        </w:r>
      </w:ins>
      <w:ins w:id="6480" w:author="Valeria Tapia" w:date="2026-09-30T12:45:00Z">
        <w:r w:rsidRPr="001B5D1A">
          <w:rPr>
            <w:color w:val="FF0000"/>
            <w:highlight w:val="cyan"/>
            <w:rPrChange w:id="6481" w:author="Valeria Tapia" w:date="2026-10-05T12:55:00Z">
              <w:rPr/>
            </w:rPrChange>
          </w:rPr>
          <w:t>ontribución a la transparencia;</w:t>
        </w:r>
      </w:ins>
    </w:p>
    <w:p w14:paraId="770DE295" w14:textId="57F5E2AD" w:rsidR="0087552D" w:rsidRPr="001B5D1A" w:rsidRDefault="006D2BBA">
      <w:pPr>
        <w:pStyle w:val="Prrafodelista"/>
        <w:numPr>
          <w:ilvl w:val="0"/>
          <w:numId w:val="119"/>
        </w:numPr>
        <w:rPr>
          <w:ins w:id="6482" w:author="Valeria Tapia" w:date="2026-09-30T12:45:00Z"/>
          <w:color w:val="FF0000"/>
          <w:highlight w:val="cyan"/>
          <w:rPrChange w:id="6483" w:author="Valeria Tapia" w:date="2026-10-05T12:55:00Z">
            <w:rPr>
              <w:ins w:id="6484" w:author="Valeria Tapia" w:date="2026-09-30T12:45:00Z"/>
            </w:rPr>
          </w:rPrChange>
        </w:rPr>
        <w:pPrChange w:id="6485" w:author="Valeria Tapia" w:date="2026-09-30T14:20:00Z">
          <w:pPr/>
        </w:pPrChange>
      </w:pPr>
      <w:ins w:id="6486" w:author="Valeria Tapia" w:date="2026-09-30T14:51:00Z">
        <w:r w:rsidRPr="001B5D1A">
          <w:rPr>
            <w:color w:val="FF0000"/>
            <w:highlight w:val="cyan"/>
            <w:rPrChange w:id="6487" w:author="Valeria Tapia" w:date="2026-10-05T12:55:00Z">
              <w:rPr/>
            </w:rPrChange>
          </w:rPr>
          <w:t>Estandarización y Armonización de la información</w:t>
        </w:r>
      </w:ins>
      <w:ins w:id="6488" w:author="Valeria Tapia" w:date="2026-09-30T12:45:00Z">
        <w:r w:rsidR="0087552D" w:rsidRPr="001B5D1A">
          <w:rPr>
            <w:color w:val="FF0000"/>
            <w:highlight w:val="cyan"/>
            <w:rPrChange w:id="6489" w:author="Valeria Tapia" w:date="2026-10-05T12:55:00Z">
              <w:rPr/>
            </w:rPrChange>
          </w:rPr>
          <w:t xml:space="preserve"> </w:t>
        </w:r>
      </w:ins>
    </w:p>
    <w:p w14:paraId="15E92884" w14:textId="5BEDFEA8" w:rsidR="0087552D" w:rsidRPr="001B5D1A" w:rsidRDefault="00A219CC">
      <w:pPr>
        <w:pStyle w:val="Prrafodelista"/>
        <w:numPr>
          <w:ilvl w:val="0"/>
          <w:numId w:val="119"/>
        </w:numPr>
        <w:rPr>
          <w:ins w:id="6490" w:author="Valeria Tapia" w:date="2026-09-30T12:42:00Z"/>
          <w:color w:val="FF0000"/>
          <w:highlight w:val="cyan"/>
          <w:rPrChange w:id="6491" w:author="Valeria Tapia" w:date="2026-10-05T12:55:00Z">
            <w:rPr>
              <w:ins w:id="6492" w:author="Valeria Tapia" w:date="2026-09-30T12:42:00Z"/>
            </w:rPr>
          </w:rPrChange>
        </w:rPr>
        <w:pPrChange w:id="6493" w:author="Valeria Tapia" w:date="2026-09-30T14:20:00Z">
          <w:pPr>
            <w:pStyle w:val="Ttulo5"/>
            <w:numPr>
              <w:numId w:val="5"/>
            </w:numPr>
            <w:tabs>
              <w:tab w:val="left" w:pos="1701"/>
              <w:tab w:val="num" w:pos="4508"/>
              <w:tab w:val="num" w:pos="9044"/>
            </w:tabs>
            <w:ind w:left="4508" w:hanging="1814"/>
          </w:pPr>
        </w:pPrChange>
      </w:pPr>
      <w:ins w:id="6494" w:author="Valeria Tapia" w:date="2026-09-30T13:03:00Z">
        <w:r w:rsidRPr="001B5D1A">
          <w:rPr>
            <w:color w:val="FF0000"/>
            <w:highlight w:val="cyan"/>
            <w:rPrChange w:id="6495" w:author="Valeria Tapia" w:date="2026-10-05T12:55:00Z">
              <w:rPr/>
            </w:rPrChange>
          </w:rPr>
          <w:t>O</w:t>
        </w:r>
      </w:ins>
      <w:ins w:id="6496" w:author="Valeria Tapia" w:date="2026-09-30T12:48:00Z">
        <w:r w:rsidR="0087552D" w:rsidRPr="001B5D1A">
          <w:rPr>
            <w:color w:val="FF0000"/>
            <w:highlight w:val="cyan"/>
            <w:rPrChange w:id="6497" w:author="Valeria Tapia" w:date="2026-10-05T12:55:00Z">
              <w:rPr/>
            </w:rPrChange>
          </w:rPr>
          <w:t>tros</w:t>
        </w:r>
      </w:ins>
    </w:p>
    <w:p w14:paraId="2189B4CC" w14:textId="77777777" w:rsidR="00DE0BB5" w:rsidRPr="001B5D1A" w:rsidRDefault="00DE0BB5" w:rsidP="00DE0BB5">
      <w:pPr>
        <w:rPr>
          <w:ins w:id="6498" w:author="Valeria Tapia" w:date="2026-09-30T14:54:00Z"/>
          <w:color w:val="FF0000"/>
          <w:highlight w:val="cyan"/>
          <w:lang w:val="es-MX"/>
          <w:rPrChange w:id="6499" w:author="Valeria Tapia" w:date="2026-10-05T12:55:00Z">
            <w:rPr>
              <w:ins w:id="6500" w:author="Valeria Tapia" w:date="2026-09-30T14:54:00Z"/>
              <w:lang w:val="es-MX"/>
            </w:rPr>
          </w:rPrChange>
        </w:rPr>
      </w:pPr>
    </w:p>
    <w:p w14:paraId="3AE9BBB8" w14:textId="2FD1EF13" w:rsidR="00DE0BB5" w:rsidRPr="001B5D1A" w:rsidRDefault="00DE0BB5" w:rsidP="00DE0BB5">
      <w:pPr>
        <w:pStyle w:val="Ttulo5"/>
        <w:numPr>
          <w:ilvl w:val="0"/>
          <w:numId w:val="5"/>
        </w:numPr>
        <w:tabs>
          <w:tab w:val="left" w:pos="1701"/>
          <w:tab w:val="num" w:pos="9044"/>
        </w:tabs>
        <w:ind w:left="0" w:firstLine="0"/>
        <w:rPr>
          <w:ins w:id="6501" w:author="Valeria Tapia" w:date="2026-09-30T14:54:00Z"/>
          <w:color w:val="FF0000"/>
          <w:highlight w:val="cyan"/>
          <w:rPrChange w:id="6502" w:author="Valeria Tapia" w:date="2026-10-05T12:55:00Z">
            <w:rPr>
              <w:ins w:id="6503" w:author="Valeria Tapia" w:date="2026-09-30T14:54:00Z"/>
            </w:rPr>
          </w:rPrChange>
        </w:rPr>
      </w:pPr>
      <w:ins w:id="6504" w:author="Valeria Tapia" w:date="2026-09-30T14:54:00Z">
        <w:r w:rsidRPr="001B5D1A">
          <w:rPr>
            <w:color w:val="FF0000"/>
            <w:szCs w:val="24"/>
            <w:highlight w:val="cyan"/>
            <w:lang w:val="es-MX"/>
            <w:rPrChange w:id="6505" w:author="Valeria Tapia" w:date="2026-10-05T12:55:00Z">
              <w:rPr>
                <w:szCs w:val="24"/>
                <w:lang w:val="es-MX"/>
              </w:rPr>
            </w:rPrChange>
          </w:rPr>
          <w:t xml:space="preserve"> </w:t>
        </w:r>
        <w:r w:rsidRPr="001B5D1A">
          <w:rPr>
            <w:b/>
            <w:color w:val="FF0000"/>
            <w:szCs w:val="24"/>
            <w:highlight w:val="cyan"/>
            <w:lang w:val="es-MX"/>
            <w:rPrChange w:id="6506" w:author="Valeria Tapia" w:date="2026-10-05T12:55:00Z">
              <w:rPr>
                <w:b/>
                <w:szCs w:val="24"/>
                <w:lang w:val="es-MX"/>
              </w:rPr>
            </w:rPrChange>
          </w:rPr>
          <w:t>(PROCESO DE IMPLEMENTACIÓN</w:t>
        </w:r>
      </w:ins>
      <w:ins w:id="6507" w:author="Valeria Tapia" w:date="2026-10-05T09:36:00Z">
        <w:r w:rsidR="00D655DD" w:rsidRPr="001B5D1A">
          <w:rPr>
            <w:b/>
            <w:color w:val="FF0000"/>
            <w:szCs w:val="24"/>
            <w:highlight w:val="cyan"/>
            <w:lang w:val="es-MX"/>
            <w:rPrChange w:id="6508" w:author="Valeria Tapia" w:date="2026-10-05T12:55:00Z">
              <w:rPr>
                <w:b/>
                <w:szCs w:val="24"/>
                <w:highlight w:val="cyan"/>
                <w:lang w:val="es-MX"/>
              </w:rPr>
            </w:rPrChange>
          </w:rPr>
          <w:t xml:space="preserve"> DEL SERVICIO VUCE</w:t>
        </w:r>
      </w:ins>
      <w:ins w:id="6509" w:author="Valeria Tapia" w:date="2026-09-30T14:54:00Z">
        <w:r w:rsidRPr="001B5D1A">
          <w:rPr>
            <w:b/>
            <w:color w:val="FF0000"/>
            <w:szCs w:val="24"/>
            <w:highlight w:val="cyan"/>
            <w:rPrChange w:id="6510" w:author="Valeria Tapia" w:date="2026-10-05T12:55:00Z">
              <w:rPr>
                <w:b/>
                <w:szCs w:val="24"/>
              </w:rPr>
            </w:rPrChange>
          </w:rPr>
          <w:t xml:space="preserve">). </w:t>
        </w:r>
        <w:r w:rsidRPr="001B5D1A">
          <w:rPr>
            <w:color w:val="FF0000"/>
            <w:szCs w:val="24"/>
            <w:highlight w:val="cyan"/>
            <w:rPrChange w:id="6511" w:author="Valeria Tapia" w:date="2026-10-05T12:55:00Z">
              <w:rPr>
                <w:szCs w:val="24"/>
              </w:rPr>
            </w:rPrChange>
          </w:rPr>
          <w:t xml:space="preserve">I. </w:t>
        </w:r>
      </w:ins>
      <w:ins w:id="6512" w:author="Valeria Tapia" w:date="2026-09-30T14:58:00Z">
        <w:r w:rsidRPr="001B5D1A">
          <w:rPr>
            <w:color w:val="FF0000"/>
            <w:szCs w:val="24"/>
            <w:highlight w:val="cyan"/>
            <w:rPrChange w:id="6513" w:author="Valeria Tapia" w:date="2026-10-05T12:55:00Z">
              <w:rPr>
                <w:szCs w:val="24"/>
              </w:rPr>
            </w:rPrChange>
          </w:rPr>
          <w:t xml:space="preserve">El proceso de implementación de servicios </w:t>
        </w:r>
      </w:ins>
      <w:ins w:id="6514" w:author="Valeria Tapia" w:date="2026-09-30T14:54:00Z">
        <w:r w:rsidRPr="001B5D1A">
          <w:rPr>
            <w:color w:val="FF0000"/>
            <w:highlight w:val="cyan"/>
            <w:rPrChange w:id="6515" w:author="Valeria Tapia" w:date="2026-10-05T12:55:00Z">
              <w:rPr/>
            </w:rPrChange>
          </w:rPr>
          <w:t>en la VUCE</w:t>
        </w:r>
      </w:ins>
      <w:ins w:id="6516" w:author="Valeria Tapia" w:date="2026-09-30T14:58:00Z">
        <w:r w:rsidRPr="001B5D1A">
          <w:rPr>
            <w:color w:val="FF0000"/>
            <w:highlight w:val="cyan"/>
            <w:rPrChange w:id="6517" w:author="Valeria Tapia" w:date="2026-10-05T12:55:00Z">
              <w:rPr/>
            </w:rPrChange>
          </w:rPr>
          <w:t xml:space="preserve"> estará comprendido por las siguientes etapas</w:t>
        </w:r>
      </w:ins>
      <w:ins w:id="6518" w:author="Valeria Tapia" w:date="2026-09-30T14:54:00Z">
        <w:r w:rsidRPr="001B5D1A">
          <w:rPr>
            <w:color w:val="FF0000"/>
            <w:highlight w:val="cyan"/>
            <w:rPrChange w:id="6519" w:author="Valeria Tapia" w:date="2026-10-05T12:55:00Z">
              <w:rPr/>
            </w:rPrChange>
          </w:rPr>
          <w:t xml:space="preserve">: </w:t>
        </w:r>
      </w:ins>
    </w:p>
    <w:p w14:paraId="32C211E1" w14:textId="77777777" w:rsidR="00DE0BB5" w:rsidRPr="001B5D1A" w:rsidRDefault="00DE0BB5">
      <w:pPr>
        <w:rPr>
          <w:ins w:id="6520" w:author="Valeria Tapia" w:date="2026-09-30T14:54:00Z"/>
          <w:color w:val="FF0000"/>
          <w:highlight w:val="cyan"/>
          <w:rPrChange w:id="6521" w:author="Valeria Tapia" w:date="2026-10-05T12:55:00Z">
            <w:rPr>
              <w:ins w:id="6522" w:author="Valeria Tapia" w:date="2026-09-30T14:54:00Z"/>
            </w:rPr>
          </w:rPrChange>
        </w:rPr>
        <w:pPrChange w:id="6523" w:author="Valeria Tapia" w:date="2026-09-30T14:54:00Z">
          <w:pPr>
            <w:pStyle w:val="Ttulo5"/>
            <w:numPr>
              <w:numId w:val="5"/>
            </w:numPr>
            <w:tabs>
              <w:tab w:val="left" w:pos="1701"/>
              <w:tab w:val="num" w:pos="4508"/>
              <w:tab w:val="num" w:pos="9044"/>
            </w:tabs>
            <w:ind w:left="4508" w:hanging="1814"/>
          </w:pPr>
        </w:pPrChange>
      </w:pPr>
    </w:p>
    <w:p w14:paraId="606127A7" w14:textId="6B3E38DB" w:rsidR="00DE0BB5" w:rsidRPr="001B5D1A" w:rsidRDefault="00DE0BB5">
      <w:pPr>
        <w:pStyle w:val="Prrafodelista"/>
        <w:numPr>
          <w:ilvl w:val="0"/>
          <w:numId w:val="120"/>
        </w:numPr>
        <w:rPr>
          <w:ins w:id="6524" w:author="Valeria Tapia" w:date="2026-09-30T14:57:00Z"/>
          <w:color w:val="FF0000"/>
          <w:highlight w:val="cyan"/>
          <w:rPrChange w:id="6525" w:author="Valeria Tapia" w:date="2026-10-05T12:55:00Z">
            <w:rPr>
              <w:ins w:id="6526" w:author="Valeria Tapia" w:date="2026-09-30T14:57:00Z"/>
            </w:rPr>
          </w:rPrChange>
        </w:rPr>
        <w:pPrChange w:id="6527" w:author="Valeria Tapia" w:date="2026-09-30T14:58:00Z">
          <w:pPr>
            <w:pStyle w:val="Ttulo5"/>
            <w:numPr>
              <w:numId w:val="5"/>
            </w:numPr>
            <w:tabs>
              <w:tab w:val="left" w:pos="1701"/>
              <w:tab w:val="num" w:pos="4508"/>
              <w:tab w:val="num" w:pos="9044"/>
            </w:tabs>
            <w:ind w:left="4508" w:hanging="1814"/>
          </w:pPr>
        </w:pPrChange>
      </w:pPr>
      <w:ins w:id="6528" w:author="Valeria Tapia" w:date="2026-09-30T14:57:00Z">
        <w:r w:rsidRPr="001B5D1A">
          <w:rPr>
            <w:color w:val="FF0000"/>
            <w:highlight w:val="cyan"/>
            <w:rPrChange w:id="6529" w:author="Valeria Tapia" w:date="2026-10-05T12:55:00Z">
              <w:rPr/>
            </w:rPrChange>
          </w:rPr>
          <w:t xml:space="preserve">Identificación del servicio a incorporar en la </w:t>
        </w:r>
      </w:ins>
      <w:ins w:id="6530" w:author="Valeria Tapia" w:date="2026-09-30T14:58:00Z">
        <w:r w:rsidRPr="001B5D1A">
          <w:rPr>
            <w:color w:val="FF0000"/>
            <w:highlight w:val="cyan"/>
            <w:rPrChange w:id="6531" w:author="Valeria Tapia" w:date="2026-10-05T12:55:00Z">
              <w:rPr/>
            </w:rPrChange>
          </w:rPr>
          <w:t>VUCE</w:t>
        </w:r>
      </w:ins>
    </w:p>
    <w:p w14:paraId="5D4FD746" w14:textId="3CF5B3FD" w:rsidR="00DE0BB5" w:rsidRPr="001B5D1A" w:rsidRDefault="00DE0BB5">
      <w:pPr>
        <w:pStyle w:val="Prrafodelista"/>
        <w:numPr>
          <w:ilvl w:val="0"/>
          <w:numId w:val="120"/>
        </w:numPr>
        <w:rPr>
          <w:ins w:id="6532" w:author="Valeria Tapia" w:date="2026-09-30T14:57:00Z"/>
          <w:color w:val="FF0000"/>
          <w:highlight w:val="cyan"/>
          <w:rPrChange w:id="6533" w:author="Valeria Tapia" w:date="2026-10-05T12:55:00Z">
            <w:rPr>
              <w:ins w:id="6534" w:author="Valeria Tapia" w:date="2026-09-30T14:57:00Z"/>
            </w:rPr>
          </w:rPrChange>
        </w:rPr>
        <w:pPrChange w:id="6535" w:author="Valeria Tapia" w:date="2026-09-30T14:58:00Z">
          <w:pPr>
            <w:pStyle w:val="Ttulo5"/>
            <w:numPr>
              <w:numId w:val="5"/>
            </w:numPr>
            <w:tabs>
              <w:tab w:val="left" w:pos="1701"/>
              <w:tab w:val="num" w:pos="4508"/>
              <w:tab w:val="num" w:pos="9044"/>
            </w:tabs>
            <w:ind w:left="4508" w:hanging="1814"/>
          </w:pPr>
        </w:pPrChange>
      </w:pPr>
      <w:ins w:id="6536" w:author="Valeria Tapia" w:date="2026-09-30T14:57:00Z">
        <w:r w:rsidRPr="001B5D1A">
          <w:rPr>
            <w:color w:val="FF0000"/>
            <w:highlight w:val="cyan"/>
            <w:rPrChange w:id="6537" w:author="Valeria Tapia" w:date="2026-10-05T12:55:00Z">
              <w:rPr/>
            </w:rPrChange>
          </w:rPr>
          <w:t xml:space="preserve">Relevamiento de Información </w:t>
        </w:r>
      </w:ins>
    </w:p>
    <w:p w14:paraId="42E8F257" w14:textId="153907A5" w:rsidR="00DE0BB5" w:rsidRPr="001B5D1A" w:rsidRDefault="00DE0BB5">
      <w:pPr>
        <w:pStyle w:val="Prrafodelista"/>
        <w:numPr>
          <w:ilvl w:val="0"/>
          <w:numId w:val="120"/>
        </w:numPr>
        <w:rPr>
          <w:ins w:id="6538" w:author="Valeria Tapia" w:date="2026-09-30T14:57:00Z"/>
          <w:color w:val="FF0000"/>
          <w:highlight w:val="cyan"/>
          <w:rPrChange w:id="6539" w:author="Valeria Tapia" w:date="2026-10-05T12:55:00Z">
            <w:rPr>
              <w:ins w:id="6540" w:author="Valeria Tapia" w:date="2026-09-30T14:57:00Z"/>
            </w:rPr>
          </w:rPrChange>
        </w:rPr>
        <w:pPrChange w:id="6541" w:author="Valeria Tapia" w:date="2026-09-30T14:58:00Z">
          <w:pPr>
            <w:pStyle w:val="Ttulo5"/>
            <w:numPr>
              <w:numId w:val="5"/>
            </w:numPr>
            <w:tabs>
              <w:tab w:val="left" w:pos="1701"/>
              <w:tab w:val="num" w:pos="4508"/>
              <w:tab w:val="num" w:pos="9044"/>
            </w:tabs>
            <w:ind w:left="4508" w:hanging="1814"/>
          </w:pPr>
        </w:pPrChange>
      </w:pPr>
      <w:ins w:id="6542" w:author="Valeria Tapia" w:date="2026-09-30T14:54:00Z">
        <w:r w:rsidRPr="001B5D1A">
          <w:rPr>
            <w:color w:val="FF0000"/>
            <w:highlight w:val="cyan"/>
            <w:rPrChange w:id="6543" w:author="Valeria Tapia" w:date="2026-10-05T12:55:00Z">
              <w:rPr/>
            </w:rPrChange>
          </w:rPr>
          <w:t>Elaboración de</w:t>
        </w:r>
      </w:ins>
      <w:ins w:id="6544" w:author="Valeria Tapia" w:date="2026-10-02T10:57:00Z">
        <w:r w:rsidR="00365B89" w:rsidRPr="001B5D1A">
          <w:rPr>
            <w:color w:val="FF0000"/>
            <w:highlight w:val="cyan"/>
            <w:rPrChange w:id="6545" w:author="Valeria Tapia" w:date="2026-10-05T12:55:00Z">
              <w:rPr/>
            </w:rPrChange>
          </w:rPr>
          <w:t xml:space="preserve"> </w:t>
        </w:r>
      </w:ins>
      <w:ins w:id="6546" w:author="Valeria Tapia" w:date="2026-09-30T14:54:00Z">
        <w:r w:rsidRPr="001B5D1A">
          <w:rPr>
            <w:color w:val="FF0000"/>
            <w:highlight w:val="cyan"/>
            <w:rPrChange w:id="6547" w:author="Valeria Tapia" w:date="2026-10-05T12:55:00Z">
              <w:rPr/>
            </w:rPrChange>
          </w:rPr>
          <w:t xml:space="preserve">la propuesta </w:t>
        </w:r>
      </w:ins>
      <w:ins w:id="6548" w:author="Valeria Tapia" w:date="2026-10-02T11:16:00Z">
        <w:r w:rsidR="00A73145" w:rsidRPr="001B5D1A">
          <w:rPr>
            <w:color w:val="FF0000"/>
            <w:highlight w:val="cyan"/>
            <w:rPrChange w:id="6549" w:author="Valeria Tapia" w:date="2026-10-05T12:55:00Z">
              <w:rPr/>
            </w:rPrChange>
          </w:rPr>
          <w:t>del nuevo s</w:t>
        </w:r>
      </w:ins>
      <w:ins w:id="6550" w:author="Valeria Tapia" w:date="2026-09-30T14:55:00Z">
        <w:r w:rsidRPr="001B5D1A">
          <w:rPr>
            <w:color w:val="FF0000"/>
            <w:highlight w:val="cyan"/>
            <w:rPrChange w:id="6551" w:author="Valeria Tapia" w:date="2026-10-05T12:55:00Z">
              <w:rPr/>
            </w:rPrChange>
          </w:rPr>
          <w:t>ervicio en la VUCE</w:t>
        </w:r>
      </w:ins>
    </w:p>
    <w:p w14:paraId="2A8AE380" w14:textId="34524E10" w:rsidR="00A73145" w:rsidRPr="001B5D1A" w:rsidRDefault="00A73145">
      <w:pPr>
        <w:pStyle w:val="Prrafodelista"/>
        <w:numPr>
          <w:ilvl w:val="0"/>
          <w:numId w:val="120"/>
        </w:numPr>
        <w:rPr>
          <w:ins w:id="6552" w:author="Valeria Tapia" w:date="2026-10-02T11:16:00Z"/>
          <w:color w:val="FF0000"/>
          <w:highlight w:val="cyan"/>
          <w:rPrChange w:id="6553" w:author="Valeria Tapia" w:date="2026-10-05T12:55:00Z">
            <w:rPr>
              <w:ins w:id="6554" w:author="Valeria Tapia" w:date="2026-10-02T11:16:00Z"/>
            </w:rPr>
          </w:rPrChange>
        </w:rPr>
        <w:pPrChange w:id="6555" w:author="Valeria Tapia" w:date="2026-09-30T14:58:00Z">
          <w:pPr>
            <w:pStyle w:val="Ttulo5"/>
            <w:numPr>
              <w:numId w:val="5"/>
            </w:numPr>
            <w:tabs>
              <w:tab w:val="left" w:pos="1701"/>
              <w:tab w:val="num" w:pos="4508"/>
              <w:tab w:val="num" w:pos="9044"/>
            </w:tabs>
            <w:ind w:left="4508" w:hanging="1814"/>
          </w:pPr>
        </w:pPrChange>
      </w:pPr>
      <w:ins w:id="6556" w:author="Valeria Tapia" w:date="2026-10-02T11:16:00Z">
        <w:r w:rsidRPr="001B5D1A">
          <w:rPr>
            <w:color w:val="FF0000"/>
            <w:highlight w:val="cyan"/>
            <w:rPrChange w:id="6557" w:author="Valeria Tapia" w:date="2026-10-05T12:55:00Z">
              <w:rPr/>
            </w:rPrChange>
          </w:rPr>
          <w:t>Aprobación de la propuesta</w:t>
        </w:r>
      </w:ins>
    </w:p>
    <w:p w14:paraId="2947DE9E" w14:textId="780A7824" w:rsidR="00DE0BB5" w:rsidRPr="001B5D1A" w:rsidRDefault="00DE0BB5">
      <w:pPr>
        <w:pStyle w:val="Prrafodelista"/>
        <w:numPr>
          <w:ilvl w:val="0"/>
          <w:numId w:val="120"/>
        </w:numPr>
        <w:rPr>
          <w:ins w:id="6558" w:author="Valeria Tapia" w:date="2026-09-30T14:56:00Z"/>
          <w:color w:val="FF0000"/>
          <w:highlight w:val="cyan"/>
          <w:rPrChange w:id="6559" w:author="Valeria Tapia" w:date="2026-10-05T12:55:00Z">
            <w:rPr>
              <w:ins w:id="6560" w:author="Valeria Tapia" w:date="2026-09-30T14:56:00Z"/>
            </w:rPr>
          </w:rPrChange>
        </w:rPr>
        <w:pPrChange w:id="6561" w:author="Valeria Tapia" w:date="2026-09-30T14:58:00Z">
          <w:pPr>
            <w:pStyle w:val="Ttulo5"/>
            <w:numPr>
              <w:numId w:val="5"/>
            </w:numPr>
            <w:tabs>
              <w:tab w:val="left" w:pos="1701"/>
              <w:tab w:val="num" w:pos="4508"/>
              <w:tab w:val="num" w:pos="9044"/>
            </w:tabs>
            <w:ind w:left="4508" w:hanging="1814"/>
          </w:pPr>
        </w:pPrChange>
      </w:pPr>
      <w:ins w:id="6562" w:author="Valeria Tapia" w:date="2026-09-30T14:56:00Z">
        <w:r w:rsidRPr="001B5D1A">
          <w:rPr>
            <w:color w:val="FF0000"/>
            <w:highlight w:val="cyan"/>
            <w:rPrChange w:id="6563" w:author="Valeria Tapia" w:date="2026-10-05T12:55:00Z">
              <w:rPr/>
            </w:rPrChange>
          </w:rPr>
          <w:t xml:space="preserve">Elaboración </w:t>
        </w:r>
      </w:ins>
      <w:ins w:id="6564" w:author="Valeria Tapia" w:date="2026-09-30T14:57:00Z">
        <w:r w:rsidRPr="001B5D1A">
          <w:rPr>
            <w:color w:val="FF0000"/>
            <w:highlight w:val="cyan"/>
            <w:rPrChange w:id="6565" w:author="Valeria Tapia" w:date="2026-10-05T12:55:00Z">
              <w:rPr/>
            </w:rPrChange>
          </w:rPr>
          <w:t xml:space="preserve">y aprobación </w:t>
        </w:r>
      </w:ins>
      <w:ins w:id="6566" w:author="Valeria Tapia" w:date="2026-09-30T14:56:00Z">
        <w:r w:rsidRPr="001B5D1A">
          <w:rPr>
            <w:color w:val="FF0000"/>
            <w:highlight w:val="cyan"/>
            <w:rPrChange w:id="6567" w:author="Valeria Tapia" w:date="2026-10-05T12:55:00Z">
              <w:rPr/>
            </w:rPrChange>
          </w:rPr>
          <w:t xml:space="preserve">del requerimiento funcional </w:t>
        </w:r>
      </w:ins>
      <w:ins w:id="6568" w:author="Valeria Tapia" w:date="2026-10-01T08:35:00Z">
        <w:r w:rsidR="00B62C7B" w:rsidRPr="001B5D1A">
          <w:rPr>
            <w:color w:val="FF0000"/>
            <w:highlight w:val="cyan"/>
            <w:rPrChange w:id="6569" w:author="Valeria Tapia" w:date="2026-10-05T12:55:00Z">
              <w:rPr/>
            </w:rPrChange>
          </w:rPr>
          <w:t>y diseño</w:t>
        </w:r>
      </w:ins>
    </w:p>
    <w:p w14:paraId="5F2C5809" w14:textId="77777777" w:rsidR="00DE0BB5" w:rsidRPr="001B5D1A" w:rsidRDefault="00DE0BB5">
      <w:pPr>
        <w:pStyle w:val="Prrafodelista"/>
        <w:numPr>
          <w:ilvl w:val="0"/>
          <w:numId w:val="120"/>
        </w:numPr>
        <w:rPr>
          <w:ins w:id="6570" w:author="Valeria Tapia" w:date="2026-09-30T14:56:00Z"/>
          <w:color w:val="FF0000"/>
          <w:highlight w:val="cyan"/>
          <w:rPrChange w:id="6571" w:author="Valeria Tapia" w:date="2026-10-05T12:55:00Z">
            <w:rPr>
              <w:ins w:id="6572" w:author="Valeria Tapia" w:date="2026-09-30T14:56:00Z"/>
            </w:rPr>
          </w:rPrChange>
        </w:rPr>
        <w:pPrChange w:id="6573" w:author="Valeria Tapia" w:date="2026-09-30T14:58:00Z">
          <w:pPr>
            <w:pStyle w:val="Ttulo5"/>
            <w:numPr>
              <w:numId w:val="5"/>
            </w:numPr>
            <w:tabs>
              <w:tab w:val="left" w:pos="1701"/>
              <w:tab w:val="num" w:pos="4508"/>
              <w:tab w:val="num" w:pos="9044"/>
            </w:tabs>
            <w:ind w:left="4508" w:hanging="1814"/>
          </w:pPr>
        </w:pPrChange>
      </w:pPr>
      <w:ins w:id="6574" w:author="Valeria Tapia" w:date="2026-09-30T14:56:00Z">
        <w:r w:rsidRPr="001B5D1A">
          <w:rPr>
            <w:color w:val="FF0000"/>
            <w:highlight w:val="cyan"/>
            <w:rPrChange w:id="6575" w:author="Valeria Tapia" w:date="2026-10-05T12:55:00Z">
              <w:rPr/>
            </w:rPrChange>
          </w:rPr>
          <w:t>Desarrollo de funcionalidades</w:t>
        </w:r>
      </w:ins>
    </w:p>
    <w:p w14:paraId="7D973AF4" w14:textId="77777777" w:rsidR="00DE0BB5" w:rsidRPr="001B5D1A" w:rsidRDefault="00DE0BB5">
      <w:pPr>
        <w:pStyle w:val="Prrafodelista"/>
        <w:numPr>
          <w:ilvl w:val="0"/>
          <w:numId w:val="120"/>
        </w:numPr>
        <w:rPr>
          <w:ins w:id="6576" w:author="Valeria Tapia" w:date="2026-09-30T14:56:00Z"/>
          <w:color w:val="FF0000"/>
          <w:highlight w:val="cyan"/>
          <w:rPrChange w:id="6577" w:author="Valeria Tapia" w:date="2026-10-05T12:55:00Z">
            <w:rPr>
              <w:ins w:id="6578" w:author="Valeria Tapia" w:date="2026-09-30T14:56:00Z"/>
            </w:rPr>
          </w:rPrChange>
        </w:rPr>
        <w:pPrChange w:id="6579" w:author="Valeria Tapia" w:date="2026-09-30T14:58:00Z">
          <w:pPr>
            <w:pStyle w:val="Ttulo5"/>
            <w:numPr>
              <w:numId w:val="5"/>
            </w:numPr>
            <w:tabs>
              <w:tab w:val="left" w:pos="1701"/>
              <w:tab w:val="num" w:pos="4508"/>
              <w:tab w:val="num" w:pos="9044"/>
            </w:tabs>
            <w:ind w:left="4508" w:hanging="1814"/>
          </w:pPr>
        </w:pPrChange>
      </w:pPr>
      <w:ins w:id="6580" w:author="Valeria Tapia" w:date="2026-09-30T14:56:00Z">
        <w:r w:rsidRPr="001B5D1A">
          <w:rPr>
            <w:color w:val="FF0000"/>
            <w:highlight w:val="cyan"/>
            <w:rPrChange w:id="6581" w:author="Valeria Tapia" w:date="2026-10-05T12:55:00Z">
              <w:rPr/>
            </w:rPrChange>
          </w:rPr>
          <w:t>Control de calidad</w:t>
        </w:r>
      </w:ins>
    </w:p>
    <w:p w14:paraId="16A003E1" w14:textId="77777777" w:rsidR="00DE0BB5" w:rsidRPr="001B5D1A" w:rsidRDefault="00DE0BB5">
      <w:pPr>
        <w:pStyle w:val="Prrafodelista"/>
        <w:numPr>
          <w:ilvl w:val="0"/>
          <w:numId w:val="120"/>
        </w:numPr>
        <w:rPr>
          <w:ins w:id="6582" w:author="Valeria Tapia" w:date="2026-09-30T14:56:00Z"/>
          <w:color w:val="FF0000"/>
          <w:highlight w:val="cyan"/>
          <w:rPrChange w:id="6583" w:author="Valeria Tapia" w:date="2026-10-05T12:55:00Z">
            <w:rPr>
              <w:ins w:id="6584" w:author="Valeria Tapia" w:date="2026-09-30T14:56:00Z"/>
            </w:rPr>
          </w:rPrChange>
        </w:rPr>
        <w:pPrChange w:id="6585" w:author="Valeria Tapia" w:date="2026-09-30T14:58:00Z">
          <w:pPr>
            <w:pStyle w:val="Ttulo5"/>
            <w:numPr>
              <w:numId w:val="5"/>
            </w:numPr>
            <w:tabs>
              <w:tab w:val="left" w:pos="1701"/>
              <w:tab w:val="num" w:pos="4508"/>
              <w:tab w:val="num" w:pos="9044"/>
            </w:tabs>
            <w:ind w:left="4508" w:hanging="1814"/>
          </w:pPr>
        </w:pPrChange>
      </w:pPr>
      <w:ins w:id="6586" w:author="Valeria Tapia" w:date="2026-09-30T14:56:00Z">
        <w:r w:rsidRPr="001B5D1A">
          <w:rPr>
            <w:color w:val="FF0000"/>
            <w:highlight w:val="cyan"/>
            <w:rPrChange w:id="6587" w:author="Valeria Tapia" w:date="2026-10-05T12:55:00Z">
              <w:rPr/>
            </w:rPrChange>
          </w:rPr>
          <w:t>Control funcional</w:t>
        </w:r>
      </w:ins>
    </w:p>
    <w:p w14:paraId="032D46E3" w14:textId="5D86A0F6" w:rsidR="00DE0BB5" w:rsidRPr="001B5D1A" w:rsidRDefault="00DE0BB5">
      <w:pPr>
        <w:pStyle w:val="Prrafodelista"/>
        <w:numPr>
          <w:ilvl w:val="0"/>
          <w:numId w:val="120"/>
        </w:numPr>
        <w:rPr>
          <w:ins w:id="6588" w:author="Valeria Tapia" w:date="2026-09-30T14:54:00Z"/>
          <w:color w:val="FF0000"/>
          <w:highlight w:val="cyan"/>
          <w:rPrChange w:id="6589" w:author="Valeria Tapia" w:date="2026-10-05T12:55:00Z">
            <w:rPr>
              <w:ins w:id="6590" w:author="Valeria Tapia" w:date="2026-09-30T14:54:00Z"/>
            </w:rPr>
          </w:rPrChange>
        </w:rPr>
        <w:pPrChange w:id="6591" w:author="Valeria Tapia" w:date="2026-09-30T14:58:00Z">
          <w:pPr>
            <w:pStyle w:val="Ttulo5"/>
            <w:numPr>
              <w:numId w:val="5"/>
            </w:numPr>
            <w:tabs>
              <w:tab w:val="left" w:pos="1701"/>
              <w:tab w:val="num" w:pos="4508"/>
              <w:tab w:val="num" w:pos="9044"/>
            </w:tabs>
            <w:ind w:left="4508" w:hanging="1814"/>
          </w:pPr>
        </w:pPrChange>
      </w:pPr>
      <w:ins w:id="6592" w:author="Valeria Tapia" w:date="2026-09-30T14:56:00Z">
        <w:r w:rsidRPr="001B5D1A">
          <w:rPr>
            <w:color w:val="FF0000"/>
            <w:highlight w:val="cyan"/>
            <w:rPrChange w:id="6593" w:author="Valeria Tapia" w:date="2026-10-05T12:55:00Z">
              <w:rPr/>
            </w:rPrChange>
          </w:rPr>
          <w:t xml:space="preserve">Gestión y emisión de normativa </w:t>
        </w:r>
      </w:ins>
      <w:ins w:id="6594" w:author="Valeria Tapia" w:date="2026-09-30T14:57:00Z">
        <w:r w:rsidRPr="001B5D1A">
          <w:rPr>
            <w:color w:val="FF0000"/>
            <w:highlight w:val="cyan"/>
            <w:rPrChange w:id="6595" w:author="Valeria Tapia" w:date="2026-10-05T12:55:00Z">
              <w:rPr/>
            </w:rPrChange>
          </w:rPr>
          <w:t>(</w:t>
        </w:r>
      </w:ins>
      <w:ins w:id="6596" w:author="Valeria Tapia" w:date="2026-09-30T14:56:00Z">
        <w:r w:rsidRPr="001B5D1A">
          <w:rPr>
            <w:color w:val="FF0000"/>
            <w:highlight w:val="cyan"/>
            <w:rPrChange w:id="6597" w:author="Valeria Tapia" w:date="2026-10-05T12:55:00Z">
              <w:rPr/>
            </w:rPrChange>
          </w:rPr>
          <w:t>de corresponder</w:t>
        </w:r>
      </w:ins>
      <w:ins w:id="6598" w:author="Valeria Tapia" w:date="2026-09-30T14:57:00Z">
        <w:r w:rsidRPr="001B5D1A">
          <w:rPr>
            <w:color w:val="FF0000"/>
            <w:highlight w:val="cyan"/>
            <w:rPrChange w:id="6599" w:author="Valeria Tapia" w:date="2026-10-05T12:55:00Z">
              <w:rPr/>
            </w:rPrChange>
          </w:rPr>
          <w:t>)</w:t>
        </w:r>
      </w:ins>
      <w:ins w:id="6600" w:author="Valeria Tapia" w:date="2026-09-30T14:56:00Z">
        <w:r w:rsidRPr="001B5D1A">
          <w:rPr>
            <w:color w:val="FF0000"/>
            <w:highlight w:val="cyan"/>
            <w:rPrChange w:id="6601" w:author="Valeria Tapia" w:date="2026-10-05T12:55:00Z">
              <w:rPr/>
            </w:rPrChange>
          </w:rPr>
          <w:t xml:space="preserve"> </w:t>
        </w:r>
      </w:ins>
      <w:ins w:id="6602" w:author="Valeria Tapia" w:date="2026-09-30T14:55:00Z">
        <w:r w:rsidRPr="001B5D1A">
          <w:rPr>
            <w:color w:val="FF0000"/>
            <w:highlight w:val="cyan"/>
            <w:rPrChange w:id="6603" w:author="Valeria Tapia" w:date="2026-10-05T12:55:00Z">
              <w:rPr/>
            </w:rPrChange>
          </w:rPr>
          <w:t xml:space="preserve"> </w:t>
        </w:r>
      </w:ins>
    </w:p>
    <w:p w14:paraId="2FE490ED" w14:textId="43DBADC6" w:rsidR="007F6D35" w:rsidRPr="001B5D1A" w:rsidRDefault="00DE0BB5">
      <w:pPr>
        <w:pStyle w:val="Prrafodelista"/>
        <w:numPr>
          <w:ilvl w:val="0"/>
          <w:numId w:val="120"/>
        </w:numPr>
        <w:rPr>
          <w:ins w:id="6604" w:author="Valeria Tapia" w:date="2026-09-30T14:57:00Z"/>
          <w:rStyle w:val="CapituloCar"/>
          <w:b w:val="0"/>
          <w:color w:val="FF0000"/>
          <w:highlight w:val="cyan"/>
          <w:rPrChange w:id="6605" w:author="Valeria Tapia" w:date="2026-10-05T12:55:00Z">
            <w:rPr>
              <w:ins w:id="6606" w:author="Valeria Tapia" w:date="2026-09-30T14:57:00Z"/>
              <w:rStyle w:val="CapituloCar"/>
              <w:b w:val="0"/>
            </w:rPr>
          </w:rPrChange>
        </w:rPr>
        <w:pPrChange w:id="6607" w:author="Valeria Tapia" w:date="2026-09-30T14:58:00Z">
          <w:pPr/>
        </w:pPrChange>
      </w:pPr>
      <w:ins w:id="6608" w:author="Valeria Tapia" w:date="2026-09-30T14:57:00Z">
        <w:r w:rsidRPr="001B5D1A">
          <w:rPr>
            <w:rStyle w:val="CapituloCar"/>
            <w:b w:val="0"/>
            <w:color w:val="FF0000"/>
            <w:highlight w:val="cyan"/>
            <w:rPrChange w:id="6609" w:author="Valeria Tapia" w:date="2026-10-05T12:55:00Z">
              <w:rPr>
                <w:rStyle w:val="CapituloCar"/>
                <w:b w:val="0"/>
              </w:rPr>
            </w:rPrChange>
          </w:rPr>
          <w:t>Capacitación</w:t>
        </w:r>
      </w:ins>
    </w:p>
    <w:p w14:paraId="5DA66CA1" w14:textId="7BA9C7C3" w:rsidR="00DE0BB5" w:rsidRPr="001B5D1A" w:rsidRDefault="00DE0BB5">
      <w:pPr>
        <w:pStyle w:val="Prrafodelista"/>
        <w:numPr>
          <w:ilvl w:val="0"/>
          <w:numId w:val="120"/>
        </w:numPr>
        <w:rPr>
          <w:ins w:id="6610" w:author="Valeria Tapia" w:date="2026-10-01T08:35:00Z"/>
          <w:rStyle w:val="CapituloCar"/>
          <w:b w:val="0"/>
          <w:color w:val="FF0000"/>
          <w:highlight w:val="cyan"/>
          <w:rPrChange w:id="6611" w:author="Valeria Tapia" w:date="2026-10-05T12:55:00Z">
            <w:rPr>
              <w:ins w:id="6612" w:author="Valeria Tapia" w:date="2026-10-01T08:35:00Z"/>
              <w:rStyle w:val="CapituloCar"/>
              <w:b w:val="0"/>
            </w:rPr>
          </w:rPrChange>
        </w:rPr>
        <w:pPrChange w:id="6613" w:author="Valeria Tapia" w:date="2026-09-30T14:58:00Z">
          <w:pPr/>
        </w:pPrChange>
      </w:pPr>
      <w:ins w:id="6614" w:author="Valeria Tapia" w:date="2026-09-30T14:57:00Z">
        <w:r w:rsidRPr="001B5D1A">
          <w:rPr>
            <w:rStyle w:val="CapituloCar"/>
            <w:b w:val="0"/>
            <w:color w:val="FF0000"/>
            <w:highlight w:val="cyan"/>
            <w:rPrChange w:id="6615" w:author="Valeria Tapia" w:date="2026-10-05T12:55:00Z">
              <w:rPr>
                <w:rStyle w:val="CapituloCar"/>
                <w:b w:val="0"/>
              </w:rPr>
            </w:rPrChange>
          </w:rPr>
          <w:t>Implementación del servicio</w:t>
        </w:r>
      </w:ins>
    </w:p>
    <w:p w14:paraId="44AFE7B3" w14:textId="03C57043" w:rsidR="00B62C7B" w:rsidRPr="001B5D1A" w:rsidRDefault="00B62C7B">
      <w:pPr>
        <w:pStyle w:val="Prrafodelista"/>
        <w:numPr>
          <w:ilvl w:val="0"/>
          <w:numId w:val="120"/>
        </w:numPr>
        <w:rPr>
          <w:ins w:id="6616" w:author="Valeria Tapia" w:date="2026-09-30T12:35:00Z"/>
          <w:rStyle w:val="CapituloCar"/>
          <w:b w:val="0"/>
          <w:color w:val="FF0000"/>
          <w:highlight w:val="cyan"/>
          <w:rPrChange w:id="6617" w:author="Valeria Tapia" w:date="2026-10-05T12:55:00Z">
            <w:rPr>
              <w:ins w:id="6618" w:author="Valeria Tapia" w:date="2026-09-30T12:35:00Z"/>
              <w:rStyle w:val="CapituloCar"/>
              <w:b w:val="0"/>
            </w:rPr>
          </w:rPrChange>
        </w:rPr>
        <w:pPrChange w:id="6619" w:author="Valeria Tapia" w:date="2026-09-30T14:58:00Z">
          <w:pPr/>
        </w:pPrChange>
      </w:pPr>
      <w:ins w:id="6620" w:author="Valeria Tapia" w:date="2026-10-01T08:35:00Z">
        <w:r w:rsidRPr="001B5D1A">
          <w:rPr>
            <w:rStyle w:val="CapituloCar"/>
            <w:b w:val="0"/>
            <w:color w:val="FF0000"/>
            <w:highlight w:val="cyan"/>
            <w:rPrChange w:id="6621" w:author="Valeria Tapia" w:date="2026-10-05T12:55:00Z">
              <w:rPr>
                <w:rStyle w:val="CapituloCar"/>
                <w:b w:val="0"/>
              </w:rPr>
            </w:rPrChange>
          </w:rPr>
          <w:t xml:space="preserve">Monitoreo, evaluación y mejora </w:t>
        </w:r>
      </w:ins>
      <w:ins w:id="6622" w:author="Valeria Tapia" w:date="2026-10-02T09:38:00Z">
        <w:r w:rsidR="00725534" w:rsidRPr="001B5D1A">
          <w:rPr>
            <w:rStyle w:val="CapituloCar"/>
            <w:b w:val="0"/>
            <w:color w:val="FF0000"/>
            <w:highlight w:val="cyan"/>
            <w:rPrChange w:id="6623" w:author="Valeria Tapia" w:date="2026-10-05T12:55:00Z">
              <w:rPr>
                <w:rStyle w:val="CapituloCar"/>
                <w:b w:val="0"/>
              </w:rPr>
            </w:rPrChange>
          </w:rPr>
          <w:t>continua</w:t>
        </w:r>
      </w:ins>
    </w:p>
    <w:p w14:paraId="29518159" w14:textId="77777777" w:rsidR="007F6D35" w:rsidRPr="001B5D1A" w:rsidRDefault="007F6D35" w:rsidP="00080F81">
      <w:pPr>
        <w:rPr>
          <w:ins w:id="6624" w:author="Valeria Tapia" w:date="2026-09-30T12:35:00Z"/>
          <w:rStyle w:val="CapituloCar"/>
          <w:b w:val="0"/>
          <w:color w:val="FF0000"/>
          <w:highlight w:val="cyan"/>
          <w:rPrChange w:id="6625" w:author="Valeria Tapia" w:date="2026-10-05T12:55:00Z">
            <w:rPr>
              <w:ins w:id="6626" w:author="Valeria Tapia" w:date="2026-09-30T12:35:00Z"/>
              <w:rStyle w:val="CapituloCar"/>
              <w:b w:val="0"/>
            </w:rPr>
          </w:rPrChange>
        </w:rPr>
      </w:pPr>
    </w:p>
    <w:p w14:paraId="48CEEEED" w14:textId="547BE677" w:rsidR="002964F5" w:rsidRPr="001B5D1A" w:rsidRDefault="002964F5" w:rsidP="00B62C7B">
      <w:pPr>
        <w:pStyle w:val="Ttulo5"/>
        <w:numPr>
          <w:ilvl w:val="0"/>
          <w:numId w:val="5"/>
        </w:numPr>
        <w:tabs>
          <w:tab w:val="left" w:pos="1701"/>
          <w:tab w:val="num" w:pos="9044"/>
        </w:tabs>
        <w:ind w:left="0" w:firstLine="0"/>
        <w:rPr>
          <w:ins w:id="6627" w:author="Valeria Tapia" w:date="2026-10-02T10:47:00Z"/>
          <w:color w:val="FF0000"/>
          <w:szCs w:val="24"/>
          <w:highlight w:val="cyan"/>
          <w:rPrChange w:id="6628" w:author="Valeria Tapia" w:date="2026-10-05T12:55:00Z">
            <w:rPr>
              <w:ins w:id="6629" w:author="Valeria Tapia" w:date="2026-10-02T10:47:00Z"/>
              <w:b/>
              <w:szCs w:val="24"/>
            </w:rPr>
          </w:rPrChange>
        </w:rPr>
      </w:pPr>
      <w:ins w:id="6630" w:author="Valeria Tapia" w:date="2026-10-02T10:47:00Z">
        <w:r w:rsidRPr="001B5D1A">
          <w:rPr>
            <w:color w:val="FF0000"/>
            <w:highlight w:val="cyan"/>
            <w:rPrChange w:id="6631" w:author="Valeria Tapia" w:date="2026-10-05T12:55:00Z">
              <w:rPr>
                <w:b/>
                <w:szCs w:val="24"/>
              </w:rPr>
            </w:rPrChange>
          </w:rPr>
          <w:t xml:space="preserve"> </w:t>
        </w:r>
        <w:r w:rsidRPr="001B5D1A">
          <w:rPr>
            <w:b/>
            <w:color w:val="FF0000"/>
            <w:szCs w:val="24"/>
            <w:highlight w:val="cyan"/>
            <w:lang w:val="es-MX"/>
            <w:rPrChange w:id="6632" w:author="Valeria Tapia" w:date="2026-10-05T12:55:00Z">
              <w:rPr>
                <w:b/>
                <w:szCs w:val="24"/>
                <w:lang w:val="es-MX"/>
              </w:rPr>
            </w:rPrChange>
          </w:rPr>
          <w:t>(IDENTIFICACIÓN DEL SERVICIO A INCORPORAR</w:t>
        </w:r>
        <w:r w:rsidRPr="001B5D1A">
          <w:rPr>
            <w:b/>
            <w:color w:val="FF0000"/>
            <w:szCs w:val="24"/>
            <w:highlight w:val="cyan"/>
            <w:rPrChange w:id="6633" w:author="Valeria Tapia" w:date="2026-10-05T12:55:00Z">
              <w:rPr>
                <w:b/>
                <w:szCs w:val="24"/>
              </w:rPr>
            </w:rPrChange>
          </w:rPr>
          <w:t xml:space="preserve">).- </w:t>
        </w:r>
      </w:ins>
      <w:ins w:id="6634" w:author="Valeria Tapia" w:date="2026-10-02T10:50:00Z">
        <w:r w:rsidRPr="001B5D1A">
          <w:rPr>
            <w:color w:val="FF0000"/>
            <w:szCs w:val="24"/>
            <w:highlight w:val="cyan"/>
            <w:rPrChange w:id="6635" w:author="Valeria Tapia" w:date="2026-10-05T12:55:00Z">
              <w:rPr>
                <w:szCs w:val="24"/>
              </w:rPr>
            </w:rPrChange>
          </w:rPr>
          <w:t xml:space="preserve">Para la identificación </w:t>
        </w:r>
      </w:ins>
      <w:ins w:id="6636" w:author="Valeria Tapia" w:date="2026-10-02T10:51:00Z">
        <w:r w:rsidRPr="001B5D1A">
          <w:rPr>
            <w:color w:val="FF0000"/>
            <w:szCs w:val="24"/>
            <w:highlight w:val="cyan"/>
            <w:rPrChange w:id="6637" w:author="Valeria Tapia" w:date="2026-10-05T12:55:00Z">
              <w:rPr>
                <w:szCs w:val="24"/>
              </w:rPr>
            </w:rPrChange>
          </w:rPr>
          <w:t xml:space="preserve">del servicio a incorporar se identificará </w:t>
        </w:r>
      </w:ins>
      <w:ins w:id="6638" w:author="Valeria Tapia" w:date="2026-10-02T10:50:00Z">
        <w:r w:rsidRPr="001B5D1A">
          <w:rPr>
            <w:color w:val="FF0000"/>
            <w:szCs w:val="24"/>
            <w:highlight w:val="cyan"/>
            <w:rPrChange w:id="6639" w:author="Valeria Tapia" w:date="2026-10-05T12:55:00Z">
              <w:rPr>
                <w:rFonts w:ascii="Times New Roman" w:hAnsi="Times New Roman"/>
                <w:szCs w:val="24"/>
                <w:lang w:eastAsia="es-BO"/>
              </w:rPr>
            </w:rPrChange>
          </w:rPr>
          <w:t xml:space="preserve">la </w:t>
        </w:r>
      </w:ins>
      <w:ins w:id="6640" w:author="Valeria Tapia" w:date="2026-10-02T10:54:00Z">
        <w:r w:rsidRPr="001B5D1A">
          <w:rPr>
            <w:color w:val="FF0000"/>
            <w:szCs w:val="24"/>
            <w:highlight w:val="cyan"/>
            <w:rPrChange w:id="6641" w:author="Valeria Tapia" w:date="2026-10-05T12:55:00Z">
              <w:rPr>
                <w:szCs w:val="24"/>
              </w:rPr>
            </w:rPrChange>
          </w:rPr>
          <w:t xml:space="preserve">representatividad en las operaciones de comercio </w:t>
        </w:r>
        <w:r w:rsidRPr="001B5D1A">
          <w:rPr>
            <w:color w:val="FF0000"/>
            <w:szCs w:val="24"/>
            <w:highlight w:val="cyan"/>
            <w:rPrChange w:id="6642" w:author="Valeria Tapia" w:date="2026-10-05T12:55:00Z">
              <w:rPr>
                <w:szCs w:val="24"/>
              </w:rPr>
            </w:rPrChange>
          </w:rPr>
          <w:lastRenderedPageBreak/>
          <w:t xml:space="preserve">exterior, </w:t>
        </w:r>
      </w:ins>
      <w:ins w:id="6643" w:author="Valeria Tapia" w:date="2026-10-02T10:50:00Z">
        <w:r w:rsidRPr="001B5D1A">
          <w:rPr>
            <w:color w:val="FF0000"/>
            <w:szCs w:val="24"/>
            <w:highlight w:val="cyan"/>
            <w:rPrChange w:id="6644" w:author="Valeria Tapia" w:date="2026-10-05T12:55:00Z">
              <w:rPr>
                <w:rFonts w:ascii="Times New Roman" w:hAnsi="Times New Roman"/>
                <w:szCs w:val="24"/>
                <w:lang w:eastAsia="es-BO"/>
              </w:rPr>
            </w:rPrChange>
          </w:rPr>
          <w:t xml:space="preserve"> los usuarios y </w:t>
        </w:r>
      </w:ins>
      <w:ins w:id="6645" w:author="Valeria Tapia" w:date="2026-10-02T10:54:00Z">
        <w:r w:rsidRPr="001B5D1A">
          <w:rPr>
            <w:color w:val="FF0000"/>
            <w:szCs w:val="24"/>
            <w:highlight w:val="cyan"/>
            <w:rPrChange w:id="6646" w:author="Valeria Tapia" w:date="2026-10-05T12:55:00Z">
              <w:rPr>
                <w:szCs w:val="24"/>
              </w:rPr>
            </w:rPrChange>
          </w:rPr>
          <w:t xml:space="preserve">de corresponder las </w:t>
        </w:r>
      </w:ins>
      <w:ins w:id="6647" w:author="Valeria Tapia" w:date="2026-10-02T10:50:00Z">
        <w:r w:rsidRPr="001B5D1A">
          <w:rPr>
            <w:color w:val="FF0000"/>
            <w:szCs w:val="24"/>
            <w:highlight w:val="cyan"/>
            <w:rPrChange w:id="6648" w:author="Valeria Tapia" w:date="2026-10-05T12:55:00Z">
              <w:rPr>
                <w:rFonts w:ascii="Times New Roman" w:hAnsi="Times New Roman"/>
                <w:szCs w:val="24"/>
                <w:lang w:eastAsia="es-BO"/>
              </w:rPr>
            </w:rPrChange>
          </w:rPr>
          <w:t xml:space="preserve">entidades involucradas, </w:t>
        </w:r>
      </w:ins>
      <w:ins w:id="6649" w:author="Valeria Tapia" w:date="2026-10-02T10:52:00Z">
        <w:r w:rsidRPr="001B5D1A">
          <w:rPr>
            <w:color w:val="FF0000"/>
            <w:szCs w:val="24"/>
            <w:highlight w:val="cyan"/>
            <w:rPrChange w:id="6650" w:author="Valeria Tapia" w:date="2026-10-05T12:55:00Z">
              <w:rPr>
                <w:szCs w:val="24"/>
              </w:rPr>
            </w:rPrChange>
          </w:rPr>
          <w:t>el alcance de las adecuaciones informáticas</w:t>
        </w:r>
      </w:ins>
      <w:ins w:id="6651" w:author="Valeria Tapia" w:date="2026-10-02T10:53:00Z">
        <w:r w:rsidRPr="001B5D1A">
          <w:rPr>
            <w:color w:val="FF0000"/>
            <w:szCs w:val="24"/>
            <w:highlight w:val="cyan"/>
            <w:rPrChange w:id="6652" w:author="Valeria Tapia" w:date="2026-10-05T12:55:00Z">
              <w:rPr>
                <w:szCs w:val="24"/>
              </w:rPr>
            </w:rPrChange>
          </w:rPr>
          <w:t xml:space="preserve">, técnicos y normativos </w:t>
        </w:r>
      </w:ins>
      <w:ins w:id="6653" w:author="Valeria Tapia" w:date="2026-10-02T10:52:00Z">
        <w:r w:rsidRPr="001B5D1A">
          <w:rPr>
            <w:color w:val="FF0000"/>
            <w:szCs w:val="24"/>
            <w:highlight w:val="cyan"/>
            <w:rPrChange w:id="6654" w:author="Valeria Tapia" w:date="2026-10-05T12:55:00Z">
              <w:rPr>
                <w:szCs w:val="24"/>
              </w:rPr>
            </w:rPrChange>
          </w:rPr>
          <w:t>que tendrá su implementación en la VUCE</w:t>
        </w:r>
      </w:ins>
      <w:ins w:id="6655" w:author="Valeria Tapia" w:date="2026-10-02T10:53:00Z">
        <w:r w:rsidRPr="001B5D1A">
          <w:rPr>
            <w:color w:val="FF0000"/>
            <w:szCs w:val="24"/>
            <w:highlight w:val="cyan"/>
            <w:rPrChange w:id="6656" w:author="Valeria Tapia" w:date="2026-10-05T12:55:00Z">
              <w:rPr>
                <w:szCs w:val="24"/>
              </w:rPr>
            </w:rPrChange>
          </w:rPr>
          <w:t xml:space="preserve">. </w:t>
        </w:r>
      </w:ins>
    </w:p>
    <w:p w14:paraId="378C1E15" w14:textId="45B0E8D7" w:rsidR="002964F5" w:rsidRPr="001B5D1A" w:rsidRDefault="002964F5">
      <w:pPr>
        <w:pStyle w:val="Ttulo5"/>
        <w:tabs>
          <w:tab w:val="left" w:pos="1701"/>
          <w:tab w:val="num" w:pos="9044"/>
        </w:tabs>
        <w:rPr>
          <w:ins w:id="6657" w:author="Valeria Tapia" w:date="2026-10-02T10:47:00Z"/>
          <w:color w:val="FF0000"/>
          <w:highlight w:val="cyan"/>
          <w:rPrChange w:id="6658" w:author="Valeria Tapia" w:date="2026-10-05T12:55:00Z">
            <w:rPr>
              <w:ins w:id="6659" w:author="Valeria Tapia" w:date="2026-10-02T10:47:00Z"/>
              <w:b/>
              <w:szCs w:val="24"/>
              <w:lang w:val="es-MX"/>
            </w:rPr>
          </w:rPrChange>
        </w:rPr>
        <w:pPrChange w:id="6660" w:author="Valeria Tapia" w:date="2026-10-02T10:47:00Z">
          <w:pPr>
            <w:pStyle w:val="Ttulo5"/>
            <w:numPr>
              <w:numId w:val="5"/>
            </w:numPr>
            <w:tabs>
              <w:tab w:val="left" w:pos="1701"/>
              <w:tab w:val="num" w:pos="4508"/>
              <w:tab w:val="num" w:pos="9044"/>
            </w:tabs>
            <w:ind w:left="4508" w:hanging="1814"/>
          </w:pPr>
        </w:pPrChange>
      </w:pPr>
      <w:ins w:id="6661" w:author="Valeria Tapia" w:date="2026-10-02T10:47:00Z">
        <w:r w:rsidRPr="001B5D1A">
          <w:rPr>
            <w:b/>
            <w:color w:val="FF0000"/>
            <w:szCs w:val="24"/>
            <w:highlight w:val="cyan"/>
            <w:rPrChange w:id="6662" w:author="Valeria Tapia" w:date="2026-10-05T12:55:00Z">
              <w:rPr>
                <w:b/>
                <w:szCs w:val="24"/>
              </w:rPr>
            </w:rPrChange>
          </w:rPr>
          <w:t xml:space="preserve"> </w:t>
        </w:r>
        <w:r w:rsidRPr="001B5D1A">
          <w:rPr>
            <w:color w:val="FF0000"/>
            <w:highlight w:val="cyan"/>
            <w:rPrChange w:id="6663" w:author="Valeria Tapia" w:date="2026-10-05T12:55:00Z">
              <w:rPr/>
            </w:rPrChange>
          </w:rPr>
          <w:t xml:space="preserve"> </w:t>
        </w:r>
      </w:ins>
    </w:p>
    <w:p w14:paraId="0D9AFB7C" w14:textId="46B84CD0" w:rsidR="00B62C7B" w:rsidRPr="001B5D1A" w:rsidRDefault="00B62C7B" w:rsidP="00B62C7B">
      <w:pPr>
        <w:pStyle w:val="Ttulo5"/>
        <w:numPr>
          <w:ilvl w:val="0"/>
          <w:numId w:val="5"/>
        </w:numPr>
        <w:tabs>
          <w:tab w:val="left" w:pos="1701"/>
          <w:tab w:val="num" w:pos="9044"/>
        </w:tabs>
        <w:ind w:left="0" w:firstLine="0"/>
        <w:rPr>
          <w:ins w:id="6664" w:author="Valeria Tapia" w:date="2026-10-01T08:30:00Z"/>
          <w:color w:val="FF0000"/>
          <w:highlight w:val="cyan"/>
          <w:rPrChange w:id="6665" w:author="Valeria Tapia" w:date="2026-10-05T12:55:00Z">
            <w:rPr>
              <w:ins w:id="6666" w:author="Valeria Tapia" w:date="2026-10-01T08:30:00Z"/>
            </w:rPr>
          </w:rPrChange>
        </w:rPr>
      </w:pPr>
      <w:ins w:id="6667" w:author="Valeria Tapia" w:date="2026-10-01T08:30:00Z">
        <w:r w:rsidRPr="001B5D1A">
          <w:rPr>
            <w:b/>
            <w:color w:val="FF0000"/>
            <w:szCs w:val="24"/>
            <w:highlight w:val="cyan"/>
            <w:lang w:val="es-MX"/>
            <w:rPrChange w:id="6668" w:author="Valeria Tapia" w:date="2026-10-05T12:55:00Z">
              <w:rPr>
                <w:b/>
                <w:szCs w:val="24"/>
                <w:lang w:val="es-MX"/>
              </w:rPr>
            </w:rPrChange>
          </w:rPr>
          <w:t>(</w:t>
        </w:r>
      </w:ins>
      <w:ins w:id="6669" w:author="Valeria Tapia" w:date="2026-10-02T10:47:00Z">
        <w:r w:rsidR="002964F5" w:rsidRPr="001B5D1A">
          <w:rPr>
            <w:b/>
            <w:color w:val="FF0000"/>
            <w:szCs w:val="24"/>
            <w:highlight w:val="cyan"/>
            <w:lang w:val="es-MX"/>
            <w:rPrChange w:id="6670" w:author="Valeria Tapia" w:date="2026-10-05T12:55:00Z">
              <w:rPr>
                <w:b/>
                <w:szCs w:val="24"/>
                <w:lang w:val="es-MX"/>
              </w:rPr>
            </w:rPrChange>
          </w:rPr>
          <w:t>RELEVAMIENTO DE INFORMACIÓN</w:t>
        </w:r>
      </w:ins>
      <w:ins w:id="6671" w:author="Valeria Tapia" w:date="2026-10-01T08:30:00Z">
        <w:r w:rsidRPr="001B5D1A">
          <w:rPr>
            <w:b/>
            <w:color w:val="FF0000"/>
            <w:szCs w:val="24"/>
            <w:highlight w:val="cyan"/>
            <w:rPrChange w:id="6672" w:author="Valeria Tapia" w:date="2026-10-05T12:55:00Z">
              <w:rPr>
                <w:b/>
                <w:szCs w:val="24"/>
              </w:rPr>
            </w:rPrChange>
          </w:rPr>
          <w:t xml:space="preserve">). </w:t>
        </w:r>
      </w:ins>
      <w:ins w:id="6673" w:author="Valeria Tapia" w:date="2026-10-02T09:38:00Z">
        <w:r w:rsidR="00725534" w:rsidRPr="001B5D1A">
          <w:rPr>
            <w:color w:val="FF0000"/>
            <w:szCs w:val="24"/>
            <w:highlight w:val="cyan"/>
            <w:rPrChange w:id="6674" w:author="Valeria Tapia" w:date="2026-10-05T12:55:00Z">
              <w:rPr>
                <w:szCs w:val="24"/>
              </w:rPr>
            </w:rPrChange>
          </w:rPr>
          <w:t xml:space="preserve">La AN  </w:t>
        </w:r>
      </w:ins>
      <w:ins w:id="6675" w:author="Valeria Tapia" w:date="2026-10-02T09:40:00Z">
        <w:r w:rsidR="00725534" w:rsidRPr="001B5D1A">
          <w:rPr>
            <w:color w:val="FF0000"/>
            <w:szCs w:val="24"/>
            <w:highlight w:val="cyan"/>
            <w:rPrChange w:id="6676" w:author="Valeria Tapia" w:date="2026-10-05T12:55:00Z">
              <w:rPr>
                <w:szCs w:val="24"/>
              </w:rPr>
            </w:rPrChange>
          </w:rPr>
          <w:t>realizará relevamiento de información</w:t>
        </w:r>
      </w:ins>
      <w:ins w:id="6677" w:author="Valeria Tapia" w:date="2026-10-02T09:38:00Z">
        <w:r w:rsidR="00725534" w:rsidRPr="001B5D1A">
          <w:rPr>
            <w:color w:val="FF0000"/>
            <w:szCs w:val="24"/>
            <w:highlight w:val="cyan"/>
            <w:rPrChange w:id="6678" w:author="Valeria Tapia" w:date="2026-10-05T12:55:00Z">
              <w:rPr>
                <w:rFonts w:ascii="Times New Roman" w:hAnsi="Times New Roman"/>
                <w:szCs w:val="24"/>
                <w:lang w:eastAsia="es-BO"/>
              </w:rPr>
            </w:rPrChange>
          </w:rPr>
          <w:t>, revisión y análisis de la informació</w:t>
        </w:r>
      </w:ins>
      <w:ins w:id="6679" w:author="Valeria Tapia" w:date="2026-10-02T09:41:00Z">
        <w:r w:rsidR="00725534" w:rsidRPr="001B5D1A">
          <w:rPr>
            <w:color w:val="FF0000"/>
            <w:szCs w:val="24"/>
            <w:highlight w:val="cyan"/>
            <w:rPrChange w:id="6680" w:author="Valeria Tapia" w:date="2026-10-05T12:55:00Z">
              <w:rPr>
                <w:szCs w:val="24"/>
              </w:rPr>
            </w:rPrChange>
          </w:rPr>
          <w:t>n</w:t>
        </w:r>
      </w:ins>
      <w:ins w:id="6681" w:author="Valeria Tapia" w:date="2026-10-02T09:38:00Z">
        <w:r w:rsidR="00725534" w:rsidRPr="001B5D1A">
          <w:rPr>
            <w:color w:val="FF0000"/>
            <w:szCs w:val="24"/>
            <w:highlight w:val="cyan"/>
            <w:rPrChange w:id="6682" w:author="Valeria Tapia" w:date="2026-10-05T12:55:00Z">
              <w:rPr>
                <w:rFonts w:ascii="Times New Roman" w:hAnsi="Times New Roman"/>
                <w:szCs w:val="24"/>
                <w:lang w:eastAsia="es-BO"/>
              </w:rPr>
            </w:rPrChange>
          </w:rPr>
          <w:t xml:space="preserve"> técnica, normativa y operativa </w:t>
        </w:r>
      </w:ins>
      <w:ins w:id="6683" w:author="Valeria Tapia" w:date="2026-10-02T10:48:00Z">
        <w:r w:rsidR="002964F5" w:rsidRPr="001B5D1A">
          <w:rPr>
            <w:color w:val="FF0000"/>
            <w:szCs w:val="24"/>
            <w:highlight w:val="cyan"/>
            <w:rPrChange w:id="6684" w:author="Valeria Tapia" w:date="2026-10-05T12:55:00Z">
              <w:rPr>
                <w:szCs w:val="24"/>
              </w:rPr>
            </w:rPrChange>
          </w:rPr>
          <w:t xml:space="preserve">entre otros elementos necesarios </w:t>
        </w:r>
      </w:ins>
      <w:ins w:id="6685" w:author="Valeria Tapia" w:date="2026-10-02T09:38:00Z">
        <w:r w:rsidR="00725534" w:rsidRPr="001B5D1A">
          <w:rPr>
            <w:color w:val="FF0000"/>
            <w:szCs w:val="24"/>
            <w:highlight w:val="cyan"/>
            <w:rPrChange w:id="6686" w:author="Valeria Tapia" w:date="2026-10-05T12:55:00Z">
              <w:rPr>
                <w:rFonts w:ascii="Times New Roman" w:hAnsi="Times New Roman"/>
                <w:szCs w:val="24"/>
                <w:lang w:eastAsia="es-BO"/>
              </w:rPr>
            </w:rPrChange>
          </w:rPr>
          <w:t>relacionada con el servicio</w:t>
        </w:r>
      </w:ins>
      <w:ins w:id="6687" w:author="Valeria Tapia" w:date="2026-10-02T10:48:00Z">
        <w:r w:rsidR="002964F5" w:rsidRPr="001B5D1A">
          <w:rPr>
            <w:color w:val="FF0000"/>
            <w:szCs w:val="24"/>
            <w:highlight w:val="cyan"/>
            <w:rPrChange w:id="6688" w:author="Valeria Tapia" w:date="2026-10-05T12:55:00Z">
              <w:rPr>
                <w:szCs w:val="24"/>
              </w:rPr>
            </w:rPrChange>
          </w:rPr>
          <w:t xml:space="preserve"> que se va implementar en la VUCE</w:t>
        </w:r>
      </w:ins>
      <w:ins w:id="6689" w:author="Valeria Tapia" w:date="2026-10-02T09:42:00Z">
        <w:r w:rsidR="00725534" w:rsidRPr="001B5D1A">
          <w:rPr>
            <w:color w:val="FF0000"/>
            <w:szCs w:val="24"/>
            <w:highlight w:val="cyan"/>
            <w:rPrChange w:id="6690" w:author="Valeria Tapia" w:date="2026-10-05T12:55:00Z">
              <w:rPr>
                <w:szCs w:val="24"/>
              </w:rPr>
            </w:rPrChange>
          </w:rPr>
          <w:t>.</w:t>
        </w:r>
      </w:ins>
      <w:ins w:id="6691" w:author="Valeria Tapia" w:date="2026-10-01T08:30:00Z">
        <w:r w:rsidRPr="001B5D1A">
          <w:rPr>
            <w:color w:val="FF0000"/>
            <w:highlight w:val="cyan"/>
            <w:rPrChange w:id="6692" w:author="Valeria Tapia" w:date="2026-10-05T12:55:00Z">
              <w:rPr/>
            </w:rPrChange>
          </w:rPr>
          <w:t xml:space="preserve"> </w:t>
        </w:r>
      </w:ins>
    </w:p>
    <w:p w14:paraId="6E87F5BD" w14:textId="77777777" w:rsidR="007F6D35" w:rsidRPr="001B5D1A" w:rsidRDefault="007F6D35" w:rsidP="00080F81">
      <w:pPr>
        <w:rPr>
          <w:ins w:id="6693" w:author="Valeria Tapia" w:date="2026-09-30T14:59:00Z"/>
          <w:rStyle w:val="CapituloCar"/>
          <w:b w:val="0"/>
          <w:color w:val="FF0000"/>
          <w:highlight w:val="cyan"/>
          <w:rPrChange w:id="6694" w:author="Valeria Tapia" w:date="2026-10-05T12:55:00Z">
            <w:rPr>
              <w:ins w:id="6695" w:author="Valeria Tapia" w:date="2026-09-30T14:59:00Z"/>
              <w:rStyle w:val="CapituloCar"/>
              <w:b w:val="0"/>
            </w:rPr>
          </w:rPrChange>
        </w:rPr>
      </w:pPr>
    </w:p>
    <w:p w14:paraId="5E560DA3" w14:textId="1ED3BC3E" w:rsidR="00814534" w:rsidRPr="001B5D1A" w:rsidRDefault="002964F5" w:rsidP="002964F5">
      <w:pPr>
        <w:pStyle w:val="Ttulo5"/>
        <w:numPr>
          <w:ilvl w:val="0"/>
          <w:numId w:val="5"/>
        </w:numPr>
        <w:tabs>
          <w:tab w:val="left" w:pos="1701"/>
          <w:tab w:val="num" w:pos="9044"/>
        </w:tabs>
        <w:ind w:left="0" w:firstLine="0"/>
        <w:rPr>
          <w:ins w:id="6696" w:author="Valeria Tapia" w:date="2026-10-02T11:09:00Z"/>
          <w:color w:val="FF0000"/>
          <w:szCs w:val="24"/>
          <w:highlight w:val="cyan"/>
          <w:rPrChange w:id="6697" w:author="Valeria Tapia" w:date="2026-10-05T12:55:00Z">
            <w:rPr>
              <w:ins w:id="6698" w:author="Valeria Tapia" w:date="2026-10-02T11:09:00Z"/>
              <w:szCs w:val="24"/>
            </w:rPr>
          </w:rPrChange>
        </w:rPr>
      </w:pPr>
      <w:ins w:id="6699" w:author="Valeria Tapia" w:date="2026-10-02T10:56:00Z">
        <w:r w:rsidRPr="001B5D1A">
          <w:rPr>
            <w:color w:val="FF0000"/>
            <w:highlight w:val="cyan"/>
            <w:rPrChange w:id="6700" w:author="Valeria Tapia" w:date="2026-10-05T12:55:00Z">
              <w:rPr>
                <w:b/>
                <w:szCs w:val="24"/>
              </w:rPr>
            </w:rPrChange>
          </w:rPr>
          <w:t xml:space="preserve"> </w:t>
        </w:r>
        <w:r w:rsidRPr="001B5D1A">
          <w:rPr>
            <w:b/>
            <w:color w:val="FF0000"/>
            <w:szCs w:val="24"/>
            <w:highlight w:val="cyan"/>
            <w:lang w:val="es-MX"/>
            <w:rPrChange w:id="6701" w:author="Valeria Tapia" w:date="2026-10-05T12:55:00Z">
              <w:rPr>
                <w:b/>
                <w:szCs w:val="24"/>
                <w:lang w:val="es-MX"/>
              </w:rPr>
            </w:rPrChange>
          </w:rPr>
          <w:t>(</w:t>
        </w:r>
        <w:r w:rsidRPr="001B5D1A">
          <w:rPr>
            <w:b/>
            <w:color w:val="FF0000"/>
            <w:highlight w:val="cyan"/>
            <w:rPrChange w:id="6702" w:author="Valeria Tapia" w:date="2026-10-05T12:55:00Z">
              <w:rPr>
                <w:b/>
              </w:rPr>
            </w:rPrChange>
          </w:rPr>
          <w:t xml:space="preserve">ELABORACIÓN </w:t>
        </w:r>
      </w:ins>
      <w:ins w:id="6703" w:author="Valeria Tapia" w:date="2026-10-02T11:42:00Z">
        <w:r w:rsidR="007855CA" w:rsidRPr="001B5D1A">
          <w:rPr>
            <w:b/>
            <w:color w:val="FF0000"/>
            <w:highlight w:val="cyan"/>
            <w:rPrChange w:id="6704" w:author="Valeria Tapia" w:date="2026-10-05T12:55:00Z">
              <w:rPr>
                <w:b/>
              </w:rPr>
            </w:rPrChange>
          </w:rPr>
          <w:t>Y APROBACION DE</w:t>
        </w:r>
      </w:ins>
      <w:ins w:id="6705" w:author="Valeria Tapia" w:date="2026-10-02T11:06:00Z">
        <w:r w:rsidR="00365B89" w:rsidRPr="001B5D1A">
          <w:rPr>
            <w:b/>
            <w:color w:val="FF0000"/>
            <w:highlight w:val="cyan"/>
            <w:rPrChange w:id="6706" w:author="Valeria Tapia" w:date="2026-10-05T12:55:00Z">
              <w:rPr>
                <w:b/>
              </w:rPr>
            </w:rPrChange>
          </w:rPr>
          <w:t xml:space="preserve"> LA PROPUESTA</w:t>
        </w:r>
      </w:ins>
      <w:ins w:id="6707" w:author="Valeria Tapia" w:date="2026-10-02T11:16:00Z">
        <w:r w:rsidR="00A73145" w:rsidRPr="001B5D1A">
          <w:rPr>
            <w:b/>
            <w:color w:val="FF0000"/>
            <w:highlight w:val="cyan"/>
            <w:rPrChange w:id="6708" w:author="Valeria Tapia" w:date="2026-10-05T12:55:00Z">
              <w:rPr>
                <w:b/>
              </w:rPr>
            </w:rPrChange>
          </w:rPr>
          <w:t xml:space="preserve"> DEL NUEVO SERVICIO</w:t>
        </w:r>
      </w:ins>
      <w:ins w:id="6709" w:author="Valeria Tapia" w:date="2026-10-02T10:56:00Z">
        <w:r w:rsidRPr="001B5D1A">
          <w:rPr>
            <w:b/>
            <w:color w:val="FF0000"/>
            <w:szCs w:val="24"/>
            <w:highlight w:val="cyan"/>
            <w:rPrChange w:id="6710" w:author="Valeria Tapia" w:date="2026-10-05T12:55:00Z">
              <w:rPr>
                <w:b/>
                <w:szCs w:val="24"/>
              </w:rPr>
            </w:rPrChange>
          </w:rPr>
          <w:t xml:space="preserve">). </w:t>
        </w:r>
      </w:ins>
      <w:ins w:id="6711" w:author="Valeria Tapia" w:date="2026-10-02T11:39:00Z">
        <w:r w:rsidR="007855CA" w:rsidRPr="001B5D1A">
          <w:rPr>
            <w:color w:val="FF0000"/>
            <w:szCs w:val="24"/>
            <w:highlight w:val="cyan"/>
            <w:rPrChange w:id="6712" w:author="Valeria Tapia" w:date="2026-10-05T12:55:00Z">
              <w:rPr>
                <w:b/>
                <w:szCs w:val="24"/>
              </w:rPr>
            </w:rPrChange>
          </w:rPr>
          <w:t>I.</w:t>
        </w:r>
        <w:r w:rsidR="007855CA" w:rsidRPr="001B5D1A">
          <w:rPr>
            <w:b/>
            <w:color w:val="FF0000"/>
            <w:szCs w:val="24"/>
            <w:highlight w:val="cyan"/>
            <w:rPrChange w:id="6713" w:author="Valeria Tapia" w:date="2026-10-05T12:55:00Z">
              <w:rPr>
                <w:b/>
                <w:szCs w:val="24"/>
              </w:rPr>
            </w:rPrChange>
          </w:rPr>
          <w:t xml:space="preserve"> </w:t>
        </w:r>
      </w:ins>
      <w:ins w:id="6714" w:author="Valeria Tapia" w:date="2026-10-02T11:18:00Z">
        <w:r w:rsidR="0023668F" w:rsidRPr="001B5D1A">
          <w:rPr>
            <w:color w:val="FF0000"/>
            <w:szCs w:val="24"/>
            <w:highlight w:val="cyan"/>
            <w:rPrChange w:id="6715" w:author="Valeria Tapia" w:date="2026-10-05T12:55:00Z">
              <w:rPr>
                <w:b/>
                <w:szCs w:val="24"/>
              </w:rPr>
            </w:rPrChange>
          </w:rPr>
          <w:t>U</w:t>
        </w:r>
      </w:ins>
      <w:ins w:id="6716" w:author="Valeria Tapia" w:date="2026-10-02T10:58:00Z">
        <w:r w:rsidR="00365B89" w:rsidRPr="001B5D1A">
          <w:rPr>
            <w:color w:val="FF0000"/>
            <w:szCs w:val="24"/>
            <w:highlight w:val="cyan"/>
            <w:rPrChange w:id="6717" w:author="Valeria Tapia" w:date="2026-10-05T12:55:00Z">
              <w:rPr>
                <w:szCs w:val="24"/>
              </w:rPr>
            </w:rPrChange>
          </w:rPr>
          <w:t>na vez concluido el relevamiento de informaci</w:t>
        </w:r>
      </w:ins>
      <w:ins w:id="6718" w:author="Valeria Tapia" w:date="2026-10-02T10:59:00Z">
        <w:r w:rsidR="00365B89" w:rsidRPr="001B5D1A">
          <w:rPr>
            <w:color w:val="FF0000"/>
            <w:szCs w:val="24"/>
            <w:highlight w:val="cyan"/>
            <w:rPrChange w:id="6719" w:author="Valeria Tapia" w:date="2026-10-05T12:55:00Z">
              <w:rPr>
                <w:szCs w:val="24"/>
              </w:rPr>
            </w:rPrChange>
          </w:rPr>
          <w:t>ón</w:t>
        </w:r>
      </w:ins>
      <w:ins w:id="6720" w:author="Valeria Tapia" w:date="2026-10-02T11:18:00Z">
        <w:r w:rsidR="0023668F" w:rsidRPr="001B5D1A">
          <w:rPr>
            <w:color w:val="FF0000"/>
            <w:szCs w:val="24"/>
            <w:highlight w:val="cyan"/>
            <w:rPrChange w:id="6721" w:author="Valeria Tapia" w:date="2026-10-05T12:55:00Z">
              <w:rPr>
                <w:szCs w:val="24"/>
              </w:rPr>
            </w:rPrChange>
          </w:rPr>
          <w:t>, la AN</w:t>
        </w:r>
      </w:ins>
      <w:ins w:id="6722" w:author="Valeria Tapia" w:date="2026-10-02T10:59:00Z">
        <w:r w:rsidR="00365B89" w:rsidRPr="001B5D1A">
          <w:rPr>
            <w:color w:val="FF0000"/>
            <w:szCs w:val="24"/>
            <w:highlight w:val="cyan"/>
            <w:rPrChange w:id="6723" w:author="Valeria Tapia" w:date="2026-10-05T12:55:00Z">
              <w:rPr>
                <w:szCs w:val="24"/>
              </w:rPr>
            </w:rPrChange>
          </w:rPr>
          <w:t xml:space="preserve"> debe</w:t>
        </w:r>
      </w:ins>
      <w:ins w:id="6724" w:author="Valeria Tapia" w:date="2026-10-02T11:01:00Z">
        <w:r w:rsidR="00365B89" w:rsidRPr="001B5D1A">
          <w:rPr>
            <w:color w:val="FF0000"/>
            <w:szCs w:val="24"/>
            <w:highlight w:val="cyan"/>
            <w:rPrChange w:id="6725" w:author="Valeria Tapia" w:date="2026-10-05T12:55:00Z">
              <w:rPr>
                <w:szCs w:val="24"/>
              </w:rPr>
            </w:rPrChange>
          </w:rPr>
          <w:t>rá</w:t>
        </w:r>
      </w:ins>
      <w:ins w:id="6726" w:author="Valeria Tapia" w:date="2026-10-02T10:59:00Z">
        <w:r w:rsidR="00365B89" w:rsidRPr="001B5D1A">
          <w:rPr>
            <w:color w:val="FF0000"/>
            <w:szCs w:val="24"/>
            <w:highlight w:val="cyan"/>
            <w:rPrChange w:id="6727" w:author="Valeria Tapia" w:date="2026-10-05T12:55:00Z">
              <w:rPr>
                <w:szCs w:val="24"/>
              </w:rPr>
            </w:rPrChange>
          </w:rPr>
          <w:t xml:space="preserve"> elaborar la propuesta </w:t>
        </w:r>
      </w:ins>
      <w:ins w:id="6728" w:author="Valeria Tapia" w:date="2026-10-02T11:15:00Z">
        <w:r w:rsidR="00814534" w:rsidRPr="001B5D1A">
          <w:rPr>
            <w:color w:val="FF0000"/>
            <w:szCs w:val="24"/>
            <w:highlight w:val="cyan"/>
            <w:rPrChange w:id="6729" w:author="Valeria Tapia" w:date="2026-10-05T12:55:00Z">
              <w:rPr>
                <w:szCs w:val="24"/>
              </w:rPr>
            </w:rPrChange>
          </w:rPr>
          <w:t>d</w:t>
        </w:r>
      </w:ins>
      <w:ins w:id="6730" w:author="Valeria Tapia" w:date="2026-10-02T11:00:00Z">
        <w:r w:rsidR="00365B89" w:rsidRPr="001B5D1A">
          <w:rPr>
            <w:color w:val="FF0000"/>
            <w:szCs w:val="24"/>
            <w:highlight w:val="cyan"/>
            <w:rPrChange w:id="6731" w:author="Valeria Tapia" w:date="2026-10-05T12:55:00Z">
              <w:rPr>
                <w:szCs w:val="24"/>
              </w:rPr>
            </w:rPrChange>
          </w:rPr>
          <w:t>el nuevo servicio</w:t>
        </w:r>
      </w:ins>
      <w:ins w:id="6732" w:author="Valeria Tapia" w:date="2026-10-02T11:01:00Z">
        <w:r w:rsidR="00365B89" w:rsidRPr="001B5D1A">
          <w:rPr>
            <w:color w:val="FF0000"/>
            <w:szCs w:val="24"/>
            <w:highlight w:val="cyan"/>
            <w:rPrChange w:id="6733" w:author="Valeria Tapia" w:date="2026-10-05T12:55:00Z">
              <w:rPr>
                <w:szCs w:val="24"/>
              </w:rPr>
            </w:rPrChange>
          </w:rPr>
          <w:t xml:space="preserve"> a incorporarse en la VUCE</w:t>
        </w:r>
      </w:ins>
      <w:ins w:id="6734" w:author="Valeria Tapia" w:date="2026-10-02T11:08:00Z">
        <w:r w:rsidR="00814534" w:rsidRPr="001B5D1A">
          <w:rPr>
            <w:color w:val="FF0000"/>
            <w:szCs w:val="24"/>
            <w:highlight w:val="cyan"/>
            <w:rPrChange w:id="6735" w:author="Valeria Tapia" w:date="2026-10-05T12:55:00Z">
              <w:rPr>
                <w:szCs w:val="24"/>
              </w:rPr>
            </w:rPrChange>
          </w:rPr>
          <w:t>, considerando lo</w:t>
        </w:r>
      </w:ins>
      <w:ins w:id="6736" w:author="Valeria Tapia" w:date="2026-10-02T11:14:00Z">
        <w:r w:rsidR="00814534" w:rsidRPr="001B5D1A">
          <w:rPr>
            <w:color w:val="FF0000"/>
            <w:szCs w:val="24"/>
            <w:highlight w:val="cyan"/>
            <w:rPrChange w:id="6737" w:author="Valeria Tapia" w:date="2026-10-05T12:55:00Z">
              <w:rPr>
                <w:szCs w:val="24"/>
              </w:rPr>
            </w:rPrChange>
          </w:rPr>
          <w:t>s</w:t>
        </w:r>
      </w:ins>
      <w:ins w:id="6738" w:author="Valeria Tapia" w:date="2026-10-02T11:08:00Z">
        <w:r w:rsidR="00814534" w:rsidRPr="001B5D1A">
          <w:rPr>
            <w:color w:val="FF0000"/>
            <w:szCs w:val="24"/>
            <w:highlight w:val="cyan"/>
            <w:rPrChange w:id="6739" w:author="Valeria Tapia" w:date="2026-10-05T12:55:00Z">
              <w:rPr>
                <w:szCs w:val="24"/>
              </w:rPr>
            </w:rPrChange>
          </w:rPr>
          <w:t xml:space="preserve"> siguiente</w:t>
        </w:r>
      </w:ins>
      <w:ins w:id="6740" w:author="Valeria Tapia" w:date="2026-10-02T11:14:00Z">
        <w:r w:rsidR="00814534" w:rsidRPr="001B5D1A">
          <w:rPr>
            <w:color w:val="FF0000"/>
            <w:szCs w:val="24"/>
            <w:highlight w:val="cyan"/>
            <w:rPrChange w:id="6741" w:author="Valeria Tapia" w:date="2026-10-05T12:55:00Z">
              <w:rPr>
                <w:szCs w:val="24"/>
              </w:rPr>
            </w:rPrChange>
          </w:rPr>
          <w:t xml:space="preserve">s </w:t>
        </w:r>
      </w:ins>
      <w:ins w:id="6742" w:author="Valeria Tapia" w:date="2026-10-02T11:08:00Z">
        <w:r w:rsidR="00814534" w:rsidRPr="001B5D1A">
          <w:rPr>
            <w:color w:val="FF0000"/>
            <w:szCs w:val="24"/>
            <w:highlight w:val="cyan"/>
            <w:rPrChange w:id="6743" w:author="Valeria Tapia" w:date="2026-10-05T12:55:00Z">
              <w:rPr>
                <w:szCs w:val="24"/>
              </w:rPr>
            </w:rPrChange>
          </w:rPr>
          <w:t>aspectos</w:t>
        </w:r>
      </w:ins>
      <w:ins w:id="6744" w:author="Valeria Tapia" w:date="2026-10-02T11:14:00Z">
        <w:r w:rsidR="00814534" w:rsidRPr="001B5D1A">
          <w:rPr>
            <w:color w:val="FF0000"/>
            <w:szCs w:val="24"/>
            <w:highlight w:val="cyan"/>
            <w:rPrChange w:id="6745" w:author="Valeria Tapia" w:date="2026-10-05T12:55:00Z">
              <w:rPr>
                <w:szCs w:val="24"/>
              </w:rPr>
            </w:rPrChange>
          </w:rPr>
          <w:t xml:space="preserve">, entre otros, dependiendo de las características que se requiera </w:t>
        </w:r>
      </w:ins>
      <w:ins w:id="6746" w:author="Valeria Tapia" w:date="2026-10-02T11:15:00Z">
        <w:r w:rsidR="00814534" w:rsidRPr="001B5D1A">
          <w:rPr>
            <w:color w:val="FF0000"/>
            <w:szCs w:val="24"/>
            <w:highlight w:val="cyan"/>
            <w:rPrChange w:id="6747" w:author="Valeria Tapia" w:date="2026-10-05T12:55:00Z">
              <w:rPr>
                <w:szCs w:val="24"/>
              </w:rPr>
            </w:rPrChange>
          </w:rPr>
          <w:t>para</w:t>
        </w:r>
      </w:ins>
      <w:ins w:id="6748" w:author="Valeria Tapia" w:date="2026-10-02T11:14:00Z">
        <w:r w:rsidR="00814534" w:rsidRPr="001B5D1A">
          <w:rPr>
            <w:color w:val="FF0000"/>
            <w:szCs w:val="24"/>
            <w:highlight w:val="cyan"/>
            <w:rPrChange w:id="6749" w:author="Valeria Tapia" w:date="2026-10-05T12:55:00Z">
              <w:rPr>
                <w:szCs w:val="24"/>
              </w:rPr>
            </w:rPrChange>
          </w:rPr>
          <w:t xml:space="preserve"> </w:t>
        </w:r>
      </w:ins>
      <w:ins w:id="6750" w:author="Valeria Tapia" w:date="2026-10-02T11:15:00Z">
        <w:r w:rsidR="00814534" w:rsidRPr="001B5D1A">
          <w:rPr>
            <w:color w:val="FF0000"/>
            <w:szCs w:val="24"/>
            <w:highlight w:val="cyan"/>
            <w:rPrChange w:id="6751" w:author="Valeria Tapia" w:date="2026-10-05T12:55:00Z">
              <w:rPr>
                <w:szCs w:val="24"/>
              </w:rPr>
            </w:rPrChange>
          </w:rPr>
          <w:t>su implementación</w:t>
        </w:r>
      </w:ins>
      <w:ins w:id="6752" w:author="Valeria Tapia" w:date="2026-10-02T11:09:00Z">
        <w:r w:rsidR="00814534" w:rsidRPr="001B5D1A">
          <w:rPr>
            <w:color w:val="FF0000"/>
            <w:szCs w:val="24"/>
            <w:highlight w:val="cyan"/>
            <w:rPrChange w:id="6753" w:author="Valeria Tapia" w:date="2026-10-05T12:55:00Z">
              <w:rPr>
                <w:szCs w:val="24"/>
              </w:rPr>
            </w:rPrChange>
          </w:rPr>
          <w:t>:</w:t>
        </w:r>
      </w:ins>
    </w:p>
    <w:p w14:paraId="4BD9EFEE" w14:textId="77777777" w:rsidR="00814534" w:rsidRPr="001B5D1A" w:rsidRDefault="00814534">
      <w:pPr>
        <w:pStyle w:val="Ttulo5"/>
        <w:tabs>
          <w:tab w:val="left" w:pos="1701"/>
          <w:tab w:val="num" w:pos="9044"/>
        </w:tabs>
        <w:rPr>
          <w:ins w:id="6754" w:author="Valeria Tapia" w:date="2026-10-02T11:09:00Z"/>
          <w:color w:val="FF0000"/>
          <w:szCs w:val="24"/>
          <w:highlight w:val="cyan"/>
          <w:rPrChange w:id="6755" w:author="Valeria Tapia" w:date="2026-10-05T12:55:00Z">
            <w:rPr>
              <w:ins w:id="6756" w:author="Valeria Tapia" w:date="2026-10-02T11:09:00Z"/>
              <w:szCs w:val="24"/>
            </w:rPr>
          </w:rPrChange>
        </w:rPr>
        <w:pPrChange w:id="6757" w:author="Valeria Tapia" w:date="2026-10-02T11:09:00Z">
          <w:pPr>
            <w:pStyle w:val="Ttulo5"/>
            <w:numPr>
              <w:numId w:val="5"/>
            </w:numPr>
            <w:tabs>
              <w:tab w:val="left" w:pos="1701"/>
              <w:tab w:val="num" w:pos="4508"/>
              <w:tab w:val="num" w:pos="9044"/>
            </w:tabs>
            <w:ind w:left="4508" w:hanging="1814"/>
          </w:pPr>
        </w:pPrChange>
      </w:pPr>
    </w:p>
    <w:p w14:paraId="4A8DECB6" w14:textId="770AE390" w:rsidR="00814534" w:rsidRPr="001B5D1A" w:rsidRDefault="00814534">
      <w:pPr>
        <w:pStyle w:val="Ttulo5"/>
        <w:numPr>
          <w:ilvl w:val="0"/>
          <w:numId w:val="124"/>
        </w:numPr>
        <w:tabs>
          <w:tab w:val="left" w:pos="1701"/>
          <w:tab w:val="num" w:pos="9044"/>
        </w:tabs>
        <w:rPr>
          <w:ins w:id="6758" w:author="Valeria Tapia" w:date="2026-10-02T11:09:00Z"/>
          <w:color w:val="FF0000"/>
          <w:szCs w:val="24"/>
          <w:highlight w:val="cyan"/>
          <w:rPrChange w:id="6759" w:author="Valeria Tapia" w:date="2026-10-05T12:55:00Z">
            <w:rPr>
              <w:ins w:id="6760" w:author="Valeria Tapia" w:date="2026-10-02T11:09:00Z"/>
              <w:szCs w:val="24"/>
            </w:rPr>
          </w:rPrChange>
        </w:rPr>
        <w:pPrChange w:id="6761" w:author="Valeria Tapia" w:date="2026-10-02T11:13:00Z">
          <w:pPr>
            <w:pStyle w:val="Ttulo5"/>
            <w:numPr>
              <w:numId w:val="5"/>
            </w:numPr>
            <w:tabs>
              <w:tab w:val="left" w:pos="1701"/>
              <w:tab w:val="num" w:pos="4508"/>
              <w:tab w:val="num" w:pos="9044"/>
            </w:tabs>
            <w:ind w:left="4508" w:hanging="1814"/>
          </w:pPr>
        </w:pPrChange>
      </w:pPr>
      <w:ins w:id="6762" w:author="Valeria Tapia" w:date="2026-10-02T11:09:00Z">
        <w:r w:rsidRPr="001B5D1A">
          <w:rPr>
            <w:color w:val="FF0000"/>
            <w:szCs w:val="24"/>
            <w:highlight w:val="cyan"/>
            <w:rPrChange w:id="6763" w:author="Valeria Tapia" w:date="2026-10-05T12:55:00Z">
              <w:rPr>
                <w:szCs w:val="24"/>
              </w:rPr>
            </w:rPrChange>
          </w:rPr>
          <w:t>Objetivo del servicio</w:t>
        </w:r>
      </w:ins>
    </w:p>
    <w:p w14:paraId="422DBE3B" w14:textId="3EACD5D4" w:rsidR="00814534" w:rsidRPr="001B5D1A" w:rsidRDefault="00814534">
      <w:pPr>
        <w:pStyle w:val="Ttulo5"/>
        <w:numPr>
          <w:ilvl w:val="0"/>
          <w:numId w:val="124"/>
        </w:numPr>
        <w:tabs>
          <w:tab w:val="left" w:pos="1701"/>
          <w:tab w:val="num" w:pos="9044"/>
        </w:tabs>
        <w:rPr>
          <w:ins w:id="6764" w:author="Valeria Tapia" w:date="2026-10-02T11:10:00Z"/>
          <w:color w:val="FF0000"/>
          <w:szCs w:val="24"/>
          <w:highlight w:val="cyan"/>
          <w:rPrChange w:id="6765" w:author="Valeria Tapia" w:date="2026-10-05T12:55:00Z">
            <w:rPr>
              <w:ins w:id="6766" w:author="Valeria Tapia" w:date="2026-10-02T11:10:00Z"/>
              <w:szCs w:val="24"/>
            </w:rPr>
          </w:rPrChange>
        </w:rPr>
        <w:pPrChange w:id="6767" w:author="Valeria Tapia" w:date="2026-10-02T11:13:00Z">
          <w:pPr>
            <w:pStyle w:val="Ttulo5"/>
            <w:numPr>
              <w:numId w:val="5"/>
            </w:numPr>
            <w:tabs>
              <w:tab w:val="left" w:pos="1701"/>
              <w:tab w:val="num" w:pos="4508"/>
              <w:tab w:val="num" w:pos="9044"/>
            </w:tabs>
            <w:ind w:left="4508" w:hanging="1814"/>
          </w:pPr>
        </w:pPrChange>
      </w:pPr>
      <w:ins w:id="6768" w:author="Valeria Tapia" w:date="2026-10-02T11:09:00Z">
        <w:r w:rsidRPr="001B5D1A">
          <w:rPr>
            <w:color w:val="FF0000"/>
            <w:szCs w:val="24"/>
            <w:highlight w:val="cyan"/>
            <w:rPrChange w:id="6769" w:author="Valeria Tapia" w:date="2026-10-05T12:55:00Z">
              <w:rPr>
                <w:szCs w:val="24"/>
              </w:rPr>
            </w:rPrChange>
          </w:rPr>
          <w:t>E</w:t>
        </w:r>
      </w:ins>
      <w:ins w:id="6770" w:author="Valeria Tapia" w:date="2026-10-02T11:10:00Z">
        <w:r w:rsidRPr="001B5D1A">
          <w:rPr>
            <w:color w:val="FF0000"/>
            <w:szCs w:val="24"/>
            <w:highlight w:val="cyan"/>
            <w:rPrChange w:id="6771" w:author="Valeria Tapia" w:date="2026-10-05T12:55:00Z">
              <w:rPr>
                <w:szCs w:val="24"/>
              </w:rPr>
            </w:rPrChange>
          </w:rPr>
          <w:t>ntidades involucradas</w:t>
        </w:r>
      </w:ins>
    </w:p>
    <w:p w14:paraId="0009671A" w14:textId="77777777" w:rsidR="00814534" w:rsidRPr="001B5D1A" w:rsidRDefault="00814534">
      <w:pPr>
        <w:pStyle w:val="Prrafodelista"/>
        <w:numPr>
          <w:ilvl w:val="0"/>
          <w:numId w:val="124"/>
        </w:numPr>
        <w:rPr>
          <w:ins w:id="6772" w:author="Valeria Tapia" w:date="2026-10-02T11:13:00Z"/>
          <w:color w:val="FF0000"/>
          <w:highlight w:val="cyan"/>
          <w:rPrChange w:id="6773" w:author="Valeria Tapia" w:date="2026-10-05T12:55:00Z">
            <w:rPr>
              <w:ins w:id="6774" w:author="Valeria Tapia" w:date="2026-10-02T11:13:00Z"/>
            </w:rPr>
          </w:rPrChange>
        </w:rPr>
        <w:pPrChange w:id="6775" w:author="Valeria Tapia" w:date="2026-10-02T11:13:00Z">
          <w:pPr>
            <w:pStyle w:val="Ttulo5"/>
            <w:numPr>
              <w:numId w:val="5"/>
            </w:numPr>
            <w:tabs>
              <w:tab w:val="left" w:pos="1701"/>
              <w:tab w:val="num" w:pos="4508"/>
              <w:tab w:val="num" w:pos="9044"/>
            </w:tabs>
            <w:ind w:left="4508" w:hanging="1814"/>
          </w:pPr>
        </w:pPrChange>
      </w:pPr>
      <w:ins w:id="6776" w:author="Valeria Tapia" w:date="2026-10-02T11:10:00Z">
        <w:r w:rsidRPr="001B5D1A">
          <w:rPr>
            <w:color w:val="FF0000"/>
            <w:highlight w:val="cyan"/>
            <w:rPrChange w:id="6777" w:author="Valeria Tapia" w:date="2026-10-05T12:55:00Z">
              <w:rPr/>
            </w:rPrChange>
          </w:rPr>
          <w:t>Situación Actual</w:t>
        </w:r>
      </w:ins>
    </w:p>
    <w:p w14:paraId="570116E7" w14:textId="1EAAB5D2" w:rsidR="00814534" w:rsidRPr="001B5D1A" w:rsidRDefault="00814534">
      <w:pPr>
        <w:pStyle w:val="Prrafodelista"/>
        <w:numPr>
          <w:ilvl w:val="0"/>
          <w:numId w:val="124"/>
        </w:numPr>
        <w:rPr>
          <w:ins w:id="6778" w:author="Valeria Tapia" w:date="2026-10-02T11:13:00Z"/>
          <w:color w:val="FF0000"/>
          <w:highlight w:val="cyan"/>
          <w:rPrChange w:id="6779" w:author="Valeria Tapia" w:date="2026-10-05T12:55:00Z">
            <w:rPr>
              <w:ins w:id="6780" w:author="Valeria Tapia" w:date="2026-10-02T11:13:00Z"/>
            </w:rPr>
          </w:rPrChange>
        </w:rPr>
        <w:pPrChange w:id="6781" w:author="Valeria Tapia" w:date="2026-10-02T11:13:00Z">
          <w:pPr>
            <w:pStyle w:val="Ttulo5"/>
            <w:numPr>
              <w:numId w:val="5"/>
            </w:numPr>
            <w:tabs>
              <w:tab w:val="left" w:pos="1701"/>
              <w:tab w:val="num" w:pos="4508"/>
              <w:tab w:val="num" w:pos="9044"/>
            </w:tabs>
            <w:ind w:left="4508" w:hanging="1814"/>
          </w:pPr>
        </w:pPrChange>
      </w:pPr>
      <w:ins w:id="6782" w:author="Valeria Tapia" w:date="2026-10-02T11:13:00Z">
        <w:r w:rsidRPr="001B5D1A">
          <w:rPr>
            <w:color w:val="FF0000"/>
            <w:szCs w:val="24"/>
            <w:highlight w:val="cyan"/>
            <w:rPrChange w:id="6783" w:author="Valeria Tapia" w:date="2026-10-05T12:55:00Z">
              <w:rPr>
                <w:szCs w:val="24"/>
              </w:rPr>
            </w:rPrChange>
          </w:rPr>
          <w:t xml:space="preserve">Propuesta </w:t>
        </w:r>
      </w:ins>
    </w:p>
    <w:p w14:paraId="02D6623E" w14:textId="562E555E" w:rsidR="00814534" w:rsidRPr="001B5D1A" w:rsidRDefault="00814534">
      <w:pPr>
        <w:pStyle w:val="Ttulo5"/>
        <w:numPr>
          <w:ilvl w:val="0"/>
          <w:numId w:val="125"/>
        </w:numPr>
        <w:tabs>
          <w:tab w:val="left" w:pos="1701"/>
          <w:tab w:val="num" w:pos="9044"/>
        </w:tabs>
        <w:rPr>
          <w:ins w:id="6784" w:author="Valeria Tapia" w:date="2026-10-02T11:09:00Z"/>
          <w:color w:val="FF0000"/>
          <w:szCs w:val="24"/>
          <w:highlight w:val="cyan"/>
          <w:rPrChange w:id="6785" w:author="Valeria Tapia" w:date="2026-10-05T12:55:00Z">
            <w:rPr>
              <w:ins w:id="6786" w:author="Valeria Tapia" w:date="2026-10-02T11:09:00Z"/>
              <w:szCs w:val="24"/>
            </w:rPr>
          </w:rPrChange>
        </w:rPr>
        <w:pPrChange w:id="6787" w:author="Valeria Tapia" w:date="2026-10-02T11:13:00Z">
          <w:pPr>
            <w:pStyle w:val="Ttulo5"/>
            <w:numPr>
              <w:numId w:val="5"/>
            </w:numPr>
            <w:tabs>
              <w:tab w:val="left" w:pos="1701"/>
              <w:tab w:val="num" w:pos="4508"/>
              <w:tab w:val="num" w:pos="9044"/>
            </w:tabs>
            <w:ind w:left="4508" w:hanging="1814"/>
          </w:pPr>
        </w:pPrChange>
      </w:pPr>
      <w:ins w:id="6788" w:author="Valeria Tapia" w:date="2026-10-02T11:09:00Z">
        <w:r w:rsidRPr="001B5D1A">
          <w:rPr>
            <w:color w:val="FF0000"/>
            <w:szCs w:val="24"/>
            <w:highlight w:val="cyan"/>
            <w:rPrChange w:id="6789" w:author="Valeria Tapia" w:date="2026-10-05T12:55:00Z">
              <w:rPr>
                <w:szCs w:val="24"/>
              </w:rPr>
            </w:rPrChange>
          </w:rPr>
          <w:t>Beneficios</w:t>
        </w:r>
      </w:ins>
    </w:p>
    <w:p w14:paraId="4CCD1FAF" w14:textId="77777777" w:rsidR="00814534" w:rsidRPr="001B5D1A" w:rsidRDefault="00814534">
      <w:pPr>
        <w:pStyle w:val="Ttulo5"/>
        <w:numPr>
          <w:ilvl w:val="0"/>
          <w:numId w:val="125"/>
        </w:numPr>
        <w:tabs>
          <w:tab w:val="left" w:pos="1701"/>
          <w:tab w:val="num" w:pos="9044"/>
        </w:tabs>
        <w:rPr>
          <w:ins w:id="6790" w:author="Valeria Tapia" w:date="2026-10-02T11:10:00Z"/>
          <w:color w:val="FF0000"/>
          <w:szCs w:val="24"/>
          <w:highlight w:val="cyan"/>
          <w:rPrChange w:id="6791" w:author="Valeria Tapia" w:date="2026-10-05T12:55:00Z">
            <w:rPr>
              <w:ins w:id="6792" w:author="Valeria Tapia" w:date="2026-10-02T11:10:00Z"/>
              <w:szCs w:val="24"/>
            </w:rPr>
          </w:rPrChange>
        </w:rPr>
        <w:pPrChange w:id="6793" w:author="Valeria Tapia" w:date="2026-10-02T11:13:00Z">
          <w:pPr>
            <w:pStyle w:val="Ttulo5"/>
            <w:numPr>
              <w:numId w:val="5"/>
            </w:numPr>
            <w:tabs>
              <w:tab w:val="left" w:pos="1701"/>
              <w:tab w:val="num" w:pos="4508"/>
              <w:tab w:val="num" w:pos="9044"/>
            </w:tabs>
            <w:ind w:left="4508" w:hanging="1814"/>
          </w:pPr>
        </w:pPrChange>
      </w:pPr>
      <w:ins w:id="6794" w:author="Valeria Tapia" w:date="2026-10-02T11:10:00Z">
        <w:r w:rsidRPr="001B5D1A">
          <w:rPr>
            <w:color w:val="FF0000"/>
            <w:szCs w:val="24"/>
            <w:highlight w:val="cyan"/>
            <w:rPrChange w:id="6795" w:author="Valeria Tapia" w:date="2026-10-05T12:55:00Z">
              <w:rPr>
                <w:szCs w:val="24"/>
              </w:rPr>
            </w:rPrChange>
          </w:rPr>
          <w:t>I</w:t>
        </w:r>
      </w:ins>
      <w:ins w:id="6796" w:author="Valeria Tapia" w:date="2026-10-02T11:04:00Z">
        <w:r w:rsidR="00365B89" w:rsidRPr="001B5D1A">
          <w:rPr>
            <w:color w:val="FF0000"/>
            <w:szCs w:val="24"/>
            <w:highlight w:val="cyan"/>
            <w:rPrChange w:id="6797" w:author="Valeria Tapia" w:date="2026-10-05T12:55:00Z">
              <w:rPr>
                <w:szCs w:val="24"/>
              </w:rPr>
            </w:rPrChange>
          </w:rPr>
          <w:t xml:space="preserve">mpacto esperado </w:t>
        </w:r>
      </w:ins>
      <w:ins w:id="6798" w:author="Valeria Tapia" w:date="2026-10-02T11:05:00Z">
        <w:r w:rsidR="00365B89" w:rsidRPr="001B5D1A">
          <w:rPr>
            <w:color w:val="FF0000"/>
            <w:szCs w:val="24"/>
            <w:highlight w:val="cyan"/>
            <w:rPrChange w:id="6799" w:author="Valeria Tapia" w:date="2026-10-05T12:55:00Z">
              <w:rPr>
                <w:szCs w:val="24"/>
              </w:rPr>
            </w:rPrChange>
          </w:rPr>
          <w:t xml:space="preserve">en </w:t>
        </w:r>
      </w:ins>
      <w:ins w:id="6800" w:author="Valeria Tapia" w:date="2026-10-02T11:04:00Z">
        <w:r w:rsidR="00365B89" w:rsidRPr="001B5D1A">
          <w:rPr>
            <w:color w:val="FF0000"/>
            <w:szCs w:val="24"/>
            <w:highlight w:val="cyan"/>
            <w:rPrChange w:id="6801" w:author="Valeria Tapia" w:date="2026-10-05T12:55:00Z">
              <w:rPr>
                <w:szCs w:val="24"/>
              </w:rPr>
            </w:rPrChange>
          </w:rPr>
          <w:t>la facilitaci</w:t>
        </w:r>
        <w:r w:rsidRPr="001B5D1A">
          <w:rPr>
            <w:color w:val="FF0000"/>
            <w:szCs w:val="24"/>
            <w:highlight w:val="cyan"/>
            <w:rPrChange w:id="6802" w:author="Valeria Tapia" w:date="2026-10-05T12:55:00Z">
              <w:rPr>
                <w:szCs w:val="24"/>
              </w:rPr>
            </w:rPrChange>
          </w:rPr>
          <w:t>ón del comercio exterior</w:t>
        </w:r>
      </w:ins>
      <w:ins w:id="6803" w:author="Valeria Tapia" w:date="2026-10-02T11:05:00Z">
        <w:r w:rsidR="00365B89" w:rsidRPr="001B5D1A">
          <w:rPr>
            <w:color w:val="FF0000"/>
            <w:szCs w:val="24"/>
            <w:highlight w:val="cyan"/>
            <w:rPrChange w:id="6804" w:author="Valeria Tapia" w:date="2026-10-05T12:55:00Z">
              <w:rPr>
                <w:szCs w:val="24"/>
              </w:rPr>
            </w:rPrChange>
          </w:rPr>
          <w:t>,</w:t>
        </w:r>
      </w:ins>
      <w:ins w:id="6805" w:author="Valeria Tapia" w:date="2026-10-02T11:07:00Z">
        <w:r w:rsidRPr="001B5D1A">
          <w:rPr>
            <w:color w:val="FF0000"/>
            <w:szCs w:val="24"/>
            <w:highlight w:val="cyan"/>
            <w:rPrChange w:id="6806" w:author="Valeria Tapia" w:date="2026-10-05T12:55:00Z">
              <w:rPr>
                <w:szCs w:val="24"/>
              </w:rPr>
            </w:rPrChange>
          </w:rPr>
          <w:t xml:space="preserve"> </w:t>
        </w:r>
      </w:ins>
    </w:p>
    <w:p w14:paraId="249500B9" w14:textId="48D9D7DA" w:rsidR="00814534" w:rsidRPr="001B5D1A" w:rsidRDefault="00814534">
      <w:pPr>
        <w:pStyle w:val="Ttulo5"/>
        <w:numPr>
          <w:ilvl w:val="0"/>
          <w:numId w:val="125"/>
        </w:numPr>
        <w:tabs>
          <w:tab w:val="left" w:pos="1701"/>
          <w:tab w:val="num" w:pos="9044"/>
        </w:tabs>
        <w:rPr>
          <w:ins w:id="6807" w:author="Valeria Tapia" w:date="2026-10-02T11:11:00Z"/>
          <w:color w:val="FF0000"/>
          <w:szCs w:val="24"/>
          <w:highlight w:val="cyan"/>
          <w:rPrChange w:id="6808" w:author="Valeria Tapia" w:date="2026-10-05T12:55:00Z">
            <w:rPr>
              <w:ins w:id="6809" w:author="Valeria Tapia" w:date="2026-10-02T11:11:00Z"/>
              <w:szCs w:val="24"/>
            </w:rPr>
          </w:rPrChange>
        </w:rPr>
        <w:pPrChange w:id="6810" w:author="Valeria Tapia" w:date="2026-10-02T11:13:00Z">
          <w:pPr>
            <w:pStyle w:val="Ttulo5"/>
            <w:numPr>
              <w:numId w:val="5"/>
            </w:numPr>
            <w:tabs>
              <w:tab w:val="left" w:pos="1701"/>
              <w:tab w:val="num" w:pos="4508"/>
              <w:tab w:val="num" w:pos="9044"/>
            </w:tabs>
            <w:ind w:left="4508" w:hanging="1814"/>
          </w:pPr>
        </w:pPrChange>
      </w:pPr>
      <w:ins w:id="6811" w:author="Valeria Tapia" w:date="2026-10-02T11:11:00Z">
        <w:r w:rsidRPr="001B5D1A">
          <w:rPr>
            <w:color w:val="FF0000"/>
            <w:szCs w:val="24"/>
            <w:highlight w:val="cyan"/>
            <w:rPrChange w:id="6812" w:author="Valeria Tapia" w:date="2026-10-05T12:55:00Z">
              <w:rPr>
                <w:szCs w:val="24"/>
              </w:rPr>
            </w:rPrChange>
          </w:rPr>
          <w:t>Adecuaciones de la normativa vigente (de corresponder)</w:t>
        </w:r>
      </w:ins>
    </w:p>
    <w:p w14:paraId="683A9970" w14:textId="75BF5D63" w:rsidR="00814534" w:rsidRPr="001B5D1A" w:rsidRDefault="00814534">
      <w:pPr>
        <w:pStyle w:val="Prrafodelista"/>
        <w:numPr>
          <w:ilvl w:val="0"/>
          <w:numId w:val="125"/>
        </w:numPr>
        <w:rPr>
          <w:ins w:id="6813" w:author="Valeria Tapia" w:date="2026-10-02T11:11:00Z"/>
          <w:color w:val="FF0000"/>
          <w:highlight w:val="cyan"/>
          <w:rPrChange w:id="6814" w:author="Valeria Tapia" w:date="2026-10-05T12:55:00Z">
            <w:rPr>
              <w:ins w:id="6815" w:author="Valeria Tapia" w:date="2026-10-02T11:11:00Z"/>
            </w:rPr>
          </w:rPrChange>
        </w:rPr>
        <w:pPrChange w:id="6816" w:author="Valeria Tapia" w:date="2026-10-02T11:13:00Z">
          <w:pPr>
            <w:pStyle w:val="Ttulo5"/>
            <w:numPr>
              <w:numId w:val="5"/>
            </w:numPr>
            <w:tabs>
              <w:tab w:val="left" w:pos="1701"/>
              <w:tab w:val="num" w:pos="4508"/>
              <w:tab w:val="num" w:pos="9044"/>
            </w:tabs>
            <w:ind w:left="4508" w:hanging="1814"/>
          </w:pPr>
        </w:pPrChange>
      </w:pPr>
      <w:ins w:id="6817" w:author="Valeria Tapia" w:date="2026-10-02T11:12:00Z">
        <w:r w:rsidRPr="001B5D1A">
          <w:rPr>
            <w:color w:val="FF0000"/>
            <w:highlight w:val="cyan"/>
            <w:rPrChange w:id="6818" w:author="Valeria Tapia" w:date="2026-10-05T12:55:00Z">
              <w:rPr/>
            </w:rPrChange>
          </w:rPr>
          <w:t>Requerimiento Funcional</w:t>
        </w:r>
      </w:ins>
      <w:ins w:id="6819" w:author="Valeria Tapia" w:date="2026-10-02T11:17:00Z">
        <w:r w:rsidR="00A73145" w:rsidRPr="001B5D1A">
          <w:rPr>
            <w:color w:val="FF0000"/>
            <w:highlight w:val="cyan"/>
            <w:rPrChange w:id="6820" w:author="Valeria Tapia" w:date="2026-10-05T12:55:00Z">
              <w:rPr/>
            </w:rPrChange>
          </w:rPr>
          <w:t xml:space="preserve"> preliminar</w:t>
        </w:r>
      </w:ins>
    </w:p>
    <w:p w14:paraId="3C6EA960" w14:textId="392913DA" w:rsidR="00814534" w:rsidRPr="001B5D1A" w:rsidRDefault="00DB72F4">
      <w:pPr>
        <w:pStyle w:val="Prrafodelista"/>
        <w:numPr>
          <w:ilvl w:val="0"/>
          <w:numId w:val="125"/>
        </w:numPr>
        <w:rPr>
          <w:ins w:id="6821" w:author="Valeria Tapia" w:date="2026-10-02T11:12:00Z"/>
          <w:color w:val="FF0000"/>
          <w:highlight w:val="cyan"/>
          <w:rPrChange w:id="6822" w:author="Valeria Tapia" w:date="2026-10-05T12:55:00Z">
            <w:rPr>
              <w:ins w:id="6823" w:author="Valeria Tapia" w:date="2026-10-02T11:12:00Z"/>
            </w:rPr>
          </w:rPrChange>
        </w:rPr>
        <w:pPrChange w:id="6824" w:author="Valeria Tapia" w:date="2026-10-02T11:13:00Z">
          <w:pPr>
            <w:pStyle w:val="Ttulo5"/>
            <w:numPr>
              <w:numId w:val="5"/>
            </w:numPr>
            <w:tabs>
              <w:tab w:val="left" w:pos="1701"/>
              <w:tab w:val="num" w:pos="4508"/>
              <w:tab w:val="num" w:pos="9044"/>
            </w:tabs>
            <w:ind w:left="4508" w:hanging="1814"/>
          </w:pPr>
        </w:pPrChange>
      </w:pPr>
      <w:ins w:id="6825" w:author="Valeria Tapia" w:date="2026-10-02T13:06:00Z">
        <w:r w:rsidRPr="001B5D1A">
          <w:rPr>
            <w:color w:val="FF0000"/>
            <w:highlight w:val="cyan"/>
            <w:rPrChange w:id="6826" w:author="Valeria Tapia" w:date="2026-10-05T12:55:00Z">
              <w:rPr/>
            </w:rPrChange>
          </w:rPr>
          <w:t xml:space="preserve">Plan de trabajo </w:t>
        </w:r>
      </w:ins>
    </w:p>
    <w:p w14:paraId="46C7ACD1" w14:textId="15D155DC" w:rsidR="00814534" w:rsidRPr="001B5D1A" w:rsidRDefault="00814534">
      <w:pPr>
        <w:rPr>
          <w:ins w:id="6827" w:author="Valeria Tapia" w:date="2026-10-02T11:39:00Z"/>
          <w:color w:val="FF0000"/>
          <w:highlight w:val="cyan"/>
          <w:rPrChange w:id="6828" w:author="Valeria Tapia" w:date="2026-10-05T12:55:00Z">
            <w:rPr>
              <w:ins w:id="6829" w:author="Valeria Tapia" w:date="2026-10-02T11:39:00Z"/>
            </w:rPr>
          </w:rPrChange>
        </w:rPr>
        <w:pPrChange w:id="6830" w:author="Valeria Tapia" w:date="2026-10-02T11:11:00Z">
          <w:pPr>
            <w:pStyle w:val="Ttulo5"/>
            <w:numPr>
              <w:numId w:val="5"/>
            </w:numPr>
            <w:tabs>
              <w:tab w:val="left" w:pos="1701"/>
              <w:tab w:val="num" w:pos="4508"/>
              <w:tab w:val="num" w:pos="9044"/>
            </w:tabs>
            <w:ind w:left="4508" w:hanging="1814"/>
          </w:pPr>
        </w:pPrChange>
      </w:pPr>
      <w:ins w:id="6831" w:author="Valeria Tapia" w:date="2026-10-02T11:14:00Z">
        <w:r w:rsidRPr="001B5D1A">
          <w:rPr>
            <w:color w:val="FF0000"/>
            <w:highlight w:val="cyan"/>
            <w:rPrChange w:id="6832" w:author="Valeria Tapia" w:date="2026-10-05T12:55:00Z">
              <w:rPr/>
            </w:rPrChange>
          </w:rPr>
          <w:t xml:space="preserve">5. Otros </w:t>
        </w:r>
      </w:ins>
    </w:p>
    <w:p w14:paraId="78C61F3F" w14:textId="77777777" w:rsidR="007855CA" w:rsidRPr="001B5D1A" w:rsidRDefault="007855CA">
      <w:pPr>
        <w:rPr>
          <w:ins w:id="6833" w:author="Valeria Tapia" w:date="2026-10-02T11:39:00Z"/>
          <w:color w:val="FF0000"/>
          <w:highlight w:val="cyan"/>
          <w:rPrChange w:id="6834" w:author="Valeria Tapia" w:date="2026-10-05T12:55:00Z">
            <w:rPr>
              <w:ins w:id="6835" w:author="Valeria Tapia" w:date="2026-10-02T11:39:00Z"/>
            </w:rPr>
          </w:rPrChange>
        </w:rPr>
        <w:pPrChange w:id="6836" w:author="Valeria Tapia" w:date="2026-10-02T11:11:00Z">
          <w:pPr>
            <w:pStyle w:val="Ttulo5"/>
            <w:numPr>
              <w:numId w:val="5"/>
            </w:numPr>
            <w:tabs>
              <w:tab w:val="left" w:pos="1701"/>
              <w:tab w:val="num" w:pos="4508"/>
              <w:tab w:val="num" w:pos="9044"/>
            </w:tabs>
            <w:ind w:left="4508" w:hanging="1814"/>
          </w:pPr>
        </w:pPrChange>
      </w:pPr>
    </w:p>
    <w:p w14:paraId="3BE95E15" w14:textId="7B648667" w:rsidR="007855CA" w:rsidRPr="001B5D1A" w:rsidRDefault="007855CA">
      <w:pPr>
        <w:rPr>
          <w:ins w:id="6837" w:author="Valeria Tapia" w:date="2026-10-02T11:42:00Z"/>
          <w:color w:val="FF0000"/>
          <w:highlight w:val="cyan"/>
          <w:rPrChange w:id="6838" w:author="Valeria Tapia" w:date="2026-10-05T12:55:00Z">
            <w:rPr>
              <w:ins w:id="6839" w:author="Valeria Tapia" w:date="2026-10-02T11:42:00Z"/>
            </w:rPr>
          </w:rPrChange>
        </w:rPr>
        <w:pPrChange w:id="6840" w:author="Valeria Tapia" w:date="2026-10-02T11:11:00Z">
          <w:pPr>
            <w:pStyle w:val="Ttulo5"/>
            <w:numPr>
              <w:numId w:val="5"/>
            </w:numPr>
            <w:tabs>
              <w:tab w:val="left" w:pos="1701"/>
              <w:tab w:val="num" w:pos="4508"/>
              <w:tab w:val="num" w:pos="9044"/>
            </w:tabs>
            <w:ind w:left="4508" w:hanging="1814"/>
          </w:pPr>
        </w:pPrChange>
      </w:pPr>
      <w:ins w:id="6841" w:author="Valeria Tapia" w:date="2026-10-02T11:39:00Z">
        <w:r w:rsidRPr="001B5D1A">
          <w:rPr>
            <w:color w:val="FF0000"/>
            <w:highlight w:val="cyan"/>
            <w:rPrChange w:id="6842" w:author="Valeria Tapia" w:date="2026-10-05T12:55:00Z">
              <w:rPr/>
            </w:rPrChange>
          </w:rPr>
          <w:t>II. La</w:t>
        </w:r>
      </w:ins>
      <w:ins w:id="6843" w:author="Valeria Tapia" w:date="2026-10-02T11:40:00Z">
        <w:r w:rsidRPr="001B5D1A">
          <w:rPr>
            <w:color w:val="FF0000"/>
            <w:highlight w:val="cyan"/>
            <w:rPrChange w:id="6844" w:author="Valeria Tapia" w:date="2026-10-05T12:55:00Z">
              <w:rPr/>
            </w:rPrChange>
          </w:rPr>
          <w:t xml:space="preserve"> propuesta será revisada </w:t>
        </w:r>
      </w:ins>
      <w:ins w:id="6845" w:author="Valeria Tapia" w:date="2026-10-02T11:39:00Z">
        <w:r w:rsidRPr="001B5D1A">
          <w:rPr>
            <w:color w:val="FF0000"/>
            <w:highlight w:val="cyan"/>
            <w:rPrChange w:id="6846" w:author="Valeria Tapia" w:date="2026-10-05T12:55:00Z">
              <w:rPr/>
            </w:rPrChange>
          </w:rPr>
          <w:t xml:space="preserve">y </w:t>
        </w:r>
      </w:ins>
      <w:ins w:id="6847" w:author="Valeria Tapia" w:date="2026-10-02T11:43:00Z">
        <w:r w:rsidR="00144956" w:rsidRPr="001B5D1A">
          <w:rPr>
            <w:color w:val="FF0000"/>
            <w:highlight w:val="cyan"/>
            <w:rPrChange w:id="6848" w:author="Valeria Tapia" w:date="2026-10-05T12:55:00Z">
              <w:rPr/>
            </w:rPrChange>
          </w:rPr>
          <w:t>validada</w:t>
        </w:r>
      </w:ins>
      <w:ins w:id="6849" w:author="Valeria Tapia" w:date="2026-10-02T11:40:00Z">
        <w:r w:rsidRPr="001B5D1A">
          <w:rPr>
            <w:color w:val="FF0000"/>
            <w:highlight w:val="cyan"/>
            <w:rPrChange w:id="6850" w:author="Valeria Tapia" w:date="2026-10-05T12:55:00Z">
              <w:rPr/>
            </w:rPrChange>
          </w:rPr>
          <w:t xml:space="preserve"> por la AN y de corresponder por las </w:t>
        </w:r>
      </w:ins>
      <w:ins w:id="6851" w:author="Valeria Tapia" w:date="2026-10-02T11:41:00Z">
        <w:r w:rsidRPr="001B5D1A">
          <w:rPr>
            <w:color w:val="FF0000"/>
            <w:highlight w:val="cyan"/>
            <w:rPrChange w:id="6852" w:author="Valeria Tapia" w:date="2026-10-05T12:55:00Z">
              <w:rPr/>
            </w:rPrChange>
          </w:rPr>
          <w:t>EPEs</w:t>
        </w:r>
      </w:ins>
      <w:ins w:id="6853" w:author="Valeria Tapia" w:date="2026-10-02T13:05:00Z">
        <w:r w:rsidR="00DB72F4" w:rsidRPr="001B5D1A">
          <w:rPr>
            <w:color w:val="FF0000"/>
            <w:highlight w:val="cyan"/>
            <w:rPrChange w:id="6854" w:author="Valeria Tapia" w:date="2026-10-05T12:55:00Z">
              <w:rPr/>
            </w:rPrChange>
          </w:rPr>
          <w:t>, de identificarse ajustes a la propuesta, la AN deber</w:t>
        </w:r>
      </w:ins>
    </w:p>
    <w:p w14:paraId="43295806" w14:textId="02CB1104" w:rsidR="007855CA" w:rsidRPr="001B5D1A" w:rsidRDefault="007855CA">
      <w:pPr>
        <w:rPr>
          <w:ins w:id="6855" w:author="Valeria Tapia" w:date="2026-10-02T11:11:00Z"/>
          <w:color w:val="FF0000"/>
          <w:highlight w:val="cyan"/>
          <w:rPrChange w:id="6856" w:author="Valeria Tapia" w:date="2026-10-05T12:55:00Z">
            <w:rPr>
              <w:ins w:id="6857" w:author="Valeria Tapia" w:date="2026-10-02T11:11:00Z"/>
            </w:rPr>
          </w:rPrChange>
        </w:rPr>
        <w:pPrChange w:id="6858" w:author="Valeria Tapia" w:date="2026-10-02T11:11:00Z">
          <w:pPr>
            <w:pStyle w:val="Ttulo5"/>
            <w:numPr>
              <w:numId w:val="5"/>
            </w:numPr>
            <w:tabs>
              <w:tab w:val="left" w:pos="1701"/>
              <w:tab w:val="num" w:pos="4508"/>
              <w:tab w:val="num" w:pos="9044"/>
            </w:tabs>
            <w:ind w:left="4508" w:hanging="1814"/>
          </w:pPr>
        </w:pPrChange>
      </w:pPr>
      <w:ins w:id="6859" w:author="Valeria Tapia" w:date="2026-10-02T11:40:00Z">
        <w:r w:rsidRPr="001B5D1A">
          <w:rPr>
            <w:color w:val="FF0000"/>
            <w:highlight w:val="cyan"/>
            <w:rPrChange w:id="6860" w:author="Valeria Tapia" w:date="2026-10-05T12:55:00Z">
              <w:rPr/>
            </w:rPrChange>
          </w:rPr>
          <w:t xml:space="preserve"> </w:t>
        </w:r>
      </w:ins>
    </w:p>
    <w:p w14:paraId="5ED874B7" w14:textId="7ABB2384" w:rsidR="00365B89" w:rsidRPr="001B5D1A" w:rsidRDefault="00A73145" w:rsidP="002964F5">
      <w:pPr>
        <w:pStyle w:val="Ttulo5"/>
        <w:numPr>
          <w:ilvl w:val="0"/>
          <w:numId w:val="5"/>
        </w:numPr>
        <w:tabs>
          <w:tab w:val="left" w:pos="1701"/>
          <w:tab w:val="num" w:pos="9044"/>
        </w:tabs>
        <w:ind w:left="0" w:firstLine="0"/>
        <w:rPr>
          <w:ins w:id="6861" w:author="Valeria Tapia" w:date="2026-10-02T10:58:00Z"/>
          <w:color w:val="FF0000"/>
          <w:szCs w:val="24"/>
          <w:highlight w:val="cyan"/>
          <w:rPrChange w:id="6862" w:author="Valeria Tapia" w:date="2026-10-05T12:55:00Z">
            <w:rPr>
              <w:ins w:id="6863" w:author="Valeria Tapia" w:date="2026-10-02T10:58:00Z"/>
              <w:szCs w:val="24"/>
            </w:rPr>
          </w:rPrChange>
        </w:rPr>
      </w:pPr>
      <w:ins w:id="6864" w:author="Valeria Tapia" w:date="2026-10-02T11:15:00Z">
        <w:r w:rsidRPr="001B5D1A">
          <w:rPr>
            <w:color w:val="FF0000"/>
            <w:szCs w:val="24"/>
            <w:highlight w:val="cyan"/>
            <w:rPrChange w:id="6865" w:author="Valeria Tapia" w:date="2026-10-05T12:55:00Z">
              <w:rPr>
                <w:szCs w:val="24"/>
              </w:rPr>
            </w:rPrChange>
          </w:rPr>
          <w:t xml:space="preserve"> </w:t>
        </w:r>
      </w:ins>
      <w:ins w:id="6866" w:author="Valeria Tapia" w:date="2026-10-02T11:17:00Z">
        <w:r w:rsidRPr="001B5D1A">
          <w:rPr>
            <w:b/>
            <w:color w:val="FF0000"/>
            <w:szCs w:val="24"/>
            <w:highlight w:val="cyan"/>
            <w:rPrChange w:id="6867" w:author="Valeria Tapia" w:date="2026-10-05T12:55:00Z">
              <w:rPr>
                <w:szCs w:val="24"/>
              </w:rPr>
            </w:rPrChange>
          </w:rPr>
          <w:t>(</w:t>
        </w:r>
      </w:ins>
      <w:ins w:id="6868" w:author="Valeria Tapia" w:date="2026-10-02T11:43:00Z">
        <w:r w:rsidR="00144956" w:rsidRPr="001B5D1A">
          <w:rPr>
            <w:b/>
            <w:color w:val="FF0000"/>
            <w:szCs w:val="24"/>
            <w:highlight w:val="cyan"/>
            <w:rPrChange w:id="6869" w:author="Valeria Tapia" w:date="2026-10-05T12:55:00Z">
              <w:rPr>
                <w:b/>
                <w:szCs w:val="24"/>
              </w:rPr>
            </w:rPrChange>
          </w:rPr>
          <w:t>ELABORACIÓN DEL REQUERIMIENTO FUNCIONAL</w:t>
        </w:r>
      </w:ins>
      <w:ins w:id="6870" w:author="Valeria Tapia" w:date="2026-10-02T11:17:00Z">
        <w:r w:rsidRPr="001B5D1A">
          <w:rPr>
            <w:b/>
            <w:color w:val="FF0000"/>
            <w:szCs w:val="24"/>
            <w:highlight w:val="cyan"/>
            <w:rPrChange w:id="6871" w:author="Valeria Tapia" w:date="2026-10-05T12:55:00Z">
              <w:rPr>
                <w:szCs w:val="24"/>
              </w:rPr>
            </w:rPrChange>
          </w:rPr>
          <w:t>)</w:t>
        </w:r>
        <w:r w:rsidR="0023668F" w:rsidRPr="001B5D1A">
          <w:rPr>
            <w:color w:val="FF0000"/>
            <w:szCs w:val="24"/>
            <w:highlight w:val="cyan"/>
            <w:rPrChange w:id="6872" w:author="Valeria Tapia" w:date="2026-10-05T12:55:00Z">
              <w:rPr>
                <w:szCs w:val="24"/>
              </w:rPr>
            </w:rPrChange>
          </w:rPr>
          <w:t>.</w:t>
        </w:r>
      </w:ins>
      <w:ins w:id="6873" w:author="Valeria Tapia" w:date="2026-10-02T11:32:00Z">
        <w:r w:rsidR="007855CA" w:rsidRPr="001B5D1A">
          <w:rPr>
            <w:color w:val="FF0000"/>
            <w:szCs w:val="24"/>
            <w:highlight w:val="cyan"/>
            <w:rPrChange w:id="6874" w:author="Valeria Tapia" w:date="2026-10-05T12:55:00Z">
              <w:rPr>
                <w:szCs w:val="24"/>
              </w:rPr>
            </w:rPrChange>
          </w:rPr>
          <w:t xml:space="preserve"> </w:t>
        </w:r>
      </w:ins>
      <w:ins w:id="6875" w:author="Valeria Tapia" w:date="2026-10-02T12:50:00Z">
        <w:r w:rsidR="00A24B7F" w:rsidRPr="001B5D1A">
          <w:rPr>
            <w:color w:val="FF0000"/>
            <w:szCs w:val="24"/>
            <w:highlight w:val="cyan"/>
            <w:rPrChange w:id="6876" w:author="Valeria Tapia" w:date="2026-10-05T12:55:00Z">
              <w:rPr>
                <w:szCs w:val="24"/>
              </w:rPr>
            </w:rPrChange>
          </w:rPr>
          <w:t xml:space="preserve">I. </w:t>
        </w:r>
      </w:ins>
      <w:ins w:id="6877" w:author="Valeria Tapia" w:date="2026-10-02T11:19:00Z">
        <w:r w:rsidR="0023668F" w:rsidRPr="001B5D1A">
          <w:rPr>
            <w:color w:val="FF0000"/>
            <w:szCs w:val="24"/>
            <w:highlight w:val="cyan"/>
            <w:rPrChange w:id="6878" w:author="Valeria Tapia" w:date="2026-10-05T12:55:00Z">
              <w:rPr>
                <w:szCs w:val="24"/>
              </w:rPr>
            </w:rPrChange>
          </w:rPr>
          <w:t xml:space="preserve">Una vez aprobada la propuesta de incorporación del </w:t>
        </w:r>
      </w:ins>
      <w:ins w:id="6879" w:author="Valeria Tapia" w:date="2026-10-02T11:44:00Z">
        <w:r w:rsidR="00144956" w:rsidRPr="001B5D1A">
          <w:rPr>
            <w:color w:val="FF0000"/>
            <w:szCs w:val="24"/>
            <w:highlight w:val="cyan"/>
            <w:rPrChange w:id="6880" w:author="Valeria Tapia" w:date="2026-10-05T12:55:00Z">
              <w:rPr>
                <w:szCs w:val="24"/>
              </w:rPr>
            </w:rPrChange>
          </w:rPr>
          <w:t xml:space="preserve">servicio a la VUCE, </w:t>
        </w:r>
      </w:ins>
      <w:ins w:id="6881" w:author="Valeria Tapia" w:date="2026-10-02T12:56:00Z">
        <w:r w:rsidR="00E12113" w:rsidRPr="001B5D1A">
          <w:rPr>
            <w:color w:val="FF0000"/>
            <w:szCs w:val="24"/>
            <w:highlight w:val="cyan"/>
            <w:rPrChange w:id="6882" w:author="Valeria Tapia" w:date="2026-10-05T12:55:00Z">
              <w:rPr>
                <w:szCs w:val="24"/>
              </w:rPr>
            </w:rPrChange>
          </w:rPr>
          <w:t xml:space="preserve">la AN </w:t>
        </w:r>
      </w:ins>
      <w:ins w:id="6883" w:author="Valeria Tapia" w:date="2026-10-02T11:44:00Z">
        <w:r w:rsidR="00144956" w:rsidRPr="001B5D1A">
          <w:rPr>
            <w:color w:val="FF0000"/>
            <w:szCs w:val="24"/>
            <w:highlight w:val="cyan"/>
            <w:rPrChange w:id="6884" w:author="Valeria Tapia" w:date="2026-10-05T12:55:00Z">
              <w:rPr>
                <w:szCs w:val="24"/>
              </w:rPr>
            </w:rPrChange>
          </w:rPr>
          <w:t xml:space="preserve">elaborará el </w:t>
        </w:r>
      </w:ins>
      <w:ins w:id="6885" w:author="Valeria Tapia" w:date="2026-10-02T11:03:00Z">
        <w:r w:rsidR="00365B89" w:rsidRPr="001B5D1A">
          <w:rPr>
            <w:color w:val="FF0000"/>
            <w:szCs w:val="24"/>
            <w:highlight w:val="cyan"/>
            <w:rPrChange w:id="6886" w:author="Valeria Tapia" w:date="2026-10-05T12:55:00Z">
              <w:rPr>
                <w:szCs w:val="24"/>
              </w:rPr>
            </w:rPrChange>
          </w:rPr>
          <w:t>requerimiento funcional</w:t>
        </w:r>
      </w:ins>
      <w:ins w:id="6887" w:author="Valeria Tapia" w:date="2026-10-02T11:45:00Z">
        <w:r w:rsidR="00144956" w:rsidRPr="001B5D1A">
          <w:rPr>
            <w:color w:val="FF0000"/>
            <w:szCs w:val="24"/>
            <w:highlight w:val="cyan"/>
            <w:rPrChange w:id="6888" w:author="Valeria Tapia" w:date="2026-10-05T12:55:00Z">
              <w:rPr>
                <w:szCs w:val="24"/>
              </w:rPr>
            </w:rPrChange>
          </w:rPr>
          <w:t xml:space="preserve"> que incluye</w:t>
        </w:r>
      </w:ins>
      <w:ins w:id="6889" w:author="Valeria Tapia" w:date="2026-10-02T11:46:00Z">
        <w:r w:rsidR="00144956" w:rsidRPr="001B5D1A">
          <w:rPr>
            <w:color w:val="FF0000"/>
            <w:szCs w:val="24"/>
            <w:highlight w:val="cyan"/>
            <w:rPrChange w:id="6890" w:author="Valeria Tapia" w:date="2026-10-05T12:55:00Z">
              <w:rPr>
                <w:szCs w:val="24"/>
              </w:rPr>
            </w:rPrChange>
          </w:rPr>
          <w:t>, entre otros</w:t>
        </w:r>
      </w:ins>
      <w:ins w:id="6891" w:author="Valeria Tapia" w:date="2026-10-02T11:45:00Z">
        <w:r w:rsidR="00144956" w:rsidRPr="001B5D1A">
          <w:rPr>
            <w:color w:val="FF0000"/>
            <w:szCs w:val="24"/>
            <w:highlight w:val="cyan"/>
            <w:rPrChange w:id="6892" w:author="Valeria Tapia" w:date="2026-10-05T12:55:00Z">
              <w:rPr>
                <w:szCs w:val="24"/>
              </w:rPr>
            </w:rPrChange>
          </w:rPr>
          <w:t>:</w:t>
        </w:r>
      </w:ins>
    </w:p>
    <w:p w14:paraId="47565634" w14:textId="77777777" w:rsidR="00365B89" w:rsidRPr="001B5D1A" w:rsidRDefault="00365B89">
      <w:pPr>
        <w:rPr>
          <w:ins w:id="6893" w:author="Valeria Tapia" w:date="2026-10-02T11:45:00Z"/>
          <w:color w:val="FF0000"/>
          <w:highlight w:val="cyan"/>
          <w:rPrChange w:id="6894" w:author="Valeria Tapia" w:date="2026-10-05T12:55:00Z">
            <w:rPr>
              <w:ins w:id="6895" w:author="Valeria Tapia" w:date="2026-10-02T11:45:00Z"/>
            </w:rPr>
          </w:rPrChange>
        </w:rPr>
        <w:pPrChange w:id="6896" w:author="Valeria Tapia" w:date="2026-10-02T10:58:00Z">
          <w:pPr>
            <w:pStyle w:val="Ttulo5"/>
            <w:numPr>
              <w:numId w:val="5"/>
            </w:numPr>
            <w:tabs>
              <w:tab w:val="left" w:pos="1701"/>
              <w:tab w:val="num" w:pos="4508"/>
              <w:tab w:val="num" w:pos="9044"/>
            </w:tabs>
            <w:ind w:left="4508" w:hanging="1814"/>
          </w:pPr>
        </w:pPrChange>
      </w:pPr>
    </w:p>
    <w:p w14:paraId="267F9597" w14:textId="50A1955A" w:rsidR="00144956" w:rsidRPr="001B5D1A" w:rsidRDefault="00144956">
      <w:pPr>
        <w:pStyle w:val="Prrafodelista"/>
        <w:numPr>
          <w:ilvl w:val="0"/>
          <w:numId w:val="126"/>
        </w:numPr>
        <w:rPr>
          <w:ins w:id="6897" w:author="Valeria Tapia" w:date="2026-10-02T11:46:00Z"/>
          <w:color w:val="FF0000"/>
          <w:highlight w:val="cyan"/>
          <w:rPrChange w:id="6898" w:author="Valeria Tapia" w:date="2026-10-05T12:55:00Z">
            <w:rPr>
              <w:ins w:id="6899" w:author="Valeria Tapia" w:date="2026-10-02T11:46:00Z"/>
            </w:rPr>
          </w:rPrChange>
        </w:rPr>
        <w:pPrChange w:id="6900" w:author="Valeria Tapia" w:date="2026-10-02T11:46:00Z">
          <w:pPr>
            <w:pStyle w:val="Ttulo5"/>
            <w:numPr>
              <w:numId w:val="5"/>
            </w:numPr>
            <w:tabs>
              <w:tab w:val="left" w:pos="1701"/>
              <w:tab w:val="num" w:pos="4508"/>
              <w:tab w:val="num" w:pos="9044"/>
            </w:tabs>
            <w:ind w:left="4508" w:hanging="1814"/>
          </w:pPr>
        </w:pPrChange>
      </w:pPr>
      <w:ins w:id="6901" w:author="Valeria Tapia" w:date="2026-10-02T11:49:00Z">
        <w:r w:rsidRPr="001B5D1A">
          <w:rPr>
            <w:color w:val="FF0000"/>
            <w:highlight w:val="cyan"/>
            <w:rPrChange w:id="6902" w:author="Valeria Tapia" w:date="2026-10-05T12:55:00Z">
              <w:rPr/>
            </w:rPrChange>
          </w:rPr>
          <w:t>Diseño de interfaces</w:t>
        </w:r>
      </w:ins>
    </w:p>
    <w:p w14:paraId="6F0CDB25" w14:textId="34C778B1" w:rsidR="00144956" w:rsidRPr="001B5D1A" w:rsidRDefault="00144956">
      <w:pPr>
        <w:pStyle w:val="Prrafodelista"/>
        <w:numPr>
          <w:ilvl w:val="0"/>
          <w:numId w:val="126"/>
        </w:numPr>
        <w:rPr>
          <w:ins w:id="6903" w:author="Valeria Tapia" w:date="2026-10-02T11:45:00Z"/>
          <w:color w:val="FF0000"/>
          <w:highlight w:val="cyan"/>
          <w:rPrChange w:id="6904" w:author="Valeria Tapia" w:date="2026-10-05T12:55:00Z">
            <w:rPr>
              <w:ins w:id="6905" w:author="Valeria Tapia" w:date="2026-10-02T11:45:00Z"/>
            </w:rPr>
          </w:rPrChange>
        </w:rPr>
        <w:pPrChange w:id="6906" w:author="Valeria Tapia" w:date="2026-10-02T11:46:00Z">
          <w:pPr>
            <w:pStyle w:val="Ttulo5"/>
            <w:numPr>
              <w:numId w:val="5"/>
            </w:numPr>
            <w:tabs>
              <w:tab w:val="left" w:pos="1701"/>
              <w:tab w:val="num" w:pos="4508"/>
              <w:tab w:val="num" w:pos="9044"/>
            </w:tabs>
            <w:ind w:left="4508" w:hanging="1814"/>
          </w:pPr>
        </w:pPrChange>
      </w:pPr>
      <w:ins w:id="6907" w:author="Valeria Tapia" w:date="2026-10-02T11:45:00Z">
        <w:r w:rsidRPr="001B5D1A">
          <w:rPr>
            <w:color w:val="FF0000"/>
            <w:highlight w:val="cyan"/>
            <w:rPrChange w:id="6908" w:author="Valeria Tapia" w:date="2026-10-05T12:55:00Z">
              <w:rPr/>
            </w:rPrChange>
          </w:rPr>
          <w:t>Diagrama de Actividades</w:t>
        </w:r>
      </w:ins>
    </w:p>
    <w:p w14:paraId="04CC82ED" w14:textId="1444E236" w:rsidR="00144956" w:rsidRPr="001B5D1A" w:rsidRDefault="00144956">
      <w:pPr>
        <w:pStyle w:val="Prrafodelista"/>
        <w:numPr>
          <w:ilvl w:val="0"/>
          <w:numId w:val="126"/>
        </w:numPr>
        <w:rPr>
          <w:ins w:id="6909" w:author="Valeria Tapia" w:date="2026-10-02T11:45:00Z"/>
          <w:color w:val="FF0000"/>
          <w:highlight w:val="cyan"/>
          <w:rPrChange w:id="6910" w:author="Valeria Tapia" w:date="2026-10-05T12:55:00Z">
            <w:rPr>
              <w:ins w:id="6911" w:author="Valeria Tapia" w:date="2026-10-02T11:45:00Z"/>
            </w:rPr>
          </w:rPrChange>
        </w:rPr>
        <w:pPrChange w:id="6912" w:author="Valeria Tapia" w:date="2026-10-02T11:46:00Z">
          <w:pPr>
            <w:pStyle w:val="Ttulo5"/>
            <w:numPr>
              <w:numId w:val="5"/>
            </w:numPr>
            <w:tabs>
              <w:tab w:val="left" w:pos="1701"/>
              <w:tab w:val="num" w:pos="4508"/>
              <w:tab w:val="num" w:pos="9044"/>
            </w:tabs>
            <w:ind w:left="4508" w:hanging="1814"/>
          </w:pPr>
        </w:pPrChange>
      </w:pPr>
      <w:ins w:id="6913" w:author="Valeria Tapia" w:date="2026-10-02T11:45:00Z">
        <w:r w:rsidRPr="001B5D1A">
          <w:rPr>
            <w:color w:val="FF0000"/>
            <w:highlight w:val="cyan"/>
            <w:rPrChange w:id="6914" w:author="Valeria Tapia" w:date="2026-10-05T12:55:00Z">
              <w:rPr/>
            </w:rPrChange>
          </w:rPr>
          <w:t>Diagrama de Estados</w:t>
        </w:r>
      </w:ins>
    </w:p>
    <w:p w14:paraId="2F6A18C4" w14:textId="045A998A" w:rsidR="00144956" w:rsidRPr="001B5D1A" w:rsidRDefault="00144956">
      <w:pPr>
        <w:pStyle w:val="Prrafodelista"/>
        <w:numPr>
          <w:ilvl w:val="0"/>
          <w:numId w:val="126"/>
        </w:numPr>
        <w:rPr>
          <w:ins w:id="6915" w:author="Valeria Tapia" w:date="2026-10-02T11:45:00Z"/>
          <w:color w:val="FF0000"/>
          <w:highlight w:val="cyan"/>
          <w:rPrChange w:id="6916" w:author="Valeria Tapia" w:date="2026-10-05T12:55:00Z">
            <w:rPr>
              <w:ins w:id="6917" w:author="Valeria Tapia" w:date="2026-10-02T11:45:00Z"/>
            </w:rPr>
          </w:rPrChange>
        </w:rPr>
        <w:pPrChange w:id="6918" w:author="Valeria Tapia" w:date="2026-10-02T11:46:00Z">
          <w:pPr>
            <w:pStyle w:val="Ttulo5"/>
            <w:numPr>
              <w:numId w:val="5"/>
            </w:numPr>
            <w:tabs>
              <w:tab w:val="left" w:pos="1701"/>
              <w:tab w:val="num" w:pos="4508"/>
              <w:tab w:val="num" w:pos="9044"/>
            </w:tabs>
            <w:ind w:left="4508" w:hanging="1814"/>
          </w:pPr>
        </w:pPrChange>
      </w:pPr>
      <w:ins w:id="6919" w:author="Valeria Tapia" w:date="2026-10-02T11:45:00Z">
        <w:r w:rsidRPr="001B5D1A">
          <w:rPr>
            <w:color w:val="FF0000"/>
            <w:highlight w:val="cyan"/>
            <w:rPrChange w:id="6920" w:author="Valeria Tapia" w:date="2026-10-05T12:55:00Z">
              <w:rPr/>
            </w:rPrChange>
          </w:rPr>
          <w:t>Diccionario de Datos</w:t>
        </w:r>
      </w:ins>
    </w:p>
    <w:p w14:paraId="7711E3BC" w14:textId="5DA528A8" w:rsidR="00144956" w:rsidRPr="001B5D1A" w:rsidRDefault="00144956">
      <w:pPr>
        <w:pStyle w:val="Prrafodelista"/>
        <w:numPr>
          <w:ilvl w:val="0"/>
          <w:numId w:val="126"/>
        </w:numPr>
        <w:rPr>
          <w:ins w:id="6921" w:author="Valeria Tapia" w:date="2026-10-02T11:45:00Z"/>
          <w:color w:val="FF0000"/>
          <w:highlight w:val="cyan"/>
          <w:rPrChange w:id="6922" w:author="Valeria Tapia" w:date="2026-10-05T12:55:00Z">
            <w:rPr>
              <w:ins w:id="6923" w:author="Valeria Tapia" w:date="2026-10-02T11:45:00Z"/>
            </w:rPr>
          </w:rPrChange>
        </w:rPr>
        <w:pPrChange w:id="6924" w:author="Valeria Tapia" w:date="2026-10-02T11:46:00Z">
          <w:pPr>
            <w:pStyle w:val="Ttulo5"/>
            <w:numPr>
              <w:numId w:val="5"/>
            </w:numPr>
            <w:tabs>
              <w:tab w:val="left" w:pos="1701"/>
              <w:tab w:val="num" w:pos="4508"/>
              <w:tab w:val="num" w:pos="9044"/>
            </w:tabs>
            <w:ind w:left="4508" w:hanging="1814"/>
          </w:pPr>
        </w:pPrChange>
      </w:pPr>
      <w:ins w:id="6925" w:author="Valeria Tapia" w:date="2026-10-02T11:45:00Z">
        <w:r w:rsidRPr="001B5D1A">
          <w:rPr>
            <w:color w:val="FF0000"/>
            <w:highlight w:val="cyan"/>
            <w:rPrChange w:id="6926" w:author="Valeria Tapia" w:date="2026-10-05T12:55:00Z">
              <w:rPr/>
            </w:rPrChange>
          </w:rPr>
          <w:t>Otros de corresponder</w:t>
        </w:r>
      </w:ins>
    </w:p>
    <w:p w14:paraId="1B65BE1D" w14:textId="77777777" w:rsidR="00E12113" w:rsidRPr="001B5D1A" w:rsidRDefault="00E12113">
      <w:pPr>
        <w:rPr>
          <w:ins w:id="6927" w:author="Valeria Tapia" w:date="2026-10-02T12:56:00Z"/>
          <w:color w:val="FF0000"/>
          <w:highlight w:val="cyan"/>
          <w:rPrChange w:id="6928" w:author="Valeria Tapia" w:date="2026-10-05T12:55:00Z">
            <w:rPr>
              <w:ins w:id="6929" w:author="Valeria Tapia" w:date="2026-10-02T12:56:00Z"/>
            </w:rPr>
          </w:rPrChange>
        </w:rPr>
        <w:pPrChange w:id="6930" w:author="Valeria Tapia" w:date="2026-10-02T10:58:00Z">
          <w:pPr>
            <w:pStyle w:val="Ttulo5"/>
            <w:numPr>
              <w:numId w:val="5"/>
            </w:numPr>
            <w:tabs>
              <w:tab w:val="left" w:pos="1701"/>
              <w:tab w:val="num" w:pos="4508"/>
              <w:tab w:val="num" w:pos="9044"/>
            </w:tabs>
            <w:ind w:left="4508" w:hanging="1814"/>
          </w:pPr>
        </w:pPrChange>
      </w:pPr>
    </w:p>
    <w:p w14:paraId="43249FA2" w14:textId="06B79CC8" w:rsidR="00144956" w:rsidRPr="001B5D1A" w:rsidRDefault="00E12113">
      <w:pPr>
        <w:rPr>
          <w:ins w:id="6931" w:author="Valeria Tapia" w:date="2026-10-02T12:56:00Z"/>
          <w:color w:val="FF0000"/>
          <w:highlight w:val="cyan"/>
          <w:rPrChange w:id="6932" w:author="Valeria Tapia" w:date="2026-10-05T12:55:00Z">
            <w:rPr>
              <w:ins w:id="6933" w:author="Valeria Tapia" w:date="2026-10-02T12:56:00Z"/>
            </w:rPr>
          </w:rPrChange>
        </w:rPr>
        <w:pPrChange w:id="6934" w:author="Valeria Tapia" w:date="2026-10-02T10:58:00Z">
          <w:pPr>
            <w:pStyle w:val="Ttulo5"/>
            <w:numPr>
              <w:numId w:val="5"/>
            </w:numPr>
            <w:tabs>
              <w:tab w:val="left" w:pos="1701"/>
              <w:tab w:val="num" w:pos="4508"/>
              <w:tab w:val="num" w:pos="9044"/>
            </w:tabs>
            <w:ind w:left="4508" w:hanging="1814"/>
          </w:pPr>
        </w:pPrChange>
      </w:pPr>
      <w:ins w:id="6935" w:author="Valeria Tapia" w:date="2026-10-02T12:56:00Z">
        <w:r w:rsidRPr="001B5D1A">
          <w:rPr>
            <w:color w:val="FF0000"/>
            <w:highlight w:val="cyan"/>
            <w:rPrChange w:id="6936" w:author="Valeria Tapia" w:date="2026-10-05T12:55:00Z">
              <w:rPr/>
            </w:rPrChange>
          </w:rPr>
          <w:lastRenderedPageBreak/>
          <w:t>II. Cuando la incorporación del servicio,</w:t>
        </w:r>
      </w:ins>
      <w:ins w:id="6937" w:author="Valeria Tapia" w:date="2026-10-02T12:57:00Z">
        <w:r w:rsidRPr="001B5D1A">
          <w:rPr>
            <w:color w:val="FF0000"/>
            <w:highlight w:val="cyan"/>
            <w:rPrChange w:id="6938" w:author="Valeria Tapia" w:date="2026-10-05T12:55:00Z">
              <w:rPr/>
            </w:rPrChange>
          </w:rPr>
          <w:t xml:space="preserve"> requiera adecuaciones por la EPEs, la </w:t>
        </w:r>
      </w:ins>
      <w:ins w:id="6939" w:author="Valeria Tapia" w:date="2026-10-02T12:59:00Z">
        <w:r w:rsidRPr="001B5D1A">
          <w:rPr>
            <w:color w:val="FF0000"/>
            <w:highlight w:val="cyan"/>
            <w:rPrChange w:id="6940" w:author="Valeria Tapia" w:date="2026-10-05T12:55:00Z">
              <w:rPr/>
            </w:rPrChange>
          </w:rPr>
          <w:t>AN deber</w:t>
        </w:r>
        <w:r w:rsidR="00DB72F4" w:rsidRPr="001B5D1A">
          <w:rPr>
            <w:color w:val="FF0000"/>
            <w:highlight w:val="cyan"/>
            <w:rPrChange w:id="6941" w:author="Valeria Tapia" w:date="2026-10-05T12:55:00Z">
              <w:rPr/>
            </w:rPrChange>
          </w:rPr>
          <w:t xml:space="preserve">á realizar las </w:t>
        </w:r>
      </w:ins>
      <w:ins w:id="6942" w:author="Valeria Tapia" w:date="2026-10-02T13:01:00Z">
        <w:r w:rsidR="00DB72F4" w:rsidRPr="001B5D1A">
          <w:rPr>
            <w:color w:val="FF0000"/>
            <w:highlight w:val="cyan"/>
            <w:rPrChange w:id="6943" w:author="Valeria Tapia" w:date="2026-10-05T12:55:00Z">
              <w:rPr/>
            </w:rPrChange>
          </w:rPr>
          <w:t xml:space="preserve">coordinaciones necesarias </w:t>
        </w:r>
      </w:ins>
      <w:ins w:id="6944" w:author="Valeria Tapia" w:date="2026-10-02T13:02:00Z">
        <w:r w:rsidR="00DB72F4" w:rsidRPr="001B5D1A">
          <w:rPr>
            <w:color w:val="FF0000"/>
            <w:highlight w:val="cyan"/>
            <w:rPrChange w:id="6945" w:author="Valeria Tapia" w:date="2026-10-05T12:55:00Z">
              <w:rPr/>
            </w:rPrChange>
          </w:rPr>
          <w:t>para</w:t>
        </w:r>
      </w:ins>
      <w:ins w:id="6946" w:author="Valeria Tapia" w:date="2026-10-02T13:01:00Z">
        <w:r w:rsidR="00DB72F4" w:rsidRPr="001B5D1A">
          <w:rPr>
            <w:color w:val="FF0000"/>
            <w:highlight w:val="cyan"/>
            <w:rPrChange w:id="6947" w:author="Valeria Tapia" w:date="2026-10-05T12:55:00Z">
              <w:rPr/>
            </w:rPrChange>
          </w:rPr>
          <w:t xml:space="preserve"> </w:t>
        </w:r>
      </w:ins>
      <w:ins w:id="6948" w:author="Valeria Tapia" w:date="2026-10-02T12:59:00Z">
        <w:r w:rsidRPr="001B5D1A">
          <w:rPr>
            <w:color w:val="FF0000"/>
            <w:highlight w:val="cyan"/>
            <w:rPrChange w:id="6949" w:author="Valeria Tapia" w:date="2026-10-05T12:55:00Z">
              <w:rPr/>
            </w:rPrChange>
          </w:rPr>
          <w:t xml:space="preserve"> </w:t>
        </w:r>
      </w:ins>
      <w:ins w:id="6950" w:author="Valeria Tapia" w:date="2026-10-02T12:56:00Z">
        <w:r w:rsidRPr="001B5D1A">
          <w:rPr>
            <w:color w:val="FF0000"/>
            <w:highlight w:val="cyan"/>
            <w:rPrChange w:id="6951" w:author="Valeria Tapia" w:date="2026-10-05T12:55:00Z">
              <w:rPr/>
            </w:rPrChange>
          </w:rPr>
          <w:t xml:space="preserve">  </w:t>
        </w:r>
      </w:ins>
    </w:p>
    <w:p w14:paraId="43537664" w14:textId="77777777" w:rsidR="00E12113" w:rsidRPr="001B5D1A" w:rsidRDefault="00E12113">
      <w:pPr>
        <w:rPr>
          <w:ins w:id="6952" w:author="Valeria Tapia" w:date="2026-10-02T11:46:00Z"/>
          <w:color w:val="FF0000"/>
          <w:highlight w:val="cyan"/>
          <w:rPrChange w:id="6953" w:author="Valeria Tapia" w:date="2026-10-05T12:55:00Z">
            <w:rPr>
              <w:ins w:id="6954" w:author="Valeria Tapia" w:date="2026-10-02T11:46:00Z"/>
            </w:rPr>
          </w:rPrChange>
        </w:rPr>
        <w:pPrChange w:id="6955" w:author="Valeria Tapia" w:date="2026-10-02T10:58:00Z">
          <w:pPr>
            <w:pStyle w:val="Ttulo5"/>
            <w:numPr>
              <w:numId w:val="5"/>
            </w:numPr>
            <w:tabs>
              <w:tab w:val="left" w:pos="1701"/>
              <w:tab w:val="num" w:pos="4508"/>
              <w:tab w:val="num" w:pos="9044"/>
            </w:tabs>
            <w:ind w:left="4508" w:hanging="1814"/>
          </w:pPr>
        </w:pPrChange>
      </w:pPr>
    </w:p>
    <w:p w14:paraId="60548FE5" w14:textId="72D7622B" w:rsidR="00BF2EA0" w:rsidRPr="001B5D1A" w:rsidRDefault="00144956" w:rsidP="002964F5">
      <w:pPr>
        <w:pStyle w:val="Ttulo5"/>
        <w:numPr>
          <w:ilvl w:val="0"/>
          <w:numId w:val="5"/>
        </w:numPr>
        <w:tabs>
          <w:tab w:val="left" w:pos="1701"/>
          <w:tab w:val="num" w:pos="9044"/>
        </w:tabs>
        <w:ind w:left="0" w:firstLine="0"/>
        <w:rPr>
          <w:ins w:id="6956" w:author="Valeria Tapia" w:date="2026-10-02T11:51:00Z"/>
          <w:b/>
          <w:color w:val="FF0000"/>
          <w:highlight w:val="cyan"/>
          <w:rPrChange w:id="6957" w:author="Valeria Tapia" w:date="2026-10-05T12:55:00Z">
            <w:rPr>
              <w:ins w:id="6958" w:author="Valeria Tapia" w:date="2026-10-02T11:51:00Z"/>
            </w:rPr>
          </w:rPrChange>
        </w:rPr>
      </w:pPr>
      <w:ins w:id="6959" w:author="Valeria Tapia" w:date="2026-10-02T11:50:00Z">
        <w:r w:rsidRPr="001B5D1A">
          <w:rPr>
            <w:color w:val="FF0000"/>
            <w:highlight w:val="cyan"/>
            <w:rPrChange w:id="6960" w:author="Valeria Tapia" w:date="2026-10-05T12:55:00Z">
              <w:rPr/>
            </w:rPrChange>
          </w:rPr>
          <w:t xml:space="preserve"> </w:t>
        </w:r>
        <w:r w:rsidRPr="001B5D1A">
          <w:rPr>
            <w:b/>
            <w:color w:val="FF0000"/>
            <w:highlight w:val="cyan"/>
            <w:rPrChange w:id="6961" w:author="Valeria Tapia" w:date="2026-10-05T12:55:00Z">
              <w:rPr/>
            </w:rPrChange>
          </w:rPr>
          <w:t>(DESARROLLO DE FUNCIONALIDADES</w:t>
        </w:r>
      </w:ins>
      <w:ins w:id="6962" w:author="Valeria Tapia" w:date="2026-10-02T11:52:00Z">
        <w:r w:rsidR="00BF2EA0" w:rsidRPr="001B5D1A">
          <w:rPr>
            <w:b/>
            <w:color w:val="FF0000"/>
            <w:highlight w:val="cyan"/>
            <w:rPrChange w:id="6963" w:author="Valeria Tapia" w:date="2026-10-05T12:55:00Z">
              <w:rPr>
                <w:b/>
              </w:rPr>
            </w:rPrChange>
          </w:rPr>
          <w:t xml:space="preserve"> Y CONTROL DE CALIDAD</w:t>
        </w:r>
      </w:ins>
      <w:ins w:id="6964" w:author="Valeria Tapia" w:date="2026-10-02T11:50:00Z">
        <w:r w:rsidRPr="001B5D1A">
          <w:rPr>
            <w:b/>
            <w:color w:val="FF0000"/>
            <w:highlight w:val="cyan"/>
            <w:rPrChange w:id="6965" w:author="Valeria Tapia" w:date="2026-10-05T12:55:00Z">
              <w:rPr/>
            </w:rPrChange>
          </w:rPr>
          <w:t>)</w:t>
        </w:r>
        <w:r w:rsidR="00BF2EA0" w:rsidRPr="001B5D1A">
          <w:rPr>
            <w:b/>
            <w:color w:val="FF0000"/>
            <w:highlight w:val="cyan"/>
            <w:rPrChange w:id="6966" w:author="Valeria Tapia" w:date="2026-10-05T12:55:00Z">
              <w:rPr>
                <w:b/>
              </w:rPr>
            </w:rPrChange>
          </w:rPr>
          <w:t xml:space="preserve">.- </w:t>
        </w:r>
      </w:ins>
      <w:ins w:id="6967" w:author="Valeria Tapia" w:date="2026-10-02T11:52:00Z">
        <w:r w:rsidR="00BF2EA0" w:rsidRPr="001B5D1A">
          <w:rPr>
            <w:color w:val="FF0000"/>
            <w:highlight w:val="cyan"/>
            <w:rPrChange w:id="6968" w:author="Valeria Tapia" w:date="2026-10-05T12:55:00Z">
              <w:rPr/>
            </w:rPrChange>
          </w:rPr>
          <w:t xml:space="preserve">I. </w:t>
        </w:r>
      </w:ins>
      <w:ins w:id="6969" w:author="Valeria Tapia" w:date="2026-10-02T11:51:00Z">
        <w:r w:rsidR="00BF2EA0" w:rsidRPr="001B5D1A">
          <w:rPr>
            <w:color w:val="FF0000"/>
            <w:highlight w:val="cyan"/>
            <w:rPrChange w:id="6970" w:author="Valeria Tapia" w:date="2026-10-05T12:55:00Z">
              <w:rPr/>
            </w:rPrChange>
          </w:rPr>
          <w:t>La AN realizará el desarrollo de las funcionalidades, considerando los plazos previstos par</w:t>
        </w:r>
      </w:ins>
      <w:ins w:id="6971" w:author="Valeria Tapia" w:date="2026-10-02T11:52:00Z">
        <w:r w:rsidR="00BF2EA0" w:rsidRPr="001B5D1A">
          <w:rPr>
            <w:color w:val="FF0000"/>
            <w:highlight w:val="cyan"/>
            <w:rPrChange w:id="6972" w:author="Valeria Tapia" w:date="2026-10-05T12:55:00Z">
              <w:rPr/>
            </w:rPrChange>
          </w:rPr>
          <w:t>a tal efecto</w:t>
        </w:r>
      </w:ins>
      <w:ins w:id="6973" w:author="Valeria Tapia" w:date="2026-10-02T11:56:00Z">
        <w:r w:rsidR="00992338" w:rsidRPr="001B5D1A">
          <w:rPr>
            <w:color w:val="FF0000"/>
            <w:highlight w:val="cyan"/>
            <w:rPrChange w:id="6974" w:author="Valeria Tapia" w:date="2026-10-05T12:55:00Z">
              <w:rPr/>
            </w:rPrChange>
          </w:rPr>
          <w:t>.</w:t>
        </w:r>
      </w:ins>
      <w:ins w:id="6975" w:author="Valeria Tapia" w:date="2026-10-02T12:07:00Z">
        <w:r w:rsidR="00097FBF" w:rsidRPr="001B5D1A">
          <w:rPr>
            <w:color w:val="FF0000"/>
            <w:highlight w:val="cyan"/>
            <w:rPrChange w:id="6976" w:author="Valeria Tapia" w:date="2026-10-05T12:55:00Z">
              <w:rPr/>
            </w:rPrChange>
          </w:rPr>
          <w:t xml:space="preserve"> De requerir </w:t>
        </w:r>
      </w:ins>
      <w:ins w:id="6977" w:author="Valeria Tapia" w:date="2026-10-02T12:09:00Z">
        <w:r w:rsidR="00097FBF" w:rsidRPr="001B5D1A">
          <w:rPr>
            <w:color w:val="FF0000"/>
            <w:highlight w:val="cyan"/>
            <w:rPrChange w:id="6978" w:author="Valeria Tapia" w:date="2026-10-05T12:55:00Z">
              <w:rPr/>
            </w:rPrChange>
          </w:rPr>
          <w:t>habilita</w:t>
        </w:r>
      </w:ins>
      <w:ins w:id="6979" w:author="Valeria Tapia" w:date="2026-10-02T12:07:00Z">
        <w:r w:rsidR="00097FBF" w:rsidRPr="001B5D1A">
          <w:rPr>
            <w:color w:val="FF0000"/>
            <w:highlight w:val="cyan"/>
            <w:rPrChange w:id="6980" w:author="Valeria Tapia" w:date="2026-10-05T12:55:00Z">
              <w:rPr/>
            </w:rPrChange>
          </w:rPr>
          <w:t>ciones y/o validaciones en los sistemas de las EPEs o en el módulo estándar</w:t>
        </w:r>
      </w:ins>
      <w:ins w:id="6981" w:author="Valeria Tapia" w:date="2026-10-02T12:12:00Z">
        <w:r w:rsidR="00F16B24" w:rsidRPr="001B5D1A">
          <w:rPr>
            <w:color w:val="FF0000"/>
            <w:highlight w:val="cyan"/>
            <w:rPrChange w:id="6982" w:author="Valeria Tapia" w:date="2026-10-05T12:55:00Z">
              <w:rPr/>
            </w:rPrChange>
          </w:rPr>
          <w:t>, y usuarios de prueba</w:t>
        </w:r>
      </w:ins>
      <w:ins w:id="6983" w:author="Valeria Tapia" w:date="2026-10-02T12:07:00Z">
        <w:r w:rsidR="00097FBF" w:rsidRPr="001B5D1A">
          <w:rPr>
            <w:color w:val="FF0000"/>
            <w:highlight w:val="cyan"/>
            <w:rPrChange w:id="6984" w:author="Valeria Tapia" w:date="2026-10-05T12:55:00Z">
              <w:rPr/>
            </w:rPrChange>
          </w:rPr>
          <w:t>,</w:t>
        </w:r>
      </w:ins>
      <w:ins w:id="6985" w:author="Valeria Tapia" w:date="2026-10-02T12:12:00Z">
        <w:r w:rsidR="00F16B24" w:rsidRPr="001B5D1A">
          <w:rPr>
            <w:color w:val="FF0000"/>
            <w:highlight w:val="cyan"/>
            <w:rPrChange w:id="6986" w:author="Valeria Tapia" w:date="2026-10-05T12:55:00Z">
              <w:rPr/>
            </w:rPrChange>
          </w:rPr>
          <w:t xml:space="preserve"> entre otros, </w:t>
        </w:r>
      </w:ins>
      <w:ins w:id="6987" w:author="Valeria Tapia" w:date="2026-10-02T12:07:00Z">
        <w:r w:rsidR="00097FBF" w:rsidRPr="001B5D1A">
          <w:rPr>
            <w:color w:val="FF0000"/>
            <w:highlight w:val="cyan"/>
            <w:rPrChange w:id="6988" w:author="Valeria Tapia" w:date="2026-10-05T12:55:00Z">
              <w:rPr/>
            </w:rPrChange>
          </w:rPr>
          <w:t xml:space="preserve">la AN </w:t>
        </w:r>
      </w:ins>
      <w:ins w:id="6989" w:author="Valeria Tapia" w:date="2026-10-02T12:08:00Z">
        <w:r w:rsidR="00097FBF" w:rsidRPr="001B5D1A">
          <w:rPr>
            <w:color w:val="FF0000"/>
            <w:highlight w:val="cyan"/>
            <w:rPrChange w:id="6990" w:author="Valeria Tapia" w:date="2026-10-05T12:55:00Z">
              <w:rPr/>
            </w:rPrChange>
          </w:rPr>
          <w:t xml:space="preserve">deberá </w:t>
        </w:r>
      </w:ins>
      <w:ins w:id="6991" w:author="Valeria Tapia" w:date="2026-10-02T12:07:00Z">
        <w:r w:rsidR="00097FBF" w:rsidRPr="001B5D1A">
          <w:rPr>
            <w:color w:val="FF0000"/>
            <w:highlight w:val="cyan"/>
            <w:rPrChange w:id="6992" w:author="Valeria Tapia" w:date="2026-10-05T12:55:00Z">
              <w:rPr/>
            </w:rPrChange>
          </w:rPr>
          <w:t>gestionar dichos aspectos</w:t>
        </w:r>
      </w:ins>
      <w:ins w:id="6993" w:author="Valeria Tapia" w:date="2026-10-02T12:08:00Z">
        <w:r w:rsidR="00097FBF" w:rsidRPr="001B5D1A">
          <w:rPr>
            <w:color w:val="FF0000"/>
            <w:highlight w:val="cyan"/>
            <w:rPrChange w:id="6994" w:author="Valeria Tapia" w:date="2026-10-05T12:55:00Z">
              <w:rPr/>
            </w:rPrChange>
          </w:rPr>
          <w:t xml:space="preserve"> con las entidades,</w:t>
        </w:r>
      </w:ins>
      <w:ins w:id="6995" w:author="Valeria Tapia" w:date="2026-10-02T12:07:00Z">
        <w:r w:rsidR="00097FBF" w:rsidRPr="001B5D1A">
          <w:rPr>
            <w:color w:val="FF0000"/>
            <w:highlight w:val="cyan"/>
            <w:rPrChange w:id="6996" w:author="Valeria Tapia" w:date="2026-10-05T12:55:00Z">
              <w:rPr/>
            </w:rPrChange>
          </w:rPr>
          <w:t xml:space="preserve"> de forma previa a la conclusión del</w:t>
        </w:r>
      </w:ins>
      <w:ins w:id="6997" w:author="Valeria Tapia" w:date="2026-10-02T12:09:00Z">
        <w:r w:rsidR="00097FBF" w:rsidRPr="001B5D1A">
          <w:rPr>
            <w:color w:val="FF0000"/>
            <w:highlight w:val="cyan"/>
            <w:rPrChange w:id="6998" w:author="Valeria Tapia" w:date="2026-10-05T12:55:00Z">
              <w:rPr/>
            </w:rPrChange>
          </w:rPr>
          <w:t xml:space="preserve"> desarrollo de funcionalidades</w:t>
        </w:r>
      </w:ins>
      <w:ins w:id="6999" w:author="Valeria Tapia" w:date="2026-10-02T12:10:00Z">
        <w:r w:rsidR="00097FBF" w:rsidRPr="001B5D1A">
          <w:rPr>
            <w:color w:val="FF0000"/>
            <w:highlight w:val="cyan"/>
            <w:rPrChange w:id="7000" w:author="Valeria Tapia" w:date="2026-10-05T12:55:00Z">
              <w:rPr/>
            </w:rPrChange>
          </w:rPr>
          <w:t>, a efectos de realizar el control de calidad y funcional.</w:t>
        </w:r>
      </w:ins>
      <w:ins w:id="7001" w:author="Valeria Tapia" w:date="2026-10-02T12:07:00Z">
        <w:r w:rsidR="00097FBF" w:rsidRPr="001B5D1A">
          <w:rPr>
            <w:color w:val="FF0000"/>
            <w:highlight w:val="cyan"/>
            <w:rPrChange w:id="7002" w:author="Valeria Tapia" w:date="2026-10-05T12:55:00Z">
              <w:rPr/>
            </w:rPrChange>
          </w:rPr>
          <w:t xml:space="preserve"> </w:t>
        </w:r>
      </w:ins>
      <w:ins w:id="7003" w:author="Valeria Tapia" w:date="2026-10-02T11:53:00Z">
        <w:r w:rsidR="00C9324C" w:rsidRPr="001B5D1A">
          <w:rPr>
            <w:color w:val="FF0000"/>
            <w:highlight w:val="cyan"/>
            <w:rPrChange w:id="7004" w:author="Valeria Tapia" w:date="2026-10-05T12:55:00Z">
              <w:rPr/>
            </w:rPrChange>
          </w:rPr>
          <w:t xml:space="preserve"> </w:t>
        </w:r>
      </w:ins>
    </w:p>
    <w:p w14:paraId="302410FB" w14:textId="77777777" w:rsidR="00BF2EA0" w:rsidRPr="001B5D1A" w:rsidRDefault="00BF2EA0">
      <w:pPr>
        <w:pStyle w:val="Ttulo5"/>
        <w:tabs>
          <w:tab w:val="left" w:pos="1701"/>
          <w:tab w:val="num" w:pos="9044"/>
        </w:tabs>
        <w:rPr>
          <w:ins w:id="7005" w:author="Valeria Tapia" w:date="2026-10-02T11:52:00Z"/>
          <w:color w:val="FF0000"/>
          <w:highlight w:val="cyan"/>
          <w:rPrChange w:id="7006" w:author="Valeria Tapia" w:date="2026-10-05T12:55:00Z">
            <w:rPr>
              <w:ins w:id="7007" w:author="Valeria Tapia" w:date="2026-10-02T11:52:00Z"/>
            </w:rPr>
          </w:rPrChange>
        </w:rPr>
        <w:pPrChange w:id="7008" w:author="Valeria Tapia" w:date="2026-10-02T11:51:00Z">
          <w:pPr>
            <w:pStyle w:val="Ttulo5"/>
            <w:numPr>
              <w:numId w:val="5"/>
            </w:numPr>
            <w:tabs>
              <w:tab w:val="left" w:pos="1701"/>
              <w:tab w:val="num" w:pos="4508"/>
              <w:tab w:val="num" w:pos="9044"/>
            </w:tabs>
            <w:ind w:left="4508" w:hanging="1814"/>
          </w:pPr>
        </w:pPrChange>
      </w:pPr>
    </w:p>
    <w:p w14:paraId="66B1E2E0" w14:textId="367AC094" w:rsidR="006E2582" w:rsidRPr="001B5D1A" w:rsidRDefault="00BF2EA0">
      <w:pPr>
        <w:rPr>
          <w:ins w:id="7009" w:author="Valeria Tapia" w:date="2026-10-02T11:58:00Z"/>
          <w:color w:val="FF0000"/>
          <w:highlight w:val="cyan"/>
          <w:rPrChange w:id="7010" w:author="Valeria Tapia" w:date="2026-10-05T12:55:00Z">
            <w:rPr>
              <w:ins w:id="7011" w:author="Valeria Tapia" w:date="2026-10-02T11:58:00Z"/>
            </w:rPr>
          </w:rPrChange>
        </w:rPr>
        <w:pPrChange w:id="7012" w:author="Valeria Tapia" w:date="2026-10-02T11:52:00Z">
          <w:pPr>
            <w:pStyle w:val="Ttulo5"/>
            <w:numPr>
              <w:numId w:val="5"/>
            </w:numPr>
            <w:tabs>
              <w:tab w:val="left" w:pos="1701"/>
              <w:tab w:val="num" w:pos="4508"/>
              <w:tab w:val="num" w:pos="9044"/>
            </w:tabs>
            <w:ind w:left="4508" w:hanging="1814"/>
          </w:pPr>
        </w:pPrChange>
      </w:pPr>
      <w:ins w:id="7013" w:author="Valeria Tapia" w:date="2026-10-02T11:52:00Z">
        <w:r w:rsidRPr="001B5D1A">
          <w:rPr>
            <w:color w:val="FF0000"/>
            <w:highlight w:val="cyan"/>
            <w:rPrChange w:id="7014" w:author="Valeria Tapia" w:date="2026-10-05T12:55:00Z">
              <w:rPr/>
            </w:rPrChange>
          </w:rPr>
          <w:t xml:space="preserve">II. </w:t>
        </w:r>
      </w:ins>
      <w:ins w:id="7015" w:author="Valeria Tapia" w:date="2026-10-02T11:54:00Z">
        <w:r w:rsidR="00C9324C" w:rsidRPr="001B5D1A">
          <w:rPr>
            <w:color w:val="FF0000"/>
            <w:highlight w:val="cyan"/>
            <w:rPrChange w:id="7016" w:author="Valeria Tapia" w:date="2026-10-05T12:55:00Z">
              <w:rPr/>
            </w:rPrChange>
          </w:rPr>
          <w:t>Una vez concluido el desarrollo funcional, la AN realizará el control de calidad, a fin de verificar la correcta aplicaci</w:t>
        </w:r>
      </w:ins>
      <w:ins w:id="7017" w:author="Valeria Tapia" w:date="2026-10-02T11:55:00Z">
        <w:r w:rsidR="00C9324C" w:rsidRPr="001B5D1A">
          <w:rPr>
            <w:color w:val="FF0000"/>
            <w:highlight w:val="cyan"/>
            <w:rPrChange w:id="7018" w:author="Valeria Tapia" w:date="2026-10-05T12:55:00Z">
              <w:rPr/>
            </w:rPrChange>
          </w:rPr>
          <w:t>ón de la funcionalidad y su rendimiento en el sistema de la VUCE.</w:t>
        </w:r>
        <w:r w:rsidR="00992338" w:rsidRPr="001B5D1A">
          <w:rPr>
            <w:color w:val="FF0000"/>
            <w:highlight w:val="cyan"/>
            <w:rPrChange w:id="7019" w:author="Valeria Tapia" w:date="2026-10-05T12:55:00Z">
              <w:rPr/>
            </w:rPrChange>
          </w:rPr>
          <w:t xml:space="preserve"> </w:t>
        </w:r>
      </w:ins>
    </w:p>
    <w:p w14:paraId="7294BDEF" w14:textId="77777777" w:rsidR="006E2582" w:rsidRPr="001B5D1A" w:rsidRDefault="006E2582">
      <w:pPr>
        <w:rPr>
          <w:ins w:id="7020" w:author="Valeria Tapia" w:date="2026-10-02T11:58:00Z"/>
          <w:color w:val="FF0000"/>
          <w:highlight w:val="cyan"/>
          <w:rPrChange w:id="7021" w:author="Valeria Tapia" w:date="2026-10-05T12:55:00Z">
            <w:rPr>
              <w:ins w:id="7022" w:author="Valeria Tapia" w:date="2026-10-02T11:58:00Z"/>
            </w:rPr>
          </w:rPrChange>
        </w:rPr>
        <w:pPrChange w:id="7023" w:author="Valeria Tapia" w:date="2026-10-02T11:52:00Z">
          <w:pPr>
            <w:pStyle w:val="Ttulo5"/>
            <w:numPr>
              <w:numId w:val="5"/>
            </w:numPr>
            <w:tabs>
              <w:tab w:val="left" w:pos="1701"/>
              <w:tab w:val="num" w:pos="4508"/>
              <w:tab w:val="num" w:pos="9044"/>
            </w:tabs>
            <w:ind w:left="4508" w:hanging="1814"/>
          </w:pPr>
        </w:pPrChange>
      </w:pPr>
    </w:p>
    <w:p w14:paraId="2DA17333" w14:textId="25DC3EC8" w:rsidR="00BF2EA0" w:rsidRPr="001B5D1A" w:rsidRDefault="006E2582">
      <w:pPr>
        <w:rPr>
          <w:ins w:id="7024" w:author="Valeria Tapia" w:date="2026-10-02T11:52:00Z"/>
          <w:color w:val="FF0000"/>
          <w:highlight w:val="cyan"/>
          <w:rPrChange w:id="7025" w:author="Valeria Tapia" w:date="2026-10-05T12:55:00Z">
            <w:rPr>
              <w:ins w:id="7026" w:author="Valeria Tapia" w:date="2026-10-02T11:52:00Z"/>
            </w:rPr>
          </w:rPrChange>
        </w:rPr>
        <w:pPrChange w:id="7027" w:author="Valeria Tapia" w:date="2026-10-02T11:52:00Z">
          <w:pPr>
            <w:pStyle w:val="Ttulo5"/>
            <w:numPr>
              <w:numId w:val="5"/>
            </w:numPr>
            <w:tabs>
              <w:tab w:val="left" w:pos="1701"/>
              <w:tab w:val="num" w:pos="4508"/>
              <w:tab w:val="num" w:pos="9044"/>
            </w:tabs>
            <w:ind w:left="4508" w:hanging="1814"/>
          </w:pPr>
        </w:pPrChange>
      </w:pPr>
      <w:ins w:id="7028" w:author="Valeria Tapia" w:date="2026-10-02T11:58:00Z">
        <w:r w:rsidRPr="001B5D1A">
          <w:rPr>
            <w:color w:val="FF0000"/>
            <w:highlight w:val="cyan"/>
            <w:rPrChange w:id="7029" w:author="Valeria Tapia" w:date="2026-10-05T12:55:00Z">
              <w:rPr/>
            </w:rPrChange>
          </w:rPr>
          <w:t>III. Cuando el servicio incluya adecuaciones por las EPEs, estas deberán realiza</w:t>
        </w:r>
      </w:ins>
      <w:ins w:id="7030" w:author="Valeria Tapia" w:date="2026-10-02T11:59:00Z">
        <w:r w:rsidRPr="001B5D1A">
          <w:rPr>
            <w:color w:val="FF0000"/>
            <w:highlight w:val="cyan"/>
            <w:rPrChange w:id="7031" w:author="Valeria Tapia" w:date="2026-10-05T12:55:00Z">
              <w:rPr/>
            </w:rPrChange>
          </w:rPr>
          <w:t>r</w:t>
        </w:r>
      </w:ins>
      <w:ins w:id="7032" w:author="Valeria Tapia" w:date="2026-10-02T11:58:00Z">
        <w:r w:rsidRPr="001B5D1A">
          <w:rPr>
            <w:color w:val="FF0000"/>
            <w:highlight w:val="cyan"/>
            <w:rPrChange w:id="7033" w:author="Valeria Tapia" w:date="2026-10-05T12:55:00Z">
              <w:rPr/>
            </w:rPrChange>
          </w:rPr>
          <w:t xml:space="preserve"> las adecuaciones informáticas correspondientes, de acuerdo a los plazos previstos  en el R-711</w:t>
        </w:r>
      </w:ins>
      <w:ins w:id="7034" w:author="Valeria Tapia" w:date="2026-10-02T12:01:00Z">
        <w:r w:rsidRPr="001B5D1A">
          <w:rPr>
            <w:color w:val="FF0000"/>
            <w:highlight w:val="cyan"/>
            <w:rPrChange w:id="7035" w:author="Valeria Tapia" w:date="2026-10-05T12:55:00Z">
              <w:rPr/>
            </w:rPrChange>
          </w:rPr>
          <w:t xml:space="preserve"> y </w:t>
        </w:r>
      </w:ins>
      <w:ins w:id="7036" w:author="Valeria Tapia" w:date="2026-10-02T11:58:00Z">
        <w:r w:rsidRPr="001B5D1A">
          <w:rPr>
            <w:color w:val="FF0000"/>
            <w:highlight w:val="cyan"/>
            <w:rPrChange w:id="7037" w:author="Valeria Tapia" w:date="2026-10-05T12:55:00Z">
              <w:rPr/>
            </w:rPrChange>
          </w:rPr>
          <w:t>el R-710 para la implementación del servicio en la VUCE.</w:t>
        </w:r>
      </w:ins>
      <w:ins w:id="7038" w:author="Valeria Tapia" w:date="2026-10-02T11:59:00Z">
        <w:r w:rsidRPr="001B5D1A">
          <w:rPr>
            <w:color w:val="FF0000"/>
            <w:highlight w:val="cyan"/>
            <w:rPrChange w:id="7039" w:author="Valeria Tapia" w:date="2026-10-05T12:55:00Z">
              <w:rPr/>
            </w:rPrChange>
          </w:rPr>
          <w:t xml:space="preserve"> Concluido el desarrollo por la AN y las EPEs, llevar</w:t>
        </w:r>
      </w:ins>
      <w:ins w:id="7040" w:author="Valeria Tapia" w:date="2026-10-02T12:00:00Z">
        <w:r w:rsidRPr="001B5D1A">
          <w:rPr>
            <w:color w:val="FF0000"/>
            <w:highlight w:val="cyan"/>
            <w:rPrChange w:id="7041" w:author="Valeria Tapia" w:date="2026-10-05T12:55:00Z">
              <w:rPr/>
            </w:rPrChange>
          </w:rPr>
          <w:t>án a cabo de forma conjunta el control de calidad.</w:t>
        </w:r>
      </w:ins>
      <w:ins w:id="7042" w:author="Valeria Tapia" w:date="2026-10-02T11:59:00Z">
        <w:r w:rsidRPr="001B5D1A">
          <w:rPr>
            <w:color w:val="FF0000"/>
            <w:highlight w:val="cyan"/>
            <w:rPrChange w:id="7043" w:author="Valeria Tapia" w:date="2026-10-05T12:55:00Z">
              <w:rPr/>
            </w:rPrChange>
          </w:rPr>
          <w:t xml:space="preserve"> </w:t>
        </w:r>
      </w:ins>
    </w:p>
    <w:p w14:paraId="4F0EFC39" w14:textId="2721223A" w:rsidR="002964F5" w:rsidRPr="001B5D1A" w:rsidRDefault="00BF2EA0">
      <w:pPr>
        <w:pStyle w:val="Ttulo5"/>
        <w:tabs>
          <w:tab w:val="left" w:pos="1701"/>
          <w:tab w:val="num" w:pos="9044"/>
        </w:tabs>
        <w:rPr>
          <w:ins w:id="7044" w:author="Valeria Tapia" w:date="2026-10-02T10:56:00Z"/>
          <w:b/>
          <w:color w:val="FF0000"/>
          <w:highlight w:val="cyan"/>
          <w:rPrChange w:id="7045" w:author="Valeria Tapia" w:date="2026-10-05T12:55:00Z">
            <w:rPr>
              <w:ins w:id="7046" w:author="Valeria Tapia" w:date="2026-10-02T10:56:00Z"/>
              <w:b/>
              <w:szCs w:val="24"/>
              <w:lang w:val="es-MX"/>
            </w:rPr>
          </w:rPrChange>
        </w:rPr>
        <w:pPrChange w:id="7047" w:author="Valeria Tapia" w:date="2026-10-02T11:51:00Z">
          <w:pPr>
            <w:pStyle w:val="Ttulo5"/>
            <w:numPr>
              <w:numId w:val="5"/>
            </w:numPr>
            <w:tabs>
              <w:tab w:val="left" w:pos="1701"/>
              <w:tab w:val="num" w:pos="4508"/>
              <w:tab w:val="num" w:pos="9044"/>
            </w:tabs>
            <w:ind w:left="4508" w:hanging="1814"/>
          </w:pPr>
        </w:pPrChange>
      </w:pPr>
      <w:ins w:id="7048" w:author="Valeria Tapia" w:date="2026-10-02T11:51:00Z">
        <w:r w:rsidRPr="001B5D1A">
          <w:rPr>
            <w:color w:val="FF0000"/>
            <w:highlight w:val="cyan"/>
            <w:rPrChange w:id="7049" w:author="Valeria Tapia" w:date="2026-10-05T12:55:00Z">
              <w:rPr/>
            </w:rPrChange>
          </w:rPr>
          <w:t xml:space="preserve"> </w:t>
        </w:r>
      </w:ins>
    </w:p>
    <w:p w14:paraId="53B222E0" w14:textId="77777777" w:rsidR="007C1C57" w:rsidRPr="001B5D1A" w:rsidRDefault="006E2582" w:rsidP="002964F5">
      <w:pPr>
        <w:pStyle w:val="Ttulo5"/>
        <w:numPr>
          <w:ilvl w:val="0"/>
          <w:numId w:val="5"/>
        </w:numPr>
        <w:tabs>
          <w:tab w:val="left" w:pos="1701"/>
          <w:tab w:val="num" w:pos="9044"/>
        </w:tabs>
        <w:ind w:left="0" w:firstLine="0"/>
        <w:rPr>
          <w:ins w:id="7050" w:author="Valeria Tapia" w:date="2026-10-02T12:46:00Z"/>
          <w:color w:val="FF0000"/>
          <w:highlight w:val="cyan"/>
          <w:rPrChange w:id="7051" w:author="Valeria Tapia" w:date="2026-10-05T12:55:00Z">
            <w:rPr>
              <w:ins w:id="7052" w:author="Valeria Tapia" w:date="2026-10-02T12:46:00Z"/>
            </w:rPr>
          </w:rPrChange>
        </w:rPr>
      </w:pPr>
      <w:ins w:id="7053" w:author="Valeria Tapia" w:date="2026-10-02T12:02:00Z">
        <w:r w:rsidRPr="001B5D1A">
          <w:rPr>
            <w:color w:val="FF0000"/>
            <w:highlight w:val="cyan"/>
            <w:rPrChange w:id="7054" w:author="Valeria Tapia" w:date="2026-10-05T12:55:00Z">
              <w:rPr/>
            </w:rPrChange>
          </w:rPr>
          <w:t xml:space="preserve"> </w:t>
        </w:r>
        <w:r w:rsidRPr="001B5D1A">
          <w:rPr>
            <w:b/>
            <w:color w:val="FF0000"/>
            <w:highlight w:val="cyan"/>
            <w:rPrChange w:id="7055" w:author="Valeria Tapia" w:date="2026-10-05T12:55:00Z">
              <w:rPr/>
            </w:rPrChange>
          </w:rPr>
          <w:t>(</w:t>
        </w:r>
        <w:r w:rsidR="00F16B24" w:rsidRPr="001B5D1A">
          <w:rPr>
            <w:b/>
            <w:color w:val="FF0000"/>
            <w:highlight w:val="cyan"/>
            <w:rPrChange w:id="7056" w:author="Valeria Tapia" w:date="2026-10-05T12:55:00Z">
              <w:rPr>
                <w:b/>
              </w:rPr>
            </w:rPrChange>
          </w:rPr>
          <w:t xml:space="preserve">CONTROL </w:t>
        </w:r>
      </w:ins>
      <w:ins w:id="7057" w:author="Valeria Tapia" w:date="2026-10-02T12:10:00Z">
        <w:r w:rsidR="00F16B24" w:rsidRPr="001B5D1A">
          <w:rPr>
            <w:b/>
            <w:color w:val="FF0000"/>
            <w:highlight w:val="cyan"/>
            <w:rPrChange w:id="7058" w:author="Valeria Tapia" w:date="2026-10-05T12:55:00Z">
              <w:rPr>
                <w:b/>
              </w:rPr>
            </w:rPrChange>
          </w:rPr>
          <w:t>FUNCIONAL</w:t>
        </w:r>
      </w:ins>
      <w:ins w:id="7059" w:author="Valeria Tapia" w:date="2026-10-02T12:02:00Z">
        <w:r w:rsidRPr="001B5D1A">
          <w:rPr>
            <w:b/>
            <w:color w:val="FF0000"/>
            <w:highlight w:val="cyan"/>
            <w:rPrChange w:id="7060" w:author="Valeria Tapia" w:date="2026-10-05T12:55:00Z">
              <w:rPr/>
            </w:rPrChange>
          </w:rPr>
          <w:t>)</w:t>
        </w:r>
      </w:ins>
      <w:ins w:id="7061" w:author="Valeria Tapia" w:date="2026-10-02T12:10:00Z">
        <w:r w:rsidR="00097FBF" w:rsidRPr="001B5D1A">
          <w:rPr>
            <w:b/>
            <w:color w:val="FF0000"/>
            <w:highlight w:val="cyan"/>
            <w:rPrChange w:id="7062" w:author="Valeria Tapia" w:date="2026-10-05T12:55:00Z">
              <w:rPr/>
            </w:rPrChange>
          </w:rPr>
          <w:t>.</w:t>
        </w:r>
        <w:r w:rsidR="00097FBF" w:rsidRPr="001B5D1A">
          <w:rPr>
            <w:color w:val="FF0000"/>
            <w:highlight w:val="cyan"/>
            <w:rPrChange w:id="7063" w:author="Valeria Tapia" w:date="2026-10-05T12:55:00Z">
              <w:rPr/>
            </w:rPrChange>
          </w:rPr>
          <w:t xml:space="preserve"> </w:t>
        </w:r>
      </w:ins>
      <w:ins w:id="7064" w:author="Valeria Tapia" w:date="2026-10-02T12:11:00Z">
        <w:r w:rsidR="00F16B24" w:rsidRPr="001B5D1A">
          <w:rPr>
            <w:color w:val="FF0000"/>
            <w:highlight w:val="cyan"/>
            <w:rPrChange w:id="7065" w:author="Valeria Tapia" w:date="2026-10-05T12:55:00Z">
              <w:rPr/>
            </w:rPrChange>
          </w:rPr>
          <w:t xml:space="preserve">I. </w:t>
        </w:r>
      </w:ins>
      <w:ins w:id="7066" w:author="Valeria Tapia" w:date="2026-10-02T12:10:00Z">
        <w:r w:rsidR="00097FBF" w:rsidRPr="001B5D1A">
          <w:rPr>
            <w:color w:val="FF0000"/>
            <w:highlight w:val="cyan"/>
            <w:rPrChange w:id="7067" w:author="Valeria Tapia" w:date="2026-10-05T12:55:00Z">
              <w:rPr/>
            </w:rPrChange>
          </w:rPr>
          <w:t xml:space="preserve">Concluido el control </w:t>
        </w:r>
      </w:ins>
      <w:ins w:id="7068" w:author="Valeria Tapia" w:date="2026-10-02T12:11:00Z">
        <w:r w:rsidR="00F16B24" w:rsidRPr="001B5D1A">
          <w:rPr>
            <w:color w:val="FF0000"/>
            <w:highlight w:val="cyan"/>
            <w:rPrChange w:id="7069" w:author="Valeria Tapia" w:date="2026-10-05T12:55:00Z">
              <w:rPr/>
            </w:rPrChange>
          </w:rPr>
          <w:t>de calidad, la AN realizarán las pruebas de funcionalidad, para</w:t>
        </w:r>
        <w:r w:rsidR="0084575A" w:rsidRPr="001B5D1A">
          <w:rPr>
            <w:color w:val="FF0000"/>
            <w:highlight w:val="cyan"/>
            <w:rPrChange w:id="7070" w:author="Valeria Tapia" w:date="2026-10-05T12:55:00Z">
              <w:rPr/>
            </w:rPrChange>
          </w:rPr>
          <w:t xml:space="preserve"> emitir la conformidad</w:t>
        </w:r>
      </w:ins>
      <w:ins w:id="7071" w:author="Valeria Tapia" w:date="2026-10-02T12:45:00Z">
        <w:r w:rsidR="007C1C57" w:rsidRPr="001B5D1A">
          <w:rPr>
            <w:color w:val="FF0000"/>
            <w:highlight w:val="cyan"/>
            <w:rPrChange w:id="7072" w:author="Valeria Tapia" w:date="2026-10-05T12:55:00Z">
              <w:rPr/>
            </w:rPrChange>
          </w:rPr>
          <w:t xml:space="preserve"> a través del registro de control funcional</w:t>
        </w:r>
      </w:ins>
      <w:ins w:id="7073" w:author="Valeria Tapia" w:date="2026-10-02T12:46:00Z">
        <w:r w:rsidR="007C1C57" w:rsidRPr="001B5D1A">
          <w:rPr>
            <w:color w:val="FF0000"/>
            <w:highlight w:val="cyan"/>
            <w:rPrChange w:id="7074" w:author="Valeria Tapia" w:date="2026-10-05T12:55:00Z">
              <w:rPr/>
            </w:rPrChange>
          </w:rPr>
          <w:t xml:space="preserve"> correspondiente</w:t>
        </w:r>
      </w:ins>
      <w:ins w:id="7075" w:author="Valeria Tapia" w:date="2026-10-02T12:11:00Z">
        <w:r w:rsidR="0084575A" w:rsidRPr="001B5D1A">
          <w:rPr>
            <w:color w:val="FF0000"/>
            <w:highlight w:val="cyan"/>
            <w:rPrChange w:id="7076" w:author="Valeria Tapia" w:date="2026-10-05T12:55:00Z">
              <w:rPr/>
            </w:rPrChange>
          </w:rPr>
          <w:t>.</w:t>
        </w:r>
      </w:ins>
      <w:ins w:id="7077" w:author="Valeria Tapia" w:date="2026-10-02T12:13:00Z">
        <w:r w:rsidR="0084575A" w:rsidRPr="001B5D1A">
          <w:rPr>
            <w:color w:val="FF0000"/>
            <w:highlight w:val="cyan"/>
            <w:rPrChange w:id="7078" w:author="Valeria Tapia" w:date="2026-10-05T12:55:00Z">
              <w:rPr/>
            </w:rPrChange>
          </w:rPr>
          <w:t xml:space="preserve"> </w:t>
        </w:r>
      </w:ins>
    </w:p>
    <w:p w14:paraId="761E2869" w14:textId="77777777" w:rsidR="007C1C57" w:rsidRPr="001B5D1A" w:rsidRDefault="007C1C57">
      <w:pPr>
        <w:pStyle w:val="Ttulo5"/>
        <w:tabs>
          <w:tab w:val="left" w:pos="1701"/>
          <w:tab w:val="num" w:pos="9044"/>
        </w:tabs>
        <w:rPr>
          <w:ins w:id="7079" w:author="Valeria Tapia" w:date="2026-10-02T12:46:00Z"/>
          <w:color w:val="FF0000"/>
          <w:highlight w:val="cyan"/>
          <w:rPrChange w:id="7080" w:author="Valeria Tapia" w:date="2026-10-05T12:55:00Z">
            <w:rPr>
              <w:ins w:id="7081" w:author="Valeria Tapia" w:date="2026-10-02T12:46:00Z"/>
            </w:rPr>
          </w:rPrChange>
        </w:rPr>
        <w:pPrChange w:id="7082" w:author="Valeria Tapia" w:date="2026-10-02T12:46:00Z">
          <w:pPr>
            <w:pStyle w:val="Ttulo5"/>
            <w:numPr>
              <w:numId w:val="5"/>
            </w:numPr>
            <w:tabs>
              <w:tab w:val="left" w:pos="1701"/>
              <w:tab w:val="num" w:pos="4508"/>
              <w:tab w:val="num" w:pos="9044"/>
            </w:tabs>
            <w:ind w:left="4508" w:hanging="1814"/>
          </w:pPr>
        </w:pPrChange>
      </w:pPr>
    </w:p>
    <w:p w14:paraId="0CEEFF3D" w14:textId="53EC9B9E" w:rsidR="002964F5" w:rsidRPr="001B5D1A" w:rsidRDefault="007C1C57">
      <w:pPr>
        <w:pStyle w:val="Ttulo5"/>
        <w:tabs>
          <w:tab w:val="left" w:pos="1701"/>
          <w:tab w:val="num" w:pos="9044"/>
        </w:tabs>
        <w:rPr>
          <w:ins w:id="7083" w:author="Valeria Tapia" w:date="2026-10-02T12:02:00Z"/>
          <w:color w:val="FF0000"/>
          <w:highlight w:val="cyan"/>
          <w:rPrChange w:id="7084" w:author="Valeria Tapia" w:date="2026-10-05T12:55:00Z">
            <w:rPr>
              <w:ins w:id="7085" w:author="Valeria Tapia" w:date="2026-10-02T12:02:00Z"/>
            </w:rPr>
          </w:rPrChange>
        </w:rPr>
        <w:pPrChange w:id="7086" w:author="Valeria Tapia" w:date="2026-10-02T12:46:00Z">
          <w:pPr>
            <w:pStyle w:val="Ttulo5"/>
            <w:numPr>
              <w:numId w:val="5"/>
            </w:numPr>
            <w:tabs>
              <w:tab w:val="left" w:pos="1701"/>
              <w:tab w:val="num" w:pos="4508"/>
              <w:tab w:val="num" w:pos="9044"/>
            </w:tabs>
            <w:ind w:left="4508" w:hanging="1814"/>
          </w:pPr>
        </w:pPrChange>
      </w:pPr>
      <w:ins w:id="7087" w:author="Valeria Tapia" w:date="2026-10-02T12:46:00Z">
        <w:r w:rsidRPr="001B5D1A">
          <w:rPr>
            <w:color w:val="FF0000"/>
            <w:highlight w:val="cyan"/>
            <w:rPrChange w:id="7088" w:author="Valeria Tapia" w:date="2026-10-05T12:55:00Z">
              <w:rPr/>
            </w:rPrChange>
          </w:rPr>
          <w:t xml:space="preserve">II. </w:t>
        </w:r>
      </w:ins>
      <w:ins w:id="7089" w:author="Valeria Tapia" w:date="2026-10-02T12:13:00Z">
        <w:r w:rsidR="0084575A" w:rsidRPr="001B5D1A">
          <w:rPr>
            <w:color w:val="FF0000"/>
            <w:highlight w:val="cyan"/>
            <w:rPrChange w:id="7090" w:author="Valeria Tapia" w:date="2026-10-05T12:55:00Z">
              <w:rPr/>
            </w:rPrChange>
          </w:rPr>
          <w:t>Cuando las adecuaciones sean de forma conjunta con las EPEs,</w:t>
        </w:r>
      </w:ins>
      <w:ins w:id="7091" w:author="Valeria Tapia" w:date="2026-10-02T12:45:00Z">
        <w:r w:rsidRPr="001B5D1A">
          <w:rPr>
            <w:color w:val="FF0000"/>
            <w:highlight w:val="cyan"/>
            <w:rPrChange w:id="7092" w:author="Valeria Tapia" w:date="2026-10-05T12:55:00Z">
              <w:rPr/>
            </w:rPrChange>
          </w:rPr>
          <w:t xml:space="preserve"> </w:t>
        </w:r>
      </w:ins>
      <w:ins w:id="7093" w:author="Valeria Tapia" w:date="2026-10-02T12:47:00Z">
        <w:r w:rsidRPr="001B5D1A">
          <w:rPr>
            <w:color w:val="FF0000"/>
            <w:highlight w:val="cyan"/>
            <w:rPrChange w:id="7094" w:author="Valeria Tapia" w:date="2026-10-05T12:55:00Z">
              <w:rPr/>
            </w:rPrChange>
          </w:rPr>
          <w:t xml:space="preserve">una vez concluido el control funcional, de no tener observaciones las EPEs, deberán registrar y remitir el </w:t>
        </w:r>
      </w:ins>
      <w:ins w:id="7095" w:author="Valeria Tapia" w:date="2026-10-02T12:48:00Z">
        <w:r w:rsidRPr="001B5D1A">
          <w:rPr>
            <w:color w:val="FF0000"/>
            <w:highlight w:val="cyan"/>
            <w:rPrChange w:id="7096" w:author="Valeria Tapia" w:date="2026-10-05T12:55:00Z">
              <w:rPr/>
            </w:rPrChange>
          </w:rPr>
          <w:t>R-425, conforme Anexo xx del presente Reglamento, al correo electr</w:t>
        </w:r>
      </w:ins>
      <w:ins w:id="7097" w:author="Valeria Tapia" w:date="2026-10-02T12:49:00Z">
        <w:r w:rsidRPr="001B5D1A">
          <w:rPr>
            <w:color w:val="FF0000"/>
            <w:highlight w:val="cyan"/>
            <w:rPrChange w:id="7098" w:author="Valeria Tapia" w:date="2026-10-05T12:55:00Z">
              <w:rPr/>
            </w:rPrChange>
          </w:rPr>
          <w:t xml:space="preserve">ónico </w:t>
        </w:r>
        <w:r w:rsidRPr="001B5D1A">
          <w:rPr>
            <w:color w:val="FF0000"/>
            <w:highlight w:val="cyan"/>
            <w:rPrChange w:id="7099" w:author="Valeria Tapia" w:date="2026-10-05T12:55:00Z">
              <w:rPr/>
            </w:rPrChange>
          </w:rPr>
          <w:fldChar w:fldCharType="begin"/>
        </w:r>
        <w:r w:rsidRPr="001B5D1A">
          <w:rPr>
            <w:color w:val="FF0000"/>
            <w:highlight w:val="cyan"/>
            <w:rPrChange w:id="7100" w:author="Valeria Tapia" w:date="2026-10-05T12:55:00Z">
              <w:rPr/>
            </w:rPrChange>
          </w:rPr>
          <w:instrText xml:space="preserve"> HYPERLINK "mailto:contacto.entidades@vuce.gob.bo" </w:instrText>
        </w:r>
        <w:r w:rsidRPr="001B5D1A">
          <w:rPr>
            <w:color w:val="FF0000"/>
            <w:highlight w:val="cyan"/>
            <w:rPrChange w:id="7101" w:author="Valeria Tapia" w:date="2026-10-05T12:55:00Z">
              <w:rPr/>
            </w:rPrChange>
          </w:rPr>
          <w:fldChar w:fldCharType="separate"/>
        </w:r>
        <w:r w:rsidRPr="001B5D1A">
          <w:rPr>
            <w:rStyle w:val="Hipervnculo"/>
            <w:color w:val="FF0000"/>
            <w:highlight w:val="cyan"/>
            <w:rPrChange w:id="7102" w:author="Valeria Tapia" w:date="2026-10-05T12:55:00Z">
              <w:rPr>
                <w:rStyle w:val="Hipervnculo"/>
              </w:rPr>
            </w:rPrChange>
          </w:rPr>
          <w:t>contacto.entidades@vuce.gob.bo</w:t>
        </w:r>
        <w:r w:rsidRPr="001B5D1A">
          <w:rPr>
            <w:color w:val="FF0000"/>
            <w:highlight w:val="cyan"/>
            <w:rPrChange w:id="7103" w:author="Valeria Tapia" w:date="2026-10-05T12:55:00Z">
              <w:rPr/>
            </w:rPrChange>
          </w:rPr>
          <w:fldChar w:fldCharType="end"/>
        </w:r>
        <w:r w:rsidRPr="001B5D1A">
          <w:rPr>
            <w:color w:val="FF0000"/>
            <w:highlight w:val="cyan"/>
            <w:rPrChange w:id="7104" w:author="Valeria Tapia" w:date="2026-10-05T12:55:00Z">
              <w:rPr/>
            </w:rPrChange>
          </w:rPr>
          <w:t xml:space="preserve"> y nota forma a la AN</w:t>
        </w:r>
        <w:r w:rsidR="00303411" w:rsidRPr="001B5D1A">
          <w:rPr>
            <w:color w:val="FF0000"/>
            <w:highlight w:val="cyan"/>
            <w:rPrChange w:id="7105" w:author="Valeria Tapia" w:date="2026-10-05T12:55:00Z">
              <w:rPr/>
            </w:rPrChange>
          </w:rPr>
          <w:t xml:space="preserve">. En caso de que la EPEs identifique observaciones, las mismas deben ser formuladas con base al requerimiento funcional suscrito y remitido a la </w:t>
        </w:r>
      </w:ins>
      <w:ins w:id="7106" w:author="Valeria Tapia" w:date="2026-10-02T12:50:00Z">
        <w:r w:rsidR="00303411" w:rsidRPr="001B5D1A">
          <w:rPr>
            <w:color w:val="FF0000"/>
            <w:highlight w:val="cyan"/>
            <w:rPrChange w:id="7107" w:author="Valeria Tapia" w:date="2026-10-05T12:55:00Z">
              <w:rPr/>
            </w:rPrChange>
          </w:rPr>
          <w:t>AN.</w:t>
        </w:r>
      </w:ins>
      <w:ins w:id="7108" w:author="Valeria Tapia" w:date="2026-10-02T12:13:00Z">
        <w:r w:rsidR="0084575A" w:rsidRPr="001B5D1A">
          <w:rPr>
            <w:color w:val="FF0000"/>
            <w:highlight w:val="cyan"/>
            <w:rPrChange w:id="7109" w:author="Valeria Tapia" w:date="2026-10-05T12:55:00Z">
              <w:rPr/>
            </w:rPrChange>
          </w:rPr>
          <w:t xml:space="preserve"> </w:t>
        </w:r>
      </w:ins>
      <w:ins w:id="7110" w:author="Valeria Tapia" w:date="2026-10-02T12:11:00Z">
        <w:r w:rsidR="00F16B24" w:rsidRPr="001B5D1A">
          <w:rPr>
            <w:color w:val="FF0000"/>
            <w:highlight w:val="cyan"/>
            <w:rPrChange w:id="7111" w:author="Valeria Tapia" w:date="2026-10-05T12:55:00Z">
              <w:rPr/>
            </w:rPrChange>
          </w:rPr>
          <w:t xml:space="preserve">  </w:t>
        </w:r>
      </w:ins>
    </w:p>
    <w:p w14:paraId="5B87A673" w14:textId="77777777" w:rsidR="006E2582" w:rsidRPr="001B5D1A" w:rsidRDefault="006E2582">
      <w:pPr>
        <w:rPr>
          <w:ins w:id="7112" w:author="Valeria Tapia" w:date="2026-10-02T12:40:00Z"/>
          <w:color w:val="FF0000"/>
          <w:highlight w:val="cyan"/>
          <w:rPrChange w:id="7113" w:author="Valeria Tapia" w:date="2026-10-05T12:55:00Z">
            <w:rPr>
              <w:ins w:id="7114" w:author="Valeria Tapia" w:date="2026-10-02T12:40:00Z"/>
            </w:rPr>
          </w:rPrChange>
        </w:rPr>
        <w:pPrChange w:id="7115" w:author="Valeria Tapia" w:date="2026-10-02T12:02:00Z">
          <w:pPr>
            <w:pStyle w:val="Ttulo5"/>
            <w:numPr>
              <w:numId w:val="5"/>
            </w:numPr>
            <w:tabs>
              <w:tab w:val="left" w:pos="1701"/>
              <w:tab w:val="num" w:pos="4508"/>
              <w:tab w:val="num" w:pos="9044"/>
            </w:tabs>
            <w:ind w:left="4508" w:hanging="1814"/>
          </w:pPr>
        </w:pPrChange>
      </w:pPr>
    </w:p>
    <w:p w14:paraId="7B64D64A" w14:textId="13DF700F" w:rsidR="007C1C57" w:rsidRPr="001B5D1A" w:rsidRDefault="007C1C57" w:rsidP="007C1C57">
      <w:pPr>
        <w:pStyle w:val="Capitulo"/>
        <w:rPr>
          <w:ins w:id="7116" w:author="Valeria Tapia" w:date="2026-10-02T12:40:00Z"/>
          <w:color w:val="FF0000"/>
          <w:highlight w:val="cyan"/>
          <w:rPrChange w:id="7117" w:author="Valeria Tapia" w:date="2026-10-05T12:55:00Z">
            <w:rPr>
              <w:ins w:id="7118" w:author="Valeria Tapia" w:date="2026-10-02T12:40:00Z"/>
            </w:rPr>
          </w:rPrChange>
        </w:rPr>
      </w:pPr>
      <w:ins w:id="7119" w:author="Valeria Tapia" w:date="2026-10-02T12:40:00Z">
        <w:r w:rsidRPr="001B5D1A">
          <w:rPr>
            <w:color w:val="FF0000"/>
            <w:highlight w:val="cyan"/>
            <w:rPrChange w:id="7120" w:author="Valeria Tapia" w:date="2026-10-05T12:55:00Z">
              <w:rPr>
                <w:b w:val="0"/>
                <w:szCs w:val="20"/>
              </w:rPr>
            </w:rPrChange>
          </w:rPr>
          <w:t>CAPÍTULO I</w:t>
        </w:r>
      </w:ins>
      <w:ins w:id="7121" w:author="Valeria Tapia" w:date="2026-10-02T12:41:00Z">
        <w:r w:rsidRPr="001B5D1A">
          <w:rPr>
            <w:color w:val="FF0000"/>
            <w:highlight w:val="cyan"/>
            <w:rPrChange w:id="7122" w:author="Valeria Tapia" w:date="2026-10-05T12:55:00Z">
              <w:rPr>
                <w:b w:val="0"/>
                <w:szCs w:val="20"/>
              </w:rPr>
            </w:rPrChange>
          </w:rPr>
          <w:t>I</w:t>
        </w:r>
      </w:ins>
    </w:p>
    <w:p w14:paraId="667DC606" w14:textId="1EE0422A" w:rsidR="007C1C57" w:rsidRPr="001B5D1A" w:rsidRDefault="007C1C57" w:rsidP="007C1C57">
      <w:pPr>
        <w:keepNext/>
        <w:tabs>
          <w:tab w:val="left" w:pos="700"/>
          <w:tab w:val="left" w:pos="980"/>
        </w:tabs>
        <w:jc w:val="center"/>
        <w:outlineLvl w:val="0"/>
        <w:rPr>
          <w:ins w:id="7123" w:author="Valeria Tapia" w:date="2026-10-02T12:40:00Z"/>
          <w:b/>
          <w:bCs/>
          <w:color w:val="FF0000"/>
          <w:szCs w:val="24"/>
          <w:highlight w:val="cyan"/>
          <w:rPrChange w:id="7124" w:author="Valeria Tapia" w:date="2026-10-05T12:55:00Z">
            <w:rPr>
              <w:ins w:id="7125" w:author="Valeria Tapia" w:date="2026-10-02T12:40:00Z"/>
              <w:b/>
              <w:bCs/>
              <w:szCs w:val="24"/>
            </w:rPr>
          </w:rPrChange>
        </w:rPr>
      </w:pPr>
      <w:ins w:id="7126" w:author="Valeria Tapia" w:date="2026-10-02T12:40:00Z">
        <w:r w:rsidRPr="001B5D1A">
          <w:rPr>
            <w:b/>
            <w:bCs/>
            <w:color w:val="FF0000"/>
            <w:szCs w:val="24"/>
            <w:highlight w:val="cyan"/>
            <w:rPrChange w:id="7127" w:author="Valeria Tapia" w:date="2026-10-05T12:55:00Z">
              <w:rPr>
                <w:b/>
                <w:bCs/>
                <w:szCs w:val="24"/>
              </w:rPr>
            </w:rPrChange>
          </w:rPr>
          <w:t>IMPLEMENTA</w:t>
        </w:r>
      </w:ins>
      <w:ins w:id="7128" w:author="Valeria Tapia" w:date="2026-10-02T12:41:00Z">
        <w:r w:rsidRPr="001B5D1A">
          <w:rPr>
            <w:b/>
            <w:bCs/>
            <w:color w:val="FF0000"/>
            <w:szCs w:val="24"/>
            <w:highlight w:val="cyan"/>
            <w:rPrChange w:id="7129" w:author="Valeria Tapia" w:date="2026-10-05T12:55:00Z">
              <w:rPr>
                <w:b/>
                <w:bCs/>
                <w:szCs w:val="24"/>
              </w:rPr>
            </w:rPrChange>
          </w:rPr>
          <w:t>CIÓN DEL</w:t>
        </w:r>
      </w:ins>
      <w:ins w:id="7130" w:author="Valeria Tapia" w:date="2026-10-02T12:40:00Z">
        <w:r w:rsidRPr="001B5D1A">
          <w:rPr>
            <w:b/>
            <w:bCs/>
            <w:color w:val="FF0000"/>
            <w:szCs w:val="24"/>
            <w:highlight w:val="cyan"/>
            <w:rPrChange w:id="7131" w:author="Valeria Tapia" w:date="2026-10-05T12:55:00Z">
              <w:rPr>
                <w:b/>
                <w:bCs/>
                <w:szCs w:val="24"/>
              </w:rPr>
            </w:rPrChange>
          </w:rPr>
          <w:t xml:space="preserve"> SERVICIO EN LA VUCE</w:t>
        </w:r>
      </w:ins>
    </w:p>
    <w:p w14:paraId="04062923" w14:textId="77777777" w:rsidR="007C1C57" w:rsidRPr="001B5D1A" w:rsidRDefault="007C1C57">
      <w:pPr>
        <w:rPr>
          <w:ins w:id="7132" w:author="Valeria Tapia" w:date="2026-10-02T10:56:00Z"/>
          <w:color w:val="FF0000"/>
          <w:highlight w:val="cyan"/>
          <w:rPrChange w:id="7133" w:author="Valeria Tapia" w:date="2026-10-05T12:55:00Z">
            <w:rPr>
              <w:ins w:id="7134" w:author="Valeria Tapia" w:date="2026-10-02T10:56:00Z"/>
              <w:b/>
              <w:szCs w:val="24"/>
              <w:lang w:val="es-MX"/>
            </w:rPr>
          </w:rPrChange>
        </w:rPr>
        <w:pPrChange w:id="7135" w:author="Valeria Tapia" w:date="2026-10-02T12:02:00Z">
          <w:pPr>
            <w:pStyle w:val="Ttulo5"/>
            <w:numPr>
              <w:numId w:val="5"/>
            </w:numPr>
            <w:tabs>
              <w:tab w:val="left" w:pos="1701"/>
              <w:tab w:val="num" w:pos="4508"/>
              <w:tab w:val="num" w:pos="9044"/>
            </w:tabs>
            <w:ind w:left="4508" w:hanging="1814"/>
          </w:pPr>
        </w:pPrChange>
      </w:pPr>
    </w:p>
    <w:p w14:paraId="59DE6F53" w14:textId="673DD683" w:rsidR="007C1C57" w:rsidRPr="001B5D1A" w:rsidRDefault="002964F5" w:rsidP="002964F5">
      <w:pPr>
        <w:pStyle w:val="Ttulo5"/>
        <w:numPr>
          <w:ilvl w:val="0"/>
          <w:numId w:val="5"/>
        </w:numPr>
        <w:tabs>
          <w:tab w:val="left" w:pos="1701"/>
          <w:tab w:val="num" w:pos="9044"/>
        </w:tabs>
        <w:ind w:left="0" w:firstLine="0"/>
        <w:rPr>
          <w:ins w:id="7136" w:author="Valeria Tapia" w:date="2026-10-02T12:44:00Z"/>
          <w:color w:val="FF0000"/>
          <w:highlight w:val="cyan"/>
          <w:rPrChange w:id="7137" w:author="Valeria Tapia" w:date="2026-10-05T12:55:00Z">
            <w:rPr>
              <w:ins w:id="7138" w:author="Valeria Tapia" w:date="2026-10-02T12:44:00Z"/>
            </w:rPr>
          </w:rPrChange>
        </w:rPr>
      </w:pPr>
      <w:ins w:id="7139" w:author="Valeria Tapia" w:date="2026-10-02T10:56:00Z">
        <w:r w:rsidRPr="001B5D1A">
          <w:rPr>
            <w:b/>
            <w:color w:val="FF0000"/>
            <w:szCs w:val="24"/>
            <w:highlight w:val="cyan"/>
            <w:lang w:val="es-MX"/>
            <w:rPrChange w:id="7140" w:author="Valeria Tapia" w:date="2026-10-05T12:55:00Z">
              <w:rPr>
                <w:b/>
                <w:szCs w:val="24"/>
                <w:lang w:val="es-MX"/>
              </w:rPr>
            </w:rPrChange>
          </w:rPr>
          <w:t>(</w:t>
        </w:r>
      </w:ins>
      <w:ins w:id="7141" w:author="Valeria Tapia" w:date="2026-10-02T12:39:00Z">
        <w:r w:rsidR="007C1C57" w:rsidRPr="001B5D1A">
          <w:rPr>
            <w:b/>
            <w:color w:val="FF0000"/>
            <w:highlight w:val="cyan"/>
            <w:rPrChange w:id="7142" w:author="Valeria Tapia" w:date="2026-10-05T12:55:00Z">
              <w:rPr>
                <w:b/>
              </w:rPr>
            </w:rPrChange>
          </w:rPr>
          <w:t xml:space="preserve">IMPLEMENTACIÓN DEL </w:t>
        </w:r>
      </w:ins>
      <w:ins w:id="7143" w:author="Valeria Tapia" w:date="2026-10-02T10:56:00Z">
        <w:r w:rsidRPr="001B5D1A">
          <w:rPr>
            <w:b/>
            <w:color w:val="FF0000"/>
            <w:highlight w:val="cyan"/>
            <w:rPrChange w:id="7144" w:author="Valeria Tapia" w:date="2026-10-05T12:55:00Z">
              <w:rPr>
                <w:b/>
              </w:rPr>
            </w:rPrChange>
          </w:rPr>
          <w:t>SERVICIO EN LA VUCE</w:t>
        </w:r>
        <w:r w:rsidRPr="001B5D1A">
          <w:rPr>
            <w:b/>
            <w:color w:val="FF0000"/>
            <w:szCs w:val="24"/>
            <w:highlight w:val="cyan"/>
            <w:rPrChange w:id="7145" w:author="Valeria Tapia" w:date="2026-10-05T12:55:00Z">
              <w:rPr>
                <w:b/>
                <w:szCs w:val="24"/>
              </w:rPr>
            </w:rPrChange>
          </w:rPr>
          <w:t xml:space="preserve">). </w:t>
        </w:r>
        <w:r w:rsidRPr="001B5D1A">
          <w:rPr>
            <w:color w:val="FF0000"/>
            <w:szCs w:val="24"/>
            <w:highlight w:val="cyan"/>
            <w:rPrChange w:id="7146" w:author="Valeria Tapia" w:date="2026-10-05T12:55:00Z">
              <w:rPr>
                <w:szCs w:val="24"/>
              </w:rPr>
            </w:rPrChange>
          </w:rPr>
          <w:t xml:space="preserve">La AN </w:t>
        </w:r>
      </w:ins>
      <w:ins w:id="7147" w:author="Valeria Tapia" w:date="2026-10-02T12:42:00Z">
        <w:r w:rsidR="007C1C57" w:rsidRPr="001B5D1A">
          <w:rPr>
            <w:color w:val="FF0000"/>
            <w:szCs w:val="24"/>
            <w:highlight w:val="cyan"/>
            <w:rPrChange w:id="7148" w:author="Valeria Tapia" w:date="2026-10-05T12:55:00Z">
              <w:rPr>
                <w:szCs w:val="24"/>
              </w:rPr>
            </w:rPrChange>
          </w:rPr>
          <w:t xml:space="preserve">implementara el servicio en la VUCE con base al registro de control funcional, debiendo comunicar la fecha de </w:t>
        </w:r>
        <w:r w:rsidR="007C1C57" w:rsidRPr="001B5D1A">
          <w:rPr>
            <w:color w:val="FF0000"/>
            <w:szCs w:val="24"/>
            <w:highlight w:val="cyan"/>
            <w:rPrChange w:id="7149" w:author="Valeria Tapia" w:date="2026-10-05T12:55:00Z">
              <w:rPr>
                <w:szCs w:val="24"/>
              </w:rPr>
            </w:rPrChange>
          </w:rPr>
          <w:lastRenderedPageBreak/>
          <w:t>impl</w:t>
        </w:r>
      </w:ins>
      <w:ins w:id="7150" w:author="Valeria Tapia" w:date="2026-10-02T12:43:00Z">
        <w:r w:rsidR="007C1C57" w:rsidRPr="001B5D1A">
          <w:rPr>
            <w:color w:val="FF0000"/>
            <w:szCs w:val="24"/>
            <w:highlight w:val="cyan"/>
            <w:rPrChange w:id="7151" w:author="Valeria Tapia" w:date="2026-10-05T12:55:00Z">
              <w:rPr>
                <w:szCs w:val="24"/>
              </w:rPr>
            </w:rPrChange>
          </w:rPr>
          <w:t xml:space="preserve">ementación </w:t>
        </w:r>
      </w:ins>
      <w:ins w:id="7152" w:author="Valeria Tapia" w:date="2026-10-02T12:44:00Z">
        <w:r w:rsidR="007C1C57" w:rsidRPr="001B5D1A">
          <w:rPr>
            <w:color w:val="FF0000"/>
            <w:szCs w:val="24"/>
            <w:highlight w:val="cyan"/>
            <w:rPrChange w:id="7153" w:author="Valeria Tapia" w:date="2026-10-05T12:55:00Z">
              <w:rPr>
                <w:szCs w:val="24"/>
              </w:rPr>
            </w:rPrChange>
          </w:rPr>
          <w:t>a los OCE y público en general a través de sus portales institucionales u otro medio de comunicación oficial.</w:t>
        </w:r>
      </w:ins>
    </w:p>
    <w:p w14:paraId="37C8EDF9" w14:textId="4561A695" w:rsidR="007C1C57" w:rsidRPr="00F41D38" w:rsidRDefault="007C1C57">
      <w:pPr>
        <w:pStyle w:val="Ttulo5"/>
        <w:tabs>
          <w:tab w:val="left" w:pos="1701"/>
          <w:tab w:val="num" w:pos="9044"/>
        </w:tabs>
        <w:rPr>
          <w:ins w:id="7154" w:author="Valeria Tapia" w:date="2026-10-02T12:43:00Z"/>
          <w:highlight w:val="cyan"/>
          <w:rPrChange w:id="7155" w:author="Valeria Tapia" w:date="2026-10-05T08:47:00Z">
            <w:rPr>
              <w:ins w:id="7156" w:author="Valeria Tapia" w:date="2026-10-02T12:43:00Z"/>
            </w:rPr>
          </w:rPrChange>
        </w:rPr>
        <w:pPrChange w:id="7157" w:author="Valeria Tapia" w:date="2026-10-02T12:44:00Z">
          <w:pPr>
            <w:pStyle w:val="Ttulo5"/>
            <w:numPr>
              <w:numId w:val="5"/>
            </w:numPr>
            <w:tabs>
              <w:tab w:val="left" w:pos="1701"/>
              <w:tab w:val="num" w:pos="4508"/>
              <w:tab w:val="num" w:pos="9044"/>
            </w:tabs>
            <w:ind w:left="4508" w:hanging="1814"/>
          </w:pPr>
        </w:pPrChange>
      </w:pPr>
      <w:ins w:id="7158" w:author="Valeria Tapia" w:date="2026-10-02T12:43:00Z">
        <w:r w:rsidRPr="00F41D38">
          <w:rPr>
            <w:szCs w:val="24"/>
            <w:highlight w:val="cyan"/>
            <w:rPrChange w:id="7159" w:author="Valeria Tapia" w:date="2026-10-05T08:47:00Z">
              <w:rPr>
                <w:szCs w:val="24"/>
              </w:rPr>
            </w:rPrChange>
          </w:rPr>
          <w:t xml:space="preserve">  </w:t>
        </w:r>
      </w:ins>
    </w:p>
    <w:p w14:paraId="15D14EED" w14:textId="77777777" w:rsidR="002964F5" w:rsidRDefault="002964F5">
      <w:pPr>
        <w:rPr>
          <w:ins w:id="7160" w:author="Valeria Tapia" w:date="2026-10-02T10:56:00Z"/>
        </w:rPr>
        <w:pPrChange w:id="7161" w:author="Valeria Tapia" w:date="2026-10-02T10:56:00Z">
          <w:pPr>
            <w:pStyle w:val="Ttulo5"/>
            <w:numPr>
              <w:numId w:val="5"/>
            </w:numPr>
            <w:tabs>
              <w:tab w:val="left" w:pos="1701"/>
              <w:tab w:val="num" w:pos="4508"/>
              <w:tab w:val="num" w:pos="9044"/>
            </w:tabs>
            <w:ind w:left="4508" w:hanging="1814"/>
          </w:pPr>
        </w:pPrChange>
      </w:pPr>
    </w:p>
    <w:p w14:paraId="19CDA22E" w14:textId="77777777" w:rsidR="002964F5" w:rsidRDefault="002964F5">
      <w:pPr>
        <w:rPr>
          <w:ins w:id="7162" w:author="Valeria Tapia" w:date="2026-10-02T10:56:00Z"/>
        </w:rPr>
        <w:pPrChange w:id="7163" w:author="Valeria Tapia" w:date="2026-10-02T10:56:00Z">
          <w:pPr>
            <w:pStyle w:val="Ttulo5"/>
            <w:numPr>
              <w:numId w:val="5"/>
            </w:numPr>
            <w:tabs>
              <w:tab w:val="left" w:pos="1701"/>
              <w:tab w:val="num" w:pos="4508"/>
              <w:tab w:val="num" w:pos="9044"/>
            </w:tabs>
            <w:ind w:left="4508" w:hanging="1814"/>
          </w:pPr>
        </w:pPrChange>
      </w:pPr>
    </w:p>
    <w:p w14:paraId="729E61E7" w14:textId="77777777" w:rsidR="00DE0BB5" w:rsidRDefault="00DE0BB5" w:rsidP="00080F81">
      <w:pPr>
        <w:rPr>
          <w:rStyle w:val="CapituloCar"/>
          <w:b w:val="0"/>
        </w:rPr>
      </w:pPr>
    </w:p>
    <w:p w14:paraId="6062BEEB" w14:textId="77777777" w:rsidR="00AD322A" w:rsidRPr="00DE605E" w:rsidRDefault="00AD322A" w:rsidP="00AD322A">
      <w:pPr>
        <w:pStyle w:val="Capitulo"/>
        <w:jc w:val="left"/>
        <w:rPr>
          <w:b w:val="0"/>
        </w:rPr>
      </w:pPr>
      <w:bookmarkStart w:id="7164" w:name="_Toc206684722"/>
      <w:r w:rsidRPr="00F073C2">
        <w:rPr>
          <w:rStyle w:val="CapituloCar"/>
          <w:b/>
        </w:rPr>
        <w:t>HISTORIAL DE CAMBIOS</w:t>
      </w:r>
      <w:r w:rsidRPr="00DE605E">
        <w:rPr>
          <w:b w:val="0"/>
        </w:rPr>
        <w:t>.</w:t>
      </w:r>
      <w:bookmarkEnd w:id="5720"/>
      <w:bookmarkEnd w:id="7164"/>
    </w:p>
    <w:p w14:paraId="47432BE4" w14:textId="77777777" w:rsidR="00AD322A" w:rsidRPr="00607E0A" w:rsidRDefault="00AD322A" w:rsidP="00DE605E"/>
    <w:tbl>
      <w:tblPr>
        <w:tblStyle w:val="Tablaconcuadrcula"/>
        <w:tblW w:w="0" w:type="auto"/>
        <w:tblInd w:w="108" w:type="dxa"/>
        <w:tblLayout w:type="fixed"/>
        <w:tblLook w:val="04A0" w:firstRow="1" w:lastRow="0" w:firstColumn="1" w:lastColumn="0" w:noHBand="0" w:noVBand="1"/>
      </w:tblPr>
      <w:tblGrid>
        <w:gridCol w:w="1134"/>
        <w:gridCol w:w="5387"/>
        <w:gridCol w:w="2973"/>
      </w:tblGrid>
      <w:tr w:rsidR="00AD322A" w:rsidRPr="00F073C2" w14:paraId="039C0D80" w14:textId="77777777" w:rsidTr="00080F81">
        <w:trPr>
          <w:trHeight w:val="966"/>
        </w:trPr>
        <w:tc>
          <w:tcPr>
            <w:tcW w:w="1134" w:type="dxa"/>
            <w:shd w:val="clear" w:color="auto" w:fill="FFFFFF" w:themeFill="background1"/>
          </w:tcPr>
          <w:p w14:paraId="76F7A098" w14:textId="77777777" w:rsidR="00AD322A" w:rsidRPr="00DE605E" w:rsidRDefault="00AD322A" w:rsidP="00DE605E">
            <w:pPr>
              <w:spacing w:line="276" w:lineRule="auto"/>
              <w:jc w:val="left"/>
              <w:rPr>
                <w:b/>
                <w:sz w:val="22"/>
                <w:szCs w:val="22"/>
              </w:rPr>
            </w:pPr>
            <w:r w:rsidRPr="00DE605E">
              <w:rPr>
                <w:b/>
                <w:sz w:val="22"/>
                <w:szCs w:val="22"/>
              </w:rPr>
              <w:t>Versión</w:t>
            </w:r>
          </w:p>
        </w:tc>
        <w:tc>
          <w:tcPr>
            <w:tcW w:w="5387" w:type="dxa"/>
            <w:shd w:val="clear" w:color="auto" w:fill="FFFFFF" w:themeFill="background1"/>
          </w:tcPr>
          <w:p w14:paraId="14D8CE19" w14:textId="77777777" w:rsidR="00AD322A" w:rsidRPr="00DE605E" w:rsidRDefault="00AD322A" w:rsidP="00067355">
            <w:pPr>
              <w:spacing w:line="276" w:lineRule="auto"/>
              <w:jc w:val="center"/>
              <w:rPr>
                <w:b/>
                <w:sz w:val="22"/>
                <w:szCs w:val="22"/>
              </w:rPr>
            </w:pPr>
            <w:r w:rsidRPr="00DE605E">
              <w:rPr>
                <w:b/>
                <w:sz w:val="22"/>
                <w:szCs w:val="22"/>
              </w:rPr>
              <w:t>Descripción de los Cambios</w:t>
            </w:r>
          </w:p>
        </w:tc>
        <w:tc>
          <w:tcPr>
            <w:tcW w:w="2973" w:type="dxa"/>
            <w:shd w:val="clear" w:color="auto" w:fill="FFFFFF" w:themeFill="background1"/>
          </w:tcPr>
          <w:p w14:paraId="5C6757B1" w14:textId="77777777" w:rsidR="00AD322A" w:rsidRPr="00DE605E" w:rsidRDefault="00AD322A" w:rsidP="00067355">
            <w:pPr>
              <w:spacing w:line="276" w:lineRule="auto"/>
              <w:jc w:val="center"/>
              <w:rPr>
                <w:b/>
                <w:sz w:val="22"/>
                <w:szCs w:val="22"/>
              </w:rPr>
            </w:pPr>
            <w:r w:rsidRPr="00DE605E">
              <w:rPr>
                <w:b/>
                <w:sz w:val="22"/>
                <w:szCs w:val="22"/>
              </w:rPr>
              <w:t>Documento y Fecha de Aprobación de la versión revisada</w:t>
            </w:r>
          </w:p>
        </w:tc>
      </w:tr>
      <w:tr w:rsidR="00AD322A" w:rsidRPr="00F073C2" w14:paraId="0325F092" w14:textId="77777777" w:rsidTr="00080F81">
        <w:tc>
          <w:tcPr>
            <w:tcW w:w="1134" w:type="dxa"/>
          </w:tcPr>
          <w:p w14:paraId="14BEA611" w14:textId="77777777" w:rsidR="00AD322A" w:rsidRPr="00DE605E" w:rsidRDefault="00AD322A" w:rsidP="00067355">
            <w:pPr>
              <w:spacing w:line="276" w:lineRule="auto"/>
              <w:jc w:val="left"/>
              <w:rPr>
                <w:sz w:val="23"/>
                <w:szCs w:val="23"/>
              </w:rPr>
            </w:pPr>
            <w:r w:rsidRPr="00DE605E">
              <w:rPr>
                <w:sz w:val="23"/>
                <w:szCs w:val="23"/>
              </w:rPr>
              <w:t>1</w:t>
            </w:r>
          </w:p>
        </w:tc>
        <w:tc>
          <w:tcPr>
            <w:tcW w:w="5387" w:type="dxa"/>
          </w:tcPr>
          <w:p w14:paraId="70F5A759" w14:textId="77777777" w:rsidR="00AD322A" w:rsidRPr="00DE605E" w:rsidRDefault="00AD322A" w:rsidP="00067355">
            <w:pPr>
              <w:spacing w:line="276" w:lineRule="auto"/>
              <w:jc w:val="left"/>
              <w:rPr>
                <w:sz w:val="23"/>
                <w:szCs w:val="23"/>
              </w:rPr>
            </w:pPr>
            <w:r w:rsidRPr="00DE605E">
              <w:rPr>
                <w:sz w:val="23"/>
                <w:szCs w:val="23"/>
              </w:rPr>
              <w:t>Versión inicial</w:t>
            </w:r>
          </w:p>
        </w:tc>
        <w:tc>
          <w:tcPr>
            <w:tcW w:w="2973" w:type="dxa"/>
          </w:tcPr>
          <w:p w14:paraId="1B2204FC" w14:textId="77777777" w:rsidR="00AD322A" w:rsidRPr="00F073C2" w:rsidRDefault="00AD322A" w:rsidP="00067355">
            <w:pPr>
              <w:spacing w:line="276" w:lineRule="auto"/>
              <w:jc w:val="left"/>
            </w:pPr>
            <w:r w:rsidRPr="00F073C2">
              <w:t>RD 01-087-24 de fecha 28/08/2024</w:t>
            </w:r>
          </w:p>
        </w:tc>
      </w:tr>
      <w:tr w:rsidR="00AD322A" w14:paraId="6DFD917D" w14:textId="77777777" w:rsidTr="00080F81">
        <w:tc>
          <w:tcPr>
            <w:tcW w:w="1134" w:type="dxa"/>
          </w:tcPr>
          <w:p w14:paraId="618ACD48" w14:textId="77777777" w:rsidR="00AD322A" w:rsidRPr="00DE605E" w:rsidRDefault="00AD322A" w:rsidP="00067355">
            <w:pPr>
              <w:spacing w:line="276" w:lineRule="auto"/>
              <w:jc w:val="left"/>
              <w:rPr>
                <w:sz w:val="23"/>
                <w:szCs w:val="23"/>
              </w:rPr>
            </w:pPr>
            <w:r w:rsidRPr="00DE605E">
              <w:rPr>
                <w:sz w:val="23"/>
                <w:szCs w:val="23"/>
              </w:rPr>
              <w:t>2</w:t>
            </w:r>
          </w:p>
        </w:tc>
        <w:tc>
          <w:tcPr>
            <w:tcW w:w="5387" w:type="dxa"/>
          </w:tcPr>
          <w:p w14:paraId="24F21E80" w14:textId="77777777" w:rsidR="00AD322A" w:rsidRPr="00DE605E" w:rsidRDefault="00AD322A" w:rsidP="00067355">
            <w:pPr>
              <w:jc w:val="left"/>
              <w:rPr>
                <w:sz w:val="22"/>
                <w:szCs w:val="22"/>
              </w:rPr>
            </w:pPr>
            <w:r w:rsidRPr="00DE605E">
              <w:rPr>
                <w:sz w:val="22"/>
                <w:szCs w:val="22"/>
              </w:rPr>
              <w:t>Cambios realizados:</w:t>
            </w:r>
          </w:p>
          <w:p w14:paraId="7B04D0E3"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Determinar los mecanismos de comunicación y coordinación entre la AN, las EPEs, el Servicio de Impuestos Nacionales (SIN) y el Servicio Plurinacional de Registro de Comercio (SEPREC) y otras instancias vinculadas con operaciones de comercio exterior para asegurar una coordinación efectiva</w:t>
            </w:r>
          </w:p>
          <w:p w14:paraId="02CE89F5"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 AGETIC será responsable de la aplicación del Reglamento respecto al funcionamiento de sistemas y servicios tecnológicos del gobierno electrónico para la operación de la VUCE en el marco de sus competencias.</w:t>
            </w:r>
          </w:p>
          <w:p w14:paraId="488F2849"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 xml:space="preserve">Definiciones: </w:t>
            </w:r>
          </w:p>
          <w:p w14:paraId="37095FC6"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Diccionario de datos, </w:t>
            </w:r>
          </w:p>
          <w:p w14:paraId="7DAC04F2"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Diagrama de actividades, </w:t>
            </w:r>
          </w:p>
          <w:p w14:paraId="4B46A5D5"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Diagrama de flujo, </w:t>
            </w:r>
          </w:p>
          <w:p w14:paraId="7054C833" w14:textId="77777777" w:rsidR="00A05A54" w:rsidRPr="00A05A54" w:rsidRDefault="00A05A54" w:rsidP="00A05A54">
            <w:pPr>
              <w:ind w:left="360"/>
              <w:rPr>
                <w:sz w:val="22"/>
                <w:szCs w:val="22"/>
              </w:rPr>
            </w:pPr>
            <w:r w:rsidRPr="00A05A54">
              <w:rPr>
                <w:sz w:val="22"/>
                <w:szCs w:val="22"/>
              </w:rPr>
              <w:t>•</w:t>
            </w:r>
            <w:r w:rsidRPr="00A05A54">
              <w:rPr>
                <w:sz w:val="22"/>
                <w:szCs w:val="22"/>
              </w:rPr>
              <w:tab/>
              <w:t>Implementación,</w:t>
            </w:r>
          </w:p>
          <w:p w14:paraId="7F9134F9" w14:textId="77777777" w:rsidR="00A05A54" w:rsidRPr="00A05A54" w:rsidRDefault="00A05A54" w:rsidP="00A05A54">
            <w:pPr>
              <w:ind w:left="360"/>
              <w:rPr>
                <w:sz w:val="22"/>
                <w:szCs w:val="22"/>
              </w:rPr>
            </w:pPr>
            <w:r w:rsidRPr="00A05A54">
              <w:rPr>
                <w:sz w:val="22"/>
                <w:szCs w:val="22"/>
              </w:rPr>
              <w:t>•</w:t>
            </w:r>
            <w:r w:rsidRPr="00A05A54">
              <w:rPr>
                <w:sz w:val="22"/>
                <w:szCs w:val="22"/>
              </w:rPr>
              <w:tab/>
              <w:t>Mapeo del proceso,</w:t>
            </w:r>
          </w:p>
          <w:p w14:paraId="00AA3CC1" w14:textId="77777777" w:rsidR="00A05A54" w:rsidRPr="00A05A54" w:rsidRDefault="00A05A54" w:rsidP="00A05A54">
            <w:pPr>
              <w:ind w:left="360"/>
              <w:rPr>
                <w:sz w:val="22"/>
                <w:szCs w:val="22"/>
              </w:rPr>
            </w:pPr>
            <w:r w:rsidRPr="00A05A54">
              <w:rPr>
                <w:sz w:val="22"/>
                <w:szCs w:val="22"/>
              </w:rPr>
              <w:t>•</w:t>
            </w:r>
            <w:r w:rsidRPr="00A05A54">
              <w:rPr>
                <w:sz w:val="22"/>
                <w:szCs w:val="22"/>
              </w:rPr>
              <w:tab/>
              <w:t>Optimización del trámite APCO,</w:t>
            </w:r>
          </w:p>
          <w:p w14:paraId="1DE97B2D"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Plan de contingencia, </w:t>
            </w:r>
          </w:p>
          <w:p w14:paraId="212736A2"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Plan de trabajo, </w:t>
            </w:r>
          </w:p>
          <w:p w14:paraId="78679630"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Puesta en vigencia, </w:t>
            </w:r>
          </w:p>
          <w:p w14:paraId="38F9B3E0" w14:textId="77777777" w:rsidR="00A05A54" w:rsidRPr="00A05A54" w:rsidRDefault="00A05A54" w:rsidP="00A05A54">
            <w:pPr>
              <w:ind w:left="360"/>
              <w:rPr>
                <w:sz w:val="22"/>
                <w:szCs w:val="22"/>
              </w:rPr>
            </w:pPr>
            <w:r w:rsidRPr="00A05A54">
              <w:rPr>
                <w:sz w:val="22"/>
                <w:szCs w:val="22"/>
              </w:rPr>
              <w:lastRenderedPageBreak/>
              <w:t>•</w:t>
            </w:r>
            <w:r w:rsidRPr="00A05A54">
              <w:rPr>
                <w:sz w:val="22"/>
                <w:szCs w:val="22"/>
              </w:rPr>
              <w:tab/>
              <w:t>Prueba piloto,</w:t>
            </w:r>
          </w:p>
          <w:p w14:paraId="5E7660FB" w14:textId="77777777" w:rsidR="00A05A54" w:rsidRPr="00A05A54" w:rsidRDefault="00A05A54" w:rsidP="00A05A54">
            <w:pPr>
              <w:ind w:left="360"/>
              <w:rPr>
                <w:sz w:val="22"/>
                <w:szCs w:val="22"/>
              </w:rPr>
            </w:pPr>
            <w:r w:rsidRPr="00A05A54">
              <w:rPr>
                <w:sz w:val="22"/>
                <w:szCs w:val="22"/>
              </w:rPr>
              <w:t>•</w:t>
            </w:r>
            <w:r w:rsidRPr="00A05A54">
              <w:rPr>
                <w:sz w:val="22"/>
                <w:szCs w:val="22"/>
              </w:rPr>
              <w:tab/>
              <w:t>Trazabilidad y</w:t>
            </w:r>
          </w:p>
          <w:p w14:paraId="7E735765" w14:textId="77777777" w:rsidR="00A05A54" w:rsidRPr="00A05A54" w:rsidRDefault="00A05A54" w:rsidP="00A05A54">
            <w:pPr>
              <w:ind w:left="360"/>
              <w:rPr>
                <w:sz w:val="22"/>
                <w:szCs w:val="22"/>
              </w:rPr>
            </w:pPr>
            <w:r w:rsidRPr="00A05A54">
              <w:rPr>
                <w:sz w:val="22"/>
                <w:szCs w:val="22"/>
              </w:rPr>
              <w:t>•</w:t>
            </w:r>
            <w:r w:rsidRPr="00A05A54">
              <w:rPr>
                <w:sz w:val="22"/>
                <w:szCs w:val="22"/>
              </w:rPr>
              <w:tab/>
              <w:t>Xtensible Markup Language (XML).</w:t>
            </w:r>
          </w:p>
          <w:p w14:paraId="29ECB235"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Abreviaturas:</w:t>
            </w:r>
          </w:p>
          <w:p w14:paraId="787D601C" w14:textId="77777777" w:rsidR="00A05A54" w:rsidRPr="00A05A54" w:rsidRDefault="00A05A54">
            <w:pPr>
              <w:ind w:left="360"/>
              <w:rPr>
                <w:sz w:val="22"/>
                <w:szCs w:val="22"/>
              </w:rPr>
            </w:pPr>
            <w:r w:rsidRPr="00A05A54">
              <w:rPr>
                <w:sz w:val="22"/>
                <w:szCs w:val="22"/>
              </w:rPr>
              <w:t>•</w:t>
            </w:r>
            <w:r w:rsidRPr="00A05A54">
              <w:rPr>
                <w:sz w:val="22"/>
                <w:szCs w:val="22"/>
              </w:rPr>
              <w:tab/>
              <w:t>APCO: Autorizaciones Previas, Certificaciones u otros documentos relacionados con operaciones de comercio exterior.</w:t>
            </w:r>
          </w:p>
          <w:p w14:paraId="7CDD0F99" w14:textId="77777777" w:rsidR="00A05A54" w:rsidRPr="00A05A54" w:rsidRDefault="00A05A54">
            <w:pPr>
              <w:ind w:left="360"/>
              <w:rPr>
                <w:sz w:val="22"/>
                <w:szCs w:val="22"/>
              </w:rPr>
            </w:pPr>
            <w:r w:rsidRPr="00A05A54">
              <w:rPr>
                <w:sz w:val="22"/>
                <w:szCs w:val="22"/>
              </w:rPr>
              <w:t>•</w:t>
            </w:r>
            <w:r w:rsidRPr="00A05A54">
              <w:rPr>
                <w:sz w:val="22"/>
                <w:szCs w:val="22"/>
              </w:rPr>
              <w:tab/>
              <w:t>EPEs: Entidades Públicas Emisoras.</w:t>
            </w:r>
          </w:p>
          <w:p w14:paraId="47AC637B" w14:textId="77777777" w:rsidR="00A05A54" w:rsidRPr="00A05A54" w:rsidRDefault="00A05A54">
            <w:pPr>
              <w:ind w:left="360"/>
              <w:rPr>
                <w:sz w:val="22"/>
                <w:szCs w:val="22"/>
              </w:rPr>
            </w:pPr>
            <w:r w:rsidRPr="00A05A54">
              <w:rPr>
                <w:sz w:val="22"/>
                <w:szCs w:val="22"/>
              </w:rPr>
              <w:t>•</w:t>
            </w:r>
            <w:r w:rsidRPr="00A05A54">
              <w:rPr>
                <w:sz w:val="22"/>
                <w:szCs w:val="22"/>
              </w:rPr>
              <w:tab/>
              <w:t>MCDyD: Ministerio de Culturas Descolonización y Despatriarcalización.</w:t>
            </w:r>
          </w:p>
          <w:p w14:paraId="3B714C1C"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La actualización en los procesos, normativa y funcionamiento del sistema realizada por las EPEs, debe comunicarse antes de su vigencia en un plazo mínimo de quince (15) días. </w:t>
            </w:r>
          </w:p>
          <w:p w14:paraId="0481B3A1"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Para el orden de incorporación de los trámites se debe priorizar aquellos que representen mayor relevancia e impacto en las operaciones de comercio exterior. </w:t>
            </w:r>
          </w:p>
          <w:p w14:paraId="7ED4D8B6"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Las EPEs deberán aplicar un plan de contingencia a fin de dar continuidad al trámite APCO efectuados a través de la VUCE.</w:t>
            </w:r>
          </w:p>
          <w:p w14:paraId="468ACB48"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Para los trámites puestos en vigencia en la VUCE, la AN y las EPEs no deben exigir al Usuario VUCE la APCO en formato físico; excepto cuando existan situaciones de contingencias.</w:t>
            </w:r>
          </w:p>
          <w:p w14:paraId="55A56B16"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 solicitud podrá constituirse como  Declaración Jurada cuando así lo determinen las EPEs.</w:t>
            </w:r>
          </w:p>
          <w:p w14:paraId="460A1457"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 xml:space="preserve">Responsabilidades de las EPEs:  </w:t>
            </w:r>
          </w:p>
          <w:p w14:paraId="0BBB3649" w14:textId="77777777" w:rsidR="00A05A54" w:rsidRPr="00A05A54" w:rsidRDefault="00A05A54">
            <w:pPr>
              <w:ind w:left="360"/>
              <w:rPr>
                <w:sz w:val="22"/>
                <w:szCs w:val="22"/>
              </w:rPr>
            </w:pPr>
            <w:r w:rsidRPr="00A05A54">
              <w:rPr>
                <w:sz w:val="22"/>
                <w:szCs w:val="22"/>
              </w:rPr>
              <w:t>•</w:t>
            </w:r>
            <w:r w:rsidRPr="00A05A54">
              <w:rPr>
                <w:sz w:val="22"/>
                <w:szCs w:val="22"/>
              </w:rPr>
              <w:tab/>
              <w:t>Implementar la firma digital o el aprobador de documentos de ciudadanía digital, la facturación electrónica, pasarela de pagos entre otros que consideren necesarios para implementar el trámite APCO en la VUCE.</w:t>
            </w:r>
          </w:p>
          <w:p w14:paraId="281E387B" w14:textId="77777777" w:rsidR="00A05A54" w:rsidRPr="00A05A54" w:rsidRDefault="00A05A54" w:rsidP="00A05A54">
            <w:pPr>
              <w:ind w:left="360"/>
              <w:rPr>
                <w:sz w:val="22"/>
                <w:szCs w:val="22"/>
              </w:rPr>
            </w:pPr>
            <w:r w:rsidRPr="00A05A54">
              <w:rPr>
                <w:sz w:val="22"/>
                <w:szCs w:val="22"/>
              </w:rPr>
              <w:t>•</w:t>
            </w:r>
            <w:r w:rsidRPr="00A05A54">
              <w:rPr>
                <w:sz w:val="22"/>
                <w:szCs w:val="22"/>
              </w:rPr>
              <w:tab/>
              <w:t>Elaborar y dar cumplimiento al Plan de Trabajo.</w:t>
            </w:r>
          </w:p>
          <w:p w14:paraId="2A6995BC" w14:textId="77777777" w:rsidR="00A05A54" w:rsidRPr="00A05A54" w:rsidRDefault="00A05A54" w:rsidP="00A05A54">
            <w:pPr>
              <w:ind w:left="360"/>
              <w:rPr>
                <w:sz w:val="22"/>
                <w:szCs w:val="22"/>
              </w:rPr>
            </w:pPr>
            <w:r w:rsidRPr="00A05A54">
              <w:rPr>
                <w:sz w:val="22"/>
                <w:szCs w:val="22"/>
              </w:rPr>
              <w:t>•</w:t>
            </w:r>
            <w:r w:rsidRPr="00A05A54">
              <w:rPr>
                <w:sz w:val="22"/>
                <w:szCs w:val="22"/>
              </w:rPr>
              <w:tab/>
              <w:t>Elaborar requerimientos funcionales, desarrollar las adecuaciones informáticas en su sistema, cuando cuenten con un sistema.</w:t>
            </w:r>
          </w:p>
          <w:p w14:paraId="2FA218FA" w14:textId="77777777" w:rsidR="00A05A54" w:rsidRPr="00A05A54" w:rsidRDefault="00A05A54" w:rsidP="00A05A54">
            <w:pPr>
              <w:ind w:left="360"/>
              <w:rPr>
                <w:sz w:val="22"/>
                <w:szCs w:val="22"/>
              </w:rPr>
            </w:pPr>
            <w:r w:rsidRPr="00A05A54">
              <w:rPr>
                <w:sz w:val="22"/>
                <w:szCs w:val="22"/>
              </w:rPr>
              <w:lastRenderedPageBreak/>
              <w:t>•</w:t>
            </w:r>
            <w:r w:rsidRPr="00A05A54">
              <w:rPr>
                <w:sz w:val="22"/>
                <w:szCs w:val="22"/>
              </w:rPr>
              <w:tab/>
              <w:t xml:space="preserve">Realizar controles de calidad y funcionales de los requerimientos desarrollados, el desarrollo del sistema informático para el trámite a implementarse en la VUCE, en aquellos casos en los que determine la no utilización del Módulo Estándar de la VUCE, de manera oportuna considerando los plazos previsto en el Cronograma de Implementación Gradual y la obligación de establecer medidas preventivas ante situaciones de contingencia en el marco de sus competencias. </w:t>
            </w:r>
          </w:p>
          <w:p w14:paraId="78A4F3D3"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Efectuar las capacitaciones y brindar asistencia técnica  a los Usuarios de la VUCE. </w:t>
            </w:r>
          </w:p>
          <w:p w14:paraId="6B2AF104" w14:textId="77777777" w:rsidR="00A05A54" w:rsidRPr="00A05A54" w:rsidRDefault="00A05A54" w:rsidP="00A05A54">
            <w:pPr>
              <w:ind w:left="360"/>
              <w:rPr>
                <w:sz w:val="22"/>
                <w:szCs w:val="22"/>
              </w:rPr>
            </w:pPr>
            <w:r w:rsidRPr="00A05A54">
              <w:rPr>
                <w:sz w:val="22"/>
                <w:szCs w:val="22"/>
              </w:rPr>
              <w:t>•</w:t>
            </w:r>
            <w:r w:rsidRPr="00A05A54">
              <w:rPr>
                <w:sz w:val="22"/>
                <w:szCs w:val="22"/>
              </w:rPr>
              <w:tab/>
              <w:t>Comunicar a la AGETIC la fecha de implementación del trámite, para la atención de consultas respecto a los servicios del gobierno electrónico realizadas por la AN y las EPEs.</w:t>
            </w:r>
          </w:p>
          <w:p w14:paraId="696D20F5"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 xml:space="preserve">Responsabilidades de la Aduana Nacional: </w:t>
            </w:r>
          </w:p>
          <w:p w14:paraId="1A96569C" w14:textId="77777777" w:rsidR="00A05A54" w:rsidRPr="00A05A54" w:rsidRDefault="00A05A54">
            <w:pPr>
              <w:ind w:left="360"/>
              <w:rPr>
                <w:sz w:val="22"/>
                <w:szCs w:val="22"/>
              </w:rPr>
            </w:pPr>
            <w:r w:rsidRPr="00A05A54">
              <w:rPr>
                <w:sz w:val="22"/>
                <w:szCs w:val="22"/>
              </w:rPr>
              <w:t>•</w:t>
            </w:r>
            <w:r w:rsidRPr="00A05A54">
              <w:rPr>
                <w:sz w:val="22"/>
                <w:szCs w:val="22"/>
              </w:rPr>
              <w:tab/>
              <w:t xml:space="preserve">Elaborar el Plan de Trabajo en coordinación con las EPEs para la implementación del trámite APCO. </w:t>
            </w:r>
          </w:p>
          <w:p w14:paraId="14855EF7" w14:textId="77777777" w:rsidR="00A05A54" w:rsidRPr="00A05A54" w:rsidRDefault="00A05A54">
            <w:pPr>
              <w:ind w:left="360"/>
              <w:rPr>
                <w:sz w:val="22"/>
                <w:szCs w:val="22"/>
              </w:rPr>
            </w:pPr>
            <w:r w:rsidRPr="00A05A54">
              <w:rPr>
                <w:sz w:val="22"/>
                <w:szCs w:val="22"/>
              </w:rPr>
              <w:t>•</w:t>
            </w:r>
            <w:r w:rsidRPr="00A05A54">
              <w:rPr>
                <w:sz w:val="22"/>
                <w:szCs w:val="22"/>
              </w:rPr>
              <w:tab/>
              <w:t xml:space="preserve">Coordinar con las EPEs, la elaboración de los requerimientos funcionales e informáticos necesarios para la implementación del trámite APCO en la VUCE. </w:t>
            </w:r>
          </w:p>
          <w:p w14:paraId="5B98D75C"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Responsabilidades de la AGETIC:</w:t>
            </w:r>
          </w:p>
          <w:p w14:paraId="118AD604" w14:textId="77777777" w:rsidR="00A05A54" w:rsidRPr="00A05A54" w:rsidRDefault="00A05A54">
            <w:pPr>
              <w:ind w:left="360"/>
              <w:rPr>
                <w:sz w:val="22"/>
                <w:szCs w:val="22"/>
              </w:rPr>
            </w:pPr>
            <w:r w:rsidRPr="00A05A54">
              <w:rPr>
                <w:sz w:val="22"/>
                <w:szCs w:val="22"/>
              </w:rPr>
              <w:t>•</w:t>
            </w:r>
            <w:r w:rsidRPr="00A05A54">
              <w:rPr>
                <w:sz w:val="22"/>
                <w:szCs w:val="22"/>
              </w:rPr>
              <w:tab/>
              <w:t>Designar puntos focales.</w:t>
            </w:r>
          </w:p>
          <w:p w14:paraId="16411905" w14:textId="77777777" w:rsidR="00A05A54" w:rsidRPr="00A05A54" w:rsidRDefault="00A05A54">
            <w:pPr>
              <w:ind w:left="360"/>
              <w:rPr>
                <w:sz w:val="22"/>
                <w:szCs w:val="22"/>
              </w:rPr>
            </w:pPr>
            <w:r w:rsidRPr="00A05A54">
              <w:rPr>
                <w:sz w:val="22"/>
                <w:szCs w:val="22"/>
              </w:rPr>
              <w:t>•</w:t>
            </w:r>
            <w:r w:rsidRPr="00A05A54">
              <w:rPr>
                <w:sz w:val="22"/>
                <w:szCs w:val="22"/>
              </w:rPr>
              <w:tab/>
              <w:t>Realizar capacitaciones de acuerdo a sus atribuciones.</w:t>
            </w:r>
          </w:p>
          <w:p w14:paraId="5A6985D1" w14:textId="77777777" w:rsidR="00A05A54" w:rsidRPr="00A05A54" w:rsidRDefault="00A05A54">
            <w:pPr>
              <w:ind w:left="360"/>
              <w:rPr>
                <w:sz w:val="22"/>
                <w:szCs w:val="22"/>
              </w:rPr>
            </w:pPr>
            <w:r w:rsidRPr="00A05A54">
              <w:rPr>
                <w:sz w:val="22"/>
                <w:szCs w:val="22"/>
              </w:rPr>
              <w:t>•</w:t>
            </w:r>
            <w:r w:rsidRPr="00A05A54">
              <w:rPr>
                <w:sz w:val="22"/>
                <w:szCs w:val="22"/>
              </w:rPr>
              <w:tab/>
              <w:t>Establecer medidas ante situaciones de contingencia.</w:t>
            </w:r>
          </w:p>
          <w:p w14:paraId="1D3F9B30"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Gestionar la ciudadanía digital ante la AGETIC.</w:t>
            </w:r>
          </w:p>
          <w:p w14:paraId="2C31485F"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 AN podrá solicitar puntos focales a las Entidades Públicas vinculadas indirectamente con operaciones de comercio exterior.</w:t>
            </w:r>
          </w:p>
          <w:p w14:paraId="79B2265F"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Eliminación del horario de atención de consultas.</w:t>
            </w:r>
          </w:p>
          <w:p w14:paraId="4276FDC0"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La AN y las EPEs realizarán capacitaciones conjuntas del trámite a implementarse o implementado. </w:t>
            </w:r>
          </w:p>
          <w:p w14:paraId="69F196AC"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lastRenderedPageBreak/>
              <w:t>El personal de la AGETIC realizará capacitaciones sobre las herramientas del gobierno electrónico a las EPEs y al Usuario VUCE.</w:t>
            </w:r>
          </w:p>
          <w:p w14:paraId="742E4236"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Requisitos técnicos que deben cumplir las EPEs que cuenten con sistema respecto a la facturación electrónica y las gestiones para implementar la pasarela de pagos, firma digital, el aprobador de documentos de ciudadanía digital, entre otros, que consideren necesarios para el trámite APCO en la VUCE.</w:t>
            </w:r>
          </w:p>
          <w:p w14:paraId="2DAF09E1"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Requisitos que deben cumplir las EPEs sin sistema.</w:t>
            </w:r>
          </w:p>
          <w:p w14:paraId="2F1AC4BF"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Interoperabilidad de la VUCE con las EPEs, SUMA y VUCES.</w:t>
            </w:r>
          </w:p>
          <w:p w14:paraId="30FA9C38"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 uso indebido de la información será sancionado conforme disposiciones legales vigentes.</w:t>
            </w:r>
          </w:p>
          <w:p w14:paraId="1947D91A"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Incorporación de los artículos 27, 28 y 29, especificando las actividades a realizarse de forma previa a la implementación del trámite.</w:t>
            </w:r>
          </w:p>
          <w:p w14:paraId="74607C3B"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Incorporación de los artículos 30 y 31, respecto a las actividades a realizarse dentro del Plan de Trabajo. </w:t>
            </w:r>
          </w:p>
          <w:p w14:paraId="348ACFB5"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Subsanación de observaciones y Registro de la solicitud y documentos requeridos por las EPEs.</w:t>
            </w:r>
          </w:p>
          <w:p w14:paraId="4C4F185D"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Participación del sector privado será a requerimiento de la AN. </w:t>
            </w:r>
          </w:p>
          <w:p w14:paraId="116677D0"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Elementos que deben incorporarse al elaborar la propuesta del Registro del Requerimiento Funcional VUCE (R-425).</w:t>
            </w:r>
          </w:p>
          <w:p w14:paraId="230F19BE"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Presentaciones parciales de las funcionalidades desarrolladas en los sistemas en el marco de los plazos establecidos en el Registro de programación de actividades para el desarrollo funcional.</w:t>
            </w:r>
          </w:p>
          <w:p w14:paraId="155B43D3" w14:textId="18D073A5"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Acciones para realizar en el Control funcional, respecto a contar con los ambientes y usuarios de prueba correspondientes, además que las EPEs deben </w:t>
            </w:r>
            <w:r w:rsidRPr="00DE605E">
              <w:rPr>
                <w:sz w:val="22"/>
                <w:szCs w:val="22"/>
              </w:rPr>
              <w:lastRenderedPageBreak/>
              <w:t xml:space="preserve">solicitar a la AGETIC otorguen el ambiente de prueba debidamente configurado. De requerir funcionalidades adicionales, una vez implementado el trámite, las EPEs deberán remitir el </w:t>
            </w:r>
            <w:r w:rsidR="00723501">
              <w:rPr>
                <w:szCs w:val="24"/>
                <w:lang w:val="es-MX"/>
              </w:rPr>
              <w:t>Registro</w:t>
            </w:r>
            <w:r w:rsidR="00723501" w:rsidRPr="00DE605E">
              <w:rPr>
                <w:sz w:val="22"/>
                <w:szCs w:val="22"/>
              </w:rPr>
              <w:t xml:space="preserve"> </w:t>
            </w:r>
            <w:r w:rsidRPr="00DE605E">
              <w:rPr>
                <w:sz w:val="22"/>
                <w:szCs w:val="22"/>
              </w:rPr>
              <w:t>R-425 complementario.</w:t>
            </w:r>
          </w:p>
          <w:p w14:paraId="6945B929"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La gestión y emisión de la normativa de las EPEs se realizará de forma paralela al desarrollo de las funcionalidades. </w:t>
            </w:r>
          </w:p>
          <w:p w14:paraId="32DD4CFC"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Las EPEs deberán remitir la normativa aprobada a la AN al correo electrónico contacto.entidades@vuce.gob.bo y mediante nota, en un plazo máximo de cinco (5) días hábiles de concluido el control funcional sin observaciones, para su publicación en el portal de la VUCE.</w:t>
            </w:r>
          </w:p>
          <w:p w14:paraId="6EDF3962"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 trámite APCO se implementará con la prueba piloto o su puesta en vigencia.</w:t>
            </w:r>
          </w:p>
          <w:p w14:paraId="04A95CA4"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 Plazo para la prueba piloto y su ampliación de forma excepcional.</w:t>
            </w:r>
          </w:p>
          <w:p w14:paraId="7053B2C0"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El plazo para comunicar los cambios normativos es de 10 días hábiles. </w:t>
            </w:r>
          </w:p>
          <w:p w14:paraId="55FD7246" w14:textId="3765B12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Toda adecuación debe efectuarse a partir de la remisión del </w:t>
            </w:r>
            <w:r w:rsidR="00723501">
              <w:rPr>
                <w:szCs w:val="24"/>
                <w:lang w:val="es-MX"/>
              </w:rPr>
              <w:t>Registro</w:t>
            </w:r>
            <w:r w:rsidR="00723501" w:rsidRPr="00DE605E">
              <w:rPr>
                <w:sz w:val="22"/>
                <w:szCs w:val="22"/>
              </w:rPr>
              <w:t xml:space="preserve"> </w:t>
            </w:r>
            <w:r w:rsidRPr="00DE605E">
              <w:rPr>
                <w:sz w:val="22"/>
                <w:szCs w:val="22"/>
              </w:rPr>
              <w:t>R-427 (Registro de Solicitud de Funcionalidades y Adecuaciones – VUCE).</w:t>
            </w:r>
          </w:p>
          <w:p w14:paraId="7715D173"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Las EPEs deberán comunicar en el plazo de hasta 3 días hábiles, cualquier modificación o supresión de la normativa, siempre y cuando no implique adecuaciones informáticas en la VUCE, caso contrario deberán coordinar con la AN el requerimiento funcional correspondiente, a fin de asegurar que las funcionalidades se encuentren desarrolladas para su puesta en vigencia.</w:t>
            </w:r>
          </w:p>
          <w:p w14:paraId="1B1129CE"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 xml:space="preserve">En caso de cortes en el sistema informático de la VUCE, que no permitan la atención de trámites de comercio exterior en un lapso de sesenta (60) minutos </w:t>
            </w:r>
            <w:r w:rsidRPr="00DE605E">
              <w:rPr>
                <w:sz w:val="22"/>
                <w:szCs w:val="22"/>
              </w:rPr>
              <w:lastRenderedPageBreak/>
              <w:t>se comunicará mediante correo electrónico u otro medio habilitado a las EPEs</w:t>
            </w:r>
          </w:p>
          <w:p w14:paraId="7C7D9594"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Los documentos requeridos por normativa específica para operaciones de comercio exterior que sean obtenidos en situaciones de contingencia, serán aceptados por la AN y demás entidades, en tanto se solucione la contingencia presentada.</w:t>
            </w:r>
          </w:p>
          <w:p w14:paraId="78E0557C"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Se modificó el tenor del Título de “TRÁMITES” por “EJECUCIÓN DEL CRONOGRAMA DE IMPLEMENTACIÓN GRADUAL”</w:t>
            </w:r>
          </w:p>
          <w:p w14:paraId="513C66AA"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Eliminación de la presentación del Informe técnico legal para la incorporación del trámite de forma anticipada.</w:t>
            </w:r>
          </w:p>
          <w:p w14:paraId="153B61E6"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El periodo para la solicitud de ampliación será hasta el mes de noviembre del 2025.</w:t>
            </w:r>
          </w:p>
          <w:p w14:paraId="22277BBD" w14:textId="77777777" w:rsidR="00A05A54" w:rsidRPr="00DE605E" w:rsidRDefault="00A05A54" w:rsidP="00DE605E">
            <w:pPr>
              <w:pStyle w:val="Prrafodelista"/>
              <w:numPr>
                <w:ilvl w:val="0"/>
                <w:numId w:val="110"/>
              </w:numPr>
              <w:spacing w:line="276" w:lineRule="auto"/>
              <w:contextualSpacing/>
              <w:rPr>
                <w:sz w:val="22"/>
                <w:szCs w:val="22"/>
              </w:rPr>
            </w:pPr>
            <w:r w:rsidRPr="00DE605E">
              <w:rPr>
                <w:sz w:val="22"/>
                <w:szCs w:val="22"/>
              </w:rPr>
              <w:t>Las causales por los que la AN podría reprogramar la implementación de los trámites APCO de forma previo o posterior al inicio de actividades establecidas en el Cronograma de implementación gradual, son:</w:t>
            </w:r>
          </w:p>
          <w:p w14:paraId="5FC2CA90" w14:textId="77777777" w:rsidR="00A05A54" w:rsidRPr="00A05A54" w:rsidRDefault="00A05A54">
            <w:pPr>
              <w:ind w:left="360"/>
              <w:rPr>
                <w:sz w:val="22"/>
                <w:szCs w:val="22"/>
              </w:rPr>
            </w:pPr>
            <w:r w:rsidRPr="00A05A54">
              <w:rPr>
                <w:sz w:val="22"/>
                <w:szCs w:val="22"/>
              </w:rPr>
              <w:t>•</w:t>
            </w:r>
            <w:r w:rsidRPr="00A05A54">
              <w:rPr>
                <w:sz w:val="22"/>
                <w:szCs w:val="22"/>
              </w:rPr>
              <w:tab/>
              <w:t>Representatividad de los trámites APCO en las operaciones de comercio exterior</w:t>
            </w:r>
          </w:p>
          <w:p w14:paraId="4EE1EC66" w14:textId="77777777" w:rsidR="00A05A54" w:rsidRPr="00A05A54" w:rsidRDefault="00A05A54">
            <w:pPr>
              <w:ind w:left="360"/>
              <w:rPr>
                <w:sz w:val="22"/>
                <w:szCs w:val="22"/>
              </w:rPr>
            </w:pPr>
            <w:r w:rsidRPr="00A05A54">
              <w:rPr>
                <w:sz w:val="22"/>
                <w:szCs w:val="22"/>
              </w:rPr>
              <w:t>•</w:t>
            </w:r>
            <w:r w:rsidRPr="00A05A54">
              <w:rPr>
                <w:sz w:val="22"/>
                <w:szCs w:val="22"/>
              </w:rPr>
              <w:tab/>
              <w:t>Grado de madurez tecnológica de los sistemas de las EPEs</w:t>
            </w:r>
          </w:p>
          <w:p w14:paraId="4C36E915" w14:textId="77777777" w:rsidR="00A05A54" w:rsidRPr="00A05A54" w:rsidRDefault="00A05A54">
            <w:pPr>
              <w:ind w:left="360"/>
              <w:rPr>
                <w:sz w:val="22"/>
                <w:szCs w:val="22"/>
              </w:rPr>
            </w:pPr>
            <w:r w:rsidRPr="00A05A54">
              <w:rPr>
                <w:sz w:val="22"/>
                <w:szCs w:val="22"/>
              </w:rPr>
              <w:t>•</w:t>
            </w:r>
            <w:r w:rsidRPr="00A05A54">
              <w:rPr>
                <w:sz w:val="22"/>
                <w:szCs w:val="22"/>
              </w:rPr>
              <w:tab/>
              <w:t>Capacidad en recursos humanos del área tecnológica de las EPEs</w:t>
            </w:r>
          </w:p>
          <w:p w14:paraId="7198B746" w14:textId="77777777" w:rsidR="00A05A54" w:rsidRPr="00A05A54" w:rsidRDefault="00A05A54">
            <w:pPr>
              <w:ind w:left="360"/>
              <w:rPr>
                <w:sz w:val="22"/>
                <w:szCs w:val="22"/>
              </w:rPr>
            </w:pPr>
            <w:r w:rsidRPr="00A05A54">
              <w:rPr>
                <w:sz w:val="22"/>
                <w:szCs w:val="22"/>
              </w:rPr>
              <w:t>•</w:t>
            </w:r>
            <w:r w:rsidRPr="00A05A54">
              <w:rPr>
                <w:sz w:val="22"/>
                <w:szCs w:val="22"/>
              </w:rPr>
              <w:tab/>
              <w:t>Adecuación de la normativa de las EPEs.</w:t>
            </w:r>
          </w:p>
          <w:p w14:paraId="0ABBE0CF" w14:textId="77777777" w:rsidR="00A05A54" w:rsidRPr="00A05A54" w:rsidRDefault="00A05A54">
            <w:pPr>
              <w:ind w:left="360"/>
              <w:rPr>
                <w:sz w:val="22"/>
                <w:szCs w:val="22"/>
              </w:rPr>
            </w:pPr>
            <w:r w:rsidRPr="00A05A54">
              <w:rPr>
                <w:sz w:val="22"/>
                <w:szCs w:val="22"/>
              </w:rPr>
              <w:t>•</w:t>
            </w:r>
            <w:r w:rsidRPr="00A05A54">
              <w:rPr>
                <w:sz w:val="22"/>
                <w:szCs w:val="22"/>
              </w:rPr>
              <w:tab/>
              <w:t>Incumplimiento al Plan de Trabajo de las EPEs</w:t>
            </w:r>
          </w:p>
          <w:p w14:paraId="64AC19B9" w14:textId="77777777" w:rsidR="00A05A54" w:rsidRPr="00A05A54" w:rsidRDefault="00A05A54">
            <w:pPr>
              <w:ind w:left="360"/>
              <w:rPr>
                <w:sz w:val="22"/>
                <w:szCs w:val="22"/>
              </w:rPr>
            </w:pPr>
            <w:r w:rsidRPr="00A05A54">
              <w:rPr>
                <w:sz w:val="22"/>
                <w:szCs w:val="22"/>
              </w:rPr>
              <w:t>•</w:t>
            </w:r>
            <w:r w:rsidRPr="00A05A54">
              <w:rPr>
                <w:sz w:val="22"/>
                <w:szCs w:val="22"/>
              </w:rPr>
              <w:tab/>
              <w:t>Entre otros factores.</w:t>
            </w:r>
          </w:p>
          <w:p w14:paraId="3963B4B6"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Reporte de Ejecución del Cronograma.</w:t>
            </w:r>
          </w:p>
          <w:p w14:paraId="4118702D" w14:textId="77777777" w:rsidR="00A05A54" w:rsidRPr="00DE605E" w:rsidRDefault="00A05A54" w:rsidP="00A05A54">
            <w:pPr>
              <w:pStyle w:val="Prrafodelista"/>
              <w:numPr>
                <w:ilvl w:val="0"/>
                <w:numId w:val="110"/>
              </w:numPr>
              <w:spacing w:after="200" w:line="276" w:lineRule="auto"/>
              <w:contextualSpacing/>
              <w:rPr>
                <w:sz w:val="22"/>
                <w:szCs w:val="22"/>
              </w:rPr>
            </w:pPr>
            <w:r w:rsidRPr="00DE605E">
              <w:rPr>
                <w:sz w:val="22"/>
                <w:szCs w:val="22"/>
              </w:rPr>
              <w:t>Se incorporó el Historial de Cambios.</w:t>
            </w:r>
          </w:p>
          <w:p w14:paraId="619441D1" w14:textId="77777777" w:rsidR="00A05A54" w:rsidRPr="00DE605E" w:rsidRDefault="00A05A54" w:rsidP="00A05A54">
            <w:pPr>
              <w:pStyle w:val="Prrafodelista"/>
              <w:numPr>
                <w:ilvl w:val="0"/>
                <w:numId w:val="110"/>
              </w:numPr>
              <w:spacing w:line="276" w:lineRule="auto"/>
              <w:contextualSpacing/>
              <w:rPr>
                <w:sz w:val="22"/>
                <w:szCs w:val="22"/>
              </w:rPr>
            </w:pPr>
            <w:r w:rsidRPr="00DE605E">
              <w:rPr>
                <w:sz w:val="22"/>
                <w:szCs w:val="22"/>
              </w:rPr>
              <w:t xml:space="preserve">Incorporaron dos nuevos registros: </w:t>
            </w:r>
          </w:p>
          <w:p w14:paraId="0FADD61B" w14:textId="77777777" w:rsidR="00A05A54" w:rsidRPr="00A05A54" w:rsidRDefault="00A05A54" w:rsidP="00A05A54">
            <w:pPr>
              <w:ind w:left="360"/>
              <w:rPr>
                <w:sz w:val="22"/>
                <w:szCs w:val="22"/>
              </w:rPr>
            </w:pPr>
            <w:r w:rsidRPr="00A05A54">
              <w:rPr>
                <w:sz w:val="22"/>
                <w:szCs w:val="22"/>
              </w:rPr>
              <w:t>•</w:t>
            </w:r>
            <w:r w:rsidRPr="00A05A54">
              <w:rPr>
                <w:sz w:val="22"/>
                <w:szCs w:val="22"/>
              </w:rPr>
              <w:tab/>
              <w:t xml:space="preserve">Registro Plan de Trabajo del Tramite APCO a Implementar. </w:t>
            </w:r>
          </w:p>
          <w:p w14:paraId="1AFB81DC" w14:textId="77777777" w:rsidR="00A05A54" w:rsidRPr="00BE162C" w:rsidRDefault="00A05A54" w:rsidP="00A05A54">
            <w:pPr>
              <w:ind w:left="360"/>
              <w:rPr>
                <w:sz w:val="22"/>
                <w:szCs w:val="22"/>
              </w:rPr>
            </w:pPr>
            <w:r w:rsidRPr="00A05A54">
              <w:rPr>
                <w:sz w:val="22"/>
                <w:szCs w:val="22"/>
              </w:rPr>
              <w:t>•</w:t>
            </w:r>
            <w:r w:rsidRPr="00A05A54">
              <w:rPr>
                <w:sz w:val="22"/>
                <w:szCs w:val="22"/>
              </w:rPr>
              <w:tab/>
              <w:t>Registro de Programación de Actividades para el Desarrollo Funcional.</w:t>
            </w:r>
          </w:p>
          <w:p w14:paraId="10234513" w14:textId="60AECBE9" w:rsidR="006025F4" w:rsidRPr="00DE605E" w:rsidRDefault="008B7C02" w:rsidP="00DE605E">
            <w:pPr>
              <w:pStyle w:val="Prrafodelista"/>
              <w:rPr>
                <w:sz w:val="23"/>
                <w:szCs w:val="23"/>
              </w:rPr>
            </w:pPr>
            <w:r w:rsidRPr="00DE605E">
              <w:rPr>
                <w:sz w:val="23"/>
                <w:szCs w:val="23"/>
              </w:rPr>
              <w:t xml:space="preserve"> </w:t>
            </w:r>
          </w:p>
        </w:tc>
        <w:tc>
          <w:tcPr>
            <w:tcW w:w="2973" w:type="dxa"/>
          </w:tcPr>
          <w:p w14:paraId="341D9583" w14:textId="77777777" w:rsidR="00AD322A" w:rsidRDefault="00AD322A" w:rsidP="00067355">
            <w:pPr>
              <w:spacing w:line="276" w:lineRule="auto"/>
              <w:jc w:val="left"/>
            </w:pPr>
          </w:p>
        </w:tc>
      </w:tr>
    </w:tbl>
    <w:p w14:paraId="5EE3A242" w14:textId="77777777" w:rsidR="000F10A5" w:rsidRDefault="000F10A5" w:rsidP="00DE605E">
      <w:pPr>
        <w:spacing w:after="200" w:line="276" w:lineRule="auto"/>
        <w:jc w:val="center"/>
      </w:pPr>
    </w:p>
    <w:p w14:paraId="5DD4B33D" w14:textId="77777777" w:rsidR="000F10A5" w:rsidRDefault="000F10A5" w:rsidP="00DE605E">
      <w:pPr>
        <w:spacing w:after="200" w:line="276" w:lineRule="auto"/>
        <w:jc w:val="center"/>
      </w:pPr>
    </w:p>
    <w:p w14:paraId="12BB3D2A" w14:textId="77777777" w:rsidR="00080F81" w:rsidRDefault="00080F81" w:rsidP="00DE605E">
      <w:pPr>
        <w:spacing w:after="200" w:line="276" w:lineRule="auto"/>
        <w:jc w:val="center"/>
        <w:rPr>
          <w:b/>
          <w:szCs w:val="24"/>
        </w:rPr>
      </w:pPr>
      <w:bookmarkStart w:id="7165" w:name="_Toc178012989"/>
      <w:bookmarkStart w:id="7166" w:name="_Toc197893831"/>
    </w:p>
    <w:p w14:paraId="5D09FC63" w14:textId="77777777" w:rsidR="00852418" w:rsidRDefault="00852418" w:rsidP="00DE605E">
      <w:pPr>
        <w:spacing w:after="200" w:line="276" w:lineRule="auto"/>
        <w:jc w:val="center"/>
        <w:rPr>
          <w:b/>
          <w:szCs w:val="24"/>
        </w:rPr>
      </w:pPr>
    </w:p>
    <w:p w14:paraId="632457C0" w14:textId="77777777" w:rsidR="00852418" w:rsidRDefault="00852418" w:rsidP="00DE605E">
      <w:pPr>
        <w:spacing w:after="200" w:line="276" w:lineRule="auto"/>
        <w:jc w:val="center"/>
        <w:rPr>
          <w:b/>
          <w:szCs w:val="24"/>
        </w:rPr>
      </w:pPr>
    </w:p>
    <w:p w14:paraId="04474F46" w14:textId="77777777" w:rsidR="00852418" w:rsidRDefault="00852418" w:rsidP="00DE605E">
      <w:pPr>
        <w:spacing w:after="200" w:line="276" w:lineRule="auto"/>
        <w:jc w:val="center"/>
        <w:rPr>
          <w:b/>
          <w:szCs w:val="24"/>
        </w:rPr>
      </w:pPr>
    </w:p>
    <w:p w14:paraId="3EB8E0D5" w14:textId="77777777" w:rsidR="00852418" w:rsidRDefault="00852418" w:rsidP="00DE605E">
      <w:pPr>
        <w:spacing w:after="200" w:line="276" w:lineRule="auto"/>
        <w:jc w:val="center"/>
        <w:rPr>
          <w:b/>
          <w:szCs w:val="24"/>
        </w:rPr>
      </w:pPr>
    </w:p>
    <w:p w14:paraId="55963241" w14:textId="77777777" w:rsidR="00852418" w:rsidRDefault="00852418" w:rsidP="00DE605E">
      <w:pPr>
        <w:spacing w:after="200" w:line="276" w:lineRule="auto"/>
        <w:jc w:val="center"/>
        <w:rPr>
          <w:b/>
          <w:szCs w:val="24"/>
        </w:rPr>
      </w:pPr>
    </w:p>
    <w:p w14:paraId="7B702DF5" w14:textId="4CAF2D78" w:rsidR="007250D1" w:rsidRPr="00E44E52" w:rsidRDefault="007250D1" w:rsidP="00DE605E">
      <w:pPr>
        <w:spacing w:after="200" w:line="276" w:lineRule="auto"/>
        <w:jc w:val="center"/>
        <w:rPr>
          <w:szCs w:val="24"/>
        </w:rPr>
      </w:pPr>
      <w:r w:rsidRPr="00E44E52">
        <w:rPr>
          <w:b/>
          <w:szCs w:val="24"/>
        </w:rPr>
        <w:t>ANEXOS</w:t>
      </w:r>
      <w:bookmarkEnd w:id="7165"/>
      <w:bookmarkEnd w:id="7166"/>
    </w:p>
    <w:p w14:paraId="6810B3D6" w14:textId="77777777" w:rsidR="005C373F" w:rsidRPr="00D2219A" w:rsidRDefault="005C373F" w:rsidP="005C373F">
      <w:pPr>
        <w:pStyle w:val="Ttulo1"/>
        <w:rPr>
          <w:szCs w:val="24"/>
        </w:rPr>
      </w:pPr>
      <w:bookmarkStart w:id="7167" w:name="_Toc206684723"/>
      <w:r w:rsidRPr="00D2219A">
        <w:rPr>
          <w:szCs w:val="24"/>
        </w:rPr>
        <w:lastRenderedPageBreak/>
        <w:t xml:space="preserve">ANEXO </w:t>
      </w:r>
      <w:r>
        <w:rPr>
          <w:szCs w:val="24"/>
        </w:rPr>
        <w:t>1</w:t>
      </w:r>
      <w:bookmarkEnd w:id="7167"/>
    </w:p>
    <w:p w14:paraId="400610D0" w14:textId="77777777" w:rsidR="00370C17" w:rsidRDefault="005C373F" w:rsidP="00DE605E">
      <w:pPr>
        <w:pStyle w:val="Ttulo1"/>
      </w:pPr>
      <w:bookmarkStart w:id="7168" w:name="_Toc206684724"/>
      <w:r w:rsidRPr="00D2219A">
        <w:rPr>
          <w:szCs w:val="24"/>
        </w:rPr>
        <w:t>FLUJO DE I</w:t>
      </w:r>
      <w:r>
        <w:rPr>
          <w:szCs w:val="24"/>
        </w:rPr>
        <w:t>MPLEMENTA</w:t>
      </w:r>
      <w:r w:rsidRPr="00D2219A">
        <w:rPr>
          <w:szCs w:val="24"/>
        </w:rPr>
        <w:t>CIÓN DEL TRÁMITE APCO EN LA VUCE</w:t>
      </w:r>
      <w:bookmarkEnd w:id="7168"/>
      <w:r w:rsidRPr="00C41FA3">
        <w:t xml:space="preserve"> </w:t>
      </w:r>
    </w:p>
    <w:p w14:paraId="3CDC0151" w14:textId="7DFE4E96" w:rsidR="005C373F" w:rsidRPr="00D2219A" w:rsidRDefault="00ED30C8" w:rsidP="00DE605E">
      <w:pPr>
        <w:rPr>
          <w:szCs w:val="24"/>
        </w:rPr>
      </w:pPr>
      <w:r w:rsidRPr="00ED30C8">
        <w:lastRenderedPageBreak/>
        <w:t xml:space="preserve"> </w:t>
      </w:r>
      <w:r>
        <w:object w:dxaOrig="17494" w:dyaOrig="18267" w14:anchorId="6B9609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3pt;height:493.05pt" o:ole="">
            <v:imagedata r:id="rId20" o:title=""/>
          </v:shape>
          <o:OLEObject Type="Embed" ProgID="Visio.Drawing.11" ShapeID="_x0000_i1025" DrawAspect="Content" ObjectID="_1852814191" r:id="rId21"/>
        </w:object>
      </w:r>
    </w:p>
    <w:p w14:paraId="27629D13" w14:textId="584FB8D8" w:rsidR="001776F7" w:rsidRPr="00080F81" w:rsidRDefault="007250D1" w:rsidP="00DE605E">
      <w:pPr>
        <w:pStyle w:val="Titulo"/>
      </w:pPr>
      <w:bookmarkStart w:id="7169" w:name="_Toc178012990"/>
      <w:bookmarkStart w:id="7170" w:name="_Toc197893832"/>
      <w:bookmarkStart w:id="7171" w:name="_Toc206684725"/>
      <w:r w:rsidRPr="00080F81">
        <w:lastRenderedPageBreak/>
        <w:t xml:space="preserve">ANEXO </w:t>
      </w:r>
      <w:bookmarkEnd w:id="7169"/>
      <w:bookmarkEnd w:id="7170"/>
      <w:r w:rsidR="002269AB" w:rsidRPr="00080F81">
        <w:t>2</w:t>
      </w:r>
      <w:bookmarkEnd w:id="7171"/>
    </w:p>
    <w:p w14:paraId="3B3639AB" w14:textId="29B4EEE6" w:rsidR="006B47E8" w:rsidRPr="00F073C2" w:rsidRDefault="001776F7" w:rsidP="00860C2D">
      <w:pPr>
        <w:pStyle w:val="Ttulo1"/>
      </w:pPr>
      <w:bookmarkStart w:id="7172" w:name="_Toc206684726"/>
      <w:r w:rsidRPr="00F073C2">
        <w:t>R-424</w:t>
      </w:r>
      <w:bookmarkEnd w:id="7172"/>
    </w:p>
    <w:p w14:paraId="202350AF" w14:textId="64827DFD" w:rsidR="003B57DD" w:rsidRDefault="007250D1">
      <w:pPr>
        <w:pStyle w:val="Ttulo1"/>
        <w:rPr>
          <w:szCs w:val="24"/>
        </w:rPr>
      </w:pPr>
      <w:bookmarkStart w:id="7173" w:name="_Toc178012991"/>
      <w:bookmarkStart w:id="7174" w:name="_Toc197893833"/>
      <w:bookmarkStart w:id="7175" w:name="_Toc206684727"/>
      <w:r w:rsidRPr="00860C2D">
        <w:rPr>
          <w:szCs w:val="24"/>
        </w:rPr>
        <w:t>REGISTRO DE RELEVAMIENTO DE INFORMACIÓN NORMATIVA Y TECNOLÓGICA</w:t>
      </w:r>
      <w:bookmarkEnd w:id="7173"/>
      <w:bookmarkEnd w:id="7174"/>
      <w:bookmarkEnd w:id="7175"/>
    </w:p>
    <w:tbl>
      <w:tblPr>
        <w:tblStyle w:val="Tablaconcuadrcula"/>
        <w:tblW w:w="10206" w:type="dxa"/>
        <w:tblInd w:w="108" w:type="dxa"/>
        <w:tblLook w:val="04A0" w:firstRow="1" w:lastRow="0" w:firstColumn="1" w:lastColumn="0" w:noHBand="0" w:noVBand="1"/>
        <w:tblPrChange w:id="7176" w:author="Valeria Tapia" w:date="2026-10-01T11:28:00Z">
          <w:tblPr>
            <w:tblStyle w:val="Tablaconcuadrcula"/>
            <w:tblW w:w="10314" w:type="dxa"/>
            <w:tblLook w:val="04A0" w:firstRow="1" w:lastRow="0" w:firstColumn="1" w:lastColumn="0" w:noHBand="0" w:noVBand="1"/>
          </w:tblPr>
        </w:tblPrChange>
      </w:tblPr>
      <w:tblGrid>
        <w:gridCol w:w="2515"/>
        <w:gridCol w:w="5140"/>
        <w:gridCol w:w="1134"/>
        <w:gridCol w:w="1417"/>
        <w:tblGridChange w:id="7177">
          <w:tblGrid>
            <w:gridCol w:w="2623"/>
            <w:gridCol w:w="5140"/>
            <w:gridCol w:w="1134"/>
            <w:gridCol w:w="1417"/>
          </w:tblGrid>
        </w:tblGridChange>
      </w:tblGrid>
      <w:tr w:rsidR="008F0EB0" w:rsidRPr="00530F41" w14:paraId="350A3032" w14:textId="77777777" w:rsidTr="00530F41">
        <w:trPr>
          <w:trHeight w:val="276"/>
          <w:tblHeader/>
          <w:trPrChange w:id="7178" w:author="Valeria Tapia" w:date="2026-10-01T11:28:00Z">
            <w:trPr>
              <w:trHeight w:val="276"/>
              <w:tblHeader/>
            </w:trPr>
          </w:trPrChange>
        </w:trPr>
        <w:tc>
          <w:tcPr>
            <w:tcW w:w="2515" w:type="dxa"/>
            <w:vMerge w:val="restart"/>
            <w:tcPrChange w:id="7179" w:author="Valeria Tapia" w:date="2026-10-01T11:28:00Z">
              <w:tcPr>
                <w:tcW w:w="2623" w:type="dxa"/>
                <w:vMerge w:val="restart"/>
              </w:tcPr>
            </w:tcPrChange>
          </w:tcPr>
          <w:p w14:paraId="0DB44ADB" w14:textId="77777777" w:rsidR="008F0EB0" w:rsidRPr="00530F41" w:rsidRDefault="008F0EB0" w:rsidP="00AD5760">
            <w:pPr>
              <w:tabs>
                <w:tab w:val="center" w:pos="4252"/>
                <w:tab w:val="right" w:pos="8504"/>
              </w:tabs>
              <w:ind w:firstLine="426"/>
              <w:rPr>
                <w:rFonts w:ascii="Arial" w:hAnsi="Arial" w:cs="Arial"/>
                <w:i/>
                <w:sz w:val="20"/>
                <w:rPrChange w:id="7180" w:author="Valeria Tapia" w:date="2026-10-01T11:28:00Z">
                  <w:rPr>
                    <w:i/>
                    <w:sz w:val="20"/>
                    <w:lang w:val="es-ES"/>
                  </w:rPr>
                </w:rPrChange>
              </w:rPr>
            </w:pPr>
          </w:p>
          <w:p w14:paraId="58A85EF1" w14:textId="77777777" w:rsidR="008F0EB0" w:rsidRPr="00530F41" w:rsidRDefault="008F0EB0" w:rsidP="00AD5760">
            <w:pPr>
              <w:ind w:firstLine="284"/>
              <w:rPr>
                <w:rFonts w:ascii="Arial" w:hAnsi="Arial" w:cs="Arial"/>
                <w:i/>
                <w:sz w:val="20"/>
                <w:rPrChange w:id="7181" w:author="Valeria Tapia" w:date="2026-10-01T11:28:00Z">
                  <w:rPr>
                    <w:i/>
                    <w:sz w:val="20"/>
                    <w:lang w:val="es-ES"/>
                  </w:rPr>
                </w:rPrChange>
              </w:rPr>
            </w:pPr>
            <w:r w:rsidRPr="00202084">
              <w:rPr>
                <w:rFonts w:ascii="Arial" w:hAnsi="Arial" w:cs="Arial"/>
                <w:i/>
                <w:lang w:val="es-ES"/>
              </w:rPr>
              <w:object w:dxaOrig="8566" w:dyaOrig="4411" w14:anchorId="7047CDEF">
                <v:shape id="_x0000_i1026" type="#_x0000_t75" style="width:85.8pt;height:35.7pt" o:ole="">
                  <v:imagedata r:id="rId22" o:title=""/>
                </v:shape>
                <o:OLEObject Type="Embed" ProgID="PBrush" ShapeID="_x0000_i1026" DrawAspect="Content" ObjectID="_1852814192" r:id="rId23"/>
              </w:object>
            </w:r>
          </w:p>
        </w:tc>
        <w:tc>
          <w:tcPr>
            <w:tcW w:w="5140" w:type="dxa"/>
            <w:vMerge w:val="restart"/>
            <w:tcPrChange w:id="7182" w:author="Valeria Tapia" w:date="2026-10-01T11:28:00Z">
              <w:tcPr>
                <w:tcW w:w="5140" w:type="dxa"/>
                <w:vMerge w:val="restart"/>
              </w:tcPr>
            </w:tcPrChange>
          </w:tcPr>
          <w:p w14:paraId="4E4F23E8" w14:textId="77777777" w:rsidR="008F0EB0" w:rsidRPr="00530F41" w:rsidRDefault="008F0EB0" w:rsidP="00AD5760">
            <w:pPr>
              <w:tabs>
                <w:tab w:val="center" w:pos="4252"/>
                <w:tab w:val="right" w:pos="8504"/>
              </w:tabs>
              <w:jc w:val="center"/>
              <w:rPr>
                <w:rFonts w:ascii="Arial" w:hAnsi="Arial" w:cs="Arial"/>
                <w:b/>
                <w:sz w:val="20"/>
                <w:rPrChange w:id="7183" w:author="Valeria Tapia" w:date="2026-10-01T11:28:00Z">
                  <w:rPr>
                    <w:b/>
                    <w:sz w:val="20"/>
                    <w:lang w:val="es-ES"/>
                  </w:rPr>
                </w:rPrChange>
              </w:rPr>
            </w:pPr>
          </w:p>
          <w:p w14:paraId="4D216BC0" w14:textId="77777777" w:rsidR="008F0EB0" w:rsidRPr="00530F41" w:rsidRDefault="008F0EB0" w:rsidP="00AD5760">
            <w:pPr>
              <w:tabs>
                <w:tab w:val="left" w:pos="1305"/>
              </w:tabs>
              <w:jc w:val="center"/>
              <w:rPr>
                <w:rFonts w:ascii="Arial" w:hAnsi="Arial" w:cs="Arial"/>
                <w:b/>
                <w:sz w:val="20"/>
                <w:rPrChange w:id="7184" w:author="Valeria Tapia" w:date="2026-10-01T11:28:00Z">
                  <w:rPr>
                    <w:b/>
                    <w:sz w:val="20"/>
                    <w:lang w:val="es-ES"/>
                  </w:rPr>
                </w:rPrChange>
              </w:rPr>
            </w:pPr>
            <w:r w:rsidRPr="00530F41">
              <w:rPr>
                <w:rFonts w:ascii="Arial" w:hAnsi="Arial" w:cs="Arial"/>
                <w:b/>
                <w:sz w:val="20"/>
                <w:rPrChange w:id="7185" w:author="Valeria Tapia" w:date="2026-10-01T11:28:00Z">
                  <w:rPr>
                    <w:b/>
                    <w:sz w:val="20"/>
                  </w:rPr>
                </w:rPrChange>
              </w:rPr>
              <w:t>REGISTRO DE RELEVAMIENTO DE INFORMACIÓN NORMATIVA Y TECNOLÓGICA – VUCE</w:t>
            </w:r>
          </w:p>
        </w:tc>
        <w:tc>
          <w:tcPr>
            <w:tcW w:w="2551" w:type="dxa"/>
            <w:gridSpan w:val="2"/>
            <w:shd w:val="clear" w:color="auto" w:fill="D9D9D9" w:themeFill="background1" w:themeFillShade="D9"/>
            <w:tcPrChange w:id="7186" w:author="Valeria Tapia" w:date="2026-10-01T11:28:00Z">
              <w:tcPr>
                <w:tcW w:w="2551" w:type="dxa"/>
                <w:gridSpan w:val="2"/>
                <w:shd w:val="clear" w:color="auto" w:fill="D9D9D9" w:themeFill="background1" w:themeFillShade="D9"/>
              </w:tcPr>
            </w:tcPrChange>
          </w:tcPr>
          <w:p w14:paraId="162F70E1" w14:textId="77777777" w:rsidR="008F0EB0" w:rsidRPr="00530F41" w:rsidRDefault="008F0EB0" w:rsidP="00AD5760">
            <w:pPr>
              <w:tabs>
                <w:tab w:val="center" w:pos="4252"/>
                <w:tab w:val="right" w:pos="8504"/>
              </w:tabs>
              <w:jc w:val="center"/>
              <w:rPr>
                <w:rFonts w:ascii="Arial" w:hAnsi="Arial" w:cs="Arial"/>
                <w:sz w:val="14"/>
                <w:rPrChange w:id="7187" w:author="Valeria Tapia" w:date="2026-10-01T11:28:00Z">
                  <w:rPr>
                    <w:sz w:val="14"/>
                    <w:lang w:val="es-ES"/>
                  </w:rPr>
                </w:rPrChange>
              </w:rPr>
            </w:pPr>
            <w:r w:rsidRPr="00530F41">
              <w:rPr>
                <w:rFonts w:ascii="Arial" w:hAnsi="Arial" w:cs="Arial"/>
                <w:sz w:val="14"/>
                <w:rPrChange w:id="7188" w:author="Valeria Tapia" w:date="2026-10-01T11:28:00Z">
                  <w:rPr>
                    <w:sz w:val="14"/>
                  </w:rPr>
                </w:rPrChange>
              </w:rPr>
              <w:t>Código</w:t>
            </w:r>
          </w:p>
        </w:tc>
      </w:tr>
      <w:tr w:rsidR="008F0EB0" w:rsidRPr="00530F41" w14:paraId="68D336EB" w14:textId="77777777" w:rsidTr="00530F41">
        <w:trPr>
          <w:trHeight w:val="273"/>
          <w:tblHeader/>
          <w:trPrChange w:id="7189" w:author="Valeria Tapia" w:date="2026-10-01T11:28:00Z">
            <w:trPr>
              <w:trHeight w:val="273"/>
              <w:tblHeader/>
            </w:trPr>
          </w:trPrChange>
        </w:trPr>
        <w:tc>
          <w:tcPr>
            <w:tcW w:w="2515" w:type="dxa"/>
            <w:vMerge/>
            <w:tcPrChange w:id="7190" w:author="Valeria Tapia" w:date="2026-10-01T11:28:00Z">
              <w:tcPr>
                <w:tcW w:w="2623" w:type="dxa"/>
                <w:vMerge/>
              </w:tcPr>
            </w:tcPrChange>
          </w:tcPr>
          <w:p w14:paraId="62E7BA70" w14:textId="77777777" w:rsidR="008F0EB0" w:rsidRPr="00530F41" w:rsidRDefault="008F0EB0" w:rsidP="00AD5760">
            <w:pPr>
              <w:tabs>
                <w:tab w:val="center" w:pos="4252"/>
                <w:tab w:val="right" w:pos="8504"/>
              </w:tabs>
              <w:ind w:firstLine="708"/>
              <w:rPr>
                <w:rFonts w:ascii="Arial" w:hAnsi="Arial" w:cs="Arial"/>
                <w:i/>
                <w:noProof/>
                <w:sz w:val="20"/>
                <w:lang w:eastAsia="es-BO"/>
                <w:rPrChange w:id="7191" w:author="Valeria Tapia" w:date="2026-10-01T11:28:00Z">
                  <w:rPr>
                    <w:i/>
                    <w:noProof/>
                    <w:sz w:val="20"/>
                    <w:lang w:val="es-ES" w:eastAsia="es-BO"/>
                  </w:rPr>
                </w:rPrChange>
              </w:rPr>
            </w:pPr>
          </w:p>
        </w:tc>
        <w:tc>
          <w:tcPr>
            <w:tcW w:w="5140" w:type="dxa"/>
            <w:vMerge/>
            <w:tcPrChange w:id="7192" w:author="Valeria Tapia" w:date="2026-10-01T11:28:00Z">
              <w:tcPr>
                <w:tcW w:w="5140" w:type="dxa"/>
                <w:vMerge/>
              </w:tcPr>
            </w:tcPrChange>
          </w:tcPr>
          <w:p w14:paraId="6EE85771" w14:textId="77777777" w:rsidR="008F0EB0" w:rsidRPr="00530F41" w:rsidRDefault="008F0EB0" w:rsidP="00AD5760">
            <w:pPr>
              <w:tabs>
                <w:tab w:val="center" w:pos="4252"/>
                <w:tab w:val="right" w:pos="8504"/>
              </w:tabs>
              <w:jc w:val="center"/>
              <w:rPr>
                <w:rFonts w:ascii="Arial" w:hAnsi="Arial" w:cs="Arial"/>
                <w:b/>
                <w:sz w:val="20"/>
                <w:rPrChange w:id="7193" w:author="Valeria Tapia" w:date="2026-10-01T11:28:00Z">
                  <w:rPr>
                    <w:b/>
                    <w:sz w:val="20"/>
                    <w:lang w:val="es-ES"/>
                  </w:rPr>
                </w:rPrChange>
              </w:rPr>
            </w:pPr>
          </w:p>
        </w:tc>
        <w:tc>
          <w:tcPr>
            <w:tcW w:w="2551" w:type="dxa"/>
            <w:gridSpan w:val="2"/>
            <w:tcPrChange w:id="7194" w:author="Valeria Tapia" w:date="2026-10-01T11:28:00Z">
              <w:tcPr>
                <w:tcW w:w="2551" w:type="dxa"/>
                <w:gridSpan w:val="2"/>
              </w:tcPr>
            </w:tcPrChange>
          </w:tcPr>
          <w:p w14:paraId="626F7472" w14:textId="77777777" w:rsidR="008F0EB0" w:rsidRPr="00530F41" w:rsidRDefault="008F0EB0" w:rsidP="00AD5760">
            <w:pPr>
              <w:tabs>
                <w:tab w:val="center" w:pos="4252"/>
                <w:tab w:val="right" w:pos="8504"/>
              </w:tabs>
              <w:jc w:val="center"/>
              <w:rPr>
                <w:rFonts w:ascii="Arial" w:hAnsi="Arial" w:cs="Arial"/>
                <w:sz w:val="14"/>
                <w:rPrChange w:id="7195" w:author="Valeria Tapia" w:date="2026-10-01T11:28:00Z">
                  <w:rPr>
                    <w:sz w:val="14"/>
                    <w:lang w:val="es-ES"/>
                  </w:rPr>
                </w:rPrChange>
              </w:rPr>
            </w:pPr>
            <w:r w:rsidRPr="00530F41">
              <w:rPr>
                <w:rFonts w:ascii="Arial" w:hAnsi="Arial" w:cs="Arial"/>
                <w:sz w:val="14"/>
                <w:rPrChange w:id="7196" w:author="Valeria Tapia" w:date="2026-10-01T11:28:00Z">
                  <w:rPr>
                    <w:sz w:val="14"/>
                  </w:rPr>
                </w:rPrChange>
              </w:rPr>
              <w:t>R-424</w:t>
            </w:r>
          </w:p>
        </w:tc>
      </w:tr>
      <w:tr w:rsidR="008F0EB0" w:rsidRPr="00530F41" w14:paraId="203AEBA6" w14:textId="77777777" w:rsidTr="00530F41">
        <w:trPr>
          <w:trHeight w:val="273"/>
          <w:tblHeader/>
          <w:trPrChange w:id="7197" w:author="Valeria Tapia" w:date="2026-10-01T11:28:00Z">
            <w:trPr>
              <w:trHeight w:val="273"/>
              <w:tblHeader/>
            </w:trPr>
          </w:trPrChange>
        </w:trPr>
        <w:tc>
          <w:tcPr>
            <w:tcW w:w="2515" w:type="dxa"/>
            <w:vMerge/>
            <w:tcPrChange w:id="7198" w:author="Valeria Tapia" w:date="2026-10-01T11:28:00Z">
              <w:tcPr>
                <w:tcW w:w="2623" w:type="dxa"/>
                <w:vMerge/>
              </w:tcPr>
            </w:tcPrChange>
          </w:tcPr>
          <w:p w14:paraId="09EEB8BB" w14:textId="77777777" w:rsidR="008F0EB0" w:rsidRPr="00530F41" w:rsidRDefault="008F0EB0" w:rsidP="00AD5760">
            <w:pPr>
              <w:tabs>
                <w:tab w:val="center" w:pos="4252"/>
                <w:tab w:val="right" w:pos="8504"/>
              </w:tabs>
              <w:ind w:firstLine="708"/>
              <w:rPr>
                <w:rFonts w:ascii="Arial" w:hAnsi="Arial" w:cs="Arial"/>
                <w:i/>
                <w:noProof/>
                <w:sz w:val="20"/>
                <w:lang w:eastAsia="es-BO"/>
                <w:rPrChange w:id="7199" w:author="Valeria Tapia" w:date="2026-10-01T11:28:00Z">
                  <w:rPr>
                    <w:i/>
                    <w:noProof/>
                    <w:sz w:val="20"/>
                    <w:lang w:val="es-ES" w:eastAsia="es-BO"/>
                  </w:rPr>
                </w:rPrChange>
              </w:rPr>
            </w:pPr>
          </w:p>
        </w:tc>
        <w:tc>
          <w:tcPr>
            <w:tcW w:w="5140" w:type="dxa"/>
            <w:vMerge/>
            <w:tcPrChange w:id="7200" w:author="Valeria Tapia" w:date="2026-10-01T11:28:00Z">
              <w:tcPr>
                <w:tcW w:w="5140" w:type="dxa"/>
                <w:vMerge/>
              </w:tcPr>
            </w:tcPrChange>
          </w:tcPr>
          <w:p w14:paraId="26318BDE" w14:textId="77777777" w:rsidR="008F0EB0" w:rsidRPr="00530F41" w:rsidRDefault="008F0EB0" w:rsidP="00AD5760">
            <w:pPr>
              <w:tabs>
                <w:tab w:val="center" w:pos="4252"/>
                <w:tab w:val="right" w:pos="8504"/>
              </w:tabs>
              <w:jc w:val="center"/>
              <w:rPr>
                <w:rFonts w:ascii="Arial" w:hAnsi="Arial" w:cs="Arial"/>
                <w:b/>
                <w:sz w:val="20"/>
                <w:rPrChange w:id="7201" w:author="Valeria Tapia" w:date="2026-10-01T11:28:00Z">
                  <w:rPr>
                    <w:b/>
                    <w:sz w:val="20"/>
                    <w:lang w:val="es-ES"/>
                  </w:rPr>
                </w:rPrChange>
              </w:rPr>
            </w:pPr>
          </w:p>
        </w:tc>
        <w:tc>
          <w:tcPr>
            <w:tcW w:w="1134" w:type="dxa"/>
            <w:shd w:val="clear" w:color="auto" w:fill="D9D9D9" w:themeFill="background1" w:themeFillShade="D9"/>
            <w:tcPrChange w:id="7202" w:author="Valeria Tapia" w:date="2026-10-01T11:28:00Z">
              <w:tcPr>
                <w:tcW w:w="1134" w:type="dxa"/>
                <w:shd w:val="clear" w:color="auto" w:fill="D9D9D9" w:themeFill="background1" w:themeFillShade="D9"/>
              </w:tcPr>
            </w:tcPrChange>
          </w:tcPr>
          <w:p w14:paraId="55CF8463" w14:textId="77777777" w:rsidR="008F0EB0" w:rsidRPr="00530F41" w:rsidRDefault="008F0EB0" w:rsidP="00AD5760">
            <w:pPr>
              <w:tabs>
                <w:tab w:val="center" w:pos="4252"/>
                <w:tab w:val="right" w:pos="8504"/>
              </w:tabs>
              <w:jc w:val="center"/>
              <w:rPr>
                <w:rFonts w:ascii="Arial" w:hAnsi="Arial" w:cs="Arial"/>
                <w:sz w:val="14"/>
                <w:rPrChange w:id="7203" w:author="Valeria Tapia" w:date="2026-10-01T11:28:00Z">
                  <w:rPr>
                    <w:sz w:val="14"/>
                    <w:lang w:val="es-ES"/>
                  </w:rPr>
                </w:rPrChange>
              </w:rPr>
            </w:pPr>
            <w:r w:rsidRPr="00530F41">
              <w:rPr>
                <w:rFonts w:ascii="Arial" w:hAnsi="Arial" w:cs="Arial"/>
                <w:sz w:val="14"/>
                <w:rPrChange w:id="7204" w:author="Valeria Tapia" w:date="2026-10-01T11:28:00Z">
                  <w:rPr>
                    <w:sz w:val="14"/>
                  </w:rPr>
                </w:rPrChange>
              </w:rPr>
              <w:t>Versión</w:t>
            </w:r>
          </w:p>
        </w:tc>
        <w:tc>
          <w:tcPr>
            <w:tcW w:w="1417" w:type="dxa"/>
            <w:shd w:val="clear" w:color="auto" w:fill="D9D9D9" w:themeFill="background1" w:themeFillShade="D9"/>
            <w:tcPrChange w:id="7205" w:author="Valeria Tapia" w:date="2026-10-01T11:28:00Z">
              <w:tcPr>
                <w:tcW w:w="1417" w:type="dxa"/>
                <w:shd w:val="clear" w:color="auto" w:fill="D9D9D9" w:themeFill="background1" w:themeFillShade="D9"/>
              </w:tcPr>
            </w:tcPrChange>
          </w:tcPr>
          <w:p w14:paraId="1516A169" w14:textId="77777777" w:rsidR="008F0EB0" w:rsidRPr="00530F41" w:rsidRDefault="008F0EB0" w:rsidP="00AD5760">
            <w:pPr>
              <w:tabs>
                <w:tab w:val="center" w:pos="4252"/>
                <w:tab w:val="right" w:pos="8504"/>
              </w:tabs>
              <w:jc w:val="center"/>
              <w:rPr>
                <w:rFonts w:ascii="Arial" w:hAnsi="Arial" w:cs="Arial"/>
                <w:sz w:val="14"/>
                <w:rPrChange w:id="7206" w:author="Valeria Tapia" w:date="2026-10-01T11:28:00Z">
                  <w:rPr>
                    <w:sz w:val="14"/>
                    <w:lang w:val="es-ES"/>
                  </w:rPr>
                </w:rPrChange>
              </w:rPr>
            </w:pPr>
            <w:r w:rsidRPr="00530F41">
              <w:rPr>
                <w:rFonts w:ascii="Arial" w:hAnsi="Arial" w:cs="Arial"/>
                <w:sz w:val="14"/>
                <w:rPrChange w:id="7207" w:author="Valeria Tapia" w:date="2026-10-01T11:28:00Z">
                  <w:rPr>
                    <w:sz w:val="14"/>
                  </w:rPr>
                </w:rPrChange>
              </w:rPr>
              <w:t>Página</w:t>
            </w:r>
          </w:p>
        </w:tc>
      </w:tr>
      <w:tr w:rsidR="008F0EB0" w:rsidRPr="00530F41" w14:paraId="7F8E626B" w14:textId="77777777" w:rsidTr="00530F41">
        <w:trPr>
          <w:trHeight w:val="273"/>
          <w:tblHeader/>
          <w:trPrChange w:id="7208" w:author="Valeria Tapia" w:date="2026-10-01T11:28:00Z">
            <w:trPr>
              <w:trHeight w:val="273"/>
              <w:tblHeader/>
            </w:trPr>
          </w:trPrChange>
        </w:trPr>
        <w:tc>
          <w:tcPr>
            <w:tcW w:w="2515" w:type="dxa"/>
            <w:vMerge/>
            <w:tcPrChange w:id="7209" w:author="Valeria Tapia" w:date="2026-10-01T11:28:00Z">
              <w:tcPr>
                <w:tcW w:w="2623" w:type="dxa"/>
                <w:vMerge/>
              </w:tcPr>
            </w:tcPrChange>
          </w:tcPr>
          <w:p w14:paraId="0F6F031E" w14:textId="77777777" w:rsidR="008F0EB0" w:rsidRPr="00530F41" w:rsidRDefault="008F0EB0" w:rsidP="00AD5760">
            <w:pPr>
              <w:tabs>
                <w:tab w:val="center" w:pos="4252"/>
                <w:tab w:val="right" w:pos="8504"/>
              </w:tabs>
              <w:ind w:firstLine="708"/>
              <w:rPr>
                <w:rFonts w:ascii="Arial" w:hAnsi="Arial" w:cs="Arial"/>
                <w:i/>
                <w:noProof/>
                <w:sz w:val="20"/>
                <w:lang w:eastAsia="es-BO"/>
                <w:rPrChange w:id="7210" w:author="Valeria Tapia" w:date="2026-10-01T11:28:00Z">
                  <w:rPr>
                    <w:i/>
                    <w:noProof/>
                    <w:sz w:val="20"/>
                    <w:lang w:val="es-ES" w:eastAsia="es-BO"/>
                  </w:rPr>
                </w:rPrChange>
              </w:rPr>
            </w:pPr>
          </w:p>
        </w:tc>
        <w:tc>
          <w:tcPr>
            <w:tcW w:w="5140" w:type="dxa"/>
            <w:vMerge/>
            <w:tcPrChange w:id="7211" w:author="Valeria Tapia" w:date="2026-10-01T11:28:00Z">
              <w:tcPr>
                <w:tcW w:w="5140" w:type="dxa"/>
                <w:vMerge/>
              </w:tcPr>
            </w:tcPrChange>
          </w:tcPr>
          <w:p w14:paraId="30D75823" w14:textId="77777777" w:rsidR="008F0EB0" w:rsidRPr="00530F41" w:rsidRDefault="008F0EB0" w:rsidP="00AD5760">
            <w:pPr>
              <w:tabs>
                <w:tab w:val="center" w:pos="4252"/>
                <w:tab w:val="right" w:pos="8504"/>
              </w:tabs>
              <w:jc w:val="center"/>
              <w:rPr>
                <w:rFonts w:ascii="Arial" w:hAnsi="Arial" w:cs="Arial"/>
                <w:b/>
                <w:sz w:val="20"/>
                <w:rPrChange w:id="7212" w:author="Valeria Tapia" w:date="2026-10-01T11:28:00Z">
                  <w:rPr>
                    <w:b/>
                    <w:sz w:val="20"/>
                    <w:lang w:val="es-ES"/>
                  </w:rPr>
                </w:rPrChange>
              </w:rPr>
            </w:pPr>
          </w:p>
        </w:tc>
        <w:tc>
          <w:tcPr>
            <w:tcW w:w="1134" w:type="dxa"/>
            <w:tcPrChange w:id="7213" w:author="Valeria Tapia" w:date="2026-10-01T11:28:00Z">
              <w:tcPr>
                <w:tcW w:w="1134" w:type="dxa"/>
              </w:tcPr>
            </w:tcPrChange>
          </w:tcPr>
          <w:p w14:paraId="505D0012" w14:textId="6F9226E9" w:rsidR="008F0EB0" w:rsidRPr="00530F41" w:rsidRDefault="008F0EB0" w:rsidP="00AD5760">
            <w:pPr>
              <w:tabs>
                <w:tab w:val="center" w:pos="4252"/>
                <w:tab w:val="right" w:pos="8504"/>
              </w:tabs>
              <w:jc w:val="center"/>
              <w:rPr>
                <w:rFonts w:ascii="Arial" w:hAnsi="Arial" w:cs="Arial"/>
                <w:sz w:val="14"/>
                <w:rPrChange w:id="7214" w:author="Valeria Tapia" w:date="2026-10-01T11:28:00Z">
                  <w:rPr>
                    <w:sz w:val="14"/>
                    <w:lang w:val="es-ES"/>
                  </w:rPr>
                </w:rPrChange>
              </w:rPr>
            </w:pPr>
            <w:del w:id="7215" w:author="Valeria Tapia" w:date="2026-10-01T11:20:00Z">
              <w:r w:rsidRPr="00530F41" w:rsidDel="006D452C">
                <w:rPr>
                  <w:rFonts w:ascii="Arial" w:hAnsi="Arial" w:cs="Arial"/>
                  <w:sz w:val="14"/>
                  <w:rPrChange w:id="7216" w:author="Valeria Tapia" w:date="2026-10-01T11:28:00Z">
                    <w:rPr>
                      <w:sz w:val="14"/>
                    </w:rPr>
                  </w:rPrChange>
                </w:rPr>
                <w:delText>2</w:delText>
              </w:r>
            </w:del>
            <w:ins w:id="7217" w:author="Valeria Tapia" w:date="2026-10-01T11:20:00Z">
              <w:r w:rsidR="006D452C" w:rsidRPr="00530F41">
                <w:rPr>
                  <w:rFonts w:ascii="Arial" w:hAnsi="Arial" w:cs="Arial"/>
                  <w:sz w:val="14"/>
                  <w:rPrChange w:id="7218" w:author="Valeria Tapia" w:date="2026-10-01T11:28:00Z">
                    <w:rPr>
                      <w:sz w:val="14"/>
                    </w:rPr>
                  </w:rPrChange>
                </w:rPr>
                <w:t>3</w:t>
              </w:r>
            </w:ins>
          </w:p>
        </w:tc>
        <w:tc>
          <w:tcPr>
            <w:tcW w:w="1417" w:type="dxa"/>
            <w:tcPrChange w:id="7219" w:author="Valeria Tapia" w:date="2026-10-01T11:28:00Z">
              <w:tcPr>
                <w:tcW w:w="1417" w:type="dxa"/>
              </w:tcPr>
            </w:tcPrChange>
          </w:tcPr>
          <w:p w14:paraId="1AD885B6" w14:textId="4E8185E4" w:rsidR="008F0EB0" w:rsidRPr="00530F41" w:rsidRDefault="008F0EB0" w:rsidP="006D452C">
            <w:pPr>
              <w:tabs>
                <w:tab w:val="center" w:pos="4252"/>
                <w:tab w:val="right" w:pos="8504"/>
              </w:tabs>
              <w:jc w:val="left"/>
              <w:rPr>
                <w:rFonts w:ascii="Arial" w:hAnsi="Arial" w:cs="Arial"/>
                <w:sz w:val="14"/>
                <w:rPrChange w:id="7220" w:author="Valeria Tapia" w:date="2026-10-01T11:28:00Z">
                  <w:rPr>
                    <w:sz w:val="14"/>
                    <w:lang w:val="es-ES"/>
                  </w:rPr>
                </w:rPrChange>
              </w:rPr>
            </w:pPr>
            <w:r w:rsidRPr="00530F41">
              <w:rPr>
                <w:rFonts w:ascii="Arial" w:hAnsi="Arial" w:cs="Arial"/>
                <w:sz w:val="14"/>
                <w:rPrChange w:id="7221" w:author="Valeria Tapia" w:date="2026-10-01T11:28:00Z">
                  <w:rPr>
                    <w:sz w:val="14"/>
                  </w:rPr>
                </w:rPrChange>
              </w:rPr>
              <w:t xml:space="preserve">       </w:t>
            </w:r>
            <w:del w:id="7222" w:author="Valeria Tapia" w:date="2026-10-01T11:20:00Z">
              <w:r w:rsidRPr="00530F41" w:rsidDel="006D452C">
                <w:rPr>
                  <w:rFonts w:ascii="Arial" w:hAnsi="Arial" w:cs="Arial"/>
                  <w:sz w:val="14"/>
                  <w:rPrChange w:id="7223" w:author="Valeria Tapia" w:date="2026-10-01T11:28:00Z">
                    <w:rPr>
                      <w:sz w:val="14"/>
                    </w:rPr>
                  </w:rPrChange>
                </w:rPr>
                <w:delText xml:space="preserve">de </w:delText>
              </w:r>
            </w:del>
          </w:p>
        </w:tc>
      </w:tr>
    </w:tbl>
    <w:tbl>
      <w:tblPr>
        <w:tblW w:w="5315" w:type="pct"/>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Change w:id="7224" w:author="Valeria Tapia" w:date="2026-10-01T18:43:00Z">
          <w:tblPr>
            <w:tblW w:w="53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PrChange>
      </w:tblPr>
      <w:tblGrid>
        <w:gridCol w:w="335"/>
        <w:gridCol w:w="7"/>
        <w:gridCol w:w="7"/>
        <w:gridCol w:w="36"/>
        <w:gridCol w:w="92"/>
        <w:gridCol w:w="6"/>
        <w:gridCol w:w="62"/>
        <w:gridCol w:w="68"/>
        <w:gridCol w:w="52"/>
        <w:gridCol w:w="106"/>
        <w:gridCol w:w="418"/>
        <w:gridCol w:w="18"/>
        <w:gridCol w:w="141"/>
        <w:gridCol w:w="149"/>
        <w:gridCol w:w="117"/>
        <w:gridCol w:w="78"/>
        <w:gridCol w:w="48"/>
        <w:gridCol w:w="98"/>
        <w:gridCol w:w="356"/>
        <w:gridCol w:w="74"/>
        <w:gridCol w:w="68"/>
        <w:gridCol w:w="50"/>
        <w:gridCol w:w="88"/>
        <w:gridCol w:w="58"/>
        <w:gridCol w:w="82"/>
        <w:gridCol w:w="117"/>
        <w:gridCol w:w="8"/>
        <w:gridCol w:w="52"/>
        <w:gridCol w:w="6"/>
        <w:gridCol w:w="10"/>
        <w:gridCol w:w="46"/>
        <w:gridCol w:w="346"/>
        <w:gridCol w:w="66"/>
        <w:gridCol w:w="8"/>
        <w:gridCol w:w="213"/>
        <w:gridCol w:w="133"/>
        <w:gridCol w:w="106"/>
        <w:gridCol w:w="34"/>
        <w:gridCol w:w="370"/>
        <w:gridCol w:w="94"/>
        <w:gridCol w:w="183"/>
        <w:gridCol w:w="289"/>
        <w:gridCol w:w="88"/>
        <w:gridCol w:w="90"/>
        <w:gridCol w:w="109"/>
        <w:gridCol w:w="390"/>
        <w:gridCol w:w="115"/>
        <w:gridCol w:w="6"/>
        <w:gridCol w:w="169"/>
        <w:gridCol w:w="426"/>
        <w:gridCol w:w="88"/>
        <w:gridCol w:w="72"/>
        <w:gridCol w:w="50"/>
        <w:gridCol w:w="42"/>
        <w:gridCol w:w="271"/>
        <w:gridCol w:w="394"/>
        <w:gridCol w:w="727"/>
        <w:gridCol w:w="177"/>
        <w:gridCol w:w="183"/>
        <w:gridCol w:w="267"/>
        <w:gridCol w:w="420"/>
        <w:gridCol w:w="416"/>
        <w:gridCol w:w="416"/>
        <w:gridCol w:w="436"/>
        <w:tblGridChange w:id="7225">
          <w:tblGrid>
            <w:gridCol w:w="70"/>
            <w:gridCol w:w="334"/>
            <w:gridCol w:w="8"/>
            <w:gridCol w:w="17"/>
            <w:gridCol w:w="5"/>
            <w:gridCol w:w="38"/>
            <w:gridCol w:w="83"/>
            <w:gridCol w:w="2"/>
            <w:gridCol w:w="16"/>
            <w:gridCol w:w="65"/>
            <w:gridCol w:w="61"/>
            <w:gridCol w:w="55"/>
            <w:gridCol w:w="5"/>
            <w:gridCol w:w="115"/>
            <w:gridCol w:w="425"/>
            <w:gridCol w:w="11"/>
            <w:gridCol w:w="144"/>
            <w:gridCol w:w="150"/>
            <w:gridCol w:w="125"/>
            <w:gridCol w:w="75"/>
            <w:gridCol w:w="9"/>
            <w:gridCol w:w="38"/>
            <w:gridCol w:w="111"/>
            <w:gridCol w:w="352"/>
            <w:gridCol w:w="74"/>
            <w:gridCol w:w="76"/>
            <w:gridCol w:w="51"/>
            <w:gridCol w:w="16"/>
            <w:gridCol w:w="67"/>
            <w:gridCol w:w="73"/>
            <w:gridCol w:w="7"/>
            <w:gridCol w:w="1"/>
            <w:gridCol w:w="54"/>
            <w:gridCol w:w="9"/>
            <w:gridCol w:w="7"/>
            <w:gridCol w:w="112"/>
            <w:gridCol w:w="2"/>
            <w:gridCol w:w="56"/>
            <w:gridCol w:w="12"/>
            <w:gridCol w:w="16"/>
            <w:gridCol w:w="1"/>
            <w:gridCol w:w="40"/>
            <w:gridCol w:w="346"/>
            <w:gridCol w:w="15"/>
            <w:gridCol w:w="56"/>
            <w:gridCol w:w="5"/>
            <w:gridCol w:w="1"/>
            <w:gridCol w:w="225"/>
            <w:gridCol w:w="123"/>
            <w:gridCol w:w="11"/>
            <w:gridCol w:w="112"/>
            <w:gridCol w:w="34"/>
            <w:gridCol w:w="372"/>
            <w:gridCol w:w="103"/>
            <w:gridCol w:w="178"/>
            <w:gridCol w:w="2"/>
            <w:gridCol w:w="270"/>
            <w:gridCol w:w="2"/>
            <w:gridCol w:w="2"/>
            <w:gridCol w:w="1"/>
            <w:gridCol w:w="1"/>
            <w:gridCol w:w="2"/>
            <w:gridCol w:w="102"/>
            <w:gridCol w:w="5"/>
            <w:gridCol w:w="75"/>
            <w:gridCol w:w="6"/>
            <w:gridCol w:w="112"/>
            <w:gridCol w:w="2"/>
            <w:gridCol w:w="16"/>
            <w:gridCol w:w="371"/>
            <w:gridCol w:w="109"/>
            <w:gridCol w:w="5"/>
            <w:gridCol w:w="1"/>
            <w:gridCol w:w="6"/>
            <w:gridCol w:w="182"/>
            <w:gridCol w:w="441"/>
            <w:gridCol w:w="72"/>
            <w:gridCol w:w="87"/>
            <w:gridCol w:w="1"/>
            <w:gridCol w:w="46"/>
            <w:gridCol w:w="37"/>
            <w:gridCol w:w="2"/>
            <w:gridCol w:w="274"/>
            <w:gridCol w:w="376"/>
            <w:gridCol w:w="4"/>
            <w:gridCol w:w="5"/>
            <w:gridCol w:w="750"/>
            <w:gridCol w:w="3"/>
            <w:gridCol w:w="176"/>
            <w:gridCol w:w="178"/>
            <w:gridCol w:w="280"/>
            <w:gridCol w:w="2"/>
            <w:gridCol w:w="425"/>
            <w:gridCol w:w="2"/>
            <w:gridCol w:w="421"/>
            <w:gridCol w:w="1"/>
            <w:gridCol w:w="422"/>
            <w:gridCol w:w="388"/>
            <w:gridCol w:w="41"/>
            <w:gridCol w:w="2"/>
          </w:tblGrid>
        </w:tblGridChange>
      </w:tblGrid>
      <w:tr w:rsidR="008F0EB0" w:rsidRPr="006F5EFE" w:rsidDel="00A85BC0" w14:paraId="5DE36C6A" w14:textId="718B3E60" w:rsidTr="00BC22CC">
        <w:trPr>
          <w:trHeight w:val="300"/>
          <w:del w:id="7226" w:author="Valeria Tapia" w:date="2026-10-01T09:27:00Z"/>
          <w:trPrChange w:id="7227" w:author="Valeria Tapia" w:date="2026-10-01T18:43:00Z">
            <w:trPr>
              <w:gridAfter w:val="0"/>
              <w:trHeight w:val="300"/>
            </w:trPr>
          </w:trPrChange>
        </w:trPr>
        <w:tc>
          <w:tcPr>
            <w:tcW w:w="5000" w:type="pct"/>
            <w:gridSpan w:val="64"/>
            <w:shd w:val="clear" w:color="000000" w:fill="DDEBF7"/>
            <w:tcPrChange w:id="7228" w:author="Valeria Tapia" w:date="2026-10-01T18:43:00Z">
              <w:tcPr>
                <w:tcW w:w="5000" w:type="pct"/>
                <w:gridSpan w:val="98"/>
                <w:shd w:val="clear" w:color="000000" w:fill="DDEBF7"/>
              </w:tcPr>
            </w:tcPrChange>
          </w:tcPr>
          <w:p w14:paraId="2B61B181" w14:textId="6C9A2BB2" w:rsidR="008F0EB0" w:rsidRPr="008342F6" w:rsidDel="00A85BC0" w:rsidRDefault="008F0EB0" w:rsidP="00AD5760">
            <w:pPr>
              <w:rPr>
                <w:del w:id="7229" w:author="Valeria Tapia" w:date="2026-10-01T09:27:00Z"/>
                <w:rFonts w:cs="Arial"/>
                <w:b/>
                <w:bCs/>
                <w:strike/>
                <w:sz w:val="16"/>
                <w:szCs w:val="16"/>
                <w:lang w:eastAsia="es-BO"/>
                <w:rPrChange w:id="7230" w:author="Valeria Tapia" w:date="2026-10-01T09:17:00Z">
                  <w:rPr>
                    <w:del w:id="7231" w:author="Valeria Tapia" w:date="2026-10-01T09:27:00Z"/>
                    <w:rFonts w:cs="Arial"/>
                    <w:b/>
                    <w:bCs/>
                    <w:sz w:val="16"/>
                    <w:szCs w:val="16"/>
                    <w:lang w:eastAsia="es-BO"/>
                  </w:rPr>
                </w:rPrChange>
              </w:rPr>
            </w:pPr>
            <w:del w:id="7232" w:author="Valeria Tapia" w:date="2026-10-01T09:27:00Z">
              <w:r w:rsidRPr="008342F6" w:rsidDel="00A85BC0">
                <w:rPr>
                  <w:rFonts w:cs="Arial"/>
                  <w:b/>
                  <w:bCs/>
                  <w:strike/>
                  <w:sz w:val="16"/>
                  <w:szCs w:val="16"/>
                  <w:lang w:eastAsia="es-BO"/>
                  <w:rPrChange w:id="7233" w:author="Valeria Tapia" w:date="2026-10-01T09:17:00Z">
                    <w:rPr>
                      <w:rFonts w:cs="Arial"/>
                      <w:b/>
                      <w:bCs/>
                      <w:sz w:val="16"/>
                      <w:szCs w:val="16"/>
                      <w:lang w:eastAsia="es-BO"/>
                    </w:rPr>
                  </w:rPrChange>
                </w:rPr>
                <w:delText>OBJETIVO</w:delText>
              </w:r>
            </w:del>
          </w:p>
        </w:tc>
      </w:tr>
      <w:tr w:rsidR="008F0EB0" w:rsidRPr="006F5EFE" w:rsidDel="00A85BC0" w14:paraId="6EF42F81" w14:textId="61CEDC9D" w:rsidTr="00BC22CC">
        <w:trPr>
          <w:trHeight w:val="449"/>
          <w:del w:id="7234" w:author="Valeria Tapia" w:date="2026-10-01T09:27:00Z"/>
          <w:trPrChange w:id="7235" w:author="Valeria Tapia" w:date="2026-10-01T18:43:00Z">
            <w:trPr>
              <w:gridAfter w:val="0"/>
              <w:trHeight w:val="449"/>
            </w:trPr>
          </w:trPrChange>
        </w:trPr>
        <w:tc>
          <w:tcPr>
            <w:tcW w:w="5000" w:type="pct"/>
            <w:gridSpan w:val="64"/>
            <w:tcPrChange w:id="7236" w:author="Valeria Tapia" w:date="2026-10-01T18:43:00Z">
              <w:tcPr>
                <w:tcW w:w="5000" w:type="pct"/>
                <w:gridSpan w:val="98"/>
              </w:tcPr>
            </w:tcPrChange>
          </w:tcPr>
          <w:p w14:paraId="78C31471" w14:textId="6DC60C32" w:rsidR="008F0EB0" w:rsidRPr="008342F6" w:rsidDel="00A85BC0" w:rsidRDefault="008F0EB0" w:rsidP="00AD5760">
            <w:pPr>
              <w:rPr>
                <w:del w:id="7237" w:author="Valeria Tapia" w:date="2026-10-01T09:27:00Z"/>
                <w:rFonts w:cs="Arial"/>
                <w:bCs/>
                <w:strike/>
                <w:color w:val="000000"/>
                <w:sz w:val="16"/>
                <w:szCs w:val="16"/>
                <w:lang w:eastAsia="es-BO"/>
                <w:rPrChange w:id="7238" w:author="Valeria Tapia" w:date="2026-10-01T09:17:00Z">
                  <w:rPr>
                    <w:del w:id="7239" w:author="Valeria Tapia" w:date="2026-10-01T09:27:00Z"/>
                    <w:rFonts w:cs="Arial"/>
                    <w:bCs/>
                    <w:color w:val="000000"/>
                    <w:sz w:val="16"/>
                    <w:szCs w:val="16"/>
                    <w:lang w:eastAsia="es-BO"/>
                  </w:rPr>
                </w:rPrChange>
              </w:rPr>
            </w:pPr>
            <w:del w:id="7240" w:author="Valeria Tapia" w:date="2026-10-01T09:27:00Z">
              <w:r w:rsidRPr="008342F6" w:rsidDel="00A85BC0">
                <w:rPr>
                  <w:rFonts w:cs="Arial"/>
                  <w:bCs/>
                  <w:strike/>
                  <w:color w:val="000000"/>
                  <w:sz w:val="16"/>
                  <w:szCs w:val="16"/>
                  <w:lang w:eastAsia="es-BO"/>
                  <w:rPrChange w:id="7241" w:author="Valeria Tapia" w:date="2026-10-01T09:17:00Z">
                    <w:rPr>
                      <w:rFonts w:cs="Arial"/>
                      <w:bCs/>
                      <w:color w:val="000000"/>
                      <w:sz w:val="16"/>
                      <w:szCs w:val="16"/>
                      <w:lang w:eastAsia="es-BO"/>
                    </w:rPr>
                  </w:rPrChange>
                </w:rPr>
                <w:delText>Obtener información relacionada a los procesos de operaciones de comercio exterior realizados por la Entidad Pública Emisora.</w:delText>
              </w:r>
            </w:del>
          </w:p>
        </w:tc>
      </w:tr>
      <w:tr w:rsidR="008F0EB0" w:rsidRPr="00F073C2" w14:paraId="3628F953" w14:textId="77777777" w:rsidTr="00BC22CC">
        <w:trPr>
          <w:trHeight w:val="270"/>
          <w:trPrChange w:id="7242" w:author="Valeria Tapia" w:date="2026-10-01T18:43:00Z">
            <w:trPr>
              <w:gridAfter w:val="0"/>
              <w:trHeight w:val="270"/>
            </w:trPr>
          </w:trPrChange>
        </w:trPr>
        <w:tc>
          <w:tcPr>
            <w:tcW w:w="5000" w:type="pct"/>
            <w:gridSpan w:val="64"/>
            <w:shd w:val="clear" w:color="auto" w:fill="F2F2F2" w:themeFill="background1" w:themeFillShade="F2"/>
            <w:tcPrChange w:id="7243" w:author="Valeria Tapia" w:date="2026-10-01T18:43:00Z">
              <w:tcPr>
                <w:tcW w:w="5000" w:type="pct"/>
                <w:gridSpan w:val="98"/>
                <w:shd w:val="clear" w:color="000000" w:fill="BDD7EE"/>
              </w:tcPr>
            </w:tcPrChange>
          </w:tcPr>
          <w:p w14:paraId="28CF5CD4" w14:textId="77777777" w:rsidR="008F0EB0" w:rsidRPr="00530F41" w:rsidRDefault="008F0EB0" w:rsidP="00AD5760">
            <w:pPr>
              <w:rPr>
                <w:rFonts w:ascii="Arial" w:hAnsi="Arial" w:cs="Arial"/>
                <w:b/>
                <w:bCs/>
                <w:sz w:val="16"/>
                <w:szCs w:val="16"/>
                <w:lang w:eastAsia="es-BO"/>
                <w:rPrChange w:id="7244" w:author="Valeria Tapia" w:date="2026-10-01T11:28:00Z">
                  <w:rPr>
                    <w:rFonts w:cs="Arial"/>
                    <w:b/>
                    <w:bCs/>
                    <w:sz w:val="16"/>
                    <w:szCs w:val="16"/>
                    <w:lang w:eastAsia="es-BO"/>
                  </w:rPr>
                </w:rPrChange>
              </w:rPr>
            </w:pPr>
            <w:r w:rsidRPr="00530F41">
              <w:rPr>
                <w:rFonts w:ascii="Arial" w:hAnsi="Arial" w:cs="Arial"/>
                <w:b/>
                <w:bCs/>
                <w:sz w:val="16"/>
                <w:szCs w:val="16"/>
                <w:lang w:eastAsia="es-BO"/>
                <w:rPrChange w:id="7245" w:author="Valeria Tapia" w:date="2026-10-01T11:28:00Z">
                  <w:rPr>
                    <w:rFonts w:cs="Arial"/>
                    <w:b/>
                    <w:bCs/>
                    <w:sz w:val="16"/>
                    <w:szCs w:val="16"/>
                    <w:lang w:eastAsia="es-BO"/>
                  </w:rPr>
                </w:rPrChange>
              </w:rPr>
              <w:t>I. DATOS DE LA ENTIDAD Y DOCUMENTO QUE EMITE RELACIONADO AL COMERCIO EXTERIOR.</w:t>
            </w:r>
          </w:p>
        </w:tc>
      </w:tr>
      <w:tr w:rsidR="008F0EB0" w:rsidRPr="00F073C2" w:rsidDel="0044171D" w14:paraId="3D19F769" w14:textId="735DA170" w:rsidTr="00BC22CC">
        <w:trPr>
          <w:trHeight w:val="300"/>
          <w:del w:id="7246" w:author="Valeria Tapia" w:date="2026-10-01T11:53:00Z"/>
          <w:trPrChange w:id="7247" w:author="Valeria Tapia" w:date="2026-10-01T18:43:00Z">
            <w:trPr>
              <w:gridAfter w:val="0"/>
              <w:trHeight w:val="300"/>
            </w:trPr>
          </w:trPrChange>
        </w:trPr>
        <w:tc>
          <w:tcPr>
            <w:tcW w:w="5000" w:type="pct"/>
            <w:gridSpan w:val="64"/>
            <w:shd w:val="clear" w:color="000000" w:fill="FFF2CC"/>
            <w:tcPrChange w:id="7248" w:author="Valeria Tapia" w:date="2026-10-01T18:43:00Z">
              <w:tcPr>
                <w:tcW w:w="5000" w:type="pct"/>
                <w:gridSpan w:val="98"/>
                <w:shd w:val="clear" w:color="000000" w:fill="FFF2CC"/>
              </w:tcPr>
            </w:tcPrChange>
          </w:tcPr>
          <w:p w14:paraId="5CF1A37E" w14:textId="768F5285" w:rsidR="008F0EB0" w:rsidRPr="00530F41" w:rsidDel="0044171D" w:rsidRDefault="008F0EB0" w:rsidP="00AD5760">
            <w:pPr>
              <w:rPr>
                <w:del w:id="7249" w:author="Valeria Tapia" w:date="2026-10-01T11:53:00Z"/>
                <w:rFonts w:ascii="Arial" w:hAnsi="Arial" w:cs="Arial"/>
                <w:b/>
                <w:bCs/>
                <w:color w:val="000000"/>
                <w:sz w:val="16"/>
                <w:szCs w:val="16"/>
                <w:lang w:eastAsia="es-BO"/>
                <w:rPrChange w:id="7250" w:author="Valeria Tapia" w:date="2026-10-01T11:28:00Z">
                  <w:rPr>
                    <w:del w:id="7251" w:author="Valeria Tapia" w:date="2026-10-01T11:53:00Z"/>
                    <w:rFonts w:cs="Arial"/>
                    <w:b/>
                    <w:bCs/>
                    <w:color w:val="000000"/>
                    <w:sz w:val="16"/>
                    <w:szCs w:val="16"/>
                    <w:lang w:eastAsia="es-BO"/>
                  </w:rPr>
                </w:rPrChange>
              </w:rPr>
            </w:pPr>
            <w:del w:id="7252" w:author="Valeria Tapia" w:date="2026-10-01T11:53:00Z">
              <w:r w:rsidRPr="00530F41" w:rsidDel="0044171D">
                <w:rPr>
                  <w:rFonts w:ascii="Arial" w:hAnsi="Arial" w:cs="Arial"/>
                  <w:b/>
                  <w:bCs/>
                  <w:color w:val="000000"/>
                  <w:sz w:val="16"/>
                  <w:szCs w:val="16"/>
                  <w:lang w:eastAsia="es-BO"/>
                  <w:rPrChange w:id="7253" w:author="Valeria Tapia" w:date="2026-10-01T11:28:00Z">
                    <w:rPr>
                      <w:rFonts w:cs="Arial"/>
                      <w:b/>
                      <w:bCs/>
                      <w:color w:val="000000"/>
                      <w:sz w:val="16"/>
                      <w:szCs w:val="16"/>
                      <w:lang w:eastAsia="es-BO"/>
                    </w:rPr>
                  </w:rPrChange>
                </w:rPr>
                <w:delText>1. DATOS DE LA ENTIDAD PÚBLICA EMISORA.</w:delText>
              </w:r>
            </w:del>
          </w:p>
        </w:tc>
      </w:tr>
      <w:tr w:rsidR="00BC22CC" w:rsidRPr="00F073C2" w14:paraId="46F0F002" w14:textId="77777777" w:rsidTr="00471D04">
        <w:tblPrEx>
          <w:tblPrExChange w:id="7254" w:author="Valeria Tapia" w:date="2026-10-01T18:54:00Z">
            <w:tblPrEx>
              <w:tblW w:w="5314" w:type="pct"/>
              <w:tblInd w:w="70" w:type="dxa"/>
            </w:tblPrEx>
          </w:tblPrExChange>
        </w:tblPrEx>
        <w:trPr>
          <w:trHeight w:val="380"/>
          <w:trPrChange w:id="7255" w:author="Valeria Tapia" w:date="2026-10-01T18:54:00Z">
            <w:trPr>
              <w:gridBefore w:val="1"/>
              <w:gridAfter w:val="0"/>
              <w:trHeight w:val="380"/>
            </w:trPr>
          </w:trPrChange>
        </w:trPr>
        <w:tc>
          <w:tcPr>
            <w:tcW w:w="1591" w:type="pct"/>
            <w:gridSpan w:val="32"/>
            <w:shd w:val="clear" w:color="auto" w:fill="auto"/>
            <w:noWrap/>
            <w:vAlign w:val="center"/>
            <w:hideMark/>
            <w:tcPrChange w:id="7256" w:author="Valeria Tapia" w:date="2026-10-01T18:54:00Z">
              <w:tcPr>
                <w:tcW w:w="1606" w:type="pct"/>
                <w:gridSpan w:val="43"/>
                <w:shd w:val="clear" w:color="auto" w:fill="auto"/>
                <w:noWrap/>
                <w:vAlign w:val="center"/>
                <w:hideMark/>
              </w:tcPr>
            </w:tcPrChange>
          </w:tcPr>
          <w:p w14:paraId="28353A6F" w14:textId="39853998" w:rsidR="008F0EB0" w:rsidRPr="00530F41" w:rsidRDefault="008F0EB0" w:rsidP="006D452C">
            <w:pPr>
              <w:rPr>
                <w:rFonts w:ascii="Arial" w:hAnsi="Arial" w:cs="Arial"/>
                <w:b/>
                <w:bCs/>
                <w:color w:val="000000"/>
                <w:sz w:val="16"/>
                <w:szCs w:val="16"/>
                <w:lang w:eastAsia="es-BO"/>
                <w:rPrChange w:id="7257" w:author="Valeria Tapia" w:date="2026-10-01T11:28:00Z">
                  <w:rPr>
                    <w:rFonts w:cs="Arial"/>
                    <w:b/>
                    <w:bCs/>
                    <w:color w:val="000000"/>
                    <w:sz w:val="16"/>
                    <w:szCs w:val="16"/>
                    <w:lang w:eastAsia="es-BO"/>
                  </w:rPr>
                </w:rPrChange>
              </w:rPr>
            </w:pPr>
            <w:del w:id="7258" w:author="Valeria Tapia" w:date="2026-10-01T11:19:00Z">
              <w:r w:rsidRPr="00530F41" w:rsidDel="006D452C">
                <w:rPr>
                  <w:rFonts w:ascii="Arial" w:hAnsi="Arial" w:cs="Arial"/>
                  <w:b/>
                  <w:bCs/>
                  <w:color w:val="000000"/>
                  <w:sz w:val="16"/>
                  <w:szCs w:val="16"/>
                  <w:lang w:eastAsia="es-BO"/>
                  <w:rPrChange w:id="7259" w:author="Valeria Tapia" w:date="2026-10-01T11:28:00Z">
                    <w:rPr>
                      <w:rFonts w:cs="Arial"/>
                      <w:b/>
                      <w:bCs/>
                      <w:color w:val="000000"/>
                      <w:sz w:val="16"/>
                      <w:szCs w:val="16"/>
                      <w:lang w:eastAsia="es-BO"/>
                    </w:rPr>
                  </w:rPrChange>
                </w:rPr>
                <w:delText>RAZÓN SOCIAL:</w:delText>
              </w:r>
            </w:del>
            <w:ins w:id="7260" w:author="Valeria Tapia" w:date="2026-10-01T11:19:00Z">
              <w:r w:rsidR="006D452C" w:rsidRPr="00530F41">
                <w:rPr>
                  <w:rFonts w:ascii="Arial" w:hAnsi="Arial" w:cs="Arial"/>
                  <w:b/>
                  <w:bCs/>
                  <w:color w:val="000000"/>
                  <w:sz w:val="16"/>
                  <w:szCs w:val="16"/>
                  <w:lang w:eastAsia="es-BO"/>
                  <w:rPrChange w:id="7261" w:author="Valeria Tapia" w:date="2026-10-01T11:28:00Z">
                    <w:rPr>
                      <w:rFonts w:cs="Arial"/>
                      <w:b/>
                      <w:bCs/>
                      <w:color w:val="000000"/>
                      <w:sz w:val="16"/>
                      <w:szCs w:val="16"/>
                      <w:lang w:eastAsia="es-BO"/>
                    </w:rPr>
                  </w:rPrChange>
                </w:rPr>
                <w:t>NOMBRE DE LA ENTIDAD PÚBLICA:</w:t>
              </w:r>
            </w:ins>
            <w:r w:rsidRPr="00530F41">
              <w:rPr>
                <w:rFonts w:ascii="Arial" w:hAnsi="Arial" w:cs="Arial"/>
                <w:b/>
                <w:bCs/>
                <w:color w:val="000000"/>
                <w:sz w:val="16"/>
                <w:szCs w:val="16"/>
                <w:lang w:eastAsia="es-BO"/>
                <w:rPrChange w:id="7262" w:author="Valeria Tapia" w:date="2026-10-01T11:28:00Z">
                  <w:rPr>
                    <w:rFonts w:cs="Arial"/>
                    <w:b/>
                    <w:bCs/>
                    <w:color w:val="000000"/>
                    <w:sz w:val="16"/>
                    <w:szCs w:val="16"/>
                    <w:lang w:eastAsia="es-BO"/>
                  </w:rPr>
                </w:rPrChange>
              </w:rPr>
              <w:t xml:space="preserve"> </w:t>
            </w:r>
          </w:p>
        </w:tc>
        <w:tc>
          <w:tcPr>
            <w:tcW w:w="3409" w:type="pct"/>
            <w:gridSpan w:val="32"/>
            <w:tcPrChange w:id="7263" w:author="Valeria Tapia" w:date="2026-10-01T18:54:00Z">
              <w:tcPr>
                <w:tcW w:w="3394" w:type="pct"/>
                <w:gridSpan w:val="55"/>
              </w:tcPr>
            </w:tcPrChange>
          </w:tcPr>
          <w:p w14:paraId="1D0F6C26" w14:textId="77777777" w:rsidR="008F0EB0" w:rsidRPr="00530F41" w:rsidRDefault="008F0EB0" w:rsidP="00AD5760">
            <w:pPr>
              <w:rPr>
                <w:rFonts w:ascii="Arial" w:hAnsi="Arial" w:cs="Arial"/>
                <w:b/>
                <w:bCs/>
                <w:color w:val="000000"/>
                <w:sz w:val="16"/>
                <w:szCs w:val="16"/>
                <w:lang w:eastAsia="es-BO"/>
                <w:rPrChange w:id="7264" w:author="Valeria Tapia" w:date="2026-10-01T11:28:00Z">
                  <w:rPr>
                    <w:rFonts w:cs="Arial"/>
                    <w:b/>
                    <w:bCs/>
                    <w:color w:val="000000"/>
                    <w:sz w:val="16"/>
                    <w:szCs w:val="16"/>
                    <w:lang w:eastAsia="es-BO"/>
                  </w:rPr>
                </w:rPrChange>
              </w:rPr>
            </w:pPr>
          </w:p>
        </w:tc>
      </w:tr>
      <w:tr w:rsidR="00BC22CC" w:rsidRPr="00F073C2" w14:paraId="32AFBCFD" w14:textId="77777777" w:rsidTr="00471D04">
        <w:tblPrEx>
          <w:tblPrExChange w:id="7265" w:author="Valeria Tapia" w:date="2026-10-01T18:54:00Z">
            <w:tblPrEx>
              <w:tblW w:w="5315" w:type="pct"/>
              <w:tblInd w:w="70" w:type="dxa"/>
            </w:tblPrEx>
          </w:tblPrExChange>
        </w:tblPrEx>
        <w:trPr>
          <w:trHeight w:val="380"/>
          <w:ins w:id="7266" w:author="Valeria Tapia" w:date="2026-10-01T11:19:00Z"/>
          <w:trPrChange w:id="7267" w:author="Valeria Tapia" w:date="2026-10-01T18:54:00Z">
            <w:trPr>
              <w:gridBefore w:val="1"/>
              <w:trHeight w:val="380"/>
            </w:trPr>
          </w:trPrChange>
        </w:trPr>
        <w:tc>
          <w:tcPr>
            <w:tcW w:w="1591" w:type="pct"/>
            <w:gridSpan w:val="32"/>
            <w:shd w:val="clear" w:color="auto" w:fill="auto"/>
            <w:noWrap/>
            <w:vAlign w:val="center"/>
            <w:tcPrChange w:id="7268" w:author="Valeria Tapia" w:date="2026-10-01T18:54:00Z">
              <w:tcPr>
                <w:tcW w:w="1601" w:type="pct"/>
                <w:gridSpan w:val="42"/>
                <w:shd w:val="clear" w:color="auto" w:fill="auto"/>
                <w:noWrap/>
                <w:vAlign w:val="center"/>
              </w:tcPr>
            </w:tcPrChange>
          </w:tcPr>
          <w:p w14:paraId="702DE533" w14:textId="33DD9634" w:rsidR="006D452C" w:rsidRPr="00530F41" w:rsidRDefault="006D452C" w:rsidP="00AD5760">
            <w:pPr>
              <w:rPr>
                <w:ins w:id="7269" w:author="Valeria Tapia" w:date="2026-10-01T11:19:00Z"/>
                <w:rFonts w:ascii="Arial" w:hAnsi="Arial" w:cs="Arial"/>
                <w:b/>
                <w:bCs/>
                <w:color w:val="000000"/>
                <w:sz w:val="16"/>
                <w:szCs w:val="16"/>
                <w:lang w:eastAsia="es-BO"/>
                <w:rPrChange w:id="7270" w:author="Valeria Tapia" w:date="2026-10-01T11:28:00Z">
                  <w:rPr>
                    <w:ins w:id="7271" w:author="Valeria Tapia" w:date="2026-10-01T11:19:00Z"/>
                    <w:rFonts w:cs="Arial"/>
                    <w:b/>
                    <w:bCs/>
                    <w:color w:val="000000"/>
                    <w:sz w:val="16"/>
                    <w:szCs w:val="16"/>
                    <w:lang w:eastAsia="es-BO"/>
                  </w:rPr>
                </w:rPrChange>
              </w:rPr>
            </w:pPr>
            <w:ins w:id="7272" w:author="Valeria Tapia" w:date="2026-10-01T11:19:00Z">
              <w:r w:rsidRPr="00530F41">
                <w:rPr>
                  <w:rFonts w:ascii="Arial" w:hAnsi="Arial" w:cs="Arial"/>
                  <w:b/>
                  <w:bCs/>
                  <w:color w:val="000000"/>
                  <w:sz w:val="16"/>
                  <w:szCs w:val="16"/>
                  <w:lang w:eastAsia="es-BO"/>
                  <w:rPrChange w:id="7273" w:author="Valeria Tapia" w:date="2026-10-01T11:28:00Z">
                    <w:rPr>
                      <w:rFonts w:cs="Arial"/>
                      <w:b/>
                      <w:bCs/>
                      <w:color w:val="000000"/>
                      <w:sz w:val="16"/>
                      <w:szCs w:val="16"/>
                      <w:lang w:eastAsia="es-BO"/>
                    </w:rPr>
                  </w:rPrChange>
                </w:rPr>
                <w:t>MINISTERIO DE CABEZA DE SECTOR:</w:t>
              </w:r>
            </w:ins>
          </w:p>
        </w:tc>
        <w:tc>
          <w:tcPr>
            <w:tcW w:w="3409" w:type="pct"/>
            <w:gridSpan w:val="32"/>
            <w:tcPrChange w:id="7274" w:author="Valeria Tapia" w:date="2026-10-01T18:54:00Z">
              <w:tcPr>
                <w:tcW w:w="3399" w:type="pct"/>
                <w:gridSpan w:val="57"/>
              </w:tcPr>
            </w:tcPrChange>
          </w:tcPr>
          <w:p w14:paraId="2BBEBB5B" w14:textId="77777777" w:rsidR="006D452C" w:rsidRPr="00530F41" w:rsidRDefault="006D452C" w:rsidP="00AD5760">
            <w:pPr>
              <w:rPr>
                <w:ins w:id="7275" w:author="Valeria Tapia" w:date="2026-10-01T11:19:00Z"/>
                <w:rFonts w:ascii="Arial" w:hAnsi="Arial" w:cs="Arial"/>
                <w:b/>
                <w:bCs/>
                <w:color w:val="000000"/>
                <w:sz w:val="16"/>
                <w:szCs w:val="16"/>
                <w:lang w:eastAsia="es-BO"/>
                <w:rPrChange w:id="7276" w:author="Valeria Tapia" w:date="2026-10-01T11:28:00Z">
                  <w:rPr>
                    <w:ins w:id="7277" w:author="Valeria Tapia" w:date="2026-10-01T11:19:00Z"/>
                    <w:rFonts w:cs="Arial"/>
                    <w:b/>
                    <w:bCs/>
                    <w:color w:val="000000"/>
                    <w:sz w:val="16"/>
                    <w:szCs w:val="16"/>
                    <w:lang w:eastAsia="es-BO"/>
                  </w:rPr>
                </w:rPrChange>
              </w:rPr>
            </w:pPr>
          </w:p>
        </w:tc>
      </w:tr>
      <w:tr w:rsidR="00BC22CC" w:rsidRPr="00F073C2" w:rsidDel="00A85BC0" w14:paraId="47CF79DF" w14:textId="77777777" w:rsidTr="00471D04">
        <w:tblPrEx>
          <w:tblPrExChange w:id="7278" w:author="Valeria Tapia" w:date="2026-10-01T18:54:00Z">
            <w:tblPrEx>
              <w:tblW w:w="5314" w:type="pct"/>
              <w:tblInd w:w="70" w:type="dxa"/>
            </w:tblPrEx>
          </w:tblPrExChange>
        </w:tblPrEx>
        <w:trPr>
          <w:trHeight w:val="427"/>
          <w:del w:id="7279" w:author="Valeria Tapia" w:date="2026-10-01T09:27:00Z"/>
          <w:trPrChange w:id="7280" w:author="Valeria Tapia" w:date="2026-10-01T18:54:00Z">
            <w:trPr>
              <w:gridBefore w:val="1"/>
              <w:gridAfter w:val="0"/>
              <w:trHeight w:val="427"/>
            </w:trPr>
          </w:trPrChange>
        </w:trPr>
        <w:tc>
          <w:tcPr>
            <w:tcW w:w="1591" w:type="pct"/>
            <w:gridSpan w:val="32"/>
            <w:shd w:val="clear" w:color="auto" w:fill="auto"/>
            <w:noWrap/>
            <w:vAlign w:val="center"/>
            <w:tcPrChange w:id="7281" w:author="Valeria Tapia" w:date="2026-10-01T18:54:00Z">
              <w:tcPr>
                <w:tcW w:w="1606" w:type="pct"/>
                <w:gridSpan w:val="43"/>
                <w:shd w:val="clear" w:color="auto" w:fill="auto"/>
                <w:noWrap/>
                <w:vAlign w:val="center"/>
              </w:tcPr>
            </w:tcPrChange>
          </w:tcPr>
          <w:p w14:paraId="7576637D" w14:textId="0F9DE5FB" w:rsidR="008F0EB0" w:rsidRPr="00530F41" w:rsidDel="00A85BC0" w:rsidRDefault="008F0EB0" w:rsidP="00AD5760">
            <w:pPr>
              <w:rPr>
                <w:del w:id="7282" w:author="Valeria Tapia" w:date="2026-10-01T09:27:00Z"/>
                <w:rFonts w:ascii="Arial" w:hAnsi="Arial" w:cs="Arial"/>
                <w:b/>
                <w:bCs/>
                <w:strike/>
                <w:color w:val="000000"/>
                <w:sz w:val="16"/>
                <w:szCs w:val="16"/>
                <w:lang w:eastAsia="es-BO"/>
                <w:rPrChange w:id="7283" w:author="Valeria Tapia" w:date="2026-10-01T11:28:00Z">
                  <w:rPr>
                    <w:del w:id="7284" w:author="Valeria Tapia" w:date="2026-10-01T09:27:00Z"/>
                    <w:rFonts w:cs="Arial"/>
                    <w:b/>
                    <w:bCs/>
                    <w:color w:val="000000"/>
                    <w:sz w:val="16"/>
                    <w:szCs w:val="16"/>
                    <w:lang w:eastAsia="es-BO"/>
                  </w:rPr>
                </w:rPrChange>
              </w:rPr>
            </w:pPr>
            <w:del w:id="7285" w:author="Valeria Tapia" w:date="2026-10-01T09:27:00Z">
              <w:r w:rsidRPr="00530F41" w:rsidDel="00A85BC0">
                <w:rPr>
                  <w:rFonts w:ascii="Arial" w:hAnsi="Arial" w:cs="Arial"/>
                  <w:b/>
                  <w:bCs/>
                  <w:strike/>
                  <w:color w:val="000000"/>
                  <w:sz w:val="16"/>
                  <w:szCs w:val="16"/>
                  <w:lang w:eastAsia="es-BO"/>
                  <w:rPrChange w:id="7286" w:author="Valeria Tapia" w:date="2026-10-01T11:28:00Z">
                    <w:rPr>
                      <w:rFonts w:cs="Arial"/>
                      <w:b/>
                      <w:bCs/>
                      <w:color w:val="000000"/>
                      <w:sz w:val="16"/>
                      <w:szCs w:val="16"/>
                      <w:lang w:eastAsia="es-BO"/>
                    </w:rPr>
                  </w:rPrChange>
                </w:rPr>
                <w:delText>NIT:</w:delText>
              </w:r>
            </w:del>
          </w:p>
        </w:tc>
        <w:tc>
          <w:tcPr>
            <w:tcW w:w="3409" w:type="pct"/>
            <w:gridSpan w:val="32"/>
            <w:tcPrChange w:id="7287" w:author="Valeria Tapia" w:date="2026-10-01T18:54:00Z">
              <w:tcPr>
                <w:tcW w:w="3394" w:type="pct"/>
                <w:gridSpan w:val="55"/>
              </w:tcPr>
            </w:tcPrChange>
          </w:tcPr>
          <w:p w14:paraId="59D39670" w14:textId="378C8E66" w:rsidR="008F0EB0" w:rsidRPr="00530F41" w:rsidDel="00A85BC0" w:rsidRDefault="008F0EB0" w:rsidP="00AD5760">
            <w:pPr>
              <w:rPr>
                <w:del w:id="7288" w:author="Valeria Tapia" w:date="2026-10-01T09:27:00Z"/>
                <w:rFonts w:ascii="Arial" w:hAnsi="Arial" w:cs="Arial"/>
                <w:b/>
                <w:bCs/>
                <w:strike/>
                <w:color w:val="000000"/>
                <w:sz w:val="16"/>
                <w:szCs w:val="16"/>
                <w:lang w:eastAsia="es-BO"/>
                <w:rPrChange w:id="7289" w:author="Valeria Tapia" w:date="2026-10-01T11:28:00Z">
                  <w:rPr>
                    <w:del w:id="7290" w:author="Valeria Tapia" w:date="2026-10-01T09:27:00Z"/>
                    <w:rFonts w:cs="Arial"/>
                    <w:b/>
                    <w:bCs/>
                    <w:color w:val="000000"/>
                    <w:sz w:val="16"/>
                    <w:szCs w:val="16"/>
                    <w:lang w:eastAsia="es-BO"/>
                  </w:rPr>
                </w:rPrChange>
              </w:rPr>
            </w:pPr>
          </w:p>
        </w:tc>
      </w:tr>
      <w:tr w:rsidR="008F0EB0" w:rsidRPr="00F073C2" w14:paraId="2471FE52" w14:textId="77777777" w:rsidTr="00BC22CC">
        <w:trPr>
          <w:trHeight w:val="300"/>
          <w:trPrChange w:id="7291" w:author="Valeria Tapia" w:date="2026-10-01T18:43:00Z">
            <w:trPr>
              <w:gridAfter w:val="0"/>
              <w:trHeight w:val="300"/>
            </w:trPr>
          </w:trPrChange>
        </w:trPr>
        <w:tc>
          <w:tcPr>
            <w:tcW w:w="5000" w:type="pct"/>
            <w:gridSpan w:val="64"/>
            <w:shd w:val="clear" w:color="auto" w:fill="F2F2F2" w:themeFill="background1" w:themeFillShade="F2"/>
            <w:tcPrChange w:id="7292" w:author="Valeria Tapia" w:date="2026-10-01T18:43:00Z">
              <w:tcPr>
                <w:tcW w:w="5000" w:type="pct"/>
                <w:gridSpan w:val="98"/>
                <w:shd w:val="clear" w:color="000000" w:fill="FFF2CC"/>
              </w:tcPr>
            </w:tcPrChange>
          </w:tcPr>
          <w:p w14:paraId="04A40C21" w14:textId="4FA6C0E4" w:rsidR="008F0EB0" w:rsidRPr="00530F41" w:rsidRDefault="0044171D" w:rsidP="000C7B25">
            <w:pPr>
              <w:rPr>
                <w:rFonts w:ascii="Arial" w:hAnsi="Arial" w:cs="Arial"/>
                <w:b/>
                <w:bCs/>
                <w:color w:val="000000"/>
                <w:sz w:val="16"/>
                <w:szCs w:val="16"/>
                <w:lang w:eastAsia="es-BO"/>
                <w:rPrChange w:id="7293" w:author="Valeria Tapia" w:date="2026-10-01T11:28:00Z">
                  <w:rPr>
                    <w:rFonts w:cs="Arial"/>
                    <w:b/>
                    <w:bCs/>
                    <w:color w:val="000000"/>
                    <w:sz w:val="16"/>
                    <w:szCs w:val="16"/>
                    <w:lang w:eastAsia="es-BO"/>
                  </w:rPr>
                </w:rPrChange>
              </w:rPr>
            </w:pPr>
            <w:ins w:id="7294" w:author="Valeria Tapia" w:date="2026-10-01T11:53:00Z">
              <w:r>
                <w:rPr>
                  <w:rFonts w:ascii="Arial" w:hAnsi="Arial" w:cs="Arial"/>
                  <w:b/>
                  <w:bCs/>
                  <w:color w:val="000000"/>
                  <w:sz w:val="16"/>
                  <w:szCs w:val="16"/>
                  <w:lang w:eastAsia="es-BO"/>
                </w:rPr>
                <w:t>1</w:t>
              </w:r>
            </w:ins>
            <w:del w:id="7295" w:author="Valeria Tapia" w:date="2026-10-01T11:53:00Z">
              <w:r w:rsidR="008F0EB0" w:rsidRPr="00530F41" w:rsidDel="0044171D">
                <w:rPr>
                  <w:rFonts w:ascii="Arial" w:hAnsi="Arial" w:cs="Arial"/>
                  <w:b/>
                  <w:bCs/>
                  <w:color w:val="000000"/>
                  <w:sz w:val="16"/>
                  <w:szCs w:val="16"/>
                  <w:lang w:eastAsia="es-BO"/>
                  <w:rPrChange w:id="7296" w:author="Valeria Tapia" w:date="2026-10-01T11:28:00Z">
                    <w:rPr>
                      <w:rFonts w:cs="Arial"/>
                      <w:b/>
                      <w:bCs/>
                      <w:color w:val="000000"/>
                      <w:sz w:val="16"/>
                      <w:szCs w:val="16"/>
                      <w:lang w:eastAsia="es-BO"/>
                    </w:rPr>
                  </w:rPrChange>
                </w:rPr>
                <w:delText>2</w:delText>
              </w:r>
            </w:del>
            <w:r w:rsidR="008F0EB0" w:rsidRPr="00530F41">
              <w:rPr>
                <w:rFonts w:ascii="Arial" w:hAnsi="Arial" w:cs="Arial"/>
                <w:b/>
                <w:bCs/>
                <w:color w:val="000000"/>
                <w:sz w:val="16"/>
                <w:szCs w:val="16"/>
                <w:lang w:eastAsia="es-BO"/>
                <w:rPrChange w:id="7297" w:author="Valeria Tapia" w:date="2026-10-01T11:28:00Z">
                  <w:rPr>
                    <w:rFonts w:cs="Arial"/>
                    <w:b/>
                    <w:bCs/>
                    <w:color w:val="000000"/>
                    <w:sz w:val="16"/>
                    <w:szCs w:val="16"/>
                    <w:lang w:eastAsia="es-BO"/>
                  </w:rPr>
                </w:rPrChange>
              </w:rPr>
              <w:t xml:space="preserve">. DETALLE </w:t>
            </w:r>
            <w:del w:id="7298" w:author="Valeria Tapia" w:date="2026-10-01T12:10:00Z">
              <w:r w:rsidR="008F0EB0" w:rsidRPr="00530F41" w:rsidDel="000C7B25">
                <w:rPr>
                  <w:rFonts w:ascii="Arial" w:hAnsi="Arial" w:cs="Arial"/>
                  <w:b/>
                  <w:bCs/>
                  <w:color w:val="000000"/>
                  <w:sz w:val="16"/>
                  <w:szCs w:val="16"/>
                  <w:lang w:eastAsia="es-BO"/>
                  <w:rPrChange w:id="7299" w:author="Valeria Tapia" w:date="2026-10-01T11:28:00Z">
                    <w:rPr>
                      <w:rFonts w:cs="Arial"/>
                      <w:b/>
                      <w:bCs/>
                      <w:color w:val="000000"/>
                      <w:sz w:val="16"/>
                      <w:szCs w:val="16"/>
                      <w:lang w:eastAsia="es-BO"/>
                    </w:rPr>
                  </w:rPrChange>
                </w:rPr>
                <w:delText xml:space="preserve">LOS </w:delText>
              </w:r>
            </w:del>
            <w:ins w:id="7300" w:author="Valeria Tapia" w:date="2026-10-01T12:10:00Z">
              <w:r w:rsidR="000C7B25">
                <w:rPr>
                  <w:rFonts w:ascii="Arial" w:hAnsi="Arial" w:cs="Arial"/>
                  <w:b/>
                  <w:bCs/>
                  <w:color w:val="000000"/>
                  <w:sz w:val="16"/>
                  <w:szCs w:val="16"/>
                  <w:lang w:eastAsia="es-BO"/>
                </w:rPr>
                <w:t xml:space="preserve">EL(LOS) </w:t>
              </w:r>
            </w:ins>
            <w:r w:rsidR="008F0EB0" w:rsidRPr="00530F41">
              <w:rPr>
                <w:rFonts w:ascii="Arial" w:hAnsi="Arial" w:cs="Arial"/>
                <w:b/>
                <w:bCs/>
                <w:color w:val="000000"/>
                <w:sz w:val="16"/>
                <w:szCs w:val="16"/>
                <w:lang w:eastAsia="es-BO"/>
                <w:rPrChange w:id="7301" w:author="Valeria Tapia" w:date="2026-10-01T11:28:00Z">
                  <w:rPr>
                    <w:rFonts w:cs="Arial"/>
                    <w:b/>
                    <w:bCs/>
                    <w:color w:val="000000"/>
                    <w:sz w:val="16"/>
                    <w:szCs w:val="16"/>
                    <w:lang w:eastAsia="es-BO"/>
                  </w:rPr>
                </w:rPrChange>
              </w:rPr>
              <w:t>DOCUMENTO</w:t>
            </w:r>
            <w:ins w:id="7302" w:author="Valeria Tapia" w:date="2026-10-01T12:10:00Z">
              <w:r w:rsidR="000C7B25">
                <w:rPr>
                  <w:rFonts w:ascii="Arial" w:hAnsi="Arial" w:cs="Arial"/>
                  <w:b/>
                  <w:bCs/>
                  <w:color w:val="000000"/>
                  <w:sz w:val="16"/>
                  <w:szCs w:val="16"/>
                  <w:lang w:eastAsia="es-BO"/>
                </w:rPr>
                <w:t xml:space="preserve"> (S)</w:t>
              </w:r>
            </w:ins>
            <w:del w:id="7303" w:author="Valeria Tapia" w:date="2026-10-01T12:10:00Z">
              <w:r w:rsidR="008F0EB0" w:rsidRPr="00530F41" w:rsidDel="000C7B25">
                <w:rPr>
                  <w:rFonts w:ascii="Arial" w:hAnsi="Arial" w:cs="Arial"/>
                  <w:b/>
                  <w:bCs/>
                  <w:color w:val="000000"/>
                  <w:sz w:val="16"/>
                  <w:szCs w:val="16"/>
                  <w:lang w:eastAsia="es-BO"/>
                  <w:rPrChange w:id="7304" w:author="Valeria Tapia" w:date="2026-10-01T11:28:00Z">
                    <w:rPr>
                      <w:rFonts w:cs="Arial"/>
                      <w:b/>
                      <w:bCs/>
                      <w:color w:val="000000"/>
                      <w:sz w:val="16"/>
                      <w:szCs w:val="16"/>
                      <w:lang w:eastAsia="es-BO"/>
                    </w:rPr>
                  </w:rPrChange>
                </w:rPr>
                <w:delText>S</w:delText>
              </w:r>
            </w:del>
            <w:r w:rsidR="008F0EB0" w:rsidRPr="00530F41">
              <w:rPr>
                <w:rFonts w:ascii="Arial" w:hAnsi="Arial" w:cs="Arial"/>
                <w:b/>
                <w:bCs/>
                <w:color w:val="000000"/>
                <w:sz w:val="16"/>
                <w:szCs w:val="16"/>
                <w:lang w:eastAsia="es-BO"/>
                <w:rPrChange w:id="7305" w:author="Valeria Tapia" w:date="2026-10-01T11:28:00Z">
                  <w:rPr>
                    <w:rFonts w:cs="Arial"/>
                    <w:b/>
                    <w:bCs/>
                    <w:color w:val="000000"/>
                    <w:sz w:val="16"/>
                    <w:szCs w:val="16"/>
                    <w:lang w:eastAsia="es-BO"/>
                  </w:rPr>
                </w:rPrChange>
              </w:rPr>
              <w:t xml:space="preserve"> QUE EMITE SU ENTIDAD (AUTORIZACIONES PREVIAS (AP), CERTIFICADOS (C)</w:t>
            </w:r>
            <w:ins w:id="7306" w:author="Valeria Tapia" w:date="2026-10-01T12:06:00Z">
              <w:r w:rsidR="000C7B25">
                <w:rPr>
                  <w:rFonts w:ascii="Arial" w:hAnsi="Arial" w:cs="Arial"/>
                  <w:b/>
                  <w:bCs/>
                  <w:color w:val="000000"/>
                  <w:sz w:val="16"/>
                  <w:szCs w:val="16"/>
                  <w:lang w:eastAsia="es-BO"/>
                </w:rPr>
                <w:t>, DECLARACIÓN JURADA (DJ), PERMISOS (P), CERTIFICADO DE COMERCIO INTERNACIONAL DE ESPECIES AMENAZADAS DE FAUNA Y FLORA SILVESTRE</w:t>
              </w:r>
            </w:ins>
            <w:del w:id="7307" w:author="Valeria Tapia" w:date="2026-10-01T12:06:00Z">
              <w:r w:rsidR="008F0EB0" w:rsidRPr="00530F41" w:rsidDel="000C7B25">
                <w:rPr>
                  <w:rFonts w:ascii="Arial" w:hAnsi="Arial" w:cs="Arial"/>
                  <w:b/>
                  <w:bCs/>
                  <w:color w:val="000000"/>
                  <w:sz w:val="16"/>
                  <w:szCs w:val="16"/>
                  <w:lang w:eastAsia="es-BO"/>
                  <w:rPrChange w:id="7308" w:author="Valeria Tapia" w:date="2026-10-01T11:28:00Z">
                    <w:rPr>
                      <w:rFonts w:cs="Arial"/>
                      <w:b/>
                      <w:bCs/>
                      <w:color w:val="000000"/>
                      <w:sz w:val="16"/>
                      <w:szCs w:val="16"/>
                      <w:lang w:eastAsia="es-BO"/>
                    </w:rPr>
                  </w:rPrChange>
                </w:rPr>
                <w:delText xml:space="preserve"> </w:delText>
              </w:r>
            </w:del>
            <w:r w:rsidR="008F0EB0" w:rsidRPr="00530F41">
              <w:rPr>
                <w:rFonts w:ascii="Arial" w:hAnsi="Arial" w:cs="Arial"/>
                <w:b/>
                <w:bCs/>
                <w:color w:val="000000"/>
                <w:sz w:val="16"/>
                <w:szCs w:val="16"/>
                <w:lang w:eastAsia="es-BO"/>
                <w:rPrChange w:id="7309" w:author="Valeria Tapia" w:date="2026-10-01T11:28:00Z">
                  <w:rPr>
                    <w:rFonts w:cs="Arial"/>
                    <w:b/>
                    <w:bCs/>
                    <w:color w:val="000000"/>
                    <w:sz w:val="16"/>
                    <w:szCs w:val="16"/>
                    <w:lang w:eastAsia="es-BO"/>
                  </w:rPr>
                </w:rPrChange>
              </w:rPr>
              <w:t xml:space="preserve"> </w:t>
            </w:r>
            <w:ins w:id="7310" w:author="Valeria Tapia" w:date="2026-10-01T12:07:00Z">
              <w:r w:rsidR="000C7B25">
                <w:rPr>
                  <w:rFonts w:ascii="Arial" w:hAnsi="Arial" w:cs="Arial"/>
                  <w:b/>
                  <w:bCs/>
                  <w:color w:val="000000"/>
                  <w:sz w:val="16"/>
                  <w:szCs w:val="16"/>
                  <w:lang w:eastAsia="es-BO"/>
                </w:rPr>
                <w:t>(</w:t>
              </w:r>
            </w:ins>
            <w:ins w:id="7311" w:author="Valeria Tapia" w:date="2026-10-01T12:06:00Z">
              <w:r w:rsidR="000C7B25">
                <w:rPr>
                  <w:rFonts w:ascii="Arial" w:hAnsi="Arial" w:cs="Arial"/>
                  <w:b/>
                  <w:bCs/>
                  <w:color w:val="000000"/>
                  <w:sz w:val="16"/>
                  <w:szCs w:val="16"/>
                  <w:lang w:eastAsia="es-BO"/>
                </w:rPr>
                <w:t>CITES</w:t>
              </w:r>
            </w:ins>
            <w:ins w:id="7312" w:author="Valeria Tapia" w:date="2026-10-01T12:07:00Z">
              <w:r w:rsidR="000C7B25">
                <w:rPr>
                  <w:rFonts w:ascii="Arial" w:hAnsi="Arial" w:cs="Arial"/>
                  <w:b/>
                  <w:bCs/>
                  <w:color w:val="000000"/>
                  <w:sz w:val="16"/>
                  <w:szCs w:val="16"/>
                  <w:lang w:eastAsia="es-BO"/>
                </w:rPr>
                <w:t>)</w:t>
              </w:r>
            </w:ins>
            <w:ins w:id="7313" w:author="Valeria Tapia" w:date="2026-10-01T12:06:00Z">
              <w:r w:rsidR="000C7B25">
                <w:rPr>
                  <w:rFonts w:ascii="Arial" w:hAnsi="Arial" w:cs="Arial"/>
                  <w:b/>
                  <w:bCs/>
                  <w:color w:val="000000"/>
                  <w:sz w:val="16"/>
                  <w:szCs w:val="16"/>
                  <w:lang w:eastAsia="es-BO"/>
                </w:rPr>
                <w:t xml:space="preserve"> </w:t>
              </w:r>
            </w:ins>
            <w:ins w:id="7314" w:author="Valeria Tapia" w:date="2026-10-01T12:07:00Z">
              <w:r w:rsidR="000C7B25">
                <w:rPr>
                  <w:rFonts w:ascii="Arial" w:hAnsi="Arial" w:cs="Arial"/>
                  <w:b/>
                  <w:bCs/>
                  <w:color w:val="000000"/>
                  <w:sz w:val="16"/>
                  <w:szCs w:val="16"/>
                  <w:lang w:eastAsia="es-BO"/>
                </w:rPr>
                <w:t xml:space="preserve"> CERTIFICADO DE CUMPLIMIENTO DE REGLAMENTO TÉCNICO (CCRT)</w:t>
              </w:r>
            </w:ins>
            <w:ins w:id="7315" w:author="Valeria Tapia" w:date="2026-10-01T12:09:00Z">
              <w:r w:rsidR="000C7B25">
                <w:rPr>
                  <w:rFonts w:ascii="Arial" w:hAnsi="Arial" w:cs="Arial"/>
                  <w:b/>
                  <w:bCs/>
                  <w:color w:val="000000"/>
                  <w:sz w:val="16"/>
                  <w:szCs w:val="16"/>
                  <w:lang w:eastAsia="es-BO"/>
                </w:rPr>
                <w:t xml:space="preserve">, CERTIFICADO DE CUMPLIMIENTO DE REGLAMENTO TÉCNICO DE MUESTRA (CRTM) </w:t>
              </w:r>
            </w:ins>
            <w:ins w:id="7316" w:author="Valeria Tapia" w:date="2026-10-01T12:07:00Z">
              <w:r w:rsidR="000C7B25">
                <w:rPr>
                  <w:rFonts w:ascii="Arial" w:hAnsi="Arial" w:cs="Arial"/>
                  <w:b/>
                  <w:bCs/>
                  <w:color w:val="000000"/>
                  <w:sz w:val="16"/>
                  <w:szCs w:val="16"/>
                  <w:lang w:eastAsia="es-BO"/>
                </w:rPr>
                <w:t xml:space="preserve"> </w:t>
              </w:r>
            </w:ins>
            <w:r w:rsidR="008F0EB0" w:rsidRPr="00530F41">
              <w:rPr>
                <w:rFonts w:ascii="Arial" w:hAnsi="Arial" w:cs="Arial"/>
                <w:b/>
                <w:bCs/>
                <w:color w:val="000000"/>
                <w:sz w:val="16"/>
                <w:szCs w:val="16"/>
                <w:lang w:eastAsia="es-BO"/>
                <w:rPrChange w:id="7317" w:author="Valeria Tapia" w:date="2026-10-01T11:28:00Z">
                  <w:rPr>
                    <w:rFonts w:cs="Arial"/>
                    <w:b/>
                    <w:bCs/>
                    <w:color w:val="000000"/>
                    <w:sz w:val="16"/>
                    <w:szCs w:val="16"/>
                    <w:lang w:eastAsia="es-BO"/>
                  </w:rPr>
                </w:rPrChange>
              </w:rPr>
              <w:t>U OTRO</w:t>
            </w:r>
            <w:del w:id="7318" w:author="Valeria Tapia" w:date="2026-10-01T12:08:00Z">
              <w:r w:rsidR="008F0EB0" w:rsidRPr="00530F41" w:rsidDel="000C7B25">
                <w:rPr>
                  <w:rFonts w:ascii="Arial" w:hAnsi="Arial" w:cs="Arial"/>
                  <w:b/>
                  <w:bCs/>
                  <w:color w:val="000000"/>
                  <w:sz w:val="16"/>
                  <w:szCs w:val="16"/>
                  <w:lang w:eastAsia="es-BO"/>
                  <w:rPrChange w:id="7319" w:author="Valeria Tapia" w:date="2026-10-01T11:28:00Z">
                    <w:rPr>
                      <w:rFonts w:cs="Arial"/>
                      <w:b/>
                      <w:bCs/>
                      <w:color w:val="000000"/>
                      <w:sz w:val="16"/>
                      <w:szCs w:val="16"/>
                      <w:lang w:eastAsia="es-BO"/>
                    </w:rPr>
                  </w:rPrChange>
                </w:rPr>
                <w:delText>S (O)</w:delText>
              </w:r>
            </w:del>
            <w:ins w:id="7320" w:author="Valeria Tapia" w:date="2026-10-01T12:08:00Z">
              <w:r w:rsidR="000C7B25">
                <w:rPr>
                  <w:rFonts w:ascii="Arial" w:hAnsi="Arial" w:cs="Arial"/>
                  <w:b/>
                  <w:bCs/>
                  <w:color w:val="000000"/>
                  <w:sz w:val="16"/>
                  <w:szCs w:val="16"/>
                  <w:lang w:eastAsia="es-BO"/>
                </w:rPr>
                <w:t xml:space="preserve"> DOCUMENTO REQUERIDO EN OPERACIONES DE COMERCIO EXTERIOR</w:t>
              </w:r>
            </w:ins>
            <w:del w:id="7321" w:author="Valeria Tapia" w:date="2026-10-01T11:53:00Z">
              <w:r w:rsidR="008F0EB0" w:rsidRPr="00530F41" w:rsidDel="0044171D">
                <w:rPr>
                  <w:rFonts w:ascii="Arial" w:hAnsi="Arial" w:cs="Arial"/>
                  <w:b/>
                  <w:bCs/>
                  <w:color w:val="000000"/>
                  <w:sz w:val="16"/>
                  <w:szCs w:val="16"/>
                  <w:lang w:eastAsia="es-BO"/>
                  <w:rPrChange w:id="7322" w:author="Valeria Tapia" w:date="2026-10-01T11:28:00Z">
                    <w:rPr>
                      <w:rFonts w:cs="Arial"/>
                      <w:b/>
                      <w:bCs/>
                      <w:color w:val="000000"/>
                      <w:sz w:val="16"/>
                      <w:szCs w:val="16"/>
                      <w:lang w:eastAsia="es-BO"/>
                    </w:rPr>
                  </w:rPrChange>
                </w:rPr>
                <w:delText>.</w:delText>
              </w:r>
            </w:del>
            <w:r w:rsidR="008F0EB0" w:rsidRPr="00530F41">
              <w:rPr>
                <w:rFonts w:ascii="Arial" w:hAnsi="Arial" w:cs="Arial"/>
                <w:bCs/>
                <w:color w:val="000000"/>
                <w:sz w:val="16"/>
                <w:szCs w:val="16"/>
                <w:lang w:eastAsia="es-BO"/>
                <w:rPrChange w:id="7323" w:author="Valeria Tapia" w:date="2026-10-01T11:28:00Z">
                  <w:rPr>
                    <w:rFonts w:cs="Arial"/>
                    <w:bCs/>
                    <w:color w:val="000000"/>
                    <w:sz w:val="16"/>
                    <w:szCs w:val="16"/>
                    <w:lang w:eastAsia="es-BO"/>
                  </w:rPr>
                </w:rPrChange>
              </w:rPr>
              <w:t>.</w:t>
            </w:r>
            <w:r w:rsidR="008F0EB0" w:rsidRPr="00530F41">
              <w:rPr>
                <w:rFonts w:ascii="Arial" w:hAnsi="Arial" w:cs="Arial"/>
                <w:sz w:val="16"/>
                <w:szCs w:val="16"/>
                <w:rPrChange w:id="7324" w:author="Valeria Tapia" w:date="2026-10-01T11:28:00Z">
                  <w:rPr>
                    <w:sz w:val="16"/>
                    <w:szCs w:val="16"/>
                  </w:rPr>
                </w:rPrChange>
              </w:rPr>
              <w:t xml:space="preserve"> </w:t>
            </w:r>
          </w:p>
        </w:tc>
      </w:tr>
      <w:tr w:rsidR="00BC22CC" w:rsidRPr="00F073C2" w14:paraId="5C1C1268" w14:textId="77777777" w:rsidTr="00471D04">
        <w:tblPrEx>
          <w:tblPrExChange w:id="7325" w:author="Valeria Tapia" w:date="2026-10-01T18:54:00Z">
            <w:tblPrEx>
              <w:tblW w:w="5314" w:type="pct"/>
              <w:tblInd w:w="70" w:type="dxa"/>
            </w:tblPrEx>
          </w:tblPrExChange>
        </w:tblPrEx>
        <w:trPr>
          <w:trHeight w:val="289"/>
          <w:trPrChange w:id="7326" w:author="Valeria Tapia" w:date="2026-10-01T18:54:00Z">
            <w:trPr>
              <w:gridBefore w:val="1"/>
              <w:gridAfter w:val="0"/>
              <w:trHeight w:val="289"/>
            </w:trPr>
          </w:trPrChange>
        </w:trPr>
        <w:tc>
          <w:tcPr>
            <w:tcW w:w="166" w:type="pct"/>
            <w:shd w:val="clear" w:color="auto" w:fill="F2F2F2" w:themeFill="background1" w:themeFillShade="F2"/>
            <w:noWrap/>
            <w:hideMark/>
            <w:tcPrChange w:id="7327" w:author="Valeria Tapia" w:date="2026-10-01T18:54:00Z">
              <w:tcPr>
                <w:tcW w:w="164" w:type="pct"/>
                <w:shd w:val="clear" w:color="auto" w:fill="F2F2F2" w:themeFill="background1" w:themeFillShade="F2"/>
                <w:noWrap/>
                <w:hideMark/>
              </w:tcPr>
            </w:tcPrChange>
          </w:tcPr>
          <w:p w14:paraId="44364956" w14:textId="77777777" w:rsidR="00530F41" w:rsidRPr="00530F41" w:rsidRDefault="00530F41" w:rsidP="00AD5760">
            <w:pPr>
              <w:jc w:val="left"/>
              <w:rPr>
                <w:rFonts w:ascii="Arial" w:hAnsi="Arial" w:cs="Arial"/>
                <w:b/>
                <w:color w:val="000000"/>
                <w:sz w:val="16"/>
                <w:szCs w:val="16"/>
                <w:lang w:eastAsia="es-BO"/>
                <w:rPrChange w:id="7328" w:author="Valeria Tapia" w:date="2026-10-01T11:28:00Z">
                  <w:rPr>
                    <w:rFonts w:cs="Arial"/>
                    <w:b/>
                    <w:color w:val="000000"/>
                    <w:sz w:val="16"/>
                    <w:szCs w:val="16"/>
                    <w:lang w:eastAsia="es-BO"/>
                  </w:rPr>
                </w:rPrChange>
              </w:rPr>
            </w:pPr>
            <w:r w:rsidRPr="00530F41">
              <w:rPr>
                <w:rFonts w:ascii="Arial" w:hAnsi="Arial" w:cs="Arial"/>
                <w:b/>
                <w:color w:val="000000"/>
                <w:sz w:val="16"/>
                <w:szCs w:val="16"/>
                <w:lang w:eastAsia="es-BO"/>
                <w:rPrChange w:id="7329" w:author="Valeria Tapia" w:date="2026-10-01T11:28:00Z">
                  <w:rPr>
                    <w:rFonts w:cs="Arial"/>
                    <w:b/>
                    <w:color w:val="000000"/>
                    <w:sz w:val="16"/>
                    <w:szCs w:val="16"/>
                    <w:lang w:eastAsia="es-BO"/>
                  </w:rPr>
                </w:rPrChange>
              </w:rPr>
              <w:t>N°</w:t>
            </w:r>
          </w:p>
        </w:tc>
        <w:tc>
          <w:tcPr>
            <w:tcW w:w="137" w:type="pct"/>
            <w:gridSpan w:val="7"/>
            <w:shd w:val="clear" w:color="auto" w:fill="auto"/>
            <w:noWrap/>
            <w:tcPrChange w:id="7330" w:author="Valeria Tapia" w:date="2026-10-01T18:54:00Z">
              <w:tcPr>
                <w:tcW w:w="146" w:type="pct"/>
                <w:gridSpan w:val="9"/>
                <w:shd w:val="clear" w:color="auto" w:fill="auto"/>
                <w:noWrap/>
              </w:tcPr>
            </w:tcPrChange>
          </w:tcPr>
          <w:p w14:paraId="1BB42864" w14:textId="79CE4703" w:rsidR="00530F41" w:rsidRPr="00530F41" w:rsidRDefault="00530F41" w:rsidP="00530F41">
            <w:pPr>
              <w:jc w:val="left"/>
              <w:rPr>
                <w:rFonts w:ascii="Arial" w:hAnsi="Arial" w:cs="Arial"/>
                <w:color w:val="000000"/>
                <w:sz w:val="16"/>
                <w:szCs w:val="16"/>
                <w:lang w:eastAsia="es-BO"/>
              </w:rPr>
            </w:pPr>
            <w:r w:rsidRPr="000C7B25">
              <w:rPr>
                <w:rFonts w:ascii="Arial" w:hAnsi="Arial" w:cs="Arial"/>
                <w:b/>
                <w:color w:val="000000"/>
                <w:sz w:val="18"/>
                <w:szCs w:val="16"/>
                <w:lang w:eastAsia="es-BO"/>
                <w:rPrChange w:id="7331" w:author="Valeria Tapia" w:date="2026-10-01T12:08:00Z">
                  <w:rPr>
                    <w:rFonts w:cs="Arial"/>
                    <w:b/>
                    <w:color w:val="000000"/>
                    <w:szCs w:val="16"/>
                    <w:lang w:eastAsia="es-BO"/>
                  </w:rPr>
                </w:rPrChange>
              </w:rPr>
              <w:t>1</w:t>
            </w:r>
            <w:r w:rsidRPr="00530F41">
              <w:rPr>
                <w:rFonts w:ascii="Arial" w:hAnsi="Arial" w:cs="Arial"/>
                <w:b/>
                <w:color w:val="000000"/>
                <w:szCs w:val="16"/>
                <w:lang w:eastAsia="es-BO"/>
                <w:rPrChange w:id="7332" w:author="Valeria Tapia" w:date="2026-10-01T11:28:00Z">
                  <w:rPr>
                    <w:rFonts w:cs="Arial"/>
                    <w:b/>
                    <w:color w:val="000000"/>
                    <w:szCs w:val="16"/>
                    <w:lang w:eastAsia="es-BO"/>
                  </w:rPr>
                </w:rPrChange>
              </w:rPr>
              <w:t xml:space="preserve"> </w:t>
            </w:r>
            <w:r w:rsidRPr="00530F41">
              <w:rPr>
                <w:rFonts w:ascii="Arial" w:hAnsi="Arial" w:cs="Arial"/>
                <w:i/>
                <w:color w:val="000000"/>
                <w:szCs w:val="16"/>
                <w:lang w:eastAsia="es-BO"/>
                <w:rPrChange w:id="7333" w:author="Valeria Tapia" w:date="2026-10-01T11:28:00Z">
                  <w:rPr>
                    <w:rFonts w:cs="Arial"/>
                    <w:i/>
                    <w:color w:val="000000"/>
                    <w:szCs w:val="16"/>
                    <w:lang w:eastAsia="es-BO"/>
                  </w:rPr>
                </w:rPrChange>
              </w:rPr>
              <w:t xml:space="preserve"> </w:t>
            </w:r>
            <w:r w:rsidRPr="00530F41">
              <w:rPr>
                <w:rFonts w:ascii="Arial" w:hAnsi="Arial" w:cs="Arial"/>
                <w:i/>
                <w:color w:val="000000"/>
                <w:sz w:val="16"/>
                <w:szCs w:val="16"/>
                <w:lang w:eastAsia="es-BO"/>
                <w:rPrChange w:id="7334" w:author="Valeria Tapia" w:date="2026-10-01T11:28:00Z">
                  <w:rPr>
                    <w:rFonts w:cs="Arial"/>
                    <w:i/>
                    <w:color w:val="000000"/>
                    <w:sz w:val="16"/>
                    <w:szCs w:val="16"/>
                    <w:lang w:eastAsia="es-BO"/>
                  </w:rPr>
                </w:rPrChange>
              </w:rPr>
              <w:t xml:space="preserve">   </w:t>
            </w:r>
            <w:del w:id="7335" w:author="Valeria Tapia" w:date="2026-10-01T11:29:00Z">
              <w:r w:rsidRPr="00530F41" w:rsidDel="00530F41">
                <w:rPr>
                  <w:rFonts w:ascii="Arial" w:hAnsi="Arial" w:cs="Arial"/>
                  <w:i/>
                  <w:color w:val="000000"/>
                  <w:sz w:val="16"/>
                  <w:szCs w:val="16"/>
                  <w:lang w:eastAsia="es-BO"/>
                  <w:rPrChange w:id="7336" w:author="Valeria Tapia" w:date="2026-10-01T11:28:00Z">
                    <w:rPr>
                      <w:rFonts w:cs="Arial"/>
                      <w:i/>
                      <w:color w:val="000000"/>
                      <w:sz w:val="16"/>
                      <w:szCs w:val="16"/>
                      <w:lang w:eastAsia="es-BO"/>
                    </w:rPr>
                  </w:rPrChange>
                </w:rPr>
                <w:delText xml:space="preserve">(Consignar el número del documento </w:delText>
              </w:r>
              <w:r w:rsidRPr="00530F41" w:rsidDel="00530F41">
                <w:rPr>
                  <w:rFonts w:ascii="Arial" w:hAnsi="Arial" w:cs="Arial"/>
                  <w:i/>
                  <w:color w:val="000000"/>
                  <w:sz w:val="16"/>
                  <w:szCs w:val="16"/>
                  <w:lang w:eastAsia="es-BO"/>
                  <w:rPrChange w:id="7337" w:author="Valeria Tapia" w:date="2026-10-01T11:28:00Z">
                    <w:rPr>
                      <w:rFonts w:cs="Arial"/>
                      <w:i/>
                      <w:color w:val="000000"/>
                      <w:sz w:val="16"/>
                      <w:szCs w:val="16"/>
                      <w:lang w:eastAsia="es-BO"/>
                    </w:rPr>
                  </w:rPrChange>
                </w:rPr>
                <w:lastRenderedPageBreak/>
                <w:delText>según la cantidad total de documentos que emite la entidad)</w:delText>
              </w:r>
            </w:del>
          </w:p>
        </w:tc>
        <w:tc>
          <w:tcPr>
            <w:tcW w:w="4698" w:type="pct"/>
            <w:gridSpan w:val="56"/>
            <w:shd w:val="clear" w:color="auto" w:fill="auto"/>
            <w:tcPrChange w:id="7338" w:author="Valeria Tapia" w:date="2026-10-01T18:54:00Z">
              <w:tcPr>
                <w:tcW w:w="4691" w:type="pct"/>
                <w:gridSpan w:val="88"/>
                <w:shd w:val="clear" w:color="auto" w:fill="auto"/>
              </w:tcPr>
            </w:tcPrChange>
          </w:tcPr>
          <w:p w14:paraId="71A82EE6" w14:textId="06B47859" w:rsidR="00530F41" w:rsidRPr="00530F41" w:rsidRDefault="00530F41" w:rsidP="000C7B25">
            <w:pPr>
              <w:jc w:val="left"/>
              <w:rPr>
                <w:rFonts w:ascii="Arial" w:hAnsi="Arial" w:cs="Arial"/>
                <w:color w:val="000000"/>
                <w:sz w:val="16"/>
                <w:szCs w:val="16"/>
                <w:lang w:eastAsia="es-BO"/>
                <w:rPrChange w:id="7339" w:author="Valeria Tapia" w:date="2026-10-01T11:28:00Z">
                  <w:rPr>
                    <w:rFonts w:cs="Arial"/>
                    <w:color w:val="000000"/>
                    <w:sz w:val="16"/>
                    <w:szCs w:val="16"/>
                    <w:lang w:eastAsia="es-BO"/>
                  </w:rPr>
                </w:rPrChange>
              </w:rPr>
            </w:pPr>
            <w:ins w:id="7340" w:author="Valeria Tapia" w:date="2026-10-01T11:29:00Z">
              <w:r w:rsidRPr="003C239A">
                <w:rPr>
                  <w:rFonts w:ascii="Arial" w:hAnsi="Arial" w:cs="Arial"/>
                  <w:i/>
                  <w:color w:val="000000"/>
                  <w:sz w:val="16"/>
                  <w:szCs w:val="16"/>
                  <w:lang w:eastAsia="es-BO"/>
                </w:rPr>
                <w:lastRenderedPageBreak/>
                <w:t>Consignar el número del documento según la cantidad total de documentos que emite la entidad</w:t>
              </w:r>
            </w:ins>
          </w:p>
        </w:tc>
      </w:tr>
      <w:tr w:rsidR="008F0EB0" w:rsidRPr="00F073C2" w14:paraId="291B79D8" w14:textId="77777777" w:rsidTr="00BC22CC">
        <w:trPr>
          <w:trHeight w:val="300"/>
          <w:trPrChange w:id="7341" w:author="Valeria Tapia" w:date="2026-10-01T18:43:00Z">
            <w:trPr>
              <w:gridAfter w:val="0"/>
              <w:trHeight w:val="300"/>
            </w:trPr>
          </w:trPrChange>
        </w:trPr>
        <w:tc>
          <w:tcPr>
            <w:tcW w:w="5000" w:type="pct"/>
            <w:gridSpan w:val="64"/>
            <w:shd w:val="clear" w:color="auto" w:fill="F2F2F2" w:themeFill="background1" w:themeFillShade="F2"/>
            <w:noWrap/>
            <w:vAlign w:val="center"/>
            <w:hideMark/>
            <w:tcPrChange w:id="7342" w:author="Valeria Tapia" w:date="2026-10-01T18:43:00Z">
              <w:tcPr>
                <w:tcW w:w="5000" w:type="pct"/>
                <w:gridSpan w:val="98"/>
                <w:shd w:val="clear" w:color="auto" w:fill="FDE9D9" w:themeFill="accent6" w:themeFillTint="33"/>
                <w:noWrap/>
                <w:vAlign w:val="center"/>
                <w:hideMark/>
              </w:tcPr>
            </w:tcPrChange>
          </w:tcPr>
          <w:p w14:paraId="3BFB0C81" w14:textId="77777777" w:rsidR="008F0EB0" w:rsidRPr="00530F41" w:rsidRDefault="008F0EB0" w:rsidP="00AD5760">
            <w:pPr>
              <w:rPr>
                <w:rFonts w:ascii="Arial" w:hAnsi="Arial" w:cs="Arial"/>
                <w:b/>
                <w:color w:val="000000"/>
                <w:sz w:val="16"/>
                <w:szCs w:val="16"/>
                <w:lang w:eastAsia="es-BO"/>
                <w:rPrChange w:id="7343" w:author="Valeria Tapia" w:date="2026-10-01T11:28:00Z">
                  <w:rPr>
                    <w:rFonts w:cs="Arial"/>
                    <w:b/>
                    <w:color w:val="000000"/>
                    <w:sz w:val="16"/>
                    <w:szCs w:val="16"/>
                    <w:lang w:eastAsia="es-BO"/>
                  </w:rPr>
                </w:rPrChange>
              </w:rPr>
            </w:pPr>
            <w:r w:rsidRPr="00530F41">
              <w:rPr>
                <w:rFonts w:ascii="Arial" w:hAnsi="Arial" w:cs="Arial"/>
                <w:b/>
                <w:color w:val="000000"/>
                <w:sz w:val="16"/>
                <w:szCs w:val="16"/>
                <w:lang w:eastAsia="es-BO"/>
                <w:rPrChange w:id="7344" w:author="Valeria Tapia" w:date="2026-10-01T11:28:00Z">
                  <w:rPr>
                    <w:rFonts w:cs="Arial"/>
                    <w:b/>
                    <w:color w:val="000000"/>
                    <w:sz w:val="16"/>
                    <w:szCs w:val="16"/>
                    <w:lang w:eastAsia="es-BO"/>
                  </w:rPr>
                </w:rPrChange>
              </w:rPr>
              <w:lastRenderedPageBreak/>
              <w:t>A. INFORMACIÓN DEL DOCUMENTO: </w:t>
            </w:r>
          </w:p>
        </w:tc>
      </w:tr>
      <w:tr w:rsidR="00BC22CC" w:rsidRPr="00F073C2" w14:paraId="045D137F" w14:textId="77777777" w:rsidTr="00471D04">
        <w:tblPrEx>
          <w:tblPrExChange w:id="7345" w:author="Valeria Tapia" w:date="2026-10-01T18:54:00Z">
            <w:tblPrEx>
              <w:tblW w:w="5314" w:type="pct"/>
              <w:tblInd w:w="70" w:type="dxa"/>
            </w:tblPrEx>
          </w:tblPrExChange>
        </w:tblPrEx>
        <w:trPr>
          <w:trHeight w:val="300"/>
          <w:trPrChange w:id="7346" w:author="Valeria Tapia" w:date="2026-10-01T18:54:00Z">
            <w:trPr>
              <w:gridBefore w:val="1"/>
              <w:gridAfter w:val="0"/>
              <w:trHeight w:val="300"/>
            </w:trPr>
          </w:trPrChange>
        </w:trPr>
        <w:tc>
          <w:tcPr>
            <w:tcW w:w="1391" w:type="pct"/>
            <w:gridSpan w:val="29"/>
            <w:shd w:val="clear" w:color="auto" w:fill="auto"/>
            <w:noWrap/>
            <w:tcPrChange w:id="7347" w:author="Valeria Tapia" w:date="2026-10-01T18:54:00Z">
              <w:tcPr>
                <w:tcW w:w="1402" w:type="pct"/>
                <w:gridSpan w:val="38"/>
                <w:shd w:val="clear" w:color="auto" w:fill="auto"/>
                <w:noWrap/>
              </w:tcPr>
            </w:tcPrChange>
          </w:tcPr>
          <w:p w14:paraId="1E1E2A2A" w14:textId="77777777" w:rsidR="008F0EB0" w:rsidRPr="00530F41" w:rsidRDefault="008F0EB0" w:rsidP="00AD5760">
            <w:pPr>
              <w:jc w:val="right"/>
              <w:rPr>
                <w:rFonts w:ascii="Arial" w:hAnsi="Arial" w:cs="Arial"/>
                <w:b/>
                <w:sz w:val="16"/>
                <w:rPrChange w:id="7348" w:author="Valeria Tapia" w:date="2026-10-01T11:28:00Z">
                  <w:rPr>
                    <w:b/>
                    <w:sz w:val="16"/>
                  </w:rPr>
                </w:rPrChange>
              </w:rPr>
            </w:pPr>
            <w:r w:rsidRPr="00530F41">
              <w:rPr>
                <w:rFonts w:ascii="Arial" w:hAnsi="Arial" w:cs="Arial"/>
                <w:b/>
                <w:sz w:val="16"/>
                <w:rPrChange w:id="7349" w:author="Valeria Tapia" w:date="2026-10-01T11:28:00Z">
                  <w:rPr>
                    <w:b/>
                    <w:sz w:val="16"/>
                  </w:rPr>
                </w:rPrChange>
              </w:rPr>
              <w:t>TIPO DE OPERACIÓN:</w:t>
            </w:r>
          </w:p>
        </w:tc>
        <w:tc>
          <w:tcPr>
            <w:tcW w:w="3609" w:type="pct"/>
            <w:gridSpan w:val="35"/>
            <w:shd w:val="clear" w:color="auto" w:fill="auto"/>
            <w:noWrap/>
            <w:tcPrChange w:id="7350" w:author="Valeria Tapia" w:date="2026-10-01T18:54:00Z">
              <w:tcPr>
                <w:tcW w:w="3598" w:type="pct"/>
                <w:gridSpan w:val="60"/>
                <w:shd w:val="clear" w:color="auto" w:fill="auto"/>
                <w:noWrap/>
              </w:tcPr>
            </w:tcPrChange>
          </w:tcPr>
          <w:p w14:paraId="064446CE" w14:textId="5F8D41DF" w:rsidR="008F0EB0" w:rsidRPr="00530F41" w:rsidRDefault="008F0EB0" w:rsidP="00AD5760">
            <w:pPr>
              <w:rPr>
                <w:rFonts w:ascii="Arial" w:hAnsi="Arial" w:cs="Arial"/>
                <w:sz w:val="16"/>
                <w:rPrChange w:id="7351" w:author="Valeria Tapia" w:date="2026-10-01T11:28:00Z">
                  <w:rPr>
                    <w:sz w:val="16"/>
                  </w:rPr>
                </w:rPrChange>
              </w:rPr>
            </w:pPr>
            <w:del w:id="7352" w:author="Valeria Tapia" w:date="2026-10-01T09:27:00Z">
              <w:r w:rsidRPr="00530F41" w:rsidDel="00A85BC0">
                <w:rPr>
                  <w:rFonts w:ascii="Arial" w:hAnsi="Arial" w:cs="Arial"/>
                  <w:i/>
                  <w:color w:val="000000"/>
                  <w:sz w:val="16"/>
                  <w:szCs w:val="16"/>
                  <w:lang w:eastAsia="es-BO"/>
                  <w:rPrChange w:id="7353" w:author="Valeria Tapia" w:date="2026-10-01T11:28:00Z">
                    <w:rPr>
                      <w:rFonts w:cs="Arial"/>
                      <w:i/>
                      <w:color w:val="000000"/>
                      <w:sz w:val="16"/>
                      <w:szCs w:val="16"/>
                      <w:lang w:eastAsia="es-BO"/>
                    </w:rPr>
                  </w:rPrChange>
                </w:rPr>
                <w:delText>e</w:delText>
              </w:r>
            </w:del>
            <w:ins w:id="7354" w:author="Valeria Tapia" w:date="2026-10-01T09:27:00Z">
              <w:r w:rsidR="00A85BC0" w:rsidRPr="00530F41">
                <w:rPr>
                  <w:rFonts w:ascii="Arial" w:hAnsi="Arial" w:cs="Arial"/>
                  <w:i/>
                  <w:color w:val="000000"/>
                  <w:sz w:val="16"/>
                  <w:szCs w:val="16"/>
                  <w:lang w:eastAsia="es-BO"/>
                  <w:rPrChange w:id="7355" w:author="Valeria Tapia" w:date="2026-10-01T11:28:00Z">
                    <w:rPr>
                      <w:rFonts w:cs="Arial"/>
                      <w:i/>
                      <w:color w:val="000000"/>
                      <w:sz w:val="16"/>
                      <w:szCs w:val="16"/>
                      <w:lang w:eastAsia="es-BO"/>
                    </w:rPr>
                  </w:rPrChange>
                </w:rPr>
                <w:t>E</w:t>
              </w:r>
            </w:ins>
            <w:r w:rsidRPr="00530F41">
              <w:rPr>
                <w:rFonts w:ascii="Arial" w:hAnsi="Arial" w:cs="Arial"/>
                <w:i/>
                <w:color w:val="000000"/>
                <w:sz w:val="16"/>
                <w:szCs w:val="16"/>
                <w:lang w:eastAsia="es-BO"/>
                <w:rPrChange w:id="7356" w:author="Valeria Tapia" w:date="2026-10-01T11:28:00Z">
                  <w:rPr>
                    <w:rFonts w:cs="Arial"/>
                    <w:i/>
                    <w:color w:val="000000"/>
                    <w:sz w:val="16"/>
                    <w:szCs w:val="16"/>
                    <w:lang w:eastAsia="es-BO"/>
                  </w:rPr>
                </w:rPrChange>
              </w:rPr>
              <w:t xml:space="preserve">jemplo: </w:t>
            </w:r>
            <w:r w:rsidRPr="00530F41">
              <w:rPr>
                <w:rFonts w:ascii="Arial" w:hAnsi="Arial" w:cs="Arial"/>
                <w:sz w:val="16"/>
                <w:rPrChange w:id="7357" w:author="Valeria Tapia" w:date="2026-10-01T11:28:00Z">
                  <w:rPr>
                    <w:sz w:val="16"/>
                  </w:rPr>
                </w:rPrChange>
              </w:rPr>
              <w:t xml:space="preserve">Exportación </w:t>
            </w:r>
          </w:p>
        </w:tc>
      </w:tr>
      <w:tr w:rsidR="00BC22CC" w:rsidRPr="00F073C2" w14:paraId="627CF112" w14:textId="77777777" w:rsidTr="00471D04">
        <w:tblPrEx>
          <w:tblPrExChange w:id="7358" w:author="Valeria Tapia" w:date="2026-10-01T18:54:00Z">
            <w:tblPrEx>
              <w:tblW w:w="5314" w:type="pct"/>
              <w:tblInd w:w="70" w:type="dxa"/>
            </w:tblPrEx>
          </w:tblPrExChange>
        </w:tblPrEx>
        <w:trPr>
          <w:trHeight w:val="300"/>
          <w:trPrChange w:id="7359" w:author="Valeria Tapia" w:date="2026-10-01T18:54:00Z">
            <w:trPr>
              <w:gridBefore w:val="1"/>
              <w:gridAfter w:val="0"/>
              <w:trHeight w:val="300"/>
            </w:trPr>
          </w:trPrChange>
        </w:trPr>
        <w:tc>
          <w:tcPr>
            <w:tcW w:w="1391" w:type="pct"/>
            <w:gridSpan w:val="29"/>
            <w:shd w:val="clear" w:color="auto" w:fill="auto"/>
            <w:noWrap/>
            <w:tcPrChange w:id="7360" w:author="Valeria Tapia" w:date="2026-10-01T18:54:00Z">
              <w:tcPr>
                <w:tcW w:w="1402" w:type="pct"/>
                <w:gridSpan w:val="38"/>
                <w:shd w:val="clear" w:color="auto" w:fill="auto"/>
                <w:noWrap/>
              </w:tcPr>
            </w:tcPrChange>
          </w:tcPr>
          <w:p w14:paraId="01C1ADA2" w14:textId="77777777" w:rsidR="008F0EB0" w:rsidRPr="00530F41" w:rsidRDefault="008F0EB0" w:rsidP="00AD5760">
            <w:pPr>
              <w:jc w:val="right"/>
              <w:rPr>
                <w:rFonts w:ascii="Arial" w:hAnsi="Arial" w:cs="Arial"/>
                <w:b/>
                <w:sz w:val="16"/>
                <w:rPrChange w:id="7361" w:author="Valeria Tapia" w:date="2026-10-01T11:28:00Z">
                  <w:rPr>
                    <w:b/>
                    <w:sz w:val="16"/>
                  </w:rPr>
                </w:rPrChange>
              </w:rPr>
            </w:pPr>
            <w:r w:rsidRPr="00530F41">
              <w:rPr>
                <w:rFonts w:ascii="Arial" w:hAnsi="Arial" w:cs="Arial"/>
                <w:b/>
                <w:sz w:val="16"/>
                <w:rPrChange w:id="7362" w:author="Valeria Tapia" w:date="2026-10-01T11:28:00Z">
                  <w:rPr>
                    <w:b/>
                    <w:sz w:val="16"/>
                  </w:rPr>
                </w:rPrChange>
              </w:rPr>
              <w:t>TIPO DE DOCUMENTO:</w:t>
            </w:r>
          </w:p>
        </w:tc>
        <w:tc>
          <w:tcPr>
            <w:tcW w:w="3609" w:type="pct"/>
            <w:gridSpan w:val="35"/>
            <w:shd w:val="clear" w:color="auto" w:fill="auto"/>
            <w:noWrap/>
            <w:tcPrChange w:id="7363" w:author="Valeria Tapia" w:date="2026-10-01T18:54:00Z">
              <w:tcPr>
                <w:tcW w:w="3598" w:type="pct"/>
                <w:gridSpan w:val="60"/>
                <w:shd w:val="clear" w:color="auto" w:fill="auto"/>
                <w:noWrap/>
              </w:tcPr>
            </w:tcPrChange>
          </w:tcPr>
          <w:p w14:paraId="7E2EBFB1" w14:textId="343BF643" w:rsidR="008F0EB0" w:rsidRPr="00530F41" w:rsidRDefault="00530F41" w:rsidP="00AD5760">
            <w:pPr>
              <w:rPr>
                <w:rFonts w:ascii="Arial" w:hAnsi="Arial" w:cs="Arial"/>
                <w:sz w:val="16"/>
                <w:rPrChange w:id="7364" w:author="Valeria Tapia" w:date="2026-10-01T11:28:00Z">
                  <w:rPr>
                    <w:sz w:val="16"/>
                  </w:rPr>
                </w:rPrChange>
              </w:rPr>
            </w:pPr>
            <w:ins w:id="7365" w:author="Valeria Tapia" w:date="2026-10-01T11:21:00Z">
              <w:r w:rsidRPr="00530F41">
                <w:rPr>
                  <w:rFonts w:ascii="Arial" w:hAnsi="Arial" w:cs="Arial"/>
                  <w:i/>
                  <w:color w:val="000000"/>
                  <w:sz w:val="16"/>
                  <w:szCs w:val="16"/>
                  <w:lang w:eastAsia="es-BO"/>
                  <w:rPrChange w:id="7366" w:author="Valeria Tapia" w:date="2026-10-01T11:28:00Z">
                    <w:rPr>
                      <w:rFonts w:cs="Arial"/>
                      <w:i/>
                      <w:color w:val="000000"/>
                      <w:sz w:val="16"/>
                      <w:szCs w:val="16"/>
                      <w:lang w:eastAsia="es-BO"/>
                    </w:rPr>
                  </w:rPrChange>
                </w:rPr>
                <w:t>Ejemplo:</w:t>
              </w:r>
            </w:ins>
            <w:del w:id="7367" w:author="Valeria Tapia" w:date="2026-10-01T11:21:00Z">
              <w:r w:rsidR="008F0EB0" w:rsidRPr="00530F41" w:rsidDel="00530F41">
                <w:rPr>
                  <w:rFonts w:ascii="Arial" w:hAnsi="Arial" w:cs="Arial"/>
                  <w:i/>
                  <w:color w:val="000000"/>
                  <w:sz w:val="16"/>
                  <w:szCs w:val="16"/>
                  <w:lang w:eastAsia="es-BO"/>
                  <w:rPrChange w:id="7368" w:author="Valeria Tapia" w:date="2026-10-01T11:28:00Z">
                    <w:rPr>
                      <w:rFonts w:cs="Arial"/>
                      <w:i/>
                      <w:color w:val="000000"/>
                      <w:sz w:val="16"/>
                      <w:szCs w:val="16"/>
                      <w:lang w:eastAsia="es-BO"/>
                    </w:rPr>
                  </w:rPrChange>
                </w:rPr>
                <w:delText>ejemplo:</w:delText>
              </w:r>
            </w:del>
            <w:r w:rsidR="008F0EB0" w:rsidRPr="00530F41">
              <w:rPr>
                <w:rFonts w:ascii="Arial" w:hAnsi="Arial" w:cs="Arial"/>
                <w:i/>
                <w:color w:val="000000"/>
                <w:sz w:val="16"/>
                <w:szCs w:val="16"/>
                <w:lang w:eastAsia="es-BO"/>
                <w:rPrChange w:id="7369" w:author="Valeria Tapia" w:date="2026-10-01T11:28:00Z">
                  <w:rPr>
                    <w:rFonts w:cs="Arial"/>
                    <w:i/>
                    <w:color w:val="000000"/>
                    <w:sz w:val="16"/>
                    <w:szCs w:val="16"/>
                    <w:lang w:eastAsia="es-BO"/>
                  </w:rPr>
                </w:rPrChange>
              </w:rPr>
              <w:t xml:space="preserve"> </w:t>
            </w:r>
            <w:r w:rsidR="008F0EB0" w:rsidRPr="00530F41">
              <w:rPr>
                <w:rFonts w:ascii="Arial" w:hAnsi="Arial" w:cs="Arial"/>
                <w:sz w:val="16"/>
                <w:rPrChange w:id="7370" w:author="Valeria Tapia" w:date="2026-10-01T11:28:00Z">
                  <w:rPr>
                    <w:sz w:val="16"/>
                  </w:rPr>
                </w:rPrChange>
              </w:rPr>
              <w:t xml:space="preserve">Certificado </w:t>
            </w:r>
          </w:p>
        </w:tc>
      </w:tr>
      <w:tr w:rsidR="00BC22CC" w:rsidRPr="00F073C2" w14:paraId="6D8F2D19" w14:textId="77777777" w:rsidTr="00471D04">
        <w:tblPrEx>
          <w:tblPrExChange w:id="7371" w:author="Valeria Tapia" w:date="2026-10-01T18:54:00Z">
            <w:tblPrEx>
              <w:tblW w:w="5314" w:type="pct"/>
              <w:tblInd w:w="70" w:type="dxa"/>
            </w:tblPrEx>
          </w:tblPrExChange>
        </w:tblPrEx>
        <w:trPr>
          <w:trHeight w:val="300"/>
          <w:ins w:id="7372" w:author="Valeria Tapia" w:date="2026-10-01T09:33:00Z"/>
          <w:trPrChange w:id="7373" w:author="Valeria Tapia" w:date="2026-10-01T18:54:00Z">
            <w:trPr>
              <w:gridBefore w:val="1"/>
              <w:gridAfter w:val="0"/>
              <w:trHeight w:val="300"/>
            </w:trPr>
          </w:trPrChange>
        </w:trPr>
        <w:tc>
          <w:tcPr>
            <w:tcW w:w="1391" w:type="pct"/>
            <w:gridSpan w:val="29"/>
            <w:shd w:val="clear" w:color="auto" w:fill="auto"/>
            <w:noWrap/>
            <w:tcPrChange w:id="7374" w:author="Valeria Tapia" w:date="2026-10-01T18:54:00Z">
              <w:tcPr>
                <w:tcW w:w="1412" w:type="pct"/>
                <w:gridSpan w:val="40"/>
                <w:shd w:val="clear" w:color="auto" w:fill="auto"/>
                <w:noWrap/>
              </w:tcPr>
            </w:tcPrChange>
          </w:tcPr>
          <w:p w14:paraId="161777E7" w14:textId="7E343992" w:rsidR="00A85BC0" w:rsidRPr="00530F41" w:rsidRDefault="00A85BC0" w:rsidP="00AD5760">
            <w:pPr>
              <w:jc w:val="right"/>
              <w:rPr>
                <w:ins w:id="7375" w:author="Valeria Tapia" w:date="2026-10-01T09:33:00Z"/>
                <w:rFonts w:ascii="Arial" w:hAnsi="Arial" w:cs="Arial"/>
                <w:b/>
                <w:sz w:val="16"/>
                <w:rPrChange w:id="7376" w:author="Valeria Tapia" w:date="2026-10-01T11:28:00Z">
                  <w:rPr>
                    <w:ins w:id="7377" w:author="Valeria Tapia" w:date="2026-10-01T09:33:00Z"/>
                    <w:b/>
                    <w:sz w:val="16"/>
                  </w:rPr>
                </w:rPrChange>
              </w:rPr>
            </w:pPr>
            <w:ins w:id="7378" w:author="Valeria Tapia" w:date="2026-10-01T09:33:00Z">
              <w:r w:rsidRPr="00530F41">
                <w:rPr>
                  <w:rFonts w:ascii="Arial" w:hAnsi="Arial" w:cs="Arial"/>
                  <w:b/>
                  <w:sz w:val="16"/>
                  <w:rPrChange w:id="7379" w:author="Valeria Tapia" w:date="2026-10-01T11:28:00Z">
                    <w:rPr>
                      <w:b/>
                      <w:sz w:val="16"/>
                    </w:rPr>
                  </w:rPrChange>
                </w:rPr>
                <w:t>TIPO DE TRÁMITE:</w:t>
              </w:r>
            </w:ins>
          </w:p>
        </w:tc>
        <w:tc>
          <w:tcPr>
            <w:tcW w:w="3609" w:type="pct"/>
            <w:gridSpan w:val="35"/>
            <w:shd w:val="clear" w:color="auto" w:fill="auto"/>
            <w:noWrap/>
            <w:tcPrChange w:id="7380" w:author="Valeria Tapia" w:date="2026-10-01T18:54:00Z">
              <w:tcPr>
                <w:tcW w:w="3588" w:type="pct"/>
                <w:gridSpan w:val="58"/>
                <w:shd w:val="clear" w:color="auto" w:fill="auto"/>
                <w:noWrap/>
              </w:tcPr>
            </w:tcPrChange>
          </w:tcPr>
          <w:p w14:paraId="1D5F98AF" w14:textId="041C6E83" w:rsidR="00A85BC0" w:rsidRPr="00530F41" w:rsidRDefault="00530F41" w:rsidP="00AD5760">
            <w:pPr>
              <w:rPr>
                <w:ins w:id="7381" w:author="Valeria Tapia" w:date="2026-10-01T09:33:00Z"/>
                <w:rFonts w:ascii="Arial" w:hAnsi="Arial" w:cs="Arial"/>
                <w:i/>
                <w:color w:val="000000"/>
                <w:sz w:val="16"/>
                <w:szCs w:val="16"/>
                <w:lang w:eastAsia="es-BO"/>
                <w:rPrChange w:id="7382" w:author="Valeria Tapia" w:date="2026-10-01T11:28:00Z">
                  <w:rPr>
                    <w:ins w:id="7383" w:author="Valeria Tapia" w:date="2026-10-01T09:33:00Z"/>
                    <w:rFonts w:cs="Arial"/>
                    <w:i/>
                    <w:color w:val="000000"/>
                    <w:sz w:val="16"/>
                    <w:szCs w:val="16"/>
                    <w:lang w:eastAsia="es-BO"/>
                  </w:rPr>
                </w:rPrChange>
              </w:rPr>
            </w:pPr>
            <w:ins w:id="7384" w:author="Valeria Tapia" w:date="2026-10-01T11:21:00Z">
              <w:r w:rsidRPr="00530F41">
                <w:rPr>
                  <w:rFonts w:ascii="Arial" w:hAnsi="Arial" w:cs="Arial"/>
                  <w:i/>
                  <w:color w:val="000000"/>
                  <w:sz w:val="16"/>
                  <w:szCs w:val="16"/>
                  <w:lang w:eastAsia="es-BO"/>
                  <w:rPrChange w:id="7385" w:author="Valeria Tapia" w:date="2026-10-01T11:28:00Z">
                    <w:rPr>
                      <w:rFonts w:cs="Arial"/>
                      <w:i/>
                      <w:color w:val="000000"/>
                      <w:sz w:val="16"/>
                      <w:szCs w:val="16"/>
                      <w:lang w:eastAsia="es-BO"/>
                    </w:rPr>
                  </w:rPrChange>
                </w:rPr>
                <w:t>Ejemplo:</w:t>
              </w:r>
            </w:ins>
            <w:ins w:id="7386" w:author="Valeria Tapia" w:date="2026-10-01T09:33:00Z">
              <w:r w:rsidR="00A85BC0" w:rsidRPr="00530F41">
                <w:rPr>
                  <w:rFonts w:ascii="Arial" w:hAnsi="Arial" w:cs="Arial"/>
                  <w:i/>
                  <w:color w:val="000000"/>
                  <w:sz w:val="16"/>
                  <w:szCs w:val="16"/>
                  <w:lang w:eastAsia="es-BO"/>
                  <w:rPrChange w:id="7387" w:author="Valeria Tapia" w:date="2026-10-01T11:28:00Z">
                    <w:rPr>
                      <w:rFonts w:cs="Arial"/>
                      <w:i/>
                      <w:color w:val="000000"/>
                      <w:sz w:val="16"/>
                      <w:szCs w:val="16"/>
                      <w:lang w:eastAsia="es-BO"/>
                    </w:rPr>
                  </w:rPrChange>
                </w:rPr>
                <w:t xml:space="preserve"> </w:t>
              </w:r>
              <w:r w:rsidR="00A85BC0" w:rsidRPr="00530F41">
                <w:rPr>
                  <w:rFonts w:ascii="Arial" w:hAnsi="Arial" w:cs="Arial"/>
                  <w:sz w:val="16"/>
                  <w:rPrChange w:id="7388" w:author="Valeria Tapia" w:date="2026-10-01T11:28:00Z">
                    <w:rPr>
                      <w:sz w:val="16"/>
                    </w:rPr>
                  </w:rPrChange>
                </w:rPr>
                <w:t>Presencial</w:t>
              </w:r>
            </w:ins>
          </w:p>
        </w:tc>
      </w:tr>
      <w:tr w:rsidR="00BC22CC" w:rsidRPr="00F073C2" w14:paraId="54309E13" w14:textId="77777777" w:rsidTr="00471D04">
        <w:tblPrEx>
          <w:tblPrExChange w:id="7389" w:author="Valeria Tapia" w:date="2026-10-01T18:54:00Z">
            <w:tblPrEx>
              <w:tblW w:w="5314" w:type="pct"/>
              <w:tblInd w:w="70" w:type="dxa"/>
            </w:tblPrEx>
          </w:tblPrExChange>
        </w:tblPrEx>
        <w:trPr>
          <w:trHeight w:val="300"/>
          <w:trPrChange w:id="7390" w:author="Valeria Tapia" w:date="2026-10-01T18:54:00Z">
            <w:trPr>
              <w:gridBefore w:val="1"/>
              <w:gridAfter w:val="0"/>
              <w:trHeight w:val="300"/>
            </w:trPr>
          </w:trPrChange>
        </w:trPr>
        <w:tc>
          <w:tcPr>
            <w:tcW w:w="1391" w:type="pct"/>
            <w:gridSpan w:val="29"/>
            <w:shd w:val="clear" w:color="auto" w:fill="auto"/>
            <w:noWrap/>
            <w:tcPrChange w:id="7391" w:author="Valeria Tapia" w:date="2026-10-01T18:54:00Z">
              <w:tcPr>
                <w:tcW w:w="1402" w:type="pct"/>
                <w:gridSpan w:val="38"/>
                <w:shd w:val="clear" w:color="auto" w:fill="auto"/>
                <w:noWrap/>
              </w:tcPr>
            </w:tcPrChange>
          </w:tcPr>
          <w:p w14:paraId="6E39358C" w14:textId="77777777" w:rsidR="00A85BC0" w:rsidRPr="00530F41" w:rsidRDefault="00A85BC0" w:rsidP="00AD5760">
            <w:pPr>
              <w:jc w:val="right"/>
              <w:rPr>
                <w:rFonts w:ascii="Arial" w:hAnsi="Arial" w:cs="Arial"/>
                <w:b/>
                <w:sz w:val="16"/>
                <w:rPrChange w:id="7392" w:author="Valeria Tapia" w:date="2026-10-01T11:28:00Z">
                  <w:rPr>
                    <w:b/>
                    <w:sz w:val="16"/>
                  </w:rPr>
                </w:rPrChange>
              </w:rPr>
            </w:pPr>
            <w:r w:rsidRPr="00530F41">
              <w:rPr>
                <w:rFonts w:ascii="Arial" w:hAnsi="Arial" w:cs="Arial"/>
                <w:b/>
                <w:sz w:val="16"/>
                <w:rPrChange w:id="7393" w:author="Valeria Tapia" w:date="2026-10-01T11:28:00Z">
                  <w:rPr>
                    <w:b/>
                    <w:sz w:val="16"/>
                  </w:rPr>
                </w:rPrChange>
              </w:rPr>
              <w:t xml:space="preserve"> DENOMINACIÓN DEL TRÁMITE:</w:t>
            </w:r>
          </w:p>
        </w:tc>
        <w:tc>
          <w:tcPr>
            <w:tcW w:w="3609" w:type="pct"/>
            <w:gridSpan w:val="35"/>
            <w:shd w:val="clear" w:color="auto" w:fill="auto"/>
            <w:noWrap/>
            <w:tcPrChange w:id="7394" w:author="Valeria Tapia" w:date="2026-10-01T18:54:00Z">
              <w:tcPr>
                <w:tcW w:w="3598" w:type="pct"/>
                <w:gridSpan w:val="60"/>
                <w:shd w:val="clear" w:color="auto" w:fill="auto"/>
                <w:noWrap/>
              </w:tcPr>
            </w:tcPrChange>
          </w:tcPr>
          <w:p w14:paraId="23C83F49" w14:textId="4ADDD571" w:rsidR="00A85BC0" w:rsidRPr="00530F41" w:rsidRDefault="00530F41" w:rsidP="00AD5760">
            <w:pPr>
              <w:rPr>
                <w:rFonts w:ascii="Arial" w:hAnsi="Arial" w:cs="Arial"/>
                <w:sz w:val="16"/>
                <w:rPrChange w:id="7395" w:author="Valeria Tapia" w:date="2026-10-01T11:28:00Z">
                  <w:rPr>
                    <w:sz w:val="16"/>
                  </w:rPr>
                </w:rPrChange>
              </w:rPr>
            </w:pPr>
            <w:ins w:id="7396" w:author="Valeria Tapia" w:date="2026-10-01T11:21:00Z">
              <w:r w:rsidRPr="00530F41">
                <w:rPr>
                  <w:rFonts w:ascii="Arial" w:hAnsi="Arial" w:cs="Arial"/>
                  <w:i/>
                  <w:color w:val="000000"/>
                  <w:sz w:val="16"/>
                  <w:szCs w:val="16"/>
                  <w:lang w:eastAsia="es-BO"/>
                  <w:rPrChange w:id="7397" w:author="Valeria Tapia" w:date="2026-10-01T11:28:00Z">
                    <w:rPr>
                      <w:rFonts w:cs="Arial"/>
                      <w:i/>
                      <w:color w:val="000000"/>
                      <w:sz w:val="16"/>
                      <w:szCs w:val="16"/>
                      <w:lang w:eastAsia="es-BO"/>
                    </w:rPr>
                  </w:rPrChange>
                </w:rPr>
                <w:t>Ejemplo:</w:t>
              </w:r>
            </w:ins>
            <w:del w:id="7398" w:author="Valeria Tapia" w:date="2026-10-01T11:21:00Z">
              <w:r w:rsidR="00A85BC0" w:rsidRPr="00530F41" w:rsidDel="00530F41">
                <w:rPr>
                  <w:rFonts w:ascii="Arial" w:hAnsi="Arial" w:cs="Arial"/>
                  <w:i/>
                  <w:color w:val="000000"/>
                  <w:sz w:val="16"/>
                  <w:szCs w:val="16"/>
                  <w:lang w:eastAsia="es-BO"/>
                  <w:rPrChange w:id="7399" w:author="Valeria Tapia" w:date="2026-10-01T11:28:00Z">
                    <w:rPr>
                      <w:rFonts w:cs="Arial"/>
                      <w:i/>
                      <w:color w:val="000000"/>
                      <w:sz w:val="16"/>
                      <w:szCs w:val="16"/>
                      <w:lang w:eastAsia="es-BO"/>
                    </w:rPr>
                  </w:rPrChange>
                </w:rPr>
                <w:delText>ejemplo:</w:delText>
              </w:r>
            </w:del>
            <w:r w:rsidR="00A85BC0" w:rsidRPr="00530F41">
              <w:rPr>
                <w:rFonts w:ascii="Arial" w:hAnsi="Arial" w:cs="Arial"/>
                <w:i/>
                <w:color w:val="000000"/>
                <w:sz w:val="16"/>
                <w:szCs w:val="16"/>
                <w:lang w:eastAsia="es-BO"/>
                <w:rPrChange w:id="7400" w:author="Valeria Tapia" w:date="2026-10-01T11:28:00Z">
                  <w:rPr>
                    <w:rFonts w:cs="Arial"/>
                    <w:i/>
                    <w:color w:val="000000"/>
                    <w:sz w:val="16"/>
                    <w:szCs w:val="16"/>
                    <w:lang w:eastAsia="es-BO"/>
                  </w:rPr>
                </w:rPrChange>
              </w:rPr>
              <w:t xml:space="preserve"> </w:t>
            </w:r>
            <w:r w:rsidR="00A85BC0" w:rsidRPr="00530F41">
              <w:rPr>
                <w:rFonts w:ascii="Arial" w:hAnsi="Arial" w:cs="Arial"/>
                <w:sz w:val="16"/>
                <w:rPrChange w:id="7401" w:author="Valeria Tapia" w:date="2026-10-01T11:28:00Z">
                  <w:rPr>
                    <w:sz w:val="16"/>
                  </w:rPr>
                </w:rPrChange>
              </w:rPr>
              <w:t>Certificado de Exportación de Oro – CEO</w:t>
            </w:r>
          </w:p>
        </w:tc>
      </w:tr>
      <w:tr w:rsidR="00BC22CC" w:rsidRPr="00F073C2" w14:paraId="14949509" w14:textId="77777777" w:rsidTr="00471D04">
        <w:tblPrEx>
          <w:tblPrExChange w:id="7402" w:author="Valeria Tapia" w:date="2026-10-01T18:54:00Z">
            <w:tblPrEx>
              <w:tblW w:w="5314" w:type="pct"/>
              <w:tblInd w:w="70" w:type="dxa"/>
            </w:tblPrEx>
          </w:tblPrExChange>
        </w:tblPrEx>
        <w:trPr>
          <w:trHeight w:val="300"/>
          <w:trPrChange w:id="7403" w:author="Valeria Tapia" w:date="2026-10-01T18:54:00Z">
            <w:trPr>
              <w:gridBefore w:val="1"/>
              <w:gridAfter w:val="0"/>
              <w:trHeight w:val="300"/>
            </w:trPr>
          </w:trPrChange>
        </w:trPr>
        <w:tc>
          <w:tcPr>
            <w:tcW w:w="1391" w:type="pct"/>
            <w:gridSpan w:val="29"/>
            <w:shd w:val="clear" w:color="auto" w:fill="auto"/>
            <w:noWrap/>
            <w:tcPrChange w:id="7404" w:author="Valeria Tapia" w:date="2026-10-01T18:54:00Z">
              <w:tcPr>
                <w:tcW w:w="1402" w:type="pct"/>
                <w:gridSpan w:val="38"/>
                <w:shd w:val="clear" w:color="auto" w:fill="auto"/>
                <w:noWrap/>
              </w:tcPr>
            </w:tcPrChange>
          </w:tcPr>
          <w:p w14:paraId="682D0E79" w14:textId="77777777" w:rsidR="00A85BC0" w:rsidRPr="00530F41" w:rsidRDefault="00A85BC0" w:rsidP="00AD5760">
            <w:pPr>
              <w:jc w:val="right"/>
              <w:rPr>
                <w:rFonts w:ascii="Arial" w:hAnsi="Arial" w:cs="Arial"/>
                <w:b/>
                <w:sz w:val="16"/>
                <w:rPrChange w:id="7405" w:author="Valeria Tapia" w:date="2026-10-01T11:28:00Z">
                  <w:rPr>
                    <w:b/>
                    <w:sz w:val="16"/>
                  </w:rPr>
                </w:rPrChange>
              </w:rPr>
            </w:pPr>
            <w:r w:rsidRPr="00530F41">
              <w:rPr>
                <w:rFonts w:ascii="Arial" w:hAnsi="Arial" w:cs="Arial"/>
                <w:b/>
                <w:sz w:val="16"/>
                <w:rPrChange w:id="7406" w:author="Valeria Tapia" w:date="2026-10-01T11:28:00Z">
                  <w:rPr>
                    <w:b/>
                    <w:sz w:val="16"/>
                  </w:rPr>
                </w:rPrChange>
              </w:rPr>
              <w:t xml:space="preserve"> VIGENCIA DEL DOCUMENTO:</w:t>
            </w:r>
          </w:p>
        </w:tc>
        <w:tc>
          <w:tcPr>
            <w:tcW w:w="3609" w:type="pct"/>
            <w:gridSpan w:val="35"/>
            <w:shd w:val="clear" w:color="auto" w:fill="auto"/>
            <w:noWrap/>
            <w:tcPrChange w:id="7407" w:author="Valeria Tapia" w:date="2026-10-01T18:54:00Z">
              <w:tcPr>
                <w:tcW w:w="3598" w:type="pct"/>
                <w:gridSpan w:val="60"/>
                <w:shd w:val="clear" w:color="auto" w:fill="auto"/>
                <w:noWrap/>
              </w:tcPr>
            </w:tcPrChange>
          </w:tcPr>
          <w:p w14:paraId="2391346A" w14:textId="08D31E80" w:rsidR="00A85BC0" w:rsidRPr="00530F41" w:rsidRDefault="00530F41" w:rsidP="00AD5760">
            <w:pPr>
              <w:rPr>
                <w:rFonts w:ascii="Arial" w:hAnsi="Arial" w:cs="Arial"/>
                <w:sz w:val="16"/>
                <w:rPrChange w:id="7408" w:author="Valeria Tapia" w:date="2026-10-01T11:28:00Z">
                  <w:rPr>
                    <w:sz w:val="16"/>
                  </w:rPr>
                </w:rPrChange>
              </w:rPr>
            </w:pPr>
            <w:ins w:id="7409" w:author="Valeria Tapia" w:date="2026-10-01T11:21:00Z">
              <w:r w:rsidRPr="00530F41">
                <w:rPr>
                  <w:rFonts w:ascii="Arial" w:hAnsi="Arial" w:cs="Arial"/>
                  <w:i/>
                  <w:color w:val="000000"/>
                  <w:sz w:val="16"/>
                  <w:szCs w:val="16"/>
                  <w:lang w:eastAsia="es-BO"/>
                  <w:rPrChange w:id="7410" w:author="Valeria Tapia" w:date="2026-10-01T11:28:00Z">
                    <w:rPr>
                      <w:rFonts w:cs="Arial"/>
                      <w:i/>
                      <w:color w:val="000000"/>
                      <w:sz w:val="16"/>
                      <w:szCs w:val="16"/>
                      <w:lang w:eastAsia="es-BO"/>
                    </w:rPr>
                  </w:rPrChange>
                </w:rPr>
                <w:t>Ejemplo:</w:t>
              </w:r>
            </w:ins>
            <w:del w:id="7411" w:author="Valeria Tapia" w:date="2026-10-01T11:21:00Z">
              <w:r w:rsidR="00A85BC0" w:rsidRPr="00530F41" w:rsidDel="00530F41">
                <w:rPr>
                  <w:rFonts w:ascii="Arial" w:hAnsi="Arial" w:cs="Arial"/>
                  <w:i/>
                  <w:color w:val="000000"/>
                  <w:sz w:val="16"/>
                  <w:szCs w:val="16"/>
                  <w:lang w:eastAsia="es-BO"/>
                  <w:rPrChange w:id="7412" w:author="Valeria Tapia" w:date="2026-10-01T11:28:00Z">
                    <w:rPr>
                      <w:rFonts w:cs="Arial"/>
                      <w:i/>
                      <w:color w:val="000000"/>
                      <w:sz w:val="16"/>
                      <w:szCs w:val="16"/>
                      <w:lang w:eastAsia="es-BO"/>
                    </w:rPr>
                  </w:rPrChange>
                </w:rPr>
                <w:delText>ejemplo:</w:delText>
              </w:r>
            </w:del>
            <w:r w:rsidR="00A85BC0" w:rsidRPr="00530F41">
              <w:rPr>
                <w:rFonts w:ascii="Arial" w:hAnsi="Arial" w:cs="Arial"/>
                <w:i/>
                <w:color w:val="000000"/>
                <w:sz w:val="16"/>
                <w:szCs w:val="16"/>
                <w:lang w:eastAsia="es-BO"/>
                <w:rPrChange w:id="7413" w:author="Valeria Tapia" w:date="2026-10-01T11:28:00Z">
                  <w:rPr>
                    <w:rFonts w:cs="Arial"/>
                    <w:i/>
                    <w:color w:val="000000"/>
                    <w:sz w:val="16"/>
                    <w:szCs w:val="16"/>
                    <w:lang w:eastAsia="es-BO"/>
                  </w:rPr>
                </w:rPrChange>
              </w:rPr>
              <w:t xml:space="preserve"> </w:t>
            </w:r>
            <w:r w:rsidR="00A85BC0" w:rsidRPr="00530F41">
              <w:rPr>
                <w:rFonts w:ascii="Arial" w:hAnsi="Arial" w:cs="Arial"/>
                <w:sz w:val="16"/>
                <w:rPrChange w:id="7414" w:author="Valeria Tapia" w:date="2026-10-01T11:28:00Z">
                  <w:rPr>
                    <w:sz w:val="16"/>
                  </w:rPr>
                </w:rPrChange>
              </w:rPr>
              <w:t>10 días calendario a partir de su emisión</w:t>
            </w:r>
          </w:p>
        </w:tc>
      </w:tr>
      <w:tr w:rsidR="00BC22CC" w:rsidRPr="00F073C2" w14:paraId="3DB196B9" w14:textId="77777777" w:rsidTr="00471D04">
        <w:tblPrEx>
          <w:tblPrExChange w:id="7415" w:author="Valeria Tapia" w:date="2026-10-01T18:54:00Z">
            <w:tblPrEx>
              <w:tblW w:w="5314" w:type="pct"/>
              <w:tblInd w:w="70" w:type="dxa"/>
            </w:tblPrEx>
          </w:tblPrExChange>
        </w:tblPrEx>
        <w:trPr>
          <w:trHeight w:val="300"/>
          <w:trPrChange w:id="7416" w:author="Valeria Tapia" w:date="2026-10-01T18:54:00Z">
            <w:trPr>
              <w:gridBefore w:val="1"/>
              <w:gridAfter w:val="0"/>
              <w:trHeight w:val="300"/>
            </w:trPr>
          </w:trPrChange>
        </w:trPr>
        <w:tc>
          <w:tcPr>
            <w:tcW w:w="1391" w:type="pct"/>
            <w:gridSpan w:val="29"/>
            <w:shd w:val="clear" w:color="auto" w:fill="auto"/>
            <w:noWrap/>
            <w:tcPrChange w:id="7417" w:author="Valeria Tapia" w:date="2026-10-01T18:54:00Z">
              <w:tcPr>
                <w:tcW w:w="1402" w:type="pct"/>
                <w:gridSpan w:val="38"/>
                <w:shd w:val="clear" w:color="auto" w:fill="auto"/>
                <w:noWrap/>
              </w:tcPr>
            </w:tcPrChange>
          </w:tcPr>
          <w:p w14:paraId="23263B89" w14:textId="77777777" w:rsidR="00A85BC0" w:rsidRPr="00530F41" w:rsidRDefault="00A85BC0" w:rsidP="00AD5760">
            <w:pPr>
              <w:jc w:val="right"/>
              <w:rPr>
                <w:rFonts w:ascii="Arial" w:hAnsi="Arial" w:cs="Arial"/>
                <w:b/>
                <w:sz w:val="16"/>
                <w:rPrChange w:id="7418" w:author="Valeria Tapia" w:date="2026-10-01T11:28:00Z">
                  <w:rPr>
                    <w:b/>
                    <w:sz w:val="16"/>
                  </w:rPr>
                </w:rPrChange>
              </w:rPr>
            </w:pPr>
            <w:r w:rsidRPr="00530F41">
              <w:rPr>
                <w:rFonts w:ascii="Arial" w:hAnsi="Arial" w:cs="Arial"/>
                <w:b/>
                <w:sz w:val="16"/>
                <w:rPrChange w:id="7419" w:author="Valeria Tapia" w:date="2026-10-01T11:28:00Z">
                  <w:rPr>
                    <w:b/>
                    <w:sz w:val="16"/>
                  </w:rPr>
                </w:rPrChange>
              </w:rPr>
              <w:t>COSTO DEL DOCUMENTO:</w:t>
            </w:r>
          </w:p>
        </w:tc>
        <w:tc>
          <w:tcPr>
            <w:tcW w:w="3609" w:type="pct"/>
            <w:gridSpan w:val="35"/>
            <w:shd w:val="clear" w:color="auto" w:fill="auto"/>
            <w:noWrap/>
            <w:tcPrChange w:id="7420" w:author="Valeria Tapia" w:date="2026-10-01T18:54:00Z">
              <w:tcPr>
                <w:tcW w:w="3598" w:type="pct"/>
                <w:gridSpan w:val="60"/>
                <w:shd w:val="clear" w:color="auto" w:fill="auto"/>
                <w:noWrap/>
              </w:tcPr>
            </w:tcPrChange>
          </w:tcPr>
          <w:p w14:paraId="0CC6B244" w14:textId="08E9650A" w:rsidR="00A85BC0" w:rsidRPr="00530F41" w:rsidRDefault="00530F41" w:rsidP="00AD5760">
            <w:pPr>
              <w:rPr>
                <w:rFonts w:ascii="Arial" w:hAnsi="Arial" w:cs="Arial"/>
                <w:sz w:val="16"/>
                <w:rPrChange w:id="7421" w:author="Valeria Tapia" w:date="2026-10-01T11:28:00Z">
                  <w:rPr>
                    <w:sz w:val="16"/>
                  </w:rPr>
                </w:rPrChange>
              </w:rPr>
            </w:pPr>
            <w:ins w:id="7422" w:author="Valeria Tapia" w:date="2026-10-01T11:21:00Z">
              <w:r w:rsidRPr="00530F41">
                <w:rPr>
                  <w:rFonts w:ascii="Arial" w:hAnsi="Arial" w:cs="Arial"/>
                  <w:i/>
                  <w:color w:val="000000"/>
                  <w:sz w:val="16"/>
                  <w:szCs w:val="16"/>
                  <w:lang w:eastAsia="es-BO"/>
                  <w:rPrChange w:id="7423" w:author="Valeria Tapia" w:date="2026-10-01T11:28:00Z">
                    <w:rPr>
                      <w:rFonts w:cs="Arial"/>
                      <w:i/>
                      <w:color w:val="000000"/>
                      <w:sz w:val="16"/>
                      <w:szCs w:val="16"/>
                      <w:lang w:eastAsia="es-BO"/>
                    </w:rPr>
                  </w:rPrChange>
                </w:rPr>
                <w:t>Ejemplo:</w:t>
              </w:r>
            </w:ins>
            <w:del w:id="7424" w:author="Valeria Tapia" w:date="2026-10-01T11:21:00Z">
              <w:r w:rsidR="00A85BC0" w:rsidRPr="00530F41" w:rsidDel="00530F41">
                <w:rPr>
                  <w:rFonts w:ascii="Arial" w:hAnsi="Arial" w:cs="Arial"/>
                  <w:i/>
                  <w:color w:val="000000"/>
                  <w:sz w:val="16"/>
                  <w:szCs w:val="16"/>
                  <w:lang w:eastAsia="es-BO"/>
                  <w:rPrChange w:id="7425" w:author="Valeria Tapia" w:date="2026-10-01T11:28:00Z">
                    <w:rPr>
                      <w:rFonts w:cs="Arial"/>
                      <w:i/>
                      <w:color w:val="000000"/>
                      <w:sz w:val="16"/>
                      <w:szCs w:val="16"/>
                      <w:lang w:eastAsia="es-BO"/>
                    </w:rPr>
                  </w:rPrChange>
                </w:rPr>
                <w:delText>ejemplo:</w:delText>
              </w:r>
            </w:del>
            <w:r w:rsidR="00A85BC0" w:rsidRPr="00530F41">
              <w:rPr>
                <w:rFonts w:ascii="Arial" w:hAnsi="Arial" w:cs="Arial"/>
                <w:i/>
                <w:color w:val="000000"/>
                <w:sz w:val="16"/>
                <w:szCs w:val="16"/>
                <w:lang w:eastAsia="es-BO"/>
                <w:rPrChange w:id="7426" w:author="Valeria Tapia" w:date="2026-10-01T11:28:00Z">
                  <w:rPr>
                    <w:rFonts w:cs="Arial"/>
                    <w:i/>
                    <w:color w:val="000000"/>
                    <w:sz w:val="16"/>
                    <w:szCs w:val="16"/>
                    <w:lang w:eastAsia="es-BO"/>
                  </w:rPr>
                </w:rPrChange>
              </w:rPr>
              <w:t xml:space="preserve"> </w:t>
            </w:r>
            <w:r w:rsidR="00A85BC0" w:rsidRPr="00530F41">
              <w:rPr>
                <w:rFonts w:ascii="Arial" w:hAnsi="Arial" w:cs="Arial"/>
                <w:sz w:val="16"/>
                <w:rPrChange w:id="7427" w:author="Valeria Tapia" w:date="2026-10-01T11:28:00Z">
                  <w:rPr>
                    <w:sz w:val="16"/>
                  </w:rPr>
                </w:rPrChange>
              </w:rPr>
              <w:t>No tiene costo</w:t>
            </w:r>
          </w:p>
        </w:tc>
      </w:tr>
      <w:tr w:rsidR="00BC22CC" w:rsidRPr="00F073C2" w:rsidDel="00471D04" w14:paraId="119EA99E" w14:textId="482F1B34" w:rsidTr="00471D04">
        <w:tblPrEx>
          <w:tblPrExChange w:id="7428" w:author="Valeria Tapia" w:date="2026-10-01T18:54:00Z">
            <w:tblPrEx>
              <w:tblW w:w="5314" w:type="pct"/>
              <w:tblInd w:w="70" w:type="dxa"/>
            </w:tblPrEx>
          </w:tblPrExChange>
        </w:tblPrEx>
        <w:trPr>
          <w:trHeight w:val="300"/>
          <w:del w:id="7429" w:author="Valeria Tapia" w:date="2026-10-01T18:53:00Z"/>
          <w:trPrChange w:id="7430" w:author="Valeria Tapia" w:date="2026-10-01T18:54:00Z">
            <w:trPr>
              <w:gridBefore w:val="1"/>
              <w:gridAfter w:val="0"/>
              <w:trHeight w:val="300"/>
            </w:trPr>
          </w:trPrChange>
        </w:trPr>
        <w:tc>
          <w:tcPr>
            <w:tcW w:w="1391" w:type="pct"/>
            <w:gridSpan w:val="29"/>
            <w:shd w:val="clear" w:color="auto" w:fill="auto"/>
            <w:noWrap/>
            <w:tcPrChange w:id="7431" w:author="Valeria Tapia" w:date="2026-10-01T18:54:00Z">
              <w:tcPr>
                <w:tcW w:w="1402" w:type="pct"/>
                <w:gridSpan w:val="38"/>
                <w:shd w:val="clear" w:color="auto" w:fill="auto"/>
                <w:noWrap/>
              </w:tcPr>
            </w:tcPrChange>
          </w:tcPr>
          <w:p w14:paraId="60EFFDA3" w14:textId="2B2A2E15" w:rsidR="00A85BC0" w:rsidRPr="00530F41" w:rsidDel="00471D04" w:rsidRDefault="00A85BC0" w:rsidP="00AD5760">
            <w:pPr>
              <w:jc w:val="right"/>
              <w:rPr>
                <w:del w:id="7432" w:author="Valeria Tapia" w:date="2026-10-01T18:53:00Z"/>
                <w:rFonts w:ascii="Arial" w:hAnsi="Arial" w:cs="Arial"/>
                <w:b/>
                <w:sz w:val="16"/>
                <w:rPrChange w:id="7433" w:author="Valeria Tapia" w:date="2026-10-01T11:28:00Z">
                  <w:rPr>
                    <w:del w:id="7434" w:author="Valeria Tapia" w:date="2026-10-01T18:53:00Z"/>
                    <w:b/>
                    <w:sz w:val="16"/>
                  </w:rPr>
                </w:rPrChange>
              </w:rPr>
            </w:pPr>
            <w:del w:id="7435" w:author="Valeria Tapia" w:date="2026-10-01T18:53:00Z">
              <w:r w:rsidRPr="00530F41" w:rsidDel="00471D04">
                <w:rPr>
                  <w:rFonts w:ascii="Arial" w:hAnsi="Arial" w:cs="Arial"/>
                  <w:b/>
                  <w:sz w:val="16"/>
                  <w:rPrChange w:id="7436" w:author="Valeria Tapia" w:date="2026-10-01T11:28:00Z">
                    <w:rPr>
                      <w:b/>
                      <w:sz w:val="16"/>
                    </w:rPr>
                  </w:rPrChange>
                </w:rPr>
                <w:delText>MEDIO DE PAGO:</w:delText>
              </w:r>
            </w:del>
          </w:p>
        </w:tc>
        <w:tc>
          <w:tcPr>
            <w:tcW w:w="3609" w:type="pct"/>
            <w:gridSpan w:val="35"/>
            <w:shd w:val="clear" w:color="auto" w:fill="auto"/>
            <w:noWrap/>
            <w:tcPrChange w:id="7437" w:author="Valeria Tapia" w:date="2026-10-01T18:54:00Z">
              <w:tcPr>
                <w:tcW w:w="3598" w:type="pct"/>
                <w:gridSpan w:val="60"/>
                <w:shd w:val="clear" w:color="auto" w:fill="auto"/>
                <w:noWrap/>
              </w:tcPr>
            </w:tcPrChange>
          </w:tcPr>
          <w:p w14:paraId="71E24C86" w14:textId="19114FCD" w:rsidR="00A85BC0" w:rsidRPr="00530F41" w:rsidDel="00471D04" w:rsidRDefault="00A85BC0" w:rsidP="00AD5760">
            <w:pPr>
              <w:rPr>
                <w:del w:id="7438" w:author="Valeria Tapia" w:date="2026-10-01T18:53:00Z"/>
                <w:rFonts w:ascii="Arial" w:hAnsi="Arial" w:cs="Arial"/>
                <w:sz w:val="16"/>
                <w:rPrChange w:id="7439" w:author="Valeria Tapia" w:date="2026-10-01T11:28:00Z">
                  <w:rPr>
                    <w:del w:id="7440" w:author="Valeria Tapia" w:date="2026-10-01T18:53:00Z"/>
                    <w:sz w:val="16"/>
                  </w:rPr>
                </w:rPrChange>
              </w:rPr>
            </w:pPr>
            <w:del w:id="7441" w:author="Valeria Tapia" w:date="2026-10-01T11:21:00Z">
              <w:r w:rsidRPr="00530F41" w:rsidDel="00530F41">
                <w:rPr>
                  <w:rFonts w:ascii="Arial" w:hAnsi="Arial" w:cs="Arial"/>
                  <w:i/>
                  <w:color w:val="000000"/>
                  <w:sz w:val="16"/>
                  <w:szCs w:val="16"/>
                  <w:lang w:eastAsia="es-BO"/>
                  <w:rPrChange w:id="7442" w:author="Valeria Tapia" w:date="2026-10-01T11:28:00Z">
                    <w:rPr>
                      <w:rFonts w:cs="Arial"/>
                      <w:i/>
                      <w:color w:val="000000"/>
                      <w:sz w:val="16"/>
                      <w:szCs w:val="16"/>
                      <w:lang w:eastAsia="es-BO"/>
                    </w:rPr>
                  </w:rPrChange>
                </w:rPr>
                <w:delText>ejemplo:</w:delText>
              </w:r>
            </w:del>
            <w:del w:id="7443" w:author="Valeria Tapia" w:date="2026-10-01T18:53:00Z">
              <w:r w:rsidRPr="00530F41" w:rsidDel="00471D04">
                <w:rPr>
                  <w:rFonts w:ascii="Arial" w:hAnsi="Arial" w:cs="Arial"/>
                  <w:i/>
                  <w:color w:val="000000"/>
                  <w:sz w:val="16"/>
                  <w:szCs w:val="16"/>
                  <w:lang w:eastAsia="es-BO"/>
                  <w:rPrChange w:id="7444" w:author="Valeria Tapia" w:date="2026-10-01T11:28:00Z">
                    <w:rPr>
                      <w:rFonts w:cs="Arial"/>
                      <w:i/>
                      <w:color w:val="000000"/>
                      <w:sz w:val="16"/>
                      <w:szCs w:val="16"/>
                      <w:lang w:eastAsia="es-BO"/>
                    </w:rPr>
                  </w:rPrChange>
                </w:rPr>
                <w:delText xml:space="preserve"> </w:delText>
              </w:r>
              <w:r w:rsidRPr="00530F41" w:rsidDel="00471D04">
                <w:rPr>
                  <w:rFonts w:ascii="Arial" w:hAnsi="Arial" w:cs="Arial"/>
                  <w:sz w:val="16"/>
                  <w:rPrChange w:id="7445" w:author="Valeria Tapia" w:date="2026-10-01T11:28:00Z">
                    <w:rPr>
                      <w:sz w:val="16"/>
                    </w:rPr>
                  </w:rPrChange>
                </w:rPr>
                <w:delText>No corresponde</w:delText>
              </w:r>
            </w:del>
          </w:p>
        </w:tc>
      </w:tr>
      <w:tr w:rsidR="00BC22CC" w:rsidRPr="00F073C2" w14:paraId="275FB021" w14:textId="77777777" w:rsidTr="00471D04">
        <w:tblPrEx>
          <w:tblPrExChange w:id="7446" w:author="Valeria Tapia" w:date="2026-10-01T18:54:00Z">
            <w:tblPrEx>
              <w:tblW w:w="5314" w:type="pct"/>
              <w:tblInd w:w="70" w:type="dxa"/>
            </w:tblPrEx>
          </w:tblPrExChange>
        </w:tblPrEx>
        <w:trPr>
          <w:trHeight w:val="300"/>
          <w:trPrChange w:id="7447" w:author="Valeria Tapia" w:date="2026-10-01T18:54:00Z">
            <w:trPr>
              <w:gridBefore w:val="1"/>
              <w:gridAfter w:val="0"/>
              <w:trHeight w:val="300"/>
            </w:trPr>
          </w:trPrChange>
        </w:trPr>
        <w:tc>
          <w:tcPr>
            <w:tcW w:w="1391" w:type="pct"/>
            <w:gridSpan w:val="29"/>
            <w:shd w:val="clear" w:color="auto" w:fill="auto"/>
            <w:noWrap/>
            <w:tcPrChange w:id="7448" w:author="Valeria Tapia" w:date="2026-10-01T18:54:00Z">
              <w:tcPr>
                <w:tcW w:w="1402" w:type="pct"/>
                <w:gridSpan w:val="38"/>
                <w:shd w:val="clear" w:color="auto" w:fill="auto"/>
                <w:noWrap/>
              </w:tcPr>
            </w:tcPrChange>
          </w:tcPr>
          <w:p w14:paraId="0EDDCC79" w14:textId="0936BFA4" w:rsidR="00A85BC0" w:rsidRPr="00530F41" w:rsidRDefault="00A85BC0" w:rsidP="00AD5760">
            <w:pPr>
              <w:jc w:val="right"/>
              <w:rPr>
                <w:rFonts w:ascii="Arial" w:hAnsi="Arial" w:cs="Arial"/>
                <w:b/>
                <w:sz w:val="16"/>
                <w:rPrChange w:id="7449" w:author="Valeria Tapia" w:date="2026-10-01T11:28:00Z">
                  <w:rPr>
                    <w:b/>
                    <w:sz w:val="16"/>
                  </w:rPr>
                </w:rPrChange>
              </w:rPr>
            </w:pPr>
            <w:commentRangeStart w:id="7450"/>
            <w:r w:rsidRPr="00530F41">
              <w:rPr>
                <w:rFonts w:ascii="Arial" w:hAnsi="Arial" w:cs="Arial"/>
                <w:b/>
                <w:sz w:val="16"/>
                <w:rPrChange w:id="7451" w:author="Valeria Tapia" w:date="2026-10-01T11:28:00Z">
                  <w:rPr>
                    <w:b/>
                    <w:sz w:val="16"/>
                  </w:rPr>
                </w:rPrChange>
              </w:rPr>
              <w:t>CUENTA CON PASARELA DE PAGO</w:t>
            </w:r>
            <w:commentRangeEnd w:id="7450"/>
            <w:r w:rsidRPr="00530F41">
              <w:rPr>
                <w:rStyle w:val="Refdecomentario"/>
                <w:rFonts w:ascii="Arial" w:hAnsi="Arial" w:cs="Arial"/>
                <w:rPrChange w:id="7452" w:author="Valeria Tapia" w:date="2026-10-01T11:28:00Z">
                  <w:rPr>
                    <w:rStyle w:val="Refdecomentario"/>
                  </w:rPr>
                </w:rPrChange>
              </w:rPr>
              <w:commentReference w:id="7450"/>
            </w:r>
            <w:r w:rsidRPr="00530F41">
              <w:rPr>
                <w:rFonts w:ascii="Arial" w:hAnsi="Arial" w:cs="Arial"/>
                <w:b/>
                <w:sz w:val="16"/>
                <w:rPrChange w:id="7453" w:author="Valeria Tapia" w:date="2026-10-01T11:28:00Z">
                  <w:rPr>
                    <w:b/>
                    <w:sz w:val="16"/>
                  </w:rPr>
                </w:rPrChange>
              </w:rPr>
              <w:t>:</w:t>
            </w:r>
          </w:p>
        </w:tc>
        <w:tc>
          <w:tcPr>
            <w:tcW w:w="3609" w:type="pct"/>
            <w:gridSpan w:val="35"/>
            <w:shd w:val="clear" w:color="auto" w:fill="auto"/>
            <w:noWrap/>
            <w:tcPrChange w:id="7454" w:author="Valeria Tapia" w:date="2026-10-01T18:54:00Z">
              <w:tcPr>
                <w:tcW w:w="3598" w:type="pct"/>
                <w:gridSpan w:val="60"/>
                <w:shd w:val="clear" w:color="auto" w:fill="auto"/>
                <w:noWrap/>
              </w:tcPr>
            </w:tcPrChange>
          </w:tcPr>
          <w:p w14:paraId="6DF9E8AA" w14:textId="77777777" w:rsidR="00A85BC0" w:rsidRPr="00530F41" w:rsidRDefault="00A85BC0" w:rsidP="00AD5760">
            <w:pPr>
              <w:rPr>
                <w:rFonts w:ascii="Arial" w:hAnsi="Arial" w:cs="Arial"/>
                <w:i/>
                <w:color w:val="000000"/>
                <w:sz w:val="16"/>
                <w:szCs w:val="16"/>
                <w:lang w:eastAsia="es-BO"/>
                <w:rPrChange w:id="7455" w:author="Valeria Tapia" w:date="2026-10-01T11:28:00Z">
                  <w:rPr>
                    <w:rFonts w:cs="Arial"/>
                    <w:i/>
                    <w:color w:val="000000"/>
                    <w:sz w:val="16"/>
                    <w:szCs w:val="16"/>
                    <w:lang w:eastAsia="es-BO"/>
                  </w:rPr>
                </w:rPrChange>
              </w:rPr>
            </w:pPr>
            <w:r w:rsidRPr="00530F41">
              <w:rPr>
                <w:rFonts w:ascii="Arial" w:hAnsi="Arial" w:cs="Arial"/>
                <w:i/>
                <w:color w:val="000000"/>
                <w:sz w:val="16"/>
                <w:szCs w:val="16"/>
                <w:lang w:eastAsia="es-BO"/>
                <w:rPrChange w:id="7456" w:author="Valeria Tapia" w:date="2026-10-01T11:28:00Z">
                  <w:rPr>
                    <w:rFonts w:cs="Arial"/>
                    <w:i/>
                    <w:color w:val="000000"/>
                    <w:sz w:val="16"/>
                    <w:szCs w:val="16"/>
                    <w:lang w:eastAsia="es-BO"/>
                  </w:rPr>
                </w:rPrChange>
              </w:rPr>
              <w:t>Ejemplo: Si</w:t>
            </w:r>
          </w:p>
        </w:tc>
      </w:tr>
      <w:tr w:rsidR="00BC22CC" w:rsidRPr="00F073C2" w14:paraId="219997EC" w14:textId="77777777" w:rsidTr="00471D04">
        <w:tblPrEx>
          <w:tblPrExChange w:id="7457" w:author="Valeria Tapia" w:date="2026-10-01T18:54:00Z">
            <w:tblPrEx>
              <w:tblW w:w="5314" w:type="pct"/>
              <w:tblInd w:w="70" w:type="dxa"/>
            </w:tblPrEx>
          </w:tblPrExChange>
        </w:tblPrEx>
        <w:trPr>
          <w:trHeight w:val="300"/>
          <w:ins w:id="7458" w:author="Valeria Tapia" w:date="2026-10-01T09:29:00Z"/>
          <w:trPrChange w:id="7459" w:author="Valeria Tapia" w:date="2026-10-01T18:54:00Z">
            <w:trPr>
              <w:gridBefore w:val="1"/>
              <w:gridAfter w:val="0"/>
              <w:trHeight w:val="300"/>
            </w:trPr>
          </w:trPrChange>
        </w:trPr>
        <w:tc>
          <w:tcPr>
            <w:tcW w:w="1391" w:type="pct"/>
            <w:gridSpan w:val="29"/>
            <w:shd w:val="clear" w:color="auto" w:fill="auto"/>
            <w:noWrap/>
            <w:tcPrChange w:id="7460" w:author="Valeria Tapia" w:date="2026-10-01T18:54:00Z">
              <w:tcPr>
                <w:tcW w:w="1412" w:type="pct"/>
                <w:gridSpan w:val="40"/>
                <w:shd w:val="clear" w:color="auto" w:fill="auto"/>
                <w:noWrap/>
              </w:tcPr>
            </w:tcPrChange>
          </w:tcPr>
          <w:p w14:paraId="75634B7E" w14:textId="3B17C088" w:rsidR="00A85BC0" w:rsidRPr="00530F41" w:rsidRDefault="00A85BC0" w:rsidP="00AD5760">
            <w:pPr>
              <w:jc w:val="right"/>
              <w:rPr>
                <w:ins w:id="7461" w:author="Valeria Tapia" w:date="2026-10-01T09:29:00Z"/>
                <w:rFonts w:ascii="Arial" w:hAnsi="Arial" w:cs="Arial"/>
                <w:b/>
                <w:sz w:val="16"/>
                <w:rPrChange w:id="7462" w:author="Valeria Tapia" w:date="2026-10-01T11:28:00Z">
                  <w:rPr>
                    <w:ins w:id="7463" w:author="Valeria Tapia" w:date="2026-10-01T09:29:00Z"/>
                    <w:b/>
                    <w:sz w:val="16"/>
                    <w:highlight w:val="yellow"/>
                  </w:rPr>
                </w:rPrChange>
              </w:rPr>
            </w:pPr>
            <w:ins w:id="7464" w:author="Valeria Tapia" w:date="2026-10-01T09:29:00Z">
              <w:r w:rsidRPr="00530F41">
                <w:rPr>
                  <w:rFonts w:ascii="Arial" w:hAnsi="Arial" w:cs="Arial"/>
                  <w:b/>
                  <w:sz w:val="16"/>
                  <w:rPrChange w:id="7465" w:author="Valeria Tapia" w:date="2026-10-01T11:28:00Z">
                    <w:rPr>
                      <w:b/>
                      <w:sz w:val="16"/>
                      <w:highlight w:val="yellow"/>
                    </w:rPr>
                  </w:rPrChange>
                </w:rPr>
                <w:t>TIPO DE PASARELA</w:t>
              </w:r>
            </w:ins>
          </w:p>
        </w:tc>
        <w:tc>
          <w:tcPr>
            <w:tcW w:w="3609" w:type="pct"/>
            <w:gridSpan w:val="35"/>
            <w:shd w:val="clear" w:color="auto" w:fill="auto"/>
            <w:noWrap/>
            <w:tcPrChange w:id="7466" w:author="Valeria Tapia" w:date="2026-10-01T18:54:00Z">
              <w:tcPr>
                <w:tcW w:w="3588" w:type="pct"/>
                <w:gridSpan w:val="58"/>
                <w:shd w:val="clear" w:color="auto" w:fill="auto"/>
                <w:noWrap/>
              </w:tcPr>
            </w:tcPrChange>
          </w:tcPr>
          <w:p w14:paraId="7D540B51" w14:textId="3E7FFC4B" w:rsidR="00A85BC0" w:rsidRPr="00530F41" w:rsidRDefault="00A85BC0" w:rsidP="00AD5760">
            <w:pPr>
              <w:rPr>
                <w:ins w:id="7467" w:author="Valeria Tapia" w:date="2026-10-01T09:29:00Z"/>
                <w:rFonts w:ascii="Arial" w:hAnsi="Arial" w:cs="Arial"/>
                <w:i/>
                <w:color w:val="000000"/>
                <w:sz w:val="16"/>
                <w:szCs w:val="16"/>
                <w:lang w:eastAsia="es-BO"/>
                <w:rPrChange w:id="7468" w:author="Valeria Tapia" w:date="2026-10-01T11:28:00Z">
                  <w:rPr>
                    <w:ins w:id="7469" w:author="Valeria Tapia" w:date="2026-10-01T09:29:00Z"/>
                    <w:rFonts w:cs="Arial"/>
                    <w:i/>
                    <w:color w:val="000000"/>
                    <w:sz w:val="16"/>
                    <w:szCs w:val="16"/>
                    <w:lang w:eastAsia="es-BO"/>
                  </w:rPr>
                </w:rPrChange>
              </w:rPr>
            </w:pPr>
            <w:ins w:id="7470" w:author="Valeria Tapia" w:date="2026-10-01T09:29:00Z">
              <w:r w:rsidRPr="00530F41">
                <w:rPr>
                  <w:rFonts w:ascii="Arial" w:hAnsi="Arial" w:cs="Arial"/>
                  <w:i/>
                  <w:color w:val="000000"/>
                  <w:sz w:val="16"/>
                  <w:szCs w:val="16"/>
                  <w:lang w:eastAsia="es-BO"/>
                  <w:rPrChange w:id="7471" w:author="Valeria Tapia" w:date="2026-10-01T11:28:00Z">
                    <w:rPr>
                      <w:rFonts w:cs="Arial"/>
                      <w:i/>
                      <w:color w:val="000000"/>
                      <w:sz w:val="16"/>
                      <w:szCs w:val="16"/>
                      <w:lang w:eastAsia="es-BO"/>
                    </w:rPr>
                  </w:rPrChange>
                </w:rPr>
                <w:t xml:space="preserve">AGETIC  </w:t>
              </w:r>
            </w:ins>
            <w:ins w:id="7472" w:author="Valeria Tapia" w:date="2026-10-01T11:21:00Z">
              <w:r w:rsidR="00530F41" w:rsidRPr="00530F41">
                <w:rPr>
                  <w:rFonts w:ascii="Arial" w:hAnsi="Arial" w:cs="Arial"/>
                  <w:i/>
                  <w:color w:val="000000"/>
                  <w:sz w:val="16"/>
                  <w:szCs w:val="16"/>
                  <w:lang w:eastAsia="es-BO"/>
                  <w:rPrChange w:id="7473" w:author="Valeria Tapia" w:date="2026-10-01T11:28:00Z">
                    <w:rPr>
                      <w:rFonts w:cs="Arial"/>
                      <w:i/>
                      <w:color w:val="000000"/>
                      <w:sz w:val="16"/>
                      <w:szCs w:val="16"/>
                      <w:lang w:eastAsia="es-BO"/>
                    </w:rPr>
                  </w:rPrChange>
                </w:rPr>
                <w:t xml:space="preserve">  </w:t>
              </w:r>
            </w:ins>
            <w:ins w:id="7474" w:author="Valeria Tapia" w:date="2026-10-01T09:29:00Z">
              <w:r w:rsidRPr="00530F41">
                <w:rPr>
                  <w:rFonts w:ascii="Arial" w:hAnsi="Arial" w:cs="Arial"/>
                  <w:i/>
                  <w:color w:val="000000"/>
                  <w:sz w:val="16"/>
                  <w:szCs w:val="16"/>
                  <w:lang w:eastAsia="es-BO"/>
                  <w:rPrChange w:id="7475" w:author="Valeria Tapia" w:date="2026-10-01T11:28:00Z">
                    <w:rPr>
                      <w:rFonts w:cs="Arial"/>
                      <w:i/>
                      <w:color w:val="000000"/>
                      <w:sz w:val="16"/>
                      <w:szCs w:val="16"/>
                      <w:lang w:eastAsia="es-BO"/>
                    </w:rPr>
                  </w:rPrChange>
                </w:rPr>
                <w:t xml:space="preserve">    OPEN BCB        OTRO</w:t>
              </w:r>
            </w:ins>
          </w:p>
        </w:tc>
      </w:tr>
      <w:tr w:rsidR="00BC22CC" w:rsidRPr="00F073C2" w14:paraId="2DAA0F0A" w14:textId="77777777" w:rsidTr="00471D04">
        <w:tblPrEx>
          <w:tblPrExChange w:id="7476" w:author="Valeria Tapia" w:date="2026-10-01T18:54:00Z">
            <w:tblPrEx>
              <w:tblW w:w="5314" w:type="pct"/>
              <w:tblInd w:w="70" w:type="dxa"/>
            </w:tblPrEx>
          </w:tblPrExChange>
        </w:tblPrEx>
        <w:trPr>
          <w:trHeight w:val="300"/>
          <w:trPrChange w:id="7477" w:author="Valeria Tapia" w:date="2026-10-01T18:54:00Z">
            <w:trPr>
              <w:gridBefore w:val="1"/>
              <w:gridAfter w:val="0"/>
              <w:trHeight w:val="300"/>
            </w:trPr>
          </w:trPrChange>
        </w:trPr>
        <w:tc>
          <w:tcPr>
            <w:tcW w:w="1391" w:type="pct"/>
            <w:gridSpan w:val="29"/>
            <w:shd w:val="clear" w:color="auto" w:fill="auto"/>
            <w:noWrap/>
            <w:tcPrChange w:id="7478" w:author="Valeria Tapia" w:date="2026-10-01T18:54:00Z">
              <w:tcPr>
                <w:tcW w:w="1402" w:type="pct"/>
                <w:gridSpan w:val="38"/>
                <w:shd w:val="clear" w:color="auto" w:fill="auto"/>
                <w:noWrap/>
              </w:tcPr>
            </w:tcPrChange>
          </w:tcPr>
          <w:p w14:paraId="1CF4AAE5" w14:textId="77777777" w:rsidR="00A85BC0" w:rsidRPr="00530F41" w:rsidRDefault="00A85BC0" w:rsidP="00AD5760">
            <w:pPr>
              <w:jc w:val="right"/>
              <w:rPr>
                <w:rFonts w:ascii="Arial" w:hAnsi="Arial" w:cs="Arial"/>
                <w:b/>
                <w:sz w:val="16"/>
                <w:rPrChange w:id="7479" w:author="Valeria Tapia" w:date="2026-10-01T11:28:00Z">
                  <w:rPr>
                    <w:b/>
                    <w:sz w:val="16"/>
                  </w:rPr>
                </w:rPrChange>
              </w:rPr>
            </w:pPr>
            <w:r w:rsidRPr="00530F41">
              <w:rPr>
                <w:rFonts w:ascii="Arial" w:hAnsi="Arial" w:cs="Arial"/>
                <w:b/>
                <w:sz w:val="16"/>
                <w:rPrChange w:id="7480" w:author="Valeria Tapia" w:date="2026-10-01T11:28:00Z">
                  <w:rPr>
                    <w:b/>
                    <w:sz w:val="16"/>
                  </w:rPr>
                </w:rPrChange>
              </w:rPr>
              <w:lastRenderedPageBreak/>
              <w:t xml:space="preserve">EMITE FACTURA: </w:t>
            </w:r>
          </w:p>
        </w:tc>
        <w:tc>
          <w:tcPr>
            <w:tcW w:w="3609" w:type="pct"/>
            <w:gridSpan w:val="35"/>
            <w:shd w:val="clear" w:color="auto" w:fill="auto"/>
            <w:noWrap/>
            <w:tcPrChange w:id="7481" w:author="Valeria Tapia" w:date="2026-10-01T18:54:00Z">
              <w:tcPr>
                <w:tcW w:w="3598" w:type="pct"/>
                <w:gridSpan w:val="60"/>
                <w:shd w:val="clear" w:color="auto" w:fill="auto"/>
                <w:noWrap/>
              </w:tcPr>
            </w:tcPrChange>
          </w:tcPr>
          <w:p w14:paraId="714CE2EA" w14:textId="2F8F37D3" w:rsidR="00A85BC0" w:rsidRPr="00530F41" w:rsidRDefault="00A85BC0" w:rsidP="00AD5760">
            <w:pPr>
              <w:rPr>
                <w:rFonts w:ascii="Arial" w:hAnsi="Arial" w:cs="Arial"/>
                <w:i/>
                <w:color w:val="000000"/>
                <w:sz w:val="16"/>
                <w:szCs w:val="16"/>
                <w:lang w:eastAsia="es-BO"/>
                <w:rPrChange w:id="7482" w:author="Valeria Tapia" w:date="2026-10-01T11:28:00Z">
                  <w:rPr>
                    <w:rFonts w:cs="Arial"/>
                    <w:i/>
                    <w:color w:val="000000"/>
                    <w:sz w:val="16"/>
                    <w:szCs w:val="16"/>
                    <w:lang w:eastAsia="es-BO"/>
                  </w:rPr>
                </w:rPrChange>
              </w:rPr>
            </w:pPr>
            <w:del w:id="7483" w:author="Valeria Tapia" w:date="2026-10-01T09:20:00Z">
              <w:r w:rsidRPr="00530F41" w:rsidDel="008342F6">
                <w:rPr>
                  <w:rFonts w:ascii="Arial" w:hAnsi="Arial" w:cs="Arial"/>
                  <w:i/>
                  <w:color w:val="000000"/>
                  <w:sz w:val="16"/>
                  <w:szCs w:val="16"/>
                  <w:lang w:eastAsia="es-BO"/>
                  <w:rPrChange w:id="7484" w:author="Valeria Tapia" w:date="2026-10-01T11:28:00Z">
                    <w:rPr>
                      <w:rFonts w:cs="Arial"/>
                      <w:i/>
                      <w:color w:val="000000"/>
                      <w:sz w:val="16"/>
                      <w:szCs w:val="16"/>
                      <w:lang w:eastAsia="es-BO"/>
                    </w:rPr>
                  </w:rPrChange>
                </w:rPr>
                <w:delText>Ejemplo: No</w:delText>
              </w:r>
            </w:del>
            <w:ins w:id="7485" w:author="Valeria Tapia" w:date="2026-10-01T09:20:00Z">
              <w:r w:rsidRPr="00530F41">
                <w:rPr>
                  <w:rFonts w:ascii="Arial" w:hAnsi="Arial" w:cs="Arial"/>
                  <w:i/>
                  <w:color w:val="000000"/>
                  <w:sz w:val="16"/>
                  <w:szCs w:val="16"/>
                  <w:lang w:eastAsia="es-BO"/>
                  <w:rPrChange w:id="7486" w:author="Valeria Tapia" w:date="2026-10-01T11:28:00Z">
                    <w:rPr>
                      <w:rFonts w:cs="Arial"/>
                      <w:i/>
                      <w:color w:val="000000"/>
                      <w:sz w:val="16"/>
                      <w:szCs w:val="16"/>
                      <w:lang w:eastAsia="es-BO"/>
                    </w:rPr>
                  </w:rPrChange>
                </w:rPr>
                <w:t>si       nO</w:t>
              </w:r>
            </w:ins>
          </w:p>
        </w:tc>
      </w:tr>
      <w:tr w:rsidR="00BC22CC" w:rsidRPr="00F073C2" w14:paraId="43DA83D1" w14:textId="77777777" w:rsidTr="00471D04">
        <w:tblPrEx>
          <w:tblPrExChange w:id="7487" w:author="Valeria Tapia" w:date="2026-10-01T18:54:00Z">
            <w:tblPrEx>
              <w:tblW w:w="5314" w:type="pct"/>
              <w:tblInd w:w="70" w:type="dxa"/>
            </w:tblPrEx>
          </w:tblPrExChange>
        </w:tblPrEx>
        <w:trPr>
          <w:trHeight w:val="300"/>
          <w:ins w:id="7488" w:author="Valeria Tapia" w:date="2026-10-01T09:20:00Z"/>
          <w:trPrChange w:id="7489" w:author="Valeria Tapia" w:date="2026-10-01T18:54:00Z">
            <w:trPr>
              <w:gridBefore w:val="1"/>
              <w:gridAfter w:val="0"/>
              <w:trHeight w:val="300"/>
            </w:trPr>
          </w:trPrChange>
        </w:trPr>
        <w:tc>
          <w:tcPr>
            <w:tcW w:w="1391" w:type="pct"/>
            <w:gridSpan w:val="29"/>
            <w:shd w:val="clear" w:color="auto" w:fill="auto"/>
            <w:noWrap/>
            <w:tcPrChange w:id="7490" w:author="Valeria Tapia" w:date="2026-10-01T18:54:00Z">
              <w:tcPr>
                <w:tcW w:w="1403" w:type="pct"/>
                <w:gridSpan w:val="38"/>
                <w:shd w:val="clear" w:color="auto" w:fill="auto"/>
                <w:noWrap/>
              </w:tcPr>
            </w:tcPrChange>
          </w:tcPr>
          <w:p w14:paraId="45B1EE38" w14:textId="04A19F8C" w:rsidR="00A85BC0" w:rsidRPr="00530F41" w:rsidRDefault="00A85BC0" w:rsidP="00AD5760">
            <w:pPr>
              <w:jc w:val="right"/>
              <w:rPr>
                <w:ins w:id="7491" w:author="Valeria Tapia" w:date="2026-10-01T09:20:00Z"/>
                <w:rFonts w:ascii="Arial" w:hAnsi="Arial" w:cs="Arial"/>
                <w:b/>
                <w:sz w:val="16"/>
                <w:rPrChange w:id="7492" w:author="Valeria Tapia" w:date="2026-10-01T11:28:00Z">
                  <w:rPr>
                    <w:ins w:id="7493" w:author="Valeria Tapia" w:date="2026-10-01T09:20:00Z"/>
                    <w:b/>
                    <w:sz w:val="16"/>
                  </w:rPr>
                </w:rPrChange>
              </w:rPr>
            </w:pPr>
            <w:ins w:id="7494" w:author="Valeria Tapia" w:date="2026-10-01T09:21:00Z">
              <w:r w:rsidRPr="00530F41">
                <w:rPr>
                  <w:rFonts w:ascii="Arial" w:hAnsi="Arial" w:cs="Arial"/>
                  <w:b/>
                  <w:sz w:val="16"/>
                  <w:rPrChange w:id="7495" w:author="Valeria Tapia" w:date="2026-10-01T11:28:00Z">
                    <w:rPr>
                      <w:b/>
                      <w:sz w:val="16"/>
                    </w:rPr>
                  </w:rPrChange>
                </w:rPr>
                <w:t>FACTURACIÓN ELECTRÓNIC</w:t>
              </w:r>
            </w:ins>
            <w:ins w:id="7496" w:author="Valeria Tapia" w:date="2026-10-01T09:33:00Z">
              <w:r w:rsidRPr="00530F41">
                <w:rPr>
                  <w:rFonts w:ascii="Arial" w:hAnsi="Arial" w:cs="Arial"/>
                  <w:b/>
                  <w:sz w:val="16"/>
                  <w:rPrChange w:id="7497" w:author="Valeria Tapia" w:date="2026-10-01T11:28:00Z">
                    <w:rPr>
                      <w:b/>
                      <w:sz w:val="16"/>
                    </w:rPr>
                  </w:rPrChange>
                </w:rPr>
                <w:t>A</w:t>
              </w:r>
            </w:ins>
            <w:ins w:id="7498" w:author="Valeria Tapia" w:date="2026-10-01T09:21:00Z">
              <w:r w:rsidRPr="00530F41">
                <w:rPr>
                  <w:rFonts w:ascii="Arial" w:hAnsi="Arial" w:cs="Arial"/>
                  <w:b/>
                  <w:sz w:val="16"/>
                  <w:rPrChange w:id="7499" w:author="Valeria Tapia" w:date="2026-10-01T11:28:00Z">
                    <w:rPr>
                      <w:b/>
                      <w:sz w:val="16"/>
                    </w:rPr>
                  </w:rPrChange>
                </w:rPr>
                <w:t xml:space="preserve"> </w:t>
              </w:r>
            </w:ins>
          </w:p>
        </w:tc>
        <w:tc>
          <w:tcPr>
            <w:tcW w:w="3609" w:type="pct"/>
            <w:gridSpan w:val="35"/>
            <w:shd w:val="clear" w:color="auto" w:fill="auto"/>
            <w:noWrap/>
            <w:tcPrChange w:id="7500" w:author="Valeria Tapia" w:date="2026-10-01T18:54:00Z">
              <w:tcPr>
                <w:tcW w:w="3597" w:type="pct"/>
                <w:gridSpan w:val="60"/>
                <w:shd w:val="clear" w:color="auto" w:fill="auto"/>
                <w:noWrap/>
              </w:tcPr>
            </w:tcPrChange>
          </w:tcPr>
          <w:p w14:paraId="560CC078" w14:textId="79112DFC" w:rsidR="00A85BC0" w:rsidRPr="00530F41" w:rsidDel="008342F6" w:rsidRDefault="00A85BC0" w:rsidP="00AD5760">
            <w:pPr>
              <w:rPr>
                <w:ins w:id="7501" w:author="Valeria Tapia" w:date="2026-10-01T09:20:00Z"/>
                <w:rFonts w:ascii="Arial" w:hAnsi="Arial" w:cs="Arial"/>
                <w:i/>
                <w:color w:val="000000"/>
                <w:sz w:val="16"/>
                <w:szCs w:val="16"/>
                <w:lang w:eastAsia="es-BO"/>
                <w:rPrChange w:id="7502" w:author="Valeria Tapia" w:date="2026-10-01T11:28:00Z">
                  <w:rPr>
                    <w:ins w:id="7503" w:author="Valeria Tapia" w:date="2026-10-01T09:20:00Z"/>
                    <w:rFonts w:cs="Arial"/>
                    <w:i/>
                    <w:color w:val="000000"/>
                    <w:sz w:val="16"/>
                    <w:szCs w:val="16"/>
                    <w:lang w:eastAsia="es-BO"/>
                  </w:rPr>
                </w:rPrChange>
              </w:rPr>
            </w:pPr>
            <w:ins w:id="7504" w:author="Valeria Tapia" w:date="2026-10-01T09:21:00Z">
              <w:r w:rsidRPr="00530F41">
                <w:rPr>
                  <w:rFonts w:ascii="Arial" w:hAnsi="Arial" w:cs="Arial"/>
                  <w:i/>
                  <w:color w:val="000000"/>
                  <w:sz w:val="16"/>
                  <w:szCs w:val="16"/>
                  <w:lang w:eastAsia="es-BO"/>
                  <w:rPrChange w:id="7505" w:author="Valeria Tapia" w:date="2026-10-01T11:28:00Z">
                    <w:rPr>
                      <w:rFonts w:cs="Arial"/>
                      <w:i/>
                      <w:color w:val="000000"/>
                      <w:sz w:val="16"/>
                      <w:szCs w:val="16"/>
                      <w:lang w:eastAsia="es-BO"/>
                    </w:rPr>
                  </w:rPrChange>
                </w:rPr>
                <w:t>Si      No</w:t>
              </w:r>
            </w:ins>
          </w:p>
        </w:tc>
      </w:tr>
      <w:tr w:rsidR="00BC22CC" w:rsidRPr="00F073C2" w:rsidDel="006D452C" w14:paraId="23168797" w14:textId="77777777" w:rsidTr="00471D04">
        <w:tblPrEx>
          <w:tblPrExChange w:id="7506" w:author="Valeria Tapia" w:date="2026-10-01T18:54:00Z">
            <w:tblPrEx>
              <w:tblW w:w="5314" w:type="pct"/>
              <w:tblInd w:w="70" w:type="dxa"/>
            </w:tblPrEx>
          </w:tblPrExChange>
        </w:tblPrEx>
        <w:trPr>
          <w:trHeight w:val="300"/>
          <w:del w:id="7507" w:author="Valeria Tapia" w:date="2026-10-01T11:10:00Z"/>
          <w:trPrChange w:id="7508" w:author="Valeria Tapia" w:date="2026-10-01T18:54:00Z">
            <w:trPr>
              <w:gridBefore w:val="1"/>
              <w:gridAfter w:val="0"/>
              <w:trHeight w:val="300"/>
            </w:trPr>
          </w:trPrChange>
        </w:trPr>
        <w:tc>
          <w:tcPr>
            <w:tcW w:w="1391" w:type="pct"/>
            <w:gridSpan w:val="29"/>
            <w:shd w:val="clear" w:color="auto" w:fill="auto"/>
            <w:noWrap/>
            <w:tcPrChange w:id="7509" w:author="Valeria Tapia" w:date="2026-10-01T18:54:00Z">
              <w:tcPr>
                <w:tcW w:w="1403" w:type="pct"/>
                <w:gridSpan w:val="38"/>
                <w:shd w:val="clear" w:color="auto" w:fill="auto"/>
                <w:noWrap/>
              </w:tcPr>
            </w:tcPrChange>
          </w:tcPr>
          <w:p w14:paraId="700FB8FD" w14:textId="639F664D" w:rsidR="00A85BC0" w:rsidRPr="00530F41" w:rsidDel="006D452C" w:rsidRDefault="00A85BC0" w:rsidP="00AD5760">
            <w:pPr>
              <w:jc w:val="right"/>
              <w:rPr>
                <w:del w:id="7510" w:author="Valeria Tapia" w:date="2026-10-01T11:10:00Z"/>
                <w:rFonts w:ascii="Arial" w:hAnsi="Arial" w:cs="Arial"/>
                <w:b/>
                <w:sz w:val="16"/>
                <w:rPrChange w:id="7511" w:author="Valeria Tapia" w:date="2026-10-01T11:28:00Z">
                  <w:rPr>
                    <w:del w:id="7512" w:author="Valeria Tapia" w:date="2026-10-01T11:10:00Z"/>
                    <w:b/>
                    <w:sz w:val="16"/>
                  </w:rPr>
                </w:rPrChange>
              </w:rPr>
            </w:pPr>
            <w:del w:id="7513" w:author="Valeria Tapia" w:date="2026-10-01T11:10:00Z">
              <w:r w:rsidRPr="00530F41" w:rsidDel="006D452C">
                <w:rPr>
                  <w:rFonts w:ascii="Arial" w:hAnsi="Arial" w:cs="Arial"/>
                  <w:b/>
                  <w:sz w:val="16"/>
                  <w:rPrChange w:id="7514" w:author="Valeria Tapia" w:date="2026-10-01T11:28:00Z">
                    <w:rPr>
                      <w:b/>
                      <w:sz w:val="16"/>
                    </w:rPr>
                  </w:rPrChange>
                </w:rPr>
                <w:delText>SUBPARTIDAS DE LAS MERCANCÍAS:</w:delText>
              </w:r>
            </w:del>
          </w:p>
        </w:tc>
        <w:tc>
          <w:tcPr>
            <w:tcW w:w="3609" w:type="pct"/>
            <w:gridSpan w:val="35"/>
            <w:shd w:val="clear" w:color="auto" w:fill="auto"/>
            <w:noWrap/>
            <w:tcPrChange w:id="7515" w:author="Valeria Tapia" w:date="2026-10-01T18:54:00Z">
              <w:tcPr>
                <w:tcW w:w="3597" w:type="pct"/>
                <w:gridSpan w:val="60"/>
                <w:shd w:val="clear" w:color="auto" w:fill="auto"/>
                <w:noWrap/>
              </w:tcPr>
            </w:tcPrChange>
          </w:tcPr>
          <w:p w14:paraId="2638B141" w14:textId="752491CE" w:rsidR="00A85BC0" w:rsidRPr="00530F41" w:rsidDel="006D452C" w:rsidRDefault="00A85BC0" w:rsidP="00AD5760">
            <w:pPr>
              <w:rPr>
                <w:del w:id="7516" w:author="Valeria Tapia" w:date="2026-10-01T11:10:00Z"/>
                <w:rFonts w:ascii="Arial" w:hAnsi="Arial" w:cs="Arial"/>
                <w:sz w:val="16"/>
                <w:rPrChange w:id="7517" w:author="Valeria Tapia" w:date="2026-10-01T11:28:00Z">
                  <w:rPr>
                    <w:del w:id="7518" w:author="Valeria Tapia" w:date="2026-10-01T11:10:00Z"/>
                    <w:sz w:val="16"/>
                  </w:rPr>
                </w:rPrChange>
              </w:rPr>
            </w:pPr>
            <w:del w:id="7519" w:author="Valeria Tapia" w:date="2026-10-01T11:10:00Z">
              <w:r w:rsidRPr="00530F41" w:rsidDel="006D452C">
                <w:rPr>
                  <w:rFonts w:ascii="Arial" w:hAnsi="Arial" w:cs="Arial"/>
                  <w:i/>
                  <w:color w:val="000000"/>
                  <w:sz w:val="16"/>
                  <w:szCs w:val="16"/>
                  <w:lang w:eastAsia="es-BO"/>
                  <w:rPrChange w:id="7520" w:author="Valeria Tapia" w:date="2026-10-01T11:28:00Z">
                    <w:rPr>
                      <w:rFonts w:cs="Arial"/>
                      <w:i/>
                      <w:color w:val="000000"/>
                      <w:sz w:val="16"/>
                      <w:szCs w:val="16"/>
                      <w:lang w:eastAsia="es-BO"/>
                    </w:rPr>
                  </w:rPrChange>
                </w:rPr>
                <w:delText xml:space="preserve">ejemplo: </w:delText>
              </w:r>
              <w:r w:rsidRPr="00530F41" w:rsidDel="006D452C">
                <w:rPr>
                  <w:rFonts w:ascii="Arial" w:hAnsi="Arial" w:cs="Arial"/>
                  <w:sz w:val="16"/>
                  <w:rPrChange w:id="7521" w:author="Valeria Tapia" w:date="2026-10-01T11:28:00Z">
                    <w:rPr>
                      <w:sz w:val="16"/>
                    </w:rPr>
                  </w:rPrChange>
                </w:rPr>
                <w:delText xml:space="preserve">2616.90.10.00, 7108.11.00.00, </w:delText>
              </w:r>
            </w:del>
          </w:p>
        </w:tc>
      </w:tr>
      <w:tr w:rsidR="00BC22CC" w:rsidRPr="00F073C2" w14:paraId="681FC9C1" w14:textId="77777777" w:rsidTr="00471D04">
        <w:tblPrEx>
          <w:tblPrExChange w:id="7522" w:author="Valeria Tapia" w:date="2026-10-01T18:54:00Z">
            <w:tblPrEx>
              <w:tblW w:w="5314" w:type="pct"/>
              <w:tblInd w:w="70" w:type="dxa"/>
            </w:tblPrEx>
          </w:tblPrExChange>
        </w:tblPrEx>
        <w:trPr>
          <w:trHeight w:val="300"/>
          <w:trPrChange w:id="7523" w:author="Valeria Tapia" w:date="2026-10-01T18:54:00Z">
            <w:trPr>
              <w:gridBefore w:val="1"/>
              <w:gridAfter w:val="0"/>
              <w:trHeight w:val="300"/>
            </w:trPr>
          </w:trPrChange>
        </w:trPr>
        <w:tc>
          <w:tcPr>
            <w:tcW w:w="1391" w:type="pct"/>
            <w:gridSpan w:val="29"/>
            <w:shd w:val="clear" w:color="auto" w:fill="auto"/>
            <w:noWrap/>
            <w:tcPrChange w:id="7524" w:author="Valeria Tapia" w:date="2026-10-01T18:54:00Z">
              <w:tcPr>
                <w:tcW w:w="1402" w:type="pct"/>
                <w:gridSpan w:val="38"/>
                <w:shd w:val="clear" w:color="auto" w:fill="auto"/>
                <w:noWrap/>
              </w:tcPr>
            </w:tcPrChange>
          </w:tcPr>
          <w:p w14:paraId="387A0CFC" w14:textId="77777777" w:rsidR="00A85BC0" w:rsidRPr="00530F41" w:rsidRDefault="00A85BC0" w:rsidP="00AD5760">
            <w:pPr>
              <w:jc w:val="right"/>
              <w:rPr>
                <w:rFonts w:ascii="Arial" w:hAnsi="Arial" w:cs="Arial"/>
                <w:b/>
                <w:sz w:val="16"/>
                <w:rPrChange w:id="7525" w:author="Valeria Tapia" w:date="2026-10-01T11:28:00Z">
                  <w:rPr>
                    <w:b/>
                    <w:sz w:val="16"/>
                  </w:rPr>
                </w:rPrChange>
              </w:rPr>
            </w:pPr>
            <w:r w:rsidRPr="00530F41">
              <w:rPr>
                <w:rFonts w:ascii="Arial" w:hAnsi="Arial" w:cs="Arial"/>
                <w:b/>
                <w:sz w:val="16"/>
                <w:rPrChange w:id="7526" w:author="Valeria Tapia" w:date="2026-10-01T11:28:00Z">
                  <w:rPr>
                    <w:b/>
                    <w:sz w:val="16"/>
                  </w:rPr>
                </w:rPrChange>
              </w:rPr>
              <w:t>PLAZO DE EMISIÓN:</w:t>
            </w:r>
          </w:p>
        </w:tc>
        <w:tc>
          <w:tcPr>
            <w:tcW w:w="3609" w:type="pct"/>
            <w:gridSpan w:val="35"/>
            <w:shd w:val="clear" w:color="auto" w:fill="auto"/>
            <w:noWrap/>
            <w:tcPrChange w:id="7527" w:author="Valeria Tapia" w:date="2026-10-01T18:54:00Z">
              <w:tcPr>
                <w:tcW w:w="3598" w:type="pct"/>
                <w:gridSpan w:val="60"/>
                <w:shd w:val="clear" w:color="auto" w:fill="auto"/>
                <w:noWrap/>
              </w:tcPr>
            </w:tcPrChange>
          </w:tcPr>
          <w:p w14:paraId="3D510453" w14:textId="77777777" w:rsidR="00A85BC0" w:rsidRPr="00530F41" w:rsidRDefault="00A85BC0" w:rsidP="00AD5760">
            <w:pPr>
              <w:rPr>
                <w:rFonts w:ascii="Arial" w:hAnsi="Arial" w:cs="Arial"/>
                <w:sz w:val="16"/>
                <w:rPrChange w:id="7528" w:author="Valeria Tapia" w:date="2026-10-01T11:28:00Z">
                  <w:rPr>
                    <w:sz w:val="16"/>
                  </w:rPr>
                </w:rPrChange>
              </w:rPr>
            </w:pPr>
            <w:r w:rsidRPr="00530F41">
              <w:rPr>
                <w:rFonts w:ascii="Arial" w:hAnsi="Arial" w:cs="Arial"/>
                <w:i/>
                <w:color w:val="000000"/>
                <w:sz w:val="16"/>
                <w:szCs w:val="16"/>
                <w:lang w:eastAsia="es-BO"/>
                <w:rPrChange w:id="7529" w:author="Valeria Tapia" w:date="2026-10-01T11:28:00Z">
                  <w:rPr>
                    <w:rFonts w:cs="Arial"/>
                    <w:i/>
                    <w:color w:val="000000"/>
                    <w:sz w:val="16"/>
                    <w:szCs w:val="16"/>
                    <w:lang w:eastAsia="es-BO"/>
                  </w:rPr>
                </w:rPrChange>
              </w:rPr>
              <w:t xml:space="preserve">ejemplo: </w:t>
            </w:r>
            <w:r w:rsidRPr="00530F41">
              <w:rPr>
                <w:rFonts w:ascii="Arial" w:hAnsi="Arial" w:cs="Arial"/>
                <w:sz w:val="16"/>
                <w:rPrChange w:id="7530" w:author="Valeria Tapia" w:date="2026-10-01T11:28:00Z">
                  <w:rPr>
                    <w:sz w:val="16"/>
                  </w:rPr>
                </w:rPrChange>
              </w:rPr>
              <w:t>1 día hábil</w:t>
            </w:r>
          </w:p>
        </w:tc>
      </w:tr>
      <w:tr w:rsidR="00BC22CC" w:rsidRPr="00F073C2" w14:paraId="31619166" w14:textId="77777777" w:rsidTr="00471D04">
        <w:tblPrEx>
          <w:tblPrExChange w:id="7531" w:author="Valeria Tapia" w:date="2026-10-01T18:54:00Z">
            <w:tblPrEx>
              <w:tblW w:w="5314" w:type="pct"/>
              <w:tblInd w:w="70" w:type="dxa"/>
            </w:tblPrEx>
          </w:tblPrExChange>
        </w:tblPrEx>
        <w:trPr>
          <w:trHeight w:val="300"/>
          <w:trPrChange w:id="7532" w:author="Valeria Tapia" w:date="2026-10-01T18:54:00Z">
            <w:trPr>
              <w:gridBefore w:val="1"/>
              <w:gridAfter w:val="0"/>
              <w:trHeight w:val="300"/>
            </w:trPr>
          </w:trPrChange>
        </w:trPr>
        <w:tc>
          <w:tcPr>
            <w:tcW w:w="1391" w:type="pct"/>
            <w:gridSpan w:val="29"/>
            <w:shd w:val="clear" w:color="auto" w:fill="auto"/>
            <w:noWrap/>
            <w:tcPrChange w:id="7533" w:author="Valeria Tapia" w:date="2026-10-01T18:54:00Z">
              <w:tcPr>
                <w:tcW w:w="1402" w:type="pct"/>
                <w:gridSpan w:val="38"/>
                <w:shd w:val="clear" w:color="auto" w:fill="auto"/>
                <w:noWrap/>
              </w:tcPr>
            </w:tcPrChange>
          </w:tcPr>
          <w:p w14:paraId="268BD6A5" w14:textId="77777777" w:rsidR="00A85BC0" w:rsidRPr="00530F41" w:rsidRDefault="00A85BC0" w:rsidP="00AD5760">
            <w:pPr>
              <w:jc w:val="right"/>
              <w:rPr>
                <w:rFonts w:ascii="Arial" w:hAnsi="Arial" w:cs="Arial"/>
                <w:b/>
                <w:sz w:val="16"/>
                <w:rPrChange w:id="7534" w:author="Valeria Tapia" w:date="2026-10-01T11:28:00Z">
                  <w:rPr>
                    <w:b/>
                    <w:sz w:val="16"/>
                  </w:rPr>
                </w:rPrChange>
              </w:rPr>
            </w:pPr>
            <w:r w:rsidRPr="00530F41">
              <w:rPr>
                <w:rFonts w:ascii="Arial" w:hAnsi="Arial" w:cs="Arial"/>
                <w:b/>
                <w:sz w:val="16"/>
                <w:rPrChange w:id="7535" w:author="Valeria Tapia" w:date="2026-10-01T11:28:00Z">
                  <w:rPr>
                    <w:b/>
                    <w:sz w:val="16"/>
                  </w:rPr>
                </w:rPrChange>
              </w:rPr>
              <w:t>SUCURSALES/REGIONALES  HABILITADAS PARA EMISIÓN:</w:t>
            </w:r>
          </w:p>
        </w:tc>
        <w:tc>
          <w:tcPr>
            <w:tcW w:w="3609" w:type="pct"/>
            <w:gridSpan w:val="35"/>
            <w:shd w:val="clear" w:color="auto" w:fill="auto"/>
            <w:noWrap/>
            <w:tcPrChange w:id="7536" w:author="Valeria Tapia" w:date="2026-10-01T18:54:00Z">
              <w:tcPr>
                <w:tcW w:w="3598" w:type="pct"/>
                <w:gridSpan w:val="60"/>
                <w:shd w:val="clear" w:color="auto" w:fill="auto"/>
                <w:noWrap/>
              </w:tcPr>
            </w:tcPrChange>
          </w:tcPr>
          <w:p w14:paraId="5DB63023" w14:textId="77777777" w:rsidR="00A85BC0" w:rsidRPr="00530F41" w:rsidRDefault="00A85BC0" w:rsidP="00AD5760">
            <w:pPr>
              <w:rPr>
                <w:rFonts w:ascii="Arial" w:hAnsi="Arial" w:cs="Arial"/>
                <w:i/>
                <w:color w:val="000000"/>
                <w:sz w:val="16"/>
                <w:szCs w:val="16"/>
                <w:lang w:eastAsia="es-BO"/>
                <w:rPrChange w:id="7537" w:author="Valeria Tapia" w:date="2026-10-01T11:28:00Z">
                  <w:rPr>
                    <w:rFonts w:cs="Arial"/>
                    <w:i/>
                    <w:color w:val="000000"/>
                    <w:sz w:val="16"/>
                    <w:szCs w:val="16"/>
                    <w:lang w:eastAsia="es-BO"/>
                  </w:rPr>
                </w:rPrChange>
              </w:rPr>
            </w:pPr>
            <w:r w:rsidRPr="00530F41">
              <w:rPr>
                <w:rFonts w:ascii="Arial" w:hAnsi="Arial" w:cs="Arial"/>
                <w:i/>
                <w:color w:val="000000"/>
                <w:sz w:val="16"/>
                <w:szCs w:val="16"/>
                <w:lang w:eastAsia="es-BO"/>
                <w:rPrChange w:id="7538" w:author="Valeria Tapia" w:date="2026-10-01T11:28:00Z">
                  <w:rPr>
                    <w:rFonts w:cs="Arial"/>
                    <w:i/>
                    <w:color w:val="000000"/>
                    <w:sz w:val="16"/>
                    <w:szCs w:val="16"/>
                    <w:lang w:eastAsia="es-BO"/>
                  </w:rPr>
                </w:rPrChange>
              </w:rPr>
              <w:t>Ejemplo: departamentos del país: La Paz, Cochabamba, Santa Cruz, Oruro, Potosí, Chuquisaca, Tarija, Beni y Pando.</w:t>
            </w:r>
          </w:p>
        </w:tc>
      </w:tr>
      <w:tr w:rsidR="00BC22CC" w:rsidRPr="00F073C2" w14:paraId="39FACE4D" w14:textId="77777777" w:rsidTr="00471D04">
        <w:tblPrEx>
          <w:tblPrExChange w:id="7539" w:author="Valeria Tapia" w:date="2026-10-01T18:54:00Z">
            <w:tblPrEx>
              <w:tblW w:w="5314" w:type="pct"/>
              <w:tblInd w:w="70" w:type="dxa"/>
            </w:tblPrEx>
          </w:tblPrExChange>
        </w:tblPrEx>
        <w:trPr>
          <w:trHeight w:val="300"/>
          <w:trPrChange w:id="7540" w:author="Valeria Tapia" w:date="2026-10-01T18:54:00Z">
            <w:trPr>
              <w:gridBefore w:val="1"/>
              <w:gridAfter w:val="0"/>
              <w:trHeight w:val="300"/>
            </w:trPr>
          </w:trPrChange>
        </w:trPr>
        <w:tc>
          <w:tcPr>
            <w:tcW w:w="1391" w:type="pct"/>
            <w:gridSpan w:val="29"/>
            <w:shd w:val="clear" w:color="auto" w:fill="auto"/>
            <w:noWrap/>
            <w:tcPrChange w:id="7541" w:author="Valeria Tapia" w:date="2026-10-01T18:54:00Z">
              <w:tcPr>
                <w:tcW w:w="1402" w:type="pct"/>
                <w:gridSpan w:val="38"/>
                <w:shd w:val="clear" w:color="auto" w:fill="auto"/>
                <w:noWrap/>
              </w:tcPr>
            </w:tcPrChange>
          </w:tcPr>
          <w:p w14:paraId="0713B200" w14:textId="4AC6AB9B" w:rsidR="006D452C" w:rsidRPr="00530F41" w:rsidRDefault="006D452C" w:rsidP="00AD5760">
            <w:pPr>
              <w:jc w:val="right"/>
              <w:rPr>
                <w:rFonts w:ascii="Arial" w:hAnsi="Arial" w:cs="Arial"/>
                <w:b/>
                <w:sz w:val="16"/>
                <w:rPrChange w:id="7542" w:author="Valeria Tapia" w:date="2026-10-01T11:28:00Z">
                  <w:rPr>
                    <w:b/>
                    <w:sz w:val="16"/>
                  </w:rPr>
                </w:rPrChange>
              </w:rPr>
            </w:pPr>
            <w:ins w:id="7543" w:author="Valeria Tapia" w:date="2026-10-01T11:10:00Z">
              <w:r w:rsidRPr="00530F41">
                <w:rPr>
                  <w:rFonts w:ascii="Arial" w:hAnsi="Arial" w:cs="Arial"/>
                  <w:b/>
                  <w:sz w:val="16"/>
                  <w:rPrChange w:id="7544" w:author="Valeria Tapia" w:date="2026-10-01T11:28:00Z">
                    <w:rPr>
                      <w:b/>
                      <w:sz w:val="16"/>
                    </w:rPr>
                  </w:rPrChange>
                </w:rPr>
                <w:t>SUBPARTIDAS DE LAS MERCANCÍAS:</w:t>
              </w:r>
            </w:ins>
            <w:del w:id="7545" w:author="Valeria Tapia" w:date="2026-10-01T09:33:00Z">
              <w:r w:rsidRPr="00530F41" w:rsidDel="00A85BC0">
                <w:rPr>
                  <w:rFonts w:ascii="Arial" w:hAnsi="Arial" w:cs="Arial"/>
                  <w:b/>
                  <w:sz w:val="16"/>
                  <w:rPrChange w:id="7546" w:author="Valeria Tapia" w:date="2026-10-01T11:28:00Z">
                    <w:rPr>
                      <w:b/>
                      <w:sz w:val="16"/>
                    </w:rPr>
                  </w:rPrChange>
                </w:rPr>
                <w:delText>TIPO DE TRÁMITE:</w:delText>
              </w:r>
            </w:del>
          </w:p>
        </w:tc>
        <w:tc>
          <w:tcPr>
            <w:tcW w:w="3609" w:type="pct"/>
            <w:gridSpan w:val="35"/>
            <w:shd w:val="clear" w:color="auto" w:fill="auto"/>
            <w:noWrap/>
            <w:tcPrChange w:id="7547" w:author="Valeria Tapia" w:date="2026-10-01T18:54:00Z">
              <w:tcPr>
                <w:tcW w:w="3598" w:type="pct"/>
                <w:gridSpan w:val="60"/>
                <w:shd w:val="clear" w:color="auto" w:fill="auto"/>
                <w:noWrap/>
              </w:tcPr>
            </w:tcPrChange>
          </w:tcPr>
          <w:p w14:paraId="19A06978" w14:textId="42B23685" w:rsidR="006D452C" w:rsidRPr="00530F41" w:rsidRDefault="006D452C" w:rsidP="00AD5760">
            <w:pPr>
              <w:rPr>
                <w:rFonts w:ascii="Arial" w:hAnsi="Arial" w:cs="Arial"/>
                <w:i/>
                <w:color w:val="000000"/>
                <w:sz w:val="16"/>
                <w:szCs w:val="16"/>
                <w:lang w:eastAsia="es-BO"/>
                <w:rPrChange w:id="7548" w:author="Valeria Tapia" w:date="2026-10-01T11:28:00Z">
                  <w:rPr>
                    <w:rFonts w:cs="Arial"/>
                    <w:i/>
                    <w:color w:val="000000"/>
                    <w:sz w:val="16"/>
                    <w:szCs w:val="16"/>
                    <w:lang w:eastAsia="es-BO"/>
                  </w:rPr>
                </w:rPrChange>
              </w:rPr>
            </w:pPr>
            <w:ins w:id="7549" w:author="Valeria Tapia" w:date="2026-10-01T11:10:00Z">
              <w:r w:rsidRPr="00530F41">
                <w:rPr>
                  <w:rFonts w:ascii="Arial" w:hAnsi="Arial" w:cs="Arial"/>
                  <w:i/>
                  <w:color w:val="000000"/>
                  <w:sz w:val="16"/>
                  <w:szCs w:val="16"/>
                  <w:lang w:eastAsia="es-BO"/>
                  <w:rPrChange w:id="7550" w:author="Valeria Tapia" w:date="2026-10-01T11:28:00Z">
                    <w:rPr>
                      <w:rFonts w:cs="Arial"/>
                      <w:i/>
                      <w:color w:val="000000"/>
                      <w:sz w:val="16"/>
                      <w:szCs w:val="16"/>
                      <w:lang w:eastAsia="es-BO"/>
                    </w:rPr>
                  </w:rPrChange>
                </w:rPr>
                <w:t xml:space="preserve">ejemplo: </w:t>
              </w:r>
              <w:r w:rsidRPr="00530F41">
                <w:rPr>
                  <w:rFonts w:ascii="Arial" w:hAnsi="Arial" w:cs="Arial"/>
                  <w:sz w:val="16"/>
                  <w:rPrChange w:id="7551" w:author="Valeria Tapia" w:date="2026-10-01T11:28:00Z">
                    <w:rPr>
                      <w:sz w:val="16"/>
                    </w:rPr>
                  </w:rPrChange>
                </w:rPr>
                <w:t xml:space="preserve">2616.90.10.00, 7108.11.00.00, </w:t>
              </w:r>
            </w:ins>
            <w:del w:id="7552" w:author="Valeria Tapia" w:date="2026-10-01T09:33:00Z">
              <w:r w:rsidRPr="00530F41" w:rsidDel="00A85BC0">
                <w:rPr>
                  <w:rFonts w:ascii="Arial" w:hAnsi="Arial" w:cs="Arial"/>
                  <w:i/>
                  <w:color w:val="000000"/>
                  <w:sz w:val="16"/>
                  <w:szCs w:val="16"/>
                  <w:lang w:eastAsia="es-BO"/>
                  <w:rPrChange w:id="7553" w:author="Valeria Tapia" w:date="2026-10-01T11:28:00Z">
                    <w:rPr>
                      <w:rFonts w:cs="Arial"/>
                      <w:i/>
                      <w:color w:val="000000"/>
                      <w:sz w:val="16"/>
                      <w:szCs w:val="16"/>
                      <w:lang w:eastAsia="es-BO"/>
                    </w:rPr>
                  </w:rPrChange>
                </w:rPr>
                <w:delText xml:space="preserve">ejemplo: </w:delText>
              </w:r>
              <w:r w:rsidRPr="00530F41" w:rsidDel="00A85BC0">
                <w:rPr>
                  <w:rFonts w:ascii="Arial" w:hAnsi="Arial" w:cs="Arial"/>
                  <w:sz w:val="16"/>
                  <w:rPrChange w:id="7554" w:author="Valeria Tapia" w:date="2026-10-01T11:28:00Z">
                    <w:rPr>
                      <w:sz w:val="16"/>
                    </w:rPr>
                  </w:rPrChange>
                </w:rPr>
                <w:delText>Presencial</w:delText>
              </w:r>
            </w:del>
          </w:p>
        </w:tc>
      </w:tr>
      <w:tr w:rsidR="006D452C" w:rsidRPr="00F073C2" w14:paraId="72967F6C" w14:textId="77777777" w:rsidTr="00BC22CC">
        <w:trPr>
          <w:trHeight w:val="300"/>
          <w:trPrChange w:id="7555" w:author="Valeria Tapia" w:date="2026-10-01T18:43:00Z">
            <w:trPr>
              <w:gridAfter w:val="0"/>
              <w:trHeight w:val="300"/>
            </w:trPr>
          </w:trPrChange>
        </w:trPr>
        <w:tc>
          <w:tcPr>
            <w:tcW w:w="5000" w:type="pct"/>
            <w:gridSpan w:val="64"/>
            <w:shd w:val="clear" w:color="auto" w:fill="F2F2F2" w:themeFill="background1" w:themeFillShade="F2"/>
            <w:noWrap/>
            <w:vAlign w:val="center"/>
            <w:tcPrChange w:id="7556" w:author="Valeria Tapia" w:date="2026-10-01T18:43:00Z">
              <w:tcPr>
                <w:tcW w:w="5000" w:type="pct"/>
                <w:gridSpan w:val="98"/>
                <w:shd w:val="clear" w:color="auto" w:fill="FDE9D9" w:themeFill="accent6" w:themeFillTint="33"/>
                <w:noWrap/>
                <w:vAlign w:val="center"/>
              </w:tcPr>
            </w:tcPrChange>
          </w:tcPr>
          <w:p w14:paraId="65C9322B" w14:textId="70C7775A" w:rsidR="006D452C" w:rsidRPr="00530F41" w:rsidRDefault="006D452C" w:rsidP="009325CB">
            <w:pPr>
              <w:rPr>
                <w:rFonts w:ascii="Arial" w:hAnsi="Arial" w:cs="Arial"/>
                <w:color w:val="000000"/>
                <w:sz w:val="16"/>
                <w:szCs w:val="16"/>
                <w:lang w:eastAsia="es-BO"/>
                <w:rPrChange w:id="7557" w:author="Valeria Tapia" w:date="2026-10-01T11:28:00Z">
                  <w:rPr>
                    <w:rFonts w:cs="Arial"/>
                    <w:color w:val="000000"/>
                    <w:sz w:val="16"/>
                    <w:szCs w:val="16"/>
                    <w:lang w:eastAsia="es-BO"/>
                  </w:rPr>
                </w:rPrChange>
              </w:rPr>
            </w:pPr>
            <w:r w:rsidRPr="009325CB">
              <w:rPr>
                <w:rFonts w:ascii="Arial" w:hAnsi="Arial" w:cs="Arial"/>
                <w:b/>
                <w:sz w:val="16"/>
                <w:szCs w:val="16"/>
                <w:lang w:eastAsia="es-BO"/>
                <w:rPrChange w:id="7558" w:author="Valeria Tapia" w:date="2026-10-01T12:18:00Z">
                  <w:rPr>
                    <w:rFonts w:eastAsiaTheme="minorHAnsi" w:cstheme="minorBidi"/>
                    <w:b/>
                    <w:sz w:val="16"/>
                    <w:szCs w:val="16"/>
                    <w:shd w:val="clear" w:color="auto" w:fill="FDE9D9" w:themeFill="accent6" w:themeFillTint="33"/>
                    <w:lang w:val="es-BO" w:eastAsia="en-US"/>
                  </w:rPr>
                </w:rPrChange>
              </w:rPr>
              <w:t>B. REQUISITOS</w:t>
            </w:r>
            <w:ins w:id="7559" w:author="Valeria Tapia" w:date="2026-10-01T12:11:00Z">
              <w:r w:rsidR="000C7B25" w:rsidRPr="009325CB">
                <w:rPr>
                  <w:rFonts w:ascii="Arial" w:hAnsi="Arial" w:cs="Arial"/>
                  <w:b/>
                  <w:sz w:val="16"/>
                  <w:szCs w:val="16"/>
                  <w:lang w:eastAsia="es-BO"/>
                  <w:rPrChange w:id="7560" w:author="Valeria Tapia" w:date="2026-10-01T12:18:00Z">
                    <w:rPr>
                      <w:rFonts w:ascii="Arial" w:eastAsiaTheme="minorHAnsi" w:hAnsi="Arial" w:cs="Arial"/>
                      <w:b/>
                      <w:sz w:val="16"/>
                      <w:szCs w:val="16"/>
                      <w:shd w:val="clear" w:color="auto" w:fill="FDE9D9" w:themeFill="accent6" w:themeFillTint="33"/>
                      <w:lang w:val="es-BO" w:eastAsia="en-US"/>
                    </w:rPr>
                  </w:rPrChange>
                </w:rPr>
                <w:t xml:space="preserve"> </w:t>
              </w:r>
            </w:ins>
            <w:ins w:id="7561" w:author="Valeria Tapia" w:date="2026-10-01T12:13:00Z">
              <w:r w:rsidR="000C7B25" w:rsidRPr="009325CB">
                <w:rPr>
                  <w:rFonts w:ascii="Arial" w:hAnsi="Arial" w:cs="Arial"/>
                  <w:b/>
                  <w:sz w:val="16"/>
                  <w:szCs w:val="16"/>
                  <w:lang w:eastAsia="es-BO"/>
                  <w:rPrChange w:id="7562" w:author="Valeria Tapia" w:date="2026-10-01T12:18:00Z">
                    <w:rPr>
                      <w:rFonts w:ascii="Arial" w:eastAsiaTheme="minorHAnsi" w:hAnsi="Arial" w:cs="Arial"/>
                      <w:b/>
                      <w:sz w:val="16"/>
                      <w:szCs w:val="16"/>
                      <w:shd w:val="clear" w:color="auto" w:fill="FDE9D9" w:themeFill="accent6" w:themeFillTint="33"/>
                      <w:lang w:val="es-BO" w:eastAsia="en-US"/>
                    </w:rPr>
                  </w:rPrChange>
                </w:rPr>
                <w:t>PARA LA OBTENCIÓN DE LA APCO</w:t>
              </w:r>
            </w:ins>
            <w:del w:id="7563" w:author="Valeria Tapia" w:date="2026-10-01T12:10:00Z">
              <w:r w:rsidRPr="009325CB" w:rsidDel="000C7B25">
                <w:rPr>
                  <w:rFonts w:ascii="Arial" w:hAnsi="Arial" w:cs="Arial"/>
                  <w:b/>
                  <w:sz w:val="16"/>
                  <w:szCs w:val="16"/>
                  <w:lang w:eastAsia="es-BO"/>
                  <w:rPrChange w:id="7564" w:author="Valeria Tapia" w:date="2026-10-01T12:18:00Z">
                    <w:rPr>
                      <w:rFonts w:eastAsiaTheme="minorHAnsi" w:cstheme="minorBidi"/>
                      <w:b/>
                      <w:sz w:val="16"/>
                      <w:szCs w:val="16"/>
                      <w:shd w:val="clear" w:color="auto" w:fill="FDE9D9" w:themeFill="accent6" w:themeFillTint="33"/>
                      <w:lang w:val="es-BO" w:eastAsia="en-US"/>
                    </w:rPr>
                  </w:rPrChange>
                </w:rPr>
                <w:delText xml:space="preserve"> ACTUALES</w:delText>
              </w:r>
            </w:del>
            <w:del w:id="7565" w:author="Valeria Tapia" w:date="2026-10-01T12:18:00Z">
              <w:r w:rsidRPr="009325CB" w:rsidDel="009325CB">
                <w:rPr>
                  <w:rFonts w:ascii="Arial" w:hAnsi="Arial" w:cs="Arial"/>
                  <w:b/>
                  <w:sz w:val="16"/>
                  <w:szCs w:val="16"/>
                  <w:lang w:eastAsia="es-BO"/>
                  <w:rPrChange w:id="7566" w:author="Valeria Tapia" w:date="2026-10-01T12:18:00Z">
                    <w:rPr>
                      <w:rFonts w:eastAsiaTheme="minorHAnsi" w:cstheme="minorBidi"/>
                      <w:sz w:val="16"/>
                      <w:szCs w:val="16"/>
                      <w:shd w:val="clear" w:color="auto" w:fill="FDE9D9" w:themeFill="accent6" w:themeFillTint="33"/>
                      <w:lang w:val="es-BO" w:eastAsia="en-US"/>
                    </w:rPr>
                  </w:rPrChange>
                </w:rPr>
                <w:delText>.</w:delText>
              </w:r>
            </w:del>
            <w:ins w:id="7567" w:author="Valeria Tapia" w:date="2026-10-01T12:18:00Z">
              <w:r w:rsidR="009325CB">
                <w:rPr>
                  <w:rFonts w:ascii="Arial" w:hAnsi="Arial" w:cs="Arial"/>
                  <w:b/>
                  <w:sz w:val="16"/>
                  <w:szCs w:val="16"/>
                  <w:lang w:eastAsia="es-BO"/>
                </w:rPr>
                <w:t xml:space="preserve"> </w:t>
              </w:r>
            </w:ins>
            <w:r w:rsidRPr="009325CB">
              <w:rPr>
                <w:rFonts w:ascii="Arial" w:hAnsi="Arial" w:cs="Arial"/>
                <w:b/>
                <w:sz w:val="16"/>
                <w:szCs w:val="16"/>
                <w:lang w:eastAsia="es-BO"/>
                <w:rPrChange w:id="7568" w:author="Valeria Tapia" w:date="2026-10-01T12:18:00Z">
                  <w:rPr>
                    <w:rFonts w:eastAsiaTheme="minorHAnsi" w:cstheme="minorBidi"/>
                    <w:sz w:val="16"/>
                    <w:szCs w:val="16"/>
                    <w:shd w:val="clear" w:color="auto" w:fill="FDE9D9" w:themeFill="accent6" w:themeFillTint="33"/>
                    <w:lang w:val="es-BO" w:eastAsia="en-US"/>
                  </w:rPr>
                </w:rPrChange>
              </w:rPr>
              <w:t>(Registrar los requisitos exigidos actualmente para la obtención del Documento Requerido)</w:t>
            </w:r>
          </w:p>
        </w:tc>
      </w:tr>
      <w:tr w:rsidR="0057671C" w:rsidRPr="00F073C2" w14:paraId="137E1106" w14:textId="77777777" w:rsidTr="00BC22CC">
        <w:tblPrEx>
          <w:tblPrExChange w:id="7569" w:author="Valeria Tapia" w:date="2026-10-01T18:43:00Z">
            <w:tblPrEx>
              <w:tblW w:w="5314" w:type="pct"/>
              <w:tblInd w:w="70" w:type="dxa"/>
            </w:tblPrEx>
          </w:tblPrExChange>
        </w:tblPrEx>
        <w:trPr>
          <w:trHeight w:val="300"/>
          <w:ins w:id="7570" w:author="Valeria Tapia" w:date="2026-10-01T12:40:00Z"/>
          <w:trPrChange w:id="7571"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572" w:author="Valeria Tapia" w:date="2026-10-01T18:43:00Z">
              <w:tcPr>
                <w:tcW w:w="5000" w:type="pct"/>
                <w:gridSpan w:val="98"/>
                <w:shd w:val="clear" w:color="auto" w:fill="F2F2F2" w:themeFill="background1" w:themeFillShade="F2"/>
                <w:noWrap/>
                <w:vAlign w:val="center"/>
              </w:tcPr>
            </w:tcPrChange>
          </w:tcPr>
          <w:p w14:paraId="6300099F" w14:textId="7CAAE132" w:rsidR="0057671C" w:rsidRPr="0057671C" w:rsidRDefault="0057671C" w:rsidP="009325CB">
            <w:pPr>
              <w:rPr>
                <w:ins w:id="7573" w:author="Valeria Tapia" w:date="2026-10-01T12:40:00Z"/>
                <w:rFonts w:ascii="Arial" w:hAnsi="Arial" w:cs="Arial"/>
                <w:b/>
                <w:sz w:val="16"/>
                <w:szCs w:val="16"/>
                <w:lang w:eastAsia="es-BO"/>
              </w:rPr>
            </w:pPr>
            <w:ins w:id="7574" w:author="Valeria Tapia" w:date="2026-10-01T12:41:00Z">
              <w:r>
                <w:rPr>
                  <w:rFonts w:ascii="Arial" w:hAnsi="Arial" w:cs="Arial"/>
                  <w:b/>
                  <w:sz w:val="16"/>
                  <w:szCs w:val="16"/>
                  <w:lang w:eastAsia="es-BO"/>
                </w:rPr>
                <w:t xml:space="preserve">1. REGISTRO DEL OPERADOR ANTE LA ENTIDAD PÚBLICA </w:t>
              </w:r>
            </w:ins>
          </w:p>
        </w:tc>
      </w:tr>
      <w:tr w:rsidR="00BC22CC" w:rsidRPr="00F073C2" w14:paraId="30404CB1" w14:textId="77777777" w:rsidTr="00471D04">
        <w:tblPrEx>
          <w:tblPrExChange w:id="7575" w:author="Valeria Tapia" w:date="2026-10-01T18:54:00Z">
            <w:tblPrEx>
              <w:tblW w:w="5315" w:type="pct"/>
              <w:tblInd w:w="70" w:type="dxa"/>
            </w:tblPrEx>
          </w:tblPrExChange>
        </w:tblPrEx>
        <w:trPr>
          <w:trHeight w:val="300"/>
          <w:ins w:id="7576" w:author="Valeria Tapia" w:date="2026-10-01T12:41:00Z"/>
          <w:trPrChange w:id="7577" w:author="Valeria Tapia" w:date="2026-10-01T18:54:00Z">
            <w:trPr>
              <w:gridBefore w:val="1"/>
              <w:trHeight w:val="300"/>
            </w:trPr>
          </w:trPrChange>
        </w:trPr>
        <w:tc>
          <w:tcPr>
            <w:tcW w:w="4160" w:type="pct"/>
            <w:gridSpan w:val="60"/>
            <w:shd w:val="clear" w:color="auto" w:fill="FFFFFF" w:themeFill="background1"/>
            <w:noWrap/>
            <w:vAlign w:val="center"/>
            <w:tcPrChange w:id="7578" w:author="Valeria Tapia" w:date="2026-10-01T18:54:00Z">
              <w:tcPr>
                <w:tcW w:w="4166" w:type="pct"/>
                <w:gridSpan w:val="90"/>
                <w:shd w:val="clear" w:color="auto" w:fill="FFFFFF" w:themeFill="background1"/>
                <w:noWrap/>
                <w:vAlign w:val="center"/>
              </w:tcPr>
            </w:tcPrChange>
          </w:tcPr>
          <w:p w14:paraId="1B345360" w14:textId="00735B1F" w:rsidR="0057671C" w:rsidRDefault="0057671C" w:rsidP="009325CB">
            <w:pPr>
              <w:rPr>
                <w:ins w:id="7579" w:author="Valeria Tapia" w:date="2026-10-01T12:41:00Z"/>
                <w:rFonts w:ascii="Arial" w:hAnsi="Arial" w:cs="Arial"/>
                <w:b/>
                <w:sz w:val="16"/>
                <w:szCs w:val="16"/>
                <w:lang w:eastAsia="es-BO"/>
              </w:rPr>
            </w:pPr>
            <w:ins w:id="7580" w:author="Valeria Tapia" w:date="2026-10-01T12:41:00Z">
              <w:r>
                <w:rPr>
                  <w:rFonts w:ascii="Arial" w:hAnsi="Arial" w:cs="Arial"/>
                  <w:b/>
                  <w:sz w:val="16"/>
                  <w:szCs w:val="16"/>
                  <w:lang w:eastAsia="es-BO"/>
                </w:rPr>
                <w:t xml:space="preserve">Para la obtención del APCO, el OPERADOR requiere un registro previo </w:t>
              </w:r>
            </w:ins>
            <w:ins w:id="7581" w:author="Valeria Tapia" w:date="2026-10-01T12:43:00Z">
              <w:r w:rsidRPr="0057671C">
                <w:rPr>
                  <w:rFonts w:ascii="Arial" w:hAnsi="Arial" w:cs="Arial"/>
                  <w:i/>
                  <w:sz w:val="16"/>
                  <w:szCs w:val="16"/>
                  <w:lang w:eastAsia="es-BO"/>
                  <w:rPrChange w:id="7582" w:author="Valeria Tapia" w:date="2026-10-01T12:44:00Z">
                    <w:rPr>
                      <w:rFonts w:ascii="Arial" w:hAnsi="Arial" w:cs="Arial"/>
                      <w:b/>
                      <w:sz w:val="16"/>
                      <w:szCs w:val="16"/>
                      <w:lang w:eastAsia="es-BO"/>
                    </w:rPr>
                  </w:rPrChange>
                </w:rPr>
                <w:t>(Marque con una X)</w:t>
              </w:r>
            </w:ins>
          </w:p>
        </w:tc>
        <w:tc>
          <w:tcPr>
            <w:tcW w:w="209" w:type="pct"/>
            <w:shd w:val="clear" w:color="auto" w:fill="FFFFFF" w:themeFill="background1"/>
            <w:vAlign w:val="center"/>
            <w:tcPrChange w:id="7583" w:author="Valeria Tapia" w:date="2026-10-01T18:54:00Z">
              <w:tcPr>
                <w:tcW w:w="209" w:type="pct"/>
                <w:gridSpan w:val="2"/>
                <w:shd w:val="clear" w:color="auto" w:fill="FFFFFF" w:themeFill="background1"/>
                <w:vAlign w:val="center"/>
              </w:tcPr>
            </w:tcPrChange>
          </w:tcPr>
          <w:p w14:paraId="416F5ADF" w14:textId="5B0172AF" w:rsidR="0057671C" w:rsidRDefault="0057671C" w:rsidP="009325CB">
            <w:pPr>
              <w:rPr>
                <w:ins w:id="7584" w:author="Valeria Tapia" w:date="2026-10-01T12:41:00Z"/>
                <w:rFonts w:ascii="Arial" w:hAnsi="Arial" w:cs="Arial"/>
                <w:b/>
                <w:sz w:val="16"/>
                <w:szCs w:val="16"/>
                <w:lang w:eastAsia="es-BO"/>
              </w:rPr>
            </w:pPr>
            <w:ins w:id="7585" w:author="Valeria Tapia" w:date="2026-10-01T12:42:00Z">
              <w:r>
                <w:rPr>
                  <w:rFonts w:ascii="Arial" w:hAnsi="Arial" w:cs="Arial"/>
                  <w:b/>
                  <w:sz w:val="16"/>
                  <w:szCs w:val="16"/>
                  <w:lang w:eastAsia="es-BO"/>
                </w:rPr>
                <w:t>Si</w:t>
              </w:r>
            </w:ins>
          </w:p>
        </w:tc>
        <w:tc>
          <w:tcPr>
            <w:tcW w:w="207" w:type="pct"/>
            <w:shd w:val="clear" w:color="auto" w:fill="FFFFFF" w:themeFill="background1"/>
            <w:vAlign w:val="center"/>
            <w:tcPrChange w:id="7586" w:author="Valeria Tapia" w:date="2026-10-01T18:54:00Z">
              <w:tcPr>
                <w:tcW w:w="207" w:type="pct"/>
                <w:gridSpan w:val="2"/>
                <w:shd w:val="clear" w:color="auto" w:fill="FFFFFF" w:themeFill="background1"/>
                <w:vAlign w:val="center"/>
              </w:tcPr>
            </w:tcPrChange>
          </w:tcPr>
          <w:p w14:paraId="67FE0469" w14:textId="77777777" w:rsidR="0057671C" w:rsidRDefault="0057671C" w:rsidP="009325CB">
            <w:pPr>
              <w:rPr>
                <w:ins w:id="7587" w:author="Valeria Tapia" w:date="2026-10-01T12:41:00Z"/>
                <w:rFonts w:ascii="Arial" w:hAnsi="Arial" w:cs="Arial"/>
                <w:b/>
                <w:sz w:val="16"/>
                <w:szCs w:val="16"/>
                <w:lang w:eastAsia="es-BO"/>
              </w:rPr>
            </w:pPr>
          </w:p>
        </w:tc>
        <w:tc>
          <w:tcPr>
            <w:tcW w:w="207" w:type="pct"/>
            <w:shd w:val="clear" w:color="auto" w:fill="FFFFFF" w:themeFill="background1"/>
            <w:vAlign w:val="center"/>
            <w:tcPrChange w:id="7588" w:author="Valeria Tapia" w:date="2026-10-01T18:54:00Z">
              <w:tcPr>
                <w:tcW w:w="207" w:type="pct"/>
                <w:gridSpan w:val="2"/>
                <w:shd w:val="clear" w:color="auto" w:fill="FFFFFF" w:themeFill="background1"/>
                <w:vAlign w:val="center"/>
              </w:tcPr>
            </w:tcPrChange>
          </w:tcPr>
          <w:p w14:paraId="16FC2376" w14:textId="5A4C412B" w:rsidR="0057671C" w:rsidRDefault="0057671C">
            <w:pPr>
              <w:jc w:val="right"/>
              <w:rPr>
                <w:ins w:id="7589" w:author="Valeria Tapia" w:date="2026-10-01T12:41:00Z"/>
                <w:rFonts w:ascii="Arial" w:hAnsi="Arial" w:cs="Arial"/>
                <w:b/>
                <w:sz w:val="16"/>
                <w:szCs w:val="16"/>
                <w:lang w:eastAsia="es-BO"/>
              </w:rPr>
              <w:pPrChange w:id="7590" w:author="Valeria Tapia" w:date="2026-10-01T12:43:00Z">
                <w:pPr/>
              </w:pPrChange>
            </w:pPr>
            <w:ins w:id="7591" w:author="Valeria Tapia" w:date="2026-10-01T12:43:00Z">
              <w:r>
                <w:rPr>
                  <w:rFonts w:ascii="Arial" w:hAnsi="Arial" w:cs="Arial"/>
                  <w:b/>
                  <w:sz w:val="16"/>
                  <w:szCs w:val="16"/>
                  <w:lang w:eastAsia="es-BO"/>
                </w:rPr>
                <w:t>NO</w:t>
              </w:r>
            </w:ins>
          </w:p>
        </w:tc>
        <w:tc>
          <w:tcPr>
            <w:tcW w:w="216" w:type="pct"/>
            <w:shd w:val="clear" w:color="auto" w:fill="FFFFFF" w:themeFill="background1"/>
            <w:vAlign w:val="center"/>
            <w:tcPrChange w:id="7592" w:author="Valeria Tapia" w:date="2026-10-01T18:54:00Z">
              <w:tcPr>
                <w:tcW w:w="210" w:type="pct"/>
                <w:gridSpan w:val="3"/>
                <w:shd w:val="clear" w:color="auto" w:fill="FFFFFF" w:themeFill="background1"/>
                <w:vAlign w:val="center"/>
              </w:tcPr>
            </w:tcPrChange>
          </w:tcPr>
          <w:p w14:paraId="1EA80E7B" w14:textId="39A21CB6" w:rsidR="0057671C" w:rsidRDefault="0057671C" w:rsidP="009325CB">
            <w:pPr>
              <w:rPr>
                <w:ins w:id="7593" w:author="Valeria Tapia" w:date="2026-10-01T12:41:00Z"/>
                <w:rFonts w:ascii="Arial" w:hAnsi="Arial" w:cs="Arial"/>
                <w:b/>
                <w:sz w:val="16"/>
                <w:szCs w:val="16"/>
                <w:lang w:eastAsia="es-BO"/>
              </w:rPr>
            </w:pPr>
          </w:p>
        </w:tc>
      </w:tr>
      <w:tr w:rsidR="00C52B98" w:rsidRPr="00F073C2" w14:paraId="3E6C4060" w14:textId="77777777" w:rsidTr="00471D04">
        <w:tblPrEx>
          <w:tblPrExChange w:id="7594" w:author="Valeria Tapia" w:date="2026-10-01T18:54:00Z">
            <w:tblPrEx>
              <w:tblW w:w="5314" w:type="pct"/>
              <w:tblInd w:w="70" w:type="dxa"/>
            </w:tblPrEx>
          </w:tblPrExChange>
        </w:tblPrEx>
        <w:trPr>
          <w:trHeight w:val="300"/>
          <w:ins w:id="7595" w:author="Valeria Tapia" w:date="2026-10-01T12:59:00Z"/>
          <w:trPrChange w:id="7596" w:author="Valeria Tapia" w:date="2026-10-01T18:54:00Z">
            <w:trPr>
              <w:gridBefore w:val="1"/>
              <w:gridAfter w:val="0"/>
              <w:trHeight w:val="300"/>
            </w:trPr>
          </w:trPrChange>
        </w:trPr>
        <w:tc>
          <w:tcPr>
            <w:tcW w:w="4160" w:type="pct"/>
            <w:gridSpan w:val="60"/>
            <w:shd w:val="clear" w:color="auto" w:fill="FFFFFF" w:themeFill="background1"/>
            <w:noWrap/>
            <w:vAlign w:val="center"/>
            <w:tcPrChange w:id="7597" w:author="Valeria Tapia" w:date="2026-10-01T18:54:00Z">
              <w:tcPr>
                <w:tcW w:w="4167" w:type="pct"/>
                <w:gridSpan w:val="91"/>
                <w:shd w:val="clear" w:color="auto" w:fill="FFFFFF" w:themeFill="background1"/>
                <w:noWrap/>
                <w:vAlign w:val="center"/>
              </w:tcPr>
            </w:tcPrChange>
          </w:tcPr>
          <w:p w14:paraId="2DC52A78" w14:textId="27A21E66" w:rsidR="00C52B98" w:rsidRPr="00C52B98" w:rsidRDefault="00C52B98" w:rsidP="00C52B98">
            <w:pPr>
              <w:rPr>
                <w:ins w:id="7598" w:author="Valeria Tapia" w:date="2026-10-01T12:59:00Z"/>
                <w:rFonts w:ascii="Arial" w:hAnsi="Arial" w:cs="Arial"/>
                <w:b/>
                <w:sz w:val="16"/>
                <w:szCs w:val="16"/>
                <w:highlight w:val="yellow"/>
                <w:lang w:eastAsia="es-BO"/>
                <w:rPrChange w:id="7599" w:author="Valeria Tapia" w:date="2026-10-01T13:00:00Z">
                  <w:rPr>
                    <w:ins w:id="7600" w:author="Valeria Tapia" w:date="2026-10-01T12:59:00Z"/>
                    <w:rFonts w:ascii="Arial" w:hAnsi="Arial" w:cs="Arial"/>
                    <w:b/>
                    <w:sz w:val="16"/>
                    <w:szCs w:val="16"/>
                    <w:lang w:eastAsia="es-BO"/>
                  </w:rPr>
                </w:rPrChange>
              </w:rPr>
            </w:pPr>
            <w:ins w:id="7601" w:author="Valeria Tapia" w:date="2026-10-01T13:00:00Z">
              <w:r w:rsidRPr="00C52B98">
                <w:rPr>
                  <w:rFonts w:ascii="Arial" w:hAnsi="Arial" w:cs="Arial"/>
                  <w:b/>
                  <w:sz w:val="16"/>
                  <w:szCs w:val="16"/>
                  <w:highlight w:val="yellow"/>
                  <w:lang w:eastAsia="es-BO"/>
                  <w:rPrChange w:id="7602" w:author="Valeria Tapia" w:date="2026-10-01T13:00:00Z">
                    <w:rPr>
                      <w:rFonts w:ascii="Arial" w:hAnsi="Arial" w:cs="Arial"/>
                      <w:b/>
                      <w:sz w:val="16"/>
                      <w:szCs w:val="16"/>
                      <w:lang w:eastAsia="es-BO"/>
                    </w:rPr>
                  </w:rPrChange>
                </w:rPr>
                <w:t xml:space="preserve">Tiempo de </w:t>
              </w:r>
            </w:ins>
            <w:ins w:id="7603" w:author="Valeria Tapia" w:date="2026-10-01T12:59:00Z">
              <w:r w:rsidRPr="00C52B98">
                <w:rPr>
                  <w:rFonts w:ascii="Arial" w:hAnsi="Arial" w:cs="Arial"/>
                  <w:b/>
                  <w:sz w:val="16"/>
                  <w:szCs w:val="16"/>
                  <w:highlight w:val="yellow"/>
                  <w:lang w:eastAsia="es-BO"/>
                  <w:rPrChange w:id="7604" w:author="Valeria Tapia" w:date="2026-10-01T13:00:00Z">
                    <w:rPr>
                      <w:rFonts w:ascii="Arial" w:hAnsi="Arial" w:cs="Arial"/>
                      <w:b/>
                      <w:sz w:val="16"/>
                      <w:szCs w:val="16"/>
                      <w:lang w:eastAsia="es-BO"/>
                    </w:rPr>
                  </w:rPrChange>
                </w:rPr>
                <w:t>Vigencia</w:t>
              </w:r>
            </w:ins>
            <w:ins w:id="7605" w:author="Valeria Tapia" w:date="2026-10-01T13:00:00Z">
              <w:r w:rsidRPr="00C52B98">
                <w:rPr>
                  <w:rFonts w:ascii="Arial" w:hAnsi="Arial" w:cs="Arial"/>
                  <w:b/>
                  <w:sz w:val="16"/>
                  <w:szCs w:val="16"/>
                  <w:highlight w:val="yellow"/>
                  <w:lang w:eastAsia="es-BO"/>
                  <w:rPrChange w:id="7606" w:author="Valeria Tapia" w:date="2026-10-01T13:00:00Z">
                    <w:rPr>
                      <w:rFonts w:ascii="Arial" w:hAnsi="Arial" w:cs="Arial"/>
                      <w:b/>
                      <w:sz w:val="16"/>
                      <w:szCs w:val="16"/>
                      <w:lang w:eastAsia="es-BO"/>
                    </w:rPr>
                  </w:rPrChange>
                </w:rPr>
                <w:t xml:space="preserve">: </w:t>
              </w:r>
            </w:ins>
          </w:p>
        </w:tc>
        <w:tc>
          <w:tcPr>
            <w:tcW w:w="209" w:type="pct"/>
            <w:shd w:val="clear" w:color="auto" w:fill="FFFFFF" w:themeFill="background1"/>
            <w:vAlign w:val="center"/>
            <w:tcPrChange w:id="7607" w:author="Valeria Tapia" w:date="2026-10-01T18:54:00Z">
              <w:tcPr>
                <w:tcW w:w="209" w:type="pct"/>
                <w:gridSpan w:val="2"/>
                <w:shd w:val="clear" w:color="auto" w:fill="FFFFFF" w:themeFill="background1"/>
                <w:vAlign w:val="center"/>
              </w:tcPr>
            </w:tcPrChange>
          </w:tcPr>
          <w:p w14:paraId="7FFAF650" w14:textId="77777777" w:rsidR="00C52B98" w:rsidRDefault="00C52B98" w:rsidP="009325CB">
            <w:pPr>
              <w:rPr>
                <w:ins w:id="7608" w:author="Valeria Tapia" w:date="2026-10-01T12:59:00Z"/>
                <w:rFonts w:ascii="Arial" w:hAnsi="Arial" w:cs="Arial"/>
                <w:b/>
                <w:sz w:val="16"/>
                <w:szCs w:val="16"/>
                <w:lang w:eastAsia="es-BO"/>
              </w:rPr>
            </w:pPr>
          </w:p>
        </w:tc>
        <w:tc>
          <w:tcPr>
            <w:tcW w:w="207" w:type="pct"/>
            <w:shd w:val="clear" w:color="auto" w:fill="FFFFFF" w:themeFill="background1"/>
            <w:vAlign w:val="center"/>
            <w:tcPrChange w:id="7609" w:author="Valeria Tapia" w:date="2026-10-01T18:54:00Z">
              <w:tcPr>
                <w:tcW w:w="207" w:type="pct"/>
                <w:gridSpan w:val="2"/>
                <w:shd w:val="clear" w:color="auto" w:fill="FFFFFF" w:themeFill="background1"/>
                <w:vAlign w:val="center"/>
              </w:tcPr>
            </w:tcPrChange>
          </w:tcPr>
          <w:p w14:paraId="59C84828" w14:textId="77777777" w:rsidR="00C52B98" w:rsidRDefault="00C52B98" w:rsidP="009325CB">
            <w:pPr>
              <w:rPr>
                <w:ins w:id="7610" w:author="Valeria Tapia" w:date="2026-10-01T12:59:00Z"/>
                <w:rFonts w:ascii="Arial" w:hAnsi="Arial" w:cs="Arial"/>
                <w:b/>
                <w:sz w:val="16"/>
                <w:szCs w:val="16"/>
                <w:lang w:eastAsia="es-BO"/>
              </w:rPr>
            </w:pPr>
          </w:p>
        </w:tc>
        <w:tc>
          <w:tcPr>
            <w:tcW w:w="207" w:type="pct"/>
            <w:shd w:val="clear" w:color="auto" w:fill="FFFFFF" w:themeFill="background1"/>
            <w:vAlign w:val="center"/>
            <w:tcPrChange w:id="7611" w:author="Valeria Tapia" w:date="2026-10-01T18:54:00Z">
              <w:tcPr>
                <w:tcW w:w="207" w:type="pct"/>
                <w:shd w:val="clear" w:color="auto" w:fill="FFFFFF" w:themeFill="background1"/>
                <w:vAlign w:val="center"/>
              </w:tcPr>
            </w:tcPrChange>
          </w:tcPr>
          <w:p w14:paraId="7385125A" w14:textId="77777777" w:rsidR="00C52B98" w:rsidRDefault="00C52B98" w:rsidP="0057671C">
            <w:pPr>
              <w:jc w:val="right"/>
              <w:rPr>
                <w:ins w:id="7612" w:author="Valeria Tapia" w:date="2026-10-01T12:59:00Z"/>
                <w:rFonts w:ascii="Arial" w:hAnsi="Arial" w:cs="Arial"/>
                <w:b/>
                <w:sz w:val="16"/>
                <w:szCs w:val="16"/>
                <w:lang w:eastAsia="es-BO"/>
              </w:rPr>
            </w:pPr>
          </w:p>
        </w:tc>
        <w:tc>
          <w:tcPr>
            <w:tcW w:w="216" w:type="pct"/>
            <w:shd w:val="clear" w:color="auto" w:fill="FFFFFF" w:themeFill="background1"/>
            <w:vAlign w:val="center"/>
            <w:tcPrChange w:id="7613" w:author="Valeria Tapia" w:date="2026-10-01T18:54:00Z">
              <w:tcPr>
                <w:tcW w:w="210" w:type="pct"/>
                <w:gridSpan w:val="2"/>
                <w:shd w:val="clear" w:color="auto" w:fill="FFFFFF" w:themeFill="background1"/>
                <w:vAlign w:val="center"/>
              </w:tcPr>
            </w:tcPrChange>
          </w:tcPr>
          <w:p w14:paraId="531DEF25" w14:textId="77777777" w:rsidR="00C52B98" w:rsidRDefault="00C52B98" w:rsidP="009325CB">
            <w:pPr>
              <w:rPr>
                <w:ins w:id="7614" w:author="Valeria Tapia" w:date="2026-10-01T12:59:00Z"/>
                <w:rFonts w:ascii="Arial" w:hAnsi="Arial" w:cs="Arial"/>
                <w:b/>
                <w:sz w:val="16"/>
                <w:szCs w:val="16"/>
                <w:lang w:eastAsia="es-BO"/>
              </w:rPr>
            </w:pPr>
          </w:p>
        </w:tc>
      </w:tr>
      <w:tr w:rsidR="00C52B98" w:rsidRPr="00F073C2" w14:paraId="4370649F" w14:textId="77777777" w:rsidTr="00471D04">
        <w:tblPrEx>
          <w:tblPrExChange w:id="7615" w:author="Valeria Tapia" w:date="2026-10-01T18:54:00Z">
            <w:tblPrEx>
              <w:tblW w:w="5314" w:type="pct"/>
              <w:tblInd w:w="70" w:type="dxa"/>
            </w:tblPrEx>
          </w:tblPrExChange>
        </w:tblPrEx>
        <w:trPr>
          <w:trHeight w:val="300"/>
          <w:ins w:id="7616" w:author="Valeria Tapia" w:date="2026-10-01T12:59:00Z"/>
          <w:trPrChange w:id="7617" w:author="Valeria Tapia" w:date="2026-10-01T18:54:00Z">
            <w:trPr>
              <w:gridBefore w:val="1"/>
              <w:gridAfter w:val="0"/>
              <w:trHeight w:val="300"/>
            </w:trPr>
          </w:trPrChange>
        </w:trPr>
        <w:tc>
          <w:tcPr>
            <w:tcW w:w="4160" w:type="pct"/>
            <w:gridSpan w:val="60"/>
            <w:shd w:val="clear" w:color="auto" w:fill="FFFFFF" w:themeFill="background1"/>
            <w:noWrap/>
            <w:vAlign w:val="center"/>
            <w:tcPrChange w:id="7618" w:author="Valeria Tapia" w:date="2026-10-01T18:54:00Z">
              <w:tcPr>
                <w:tcW w:w="4167" w:type="pct"/>
                <w:gridSpan w:val="91"/>
                <w:shd w:val="clear" w:color="auto" w:fill="FFFFFF" w:themeFill="background1"/>
                <w:noWrap/>
                <w:vAlign w:val="center"/>
              </w:tcPr>
            </w:tcPrChange>
          </w:tcPr>
          <w:p w14:paraId="68A82280" w14:textId="27848B28" w:rsidR="00C52B98" w:rsidRPr="00C52B98" w:rsidRDefault="00C52B98" w:rsidP="009325CB">
            <w:pPr>
              <w:rPr>
                <w:ins w:id="7619" w:author="Valeria Tapia" w:date="2026-10-01T12:59:00Z"/>
                <w:rFonts w:ascii="Arial" w:hAnsi="Arial" w:cs="Arial"/>
                <w:b/>
                <w:sz w:val="16"/>
                <w:szCs w:val="16"/>
                <w:highlight w:val="yellow"/>
                <w:lang w:eastAsia="es-BO"/>
                <w:rPrChange w:id="7620" w:author="Valeria Tapia" w:date="2026-10-01T13:00:00Z">
                  <w:rPr>
                    <w:ins w:id="7621" w:author="Valeria Tapia" w:date="2026-10-01T12:59:00Z"/>
                    <w:rFonts w:ascii="Arial" w:hAnsi="Arial" w:cs="Arial"/>
                    <w:b/>
                    <w:sz w:val="16"/>
                    <w:szCs w:val="16"/>
                    <w:lang w:eastAsia="es-BO"/>
                  </w:rPr>
                </w:rPrChange>
              </w:rPr>
            </w:pPr>
            <w:ins w:id="7622" w:author="Valeria Tapia" w:date="2026-10-01T13:00:00Z">
              <w:r w:rsidRPr="00C52B98">
                <w:rPr>
                  <w:rFonts w:ascii="Arial" w:hAnsi="Arial" w:cs="Arial"/>
                  <w:b/>
                  <w:sz w:val="16"/>
                  <w:szCs w:val="16"/>
                  <w:highlight w:val="yellow"/>
                  <w:lang w:eastAsia="es-BO"/>
                  <w:rPrChange w:id="7623" w:author="Valeria Tapia" w:date="2026-10-01T13:00:00Z">
                    <w:rPr>
                      <w:rFonts w:ascii="Arial" w:hAnsi="Arial" w:cs="Arial"/>
                      <w:b/>
                      <w:sz w:val="16"/>
                      <w:szCs w:val="16"/>
                      <w:lang w:eastAsia="es-BO"/>
                    </w:rPr>
                  </w:rPrChange>
                </w:rPr>
                <w:t>Nombre del Registro:</w:t>
              </w:r>
            </w:ins>
          </w:p>
        </w:tc>
        <w:tc>
          <w:tcPr>
            <w:tcW w:w="209" w:type="pct"/>
            <w:shd w:val="clear" w:color="auto" w:fill="FFFFFF" w:themeFill="background1"/>
            <w:vAlign w:val="center"/>
            <w:tcPrChange w:id="7624" w:author="Valeria Tapia" w:date="2026-10-01T18:54:00Z">
              <w:tcPr>
                <w:tcW w:w="209" w:type="pct"/>
                <w:gridSpan w:val="2"/>
                <w:shd w:val="clear" w:color="auto" w:fill="FFFFFF" w:themeFill="background1"/>
                <w:vAlign w:val="center"/>
              </w:tcPr>
            </w:tcPrChange>
          </w:tcPr>
          <w:p w14:paraId="15407021" w14:textId="77777777" w:rsidR="00C52B98" w:rsidRDefault="00C52B98" w:rsidP="009325CB">
            <w:pPr>
              <w:rPr>
                <w:ins w:id="7625" w:author="Valeria Tapia" w:date="2026-10-01T12:59:00Z"/>
                <w:rFonts w:ascii="Arial" w:hAnsi="Arial" w:cs="Arial"/>
                <w:b/>
                <w:sz w:val="16"/>
                <w:szCs w:val="16"/>
                <w:lang w:eastAsia="es-BO"/>
              </w:rPr>
            </w:pPr>
          </w:p>
        </w:tc>
        <w:tc>
          <w:tcPr>
            <w:tcW w:w="207" w:type="pct"/>
            <w:shd w:val="clear" w:color="auto" w:fill="FFFFFF" w:themeFill="background1"/>
            <w:vAlign w:val="center"/>
            <w:tcPrChange w:id="7626" w:author="Valeria Tapia" w:date="2026-10-01T18:54:00Z">
              <w:tcPr>
                <w:tcW w:w="207" w:type="pct"/>
                <w:gridSpan w:val="2"/>
                <w:shd w:val="clear" w:color="auto" w:fill="FFFFFF" w:themeFill="background1"/>
                <w:vAlign w:val="center"/>
              </w:tcPr>
            </w:tcPrChange>
          </w:tcPr>
          <w:p w14:paraId="641A5D7B" w14:textId="77777777" w:rsidR="00C52B98" w:rsidRDefault="00C52B98" w:rsidP="009325CB">
            <w:pPr>
              <w:rPr>
                <w:ins w:id="7627" w:author="Valeria Tapia" w:date="2026-10-01T12:59:00Z"/>
                <w:rFonts w:ascii="Arial" w:hAnsi="Arial" w:cs="Arial"/>
                <w:b/>
                <w:sz w:val="16"/>
                <w:szCs w:val="16"/>
                <w:lang w:eastAsia="es-BO"/>
              </w:rPr>
            </w:pPr>
          </w:p>
        </w:tc>
        <w:tc>
          <w:tcPr>
            <w:tcW w:w="207" w:type="pct"/>
            <w:shd w:val="clear" w:color="auto" w:fill="FFFFFF" w:themeFill="background1"/>
            <w:vAlign w:val="center"/>
            <w:tcPrChange w:id="7628" w:author="Valeria Tapia" w:date="2026-10-01T18:54:00Z">
              <w:tcPr>
                <w:tcW w:w="207" w:type="pct"/>
                <w:shd w:val="clear" w:color="auto" w:fill="FFFFFF" w:themeFill="background1"/>
                <w:vAlign w:val="center"/>
              </w:tcPr>
            </w:tcPrChange>
          </w:tcPr>
          <w:p w14:paraId="62811A10" w14:textId="77777777" w:rsidR="00C52B98" w:rsidRDefault="00C52B98" w:rsidP="0057671C">
            <w:pPr>
              <w:jc w:val="right"/>
              <w:rPr>
                <w:ins w:id="7629" w:author="Valeria Tapia" w:date="2026-10-01T12:59:00Z"/>
                <w:rFonts w:ascii="Arial" w:hAnsi="Arial" w:cs="Arial"/>
                <w:b/>
                <w:sz w:val="16"/>
                <w:szCs w:val="16"/>
                <w:lang w:eastAsia="es-BO"/>
              </w:rPr>
            </w:pPr>
          </w:p>
        </w:tc>
        <w:tc>
          <w:tcPr>
            <w:tcW w:w="216" w:type="pct"/>
            <w:shd w:val="clear" w:color="auto" w:fill="FFFFFF" w:themeFill="background1"/>
            <w:vAlign w:val="center"/>
            <w:tcPrChange w:id="7630" w:author="Valeria Tapia" w:date="2026-10-01T18:54:00Z">
              <w:tcPr>
                <w:tcW w:w="210" w:type="pct"/>
                <w:gridSpan w:val="2"/>
                <w:shd w:val="clear" w:color="auto" w:fill="FFFFFF" w:themeFill="background1"/>
                <w:vAlign w:val="center"/>
              </w:tcPr>
            </w:tcPrChange>
          </w:tcPr>
          <w:p w14:paraId="0DD1C49D" w14:textId="77777777" w:rsidR="00C52B98" w:rsidRDefault="00C52B98" w:rsidP="009325CB">
            <w:pPr>
              <w:rPr>
                <w:ins w:id="7631" w:author="Valeria Tapia" w:date="2026-10-01T12:59:00Z"/>
                <w:rFonts w:ascii="Arial" w:hAnsi="Arial" w:cs="Arial"/>
                <w:b/>
                <w:sz w:val="16"/>
                <w:szCs w:val="16"/>
                <w:lang w:eastAsia="es-BO"/>
              </w:rPr>
            </w:pPr>
          </w:p>
        </w:tc>
      </w:tr>
      <w:tr w:rsidR="0057671C" w:rsidRPr="00F073C2" w14:paraId="3DB6D6E7" w14:textId="77777777" w:rsidTr="00BC22CC">
        <w:tblPrEx>
          <w:tblPrExChange w:id="7632" w:author="Valeria Tapia" w:date="2026-10-01T18:43:00Z">
            <w:tblPrEx>
              <w:tblW w:w="5314" w:type="pct"/>
              <w:tblInd w:w="70" w:type="dxa"/>
            </w:tblPrEx>
          </w:tblPrExChange>
        </w:tblPrEx>
        <w:trPr>
          <w:trHeight w:val="300"/>
          <w:ins w:id="7633" w:author="Valeria Tapia" w:date="2026-10-01T12:41:00Z"/>
          <w:trPrChange w:id="7634"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635" w:author="Valeria Tapia" w:date="2026-10-01T18:43:00Z">
              <w:tcPr>
                <w:tcW w:w="5000" w:type="pct"/>
                <w:gridSpan w:val="98"/>
                <w:shd w:val="clear" w:color="auto" w:fill="F2F2F2" w:themeFill="background1" w:themeFillShade="F2"/>
                <w:noWrap/>
                <w:vAlign w:val="center"/>
              </w:tcPr>
            </w:tcPrChange>
          </w:tcPr>
          <w:p w14:paraId="571E3A7E" w14:textId="2660563E" w:rsidR="0057671C" w:rsidRPr="00024559" w:rsidRDefault="0057671C" w:rsidP="009325CB">
            <w:pPr>
              <w:rPr>
                <w:ins w:id="7636" w:author="Valeria Tapia" w:date="2026-10-01T12:41:00Z"/>
                <w:rFonts w:ascii="Arial" w:hAnsi="Arial" w:cs="Arial"/>
                <w:b/>
                <w:sz w:val="16"/>
                <w:szCs w:val="16"/>
                <w:highlight w:val="yellow"/>
                <w:lang w:eastAsia="es-BO"/>
                <w:rPrChange w:id="7637" w:author="Valeria Tapia" w:date="2026-10-01T12:55:00Z">
                  <w:rPr>
                    <w:ins w:id="7638" w:author="Valeria Tapia" w:date="2026-10-01T12:41:00Z"/>
                    <w:rFonts w:ascii="Arial" w:hAnsi="Arial" w:cs="Arial"/>
                    <w:b/>
                    <w:sz w:val="16"/>
                    <w:szCs w:val="16"/>
                    <w:lang w:eastAsia="es-BO"/>
                  </w:rPr>
                </w:rPrChange>
              </w:rPr>
            </w:pPr>
            <w:ins w:id="7639" w:author="Valeria Tapia" w:date="2026-10-01T12:44:00Z">
              <w:r w:rsidRPr="00024559">
                <w:rPr>
                  <w:rFonts w:ascii="Arial" w:hAnsi="Arial" w:cs="Arial"/>
                  <w:b/>
                  <w:sz w:val="16"/>
                  <w:szCs w:val="16"/>
                  <w:highlight w:val="yellow"/>
                  <w:lang w:eastAsia="es-BO"/>
                  <w:rPrChange w:id="7640" w:author="Valeria Tapia" w:date="2026-10-01T12:55:00Z">
                    <w:rPr>
                      <w:rFonts w:ascii="Arial" w:hAnsi="Arial" w:cs="Arial"/>
                      <w:b/>
                      <w:sz w:val="16"/>
                      <w:szCs w:val="16"/>
                      <w:lang w:eastAsia="es-BO"/>
                    </w:rPr>
                  </w:rPrChange>
                </w:rPr>
                <w:t xml:space="preserve">2. </w:t>
              </w:r>
            </w:ins>
            <w:ins w:id="7641" w:author="Valeria Tapia" w:date="2026-10-01T12:45:00Z">
              <w:r w:rsidRPr="00024559">
                <w:rPr>
                  <w:rFonts w:ascii="Arial" w:hAnsi="Arial" w:cs="Arial"/>
                  <w:b/>
                  <w:sz w:val="16"/>
                  <w:szCs w:val="16"/>
                  <w:highlight w:val="yellow"/>
                  <w:lang w:eastAsia="es-BO"/>
                  <w:rPrChange w:id="7642" w:author="Valeria Tapia" w:date="2026-10-01T12:55:00Z">
                    <w:rPr>
                      <w:rFonts w:ascii="Arial" w:hAnsi="Arial" w:cs="Arial"/>
                      <w:b/>
                      <w:sz w:val="16"/>
                      <w:szCs w:val="16"/>
                      <w:lang w:eastAsia="es-BO"/>
                    </w:rPr>
                  </w:rPrChange>
                </w:rPr>
                <w:t>OTROS REQUISITOS</w:t>
              </w:r>
            </w:ins>
            <w:ins w:id="7643" w:author="Valeria Tapia" w:date="2026-10-01T12:53:00Z">
              <w:r w:rsidR="00024559" w:rsidRPr="00024559">
                <w:rPr>
                  <w:rFonts w:ascii="Arial" w:hAnsi="Arial" w:cs="Arial"/>
                  <w:b/>
                  <w:sz w:val="16"/>
                  <w:szCs w:val="16"/>
                  <w:highlight w:val="yellow"/>
                  <w:lang w:eastAsia="es-BO"/>
                  <w:rPrChange w:id="7644" w:author="Valeria Tapia" w:date="2026-10-01T12:55:00Z">
                    <w:rPr>
                      <w:rFonts w:ascii="Arial" w:hAnsi="Arial" w:cs="Arial"/>
                      <w:b/>
                      <w:sz w:val="16"/>
                      <w:szCs w:val="16"/>
                      <w:lang w:eastAsia="es-BO"/>
                    </w:rPr>
                  </w:rPrChange>
                </w:rPr>
                <w:t xml:space="preserve"> (DOCUMENTOS REQUERIDOS, ACCIONES A REALIZAR POR USUARIO</w:t>
              </w:r>
            </w:ins>
            <w:ins w:id="7645" w:author="Valeria Tapia" w:date="2026-10-01T12:55:00Z">
              <w:r w:rsidR="00024559" w:rsidRPr="00024559">
                <w:rPr>
                  <w:rFonts w:ascii="Arial" w:hAnsi="Arial" w:cs="Arial"/>
                  <w:b/>
                  <w:sz w:val="16"/>
                  <w:szCs w:val="16"/>
                  <w:highlight w:val="yellow"/>
                  <w:lang w:eastAsia="es-BO"/>
                  <w:rPrChange w:id="7646" w:author="Valeria Tapia" w:date="2026-10-01T12:55:00Z">
                    <w:rPr>
                      <w:rFonts w:ascii="Arial" w:hAnsi="Arial" w:cs="Arial"/>
                      <w:b/>
                      <w:sz w:val="16"/>
                      <w:szCs w:val="16"/>
                      <w:lang w:eastAsia="es-BO"/>
                    </w:rPr>
                  </w:rPrChange>
                </w:rPr>
                <w:t>)</w:t>
              </w:r>
            </w:ins>
          </w:p>
        </w:tc>
      </w:tr>
      <w:tr w:rsidR="006D452C" w:rsidRPr="00F073C2" w14:paraId="1002FC01" w14:textId="77777777" w:rsidTr="00BC22CC">
        <w:trPr>
          <w:trHeight w:val="300"/>
          <w:trPrChange w:id="7647" w:author="Valeria Tapia" w:date="2026-10-01T18:43:00Z">
            <w:trPr>
              <w:gridAfter w:val="0"/>
              <w:trHeight w:val="300"/>
            </w:trPr>
          </w:trPrChange>
        </w:trPr>
        <w:tc>
          <w:tcPr>
            <w:tcW w:w="5000" w:type="pct"/>
            <w:gridSpan w:val="64"/>
            <w:shd w:val="clear" w:color="auto" w:fill="auto"/>
            <w:noWrap/>
            <w:vAlign w:val="center"/>
            <w:tcPrChange w:id="7648" w:author="Valeria Tapia" w:date="2026-10-01T18:43:00Z">
              <w:tcPr>
                <w:tcW w:w="5000" w:type="pct"/>
                <w:gridSpan w:val="98"/>
                <w:shd w:val="clear" w:color="auto" w:fill="auto"/>
                <w:noWrap/>
                <w:vAlign w:val="center"/>
              </w:tcPr>
            </w:tcPrChange>
          </w:tcPr>
          <w:p w14:paraId="443502E8" w14:textId="77777777" w:rsidR="000C7B25" w:rsidRPr="000C7B25" w:rsidRDefault="000C7B25">
            <w:pPr>
              <w:rPr>
                <w:ins w:id="7649" w:author="Valeria Tapia" w:date="2026-10-01T12:14:00Z"/>
                <w:rFonts w:ascii="Arial" w:hAnsi="Arial" w:cs="Arial"/>
                <w:i/>
                <w:color w:val="000000"/>
                <w:sz w:val="16"/>
                <w:szCs w:val="16"/>
                <w:lang w:eastAsia="es-BO"/>
                <w:rPrChange w:id="7650" w:author="Valeria Tapia" w:date="2026-10-01T12:15:00Z">
                  <w:rPr>
                    <w:ins w:id="7651" w:author="Valeria Tapia" w:date="2026-10-01T12:14:00Z"/>
                    <w:rFonts w:ascii="Arial" w:hAnsi="Arial" w:cs="Arial"/>
                    <w:b/>
                    <w:color w:val="000000"/>
                    <w:sz w:val="16"/>
                    <w:szCs w:val="16"/>
                    <w:lang w:eastAsia="es-BO"/>
                  </w:rPr>
                </w:rPrChange>
              </w:rPr>
              <w:pPrChange w:id="7652" w:author="Valeria Tapia" w:date="2026-10-01T12:14:00Z">
                <w:pPr>
                  <w:ind w:left="708"/>
                </w:pPr>
              </w:pPrChange>
            </w:pPr>
            <w:ins w:id="7653" w:author="Valeria Tapia" w:date="2026-10-01T12:14:00Z">
              <w:r w:rsidRPr="000C7B25">
                <w:rPr>
                  <w:rFonts w:ascii="Arial" w:hAnsi="Arial" w:cs="Arial"/>
                  <w:i/>
                  <w:color w:val="000000"/>
                  <w:sz w:val="16"/>
                  <w:szCs w:val="16"/>
                  <w:lang w:eastAsia="es-BO"/>
                  <w:rPrChange w:id="7654" w:author="Valeria Tapia" w:date="2026-10-01T12:15:00Z">
                    <w:rPr>
                      <w:rFonts w:ascii="Arial" w:hAnsi="Arial" w:cs="Arial"/>
                      <w:b/>
                      <w:color w:val="000000"/>
                      <w:sz w:val="16"/>
                      <w:szCs w:val="16"/>
                      <w:lang w:eastAsia="es-BO"/>
                    </w:rPr>
                  </w:rPrChange>
                </w:rPr>
                <w:t>Ejemplo:</w:t>
              </w:r>
            </w:ins>
          </w:p>
          <w:p w14:paraId="12A35057" w14:textId="088F4512" w:rsidR="006D452C" w:rsidRPr="000C7B25" w:rsidDel="0057671C" w:rsidRDefault="006D452C">
            <w:pPr>
              <w:rPr>
                <w:del w:id="7655" w:author="Valeria Tapia" w:date="2026-10-01T12:45:00Z"/>
                <w:rFonts w:ascii="Arial" w:hAnsi="Arial" w:cs="Arial"/>
                <w:i/>
                <w:color w:val="000000"/>
                <w:sz w:val="16"/>
                <w:szCs w:val="16"/>
                <w:lang w:eastAsia="es-BO"/>
                <w:rPrChange w:id="7656" w:author="Valeria Tapia" w:date="2026-10-01T12:15:00Z">
                  <w:rPr>
                    <w:del w:id="7657" w:author="Valeria Tapia" w:date="2026-10-01T12:45:00Z"/>
                    <w:rFonts w:cs="Arial"/>
                    <w:b/>
                    <w:color w:val="000000"/>
                    <w:sz w:val="16"/>
                    <w:szCs w:val="16"/>
                    <w:lang w:eastAsia="es-BO"/>
                  </w:rPr>
                </w:rPrChange>
              </w:rPr>
              <w:pPrChange w:id="7658" w:author="Valeria Tapia" w:date="2026-10-01T12:14:00Z">
                <w:pPr>
                  <w:ind w:left="708"/>
                </w:pPr>
              </w:pPrChange>
            </w:pPr>
            <w:del w:id="7659" w:author="Valeria Tapia" w:date="2026-10-01T12:45:00Z">
              <w:r w:rsidRPr="000C7B25" w:rsidDel="0057671C">
                <w:rPr>
                  <w:rFonts w:ascii="Arial" w:hAnsi="Arial" w:cs="Arial"/>
                  <w:i/>
                  <w:color w:val="000000"/>
                  <w:sz w:val="16"/>
                  <w:szCs w:val="16"/>
                  <w:lang w:eastAsia="es-BO"/>
                  <w:rPrChange w:id="7660" w:author="Valeria Tapia" w:date="2026-10-01T12:15:00Z">
                    <w:rPr>
                      <w:rFonts w:cs="Arial"/>
                      <w:b/>
                      <w:color w:val="000000"/>
                      <w:sz w:val="16"/>
                      <w:szCs w:val="16"/>
                      <w:lang w:eastAsia="es-BO"/>
                    </w:rPr>
                  </w:rPrChange>
                </w:rPr>
                <w:delText>1.</w:delText>
              </w:r>
            </w:del>
            <w:ins w:id="7661" w:author="Valeria Tapia" w:date="2026-10-01T12:45:00Z">
              <w:r w:rsidR="0057671C">
                <w:rPr>
                  <w:rFonts w:ascii="Arial" w:hAnsi="Arial" w:cs="Arial"/>
                  <w:i/>
                  <w:color w:val="000000"/>
                  <w:sz w:val="16"/>
                  <w:szCs w:val="16"/>
                  <w:lang w:eastAsia="es-BO"/>
                </w:rPr>
                <w:t xml:space="preserve">1. </w:t>
              </w:r>
            </w:ins>
            <w:ins w:id="7662" w:author="Valeria Tapia" w:date="2026-10-01T12:47:00Z">
              <w:r w:rsidR="00024559" w:rsidRPr="00024559">
                <w:rPr>
                  <w:rFonts w:ascii="Arial" w:hAnsi="Arial" w:cs="Arial"/>
                  <w:i/>
                  <w:color w:val="000000"/>
                  <w:sz w:val="16"/>
                  <w:szCs w:val="16"/>
                  <w:lang w:eastAsia="es-BO"/>
                </w:rPr>
                <w:t>Realizar la venta de “Oro” al Banco Central de Bolivia</w:t>
              </w:r>
              <w:r w:rsidR="00024559">
                <w:rPr>
                  <w:rFonts w:ascii="Arial" w:hAnsi="Arial" w:cs="Arial"/>
                  <w:i/>
                  <w:color w:val="000000"/>
                  <w:sz w:val="16"/>
                  <w:szCs w:val="16"/>
                  <w:lang w:eastAsia="es-BO"/>
                </w:rPr>
                <w:t>.</w:t>
              </w:r>
            </w:ins>
            <w:r w:rsidRPr="000C7B25">
              <w:rPr>
                <w:rFonts w:ascii="Arial" w:hAnsi="Arial" w:cs="Arial"/>
                <w:i/>
                <w:color w:val="000000"/>
                <w:sz w:val="16"/>
                <w:szCs w:val="16"/>
                <w:lang w:eastAsia="es-BO"/>
                <w:rPrChange w:id="7663" w:author="Valeria Tapia" w:date="2026-10-01T12:15:00Z">
                  <w:rPr>
                    <w:rFonts w:cs="Arial"/>
                    <w:b/>
                    <w:color w:val="000000"/>
                    <w:sz w:val="16"/>
                    <w:szCs w:val="16"/>
                    <w:lang w:eastAsia="es-BO"/>
                  </w:rPr>
                </w:rPrChange>
              </w:rPr>
              <w:t xml:space="preserve"> </w:t>
            </w:r>
          </w:p>
          <w:p w14:paraId="2A312FA1" w14:textId="77777777" w:rsidR="0057671C" w:rsidRDefault="006D452C">
            <w:pPr>
              <w:rPr>
                <w:ins w:id="7664" w:author="Valeria Tapia" w:date="2026-10-01T12:45:00Z"/>
                <w:rFonts w:ascii="Arial" w:hAnsi="Arial" w:cs="Arial"/>
                <w:i/>
                <w:color w:val="000000"/>
                <w:sz w:val="16"/>
                <w:szCs w:val="16"/>
                <w:lang w:eastAsia="es-BO"/>
              </w:rPr>
              <w:pPrChange w:id="7665" w:author="Valeria Tapia" w:date="2026-10-01T12:14:00Z">
                <w:pPr>
                  <w:ind w:left="708"/>
                </w:pPr>
              </w:pPrChange>
            </w:pPr>
            <w:del w:id="7666" w:author="Valeria Tapia" w:date="2026-10-01T12:45:00Z">
              <w:r w:rsidRPr="000C7B25" w:rsidDel="0057671C">
                <w:rPr>
                  <w:rFonts w:ascii="Arial" w:hAnsi="Arial" w:cs="Arial"/>
                  <w:i/>
                  <w:color w:val="000000"/>
                  <w:sz w:val="16"/>
                  <w:szCs w:val="16"/>
                  <w:lang w:eastAsia="es-BO"/>
                  <w:rPrChange w:id="7667" w:author="Valeria Tapia" w:date="2026-10-01T12:15:00Z">
                    <w:rPr>
                      <w:rFonts w:cs="Arial"/>
                      <w:b/>
                      <w:color w:val="000000"/>
                      <w:sz w:val="16"/>
                      <w:szCs w:val="16"/>
                      <w:lang w:eastAsia="es-BO"/>
                    </w:rPr>
                  </w:rPrChange>
                </w:rPr>
                <w:delText>2.</w:delText>
              </w:r>
            </w:del>
          </w:p>
          <w:p w14:paraId="1E4DE80F" w14:textId="3AA4CFF2" w:rsidR="006D452C" w:rsidRDefault="0057671C">
            <w:pPr>
              <w:rPr>
                <w:ins w:id="7668" w:author="Valeria Tapia" w:date="2026-10-01T12:15:00Z"/>
                <w:rFonts w:ascii="Arial" w:hAnsi="Arial" w:cs="Arial"/>
                <w:i/>
                <w:color w:val="000000"/>
                <w:sz w:val="16"/>
                <w:szCs w:val="16"/>
                <w:lang w:eastAsia="es-BO"/>
              </w:rPr>
              <w:pPrChange w:id="7669" w:author="Valeria Tapia" w:date="2026-10-01T12:14:00Z">
                <w:pPr>
                  <w:ind w:left="708"/>
                </w:pPr>
              </w:pPrChange>
            </w:pPr>
            <w:ins w:id="7670" w:author="Valeria Tapia" w:date="2026-10-01T12:45:00Z">
              <w:r>
                <w:rPr>
                  <w:rFonts w:ascii="Arial" w:hAnsi="Arial" w:cs="Arial"/>
                  <w:i/>
                  <w:color w:val="000000"/>
                  <w:sz w:val="16"/>
                  <w:szCs w:val="16"/>
                  <w:lang w:eastAsia="es-BO"/>
                </w:rPr>
                <w:t xml:space="preserve">2. </w:t>
              </w:r>
            </w:ins>
            <w:ins w:id="7671" w:author="Valeria Tapia" w:date="2026-10-01T12:15:00Z">
              <w:r w:rsidR="000C7B25">
                <w:rPr>
                  <w:rFonts w:ascii="Arial" w:hAnsi="Arial" w:cs="Arial"/>
                  <w:i/>
                  <w:color w:val="000000"/>
                  <w:sz w:val="16"/>
                  <w:szCs w:val="16"/>
                  <w:lang w:eastAsia="es-BO"/>
                </w:rPr>
                <w:t>P</w:t>
              </w:r>
            </w:ins>
            <w:ins w:id="7672" w:author="Valeria Tapia" w:date="2026-10-01T12:14:00Z">
              <w:r w:rsidR="000C7B25" w:rsidRPr="000C7B25">
                <w:rPr>
                  <w:rFonts w:ascii="Arial" w:hAnsi="Arial" w:cs="Arial"/>
                  <w:i/>
                  <w:color w:val="000000"/>
                  <w:sz w:val="16"/>
                  <w:szCs w:val="16"/>
                  <w:lang w:eastAsia="es-BO"/>
                  <w:rPrChange w:id="7673" w:author="Valeria Tapia" w:date="2026-10-01T12:15:00Z">
                    <w:rPr>
                      <w:rFonts w:ascii="Arial" w:hAnsi="Arial" w:cs="Arial"/>
                      <w:b/>
                      <w:color w:val="000000"/>
                      <w:sz w:val="16"/>
                      <w:szCs w:val="16"/>
                      <w:lang w:eastAsia="es-BO"/>
                    </w:rPr>
                  </w:rPrChange>
                </w:rPr>
                <w:t>resentar la siguiente documentación:</w:t>
              </w:r>
            </w:ins>
          </w:p>
          <w:p w14:paraId="2B3F8432" w14:textId="66806960" w:rsidR="000C7B25" w:rsidRPr="000C7B25" w:rsidRDefault="000C7B25">
            <w:pPr>
              <w:pStyle w:val="Prrafodelista"/>
              <w:numPr>
                <w:ilvl w:val="0"/>
                <w:numId w:val="122"/>
              </w:numPr>
              <w:rPr>
                <w:rFonts w:ascii="Arial" w:hAnsi="Arial" w:cs="Arial"/>
                <w:i/>
                <w:color w:val="000000"/>
                <w:sz w:val="16"/>
                <w:szCs w:val="16"/>
                <w:lang w:eastAsia="es-BO"/>
                <w:rPrChange w:id="7674" w:author="Valeria Tapia" w:date="2026-10-01T12:16:00Z">
                  <w:rPr>
                    <w:rFonts w:cs="Arial"/>
                    <w:b/>
                    <w:color w:val="000000"/>
                    <w:sz w:val="16"/>
                    <w:szCs w:val="16"/>
                    <w:lang w:eastAsia="es-BO"/>
                  </w:rPr>
                </w:rPrChange>
              </w:rPr>
              <w:pPrChange w:id="7675" w:author="Valeria Tapia" w:date="2026-10-01T12:16:00Z">
                <w:pPr>
                  <w:ind w:left="708"/>
                </w:pPr>
              </w:pPrChange>
            </w:pPr>
            <w:ins w:id="7676" w:author="Valeria Tapia" w:date="2026-10-01T12:15:00Z">
              <w:r w:rsidRPr="000C7B25">
                <w:rPr>
                  <w:rFonts w:ascii="Arial" w:hAnsi="Arial" w:cs="Arial"/>
                  <w:i/>
                  <w:color w:val="000000"/>
                  <w:sz w:val="16"/>
                  <w:szCs w:val="16"/>
                  <w:lang w:eastAsia="es-BO"/>
                  <w:rPrChange w:id="7677" w:author="Valeria Tapia" w:date="2026-10-01T12:16:00Z">
                    <w:rPr>
                      <w:lang w:eastAsia="es-BO"/>
                    </w:rPr>
                  </w:rPrChange>
                </w:rPr>
                <w:t>Certificado de Conformidad de producto vigente emitido por el organismo acreditado</w:t>
              </w:r>
            </w:ins>
          </w:p>
          <w:p w14:paraId="5A623E6B" w14:textId="77777777" w:rsidR="000C7B25" w:rsidRPr="000C7B25" w:rsidRDefault="000C7B25">
            <w:pPr>
              <w:pStyle w:val="Prrafodelista"/>
              <w:numPr>
                <w:ilvl w:val="0"/>
                <w:numId w:val="122"/>
              </w:numPr>
              <w:rPr>
                <w:ins w:id="7678" w:author="Valeria Tapia" w:date="2026-10-01T12:16:00Z"/>
                <w:rFonts w:ascii="Arial" w:hAnsi="Arial" w:cs="Arial"/>
                <w:i/>
                <w:color w:val="000000"/>
                <w:sz w:val="16"/>
                <w:szCs w:val="16"/>
                <w:lang w:eastAsia="es-BO"/>
                <w:rPrChange w:id="7679" w:author="Valeria Tapia" w:date="2026-10-01T12:16:00Z">
                  <w:rPr>
                    <w:ins w:id="7680" w:author="Valeria Tapia" w:date="2026-10-01T12:16:00Z"/>
                    <w:lang w:eastAsia="es-BO"/>
                  </w:rPr>
                </w:rPrChange>
              </w:rPr>
              <w:pPrChange w:id="7681" w:author="Valeria Tapia" w:date="2026-10-01T12:16:00Z">
                <w:pPr>
                  <w:ind w:left="708"/>
                </w:pPr>
              </w:pPrChange>
            </w:pPr>
            <w:ins w:id="7682" w:author="Valeria Tapia" w:date="2026-10-01T12:16:00Z">
              <w:r w:rsidRPr="000C7B25">
                <w:rPr>
                  <w:rFonts w:ascii="Arial" w:hAnsi="Arial" w:cs="Arial"/>
                  <w:i/>
                  <w:color w:val="000000"/>
                  <w:sz w:val="16"/>
                  <w:szCs w:val="16"/>
                  <w:lang w:eastAsia="es-BO"/>
                  <w:rPrChange w:id="7683" w:author="Valeria Tapia" w:date="2026-10-01T12:16:00Z">
                    <w:rPr>
                      <w:lang w:eastAsia="es-BO"/>
                    </w:rPr>
                  </w:rPrChange>
                </w:rPr>
                <w:t>Carta de solicitud</w:t>
              </w:r>
              <w:r w:rsidRPr="000C7B25" w:rsidDel="000C7B25">
                <w:rPr>
                  <w:rFonts w:ascii="Arial" w:hAnsi="Arial" w:cs="Arial"/>
                  <w:i/>
                  <w:color w:val="000000"/>
                  <w:sz w:val="16"/>
                  <w:szCs w:val="16"/>
                  <w:lang w:eastAsia="es-BO"/>
                  <w:rPrChange w:id="7684" w:author="Valeria Tapia" w:date="2026-10-01T12:16:00Z">
                    <w:rPr>
                      <w:lang w:eastAsia="es-BO"/>
                    </w:rPr>
                  </w:rPrChange>
                </w:rPr>
                <w:t xml:space="preserve"> </w:t>
              </w:r>
            </w:ins>
          </w:p>
          <w:p w14:paraId="2DCC41BF" w14:textId="6B9F6D53" w:rsidR="006D452C" w:rsidRPr="000C7B25" w:rsidRDefault="000C7B25">
            <w:pPr>
              <w:pStyle w:val="Prrafodelista"/>
              <w:numPr>
                <w:ilvl w:val="0"/>
                <w:numId w:val="122"/>
              </w:numPr>
              <w:rPr>
                <w:rFonts w:ascii="Arial" w:hAnsi="Arial" w:cs="Arial"/>
                <w:color w:val="000000"/>
                <w:sz w:val="16"/>
                <w:szCs w:val="16"/>
                <w:lang w:eastAsia="es-BO"/>
                <w:rPrChange w:id="7685" w:author="Valeria Tapia" w:date="2026-10-01T12:16:00Z">
                  <w:rPr>
                    <w:rFonts w:cs="Arial"/>
                    <w:color w:val="000000"/>
                    <w:sz w:val="16"/>
                    <w:szCs w:val="16"/>
                    <w:lang w:eastAsia="es-BO"/>
                  </w:rPr>
                </w:rPrChange>
              </w:rPr>
              <w:pPrChange w:id="7686" w:author="Valeria Tapia" w:date="2026-10-01T12:16:00Z">
                <w:pPr>
                  <w:ind w:left="708"/>
                </w:pPr>
              </w:pPrChange>
            </w:pPr>
            <w:ins w:id="7687" w:author="Valeria Tapia" w:date="2026-10-01T12:16:00Z">
              <w:r w:rsidRPr="000C7B25">
                <w:rPr>
                  <w:rFonts w:ascii="Arial" w:hAnsi="Arial" w:cs="Arial"/>
                  <w:i/>
                  <w:color w:val="000000"/>
                  <w:sz w:val="16"/>
                  <w:szCs w:val="16"/>
                  <w:lang w:eastAsia="es-BO"/>
                  <w:rPrChange w:id="7688" w:author="Valeria Tapia" w:date="2026-10-01T12:16:00Z">
                    <w:rPr>
                      <w:lang w:eastAsia="es-BO"/>
                    </w:rPr>
                  </w:rPrChange>
                </w:rPr>
                <w:t>Fotocopia simple del documento que avale la acreditación, designación o el reconocimiento del Organismo que emite el “Certificado de Conformidad”</w:t>
              </w:r>
              <w:r w:rsidRPr="000C7B25" w:rsidDel="000C7B25">
                <w:rPr>
                  <w:rFonts w:ascii="Arial" w:hAnsi="Arial" w:cs="Arial"/>
                  <w:i/>
                  <w:color w:val="000000"/>
                  <w:sz w:val="16"/>
                  <w:szCs w:val="16"/>
                  <w:lang w:eastAsia="es-BO"/>
                  <w:rPrChange w:id="7689" w:author="Valeria Tapia" w:date="2026-10-01T12:16:00Z">
                    <w:rPr>
                      <w:lang w:eastAsia="es-BO"/>
                    </w:rPr>
                  </w:rPrChange>
                </w:rPr>
                <w:t xml:space="preserve"> </w:t>
              </w:r>
            </w:ins>
            <w:del w:id="7690" w:author="Valeria Tapia" w:date="2026-10-01T12:15:00Z">
              <w:r w:rsidR="006D452C" w:rsidRPr="000C7B25" w:rsidDel="000C7B25">
                <w:rPr>
                  <w:rFonts w:ascii="Arial" w:hAnsi="Arial" w:cs="Arial"/>
                  <w:i/>
                  <w:color w:val="000000"/>
                  <w:sz w:val="16"/>
                  <w:szCs w:val="16"/>
                  <w:lang w:eastAsia="es-BO"/>
                  <w:rPrChange w:id="7691" w:author="Valeria Tapia" w:date="2026-10-01T12:16:00Z">
                    <w:rPr>
                      <w:rFonts w:cs="Arial"/>
                      <w:b/>
                      <w:color w:val="000000"/>
                      <w:sz w:val="16"/>
                      <w:szCs w:val="16"/>
                      <w:lang w:eastAsia="es-BO"/>
                    </w:rPr>
                  </w:rPrChange>
                </w:rPr>
                <w:delText>3</w:delText>
              </w:r>
            </w:del>
            <w:del w:id="7692" w:author="Valeria Tapia" w:date="2026-10-01T12:14:00Z">
              <w:r w:rsidR="006D452C" w:rsidRPr="000C7B25" w:rsidDel="000C7B25">
                <w:rPr>
                  <w:rFonts w:ascii="Arial" w:hAnsi="Arial" w:cs="Arial"/>
                  <w:i/>
                  <w:color w:val="000000"/>
                  <w:sz w:val="16"/>
                  <w:szCs w:val="16"/>
                  <w:lang w:eastAsia="es-BO"/>
                  <w:rPrChange w:id="7693" w:author="Valeria Tapia" w:date="2026-10-01T12:16:00Z">
                    <w:rPr>
                      <w:rFonts w:cs="Arial"/>
                      <w:b/>
                      <w:color w:val="000000"/>
                      <w:sz w:val="16"/>
                      <w:szCs w:val="16"/>
                      <w:lang w:eastAsia="es-BO"/>
                    </w:rPr>
                  </w:rPrChange>
                </w:rPr>
                <w:delText>…</w:delText>
              </w:r>
            </w:del>
            <w:del w:id="7694" w:author="Valeria Tapia" w:date="2026-10-01T12:15:00Z">
              <w:r w:rsidR="006D452C" w:rsidRPr="000C7B25" w:rsidDel="000C7B25">
                <w:rPr>
                  <w:rFonts w:ascii="Arial" w:hAnsi="Arial" w:cs="Arial"/>
                  <w:i/>
                  <w:color w:val="000000"/>
                  <w:sz w:val="16"/>
                  <w:szCs w:val="16"/>
                  <w:lang w:eastAsia="es-BO"/>
                  <w:rPrChange w:id="7695" w:author="Valeria Tapia" w:date="2026-10-01T12:16:00Z">
                    <w:rPr>
                      <w:rFonts w:cs="Arial"/>
                      <w:b/>
                      <w:color w:val="000000"/>
                      <w:sz w:val="16"/>
                      <w:szCs w:val="16"/>
                      <w:lang w:eastAsia="es-BO"/>
                    </w:rPr>
                  </w:rPrChange>
                </w:rPr>
                <w:delText>.</w:delText>
              </w:r>
            </w:del>
          </w:p>
        </w:tc>
      </w:tr>
      <w:tr w:rsidR="006D452C" w:rsidRPr="00F073C2" w14:paraId="22AB0CAF" w14:textId="77777777" w:rsidTr="00BC22CC">
        <w:trPr>
          <w:trHeight w:val="300"/>
          <w:trPrChange w:id="7696" w:author="Valeria Tapia" w:date="2026-10-01T18:43:00Z">
            <w:trPr>
              <w:gridAfter w:val="0"/>
              <w:trHeight w:val="300"/>
            </w:trPr>
          </w:trPrChange>
        </w:trPr>
        <w:tc>
          <w:tcPr>
            <w:tcW w:w="5000" w:type="pct"/>
            <w:gridSpan w:val="64"/>
            <w:shd w:val="clear" w:color="auto" w:fill="F2F2F2" w:themeFill="background1" w:themeFillShade="F2"/>
            <w:noWrap/>
            <w:vAlign w:val="center"/>
            <w:tcPrChange w:id="7697" w:author="Valeria Tapia" w:date="2026-10-01T18:43:00Z">
              <w:tcPr>
                <w:tcW w:w="5000" w:type="pct"/>
                <w:gridSpan w:val="98"/>
                <w:shd w:val="clear" w:color="auto" w:fill="FDE9D9" w:themeFill="accent6" w:themeFillTint="33"/>
                <w:noWrap/>
                <w:vAlign w:val="center"/>
              </w:tcPr>
            </w:tcPrChange>
          </w:tcPr>
          <w:p w14:paraId="5D8A6E01" w14:textId="77777777" w:rsidR="006D452C" w:rsidRPr="00530F41" w:rsidRDefault="006D452C" w:rsidP="00AD5760">
            <w:pPr>
              <w:rPr>
                <w:rFonts w:ascii="Arial" w:hAnsi="Arial" w:cs="Arial"/>
                <w:b/>
                <w:sz w:val="16"/>
                <w:szCs w:val="16"/>
                <w:lang w:eastAsia="es-BO"/>
                <w:rPrChange w:id="7698" w:author="Valeria Tapia" w:date="2026-10-01T11:28:00Z">
                  <w:rPr>
                    <w:rFonts w:cs="Arial"/>
                    <w:b/>
                    <w:sz w:val="16"/>
                    <w:szCs w:val="16"/>
                    <w:lang w:eastAsia="es-BO"/>
                  </w:rPr>
                </w:rPrChange>
              </w:rPr>
            </w:pPr>
            <w:r w:rsidRPr="00530F41">
              <w:rPr>
                <w:rFonts w:ascii="Arial" w:hAnsi="Arial" w:cs="Arial"/>
                <w:b/>
                <w:sz w:val="16"/>
                <w:szCs w:val="16"/>
                <w:lang w:eastAsia="es-BO"/>
                <w:rPrChange w:id="7699" w:author="Valeria Tapia" w:date="2026-10-01T11:28:00Z">
                  <w:rPr>
                    <w:rFonts w:cs="Arial"/>
                    <w:b/>
                    <w:sz w:val="16"/>
                    <w:szCs w:val="16"/>
                    <w:lang w:eastAsia="es-BO"/>
                  </w:rPr>
                </w:rPrChange>
              </w:rPr>
              <w:t xml:space="preserve">C. ANÁLISIS DE LABORATORIO Y/O INSPECCIÓN </w:t>
            </w:r>
            <w:r w:rsidRPr="00530F41">
              <w:rPr>
                <w:rFonts w:ascii="Arial" w:hAnsi="Arial" w:cs="Arial"/>
                <w:sz w:val="16"/>
                <w:szCs w:val="16"/>
                <w:lang w:eastAsia="es-BO"/>
                <w:rPrChange w:id="7700" w:author="Valeria Tapia" w:date="2026-10-01T11:28:00Z">
                  <w:rPr>
                    <w:rFonts w:cs="Arial"/>
                    <w:sz w:val="16"/>
                    <w:szCs w:val="16"/>
                    <w:lang w:eastAsia="es-BO"/>
                  </w:rPr>
                </w:rPrChange>
              </w:rPr>
              <w:t>(</w:t>
            </w:r>
            <w:r w:rsidRPr="00530F41">
              <w:rPr>
                <w:rFonts w:ascii="Arial" w:hAnsi="Arial" w:cs="Arial"/>
                <w:i/>
                <w:sz w:val="16"/>
                <w:szCs w:val="16"/>
                <w:lang w:eastAsia="es-BO"/>
                <w:rPrChange w:id="7701" w:author="Valeria Tapia" w:date="2026-10-01T11:28:00Z">
                  <w:rPr>
                    <w:rFonts w:cs="Arial"/>
                    <w:i/>
                    <w:sz w:val="16"/>
                    <w:szCs w:val="16"/>
                    <w:lang w:eastAsia="es-BO"/>
                  </w:rPr>
                </w:rPrChange>
              </w:rPr>
              <w:t>Registrar SI pa</w:t>
            </w:r>
            <w:r w:rsidRPr="00530F41">
              <w:rPr>
                <w:rFonts w:ascii="Arial" w:hAnsi="Arial" w:cs="Arial"/>
                <w:i/>
                <w:sz w:val="16"/>
                <w:szCs w:val="16"/>
                <w:shd w:val="clear" w:color="auto" w:fill="FDE9D9" w:themeFill="accent6" w:themeFillTint="33"/>
                <w:lang w:eastAsia="es-BO"/>
                <w:rPrChange w:id="7702" w:author="Valeria Tapia" w:date="2026-10-01T11:28:00Z">
                  <w:rPr>
                    <w:rFonts w:cs="Arial"/>
                    <w:i/>
                    <w:sz w:val="16"/>
                    <w:szCs w:val="16"/>
                    <w:shd w:val="clear" w:color="auto" w:fill="FDE9D9" w:themeFill="accent6" w:themeFillTint="33"/>
                    <w:lang w:eastAsia="es-BO"/>
                  </w:rPr>
                </w:rPrChange>
              </w:rPr>
              <w:t>r</w:t>
            </w:r>
            <w:r w:rsidRPr="00530F41">
              <w:rPr>
                <w:rFonts w:ascii="Arial" w:hAnsi="Arial" w:cs="Arial"/>
                <w:i/>
                <w:sz w:val="16"/>
                <w:szCs w:val="16"/>
                <w:lang w:eastAsia="es-BO"/>
                <w:rPrChange w:id="7703" w:author="Valeria Tapia" w:date="2026-10-01T11:28:00Z">
                  <w:rPr>
                    <w:rFonts w:cs="Arial"/>
                    <w:i/>
                    <w:sz w:val="16"/>
                    <w:szCs w:val="16"/>
                    <w:lang w:eastAsia="es-BO"/>
                  </w:rPr>
                </w:rPrChange>
              </w:rPr>
              <w:t xml:space="preserve">a la obtención del documento requiere Análisis de Laboratorio </w:t>
            </w:r>
            <w:r w:rsidRPr="00530F41">
              <w:rPr>
                <w:rFonts w:ascii="Arial" w:hAnsi="Arial" w:cs="Arial"/>
                <w:b/>
                <w:i/>
                <w:sz w:val="16"/>
                <w:szCs w:val="16"/>
                <w:lang w:eastAsia="es-BO"/>
                <w:rPrChange w:id="7704" w:author="Valeria Tapia" w:date="2026-10-01T11:28:00Z">
                  <w:rPr>
                    <w:rFonts w:cs="Arial"/>
                    <w:b/>
                    <w:i/>
                    <w:sz w:val="16"/>
                    <w:szCs w:val="16"/>
                    <w:lang w:eastAsia="es-BO"/>
                  </w:rPr>
                </w:rPrChange>
              </w:rPr>
              <w:t>y/o inspección</w:t>
            </w:r>
            <w:r w:rsidRPr="00530F41">
              <w:rPr>
                <w:rFonts w:ascii="Arial" w:hAnsi="Arial" w:cs="Arial"/>
                <w:i/>
                <w:sz w:val="16"/>
                <w:szCs w:val="16"/>
                <w:lang w:eastAsia="es-BO"/>
                <w:rPrChange w:id="7705" w:author="Valeria Tapia" w:date="2026-10-01T11:28:00Z">
                  <w:rPr>
                    <w:rFonts w:cs="Arial"/>
                    <w:i/>
                    <w:sz w:val="16"/>
                    <w:szCs w:val="16"/>
                    <w:lang w:eastAsia="es-BO"/>
                  </w:rPr>
                </w:rPrChange>
              </w:rPr>
              <w:t>, caso contrario consignar NO</w:t>
            </w:r>
            <w:r w:rsidRPr="00530F41">
              <w:rPr>
                <w:rFonts w:ascii="Arial" w:hAnsi="Arial" w:cs="Arial"/>
                <w:sz w:val="16"/>
                <w:szCs w:val="16"/>
                <w:lang w:eastAsia="es-BO"/>
                <w:rPrChange w:id="7706" w:author="Valeria Tapia" w:date="2026-10-01T11:28:00Z">
                  <w:rPr>
                    <w:rFonts w:cs="Arial"/>
                    <w:sz w:val="16"/>
                    <w:szCs w:val="16"/>
                    <w:lang w:eastAsia="es-BO"/>
                  </w:rPr>
                </w:rPrChange>
              </w:rPr>
              <w:t>)</w:t>
            </w:r>
          </w:p>
        </w:tc>
      </w:tr>
      <w:tr w:rsidR="00BC22CC" w:rsidRPr="00F073C2" w14:paraId="659E7B13" w14:textId="77777777" w:rsidTr="00471D04">
        <w:tblPrEx>
          <w:tblPrExChange w:id="7707" w:author="Valeria Tapia" w:date="2026-10-01T18:54:00Z">
            <w:tblPrEx>
              <w:tblW w:w="5314" w:type="pct"/>
              <w:tblInd w:w="70" w:type="dxa"/>
            </w:tblPrEx>
          </w:tblPrExChange>
        </w:tblPrEx>
        <w:trPr>
          <w:trHeight w:val="300"/>
          <w:trPrChange w:id="7708" w:author="Valeria Tapia" w:date="2026-10-01T18:54:00Z">
            <w:trPr>
              <w:gridBefore w:val="1"/>
              <w:gridAfter w:val="0"/>
              <w:trHeight w:val="300"/>
            </w:trPr>
          </w:trPrChange>
        </w:trPr>
        <w:tc>
          <w:tcPr>
            <w:tcW w:w="169" w:type="pct"/>
            <w:gridSpan w:val="2"/>
            <w:shd w:val="clear" w:color="auto" w:fill="auto"/>
            <w:noWrap/>
            <w:vAlign w:val="center"/>
            <w:tcPrChange w:id="7709" w:author="Valeria Tapia" w:date="2026-10-01T18:54:00Z">
              <w:tcPr>
                <w:tcW w:w="168" w:type="pct"/>
                <w:gridSpan w:val="2"/>
                <w:shd w:val="clear" w:color="auto" w:fill="auto"/>
                <w:noWrap/>
                <w:vAlign w:val="center"/>
              </w:tcPr>
            </w:tcPrChange>
          </w:tcPr>
          <w:p w14:paraId="171253C4" w14:textId="77777777" w:rsidR="006D452C" w:rsidRPr="00530F41" w:rsidRDefault="006D452C" w:rsidP="00AD5760">
            <w:pPr>
              <w:jc w:val="center"/>
              <w:rPr>
                <w:rFonts w:ascii="Arial" w:hAnsi="Arial" w:cs="Arial"/>
                <w:color w:val="000000"/>
                <w:sz w:val="16"/>
                <w:szCs w:val="16"/>
                <w:lang w:eastAsia="es-BO"/>
                <w:rPrChange w:id="7710" w:author="Valeria Tapia" w:date="2026-10-01T11:28:00Z">
                  <w:rPr>
                    <w:rFonts w:cs="Arial"/>
                    <w:color w:val="000000"/>
                    <w:sz w:val="16"/>
                    <w:szCs w:val="16"/>
                    <w:lang w:eastAsia="es-BO"/>
                  </w:rPr>
                </w:rPrChange>
              </w:rPr>
            </w:pPr>
            <w:r w:rsidRPr="00530F41">
              <w:rPr>
                <w:rFonts w:ascii="Arial" w:hAnsi="Arial" w:cs="Arial"/>
                <w:color w:val="000000"/>
                <w:sz w:val="16"/>
                <w:szCs w:val="16"/>
                <w:lang w:eastAsia="es-BO"/>
                <w:rPrChange w:id="7711" w:author="Valeria Tapia" w:date="2026-10-01T11:28:00Z">
                  <w:rPr>
                    <w:rFonts w:cs="Arial"/>
                    <w:color w:val="000000"/>
                    <w:sz w:val="16"/>
                    <w:szCs w:val="16"/>
                    <w:lang w:eastAsia="es-BO"/>
                  </w:rPr>
                </w:rPrChange>
              </w:rPr>
              <w:t>SI</w:t>
            </w:r>
          </w:p>
        </w:tc>
        <w:tc>
          <w:tcPr>
            <w:tcW w:w="2504" w:type="pct"/>
            <w:gridSpan w:val="44"/>
            <w:shd w:val="clear" w:color="auto" w:fill="auto"/>
            <w:vAlign w:val="center"/>
            <w:tcPrChange w:id="7712" w:author="Valeria Tapia" w:date="2026-10-01T18:54:00Z">
              <w:tcPr>
                <w:tcW w:w="2511" w:type="pct"/>
                <w:gridSpan w:val="67"/>
                <w:shd w:val="clear" w:color="auto" w:fill="auto"/>
                <w:vAlign w:val="center"/>
              </w:tcPr>
            </w:tcPrChange>
          </w:tcPr>
          <w:p w14:paraId="352456E7" w14:textId="77777777" w:rsidR="006D452C" w:rsidRPr="00530F41" w:rsidRDefault="006D452C" w:rsidP="00AD5760">
            <w:pPr>
              <w:rPr>
                <w:rFonts w:ascii="Arial" w:hAnsi="Arial" w:cs="Arial"/>
                <w:sz w:val="16"/>
                <w:szCs w:val="16"/>
                <w:lang w:eastAsia="es-BO"/>
                <w:rPrChange w:id="7713" w:author="Valeria Tapia" w:date="2026-10-01T11:28:00Z">
                  <w:rPr>
                    <w:rFonts w:cs="Arial"/>
                    <w:sz w:val="16"/>
                    <w:szCs w:val="16"/>
                    <w:lang w:eastAsia="es-BO"/>
                  </w:rPr>
                </w:rPrChange>
              </w:rPr>
            </w:pPr>
          </w:p>
        </w:tc>
        <w:tc>
          <w:tcPr>
            <w:tcW w:w="400" w:type="pct"/>
            <w:gridSpan w:val="5"/>
            <w:shd w:val="clear" w:color="auto" w:fill="auto"/>
            <w:vAlign w:val="center"/>
            <w:tcPrChange w:id="7714" w:author="Valeria Tapia" w:date="2026-10-01T18:54:00Z">
              <w:tcPr>
                <w:tcW w:w="400" w:type="pct"/>
                <w:gridSpan w:val="7"/>
                <w:shd w:val="clear" w:color="auto" w:fill="auto"/>
                <w:vAlign w:val="center"/>
              </w:tcPr>
            </w:tcPrChange>
          </w:tcPr>
          <w:p w14:paraId="4E26A772" w14:textId="77777777" w:rsidR="006D452C" w:rsidRPr="00530F41" w:rsidRDefault="006D452C" w:rsidP="00AD5760">
            <w:pPr>
              <w:ind w:left="188"/>
              <w:rPr>
                <w:rFonts w:ascii="Arial" w:hAnsi="Arial" w:cs="Arial"/>
                <w:color w:val="000000"/>
                <w:sz w:val="16"/>
                <w:szCs w:val="16"/>
                <w:lang w:eastAsia="es-BO"/>
                <w:rPrChange w:id="7715" w:author="Valeria Tapia" w:date="2026-10-01T11:28:00Z">
                  <w:rPr>
                    <w:rFonts w:cs="Arial"/>
                    <w:color w:val="000000"/>
                    <w:sz w:val="16"/>
                    <w:szCs w:val="16"/>
                    <w:lang w:eastAsia="es-BO"/>
                  </w:rPr>
                </w:rPrChange>
              </w:rPr>
            </w:pPr>
            <w:r w:rsidRPr="00530F41">
              <w:rPr>
                <w:rFonts w:ascii="Arial" w:hAnsi="Arial" w:cs="Arial"/>
                <w:color w:val="000000"/>
                <w:sz w:val="16"/>
                <w:szCs w:val="16"/>
                <w:lang w:eastAsia="es-BO"/>
                <w:rPrChange w:id="7716" w:author="Valeria Tapia" w:date="2026-10-01T11:28:00Z">
                  <w:rPr>
                    <w:rFonts w:cs="Arial"/>
                    <w:color w:val="000000"/>
                    <w:sz w:val="16"/>
                    <w:szCs w:val="16"/>
                    <w:lang w:eastAsia="es-BO"/>
                  </w:rPr>
                </w:rPrChange>
              </w:rPr>
              <w:t>NO</w:t>
            </w:r>
          </w:p>
        </w:tc>
        <w:tc>
          <w:tcPr>
            <w:tcW w:w="1927" w:type="pct"/>
            <w:gridSpan w:val="13"/>
            <w:shd w:val="clear" w:color="auto" w:fill="auto"/>
            <w:vAlign w:val="center"/>
            <w:tcPrChange w:id="7717" w:author="Valeria Tapia" w:date="2026-10-01T18:54:00Z">
              <w:tcPr>
                <w:tcW w:w="1922" w:type="pct"/>
                <w:gridSpan w:val="22"/>
                <w:shd w:val="clear" w:color="auto" w:fill="auto"/>
                <w:vAlign w:val="center"/>
              </w:tcPr>
            </w:tcPrChange>
          </w:tcPr>
          <w:p w14:paraId="3BF29DDA" w14:textId="77777777" w:rsidR="006D452C" w:rsidRPr="00530F41" w:rsidRDefault="006D452C" w:rsidP="00AD5760">
            <w:pPr>
              <w:rPr>
                <w:rFonts w:ascii="Arial" w:hAnsi="Arial" w:cs="Arial"/>
                <w:color w:val="000000"/>
                <w:sz w:val="16"/>
                <w:szCs w:val="16"/>
                <w:lang w:eastAsia="es-BO"/>
                <w:rPrChange w:id="7718" w:author="Valeria Tapia" w:date="2026-10-01T11:28:00Z">
                  <w:rPr>
                    <w:rFonts w:cs="Arial"/>
                    <w:color w:val="000000"/>
                    <w:sz w:val="16"/>
                    <w:szCs w:val="16"/>
                    <w:lang w:eastAsia="es-BO"/>
                  </w:rPr>
                </w:rPrChange>
              </w:rPr>
            </w:pPr>
          </w:p>
        </w:tc>
      </w:tr>
      <w:tr w:rsidR="006D452C" w:rsidRPr="00F073C2" w14:paraId="584F109A" w14:textId="77777777" w:rsidTr="00BC22CC">
        <w:trPr>
          <w:trHeight w:val="300"/>
          <w:trPrChange w:id="7719" w:author="Valeria Tapia" w:date="2026-10-01T18:43:00Z">
            <w:trPr>
              <w:gridAfter w:val="0"/>
              <w:trHeight w:val="300"/>
            </w:trPr>
          </w:trPrChange>
        </w:trPr>
        <w:tc>
          <w:tcPr>
            <w:tcW w:w="5000" w:type="pct"/>
            <w:gridSpan w:val="64"/>
            <w:shd w:val="clear" w:color="auto" w:fill="F2F2F2" w:themeFill="background1" w:themeFillShade="F2"/>
            <w:noWrap/>
            <w:vAlign w:val="center"/>
            <w:tcPrChange w:id="7720" w:author="Valeria Tapia" w:date="2026-10-01T18:43:00Z">
              <w:tcPr>
                <w:tcW w:w="5000" w:type="pct"/>
                <w:gridSpan w:val="98"/>
                <w:shd w:val="clear" w:color="auto" w:fill="FDE9D9" w:themeFill="accent6" w:themeFillTint="33"/>
                <w:noWrap/>
                <w:vAlign w:val="center"/>
              </w:tcPr>
            </w:tcPrChange>
          </w:tcPr>
          <w:p w14:paraId="0BE481AA" w14:textId="07824EBB" w:rsidR="006D452C" w:rsidRPr="00530F41" w:rsidRDefault="006D452C" w:rsidP="009325CB">
            <w:pPr>
              <w:rPr>
                <w:rFonts w:ascii="Arial" w:hAnsi="Arial" w:cs="Arial"/>
                <w:b/>
                <w:sz w:val="16"/>
                <w:szCs w:val="16"/>
                <w:lang w:eastAsia="es-BO"/>
                <w:rPrChange w:id="7721" w:author="Valeria Tapia" w:date="2026-10-01T11:28:00Z">
                  <w:rPr>
                    <w:rFonts w:cs="Arial"/>
                    <w:b/>
                    <w:sz w:val="16"/>
                    <w:szCs w:val="16"/>
                    <w:lang w:eastAsia="es-BO"/>
                  </w:rPr>
                </w:rPrChange>
              </w:rPr>
            </w:pPr>
            <w:r w:rsidRPr="00530F41">
              <w:rPr>
                <w:rFonts w:ascii="Arial" w:hAnsi="Arial" w:cs="Arial"/>
                <w:b/>
                <w:sz w:val="16"/>
                <w:szCs w:val="16"/>
                <w:lang w:eastAsia="es-BO"/>
                <w:rPrChange w:id="7722" w:author="Valeria Tapia" w:date="2026-10-01T11:28:00Z">
                  <w:rPr>
                    <w:rFonts w:cs="Arial"/>
                    <w:b/>
                    <w:sz w:val="16"/>
                    <w:szCs w:val="16"/>
                    <w:lang w:eastAsia="es-BO"/>
                  </w:rPr>
                </w:rPrChange>
              </w:rPr>
              <w:t xml:space="preserve">D. PROCEDIMIENTO ACTUAL </w:t>
            </w:r>
            <w:del w:id="7723" w:author="Valeria Tapia" w:date="2026-10-01T12:20:00Z">
              <w:r w:rsidRPr="00530F41" w:rsidDel="009325CB">
                <w:rPr>
                  <w:rFonts w:ascii="Arial" w:hAnsi="Arial" w:cs="Arial"/>
                  <w:b/>
                  <w:sz w:val="16"/>
                  <w:szCs w:val="16"/>
                  <w:lang w:eastAsia="es-BO"/>
                  <w:rPrChange w:id="7724" w:author="Valeria Tapia" w:date="2026-10-01T11:28:00Z">
                    <w:rPr>
                      <w:rFonts w:cs="Arial"/>
                      <w:b/>
                      <w:sz w:val="16"/>
                      <w:szCs w:val="16"/>
                      <w:lang w:eastAsia="es-BO"/>
                    </w:rPr>
                  </w:rPrChange>
                </w:rPr>
                <w:delText>(PASO A PASO)</w:delText>
              </w:r>
            </w:del>
            <w:r w:rsidRPr="00530F41">
              <w:rPr>
                <w:rFonts w:ascii="Arial" w:hAnsi="Arial" w:cs="Arial"/>
                <w:b/>
                <w:sz w:val="16"/>
                <w:szCs w:val="16"/>
                <w:lang w:eastAsia="es-BO"/>
                <w:rPrChange w:id="7725" w:author="Valeria Tapia" w:date="2026-10-01T11:28:00Z">
                  <w:rPr>
                    <w:rFonts w:cs="Arial"/>
                    <w:b/>
                    <w:sz w:val="16"/>
                    <w:szCs w:val="16"/>
                    <w:lang w:eastAsia="es-BO"/>
                  </w:rPr>
                </w:rPrChange>
              </w:rPr>
              <w:t xml:space="preserve"> </w:t>
            </w:r>
            <w:ins w:id="7726" w:author="Valeria Tapia" w:date="2026-10-01T12:20:00Z">
              <w:r w:rsidR="009325CB" w:rsidRPr="009325CB">
                <w:rPr>
                  <w:rFonts w:ascii="Arial" w:hAnsi="Arial" w:cs="Arial"/>
                  <w:b/>
                  <w:sz w:val="16"/>
                  <w:szCs w:val="16"/>
                  <w:lang w:eastAsia="es-BO"/>
                  <w:rPrChange w:id="7727" w:author="Valeria Tapia" w:date="2026-10-01T12:20:00Z">
                    <w:rPr>
                      <w:rFonts w:ascii="Arial" w:hAnsi="Arial" w:cs="Arial"/>
                      <w:sz w:val="16"/>
                      <w:szCs w:val="16"/>
                      <w:lang w:eastAsia="es-BO"/>
                    </w:rPr>
                  </w:rPrChange>
                </w:rPr>
                <w:t>DEL PROCESO DE OBTENCIÓN Y EMISIÓN DE LA APCO</w:t>
              </w:r>
            </w:ins>
            <w:del w:id="7728" w:author="Valeria Tapia" w:date="2026-10-01T12:20:00Z">
              <w:r w:rsidRPr="00530F41" w:rsidDel="009325CB">
                <w:rPr>
                  <w:rFonts w:ascii="Arial" w:hAnsi="Arial" w:cs="Arial"/>
                  <w:sz w:val="16"/>
                  <w:szCs w:val="16"/>
                  <w:lang w:eastAsia="es-BO"/>
                  <w:rPrChange w:id="7729" w:author="Valeria Tapia" w:date="2026-10-01T11:28:00Z">
                    <w:rPr>
                      <w:rFonts w:cs="Arial"/>
                      <w:sz w:val="16"/>
                      <w:szCs w:val="16"/>
                      <w:lang w:eastAsia="es-BO"/>
                    </w:rPr>
                  </w:rPrChange>
                </w:rPr>
                <w:delText xml:space="preserve">(Describir paso a paso el proceso actual para la obtención </w:delText>
              </w:r>
            </w:del>
            <w:del w:id="7730" w:author="Valeria Tapia" w:date="2026-10-01T12:19:00Z">
              <w:r w:rsidRPr="00530F41" w:rsidDel="009325CB">
                <w:rPr>
                  <w:rFonts w:ascii="Arial" w:hAnsi="Arial" w:cs="Arial"/>
                  <w:sz w:val="16"/>
                  <w:szCs w:val="16"/>
                  <w:lang w:eastAsia="es-BO"/>
                  <w:rPrChange w:id="7731" w:author="Valeria Tapia" w:date="2026-10-01T11:28:00Z">
                    <w:rPr>
                      <w:rFonts w:cs="Arial"/>
                      <w:sz w:val="16"/>
                      <w:szCs w:val="16"/>
                      <w:lang w:eastAsia="es-BO"/>
                    </w:rPr>
                  </w:rPrChange>
                </w:rPr>
                <w:delText xml:space="preserve">del Documento Requerido), </w:delText>
              </w:r>
              <w:r w:rsidRPr="00530F41" w:rsidDel="009325CB">
                <w:rPr>
                  <w:rFonts w:ascii="Arial" w:hAnsi="Arial" w:cs="Arial"/>
                  <w:b/>
                  <w:sz w:val="16"/>
                  <w:szCs w:val="16"/>
                  <w:lang w:eastAsia="es-BO"/>
                  <w:rPrChange w:id="7732" w:author="Valeria Tapia" w:date="2026-10-01T11:28:00Z">
                    <w:rPr>
                      <w:rFonts w:cs="Arial"/>
                      <w:b/>
                      <w:sz w:val="16"/>
                      <w:szCs w:val="16"/>
                      <w:lang w:eastAsia="es-BO"/>
                    </w:rPr>
                  </w:rPrChange>
                </w:rPr>
                <w:delText>especificar el tiempo que toma cada etapa</w:delText>
              </w:r>
            </w:del>
          </w:p>
        </w:tc>
      </w:tr>
      <w:tr w:rsidR="009325CB" w:rsidRPr="00F073C2" w14:paraId="27CB6131" w14:textId="77777777" w:rsidTr="00BC22CC">
        <w:tblPrEx>
          <w:tblPrExChange w:id="7733" w:author="Valeria Tapia" w:date="2026-10-01T18:43:00Z">
            <w:tblPrEx>
              <w:tblW w:w="5314" w:type="pct"/>
              <w:tblInd w:w="70" w:type="dxa"/>
            </w:tblPrEx>
          </w:tblPrExChange>
        </w:tblPrEx>
        <w:trPr>
          <w:trHeight w:val="300"/>
          <w:ins w:id="7734" w:author="Valeria Tapia" w:date="2026-10-01T12:20:00Z"/>
          <w:trPrChange w:id="7735"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736" w:author="Valeria Tapia" w:date="2026-10-01T18:43:00Z">
              <w:tcPr>
                <w:tcW w:w="5000" w:type="pct"/>
                <w:gridSpan w:val="98"/>
                <w:shd w:val="clear" w:color="auto" w:fill="F2F2F2" w:themeFill="background1" w:themeFillShade="F2"/>
                <w:noWrap/>
                <w:vAlign w:val="center"/>
              </w:tcPr>
            </w:tcPrChange>
          </w:tcPr>
          <w:p w14:paraId="7D0AF0F8" w14:textId="5AAA9BA7" w:rsidR="009325CB" w:rsidRPr="009325CB" w:rsidRDefault="009325CB" w:rsidP="009325CB">
            <w:pPr>
              <w:rPr>
                <w:ins w:id="7737" w:author="Valeria Tapia" w:date="2026-10-01T12:20:00Z"/>
                <w:rFonts w:ascii="Arial" w:hAnsi="Arial" w:cs="Arial"/>
                <w:b/>
                <w:sz w:val="16"/>
                <w:szCs w:val="16"/>
                <w:lang w:eastAsia="es-BO"/>
              </w:rPr>
            </w:pPr>
            <w:ins w:id="7738" w:author="Valeria Tapia" w:date="2026-10-01T12:20:00Z">
              <w:r>
                <w:rPr>
                  <w:rFonts w:ascii="Arial" w:hAnsi="Arial" w:cs="Arial"/>
                  <w:b/>
                  <w:sz w:val="16"/>
                  <w:szCs w:val="16"/>
                  <w:lang w:eastAsia="es-BO"/>
                </w:rPr>
                <w:t>1. PASO A PASO</w:t>
              </w:r>
            </w:ins>
          </w:p>
        </w:tc>
      </w:tr>
      <w:tr w:rsidR="006D452C" w:rsidRPr="00F073C2" w14:paraId="29847E28" w14:textId="77777777" w:rsidTr="00BC22CC">
        <w:trPr>
          <w:trHeight w:val="300"/>
          <w:trPrChange w:id="7739" w:author="Valeria Tapia" w:date="2026-10-01T18:43:00Z">
            <w:trPr>
              <w:gridAfter w:val="0"/>
              <w:trHeight w:val="300"/>
            </w:trPr>
          </w:trPrChange>
        </w:trPr>
        <w:tc>
          <w:tcPr>
            <w:tcW w:w="5000" w:type="pct"/>
            <w:gridSpan w:val="64"/>
            <w:shd w:val="clear" w:color="auto" w:fill="auto"/>
            <w:noWrap/>
            <w:vAlign w:val="center"/>
            <w:tcPrChange w:id="7740" w:author="Valeria Tapia" w:date="2026-10-01T18:43:00Z">
              <w:tcPr>
                <w:tcW w:w="5000" w:type="pct"/>
                <w:gridSpan w:val="98"/>
                <w:shd w:val="clear" w:color="auto" w:fill="auto"/>
                <w:noWrap/>
                <w:vAlign w:val="center"/>
              </w:tcPr>
            </w:tcPrChange>
          </w:tcPr>
          <w:p w14:paraId="6C3CC679" w14:textId="77777777" w:rsidR="006D452C" w:rsidRPr="00530F41" w:rsidRDefault="006D452C" w:rsidP="00AD5760">
            <w:pPr>
              <w:rPr>
                <w:rFonts w:ascii="Arial" w:hAnsi="Arial" w:cs="Arial"/>
                <w:b/>
                <w:i/>
                <w:iCs/>
                <w:color w:val="000000"/>
                <w:sz w:val="16"/>
                <w:szCs w:val="16"/>
                <w:lang w:eastAsia="es-BO"/>
                <w:rPrChange w:id="7741" w:author="Valeria Tapia" w:date="2026-10-01T11:28:00Z">
                  <w:rPr>
                    <w:rFonts w:cs="Arial"/>
                    <w:b/>
                    <w:i/>
                    <w:iCs/>
                    <w:color w:val="000000"/>
                    <w:sz w:val="16"/>
                    <w:szCs w:val="16"/>
                    <w:lang w:eastAsia="es-BO"/>
                  </w:rPr>
                </w:rPrChange>
              </w:rPr>
            </w:pPr>
            <w:r w:rsidRPr="00530F41">
              <w:rPr>
                <w:rFonts w:ascii="Arial" w:hAnsi="Arial" w:cs="Arial"/>
                <w:b/>
                <w:i/>
                <w:iCs/>
                <w:color w:val="000000"/>
                <w:sz w:val="16"/>
                <w:szCs w:val="16"/>
                <w:lang w:eastAsia="es-BO"/>
                <w:rPrChange w:id="7742" w:author="Valeria Tapia" w:date="2026-10-01T11:28:00Z">
                  <w:rPr>
                    <w:rFonts w:cs="Arial"/>
                    <w:b/>
                    <w:i/>
                    <w:iCs/>
                    <w:color w:val="000000"/>
                    <w:sz w:val="16"/>
                    <w:szCs w:val="16"/>
                    <w:lang w:eastAsia="es-BO"/>
                  </w:rPr>
                </w:rPrChange>
              </w:rPr>
              <w:t>Ej. :.</w:t>
            </w:r>
            <w:r w:rsidRPr="00530F41">
              <w:rPr>
                <w:rFonts w:ascii="Arial" w:hAnsi="Arial" w:cs="Arial"/>
                <w:i/>
                <w:iCs/>
                <w:color w:val="000000"/>
                <w:sz w:val="16"/>
                <w:szCs w:val="16"/>
                <w:lang w:eastAsia="es-BO"/>
                <w:rPrChange w:id="7743" w:author="Valeria Tapia" w:date="2026-10-01T11:28:00Z">
                  <w:rPr>
                    <w:rFonts w:cs="Arial"/>
                    <w:i/>
                    <w:iCs/>
                    <w:color w:val="000000"/>
                    <w:sz w:val="16"/>
                    <w:szCs w:val="16"/>
                    <w:lang w:eastAsia="es-BO"/>
                  </w:rPr>
                </w:rPrChange>
              </w:rPr>
              <w:t xml:space="preserve"> </w:t>
            </w:r>
            <w:r w:rsidRPr="00530F41">
              <w:rPr>
                <w:rFonts w:ascii="Arial" w:hAnsi="Arial" w:cs="Arial"/>
                <w:b/>
                <w:i/>
                <w:iCs/>
                <w:color w:val="000000"/>
                <w:sz w:val="16"/>
                <w:szCs w:val="16"/>
                <w:lang w:eastAsia="es-BO"/>
                <w:rPrChange w:id="7744" w:author="Valeria Tapia" w:date="2026-10-01T11:28:00Z">
                  <w:rPr>
                    <w:rFonts w:cs="Arial"/>
                    <w:b/>
                    <w:i/>
                    <w:iCs/>
                    <w:color w:val="000000"/>
                    <w:sz w:val="16"/>
                    <w:szCs w:val="16"/>
                    <w:lang w:eastAsia="es-BO"/>
                  </w:rPr>
                </w:rPrChange>
              </w:rPr>
              <w:t>Autorización Previa:</w:t>
            </w:r>
          </w:p>
          <w:p w14:paraId="72970AB0" w14:textId="77777777" w:rsidR="006D452C" w:rsidRPr="00530F41" w:rsidRDefault="006D452C" w:rsidP="008F0EB0">
            <w:pPr>
              <w:pStyle w:val="Prrafodelista"/>
              <w:numPr>
                <w:ilvl w:val="0"/>
                <w:numId w:val="19"/>
              </w:numPr>
              <w:contextualSpacing/>
              <w:jc w:val="left"/>
              <w:rPr>
                <w:rFonts w:ascii="Arial" w:hAnsi="Arial" w:cs="Arial"/>
                <w:i/>
                <w:iCs/>
                <w:color w:val="000000"/>
                <w:sz w:val="16"/>
                <w:szCs w:val="16"/>
                <w:lang w:eastAsia="es-BO"/>
                <w:rPrChange w:id="7745" w:author="Valeria Tapia" w:date="2026-10-01T11:28:00Z">
                  <w:rPr>
                    <w:rFonts w:cs="Arial"/>
                    <w:i/>
                    <w:iCs/>
                    <w:color w:val="000000"/>
                    <w:sz w:val="16"/>
                    <w:szCs w:val="16"/>
                    <w:lang w:eastAsia="es-BO"/>
                  </w:rPr>
                </w:rPrChange>
              </w:rPr>
            </w:pPr>
            <w:r w:rsidRPr="00530F41">
              <w:rPr>
                <w:rFonts w:ascii="Arial" w:hAnsi="Arial" w:cs="Arial"/>
                <w:i/>
                <w:iCs/>
                <w:color w:val="000000"/>
                <w:sz w:val="16"/>
                <w:szCs w:val="16"/>
                <w:lang w:eastAsia="es-BO"/>
                <w:rPrChange w:id="7746" w:author="Valeria Tapia" w:date="2026-10-01T11:28:00Z">
                  <w:rPr>
                    <w:rFonts w:cs="Arial"/>
                    <w:i/>
                    <w:iCs/>
                    <w:color w:val="000000"/>
                    <w:sz w:val="16"/>
                    <w:szCs w:val="16"/>
                    <w:lang w:eastAsia="es-BO"/>
                  </w:rPr>
                </w:rPrChange>
              </w:rPr>
              <w:t xml:space="preserve">El interesado realiza la solicitud escrita adjuntando los siguientes requisitos: (ejemplo: lista de empaque, factura, etc.) </w:t>
            </w:r>
          </w:p>
          <w:p w14:paraId="2781F029" w14:textId="77777777" w:rsidR="006D452C" w:rsidRPr="00530F41" w:rsidRDefault="006D452C" w:rsidP="008F0EB0">
            <w:pPr>
              <w:pStyle w:val="Prrafodelista"/>
              <w:numPr>
                <w:ilvl w:val="0"/>
                <w:numId w:val="19"/>
              </w:numPr>
              <w:contextualSpacing/>
              <w:jc w:val="left"/>
              <w:rPr>
                <w:rFonts w:ascii="Arial" w:hAnsi="Arial" w:cs="Arial"/>
                <w:i/>
                <w:iCs/>
                <w:color w:val="000000"/>
                <w:sz w:val="16"/>
                <w:szCs w:val="16"/>
                <w:lang w:eastAsia="es-BO"/>
                <w:rPrChange w:id="7747" w:author="Valeria Tapia" w:date="2026-10-01T11:28:00Z">
                  <w:rPr>
                    <w:rFonts w:cs="Arial"/>
                    <w:i/>
                    <w:iCs/>
                    <w:color w:val="000000"/>
                    <w:sz w:val="16"/>
                    <w:szCs w:val="16"/>
                    <w:lang w:eastAsia="es-BO"/>
                  </w:rPr>
                </w:rPrChange>
              </w:rPr>
            </w:pPr>
            <w:r w:rsidRPr="00530F41">
              <w:rPr>
                <w:rFonts w:ascii="Arial" w:hAnsi="Arial" w:cs="Arial"/>
                <w:i/>
                <w:iCs/>
                <w:color w:val="000000"/>
                <w:sz w:val="16"/>
                <w:szCs w:val="16"/>
                <w:lang w:eastAsia="es-BO"/>
                <w:rPrChange w:id="7748" w:author="Valeria Tapia" w:date="2026-10-01T11:28:00Z">
                  <w:rPr>
                    <w:rFonts w:cs="Arial"/>
                    <w:i/>
                    <w:iCs/>
                    <w:color w:val="000000"/>
                    <w:sz w:val="16"/>
                    <w:szCs w:val="16"/>
                    <w:lang w:eastAsia="es-BO"/>
                  </w:rPr>
                </w:rPrChange>
              </w:rPr>
              <w:t>La entidad evalúa la solicitud en un plazo mínimo de veinticuatro (24) horas, a fin de proceder con su procesamiento o, en su caso, devolverla al solicitante para la subsanación de observaciones.</w:t>
            </w:r>
          </w:p>
          <w:p w14:paraId="3EE70FDD" w14:textId="77777777" w:rsidR="006D452C" w:rsidRPr="00530F41" w:rsidRDefault="006D452C" w:rsidP="008F0EB0">
            <w:pPr>
              <w:pStyle w:val="Prrafodelista"/>
              <w:numPr>
                <w:ilvl w:val="0"/>
                <w:numId w:val="19"/>
              </w:numPr>
              <w:contextualSpacing/>
              <w:jc w:val="left"/>
              <w:rPr>
                <w:rFonts w:ascii="Arial" w:hAnsi="Arial" w:cs="Arial"/>
                <w:i/>
                <w:iCs/>
                <w:color w:val="000000"/>
                <w:sz w:val="16"/>
                <w:szCs w:val="16"/>
                <w:lang w:eastAsia="es-BO"/>
                <w:rPrChange w:id="7749" w:author="Valeria Tapia" w:date="2026-10-01T11:28:00Z">
                  <w:rPr>
                    <w:rFonts w:cs="Arial"/>
                    <w:i/>
                    <w:iCs/>
                    <w:color w:val="000000"/>
                    <w:sz w:val="16"/>
                    <w:szCs w:val="16"/>
                    <w:lang w:eastAsia="es-BO"/>
                  </w:rPr>
                </w:rPrChange>
              </w:rPr>
            </w:pPr>
            <w:r w:rsidRPr="00530F41">
              <w:rPr>
                <w:rFonts w:ascii="Arial" w:hAnsi="Arial" w:cs="Arial"/>
                <w:i/>
                <w:iCs/>
                <w:color w:val="000000"/>
                <w:sz w:val="16"/>
                <w:szCs w:val="16"/>
                <w:lang w:eastAsia="es-BO"/>
                <w:rPrChange w:id="7750" w:author="Valeria Tapia" w:date="2026-10-01T11:28:00Z">
                  <w:rPr>
                    <w:rFonts w:cs="Arial"/>
                    <w:i/>
                    <w:iCs/>
                    <w:color w:val="000000"/>
                    <w:sz w:val="16"/>
                    <w:szCs w:val="16"/>
                    <w:lang w:eastAsia="es-BO"/>
                  </w:rPr>
                </w:rPrChange>
              </w:rPr>
              <w:t>Una vez autorizado, debe realizar el pago  de Bs. 150 a la cuenta bancaria y presentar la boleta de depósito.</w:t>
            </w:r>
          </w:p>
          <w:p w14:paraId="41586940" w14:textId="5C662090" w:rsidR="006D452C" w:rsidRPr="00530F41" w:rsidDel="00471D04" w:rsidRDefault="006D452C">
            <w:pPr>
              <w:pStyle w:val="Prrafodelista"/>
              <w:numPr>
                <w:ilvl w:val="0"/>
                <w:numId w:val="19"/>
              </w:numPr>
              <w:contextualSpacing/>
              <w:jc w:val="left"/>
              <w:rPr>
                <w:del w:id="7751" w:author="Valeria Tapia" w:date="2026-10-01T18:59:00Z"/>
                <w:rFonts w:ascii="Arial" w:hAnsi="Arial" w:cs="Arial"/>
                <w:i/>
                <w:iCs/>
                <w:color w:val="000000"/>
                <w:sz w:val="16"/>
                <w:szCs w:val="16"/>
                <w:lang w:eastAsia="es-BO"/>
                <w:rPrChange w:id="7752" w:author="Valeria Tapia" w:date="2026-10-01T11:28:00Z">
                  <w:rPr>
                    <w:del w:id="7753" w:author="Valeria Tapia" w:date="2026-10-01T18:59:00Z"/>
                    <w:rFonts w:cs="Arial"/>
                    <w:i/>
                    <w:iCs/>
                    <w:color w:val="000000"/>
                    <w:sz w:val="16"/>
                    <w:szCs w:val="16"/>
                    <w:lang w:eastAsia="es-BO"/>
                  </w:rPr>
                </w:rPrChange>
              </w:rPr>
            </w:pPr>
            <w:r w:rsidRPr="00471D04">
              <w:rPr>
                <w:rFonts w:ascii="Arial" w:hAnsi="Arial" w:cs="Arial"/>
                <w:i/>
                <w:iCs/>
                <w:color w:val="000000"/>
                <w:sz w:val="16"/>
                <w:szCs w:val="16"/>
                <w:lang w:eastAsia="es-BO"/>
                <w:rPrChange w:id="7754" w:author="Valeria Tapia" w:date="2026-10-01T18:59:00Z">
                  <w:rPr>
                    <w:rFonts w:cs="Arial"/>
                    <w:i/>
                    <w:iCs/>
                    <w:color w:val="000000"/>
                    <w:sz w:val="16"/>
                    <w:szCs w:val="16"/>
                    <w:lang w:eastAsia="es-BO"/>
                  </w:rPr>
                </w:rPrChange>
              </w:rPr>
              <w:t>Remisión de la Autorización Previa al correo electrónico</w:t>
            </w:r>
            <w:del w:id="7755" w:author="Valeria Tapia" w:date="2026-10-01T18:59:00Z">
              <w:r w:rsidRPr="00471D04" w:rsidDel="00471D04">
                <w:rPr>
                  <w:rFonts w:ascii="Arial" w:hAnsi="Arial" w:cs="Arial"/>
                  <w:i/>
                  <w:iCs/>
                  <w:color w:val="000000"/>
                  <w:sz w:val="16"/>
                  <w:szCs w:val="16"/>
                  <w:lang w:eastAsia="es-BO"/>
                  <w:rPrChange w:id="7756" w:author="Valeria Tapia" w:date="2026-10-01T18:59:00Z">
                    <w:rPr>
                      <w:rFonts w:cs="Arial"/>
                      <w:i/>
                      <w:iCs/>
                      <w:color w:val="000000"/>
                      <w:sz w:val="16"/>
                      <w:szCs w:val="16"/>
                      <w:lang w:eastAsia="es-BO"/>
                    </w:rPr>
                  </w:rPrChange>
                </w:rPr>
                <w:delText xml:space="preserve"> </w:delText>
              </w:r>
            </w:del>
          </w:p>
          <w:p w14:paraId="77CA9F87" w14:textId="43F7D570" w:rsidR="006D452C" w:rsidRPr="00471D04" w:rsidDel="009325CB" w:rsidRDefault="006D452C">
            <w:pPr>
              <w:pStyle w:val="Prrafodelista"/>
              <w:numPr>
                <w:ilvl w:val="0"/>
                <w:numId w:val="19"/>
              </w:numPr>
              <w:contextualSpacing/>
              <w:jc w:val="left"/>
              <w:rPr>
                <w:del w:id="7757" w:author="Valeria Tapia" w:date="2026-10-01T12:16:00Z"/>
                <w:rFonts w:ascii="Arial" w:hAnsi="Arial" w:cs="Arial"/>
                <w:i/>
                <w:iCs/>
                <w:color w:val="000000"/>
                <w:sz w:val="16"/>
                <w:szCs w:val="16"/>
                <w:lang w:eastAsia="es-BO"/>
                <w:rPrChange w:id="7758" w:author="Valeria Tapia" w:date="2026-10-01T18:59:00Z">
                  <w:rPr>
                    <w:del w:id="7759" w:author="Valeria Tapia" w:date="2026-10-01T12:16:00Z"/>
                    <w:rFonts w:cs="Arial"/>
                    <w:i/>
                    <w:iCs/>
                    <w:color w:val="000000"/>
                    <w:sz w:val="16"/>
                    <w:szCs w:val="16"/>
                    <w:lang w:eastAsia="es-BO"/>
                  </w:rPr>
                </w:rPrChange>
              </w:rPr>
            </w:pPr>
            <w:del w:id="7760" w:author="Valeria Tapia" w:date="2026-10-01T12:16:00Z">
              <w:r w:rsidRPr="00471D04" w:rsidDel="009325CB">
                <w:rPr>
                  <w:rFonts w:ascii="Arial" w:hAnsi="Arial" w:cs="Arial"/>
                  <w:i/>
                  <w:iCs/>
                  <w:color w:val="000000"/>
                  <w:sz w:val="16"/>
                  <w:szCs w:val="16"/>
                  <w:lang w:eastAsia="es-BO"/>
                  <w:rPrChange w:id="7761" w:author="Valeria Tapia" w:date="2026-10-01T18:59:00Z">
                    <w:rPr>
                      <w:rFonts w:cs="Arial"/>
                      <w:i/>
                      <w:iCs/>
                      <w:color w:val="000000"/>
                      <w:sz w:val="16"/>
                      <w:szCs w:val="16"/>
                      <w:lang w:eastAsia="es-BO"/>
                    </w:rPr>
                  </w:rPrChange>
                </w:rPr>
                <w:delText>Etc….</w:delText>
              </w:r>
            </w:del>
          </w:p>
          <w:p w14:paraId="3356F1BC" w14:textId="77777777" w:rsidR="006D452C" w:rsidRPr="00530F41" w:rsidRDefault="006D452C">
            <w:pPr>
              <w:pStyle w:val="Prrafodelista"/>
              <w:ind w:left="720"/>
              <w:contextualSpacing/>
              <w:jc w:val="left"/>
              <w:rPr>
                <w:rFonts w:ascii="Arial" w:hAnsi="Arial" w:cs="Arial"/>
                <w:color w:val="000000"/>
                <w:sz w:val="16"/>
                <w:szCs w:val="16"/>
                <w:lang w:eastAsia="es-BO"/>
                <w:rPrChange w:id="7762" w:author="Valeria Tapia" w:date="2026-10-01T11:28:00Z">
                  <w:rPr>
                    <w:rFonts w:cs="Arial"/>
                    <w:color w:val="000000"/>
                    <w:sz w:val="16"/>
                    <w:szCs w:val="16"/>
                    <w:lang w:eastAsia="es-BO"/>
                  </w:rPr>
                </w:rPrChange>
              </w:rPr>
              <w:pPrChange w:id="7763" w:author="Valeria Tapia" w:date="2026-10-01T12:16:00Z">
                <w:pPr/>
              </w:pPrChange>
            </w:pPr>
          </w:p>
        </w:tc>
      </w:tr>
      <w:tr w:rsidR="00F43359" w:rsidRPr="00F073C2" w14:paraId="388C05E8" w14:textId="77777777" w:rsidTr="00BC22CC">
        <w:tblPrEx>
          <w:tblPrExChange w:id="7764" w:author="Valeria Tapia" w:date="2026-10-01T18:43:00Z">
            <w:tblPrEx>
              <w:tblW w:w="5314" w:type="pct"/>
              <w:tblInd w:w="70" w:type="dxa"/>
            </w:tblPrEx>
          </w:tblPrExChange>
        </w:tblPrEx>
        <w:trPr>
          <w:trHeight w:val="300"/>
          <w:ins w:id="7765" w:author="Valeria Tapia" w:date="2026-10-01T11:49:00Z"/>
          <w:trPrChange w:id="7766"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767" w:author="Valeria Tapia" w:date="2026-10-01T18:43:00Z">
              <w:tcPr>
                <w:tcW w:w="5000" w:type="pct"/>
                <w:gridSpan w:val="98"/>
                <w:shd w:val="clear" w:color="auto" w:fill="FDE9D9" w:themeFill="accent6" w:themeFillTint="33"/>
                <w:noWrap/>
                <w:vAlign w:val="center"/>
              </w:tcPr>
            </w:tcPrChange>
          </w:tcPr>
          <w:p w14:paraId="61DEB9D5" w14:textId="267C6E9E" w:rsidR="00F43359" w:rsidRPr="00F43359" w:rsidRDefault="009325CB" w:rsidP="009325CB">
            <w:pPr>
              <w:rPr>
                <w:ins w:id="7768" w:author="Valeria Tapia" w:date="2026-10-01T11:49:00Z"/>
                <w:rFonts w:ascii="Arial" w:hAnsi="Arial" w:cs="Arial"/>
                <w:b/>
                <w:color w:val="000000"/>
                <w:sz w:val="16"/>
                <w:szCs w:val="16"/>
                <w:lang w:eastAsia="es-BO"/>
              </w:rPr>
            </w:pPr>
            <w:ins w:id="7769" w:author="Valeria Tapia" w:date="2026-10-01T12:21:00Z">
              <w:r>
                <w:rPr>
                  <w:rFonts w:cs="Arial"/>
                  <w:b/>
                  <w:bCs/>
                  <w:color w:val="000000"/>
                  <w:sz w:val="16"/>
                  <w:szCs w:val="16"/>
                  <w:lang w:eastAsia="es-BO"/>
                </w:rPr>
                <w:t xml:space="preserve">2. </w:t>
              </w:r>
            </w:ins>
            <w:ins w:id="7770" w:author="Valeria Tapia" w:date="2026-10-01T11:50:00Z">
              <w:r w:rsidR="00F43359" w:rsidRPr="009325CB">
                <w:rPr>
                  <w:rFonts w:ascii="Arial" w:hAnsi="Arial" w:cs="Arial"/>
                  <w:b/>
                  <w:sz w:val="16"/>
                  <w:szCs w:val="16"/>
                  <w:lang w:eastAsia="es-BO"/>
                  <w:rPrChange w:id="7771" w:author="Valeria Tapia" w:date="2026-10-01T12:17:00Z">
                    <w:rPr>
                      <w:rFonts w:cs="Arial"/>
                      <w:b/>
                      <w:bCs/>
                      <w:color w:val="000000"/>
                      <w:sz w:val="16"/>
                      <w:szCs w:val="16"/>
                      <w:lang w:eastAsia="es-BO"/>
                    </w:rPr>
                  </w:rPrChange>
                </w:rPr>
                <w:t xml:space="preserve">DIAGRAMA DE FLUJO </w:t>
              </w:r>
            </w:ins>
          </w:p>
        </w:tc>
      </w:tr>
      <w:tr w:rsidR="00F43359" w:rsidRPr="00F073C2" w14:paraId="29717298" w14:textId="77777777" w:rsidTr="00BC22CC">
        <w:tblPrEx>
          <w:tblPrExChange w:id="7772" w:author="Valeria Tapia" w:date="2026-10-01T18:43:00Z">
            <w:tblPrEx>
              <w:tblW w:w="5314" w:type="pct"/>
              <w:tblInd w:w="70" w:type="dxa"/>
            </w:tblPrEx>
          </w:tblPrExChange>
        </w:tblPrEx>
        <w:trPr>
          <w:trHeight w:val="300"/>
          <w:ins w:id="7773" w:author="Valeria Tapia" w:date="2026-10-01T11:49:00Z"/>
          <w:trPrChange w:id="7774" w:author="Valeria Tapia" w:date="2026-10-01T18:43:00Z">
            <w:trPr>
              <w:gridBefore w:val="1"/>
              <w:gridAfter w:val="0"/>
              <w:trHeight w:val="300"/>
            </w:trPr>
          </w:trPrChange>
        </w:trPr>
        <w:tc>
          <w:tcPr>
            <w:tcW w:w="5000" w:type="pct"/>
            <w:gridSpan w:val="64"/>
            <w:shd w:val="clear" w:color="auto" w:fill="auto"/>
            <w:noWrap/>
            <w:vAlign w:val="center"/>
            <w:tcPrChange w:id="7775" w:author="Valeria Tapia" w:date="2026-10-01T18:43:00Z">
              <w:tcPr>
                <w:tcW w:w="5000" w:type="pct"/>
                <w:gridSpan w:val="98"/>
                <w:shd w:val="clear" w:color="auto" w:fill="auto"/>
                <w:noWrap/>
                <w:vAlign w:val="center"/>
              </w:tcPr>
            </w:tcPrChange>
          </w:tcPr>
          <w:p w14:paraId="57EC9087" w14:textId="7AF9F871" w:rsidR="00F43359" w:rsidRPr="00F43359" w:rsidRDefault="00F43359">
            <w:pPr>
              <w:contextualSpacing/>
              <w:jc w:val="left"/>
              <w:rPr>
                <w:ins w:id="7776" w:author="Valeria Tapia" w:date="2026-10-01T11:49:00Z"/>
                <w:rFonts w:cs="Arial"/>
                <w:b/>
                <w:bCs/>
                <w:color w:val="000000"/>
                <w:sz w:val="16"/>
                <w:szCs w:val="16"/>
                <w:lang w:eastAsia="es-BO"/>
                <w:rPrChange w:id="7777" w:author="Valeria Tapia" w:date="2026-10-01T11:50:00Z">
                  <w:rPr>
                    <w:ins w:id="7778" w:author="Valeria Tapia" w:date="2026-10-01T11:49:00Z"/>
                    <w:b/>
                    <w:bCs/>
                    <w:lang w:eastAsia="es-BO"/>
                  </w:rPr>
                </w:rPrChange>
              </w:rPr>
              <w:pPrChange w:id="7779" w:author="Valeria Tapia" w:date="2026-10-01T12:57:00Z">
                <w:pPr/>
              </w:pPrChange>
            </w:pPr>
            <w:ins w:id="7780" w:author="Valeria Tapia" w:date="2026-10-01T11:50:00Z">
              <w:r>
                <w:rPr>
                  <w:rFonts w:ascii="Arial" w:hAnsi="Arial" w:cs="Arial"/>
                  <w:i/>
                  <w:iCs/>
                  <w:color w:val="000000"/>
                  <w:sz w:val="16"/>
                  <w:szCs w:val="16"/>
                  <w:lang w:eastAsia="es-BO"/>
                </w:rPr>
                <w:t xml:space="preserve">Registre el </w:t>
              </w:r>
            </w:ins>
            <w:ins w:id="7781" w:author="Valeria Tapia" w:date="2026-10-01T11:49:00Z">
              <w:r w:rsidRPr="00F43359">
                <w:rPr>
                  <w:rFonts w:ascii="Arial" w:hAnsi="Arial" w:cs="Arial"/>
                  <w:i/>
                  <w:iCs/>
                  <w:color w:val="000000"/>
                  <w:sz w:val="16"/>
                  <w:szCs w:val="16"/>
                  <w:lang w:eastAsia="es-BO"/>
                </w:rPr>
                <w:t xml:space="preserve">diagrama de flujo del proceso de emisión </w:t>
              </w:r>
            </w:ins>
            <w:ins w:id="7782" w:author="Valeria Tapia" w:date="2026-10-01T12:57:00Z">
              <w:r w:rsidR="00024559">
                <w:rPr>
                  <w:rFonts w:ascii="Arial" w:hAnsi="Arial" w:cs="Arial"/>
                  <w:i/>
                  <w:iCs/>
                  <w:color w:val="000000"/>
                  <w:sz w:val="16"/>
                  <w:szCs w:val="16"/>
                  <w:lang w:eastAsia="es-BO"/>
                </w:rPr>
                <w:t xml:space="preserve">de la </w:t>
              </w:r>
            </w:ins>
            <w:ins w:id="7783" w:author="Valeria Tapia" w:date="2026-10-01T11:51:00Z">
              <w:r>
                <w:rPr>
                  <w:rFonts w:ascii="Arial" w:hAnsi="Arial" w:cs="Arial"/>
                  <w:i/>
                  <w:iCs/>
                  <w:color w:val="000000"/>
                  <w:sz w:val="16"/>
                  <w:szCs w:val="16"/>
                  <w:lang w:eastAsia="es-BO"/>
                </w:rPr>
                <w:t xml:space="preserve">APCO </w:t>
              </w:r>
            </w:ins>
            <w:ins w:id="7784" w:author="Valeria Tapia" w:date="2026-10-01T11:49:00Z">
              <w:r w:rsidRPr="00F43359">
                <w:rPr>
                  <w:rFonts w:ascii="Arial" w:hAnsi="Arial" w:cs="Arial"/>
                  <w:i/>
                  <w:iCs/>
                  <w:color w:val="000000"/>
                  <w:sz w:val="16"/>
                  <w:szCs w:val="16"/>
                  <w:lang w:eastAsia="es-BO"/>
                </w:rPr>
                <w:t>desde la solicitud realizada por el interesado hasta su  emisión</w:t>
              </w:r>
            </w:ins>
          </w:p>
        </w:tc>
      </w:tr>
      <w:tr w:rsidR="00F43359" w:rsidRPr="00F073C2" w14:paraId="7238E142" w14:textId="77777777" w:rsidTr="00BC22CC">
        <w:tblPrEx>
          <w:tblPrExChange w:id="7785" w:author="Valeria Tapia" w:date="2026-10-01T18:43:00Z">
            <w:tblPrEx>
              <w:tblW w:w="5314" w:type="pct"/>
              <w:tblInd w:w="70" w:type="dxa"/>
            </w:tblPrEx>
          </w:tblPrExChange>
        </w:tblPrEx>
        <w:trPr>
          <w:trHeight w:val="300"/>
          <w:ins w:id="7786" w:author="Valeria Tapia" w:date="2026-10-01T11:48:00Z"/>
          <w:trPrChange w:id="7787" w:author="Valeria Tapia" w:date="2026-10-01T18:43:00Z">
            <w:trPr>
              <w:gridBefore w:val="1"/>
              <w:gridAfter w:val="0"/>
              <w:trHeight w:val="300"/>
            </w:trPr>
          </w:trPrChange>
        </w:trPr>
        <w:tc>
          <w:tcPr>
            <w:tcW w:w="5000" w:type="pct"/>
            <w:gridSpan w:val="64"/>
            <w:shd w:val="clear" w:color="auto" w:fill="auto"/>
            <w:noWrap/>
            <w:vAlign w:val="center"/>
            <w:tcPrChange w:id="7788" w:author="Valeria Tapia" w:date="2026-10-01T18:43:00Z">
              <w:tcPr>
                <w:tcW w:w="5000" w:type="pct"/>
                <w:gridSpan w:val="98"/>
                <w:shd w:val="clear" w:color="auto" w:fill="FDE9D9" w:themeFill="accent6" w:themeFillTint="33"/>
                <w:noWrap/>
                <w:vAlign w:val="center"/>
              </w:tcPr>
            </w:tcPrChange>
          </w:tcPr>
          <w:p w14:paraId="31739AE0" w14:textId="34226DF4" w:rsidR="00F43359" w:rsidRPr="0044171D" w:rsidRDefault="0044171D" w:rsidP="00AD5760">
            <w:pPr>
              <w:rPr>
                <w:ins w:id="7789" w:author="Valeria Tapia" w:date="2026-10-01T11:51:00Z"/>
                <w:rFonts w:ascii="Arial" w:hAnsi="Arial" w:cs="Arial"/>
                <w:color w:val="000000"/>
                <w:sz w:val="16"/>
                <w:szCs w:val="16"/>
                <w:lang w:eastAsia="es-BO"/>
                <w:rPrChange w:id="7790" w:author="Valeria Tapia" w:date="2026-10-01T11:52:00Z">
                  <w:rPr>
                    <w:ins w:id="7791" w:author="Valeria Tapia" w:date="2026-10-01T11:51:00Z"/>
                    <w:rFonts w:ascii="Arial" w:hAnsi="Arial" w:cs="Arial"/>
                    <w:b/>
                    <w:color w:val="000000"/>
                    <w:sz w:val="16"/>
                    <w:szCs w:val="16"/>
                    <w:lang w:eastAsia="es-BO"/>
                  </w:rPr>
                </w:rPrChange>
              </w:rPr>
            </w:pPr>
            <w:ins w:id="7792" w:author="Valeria Tapia" w:date="2026-10-01T11:51:00Z">
              <w:r w:rsidRPr="0044171D">
                <w:rPr>
                  <w:rFonts w:ascii="Arial" w:hAnsi="Arial" w:cs="Arial"/>
                  <w:color w:val="000000"/>
                  <w:sz w:val="16"/>
                  <w:szCs w:val="16"/>
                  <w:lang w:eastAsia="es-BO"/>
                  <w:rPrChange w:id="7793" w:author="Valeria Tapia" w:date="2026-10-01T11:52:00Z">
                    <w:rPr>
                      <w:rFonts w:ascii="Arial" w:hAnsi="Arial" w:cs="Arial"/>
                      <w:b/>
                      <w:color w:val="000000"/>
                      <w:sz w:val="16"/>
                      <w:szCs w:val="16"/>
                      <w:lang w:eastAsia="es-BO"/>
                    </w:rPr>
                  </w:rPrChange>
                </w:rPr>
                <w:t>Ejemplo:</w:t>
              </w:r>
            </w:ins>
          </w:p>
          <w:p w14:paraId="2B522A7D" w14:textId="77777777" w:rsidR="0044171D" w:rsidRDefault="0044171D" w:rsidP="00AD5760">
            <w:pPr>
              <w:rPr>
                <w:ins w:id="7794" w:author="Valeria Tapia" w:date="2026-10-01T11:51:00Z"/>
                <w:rFonts w:ascii="Arial" w:hAnsi="Arial" w:cs="Arial"/>
                <w:b/>
                <w:color w:val="000000"/>
                <w:sz w:val="16"/>
                <w:szCs w:val="16"/>
                <w:lang w:eastAsia="es-BO"/>
              </w:rPr>
            </w:pPr>
          </w:p>
          <w:p w14:paraId="43584F6D" w14:textId="77777777" w:rsidR="0044171D" w:rsidRDefault="0044171D" w:rsidP="00AD5760">
            <w:pPr>
              <w:rPr>
                <w:ins w:id="7795" w:author="Valeria Tapia" w:date="2026-10-01T11:51:00Z"/>
                <w:rFonts w:ascii="Arial" w:hAnsi="Arial" w:cs="Arial"/>
                <w:b/>
                <w:color w:val="000000"/>
                <w:sz w:val="16"/>
                <w:szCs w:val="16"/>
                <w:lang w:eastAsia="es-BO"/>
              </w:rPr>
            </w:pPr>
          </w:p>
          <w:p w14:paraId="3944B455" w14:textId="77777777" w:rsidR="0044171D" w:rsidRDefault="0044171D" w:rsidP="00AD5760">
            <w:pPr>
              <w:rPr>
                <w:ins w:id="7796" w:author="Valeria Tapia" w:date="2026-10-01T11:51:00Z"/>
                <w:rFonts w:ascii="Arial" w:hAnsi="Arial" w:cs="Arial"/>
                <w:b/>
                <w:color w:val="000000"/>
                <w:sz w:val="16"/>
                <w:szCs w:val="16"/>
                <w:lang w:eastAsia="es-BO"/>
              </w:rPr>
            </w:pPr>
          </w:p>
          <w:p w14:paraId="6A02385B" w14:textId="77777777" w:rsidR="0044171D" w:rsidRPr="00F43359" w:rsidRDefault="0044171D" w:rsidP="00AD5760">
            <w:pPr>
              <w:rPr>
                <w:ins w:id="7797" w:author="Valeria Tapia" w:date="2026-10-01T11:48:00Z"/>
                <w:rFonts w:ascii="Arial" w:hAnsi="Arial" w:cs="Arial"/>
                <w:b/>
                <w:color w:val="000000"/>
                <w:sz w:val="16"/>
                <w:szCs w:val="16"/>
                <w:lang w:eastAsia="es-BO"/>
              </w:rPr>
            </w:pPr>
          </w:p>
        </w:tc>
      </w:tr>
      <w:tr w:rsidR="009325CB" w:rsidRPr="00F073C2" w14:paraId="13063523" w14:textId="77777777" w:rsidTr="00BC22CC">
        <w:tblPrEx>
          <w:tblPrExChange w:id="7798" w:author="Valeria Tapia" w:date="2026-10-01T18:43:00Z">
            <w:tblPrEx>
              <w:tblW w:w="5314" w:type="pct"/>
              <w:tblInd w:w="70" w:type="dxa"/>
            </w:tblPrEx>
          </w:tblPrExChange>
        </w:tblPrEx>
        <w:trPr>
          <w:trHeight w:val="300"/>
          <w:ins w:id="7799" w:author="Valeria Tapia" w:date="2026-10-01T12:21:00Z"/>
          <w:trPrChange w:id="7800"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801" w:author="Valeria Tapia" w:date="2026-10-01T18:43:00Z">
              <w:tcPr>
                <w:tcW w:w="5000" w:type="pct"/>
                <w:gridSpan w:val="98"/>
                <w:shd w:val="clear" w:color="auto" w:fill="auto"/>
                <w:noWrap/>
                <w:vAlign w:val="center"/>
              </w:tcPr>
            </w:tcPrChange>
          </w:tcPr>
          <w:p w14:paraId="250A30FE" w14:textId="35ED5DC5" w:rsidR="009325CB" w:rsidRPr="009325CB" w:rsidRDefault="009325CB" w:rsidP="00597302">
            <w:pPr>
              <w:rPr>
                <w:ins w:id="7802" w:author="Valeria Tapia" w:date="2026-10-01T12:21:00Z"/>
                <w:rFonts w:ascii="Arial" w:hAnsi="Arial" w:cs="Arial"/>
                <w:color w:val="000000"/>
                <w:sz w:val="16"/>
                <w:szCs w:val="16"/>
                <w:lang w:eastAsia="es-BO"/>
              </w:rPr>
            </w:pPr>
            <w:ins w:id="7803" w:author="Valeria Tapia" w:date="2026-10-01T12:21:00Z">
              <w:r w:rsidRPr="003C239A">
                <w:rPr>
                  <w:rFonts w:ascii="Arial" w:hAnsi="Arial" w:cs="Arial"/>
                  <w:b/>
                  <w:sz w:val="16"/>
                  <w:szCs w:val="16"/>
                  <w:lang w:eastAsia="es-BO"/>
                </w:rPr>
                <w:t xml:space="preserve">D. PROCEDIMIENTO ACTUAL  </w:t>
              </w:r>
              <w:r w:rsidR="00597302">
                <w:rPr>
                  <w:rFonts w:ascii="Arial" w:hAnsi="Arial" w:cs="Arial"/>
                  <w:b/>
                  <w:sz w:val="16"/>
                  <w:szCs w:val="16"/>
                  <w:lang w:eastAsia="es-BO"/>
                </w:rPr>
                <w:t>DE</w:t>
              </w:r>
            </w:ins>
            <w:ins w:id="7804" w:author="Valeria Tapia" w:date="2026-10-01T12:26:00Z">
              <w:r w:rsidR="00597302">
                <w:rPr>
                  <w:rFonts w:ascii="Arial" w:hAnsi="Arial" w:cs="Arial"/>
                  <w:b/>
                  <w:sz w:val="16"/>
                  <w:szCs w:val="16"/>
                  <w:lang w:eastAsia="es-BO"/>
                </w:rPr>
                <w:t xml:space="preserve"> TODOS LOS</w:t>
              </w:r>
            </w:ins>
            <w:ins w:id="7805" w:author="Valeria Tapia" w:date="2026-10-01T12:21:00Z">
              <w:r>
                <w:rPr>
                  <w:rFonts w:ascii="Arial" w:hAnsi="Arial" w:cs="Arial"/>
                  <w:b/>
                  <w:sz w:val="16"/>
                  <w:szCs w:val="16"/>
                  <w:lang w:eastAsia="es-BO"/>
                </w:rPr>
                <w:t xml:space="preserve"> PROCESOS</w:t>
              </w:r>
            </w:ins>
            <w:ins w:id="7806" w:author="Valeria Tapia" w:date="2026-10-01T12:26:00Z">
              <w:r w:rsidR="00597302">
                <w:rPr>
                  <w:rFonts w:ascii="Arial" w:hAnsi="Arial" w:cs="Arial"/>
                  <w:b/>
                  <w:sz w:val="16"/>
                  <w:szCs w:val="16"/>
                  <w:lang w:eastAsia="es-BO"/>
                </w:rPr>
                <w:t xml:space="preserve"> VINCULADOS A LA APCO</w:t>
              </w:r>
            </w:ins>
            <w:ins w:id="7807" w:author="Valeria Tapia" w:date="2026-10-01T12:21:00Z">
              <w:r>
                <w:rPr>
                  <w:rFonts w:ascii="Arial" w:hAnsi="Arial" w:cs="Arial"/>
                  <w:b/>
                  <w:sz w:val="16"/>
                  <w:szCs w:val="16"/>
                  <w:lang w:eastAsia="es-BO"/>
                </w:rPr>
                <w:t>: ANULACIÓN, MODIFICACIÓN, AMPLIACIÓN, ENTRE OTROS</w:t>
              </w:r>
            </w:ins>
          </w:p>
        </w:tc>
      </w:tr>
      <w:tr w:rsidR="00BC22CC" w:rsidRPr="00F073C2" w14:paraId="2874504D" w14:textId="77777777" w:rsidTr="00471D04">
        <w:tblPrEx>
          <w:tblPrExChange w:id="7808" w:author="Valeria Tapia" w:date="2026-10-01T18:54:00Z">
            <w:tblPrEx>
              <w:tblW w:w="5314" w:type="pct"/>
              <w:tblInd w:w="70" w:type="dxa"/>
            </w:tblPrEx>
          </w:tblPrExChange>
        </w:tblPrEx>
        <w:trPr>
          <w:trHeight w:val="300"/>
          <w:ins w:id="7809" w:author="Valeria Tapia" w:date="2026-10-01T12:22:00Z"/>
          <w:trPrChange w:id="7810" w:author="Valeria Tapia" w:date="2026-10-01T18:54:00Z">
            <w:trPr>
              <w:gridBefore w:val="1"/>
              <w:gridAfter w:val="0"/>
              <w:trHeight w:val="300"/>
            </w:trPr>
          </w:trPrChange>
        </w:trPr>
        <w:tc>
          <w:tcPr>
            <w:tcW w:w="1186" w:type="pct"/>
            <w:gridSpan w:val="22"/>
            <w:shd w:val="clear" w:color="auto" w:fill="F2F2F2" w:themeFill="background1" w:themeFillShade="F2"/>
            <w:noWrap/>
            <w:vAlign w:val="center"/>
            <w:tcPrChange w:id="7811" w:author="Valeria Tapia" w:date="2026-10-01T18:54:00Z">
              <w:tcPr>
                <w:tcW w:w="1205" w:type="pct"/>
                <w:gridSpan w:val="27"/>
                <w:shd w:val="clear" w:color="auto" w:fill="F2F2F2" w:themeFill="background1" w:themeFillShade="F2"/>
                <w:noWrap/>
                <w:vAlign w:val="center"/>
              </w:tcPr>
            </w:tcPrChange>
          </w:tcPr>
          <w:p w14:paraId="29A01A87" w14:textId="77777777" w:rsidR="009325CB" w:rsidRPr="003C239A" w:rsidRDefault="009325CB" w:rsidP="009325CB">
            <w:pPr>
              <w:rPr>
                <w:ins w:id="7812" w:author="Valeria Tapia" w:date="2026-10-01T12:22:00Z"/>
                <w:rFonts w:ascii="Arial" w:hAnsi="Arial" w:cs="Arial"/>
                <w:b/>
                <w:sz w:val="16"/>
                <w:szCs w:val="16"/>
                <w:lang w:eastAsia="es-BO"/>
              </w:rPr>
            </w:pPr>
            <w:ins w:id="7813" w:author="Valeria Tapia" w:date="2026-10-01T12:22:00Z">
              <w:r>
                <w:rPr>
                  <w:rFonts w:ascii="Arial" w:hAnsi="Arial" w:cs="Arial"/>
                  <w:b/>
                  <w:sz w:val="16"/>
                  <w:szCs w:val="16"/>
                  <w:lang w:eastAsia="es-BO"/>
                </w:rPr>
                <w:t xml:space="preserve">1. NOMBRE DEL PROCESO: </w:t>
              </w:r>
            </w:ins>
          </w:p>
        </w:tc>
        <w:tc>
          <w:tcPr>
            <w:tcW w:w="3814" w:type="pct"/>
            <w:gridSpan w:val="42"/>
            <w:shd w:val="clear" w:color="auto" w:fill="FFFFFF" w:themeFill="background1"/>
            <w:vAlign w:val="center"/>
            <w:tcPrChange w:id="7814" w:author="Valeria Tapia" w:date="2026-10-01T18:54:00Z">
              <w:tcPr>
                <w:tcW w:w="3795" w:type="pct"/>
                <w:gridSpan w:val="71"/>
                <w:shd w:val="clear" w:color="auto" w:fill="FFFFFF" w:themeFill="background1"/>
                <w:vAlign w:val="center"/>
              </w:tcPr>
            </w:tcPrChange>
          </w:tcPr>
          <w:p w14:paraId="7E4E6690" w14:textId="7C0CE399" w:rsidR="009325CB" w:rsidRPr="003C239A" w:rsidRDefault="009325CB" w:rsidP="009325CB">
            <w:pPr>
              <w:rPr>
                <w:ins w:id="7815" w:author="Valeria Tapia" w:date="2026-10-01T12:22:00Z"/>
                <w:rFonts w:ascii="Arial" w:hAnsi="Arial" w:cs="Arial"/>
                <w:b/>
                <w:sz w:val="16"/>
                <w:szCs w:val="16"/>
                <w:lang w:eastAsia="es-BO"/>
              </w:rPr>
            </w:pPr>
            <w:ins w:id="7816" w:author="Valeria Tapia" w:date="2026-10-01T12:22:00Z">
              <w:r>
                <w:rPr>
                  <w:rFonts w:ascii="Arial" w:hAnsi="Arial" w:cs="Arial"/>
                  <w:b/>
                  <w:sz w:val="16"/>
                  <w:szCs w:val="16"/>
                  <w:lang w:eastAsia="es-BO"/>
                </w:rPr>
                <w:t>ANULACIÓN DE LA AUTORIZACIÓN PREVIA DE IMPORTACIÓN</w:t>
              </w:r>
            </w:ins>
          </w:p>
        </w:tc>
      </w:tr>
      <w:tr w:rsidR="009325CB" w:rsidRPr="00F073C2" w14:paraId="0E3D8B4C" w14:textId="77777777" w:rsidTr="00BC22CC">
        <w:tblPrEx>
          <w:tblPrExChange w:id="7817" w:author="Valeria Tapia" w:date="2026-10-01T18:43:00Z">
            <w:tblPrEx>
              <w:tblW w:w="5314" w:type="pct"/>
              <w:tblInd w:w="70" w:type="dxa"/>
            </w:tblPrEx>
          </w:tblPrExChange>
        </w:tblPrEx>
        <w:trPr>
          <w:trHeight w:val="300"/>
          <w:ins w:id="7818" w:author="Valeria Tapia" w:date="2026-10-01T12:21:00Z"/>
          <w:trPrChange w:id="7819"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820" w:author="Valeria Tapia" w:date="2026-10-01T18:43:00Z">
              <w:tcPr>
                <w:tcW w:w="5000" w:type="pct"/>
                <w:gridSpan w:val="98"/>
                <w:shd w:val="clear" w:color="auto" w:fill="auto"/>
                <w:noWrap/>
                <w:vAlign w:val="center"/>
              </w:tcPr>
            </w:tcPrChange>
          </w:tcPr>
          <w:p w14:paraId="48EEDA67" w14:textId="37AA0039" w:rsidR="009325CB" w:rsidRPr="003C239A" w:rsidRDefault="009325CB" w:rsidP="009325CB">
            <w:pPr>
              <w:rPr>
                <w:ins w:id="7821" w:author="Valeria Tapia" w:date="2026-10-01T12:21:00Z"/>
                <w:rFonts w:ascii="Arial" w:hAnsi="Arial" w:cs="Arial"/>
                <w:b/>
                <w:sz w:val="16"/>
                <w:szCs w:val="16"/>
                <w:lang w:eastAsia="es-BO"/>
              </w:rPr>
            </w:pPr>
            <w:ins w:id="7822" w:author="Valeria Tapia" w:date="2026-10-01T12:22:00Z">
              <w:r>
                <w:rPr>
                  <w:rFonts w:ascii="Arial" w:hAnsi="Arial" w:cs="Arial"/>
                  <w:b/>
                  <w:sz w:val="16"/>
                  <w:szCs w:val="16"/>
                  <w:lang w:eastAsia="es-BO"/>
                </w:rPr>
                <w:lastRenderedPageBreak/>
                <w:t>PASO A PASO</w:t>
              </w:r>
            </w:ins>
          </w:p>
        </w:tc>
      </w:tr>
      <w:tr w:rsidR="009325CB" w:rsidRPr="00F073C2" w14:paraId="2E5FED52" w14:textId="77777777" w:rsidTr="00BC22CC">
        <w:tblPrEx>
          <w:tblPrExChange w:id="7823" w:author="Valeria Tapia" w:date="2026-10-01T18:43:00Z">
            <w:tblPrEx>
              <w:tblW w:w="5314" w:type="pct"/>
              <w:tblInd w:w="70" w:type="dxa"/>
            </w:tblPrEx>
          </w:tblPrExChange>
        </w:tblPrEx>
        <w:trPr>
          <w:trHeight w:val="300"/>
          <w:ins w:id="7824" w:author="Valeria Tapia" w:date="2026-10-01T12:22:00Z"/>
          <w:trPrChange w:id="7825" w:author="Valeria Tapia" w:date="2026-10-01T18:43:00Z">
            <w:trPr>
              <w:gridBefore w:val="1"/>
              <w:gridAfter w:val="0"/>
              <w:trHeight w:val="300"/>
            </w:trPr>
          </w:trPrChange>
        </w:trPr>
        <w:tc>
          <w:tcPr>
            <w:tcW w:w="5000" w:type="pct"/>
            <w:gridSpan w:val="64"/>
            <w:shd w:val="clear" w:color="auto" w:fill="auto"/>
            <w:noWrap/>
            <w:vAlign w:val="center"/>
            <w:tcPrChange w:id="7826" w:author="Valeria Tapia" w:date="2026-10-01T18:43:00Z">
              <w:tcPr>
                <w:tcW w:w="5000" w:type="pct"/>
                <w:gridSpan w:val="98"/>
                <w:shd w:val="clear" w:color="auto" w:fill="auto"/>
                <w:noWrap/>
                <w:vAlign w:val="center"/>
              </w:tcPr>
            </w:tcPrChange>
          </w:tcPr>
          <w:p w14:paraId="7048A7F2" w14:textId="77777777" w:rsidR="009325CB" w:rsidRPr="003C239A" w:rsidRDefault="009325CB" w:rsidP="009325CB">
            <w:pPr>
              <w:rPr>
                <w:ins w:id="7827" w:author="Valeria Tapia" w:date="2026-10-01T12:22:00Z"/>
                <w:rFonts w:ascii="Arial" w:hAnsi="Arial" w:cs="Arial"/>
                <w:b/>
                <w:sz w:val="16"/>
                <w:szCs w:val="16"/>
                <w:lang w:eastAsia="es-BO"/>
              </w:rPr>
            </w:pPr>
          </w:p>
        </w:tc>
      </w:tr>
      <w:tr w:rsidR="00BC22CC" w:rsidRPr="00F073C2" w14:paraId="01A4C291" w14:textId="77777777" w:rsidTr="00471D04">
        <w:tblPrEx>
          <w:tblPrExChange w:id="7828" w:author="Valeria Tapia" w:date="2026-10-01T18:54:00Z">
            <w:tblPrEx>
              <w:tblW w:w="5314" w:type="pct"/>
              <w:tblInd w:w="70" w:type="dxa"/>
            </w:tblPrEx>
          </w:tblPrExChange>
        </w:tblPrEx>
        <w:trPr>
          <w:trHeight w:val="300"/>
          <w:ins w:id="7829" w:author="Valeria Tapia" w:date="2026-10-01T12:22:00Z"/>
          <w:trPrChange w:id="7830" w:author="Valeria Tapia" w:date="2026-10-01T18:54:00Z">
            <w:trPr>
              <w:gridBefore w:val="1"/>
              <w:gridAfter w:val="0"/>
              <w:trHeight w:val="300"/>
            </w:trPr>
          </w:trPrChange>
        </w:trPr>
        <w:tc>
          <w:tcPr>
            <w:tcW w:w="1186" w:type="pct"/>
            <w:gridSpan w:val="22"/>
            <w:shd w:val="clear" w:color="auto" w:fill="F2F2F2" w:themeFill="background1" w:themeFillShade="F2"/>
            <w:noWrap/>
            <w:vAlign w:val="center"/>
            <w:tcPrChange w:id="7831" w:author="Valeria Tapia" w:date="2026-10-01T18:54:00Z">
              <w:tcPr>
                <w:tcW w:w="1198" w:type="pct"/>
                <w:gridSpan w:val="26"/>
                <w:shd w:val="clear" w:color="auto" w:fill="F2F2F2" w:themeFill="background1" w:themeFillShade="F2"/>
                <w:noWrap/>
                <w:vAlign w:val="center"/>
              </w:tcPr>
            </w:tcPrChange>
          </w:tcPr>
          <w:p w14:paraId="01B18F90" w14:textId="46A1C6BA" w:rsidR="009325CB" w:rsidRPr="003C239A" w:rsidRDefault="009325CB" w:rsidP="009325CB">
            <w:pPr>
              <w:rPr>
                <w:ins w:id="7832" w:author="Valeria Tapia" w:date="2026-10-01T12:22:00Z"/>
                <w:rFonts w:ascii="Arial" w:hAnsi="Arial" w:cs="Arial"/>
                <w:b/>
                <w:sz w:val="16"/>
                <w:szCs w:val="16"/>
                <w:lang w:eastAsia="es-BO"/>
              </w:rPr>
            </w:pPr>
            <w:ins w:id="7833" w:author="Valeria Tapia" w:date="2026-10-01T12:25:00Z">
              <w:r>
                <w:rPr>
                  <w:rFonts w:ascii="Arial" w:hAnsi="Arial" w:cs="Arial"/>
                  <w:b/>
                  <w:sz w:val="16"/>
                  <w:szCs w:val="16"/>
                  <w:lang w:eastAsia="es-BO"/>
                </w:rPr>
                <w:t>2. NOMBRE DEL PROCESO:</w:t>
              </w:r>
            </w:ins>
          </w:p>
        </w:tc>
        <w:tc>
          <w:tcPr>
            <w:tcW w:w="3814" w:type="pct"/>
            <w:gridSpan w:val="42"/>
            <w:shd w:val="clear" w:color="auto" w:fill="auto"/>
            <w:vAlign w:val="center"/>
            <w:tcPrChange w:id="7834" w:author="Valeria Tapia" w:date="2026-10-01T18:54:00Z">
              <w:tcPr>
                <w:tcW w:w="3802" w:type="pct"/>
                <w:gridSpan w:val="72"/>
                <w:shd w:val="clear" w:color="auto" w:fill="auto"/>
                <w:vAlign w:val="center"/>
              </w:tcPr>
            </w:tcPrChange>
          </w:tcPr>
          <w:p w14:paraId="0A94E90E" w14:textId="6A5F3FCF" w:rsidR="009325CB" w:rsidRPr="003C239A" w:rsidRDefault="009325CB" w:rsidP="009325CB">
            <w:pPr>
              <w:rPr>
                <w:ins w:id="7835" w:author="Valeria Tapia" w:date="2026-10-01T12:22:00Z"/>
                <w:rFonts w:ascii="Arial" w:hAnsi="Arial" w:cs="Arial"/>
                <w:b/>
                <w:sz w:val="16"/>
                <w:szCs w:val="16"/>
                <w:lang w:eastAsia="es-BO"/>
              </w:rPr>
            </w:pPr>
            <w:ins w:id="7836" w:author="Valeria Tapia" w:date="2026-10-01T12:25:00Z">
              <w:r>
                <w:rPr>
                  <w:rFonts w:ascii="Arial" w:hAnsi="Arial" w:cs="Arial"/>
                  <w:b/>
                  <w:sz w:val="16"/>
                  <w:szCs w:val="16"/>
                  <w:lang w:eastAsia="es-BO"/>
                </w:rPr>
                <w:t>MODIFICACIÓN DE LA AUTORIZACIÓN PREVIA DE IMPORTACIÓN</w:t>
              </w:r>
            </w:ins>
          </w:p>
        </w:tc>
      </w:tr>
      <w:tr w:rsidR="009325CB" w:rsidRPr="00F073C2" w14:paraId="7458262B" w14:textId="77777777" w:rsidTr="00BC22CC">
        <w:tblPrEx>
          <w:tblPrExChange w:id="7837" w:author="Valeria Tapia" w:date="2026-10-01T18:43:00Z">
            <w:tblPrEx>
              <w:tblW w:w="5314" w:type="pct"/>
              <w:tblInd w:w="70" w:type="dxa"/>
            </w:tblPrEx>
          </w:tblPrExChange>
        </w:tblPrEx>
        <w:trPr>
          <w:trHeight w:val="300"/>
          <w:ins w:id="7838" w:author="Valeria Tapia" w:date="2026-10-01T12:23:00Z"/>
          <w:trPrChange w:id="7839" w:author="Valeria Tapia" w:date="2026-10-01T18:43:00Z">
            <w:trPr>
              <w:gridBefore w:val="1"/>
              <w:gridAfter w:val="0"/>
              <w:trHeight w:val="300"/>
            </w:trPr>
          </w:trPrChange>
        </w:trPr>
        <w:tc>
          <w:tcPr>
            <w:tcW w:w="5000" w:type="pct"/>
            <w:gridSpan w:val="64"/>
            <w:shd w:val="clear" w:color="auto" w:fill="F2F2F2" w:themeFill="background1" w:themeFillShade="F2"/>
            <w:noWrap/>
            <w:vAlign w:val="center"/>
            <w:tcPrChange w:id="7840" w:author="Valeria Tapia" w:date="2026-10-01T18:43:00Z">
              <w:tcPr>
                <w:tcW w:w="5000" w:type="pct"/>
                <w:gridSpan w:val="98"/>
                <w:shd w:val="clear" w:color="auto" w:fill="auto"/>
                <w:noWrap/>
                <w:vAlign w:val="center"/>
              </w:tcPr>
            </w:tcPrChange>
          </w:tcPr>
          <w:p w14:paraId="308B8ACA" w14:textId="07306E94" w:rsidR="009325CB" w:rsidRPr="003C239A" w:rsidRDefault="009325CB" w:rsidP="009325CB">
            <w:pPr>
              <w:rPr>
                <w:ins w:id="7841" w:author="Valeria Tapia" w:date="2026-10-01T12:23:00Z"/>
                <w:rFonts w:ascii="Arial" w:hAnsi="Arial" w:cs="Arial"/>
                <w:b/>
                <w:sz w:val="16"/>
                <w:szCs w:val="16"/>
                <w:lang w:eastAsia="es-BO"/>
              </w:rPr>
            </w:pPr>
            <w:ins w:id="7842" w:author="Valeria Tapia" w:date="2026-10-01T12:25:00Z">
              <w:r>
                <w:rPr>
                  <w:rFonts w:ascii="Arial" w:hAnsi="Arial" w:cs="Arial"/>
                  <w:b/>
                  <w:sz w:val="16"/>
                  <w:szCs w:val="16"/>
                  <w:lang w:eastAsia="es-BO"/>
                </w:rPr>
                <w:t>PASO A PASO</w:t>
              </w:r>
            </w:ins>
          </w:p>
        </w:tc>
      </w:tr>
      <w:tr w:rsidR="009325CB" w:rsidRPr="00F073C2" w14:paraId="01E0D35C" w14:textId="77777777" w:rsidTr="00BC22CC">
        <w:tblPrEx>
          <w:tblPrExChange w:id="7843" w:author="Valeria Tapia" w:date="2026-10-01T18:43:00Z">
            <w:tblPrEx>
              <w:tblW w:w="5314" w:type="pct"/>
              <w:tblInd w:w="70" w:type="dxa"/>
            </w:tblPrEx>
          </w:tblPrExChange>
        </w:tblPrEx>
        <w:trPr>
          <w:trHeight w:val="300"/>
          <w:ins w:id="7844" w:author="Valeria Tapia" w:date="2026-10-01T12:25:00Z"/>
          <w:trPrChange w:id="7845" w:author="Valeria Tapia" w:date="2026-10-01T18:43:00Z">
            <w:trPr>
              <w:gridBefore w:val="1"/>
              <w:gridAfter w:val="0"/>
              <w:trHeight w:val="300"/>
            </w:trPr>
          </w:trPrChange>
        </w:trPr>
        <w:tc>
          <w:tcPr>
            <w:tcW w:w="5000" w:type="pct"/>
            <w:gridSpan w:val="64"/>
            <w:shd w:val="clear" w:color="auto" w:fill="auto"/>
            <w:noWrap/>
            <w:vAlign w:val="center"/>
            <w:tcPrChange w:id="7846" w:author="Valeria Tapia" w:date="2026-10-01T18:43:00Z">
              <w:tcPr>
                <w:tcW w:w="5000" w:type="pct"/>
                <w:gridSpan w:val="98"/>
                <w:shd w:val="clear" w:color="auto" w:fill="auto"/>
                <w:noWrap/>
                <w:vAlign w:val="center"/>
              </w:tcPr>
            </w:tcPrChange>
          </w:tcPr>
          <w:p w14:paraId="7D3553E8" w14:textId="77777777" w:rsidR="009325CB" w:rsidRDefault="009325CB" w:rsidP="009325CB">
            <w:pPr>
              <w:rPr>
                <w:ins w:id="7847" w:author="Valeria Tapia" w:date="2026-10-01T12:25:00Z"/>
                <w:rFonts w:ascii="Arial" w:hAnsi="Arial" w:cs="Arial"/>
                <w:b/>
                <w:sz w:val="16"/>
                <w:szCs w:val="16"/>
                <w:lang w:eastAsia="es-BO"/>
              </w:rPr>
            </w:pPr>
          </w:p>
        </w:tc>
      </w:tr>
      <w:tr w:rsidR="009A2BC4" w:rsidRPr="00F073C2" w14:paraId="604D28B2" w14:textId="77777777" w:rsidTr="00471D04">
        <w:tblPrEx>
          <w:tblPrExChange w:id="7848" w:author="Valeria Tapia" w:date="2026-10-01T18:54:00Z">
            <w:tblPrEx>
              <w:tblW w:w="5314" w:type="pct"/>
              <w:tblInd w:w="70" w:type="dxa"/>
            </w:tblPrEx>
          </w:tblPrExChange>
        </w:tblPrEx>
        <w:trPr>
          <w:trHeight w:val="300"/>
          <w:ins w:id="7849" w:author="Valeria Tapia" w:date="2026-10-01T12:25:00Z"/>
          <w:trPrChange w:id="7850" w:author="Valeria Tapia" w:date="2026-10-01T18:54:00Z">
            <w:trPr>
              <w:gridBefore w:val="1"/>
              <w:gridAfter w:val="0"/>
              <w:trHeight w:val="300"/>
            </w:trPr>
          </w:trPrChange>
        </w:trPr>
        <w:tc>
          <w:tcPr>
            <w:tcW w:w="2479" w:type="pct"/>
            <w:gridSpan w:val="45"/>
            <w:shd w:val="clear" w:color="auto" w:fill="F2F2F2" w:themeFill="background1" w:themeFillShade="F2"/>
            <w:noWrap/>
            <w:vAlign w:val="center"/>
            <w:tcPrChange w:id="7851" w:author="Valeria Tapia" w:date="2026-10-01T18:54:00Z">
              <w:tcPr>
                <w:tcW w:w="2498" w:type="pct"/>
                <w:gridSpan w:val="68"/>
                <w:shd w:val="clear" w:color="auto" w:fill="F2F2F2" w:themeFill="background1" w:themeFillShade="F2"/>
                <w:noWrap/>
                <w:vAlign w:val="center"/>
              </w:tcPr>
            </w:tcPrChange>
          </w:tcPr>
          <w:p w14:paraId="71567108" w14:textId="333847F9" w:rsidR="009325CB" w:rsidRDefault="009325CB" w:rsidP="009325CB">
            <w:pPr>
              <w:rPr>
                <w:ins w:id="7852" w:author="Valeria Tapia" w:date="2026-10-01T12:25:00Z"/>
                <w:rFonts w:ascii="Arial" w:hAnsi="Arial" w:cs="Arial"/>
                <w:b/>
                <w:sz w:val="16"/>
                <w:szCs w:val="16"/>
                <w:lang w:eastAsia="es-BO"/>
              </w:rPr>
            </w:pPr>
            <w:ins w:id="7853" w:author="Valeria Tapia" w:date="2026-10-01T12:26:00Z">
              <w:r>
                <w:rPr>
                  <w:rFonts w:ascii="Arial" w:hAnsi="Arial" w:cs="Arial"/>
                  <w:b/>
                  <w:sz w:val="16"/>
                  <w:szCs w:val="16"/>
                  <w:lang w:eastAsia="es-BO"/>
                </w:rPr>
                <w:t>3. NOMBRE DEL PROCESO:</w:t>
              </w:r>
            </w:ins>
          </w:p>
        </w:tc>
        <w:tc>
          <w:tcPr>
            <w:tcW w:w="2521" w:type="pct"/>
            <w:gridSpan w:val="19"/>
            <w:shd w:val="clear" w:color="auto" w:fill="auto"/>
            <w:vAlign w:val="center"/>
            <w:tcPrChange w:id="7854" w:author="Valeria Tapia" w:date="2026-10-01T18:54:00Z">
              <w:tcPr>
                <w:tcW w:w="2502" w:type="pct"/>
                <w:gridSpan w:val="30"/>
                <w:shd w:val="clear" w:color="auto" w:fill="auto"/>
                <w:vAlign w:val="center"/>
              </w:tcPr>
            </w:tcPrChange>
          </w:tcPr>
          <w:p w14:paraId="3AADA26B" w14:textId="0F1D47C1" w:rsidR="009325CB" w:rsidRDefault="009325CB" w:rsidP="009325CB">
            <w:pPr>
              <w:rPr>
                <w:ins w:id="7855" w:author="Valeria Tapia" w:date="2026-10-01T12:25:00Z"/>
                <w:rFonts w:ascii="Arial" w:hAnsi="Arial" w:cs="Arial"/>
                <w:b/>
                <w:sz w:val="16"/>
                <w:szCs w:val="16"/>
                <w:lang w:eastAsia="es-BO"/>
              </w:rPr>
            </w:pPr>
          </w:p>
        </w:tc>
      </w:tr>
      <w:tr w:rsidR="009A2BC4" w:rsidRPr="00F073C2" w14:paraId="75B17424" w14:textId="77777777" w:rsidTr="00471D04">
        <w:tblPrEx>
          <w:tblPrExChange w:id="7856" w:author="Valeria Tapia" w:date="2026-10-01T18:54:00Z">
            <w:tblPrEx>
              <w:tblW w:w="5314" w:type="pct"/>
              <w:tblInd w:w="70" w:type="dxa"/>
            </w:tblPrEx>
          </w:tblPrExChange>
        </w:tblPrEx>
        <w:trPr>
          <w:trHeight w:val="300"/>
          <w:ins w:id="7857" w:author="Valeria Tapia" w:date="2026-10-01T12:26:00Z"/>
          <w:trPrChange w:id="7858" w:author="Valeria Tapia" w:date="2026-10-01T18:54:00Z">
            <w:trPr>
              <w:gridBefore w:val="1"/>
              <w:gridAfter w:val="0"/>
              <w:trHeight w:val="300"/>
            </w:trPr>
          </w:trPrChange>
        </w:trPr>
        <w:tc>
          <w:tcPr>
            <w:tcW w:w="2479" w:type="pct"/>
            <w:gridSpan w:val="45"/>
            <w:shd w:val="clear" w:color="auto" w:fill="F2F2F2" w:themeFill="background1" w:themeFillShade="F2"/>
            <w:noWrap/>
            <w:vAlign w:val="center"/>
            <w:tcPrChange w:id="7859" w:author="Valeria Tapia" w:date="2026-10-01T18:54:00Z">
              <w:tcPr>
                <w:tcW w:w="2498" w:type="pct"/>
                <w:gridSpan w:val="68"/>
                <w:shd w:val="clear" w:color="auto" w:fill="F2F2F2" w:themeFill="background1" w:themeFillShade="F2"/>
                <w:noWrap/>
                <w:vAlign w:val="center"/>
              </w:tcPr>
            </w:tcPrChange>
          </w:tcPr>
          <w:p w14:paraId="672F9CF6" w14:textId="5793D455" w:rsidR="009325CB" w:rsidRDefault="009325CB" w:rsidP="009325CB">
            <w:pPr>
              <w:rPr>
                <w:ins w:id="7860" w:author="Valeria Tapia" w:date="2026-10-01T12:26:00Z"/>
                <w:rFonts w:ascii="Arial" w:hAnsi="Arial" w:cs="Arial"/>
                <w:b/>
                <w:sz w:val="16"/>
                <w:szCs w:val="16"/>
                <w:lang w:eastAsia="es-BO"/>
              </w:rPr>
            </w:pPr>
            <w:ins w:id="7861" w:author="Valeria Tapia" w:date="2026-10-01T12:26:00Z">
              <w:r>
                <w:rPr>
                  <w:rFonts w:ascii="Arial" w:hAnsi="Arial" w:cs="Arial"/>
                  <w:b/>
                  <w:sz w:val="16"/>
                  <w:szCs w:val="16"/>
                  <w:lang w:eastAsia="es-BO"/>
                </w:rPr>
                <w:t>PASO A PASO</w:t>
              </w:r>
            </w:ins>
          </w:p>
        </w:tc>
        <w:tc>
          <w:tcPr>
            <w:tcW w:w="2521" w:type="pct"/>
            <w:gridSpan w:val="19"/>
            <w:shd w:val="clear" w:color="auto" w:fill="auto"/>
            <w:vAlign w:val="center"/>
            <w:tcPrChange w:id="7862" w:author="Valeria Tapia" w:date="2026-10-01T18:54:00Z">
              <w:tcPr>
                <w:tcW w:w="2502" w:type="pct"/>
                <w:gridSpan w:val="30"/>
                <w:shd w:val="clear" w:color="auto" w:fill="auto"/>
                <w:vAlign w:val="center"/>
              </w:tcPr>
            </w:tcPrChange>
          </w:tcPr>
          <w:p w14:paraId="28A58394" w14:textId="763E5002" w:rsidR="009325CB" w:rsidRDefault="009325CB" w:rsidP="009325CB">
            <w:pPr>
              <w:rPr>
                <w:ins w:id="7863" w:author="Valeria Tapia" w:date="2026-10-01T12:26:00Z"/>
                <w:rFonts w:ascii="Arial" w:hAnsi="Arial" w:cs="Arial"/>
                <w:b/>
                <w:sz w:val="16"/>
                <w:szCs w:val="16"/>
                <w:lang w:eastAsia="es-BO"/>
              </w:rPr>
            </w:pPr>
            <w:ins w:id="7864" w:author="Valeria Tapia" w:date="2026-10-01T12:26:00Z">
              <w:r>
                <w:rPr>
                  <w:rFonts w:ascii="Arial" w:hAnsi="Arial" w:cs="Arial"/>
                  <w:b/>
                  <w:sz w:val="16"/>
                  <w:szCs w:val="16"/>
                  <w:lang w:eastAsia="es-BO"/>
                </w:rPr>
                <w:t>OTRO PROCESO:</w:t>
              </w:r>
            </w:ins>
          </w:p>
        </w:tc>
      </w:tr>
      <w:tr w:rsidR="009325CB" w:rsidRPr="00F073C2" w14:paraId="46E5011A" w14:textId="77777777" w:rsidTr="00BC22CC">
        <w:tblPrEx>
          <w:tblPrExChange w:id="7865" w:author="Valeria Tapia" w:date="2026-10-01T18:43:00Z">
            <w:tblPrEx>
              <w:tblW w:w="5314" w:type="pct"/>
              <w:tblInd w:w="70" w:type="dxa"/>
            </w:tblPrEx>
          </w:tblPrExChange>
        </w:tblPrEx>
        <w:trPr>
          <w:trHeight w:val="300"/>
          <w:ins w:id="7866" w:author="Valeria Tapia" w:date="2026-10-01T12:26:00Z"/>
          <w:trPrChange w:id="7867" w:author="Valeria Tapia" w:date="2026-10-01T18:43:00Z">
            <w:trPr>
              <w:gridBefore w:val="1"/>
              <w:gridAfter w:val="0"/>
              <w:trHeight w:val="300"/>
            </w:trPr>
          </w:trPrChange>
        </w:trPr>
        <w:tc>
          <w:tcPr>
            <w:tcW w:w="5000" w:type="pct"/>
            <w:gridSpan w:val="64"/>
            <w:shd w:val="clear" w:color="auto" w:fill="FFFFFF" w:themeFill="background1"/>
            <w:noWrap/>
            <w:vAlign w:val="center"/>
            <w:tcPrChange w:id="7868" w:author="Valeria Tapia" w:date="2026-10-01T18:43:00Z">
              <w:tcPr>
                <w:tcW w:w="5000" w:type="pct"/>
                <w:gridSpan w:val="98"/>
                <w:shd w:val="clear" w:color="auto" w:fill="FDE9D9" w:themeFill="accent6" w:themeFillTint="33"/>
                <w:noWrap/>
                <w:vAlign w:val="center"/>
              </w:tcPr>
            </w:tcPrChange>
          </w:tcPr>
          <w:p w14:paraId="47C0B4CD" w14:textId="77777777" w:rsidR="009325CB" w:rsidRPr="009325CB" w:rsidRDefault="009325CB" w:rsidP="00AD5760">
            <w:pPr>
              <w:rPr>
                <w:ins w:id="7869" w:author="Valeria Tapia" w:date="2026-10-01T12:26:00Z"/>
                <w:rFonts w:ascii="Arial" w:hAnsi="Arial" w:cs="Arial"/>
                <w:b/>
                <w:color w:val="000000"/>
                <w:sz w:val="16"/>
                <w:szCs w:val="16"/>
                <w:lang w:eastAsia="es-BO"/>
              </w:rPr>
            </w:pPr>
          </w:p>
        </w:tc>
      </w:tr>
      <w:tr w:rsidR="006D452C" w:rsidRPr="00F073C2" w14:paraId="28A618F8" w14:textId="77777777" w:rsidTr="00BC22CC">
        <w:trPr>
          <w:trHeight w:val="300"/>
          <w:trPrChange w:id="7870" w:author="Valeria Tapia" w:date="2026-10-01T18:43:00Z">
            <w:trPr>
              <w:gridAfter w:val="0"/>
              <w:trHeight w:val="300"/>
            </w:trPr>
          </w:trPrChange>
        </w:trPr>
        <w:tc>
          <w:tcPr>
            <w:tcW w:w="5000" w:type="pct"/>
            <w:gridSpan w:val="64"/>
            <w:shd w:val="clear" w:color="auto" w:fill="F2F2F2" w:themeFill="background1" w:themeFillShade="F2"/>
            <w:noWrap/>
            <w:vAlign w:val="center"/>
            <w:tcPrChange w:id="7871" w:author="Valeria Tapia" w:date="2026-10-01T18:43:00Z">
              <w:tcPr>
                <w:tcW w:w="5000" w:type="pct"/>
                <w:gridSpan w:val="98"/>
                <w:shd w:val="clear" w:color="auto" w:fill="FDE9D9" w:themeFill="accent6" w:themeFillTint="33"/>
                <w:noWrap/>
                <w:vAlign w:val="center"/>
              </w:tcPr>
            </w:tcPrChange>
          </w:tcPr>
          <w:p w14:paraId="5AE89B99" w14:textId="6EC730D8" w:rsidR="006D452C" w:rsidRPr="00530F41" w:rsidRDefault="006D452C" w:rsidP="00C52B98">
            <w:pPr>
              <w:rPr>
                <w:rFonts w:ascii="Arial" w:hAnsi="Arial" w:cs="Arial"/>
                <w:color w:val="000000"/>
                <w:sz w:val="16"/>
                <w:szCs w:val="16"/>
                <w:lang w:eastAsia="es-BO"/>
                <w:rPrChange w:id="7872" w:author="Valeria Tapia" w:date="2026-10-01T11:28:00Z">
                  <w:rPr>
                    <w:rFonts w:cs="Arial"/>
                    <w:color w:val="000000"/>
                    <w:sz w:val="16"/>
                    <w:szCs w:val="16"/>
                    <w:lang w:eastAsia="es-BO"/>
                  </w:rPr>
                </w:rPrChange>
              </w:rPr>
            </w:pPr>
            <w:r w:rsidRPr="00530F41">
              <w:rPr>
                <w:rFonts w:ascii="Arial" w:hAnsi="Arial" w:cs="Arial"/>
                <w:b/>
                <w:color w:val="000000"/>
                <w:sz w:val="16"/>
                <w:szCs w:val="16"/>
                <w:lang w:eastAsia="es-BO"/>
                <w:rPrChange w:id="7873" w:author="Valeria Tapia" w:date="2026-10-01T11:28:00Z">
                  <w:rPr>
                    <w:rFonts w:cs="Arial"/>
                    <w:b/>
                    <w:color w:val="000000"/>
                    <w:sz w:val="16"/>
                    <w:szCs w:val="16"/>
                    <w:lang w:eastAsia="es-BO"/>
                  </w:rPr>
                </w:rPrChange>
              </w:rPr>
              <w:t xml:space="preserve">E. SUSTENTO NORMATIVO </w:t>
            </w:r>
            <w:r w:rsidRPr="00530F41">
              <w:rPr>
                <w:rFonts w:ascii="Arial" w:hAnsi="Arial" w:cs="Arial"/>
                <w:b/>
                <w:sz w:val="16"/>
                <w:szCs w:val="16"/>
                <w:lang w:eastAsia="es-BO"/>
                <w:rPrChange w:id="7874" w:author="Valeria Tapia" w:date="2026-10-01T11:28:00Z">
                  <w:rPr>
                    <w:rFonts w:cs="Arial"/>
                    <w:b/>
                    <w:sz w:val="16"/>
                    <w:szCs w:val="16"/>
                    <w:lang w:eastAsia="es-BO"/>
                  </w:rPr>
                </w:rPrChange>
              </w:rPr>
              <w:t>VIGENTE</w:t>
            </w:r>
            <w:r w:rsidRPr="00530F41">
              <w:rPr>
                <w:rFonts w:ascii="Arial" w:hAnsi="Arial" w:cs="Arial"/>
                <w:b/>
                <w:color w:val="000000"/>
                <w:sz w:val="16"/>
                <w:szCs w:val="16"/>
                <w:lang w:eastAsia="es-BO"/>
                <w:rPrChange w:id="7875" w:author="Valeria Tapia" w:date="2026-10-01T11:28:00Z">
                  <w:rPr>
                    <w:rFonts w:cs="Arial"/>
                    <w:b/>
                    <w:color w:val="000000"/>
                    <w:sz w:val="16"/>
                    <w:szCs w:val="16"/>
                    <w:lang w:eastAsia="es-BO"/>
                  </w:rPr>
                </w:rPrChange>
              </w:rPr>
              <w:t xml:space="preserve"> (LEY, DECRETO SUPREMO, RESOLUCIÓN U OTROS)</w:t>
            </w:r>
            <w:r w:rsidRPr="00530F41">
              <w:rPr>
                <w:rFonts w:ascii="Arial" w:hAnsi="Arial" w:cs="Arial"/>
                <w:i/>
                <w:color w:val="000000"/>
                <w:sz w:val="16"/>
                <w:szCs w:val="16"/>
                <w:lang w:eastAsia="es-BO"/>
                <w:rPrChange w:id="7876" w:author="Valeria Tapia" w:date="2026-10-01T11:28:00Z">
                  <w:rPr>
                    <w:rFonts w:cs="Arial"/>
                    <w:i/>
                    <w:color w:val="000000"/>
                    <w:sz w:val="16"/>
                    <w:szCs w:val="16"/>
                    <w:lang w:eastAsia="es-BO"/>
                  </w:rPr>
                </w:rPrChange>
              </w:rPr>
              <w:t xml:space="preserve"> </w:t>
            </w:r>
            <w:r w:rsidRPr="00530F41">
              <w:rPr>
                <w:rFonts w:ascii="Arial" w:hAnsi="Arial" w:cs="Arial"/>
                <w:color w:val="000000"/>
                <w:sz w:val="16"/>
                <w:szCs w:val="16"/>
                <w:lang w:eastAsia="es-BO"/>
                <w:rPrChange w:id="7877" w:author="Valeria Tapia" w:date="2026-10-01T11:28:00Z">
                  <w:rPr>
                    <w:rFonts w:cs="Arial"/>
                    <w:color w:val="000000"/>
                    <w:sz w:val="16"/>
                    <w:szCs w:val="16"/>
                    <w:lang w:eastAsia="es-BO"/>
                  </w:rPr>
                </w:rPrChange>
              </w:rPr>
              <w:t>(</w:t>
            </w:r>
            <w:r w:rsidRPr="00530F41">
              <w:rPr>
                <w:rFonts w:ascii="Arial" w:hAnsi="Arial" w:cs="Arial"/>
                <w:i/>
                <w:color w:val="000000"/>
                <w:sz w:val="14"/>
                <w:szCs w:val="16"/>
                <w:lang w:eastAsia="es-BO"/>
                <w:rPrChange w:id="7878" w:author="Valeria Tapia" w:date="2026-10-01T11:28:00Z">
                  <w:rPr>
                    <w:rFonts w:cs="Arial"/>
                    <w:i/>
                    <w:color w:val="000000"/>
                    <w:sz w:val="14"/>
                    <w:szCs w:val="16"/>
                    <w:lang w:eastAsia="es-BO"/>
                  </w:rPr>
                </w:rPrChange>
              </w:rPr>
              <w:t xml:space="preserve">Señalar </w:t>
            </w:r>
            <w:r w:rsidRPr="00530F41">
              <w:rPr>
                <w:rFonts w:ascii="Arial" w:hAnsi="Arial" w:cs="Arial"/>
                <w:i/>
                <w:iCs/>
                <w:color w:val="000000"/>
                <w:sz w:val="14"/>
                <w:szCs w:val="14"/>
                <w:lang w:eastAsia="es-BO"/>
                <w:rPrChange w:id="7879" w:author="Valeria Tapia" w:date="2026-10-01T11:28:00Z">
                  <w:rPr>
                    <w:rFonts w:cs="Arial"/>
                    <w:i/>
                    <w:iCs/>
                    <w:color w:val="000000"/>
                    <w:sz w:val="14"/>
                    <w:szCs w:val="14"/>
                    <w:lang w:eastAsia="es-BO"/>
                  </w:rPr>
                </w:rPrChange>
              </w:rPr>
              <w:t>normativa que respalde la emisión de</w:t>
            </w:r>
            <w:del w:id="7880" w:author="Valeria Tapia" w:date="2026-10-01T12:56:00Z">
              <w:r w:rsidRPr="00530F41" w:rsidDel="00024559">
                <w:rPr>
                  <w:rFonts w:ascii="Arial" w:hAnsi="Arial" w:cs="Arial"/>
                  <w:i/>
                  <w:iCs/>
                  <w:color w:val="000000"/>
                  <w:sz w:val="14"/>
                  <w:szCs w:val="14"/>
                  <w:lang w:eastAsia="es-BO"/>
                  <w:rPrChange w:id="7881" w:author="Valeria Tapia" w:date="2026-10-01T11:28:00Z">
                    <w:rPr>
                      <w:rFonts w:cs="Arial"/>
                      <w:i/>
                      <w:iCs/>
                      <w:color w:val="000000"/>
                      <w:sz w:val="14"/>
                      <w:szCs w:val="14"/>
                      <w:lang w:eastAsia="es-BO"/>
                    </w:rPr>
                  </w:rPrChange>
                </w:rPr>
                <w:delText xml:space="preserve"> los documentos citados</w:delText>
              </w:r>
            </w:del>
            <w:ins w:id="7882" w:author="Valeria Tapia" w:date="2026-10-01T12:56:00Z">
              <w:r w:rsidR="00024559">
                <w:rPr>
                  <w:rFonts w:ascii="Arial" w:hAnsi="Arial" w:cs="Arial"/>
                  <w:i/>
                  <w:iCs/>
                  <w:color w:val="000000"/>
                  <w:sz w:val="14"/>
                  <w:szCs w:val="14"/>
                  <w:lang w:eastAsia="es-BO"/>
                </w:rPr>
                <w:t>l APCO además de los otros procesos:</w:t>
              </w:r>
            </w:ins>
            <w:ins w:id="7883" w:author="Valeria Tapia" w:date="2026-10-01T12:57:00Z">
              <w:r w:rsidR="00024559">
                <w:rPr>
                  <w:rFonts w:ascii="Arial" w:hAnsi="Arial" w:cs="Arial"/>
                  <w:i/>
                  <w:iCs/>
                  <w:color w:val="000000"/>
                  <w:sz w:val="14"/>
                  <w:szCs w:val="14"/>
                  <w:lang w:eastAsia="es-BO"/>
                </w:rPr>
                <w:t xml:space="preserve"> </w:t>
              </w:r>
              <w:r w:rsidR="00C52B98" w:rsidRPr="00C52B98">
                <w:rPr>
                  <w:rFonts w:ascii="Arial" w:hAnsi="Arial" w:cs="Arial"/>
                  <w:i/>
                  <w:iCs/>
                  <w:color w:val="000000"/>
                  <w:sz w:val="14"/>
                  <w:szCs w:val="14"/>
                  <w:lang w:eastAsia="es-BO"/>
                </w:rPr>
                <w:t>modificación, anulación, ampliación, entre otros.</w:t>
              </w:r>
            </w:ins>
            <w:ins w:id="7884" w:author="Valeria Tapia" w:date="2026-10-01T12:56:00Z">
              <w:r w:rsidR="00024559">
                <w:rPr>
                  <w:rFonts w:ascii="Arial" w:hAnsi="Arial" w:cs="Arial"/>
                  <w:i/>
                  <w:iCs/>
                  <w:color w:val="000000"/>
                  <w:sz w:val="14"/>
                  <w:szCs w:val="14"/>
                  <w:lang w:eastAsia="es-BO"/>
                </w:rPr>
                <w:t xml:space="preserve">  </w:t>
              </w:r>
            </w:ins>
            <w:r w:rsidRPr="00530F41">
              <w:rPr>
                <w:rFonts w:ascii="Arial" w:hAnsi="Arial" w:cs="Arial"/>
                <w:color w:val="000000"/>
                <w:sz w:val="16"/>
                <w:szCs w:val="16"/>
                <w:lang w:eastAsia="es-BO"/>
                <w:rPrChange w:id="7885" w:author="Valeria Tapia" w:date="2026-10-01T11:28:00Z">
                  <w:rPr>
                    <w:rFonts w:cs="Arial"/>
                    <w:color w:val="000000"/>
                    <w:sz w:val="16"/>
                    <w:szCs w:val="16"/>
                    <w:lang w:eastAsia="es-BO"/>
                  </w:rPr>
                </w:rPrChange>
              </w:rPr>
              <w:t>)</w:t>
            </w:r>
          </w:p>
        </w:tc>
      </w:tr>
      <w:tr w:rsidR="006D452C" w:rsidRPr="00F073C2" w14:paraId="27CEAB6B" w14:textId="77777777" w:rsidTr="00BC22CC">
        <w:trPr>
          <w:trHeight w:val="300"/>
          <w:trPrChange w:id="7886" w:author="Valeria Tapia" w:date="2026-10-01T18:43:00Z">
            <w:trPr>
              <w:gridAfter w:val="0"/>
              <w:trHeight w:val="300"/>
            </w:trPr>
          </w:trPrChange>
        </w:trPr>
        <w:tc>
          <w:tcPr>
            <w:tcW w:w="5000" w:type="pct"/>
            <w:gridSpan w:val="64"/>
            <w:shd w:val="clear" w:color="auto" w:fill="auto"/>
            <w:noWrap/>
            <w:vAlign w:val="center"/>
            <w:tcPrChange w:id="7887" w:author="Valeria Tapia" w:date="2026-10-01T18:43:00Z">
              <w:tcPr>
                <w:tcW w:w="5000" w:type="pct"/>
                <w:gridSpan w:val="98"/>
                <w:shd w:val="clear" w:color="auto" w:fill="auto"/>
                <w:noWrap/>
                <w:vAlign w:val="center"/>
              </w:tcPr>
            </w:tcPrChange>
          </w:tcPr>
          <w:p w14:paraId="0718BA83" w14:textId="77777777" w:rsidR="006D452C" w:rsidRPr="00530F41" w:rsidRDefault="006D452C" w:rsidP="00AD5760">
            <w:pPr>
              <w:jc w:val="left"/>
              <w:rPr>
                <w:rFonts w:ascii="Arial" w:hAnsi="Arial" w:cs="Arial"/>
                <w:i/>
                <w:color w:val="000000"/>
                <w:sz w:val="16"/>
                <w:szCs w:val="16"/>
                <w:lang w:eastAsia="es-BO"/>
                <w:rPrChange w:id="7888" w:author="Valeria Tapia" w:date="2026-10-01T11:28:00Z">
                  <w:rPr>
                    <w:rFonts w:cs="Arial"/>
                    <w:i/>
                    <w:color w:val="000000"/>
                    <w:sz w:val="16"/>
                    <w:szCs w:val="16"/>
                    <w:lang w:eastAsia="es-BO"/>
                  </w:rPr>
                </w:rPrChange>
              </w:rPr>
            </w:pPr>
            <w:r w:rsidRPr="00530F41">
              <w:rPr>
                <w:rFonts w:ascii="Arial" w:hAnsi="Arial" w:cs="Arial"/>
                <w:i/>
                <w:color w:val="000000"/>
                <w:sz w:val="16"/>
                <w:szCs w:val="16"/>
                <w:lang w:eastAsia="es-BO"/>
                <w:rPrChange w:id="7889" w:author="Valeria Tapia" w:date="2026-10-01T11:28:00Z">
                  <w:rPr>
                    <w:rFonts w:cs="Arial"/>
                    <w:i/>
                    <w:color w:val="000000"/>
                    <w:sz w:val="16"/>
                    <w:szCs w:val="16"/>
                    <w:lang w:eastAsia="es-BO"/>
                  </w:rPr>
                </w:rPrChange>
              </w:rPr>
              <w:t>Ej:  Normativa para la emisión:</w:t>
            </w:r>
          </w:p>
          <w:p w14:paraId="5AB7F3F4" w14:textId="77777777" w:rsidR="006D452C" w:rsidRPr="00530F41" w:rsidRDefault="006D452C" w:rsidP="008F0EB0">
            <w:pPr>
              <w:pStyle w:val="Prrafodelista"/>
              <w:numPr>
                <w:ilvl w:val="0"/>
                <w:numId w:val="17"/>
              </w:numPr>
              <w:ind w:left="103" w:hanging="103"/>
              <w:contextualSpacing/>
              <w:jc w:val="left"/>
              <w:rPr>
                <w:rFonts w:ascii="Arial" w:hAnsi="Arial" w:cs="Arial"/>
                <w:i/>
                <w:color w:val="000000"/>
                <w:sz w:val="16"/>
                <w:szCs w:val="16"/>
                <w:lang w:eastAsia="es-BO"/>
                <w:rPrChange w:id="7890" w:author="Valeria Tapia" w:date="2026-10-01T11:28:00Z">
                  <w:rPr>
                    <w:rFonts w:cs="Arial"/>
                    <w:i/>
                    <w:color w:val="000000"/>
                    <w:sz w:val="16"/>
                    <w:szCs w:val="16"/>
                    <w:lang w:eastAsia="es-BO"/>
                  </w:rPr>
                </w:rPrChange>
              </w:rPr>
            </w:pPr>
            <w:r w:rsidRPr="00530F41">
              <w:rPr>
                <w:rFonts w:ascii="Arial" w:hAnsi="Arial" w:cs="Arial"/>
                <w:b/>
                <w:i/>
                <w:color w:val="000000"/>
                <w:sz w:val="16"/>
                <w:szCs w:val="16"/>
                <w:lang w:eastAsia="es-BO"/>
                <w:rPrChange w:id="7891" w:author="Valeria Tapia" w:date="2026-10-01T11:28:00Z">
                  <w:rPr>
                    <w:rFonts w:cs="Arial"/>
                    <w:b/>
                    <w:i/>
                    <w:color w:val="000000"/>
                    <w:sz w:val="16"/>
                    <w:szCs w:val="16"/>
                    <w:lang w:eastAsia="es-BO"/>
                  </w:rPr>
                </w:rPrChange>
              </w:rPr>
              <w:t>Artículo 1</w:t>
            </w:r>
            <w:del w:id="7892" w:author="Valeria Tapia" w:date="2026-10-01T11:24:00Z">
              <w:r w:rsidRPr="00530F41" w:rsidDel="00530F41">
                <w:rPr>
                  <w:rFonts w:ascii="Arial" w:hAnsi="Arial" w:cs="Arial"/>
                  <w:b/>
                  <w:i/>
                  <w:color w:val="000000"/>
                  <w:sz w:val="16"/>
                  <w:szCs w:val="16"/>
                  <w:lang w:eastAsia="es-BO"/>
                  <w:rPrChange w:id="7893" w:author="Valeria Tapia" w:date="2026-10-01T11:28:00Z">
                    <w:rPr>
                      <w:rFonts w:cs="Arial"/>
                      <w:b/>
                      <w:i/>
                      <w:color w:val="000000"/>
                      <w:sz w:val="16"/>
                      <w:szCs w:val="16"/>
                      <w:lang w:eastAsia="es-BO"/>
                    </w:rPr>
                  </w:rPrChange>
                </w:rPr>
                <w:delText>5</w:delText>
              </w:r>
            </w:del>
            <w:r w:rsidRPr="00530F41">
              <w:rPr>
                <w:rFonts w:ascii="Arial" w:hAnsi="Arial" w:cs="Arial"/>
                <w:i/>
                <w:color w:val="000000"/>
                <w:sz w:val="16"/>
                <w:szCs w:val="16"/>
                <w:lang w:eastAsia="es-BO"/>
                <w:rPrChange w:id="7894" w:author="Valeria Tapia" w:date="2026-10-01T11:28:00Z">
                  <w:rPr>
                    <w:rFonts w:cs="Arial"/>
                    <w:i/>
                    <w:color w:val="000000"/>
                    <w:sz w:val="16"/>
                    <w:szCs w:val="16"/>
                    <w:lang w:eastAsia="es-BO"/>
                  </w:rPr>
                </w:rPrChange>
              </w:rPr>
              <w:t xml:space="preserve">  del Decreto Supremo 4959 de 14/06/2023 que establece plazos y condiciones para la emisión de la Autorización Previa.</w:t>
            </w:r>
          </w:p>
          <w:p w14:paraId="5E16B29A" w14:textId="77777777" w:rsidR="006D452C" w:rsidRPr="00530F41" w:rsidRDefault="006D452C" w:rsidP="008F0EB0">
            <w:pPr>
              <w:pStyle w:val="Prrafodelista"/>
              <w:numPr>
                <w:ilvl w:val="0"/>
                <w:numId w:val="17"/>
              </w:numPr>
              <w:ind w:left="103" w:hanging="103"/>
              <w:contextualSpacing/>
              <w:jc w:val="left"/>
              <w:rPr>
                <w:rFonts w:ascii="Arial" w:hAnsi="Arial" w:cs="Arial"/>
                <w:color w:val="000000"/>
                <w:sz w:val="16"/>
                <w:szCs w:val="16"/>
                <w:lang w:eastAsia="es-BO"/>
                <w:rPrChange w:id="7895" w:author="Valeria Tapia" w:date="2026-10-01T11:28:00Z">
                  <w:rPr>
                    <w:rFonts w:cs="Arial"/>
                    <w:color w:val="000000"/>
                    <w:sz w:val="16"/>
                    <w:szCs w:val="16"/>
                    <w:lang w:eastAsia="es-BO"/>
                  </w:rPr>
                </w:rPrChange>
              </w:rPr>
            </w:pPr>
            <w:r w:rsidRPr="00530F41">
              <w:rPr>
                <w:rFonts w:ascii="Arial" w:hAnsi="Arial" w:cs="Arial"/>
                <w:b/>
                <w:i/>
                <w:color w:val="000000"/>
                <w:sz w:val="16"/>
                <w:szCs w:val="16"/>
                <w:lang w:eastAsia="es-BO"/>
                <w:rPrChange w:id="7896" w:author="Valeria Tapia" w:date="2026-10-01T11:28:00Z">
                  <w:rPr>
                    <w:rFonts w:cs="Arial"/>
                    <w:b/>
                    <w:i/>
                    <w:color w:val="000000"/>
                    <w:sz w:val="16"/>
                    <w:szCs w:val="16"/>
                    <w:lang w:eastAsia="es-BO"/>
                  </w:rPr>
                </w:rPrChange>
              </w:rPr>
              <w:t>Artículo 20</w:t>
            </w:r>
            <w:r w:rsidRPr="00530F41">
              <w:rPr>
                <w:rFonts w:ascii="Arial" w:hAnsi="Arial" w:cs="Arial"/>
                <w:i/>
                <w:color w:val="000000"/>
                <w:sz w:val="16"/>
                <w:szCs w:val="16"/>
                <w:lang w:eastAsia="es-BO"/>
                <w:rPrChange w:id="7897" w:author="Valeria Tapia" w:date="2026-10-01T11:28:00Z">
                  <w:rPr>
                    <w:rFonts w:cs="Arial"/>
                    <w:i/>
                    <w:color w:val="000000"/>
                    <w:sz w:val="16"/>
                    <w:szCs w:val="16"/>
                    <w:lang w:eastAsia="es-BO"/>
                  </w:rPr>
                </w:rPrChange>
              </w:rPr>
              <w:t xml:space="preserve"> de la Ley N° 4059 de 30/01/2017 que establece la emisión de la Autorización Previa para mercurio.</w:t>
            </w:r>
          </w:p>
        </w:tc>
      </w:tr>
      <w:tr w:rsidR="006D452C" w:rsidRPr="00F073C2" w14:paraId="3D4C8379" w14:textId="77777777" w:rsidTr="00BC22CC">
        <w:trPr>
          <w:trHeight w:val="593"/>
          <w:trPrChange w:id="7898" w:author="Valeria Tapia" w:date="2026-10-01T18:43:00Z">
            <w:trPr>
              <w:gridAfter w:val="0"/>
              <w:trHeight w:val="593"/>
            </w:trPr>
          </w:trPrChange>
        </w:trPr>
        <w:tc>
          <w:tcPr>
            <w:tcW w:w="5000" w:type="pct"/>
            <w:gridSpan w:val="64"/>
            <w:tcPrChange w:id="7899" w:author="Valeria Tapia" w:date="2026-10-01T18:43:00Z">
              <w:tcPr>
                <w:tcW w:w="5000" w:type="pct"/>
                <w:gridSpan w:val="98"/>
              </w:tcPr>
            </w:tcPrChange>
          </w:tcPr>
          <w:p w14:paraId="3E92E9CF" w14:textId="77777777" w:rsidR="006D452C" w:rsidRPr="00530F41" w:rsidRDefault="006D452C" w:rsidP="00AD5760">
            <w:pPr>
              <w:ind w:left="142" w:hanging="142"/>
              <w:rPr>
                <w:rFonts w:ascii="Arial" w:hAnsi="Arial" w:cs="Arial"/>
                <w:i/>
                <w:iCs/>
                <w:color w:val="000000"/>
                <w:sz w:val="14"/>
                <w:szCs w:val="14"/>
                <w:lang w:eastAsia="es-BO"/>
                <w:rPrChange w:id="7900" w:author="Valeria Tapia" w:date="2026-10-01T11:28:00Z">
                  <w:rPr>
                    <w:rFonts w:cs="Arial"/>
                    <w:i/>
                    <w:iCs/>
                    <w:color w:val="000000"/>
                    <w:sz w:val="14"/>
                    <w:szCs w:val="14"/>
                    <w:lang w:eastAsia="es-BO"/>
                  </w:rPr>
                </w:rPrChange>
              </w:rPr>
            </w:pPr>
            <w:r w:rsidRPr="00530F41">
              <w:rPr>
                <w:rFonts w:ascii="Arial" w:hAnsi="Arial" w:cs="Arial"/>
                <w:b/>
                <w:iCs/>
                <w:color w:val="000000"/>
                <w:sz w:val="14"/>
                <w:szCs w:val="14"/>
                <w:lang w:eastAsia="es-BO"/>
                <w:rPrChange w:id="7901" w:author="Valeria Tapia" w:date="2026-10-01T11:28:00Z">
                  <w:rPr>
                    <w:rFonts w:cs="Arial"/>
                    <w:b/>
                    <w:iCs/>
                    <w:color w:val="000000"/>
                    <w:sz w:val="14"/>
                    <w:szCs w:val="14"/>
                    <w:lang w:eastAsia="es-BO"/>
                  </w:rPr>
                </w:rPrChange>
              </w:rPr>
              <w:t>*</w:t>
            </w:r>
            <w:r w:rsidRPr="00530F41">
              <w:rPr>
                <w:rFonts w:ascii="Arial" w:hAnsi="Arial" w:cs="Arial"/>
                <w:b/>
                <w:i/>
                <w:iCs/>
                <w:color w:val="000000"/>
                <w:sz w:val="14"/>
                <w:szCs w:val="14"/>
                <w:lang w:eastAsia="es-BO"/>
                <w:rPrChange w:id="7902" w:author="Valeria Tapia" w:date="2026-10-01T11:28:00Z">
                  <w:rPr>
                    <w:rFonts w:cs="Arial"/>
                    <w:b/>
                    <w:i/>
                    <w:iCs/>
                    <w:color w:val="000000"/>
                    <w:sz w:val="14"/>
                    <w:szCs w:val="14"/>
                    <w:lang w:eastAsia="es-BO"/>
                  </w:rPr>
                </w:rPrChange>
              </w:rPr>
              <w:t>Nota:</w:t>
            </w:r>
            <w:r w:rsidRPr="00530F41">
              <w:rPr>
                <w:rFonts w:ascii="Arial" w:hAnsi="Arial" w:cs="Arial"/>
                <w:i/>
                <w:iCs/>
                <w:color w:val="000000"/>
                <w:sz w:val="14"/>
                <w:szCs w:val="14"/>
                <w:lang w:eastAsia="es-BO"/>
                <w:rPrChange w:id="7903" w:author="Valeria Tapia" w:date="2026-10-01T11:28:00Z">
                  <w:rPr>
                    <w:rFonts w:cs="Arial"/>
                    <w:i/>
                    <w:iCs/>
                    <w:color w:val="000000"/>
                    <w:sz w:val="14"/>
                    <w:szCs w:val="14"/>
                    <w:lang w:eastAsia="es-BO"/>
                  </w:rPr>
                </w:rPrChange>
              </w:rPr>
              <w:t xml:space="preserve"> </w:t>
            </w:r>
          </w:p>
          <w:p w14:paraId="25207E0C" w14:textId="77777777" w:rsidR="006D452C" w:rsidRPr="00530F41" w:rsidRDefault="006D452C" w:rsidP="00AD5760">
            <w:pPr>
              <w:ind w:left="142" w:hanging="142"/>
              <w:rPr>
                <w:rFonts w:ascii="Arial" w:hAnsi="Arial" w:cs="Arial"/>
                <w:i/>
                <w:iCs/>
                <w:color w:val="000000"/>
                <w:sz w:val="14"/>
                <w:szCs w:val="14"/>
                <w:lang w:eastAsia="es-BO"/>
                <w:rPrChange w:id="7904" w:author="Valeria Tapia" w:date="2026-10-01T11:28:00Z">
                  <w:rPr>
                    <w:rFonts w:cs="Arial"/>
                    <w:i/>
                    <w:iCs/>
                    <w:color w:val="000000"/>
                    <w:sz w:val="14"/>
                    <w:szCs w:val="14"/>
                    <w:lang w:eastAsia="es-BO"/>
                  </w:rPr>
                </w:rPrChange>
              </w:rPr>
            </w:pPr>
            <w:r w:rsidRPr="00530F41">
              <w:rPr>
                <w:rFonts w:ascii="Arial" w:hAnsi="Arial" w:cs="Arial"/>
                <w:i/>
                <w:iCs/>
                <w:color w:val="000000"/>
                <w:sz w:val="14"/>
                <w:szCs w:val="14"/>
                <w:lang w:eastAsia="es-BO"/>
                <w:rPrChange w:id="7905" w:author="Valeria Tapia" w:date="2026-10-01T11:28:00Z">
                  <w:rPr>
                    <w:rFonts w:cs="Arial"/>
                    <w:i/>
                    <w:iCs/>
                    <w:color w:val="000000"/>
                    <w:sz w:val="14"/>
                    <w:szCs w:val="14"/>
                    <w:lang w:eastAsia="es-BO"/>
                  </w:rPr>
                </w:rPrChange>
              </w:rPr>
              <w:t>- Remitir la normativa citada y referir los artículos que respalden la emisión del documento citados en la sección E, en formato digital.</w:t>
            </w:r>
          </w:p>
          <w:p w14:paraId="6A904FA6" w14:textId="77777777" w:rsidR="006D452C" w:rsidRPr="00530F41" w:rsidRDefault="006D452C" w:rsidP="00AD5760">
            <w:pPr>
              <w:ind w:left="142" w:hanging="142"/>
              <w:rPr>
                <w:rFonts w:ascii="Arial" w:hAnsi="Arial" w:cs="Arial"/>
                <w:i/>
                <w:iCs/>
                <w:color w:val="000000"/>
                <w:sz w:val="16"/>
                <w:szCs w:val="16"/>
                <w:lang w:eastAsia="es-BO"/>
                <w:rPrChange w:id="7906" w:author="Valeria Tapia" w:date="2026-10-01T11:28:00Z">
                  <w:rPr>
                    <w:rFonts w:cs="Arial"/>
                    <w:i/>
                    <w:iCs/>
                    <w:color w:val="000000"/>
                    <w:sz w:val="16"/>
                    <w:szCs w:val="16"/>
                    <w:lang w:eastAsia="es-BO"/>
                  </w:rPr>
                </w:rPrChange>
              </w:rPr>
            </w:pPr>
            <w:r w:rsidRPr="00530F41">
              <w:rPr>
                <w:rFonts w:ascii="Arial" w:hAnsi="Arial" w:cs="Arial"/>
                <w:i/>
                <w:iCs/>
                <w:color w:val="000000"/>
                <w:sz w:val="14"/>
                <w:szCs w:val="14"/>
                <w:lang w:eastAsia="es-BO"/>
                <w:rPrChange w:id="7907" w:author="Valeria Tapia" w:date="2026-10-01T11:28:00Z">
                  <w:rPr>
                    <w:rFonts w:cs="Arial"/>
                    <w:i/>
                    <w:iCs/>
                    <w:color w:val="000000"/>
                    <w:sz w:val="14"/>
                    <w:szCs w:val="14"/>
                    <w:lang w:eastAsia="es-BO"/>
                  </w:rPr>
                </w:rPrChange>
              </w:rPr>
              <w:t xml:space="preserve">- Por cada documento </w:t>
            </w:r>
            <w:r w:rsidRPr="00530F41">
              <w:rPr>
                <w:rFonts w:ascii="Arial" w:hAnsi="Arial" w:cs="Arial"/>
                <w:i/>
                <w:iCs/>
                <w:sz w:val="14"/>
                <w:szCs w:val="14"/>
                <w:lang w:eastAsia="es-BO"/>
                <w:rPrChange w:id="7908" w:author="Valeria Tapia" w:date="2026-10-01T11:28:00Z">
                  <w:rPr>
                    <w:rFonts w:cs="Arial"/>
                    <w:i/>
                    <w:iCs/>
                    <w:sz w:val="14"/>
                    <w:szCs w:val="14"/>
                    <w:lang w:eastAsia="es-BO"/>
                  </w:rPr>
                </w:rPrChange>
              </w:rPr>
              <w:t>emitido (</w:t>
            </w:r>
            <w:r w:rsidRPr="00530F41">
              <w:rPr>
                <w:rFonts w:ascii="Arial" w:hAnsi="Arial" w:cs="Arial"/>
                <w:b/>
                <w:i/>
                <w:iCs/>
                <w:sz w:val="14"/>
                <w:szCs w:val="14"/>
                <w:lang w:eastAsia="es-BO"/>
                <w:rPrChange w:id="7909" w:author="Valeria Tapia" w:date="2026-10-01T11:28:00Z">
                  <w:rPr>
                    <w:rFonts w:cs="Arial"/>
                    <w:b/>
                    <w:i/>
                    <w:iCs/>
                    <w:sz w:val="14"/>
                    <w:szCs w:val="14"/>
                    <w:lang w:eastAsia="es-BO"/>
                  </w:rPr>
                </w:rPrChange>
              </w:rPr>
              <w:t>AP, C y O</w:t>
            </w:r>
            <w:r w:rsidRPr="00530F41">
              <w:rPr>
                <w:rFonts w:ascii="Arial" w:hAnsi="Arial" w:cs="Arial"/>
                <w:i/>
                <w:iCs/>
                <w:sz w:val="14"/>
                <w:szCs w:val="14"/>
                <w:lang w:eastAsia="es-BO"/>
                <w:rPrChange w:id="7910" w:author="Valeria Tapia" w:date="2026-10-01T11:28:00Z">
                  <w:rPr>
                    <w:rFonts w:cs="Arial"/>
                    <w:i/>
                    <w:iCs/>
                    <w:sz w:val="14"/>
                    <w:szCs w:val="14"/>
                    <w:lang w:eastAsia="es-BO"/>
                  </w:rPr>
                </w:rPrChange>
              </w:rPr>
              <w:t xml:space="preserve">)  deberá </w:t>
            </w:r>
            <w:r w:rsidRPr="00530F41">
              <w:rPr>
                <w:rFonts w:ascii="Arial" w:hAnsi="Arial" w:cs="Arial"/>
                <w:i/>
                <w:iCs/>
                <w:color w:val="000000"/>
                <w:sz w:val="14"/>
                <w:szCs w:val="14"/>
                <w:lang w:eastAsia="es-BO"/>
                <w:rPrChange w:id="7911" w:author="Valeria Tapia" w:date="2026-10-01T11:28:00Z">
                  <w:rPr>
                    <w:rFonts w:cs="Arial"/>
                    <w:i/>
                    <w:iCs/>
                    <w:color w:val="000000"/>
                    <w:sz w:val="14"/>
                    <w:szCs w:val="14"/>
                    <w:lang w:eastAsia="es-BO"/>
                  </w:rPr>
                </w:rPrChange>
              </w:rPr>
              <w:t>adjuntar en formato digital (de preferencia en formato EXCEL) cuando la cantidad de SUBPARTIDAS exceda los 10 ítems.</w:t>
            </w:r>
            <w:r w:rsidRPr="00530F41">
              <w:rPr>
                <w:rFonts w:ascii="Arial" w:hAnsi="Arial" w:cs="Arial"/>
                <w:b/>
                <w:i/>
                <w:iCs/>
                <w:color w:val="000000"/>
                <w:sz w:val="14"/>
                <w:szCs w:val="14"/>
                <w:lang w:eastAsia="es-BO"/>
                <w:rPrChange w:id="7912" w:author="Valeria Tapia" w:date="2026-10-01T11:28:00Z">
                  <w:rPr>
                    <w:rFonts w:cs="Arial"/>
                    <w:b/>
                    <w:i/>
                    <w:iCs/>
                    <w:color w:val="000000"/>
                    <w:sz w:val="14"/>
                    <w:szCs w:val="14"/>
                    <w:lang w:eastAsia="es-BO"/>
                  </w:rPr>
                </w:rPrChange>
              </w:rPr>
              <w:t xml:space="preserve"> </w:t>
            </w:r>
          </w:p>
        </w:tc>
      </w:tr>
      <w:tr w:rsidR="00F43359" w:rsidRPr="00F073C2" w14:paraId="02CCEA17" w14:textId="77777777" w:rsidTr="00BC22CC">
        <w:tblPrEx>
          <w:tblPrExChange w:id="7913" w:author="Valeria Tapia" w:date="2026-10-01T18:43:00Z">
            <w:tblPrEx>
              <w:tblW w:w="5314" w:type="pct"/>
              <w:tblInd w:w="70" w:type="dxa"/>
            </w:tblPrEx>
          </w:tblPrExChange>
        </w:tblPrEx>
        <w:trPr>
          <w:trHeight w:val="314"/>
          <w:ins w:id="7914" w:author="Valeria Tapia" w:date="2026-10-01T11:47:00Z"/>
          <w:trPrChange w:id="7915" w:author="Valeria Tapia" w:date="2026-10-01T18:43:00Z">
            <w:trPr>
              <w:gridBefore w:val="1"/>
              <w:gridAfter w:val="0"/>
              <w:trHeight w:val="593"/>
            </w:trPr>
          </w:trPrChange>
        </w:trPr>
        <w:tc>
          <w:tcPr>
            <w:tcW w:w="5000" w:type="pct"/>
            <w:gridSpan w:val="64"/>
            <w:tcPrChange w:id="7916" w:author="Valeria Tapia" w:date="2026-10-01T18:43:00Z">
              <w:tcPr>
                <w:tcW w:w="5000" w:type="pct"/>
                <w:gridSpan w:val="98"/>
              </w:tcPr>
            </w:tcPrChange>
          </w:tcPr>
          <w:p w14:paraId="012F3A56" w14:textId="50EC4841" w:rsidR="00597302" w:rsidRDefault="00597302">
            <w:pPr>
              <w:rPr>
                <w:ins w:id="7917" w:author="Valeria Tapia" w:date="2026-10-01T12:28:00Z"/>
                <w:rFonts w:cs="Arial"/>
                <w:b/>
                <w:bCs/>
                <w:color w:val="000000"/>
                <w:sz w:val="16"/>
                <w:szCs w:val="16"/>
                <w:lang w:eastAsia="es-BO"/>
              </w:rPr>
              <w:pPrChange w:id="7918" w:author="Valeria Tapia" w:date="2026-10-01T12:28:00Z">
                <w:pPr>
                  <w:pStyle w:val="Prrafodelista"/>
                  <w:numPr>
                    <w:numId w:val="86"/>
                  </w:numPr>
                  <w:ind w:left="142" w:hanging="142"/>
                </w:pPr>
              </w:pPrChange>
            </w:pPr>
            <w:ins w:id="7919" w:author="Valeria Tapia" w:date="2026-10-01T12:28:00Z">
              <w:r w:rsidRPr="00024559">
                <w:rPr>
                  <w:rFonts w:cs="Arial"/>
                  <w:b/>
                  <w:bCs/>
                  <w:color w:val="000000"/>
                  <w:sz w:val="16"/>
                  <w:szCs w:val="16"/>
                  <w:highlight w:val="yellow"/>
                  <w:lang w:eastAsia="es-BO"/>
                  <w:rPrChange w:id="7920" w:author="Valeria Tapia" w:date="2026-10-01T12:55:00Z">
                    <w:rPr>
                      <w:rFonts w:cs="Arial"/>
                      <w:b/>
                      <w:bCs/>
                      <w:color w:val="000000"/>
                      <w:sz w:val="16"/>
                      <w:szCs w:val="16"/>
                      <w:lang w:eastAsia="es-BO"/>
                    </w:rPr>
                  </w:rPrChange>
                </w:rPr>
                <w:t>F. SISTEMA INFORM</w:t>
              </w:r>
            </w:ins>
            <w:ins w:id="7921" w:author="Valeria Tapia" w:date="2026-10-01T12:29:00Z">
              <w:r w:rsidRPr="00024559">
                <w:rPr>
                  <w:rFonts w:cs="Arial"/>
                  <w:b/>
                  <w:bCs/>
                  <w:color w:val="000000"/>
                  <w:sz w:val="16"/>
                  <w:szCs w:val="16"/>
                  <w:highlight w:val="yellow"/>
                  <w:lang w:eastAsia="es-BO"/>
                  <w:rPrChange w:id="7922" w:author="Valeria Tapia" w:date="2026-10-01T12:55:00Z">
                    <w:rPr>
                      <w:rFonts w:cs="Arial"/>
                      <w:b/>
                      <w:bCs/>
                      <w:color w:val="000000"/>
                      <w:sz w:val="16"/>
                      <w:szCs w:val="16"/>
                      <w:lang w:eastAsia="es-BO"/>
                    </w:rPr>
                  </w:rPrChange>
                </w:rPr>
                <w:t>ÁTICO</w:t>
              </w:r>
            </w:ins>
            <w:ins w:id="7923" w:author="Valeria Tapia" w:date="2026-10-01T12:28:00Z">
              <w:r>
                <w:rPr>
                  <w:rFonts w:cs="Arial"/>
                  <w:b/>
                  <w:bCs/>
                  <w:color w:val="000000"/>
                  <w:sz w:val="16"/>
                  <w:szCs w:val="16"/>
                  <w:lang w:eastAsia="es-BO"/>
                </w:rPr>
                <w:t xml:space="preserve"> </w:t>
              </w:r>
            </w:ins>
          </w:p>
          <w:p w14:paraId="41E82B2B" w14:textId="26ABCBEE" w:rsidR="00F43359" w:rsidRPr="00F43359" w:rsidRDefault="00F43359" w:rsidP="00597302">
            <w:pPr>
              <w:ind w:left="142" w:hanging="142"/>
              <w:rPr>
                <w:ins w:id="7924" w:author="Valeria Tapia" w:date="2026-10-01T11:47:00Z"/>
                <w:rFonts w:ascii="Arial" w:hAnsi="Arial" w:cs="Arial"/>
                <w:b/>
                <w:iCs/>
                <w:color w:val="000000"/>
                <w:sz w:val="14"/>
                <w:szCs w:val="14"/>
                <w:lang w:eastAsia="es-BO"/>
              </w:rPr>
            </w:pPr>
          </w:p>
        </w:tc>
      </w:tr>
      <w:tr w:rsidR="00597302" w:rsidRPr="00F073C2" w14:paraId="757F292B" w14:textId="77777777" w:rsidTr="00BC22CC">
        <w:tblPrEx>
          <w:tblPrExChange w:id="7925" w:author="Valeria Tapia" w:date="2026-10-01T18:43:00Z">
            <w:tblPrEx>
              <w:tblW w:w="5314" w:type="pct"/>
              <w:tblInd w:w="70" w:type="dxa"/>
            </w:tblPrEx>
          </w:tblPrExChange>
        </w:tblPrEx>
        <w:trPr>
          <w:trHeight w:val="280"/>
          <w:ins w:id="7926" w:author="Valeria Tapia" w:date="2026-10-01T12:29:00Z"/>
          <w:trPrChange w:id="7927" w:author="Valeria Tapia" w:date="2026-10-01T18:43:00Z">
            <w:trPr>
              <w:gridBefore w:val="1"/>
              <w:gridAfter w:val="0"/>
              <w:trHeight w:val="593"/>
            </w:trPr>
          </w:trPrChange>
        </w:trPr>
        <w:tc>
          <w:tcPr>
            <w:tcW w:w="5000" w:type="pct"/>
            <w:gridSpan w:val="64"/>
            <w:tcPrChange w:id="7928" w:author="Valeria Tapia" w:date="2026-10-01T18:43:00Z">
              <w:tcPr>
                <w:tcW w:w="5000" w:type="pct"/>
                <w:gridSpan w:val="98"/>
              </w:tcPr>
            </w:tcPrChange>
          </w:tcPr>
          <w:p w14:paraId="039B3CFB" w14:textId="09D30254" w:rsidR="00597302" w:rsidRPr="00597302" w:rsidRDefault="00597302" w:rsidP="00597302">
            <w:pPr>
              <w:rPr>
                <w:ins w:id="7929" w:author="Valeria Tapia" w:date="2026-10-01T12:29:00Z"/>
                <w:rFonts w:cs="Arial"/>
                <w:bCs/>
                <w:color w:val="000000"/>
                <w:sz w:val="16"/>
                <w:szCs w:val="16"/>
                <w:lang w:eastAsia="es-BO"/>
                <w:rPrChange w:id="7930" w:author="Valeria Tapia" w:date="2026-10-01T12:29:00Z">
                  <w:rPr>
                    <w:ins w:id="7931" w:author="Valeria Tapia" w:date="2026-10-01T12:29:00Z"/>
                    <w:rFonts w:cs="Arial"/>
                    <w:b/>
                    <w:bCs/>
                    <w:color w:val="000000"/>
                    <w:sz w:val="16"/>
                    <w:szCs w:val="16"/>
                    <w:lang w:eastAsia="es-BO"/>
                  </w:rPr>
                </w:rPrChange>
              </w:rPr>
            </w:pPr>
            <w:ins w:id="7932" w:author="Valeria Tapia" w:date="2026-10-01T12:29:00Z">
              <w:r>
                <w:rPr>
                  <w:rFonts w:cs="Arial"/>
                  <w:b/>
                  <w:bCs/>
                  <w:color w:val="000000"/>
                  <w:sz w:val="16"/>
                  <w:szCs w:val="16"/>
                  <w:lang w:eastAsia="es-BO"/>
                </w:rPr>
                <w:t xml:space="preserve">1. </w:t>
              </w:r>
              <w:r w:rsidRPr="003C239A">
                <w:rPr>
                  <w:rFonts w:cs="Arial"/>
                  <w:b/>
                  <w:bCs/>
                  <w:color w:val="000000"/>
                  <w:sz w:val="16"/>
                  <w:szCs w:val="16"/>
                  <w:lang w:eastAsia="es-BO"/>
                </w:rPr>
                <w:t xml:space="preserve">INSTANCIA RESPONSABLE </w:t>
              </w:r>
              <w:r w:rsidRPr="00597302">
                <w:rPr>
                  <w:rFonts w:cs="Arial"/>
                  <w:b/>
                  <w:bCs/>
                  <w:sz w:val="16"/>
                  <w:szCs w:val="16"/>
                  <w:lang w:eastAsia="es-BO"/>
                  <w:rPrChange w:id="7933" w:author="Valeria Tapia" w:date="2026-10-01T12:29:00Z">
                    <w:rPr>
                      <w:rFonts w:cs="Arial"/>
                      <w:b/>
                      <w:bCs/>
                      <w:color w:val="FF0000"/>
                      <w:sz w:val="16"/>
                      <w:szCs w:val="16"/>
                      <w:lang w:eastAsia="es-BO"/>
                    </w:rPr>
                  </w:rPrChange>
                </w:rPr>
                <w:t xml:space="preserve">DEL DESARROLLO DEL SISTEMA </w:t>
              </w:r>
              <w:r w:rsidRPr="003C239A">
                <w:rPr>
                  <w:rFonts w:cs="Arial"/>
                  <w:b/>
                  <w:bCs/>
                  <w:color w:val="000000"/>
                  <w:sz w:val="16"/>
                  <w:szCs w:val="16"/>
                  <w:lang w:eastAsia="es-BO"/>
                </w:rPr>
                <w:t xml:space="preserve">INFORMÁTICO </w:t>
              </w:r>
              <w:r w:rsidRPr="00F073C2">
                <w:rPr>
                  <w:rFonts w:cs="Arial"/>
                  <w:bCs/>
                  <w:color w:val="000000"/>
                  <w:sz w:val="16"/>
                  <w:szCs w:val="16"/>
                  <w:lang w:eastAsia="es-BO"/>
                </w:rPr>
                <w:t>(Marque con una X).</w:t>
              </w:r>
            </w:ins>
          </w:p>
        </w:tc>
      </w:tr>
      <w:tr w:rsidR="00BC22CC" w:rsidRPr="00F073C2" w14:paraId="6815203C" w14:textId="77777777" w:rsidTr="00471D04">
        <w:tblPrEx>
          <w:tblPrExChange w:id="7934" w:author="Valeria Tapia" w:date="2026-10-01T18:54:00Z">
            <w:tblPrEx>
              <w:tblW w:w="5314" w:type="pct"/>
              <w:tblInd w:w="70" w:type="dxa"/>
            </w:tblPrEx>
          </w:tblPrExChange>
        </w:tblPrEx>
        <w:trPr>
          <w:trHeight w:val="269"/>
          <w:ins w:id="7935" w:author="Valeria Tapia" w:date="2026-10-01T12:29:00Z"/>
          <w:trPrChange w:id="7936" w:author="Valeria Tapia" w:date="2026-10-01T18:54:00Z">
            <w:trPr>
              <w:gridBefore w:val="1"/>
              <w:gridAfter w:val="0"/>
              <w:trHeight w:val="269"/>
            </w:trPr>
          </w:trPrChange>
        </w:trPr>
        <w:tc>
          <w:tcPr>
            <w:tcW w:w="1259" w:type="pct"/>
            <w:gridSpan w:val="24"/>
            <w:tcPrChange w:id="7937" w:author="Valeria Tapia" w:date="2026-10-01T18:54:00Z">
              <w:tcPr>
                <w:tcW w:w="1279" w:type="pct"/>
                <w:gridSpan w:val="30"/>
              </w:tcPr>
            </w:tcPrChange>
          </w:tcPr>
          <w:p w14:paraId="2CACAD6C" w14:textId="1F2D1724" w:rsidR="00597302" w:rsidRDefault="00597302" w:rsidP="00597302">
            <w:pPr>
              <w:rPr>
                <w:ins w:id="7938" w:author="Valeria Tapia" w:date="2026-10-01T12:29:00Z"/>
                <w:rFonts w:cs="Arial"/>
                <w:b/>
                <w:bCs/>
                <w:color w:val="000000"/>
                <w:sz w:val="16"/>
                <w:szCs w:val="16"/>
                <w:lang w:eastAsia="es-BO"/>
              </w:rPr>
            </w:pPr>
            <w:ins w:id="7939" w:author="Valeria Tapia" w:date="2026-10-01T12:31:00Z">
              <w:r>
                <w:rPr>
                  <w:rFonts w:cs="Arial"/>
                  <w:b/>
                  <w:bCs/>
                  <w:color w:val="000000"/>
                  <w:sz w:val="16"/>
                  <w:szCs w:val="16"/>
                  <w:lang w:eastAsia="es-BO"/>
                </w:rPr>
                <w:t>APCO</w:t>
              </w:r>
            </w:ins>
          </w:p>
        </w:tc>
        <w:tc>
          <w:tcPr>
            <w:tcW w:w="1850" w:type="pct"/>
            <w:gridSpan w:val="28"/>
            <w:tcPrChange w:id="7940" w:author="Valeria Tapia" w:date="2026-10-01T18:54:00Z">
              <w:tcPr>
                <w:tcW w:w="1843" w:type="pct"/>
                <w:gridSpan w:val="48"/>
              </w:tcPr>
            </w:tcPrChange>
          </w:tcPr>
          <w:p w14:paraId="7785D735" w14:textId="4C07E973" w:rsidR="00597302" w:rsidRDefault="00597302" w:rsidP="00597302">
            <w:pPr>
              <w:rPr>
                <w:ins w:id="7941" w:author="Valeria Tapia" w:date="2026-10-01T12:29:00Z"/>
                <w:rFonts w:cs="Arial"/>
                <w:b/>
                <w:bCs/>
                <w:color w:val="000000"/>
                <w:sz w:val="16"/>
                <w:szCs w:val="16"/>
                <w:lang w:eastAsia="es-BO"/>
              </w:rPr>
            </w:pPr>
            <w:ins w:id="7942" w:author="Valeria Tapia" w:date="2026-10-01T12:31:00Z">
              <w:r>
                <w:rPr>
                  <w:rFonts w:cs="Arial"/>
                  <w:b/>
                  <w:bCs/>
                  <w:color w:val="000000"/>
                  <w:sz w:val="16"/>
                  <w:szCs w:val="16"/>
                  <w:lang w:eastAsia="es-BO"/>
                </w:rPr>
                <w:t xml:space="preserve">NOMBRE DEL SISTEMA </w:t>
              </w:r>
            </w:ins>
          </w:p>
        </w:tc>
        <w:tc>
          <w:tcPr>
            <w:tcW w:w="1891" w:type="pct"/>
            <w:gridSpan w:val="12"/>
            <w:tcPrChange w:id="7943" w:author="Valeria Tapia" w:date="2026-10-01T18:54:00Z">
              <w:tcPr>
                <w:tcW w:w="1878" w:type="pct"/>
                <w:gridSpan w:val="20"/>
              </w:tcPr>
            </w:tcPrChange>
          </w:tcPr>
          <w:p w14:paraId="0F0B286D" w14:textId="0A2D37BA" w:rsidR="00597302" w:rsidRDefault="00597302" w:rsidP="00597302">
            <w:pPr>
              <w:rPr>
                <w:ins w:id="7944" w:author="Valeria Tapia" w:date="2026-10-01T12:29:00Z"/>
                <w:rFonts w:cs="Arial"/>
                <w:b/>
                <w:bCs/>
                <w:color w:val="000000"/>
                <w:sz w:val="16"/>
                <w:szCs w:val="16"/>
                <w:lang w:eastAsia="es-BO"/>
              </w:rPr>
            </w:pPr>
            <w:ins w:id="7945" w:author="Valeria Tapia" w:date="2026-10-01T12:31:00Z">
              <w:r>
                <w:rPr>
                  <w:rFonts w:cs="Arial"/>
                  <w:b/>
                  <w:bCs/>
                  <w:color w:val="000000"/>
                  <w:sz w:val="16"/>
                  <w:szCs w:val="16"/>
                  <w:lang w:eastAsia="es-BO"/>
                </w:rPr>
                <w:t>NOMBRE DE LA ENTIDAD</w:t>
              </w:r>
            </w:ins>
          </w:p>
        </w:tc>
      </w:tr>
      <w:tr w:rsidR="00BC22CC" w:rsidRPr="00F073C2" w14:paraId="774BB0CF" w14:textId="77777777" w:rsidTr="00471D04">
        <w:tblPrEx>
          <w:tblPrExChange w:id="7946" w:author="Valeria Tapia" w:date="2026-10-01T18:54:00Z">
            <w:tblPrEx>
              <w:tblW w:w="5314" w:type="pct"/>
              <w:tblInd w:w="70" w:type="dxa"/>
            </w:tblPrEx>
          </w:tblPrExChange>
        </w:tblPrEx>
        <w:trPr>
          <w:trHeight w:val="416"/>
          <w:ins w:id="7947" w:author="Valeria Tapia" w:date="2026-10-01T12:31:00Z"/>
          <w:trPrChange w:id="7948" w:author="Valeria Tapia" w:date="2026-10-01T18:54:00Z">
            <w:trPr>
              <w:gridBefore w:val="1"/>
              <w:gridAfter w:val="0"/>
              <w:trHeight w:val="416"/>
            </w:trPr>
          </w:trPrChange>
        </w:trPr>
        <w:tc>
          <w:tcPr>
            <w:tcW w:w="1259" w:type="pct"/>
            <w:gridSpan w:val="24"/>
            <w:tcPrChange w:id="7949" w:author="Valeria Tapia" w:date="2026-10-01T18:54:00Z">
              <w:tcPr>
                <w:tcW w:w="1278" w:type="pct"/>
                <w:gridSpan w:val="29"/>
              </w:tcPr>
            </w:tcPrChange>
          </w:tcPr>
          <w:p w14:paraId="1EA7FAF1" w14:textId="3802269D" w:rsidR="00597302" w:rsidRDefault="00597302" w:rsidP="00597302">
            <w:pPr>
              <w:rPr>
                <w:ins w:id="7950" w:author="Valeria Tapia" w:date="2026-10-01T12:31:00Z"/>
                <w:rFonts w:cs="Arial"/>
                <w:b/>
                <w:bCs/>
                <w:color w:val="000000"/>
                <w:sz w:val="16"/>
                <w:szCs w:val="16"/>
                <w:lang w:eastAsia="es-BO"/>
              </w:rPr>
            </w:pPr>
            <w:ins w:id="7951" w:author="Valeria Tapia" w:date="2026-10-01T12:32:00Z">
              <w:r>
                <w:rPr>
                  <w:rFonts w:cs="Arial"/>
                  <w:b/>
                  <w:bCs/>
                  <w:color w:val="000000"/>
                  <w:sz w:val="16"/>
                  <w:szCs w:val="16"/>
                  <w:lang w:eastAsia="es-BO"/>
                </w:rPr>
                <w:t>AUTORIZACIÓN PREVIA DE IMPORTACIÓN</w:t>
              </w:r>
            </w:ins>
          </w:p>
        </w:tc>
        <w:tc>
          <w:tcPr>
            <w:tcW w:w="1850" w:type="pct"/>
            <w:gridSpan w:val="28"/>
            <w:tcPrChange w:id="7952" w:author="Valeria Tapia" w:date="2026-10-01T18:54:00Z">
              <w:tcPr>
                <w:tcW w:w="1844" w:type="pct"/>
                <w:gridSpan w:val="49"/>
              </w:tcPr>
            </w:tcPrChange>
          </w:tcPr>
          <w:p w14:paraId="2D52B4F0" w14:textId="0726CD5B" w:rsidR="00597302" w:rsidRDefault="00597302" w:rsidP="00597302">
            <w:pPr>
              <w:rPr>
                <w:ins w:id="7953" w:author="Valeria Tapia" w:date="2026-10-01T12:31:00Z"/>
                <w:rFonts w:cs="Arial"/>
                <w:b/>
                <w:bCs/>
                <w:color w:val="000000"/>
                <w:sz w:val="16"/>
                <w:szCs w:val="16"/>
                <w:lang w:eastAsia="es-BO"/>
              </w:rPr>
            </w:pPr>
            <w:ins w:id="7954" w:author="Valeria Tapia" w:date="2026-10-01T12:32:00Z">
              <w:r>
                <w:rPr>
                  <w:rFonts w:cs="Arial"/>
                  <w:b/>
                  <w:bCs/>
                  <w:color w:val="000000"/>
                  <w:sz w:val="16"/>
                  <w:szCs w:val="16"/>
                  <w:lang w:eastAsia="es-BO"/>
                </w:rPr>
                <w:t>SIOAP</w:t>
              </w:r>
            </w:ins>
          </w:p>
        </w:tc>
        <w:tc>
          <w:tcPr>
            <w:tcW w:w="1891" w:type="pct"/>
            <w:gridSpan w:val="12"/>
            <w:tcPrChange w:id="7955" w:author="Valeria Tapia" w:date="2026-10-01T18:54:00Z">
              <w:tcPr>
                <w:tcW w:w="1878" w:type="pct"/>
                <w:gridSpan w:val="20"/>
              </w:tcPr>
            </w:tcPrChange>
          </w:tcPr>
          <w:p w14:paraId="58F4164E" w14:textId="768A5A5E" w:rsidR="00597302" w:rsidRDefault="00597302" w:rsidP="00597302">
            <w:pPr>
              <w:rPr>
                <w:ins w:id="7956" w:author="Valeria Tapia" w:date="2026-10-01T12:31:00Z"/>
                <w:rFonts w:cs="Arial"/>
                <w:b/>
                <w:bCs/>
                <w:color w:val="000000"/>
                <w:sz w:val="16"/>
                <w:szCs w:val="16"/>
                <w:lang w:eastAsia="es-BO"/>
              </w:rPr>
            </w:pPr>
            <w:ins w:id="7957" w:author="Valeria Tapia" w:date="2026-10-01T12:32:00Z">
              <w:r>
                <w:rPr>
                  <w:rFonts w:cs="Arial"/>
                  <w:b/>
                  <w:bCs/>
                  <w:color w:val="000000"/>
                  <w:sz w:val="16"/>
                  <w:szCs w:val="16"/>
                  <w:lang w:eastAsia="es-BO"/>
                </w:rPr>
                <w:t>VICEMINISTERIO DE TRANSPORTES</w:t>
              </w:r>
            </w:ins>
          </w:p>
        </w:tc>
      </w:tr>
      <w:tr w:rsidR="00BC22CC" w:rsidRPr="00F073C2" w14:paraId="59990DBB" w14:textId="77777777" w:rsidTr="00471D04">
        <w:tblPrEx>
          <w:tblPrExChange w:id="7958" w:author="Valeria Tapia" w:date="2026-10-01T18:54:00Z">
            <w:tblPrEx>
              <w:tblW w:w="5314" w:type="pct"/>
              <w:tblInd w:w="70" w:type="dxa"/>
            </w:tblPrEx>
          </w:tblPrExChange>
        </w:tblPrEx>
        <w:trPr>
          <w:trHeight w:val="240"/>
          <w:ins w:id="7959" w:author="Valeria Tapia" w:date="2026-10-01T12:32:00Z"/>
          <w:trPrChange w:id="7960" w:author="Valeria Tapia" w:date="2026-10-01T18:54:00Z">
            <w:trPr>
              <w:gridBefore w:val="1"/>
              <w:gridAfter w:val="0"/>
              <w:trHeight w:val="240"/>
            </w:trPr>
          </w:trPrChange>
        </w:trPr>
        <w:tc>
          <w:tcPr>
            <w:tcW w:w="1259" w:type="pct"/>
            <w:gridSpan w:val="24"/>
            <w:tcPrChange w:id="7961" w:author="Valeria Tapia" w:date="2026-10-01T18:54:00Z">
              <w:tcPr>
                <w:tcW w:w="1281" w:type="pct"/>
                <w:gridSpan w:val="31"/>
              </w:tcPr>
            </w:tcPrChange>
          </w:tcPr>
          <w:p w14:paraId="470A053A" w14:textId="45F4D090" w:rsidR="00597302" w:rsidRDefault="00597302" w:rsidP="00597302">
            <w:pPr>
              <w:rPr>
                <w:ins w:id="7962" w:author="Valeria Tapia" w:date="2026-10-01T12:32:00Z"/>
                <w:rFonts w:cs="Arial"/>
                <w:b/>
                <w:bCs/>
                <w:color w:val="000000"/>
                <w:sz w:val="16"/>
                <w:szCs w:val="16"/>
                <w:lang w:eastAsia="es-BO"/>
              </w:rPr>
            </w:pPr>
            <w:ins w:id="7963" w:author="Valeria Tapia" w:date="2026-10-01T12:32:00Z">
              <w:r>
                <w:rPr>
                  <w:rFonts w:cs="Arial"/>
                  <w:b/>
                  <w:bCs/>
                  <w:color w:val="000000"/>
                  <w:sz w:val="16"/>
                  <w:szCs w:val="16"/>
                  <w:lang w:eastAsia="es-BO"/>
                </w:rPr>
                <w:t>CERTIFICADO FITOSANITARIO</w:t>
              </w:r>
            </w:ins>
          </w:p>
        </w:tc>
        <w:tc>
          <w:tcPr>
            <w:tcW w:w="1850" w:type="pct"/>
            <w:gridSpan w:val="28"/>
            <w:tcPrChange w:id="7964" w:author="Valeria Tapia" w:date="2026-10-01T18:54:00Z">
              <w:tcPr>
                <w:tcW w:w="1841" w:type="pct"/>
                <w:gridSpan w:val="46"/>
              </w:tcPr>
            </w:tcPrChange>
          </w:tcPr>
          <w:p w14:paraId="6677564A" w14:textId="2E9481FE" w:rsidR="00597302" w:rsidRDefault="00597302" w:rsidP="00597302">
            <w:pPr>
              <w:rPr>
                <w:ins w:id="7965" w:author="Valeria Tapia" w:date="2026-10-01T12:32:00Z"/>
                <w:rFonts w:cs="Arial"/>
                <w:b/>
                <w:bCs/>
                <w:color w:val="000000"/>
                <w:sz w:val="16"/>
                <w:szCs w:val="16"/>
                <w:lang w:eastAsia="es-BO"/>
              </w:rPr>
            </w:pPr>
            <w:ins w:id="7966" w:author="Valeria Tapia" w:date="2026-10-01T12:32:00Z">
              <w:r>
                <w:rPr>
                  <w:rFonts w:cs="Arial"/>
                  <w:b/>
                  <w:bCs/>
                  <w:color w:val="000000"/>
                  <w:sz w:val="16"/>
                  <w:szCs w:val="16"/>
                  <w:lang w:eastAsia="es-BO"/>
                </w:rPr>
                <w:t>PATUJU</w:t>
              </w:r>
            </w:ins>
          </w:p>
        </w:tc>
        <w:tc>
          <w:tcPr>
            <w:tcW w:w="1891" w:type="pct"/>
            <w:gridSpan w:val="12"/>
            <w:tcPrChange w:id="7967" w:author="Valeria Tapia" w:date="2026-10-01T18:54:00Z">
              <w:tcPr>
                <w:tcW w:w="1878" w:type="pct"/>
                <w:gridSpan w:val="21"/>
              </w:tcPr>
            </w:tcPrChange>
          </w:tcPr>
          <w:p w14:paraId="0B363505" w14:textId="7AEB9D26" w:rsidR="00597302" w:rsidRDefault="00597302" w:rsidP="00597302">
            <w:pPr>
              <w:rPr>
                <w:ins w:id="7968" w:author="Valeria Tapia" w:date="2026-10-01T12:32:00Z"/>
                <w:rFonts w:cs="Arial"/>
                <w:b/>
                <w:bCs/>
                <w:color w:val="000000"/>
                <w:sz w:val="16"/>
                <w:szCs w:val="16"/>
                <w:lang w:eastAsia="es-BO"/>
              </w:rPr>
            </w:pPr>
            <w:ins w:id="7969" w:author="Valeria Tapia" w:date="2026-10-01T12:33:00Z">
              <w:r>
                <w:rPr>
                  <w:rFonts w:cs="Arial"/>
                  <w:b/>
                  <w:bCs/>
                  <w:color w:val="000000"/>
                  <w:sz w:val="16"/>
                  <w:szCs w:val="16"/>
                  <w:lang w:eastAsia="es-BO"/>
                </w:rPr>
                <w:t>SENASAG</w:t>
              </w:r>
            </w:ins>
          </w:p>
        </w:tc>
      </w:tr>
      <w:tr w:rsidR="006D452C" w:rsidRPr="00F073C2" w14:paraId="68FCD357" w14:textId="77777777" w:rsidTr="00BC22CC">
        <w:trPr>
          <w:trHeight w:val="300"/>
          <w:trPrChange w:id="7970" w:author="Valeria Tapia" w:date="2026-10-01T18:43:00Z">
            <w:trPr>
              <w:gridAfter w:val="0"/>
              <w:trHeight w:val="300"/>
            </w:trPr>
          </w:trPrChange>
        </w:trPr>
        <w:tc>
          <w:tcPr>
            <w:tcW w:w="5000" w:type="pct"/>
            <w:gridSpan w:val="64"/>
            <w:shd w:val="clear" w:color="auto" w:fill="F2F2F2" w:themeFill="background1" w:themeFillShade="F2"/>
            <w:tcPrChange w:id="7971" w:author="Valeria Tapia" w:date="2026-10-01T18:43:00Z">
              <w:tcPr>
                <w:tcW w:w="5000" w:type="pct"/>
                <w:gridSpan w:val="98"/>
                <w:shd w:val="clear" w:color="000000" w:fill="BDD7EE"/>
              </w:tcPr>
            </w:tcPrChange>
          </w:tcPr>
          <w:p w14:paraId="3B5C8F93" w14:textId="50417860" w:rsidR="006D452C" w:rsidRPr="00F073C2" w:rsidRDefault="006D452C" w:rsidP="00AD5760">
            <w:pPr>
              <w:rPr>
                <w:rFonts w:cs="Arial"/>
                <w:b/>
                <w:bCs/>
                <w:sz w:val="16"/>
                <w:szCs w:val="16"/>
                <w:lang w:eastAsia="es-BO"/>
              </w:rPr>
            </w:pPr>
            <w:r w:rsidRPr="00F073C2">
              <w:rPr>
                <w:rFonts w:cs="Arial"/>
                <w:b/>
                <w:bCs/>
                <w:sz w:val="16"/>
                <w:szCs w:val="16"/>
                <w:lang w:eastAsia="es-BO"/>
              </w:rPr>
              <w:t xml:space="preserve">II. </w:t>
            </w:r>
            <w:ins w:id="7972" w:author="Valeria Tapia" w:date="2026-10-01T12:33:00Z">
              <w:r w:rsidR="00597302">
                <w:rPr>
                  <w:rFonts w:cs="Arial"/>
                  <w:b/>
                  <w:bCs/>
                  <w:sz w:val="16"/>
                  <w:szCs w:val="16"/>
                  <w:lang w:eastAsia="es-BO"/>
                </w:rPr>
                <w:t>REGISTRO DE OPERADORES</w:t>
              </w:r>
            </w:ins>
            <w:del w:id="7973" w:author="Valeria Tapia" w:date="2026-10-01T12:33:00Z">
              <w:r w:rsidRPr="004B2116" w:rsidDel="00597302">
                <w:rPr>
                  <w:rFonts w:cs="Arial"/>
                  <w:b/>
                  <w:bCs/>
                  <w:sz w:val="16"/>
                  <w:szCs w:val="16"/>
                  <w:highlight w:val="yellow"/>
                  <w:lang w:eastAsia="es-BO"/>
                  <w:rPrChange w:id="7974" w:author="Valeria Tapia" w:date="2026-10-01T11:31:00Z">
                    <w:rPr>
                      <w:rFonts w:cs="Arial"/>
                      <w:b/>
                      <w:bCs/>
                      <w:sz w:val="16"/>
                      <w:szCs w:val="16"/>
                      <w:lang w:eastAsia="es-BO"/>
                    </w:rPr>
                  </w:rPrChange>
                </w:rPr>
                <w:delText>ENTIDADES CON SISTEMA PARA LA EMISIÓN DE DOCUMENTOS REQUERIDOS</w:delText>
              </w:r>
              <w:r w:rsidRPr="00F073C2" w:rsidDel="00597302">
                <w:rPr>
                  <w:rFonts w:cs="Arial"/>
                  <w:b/>
                  <w:bCs/>
                  <w:sz w:val="16"/>
                  <w:szCs w:val="16"/>
                  <w:lang w:eastAsia="es-BO"/>
                </w:rPr>
                <w:delText>.</w:delText>
              </w:r>
            </w:del>
          </w:p>
        </w:tc>
      </w:tr>
      <w:tr w:rsidR="006D452C" w:rsidRPr="00F073C2" w14:paraId="51FE00DD" w14:textId="77777777" w:rsidTr="00BC22CC">
        <w:trPr>
          <w:trHeight w:val="247"/>
          <w:trPrChange w:id="7975" w:author="Valeria Tapia" w:date="2026-10-01T18:43:00Z">
            <w:trPr>
              <w:gridAfter w:val="0"/>
              <w:trHeight w:val="247"/>
            </w:trPr>
          </w:trPrChange>
        </w:trPr>
        <w:tc>
          <w:tcPr>
            <w:tcW w:w="5000" w:type="pct"/>
            <w:gridSpan w:val="64"/>
            <w:shd w:val="clear" w:color="auto" w:fill="F2F2F2" w:themeFill="background1" w:themeFillShade="F2"/>
            <w:tcPrChange w:id="7976" w:author="Valeria Tapia" w:date="2026-10-01T18:43:00Z">
              <w:tcPr>
                <w:tcW w:w="5000" w:type="pct"/>
                <w:gridSpan w:val="98"/>
                <w:shd w:val="clear" w:color="000000" w:fill="FFF2CC"/>
              </w:tcPr>
            </w:tcPrChange>
          </w:tcPr>
          <w:p w14:paraId="4644A1BF" w14:textId="77777777" w:rsidR="006D452C" w:rsidRPr="00F073C2" w:rsidRDefault="006D452C" w:rsidP="008F0EB0">
            <w:pPr>
              <w:pStyle w:val="Prrafodelista"/>
              <w:numPr>
                <w:ilvl w:val="0"/>
                <w:numId w:val="85"/>
              </w:numPr>
              <w:rPr>
                <w:rFonts w:cs="Arial"/>
                <w:b/>
                <w:bCs/>
                <w:color w:val="000000"/>
                <w:sz w:val="16"/>
                <w:szCs w:val="16"/>
                <w:lang w:eastAsia="es-BO"/>
              </w:rPr>
            </w:pPr>
            <w:r w:rsidRPr="00F073C2">
              <w:rPr>
                <w:rFonts w:cs="Arial"/>
                <w:b/>
                <w:bCs/>
                <w:color w:val="000000"/>
                <w:sz w:val="16"/>
                <w:szCs w:val="16"/>
                <w:lang w:eastAsia="es-BO"/>
              </w:rPr>
              <w:t xml:space="preserve">¿LA ENTIDAD DISPONE DE UN SISTEMA INFORMÁTICO PARA REALIZAR EL REGISTRO DE OPERADORES? </w:t>
            </w:r>
            <w:r w:rsidRPr="002705DE">
              <w:rPr>
                <w:rFonts w:cs="Arial"/>
                <w:bCs/>
                <w:sz w:val="16"/>
                <w:szCs w:val="16"/>
                <w:lang w:eastAsia="es-BO"/>
              </w:rPr>
              <w:t xml:space="preserve">(seleccione marcando </w:t>
            </w:r>
            <w:r>
              <w:rPr>
                <w:rFonts w:cs="Arial"/>
                <w:bCs/>
                <w:sz w:val="16"/>
                <w:szCs w:val="16"/>
                <w:lang w:eastAsia="es-BO"/>
              </w:rPr>
              <w:t xml:space="preserve">con </w:t>
            </w:r>
            <w:r w:rsidRPr="002705DE">
              <w:rPr>
                <w:rFonts w:cs="Arial"/>
                <w:bCs/>
                <w:sz w:val="16"/>
                <w:szCs w:val="16"/>
                <w:lang w:eastAsia="es-BO"/>
              </w:rPr>
              <w:t>una X)</w:t>
            </w:r>
          </w:p>
        </w:tc>
      </w:tr>
      <w:tr w:rsidR="00BC22CC" w:rsidRPr="00F073C2" w14:paraId="0F412A53" w14:textId="77777777" w:rsidTr="00471D04">
        <w:tblPrEx>
          <w:tblPrExChange w:id="7977" w:author="Valeria Tapia" w:date="2026-10-01T18:54:00Z">
            <w:tblPrEx>
              <w:tblW w:w="5314" w:type="pct"/>
              <w:tblInd w:w="70" w:type="dxa"/>
            </w:tblPrEx>
          </w:tblPrExChange>
        </w:tblPrEx>
        <w:trPr>
          <w:trHeight w:val="360"/>
          <w:trPrChange w:id="7978" w:author="Valeria Tapia" w:date="2026-10-01T18:54:00Z">
            <w:trPr>
              <w:gridBefore w:val="1"/>
              <w:gridAfter w:val="0"/>
              <w:trHeight w:val="360"/>
            </w:trPr>
          </w:trPrChange>
        </w:trPr>
        <w:tc>
          <w:tcPr>
            <w:tcW w:w="189" w:type="pct"/>
            <w:gridSpan w:val="4"/>
            <w:shd w:val="clear" w:color="auto" w:fill="auto"/>
            <w:noWrap/>
            <w:vAlign w:val="center"/>
            <w:hideMark/>
            <w:tcPrChange w:id="7979" w:author="Valeria Tapia" w:date="2026-10-01T18:54:00Z">
              <w:tcPr>
                <w:tcW w:w="196" w:type="pct"/>
                <w:gridSpan w:val="5"/>
                <w:shd w:val="clear" w:color="auto" w:fill="auto"/>
                <w:noWrap/>
                <w:vAlign w:val="center"/>
                <w:hideMark/>
              </w:tcPr>
            </w:tcPrChange>
          </w:tcPr>
          <w:p w14:paraId="18740E61" w14:textId="77777777" w:rsidR="009A2BC4" w:rsidRPr="00F073C2" w:rsidRDefault="009A2BC4" w:rsidP="00AD5760">
            <w:pPr>
              <w:jc w:val="right"/>
              <w:rPr>
                <w:rFonts w:cs="Arial"/>
                <w:color w:val="000000"/>
                <w:sz w:val="16"/>
                <w:szCs w:val="16"/>
                <w:lang w:eastAsia="es-BO"/>
              </w:rPr>
            </w:pPr>
            <w:r w:rsidRPr="00F073C2">
              <w:rPr>
                <w:rFonts w:cs="Arial"/>
                <w:color w:val="000000"/>
                <w:sz w:val="16"/>
                <w:szCs w:val="16"/>
                <w:lang w:eastAsia="es-BO"/>
              </w:rPr>
              <w:t>SI</w:t>
            </w:r>
          </w:p>
        </w:tc>
        <w:tc>
          <w:tcPr>
            <w:tcW w:w="193" w:type="pct"/>
            <w:gridSpan w:val="6"/>
            <w:shd w:val="clear" w:color="auto" w:fill="auto"/>
            <w:noWrap/>
            <w:vAlign w:val="center"/>
            <w:hideMark/>
            <w:tcPrChange w:id="7980" w:author="Valeria Tapia" w:date="2026-10-01T18:54:00Z">
              <w:tcPr>
                <w:tcW w:w="197" w:type="pct"/>
                <w:gridSpan w:val="8"/>
                <w:shd w:val="clear" w:color="auto" w:fill="auto"/>
                <w:noWrap/>
                <w:vAlign w:val="center"/>
                <w:hideMark/>
              </w:tcPr>
            </w:tcPrChange>
          </w:tcPr>
          <w:p w14:paraId="37586EE3" w14:textId="77777777" w:rsidR="009A2BC4" w:rsidRPr="00F073C2" w:rsidRDefault="009A2BC4" w:rsidP="00AD5760">
            <w:pPr>
              <w:jc w:val="right"/>
              <w:rPr>
                <w:rFonts w:cs="Arial"/>
                <w:color w:val="000000"/>
                <w:sz w:val="16"/>
                <w:szCs w:val="16"/>
                <w:lang w:eastAsia="es-BO"/>
              </w:rPr>
            </w:pPr>
            <w:r w:rsidRPr="00F073C2">
              <w:rPr>
                <w:rFonts w:cs="Arial"/>
                <w:color w:val="000000"/>
                <w:sz w:val="16"/>
                <w:szCs w:val="16"/>
                <w:lang w:eastAsia="es-BO"/>
              </w:rPr>
              <w:t> </w:t>
            </w:r>
          </w:p>
        </w:tc>
        <w:tc>
          <w:tcPr>
            <w:tcW w:w="208" w:type="pct"/>
            <w:shd w:val="clear" w:color="auto" w:fill="auto"/>
            <w:noWrap/>
            <w:vAlign w:val="center"/>
            <w:hideMark/>
            <w:tcPrChange w:id="7981" w:author="Valeria Tapia" w:date="2026-10-01T18:54:00Z">
              <w:tcPr>
                <w:tcW w:w="208" w:type="pct"/>
                <w:shd w:val="clear" w:color="auto" w:fill="auto"/>
                <w:noWrap/>
                <w:vAlign w:val="center"/>
                <w:hideMark/>
              </w:tcPr>
            </w:tcPrChange>
          </w:tcPr>
          <w:p w14:paraId="56A2D786" w14:textId="77777777" w:rsidR="009A2BC4" w:rsidRPr="00F073C2" w:rsidRDefault="009A2BC4" w:rsidP="00AD5760">
            <w:pPr>
              <w:jc w:val="right"/>
              <w:rPr>
                <w:rFonts w:cs="Arial"/>
                <w:color w:val="000000"/>
                <w:sz w:val="16"/>
                <w:szCs w:val="16"/>
                <w:lang w:eastAsia="es-BO"/>
              </w:rPr>
            </w:pPr>
            <w:r w:rsidRPr="00F073C2">
              <w:rPr>
                <w:rFonts w:cs="Arial"/>
                <w:color w:val="000000"/>
                <w:sz w:val="16"/>
                <w:szCs w:val="16"/>
                <w:lang w:eastAsia="es-BO"/>
              </w:rPr>
              <w:t>NO</w:t>
            </w:r>
          </w:p>
        </w:tc>
        <w:tc>
          <w:tcPr>
            <w:tcW w:w="211" w:type="pct"/>
            <w:gridSpan w:val="4"/>
            <w:shd w:val="clear" w:color="auto" w:fill="auto"/>
            <w:noWrap/>
            <w:vAlign w:val="center"/>
            <w:hideMark/>
            <w:tcPrChange w:id="7982" w:author="Valeria Tapia" w:date="2026-10-01T18:54:00Z">
              <w:tcPr>
                <w:tcW w:w="211" w:type="pct"/>
                <w:gridSpan w:val="4"/>
                <w:shd w:val="clear" w:color="auto" w:fill="auto"/>
                <w:noWrap/>
                <w:vAlign w:val="center"/>
                <w:hideMark/>
              </w:tcPr>
            </w:tcPrChange>
          </w:tcPr>
          <w:p w14:paraId="40332072" w14:textId="77777777" w:rsidR="009A2BC4" w:rsidRPr="00F073C2" w:rsidRDefault="009A2BC4" w:rsidP="00AD5760">
            <w:pPr>
              <w:jc w:val="right"/>
              <w:rPr>
                <w:rFonts w:cs="Arial"/>
                <w:color w:val="000000"/>
                <w:sz w:val="16"/>
                <w:szCs w:val="16"/>
                <w:lang w:eastAsia="es-BO"/>
              </w:rPr>
            </w:pPr>
            <w:r w:rsidRPr="00F073C2">
              <w:rPr>
                <w:rFonts w:cs="Arial"/>
                <w:color w:val="000000"/>
                <w:sz w:val="16"/>
                <w:szCs w:val="16"/>
                <w:lang w:eastAsia="es-BO"/>
              </w:rPr>
              <w:t> </w:t>
            </w:r>
          </w:p>
        </w:tc>
        <w:tc>
          <w:tcPr>
            <w:tcW w:w="3226" w:type="pct"/>
            <w:gridSpan w:val="44"/>
            <w:vAlign w:val="center"/>
            <w:tcPrChange w:id="7983" w:author="Valeria Tapia" w:date="2026-10-01T18:54:00Z">
              <w:tcPr>
                <w:tcW w:w="3217" w:type="pct"/>
                <w:gridSpan w:val="71"/>
                <w:vAlign w:val="center"/>
              </w:tcPr>
            </w:tcPrChange>
          </w:tcPr>
          <w:p w14:paraId="63A3FEC2" w14:textId="436BDE66" w:rsidR="009A2BC4" w:rsidRPr="00F073C2" w:rsidDel="009A2BC4" w:rsidRDefault="009A2BC4" w:rsidP="00AD5760">
            <w:pPr>
              <w:jc w:val="right"/>
              <w:rPr>
                <w:del w:id="7984" w:author="Valeria Tapia" w:date="2026-10-01T17:55:00Z"/>
                <w:rFonts w:cs="Arial"/>
                <w:color w:val="000000"/>
                <w:sz w:val="16"/>
                <w:szCs w:val="16"/>
                <w:lang w:eastAsia="es-BO"/>
              </w:rPr>
            </w:pPr>
            <w:del w:id="7985" w:author="Valeria Tapia" w:date="2026-10-01T17:55:00Z">
              <w:r w:rsidRPr="00F073C2" w:rsidDel="009A2BC4">
                <w:rPr>
                  <w:rFonts w:cs="Arial"/>
                  <w:color w:val="000000"/>
                  <w:sz w:val="16"/>
                  <w:szCs w:val="16"/>
                  <w:lang w:eastAsia="es-BO"/>
                </w:rPr>
                <w:delText>EN DESARROLLO:</w:delText>
              </w:r>
            </w:del>
          </w:p>
          <w:p w14:paraId="7C73313E" w14:textId="1C3FD3D6" w:rsidR="009A2BC4" w:rsidRPr="00F073C2" w:rsidRDefault="009A2BC4" w:rsidP="00AD5760">
            <w:pPr>
              <w:jc w:val="left"/>
              <w:rPr>
                <w:rFonts w:cs="Arial"/>
                <w:color w:val="000000"/>
                <w:sz w:val="16"/>
                <w:szCs w:val="16"/>
                <w:lang w:eastAsia="es-BO"/>
              </w:rPr>
            </w:pPr>
            <w:del w:id="7986" w:author="Valeria Tapia" w:date="2026-10-01T17:55:00Z">
              <w:r w:rsidRPr="00F073C2" w:rsidDel="009A2BC4">
                <w:rPr>
                  <w:rFonts w:cs="Arial"/>
                  <w:color w:val="000000"/>
                  <w:sz w:val="16"/>
                  <w:szCs w:val="16"/>
                  <w:lang w:eastAsia="es-BO"/>
                </w:rPr>
                <w:delText>% DE AVANCE DEL DESARROLLO:</w:delText>
              </w:r>
            </w:del>
          </w:p>
        </w:tc>
        <w:tc>
          <w:tcPr>
            <w:tcW w:w="974" w:type="pct"/>
            <w:gridSpan w:val="5"/>
            <w:shd w:val="clear" w:color="auto" w:fill="auto"/>
            <w:vAlign w:val="center"/>
            <w:tcPrChange w:id="7987" w:author="Valeria Tapia" w:date="2026-10-01T18:54:00Z">
              <w:tcPr>
                <w:tcW w:w="971" w:type="pct"/>
                <w:gridSpan w:val="9"/>
                <w:shd w:val="clear" w:color="auto" w:fill="auto"/>
                <w:vAlign w:val="center"/>
              </w:tcPr>
            </w:tcPrChange>
          </w:tcPr>
          <w:p w14:paraId="6A350657" w14:textId="77777777" w:rsidR="009A2BC4" w:rsidRPr="00F073C2" w:rsidRDefault="009A2BC4" w:rsidP="00AD5760">
            <w:pPr>
              <w:jc w:val="right"/>
              <w:rPr>
                <w:rFonts w:cs="Arial"/>
                <w:color w:val="000000"/>
                <w:sz w:val="16"/>
                <w:szCs w:val="16"/>
                <w:lang w:eastAsia="es-BO"/>
              </w:rPr>
            </w:pPr>
            <w:r w:rsidRPr="00F073C2">
              <w:rPr>
                <w:rFonts w:cs="Arial"/>
                <w:color w:val="000000"/>
                <w:sz w:val="16"/>
                <w:szCs w:val="16"/>
                <w:lang w:eastAsia="es-BO"/>
              </w:rPr>
              <w:t> </w:t>
            </w:r>
          </w:p>
        </w:tc>
      </w:tr>
      <w:tr w:rsidR="006D452C" w:rsidRPr="00F073C2" w:rsidDel="004B2116" w14:paraId="1B2BBD16" w14:textId="48681FAA" w:rsidTr="00BC22CC">
        <w:trPr>
          <w:trHeight w:val="383"/>
          <w:del w:id="7988" w:author="Valeria Tapia" w:date="2026-10-01T11:39:00Z"/>
          <w:trPrChange w:id="7989" w:author="Valeria Tapia" w:date="2026-10-01T18:43:00Z">
            <w:trPr>
              <w:gridAfter w:val="0"/>
              <w:trHeight w:val="383"/>
            </w:trPr>
          </w:trPrChange>
        </w:trPr>
        <w:tc>
          <w:tcPr>
            <w:tcW w:w="5000" w:type="pct"/>
            <w:gridSpan w:val="64"/>
            <w:shd w:val="clear" w:color="000000" w:fill="FFFFFF"/>
            <w:tcPrChange w:id="7990" w:author="Valeria Tapia" w:date="2026-10-01T18:43:00Z">
              <w:tcPr>
                <w:tcW w:w="5000" w:type="pct"/>
                <w:gridSpan w:val="98"/>
                <w:shd w:val="clear" w:color="000000" w:fill="FFFFFF"/>
              </w:tcPr>
            </w:tcPrChange>
          </w:tcPr>
          <w:p w14:paraId="52016926" w14:textId="644BBB95" w:rsidR="006D452C" w:rsidRPr="00F073C2" w:rsidDel="004B2116" w:rsidRDefault="006D452C" w:rsidP="00AD5760">
            <w:pPr>
              <w:rPr>
                <w:del w:id="7991" w:author="Valeria Tapia" w:date="2026-10-01T11:39:00Z"/>
                <w:rFonts w:cs="Arial"/>
                <w:i/>
                <w:iCs/>
                <w:color w:val="000000"/>
                <w:sz w:val="16"/>
                <w:szCs w:val="16"/>
                <w:lang w:eastAsia="es-BO"/>
              </w:rPr>
            </w:pPr>
            <w:del w:id="7992" w:author="Valeria Tapia" w:date="2026-10-01T11:39:00Z">
              <w:r w:rsidRPr="00F073C2" w:rsidDel="004B2116">
                <w:rPr>
                  <w:rFonts w:cs="Arial"/>
                  <w:i/>
                  <w:iCs/>
                  <w:color w:val="000000"/>
                  <w:sz w:val="16"/>
                  <w:szCs w:val="16"/>
                  <w:lang w:eastAsia="es-BO"/>
                </w:rPr>
                <w:delText>SI LA RESPUESTA ES "SI"  O "EN DESARROLLO"  CONTIN</w:delText>
              </w:r>
              <w:r w:rsidDel="004B2116">
                <w:rPr>
                  <w:rFonts w:cs="Arial"/>
                  <w:i/>
                  <w:iCs/>
                  <w:color w:val="000000"/>
                  <w:sz w:val="16"/>
                  <w:szCs w:val="16"/>
                  <w:lang w:eastAsia="es-BO"/>
                </w:rPr>
                <w:delText>Ú</w:delText>
              </w:r>
              <w:r w:rsidRPr="00F073C2" w:rsidDel="004B2116">
                <w:rPr>
                  <w:rFonts w:cs="Arial"/>
                  <w:i/>
                  <w:iCs/>
                  <w:color w:val="000000"/>
                  <w:sz w:val="16"/>
                  <w:szCs w:val="16"/>
                  <w:lang w:eastAsia="es-BO"/>
                </w:rPr>
                <w:delText>E  CON LA PREGUNTA 2, SI LA RESPUESTA ES "</w:delText>
              </w:r>
              <w:r w:rsidRPr="00F073C2" w:rsidDel="004B2116">
                <w:rPr>
                  <w:rFonts w:cs="Arial"/>
                  <w:b/>
                  <w:i/>
                  <w:iCs/>
                  <w:color w:val="000000"/>
                  <w:sz w:val="16"/>
                  <w:szCs w:val="16"/>
                  <w:lang w:eastAsia="es-BO"/>
                </w:rPr>
                <w:delText>NO</w:delText>
              </w:r>
              <w:r w:rsidRPr="00F073C2" w:rsidDel="004B2116">
                <w:rPr>
                  <w:rFonts w:cs="Arial"/>
                  <w:i/>
                  <w:iCs/>
                  <w:color w:val="000000"/>
                  <w:sz w:val="16"/>
                  <w:szCs w:val="16"/>
                  <w:lang w:eastAsia="es-BO"/>
                </w:rPr>
                <w:delText>",  CONTIN</w:delText>
              </w:r>
              <w:r w:rsidDel="004B2116">
                <w:rPr>
                  <w:rFonts w:cs="Arial"/>
                  <w:i/>
                  <w:iCs/>
                  <w:color w:val="000000"/>
                  <w:sz w:val="16"/>
                  <w:szCs w:val="16"/>
                  <w:lang w:eastAsia="es-BO"/>
                </w:rPr>
                <w:delText>Ú</w:delText>
              </w:r>
              <w:r w:rsidRPr="00F073C2" w:rsidDel="004B2116">
                <w:rPr>
                  <w:rFonts w:cs="Arial"/>
                  <w:i/>
                  <w:iCs/>
                  <w:color w:val="000000"/>
                  <w:sz w:val="16"/>
                  <w:szCs w:val="16"/>
                  <w:lang w:eastAsia="es-BO"/>
                </w:rPr>
                <w:delText>E CON  LA PREGUNTA 3.</w:delText>
              </w:r>
            </w:del>
          </w:p>
        </w:tc>
      </w:tr>
      <w:tr w:rsidR="006D452C" w:rsidRPr="00F073C2" w14:paraId="636913A0" w14:textId="77777777" w:rsidTr="00BC22CC">
        <w:trPr>
          <w:trHeight w:val="383"/>
          <w:ins w:id="7993" w:author="Valeria Tapia" w:date="2026-10-01T11:17:00Z"/>
          <w:trPrChange w:id="7994" w:author="Valeria Tapia" w:date="2026-10-01T18:43:00Z">
            <w:trPr>
              <w:gridAfter w:val="0"/>
              <w:trHeight w:val="383"/>
            </w:trPr>
          </w:trPrChange>
        </w:trPr>
        <w:tc>
          <w:tcPr>
            <w:tcW w:w="5000" w:type="pct"/>
            <w:gridSpan w:val="64"/>
            <w:shd w:val="clear" w:color="000000" w:fill="FFFFFF"/>
            <w:tcPrChange w:id="7995" w:author="Valeria Tapia" w:date="2026-10-01T18:43:00Z">
              <w:tcPr>
                <w:tcW w:w="5000" w:type="pct"/>
                <w:gridSpan w:val="98"/>
                <w:shd w:val="clear" w:color="000000" w:fill="FFFFFF"/>
              </w:tcPr>
            </w:tcPrChange>
          </w:tcPr>
          <w:p w14:paraId="03E42B98" w14:textId="36BA6B0D" w:rsidR="006D452C" w:rsidRPr="00F073C2" w:rsidRDefault="006D452C">
            <w:pPr>
              <w:pStyle w:val="Prrafodelista"/>
              <w:numPr>
                <w:ilvl w:val="0"/>
                <w:numId w:val="85"/>
              </w:numPr>
              <w:rPr>
                <w:ins w:id="7996" w:author="Valeria Tapia" w:date="2026-10-01T11:17:00Z"/>
                <w:rFonts w:cs="Arial"/>
                <w:i/>
                <w:iCs/>
                <w:color w:val="000000"/>
                <w:sz w:val="16"/>
                <w:szCs w:val="16"/>
                <w:lang w:eastAsia="es-BO"/>
              </w:rPr>
              <w:pPrChange w:id="7997" w:author="Valeria Tapia" w:date="2026-10-01T11:18:00Z">
                <w:pPr/>
              </w:pPrChange>
            </w:pPr>
            <w:ins w:id="7998" w:author="Valeria Tapia" w:date="2026-10-01T11:17:00Z">
              <w:r w:rsidRPr="006D452C">
                <w:rPr>
                  <w:rFonts w:cs="Arial"/>
                  <w:b/>
                  <w:bCs/>
                  <w:color w:val="000000"/>
                  <w:sz w:val="16"/>
                  <w:szCs w:val="16"/>
                  <w:lang w:eastAsia="es-BO"/>
                </w:rPr>
                <w:t xml:space="preserve">SUSTENTO NORMATIVO </w:t>
              </w:r>
              <w:r w:rsidRPr="006D452C">
                <w:rPr>
                  <w:rFonts w:cs="Arial"/>
                  <w:b/>
                  <w:bCs/>
                  <w:color w:val="000000"/>
                  <w:sz w:val="16"/>
                  <w:szCs w:val="16"/>
                  <w:lang w:eastAsia="es-BO"/>
                  <w:rPrChange w:id="7999" w:author="Valeria Tapia" w:date="2026-10-01T11:17:00Z">
                    <w:rPr>
                      <w:rFonts w:cs="Arial"/>
                      <w:b/>
                      <w:sz w:val="16"/>
                      <w:szCs w:val="16"/>
                      <w:lang w:eastAsia="es-BO"/>
                    </w:rPr>
                  </w:rPrChange>
                </w:rPr>
                <w:t>VIGENTE</w:t>
              </w:r>
              <w:r w:rsidRPr="006D452C">
                <w:rPr>
                  <w:rFonts w:cs="Arial"/>
                  <w:b/>
                  <w:bCs/>
                  <w:color w:val="000000"/>
                  <w:sz w:val="16"/>
                  <w:szCs w:val="16"/>
                  <w:lang w:eastAsia="es-BO"/>
                </w:rPr>
                <w:t xml:space="preserve"> (LEY, DECRETO SUPREMO, RESOLUCIÓN U OTROS)</w:t>
              </w:r>
              <w:r w:rsidRPr="006D452C">
                <w:rPr>
                  <w:rFonts w:cs="Arial"/>
                  <w:b/>
                  <w:bCs/>
                  <w:color w:val="000000"/>
                  <w:sz w:val="16"/>
                  <w:szCs w:val="16"/>
                  <w:lang w:eastAsia="es-BO"/>
                  <w:rPrChange w:id="8000" w:author="Valeria Tapia" w:date="2026-10-01T11:17:00Z">
                    <w:rPr>
                      <w:rFonts w:cs="Arial"/>
                      <w:i/>
                      <w:color w:val="000000"/>
                      <w:sz w:val="16"/>
                      <w:szCs w:val="16"/>
                      <w:lang w:eastAsia="es-BO"/>
                    </w:rPr>
                  </w:rPrChange>
                </w:rPr>
                <w:t xml:space="preserve"> </w:t>
              </w:r>
              <w:r w:rsidRPr="00F073C2">
                <w:rPr>
                  <w:rFonts w:cs="Arial"/>
                  <w:color w:val="000000"/>
                  <w:sz w:val="16"/>
                  <w:szCs w:val="16"/>
                  <w:lang w:eastAsia="es-BO"/>
                </w:rPr>
                <w:t>(</w:t>
              </w:r>
              <w:r w:rsidRPr="00F073C2">
                <w:rPr>
                  <w:rFonts w:cs="Arial"/>
                  <w:i/>
                  <w:color w:val="000000"/>
                  <w:sz w:val="14"/>
                  <w:szCs w:val="16"/>
                  <w:lang w:eastAsia="es-BO"/>
                </w:rPr>
                <w:t xml:space="preserve">Señalar </w:t>
              </w:r>
              <w:r>
                <w:rPr>
                  <w:rFonts w:cs="Arial"/>
                  <w:i/>
                  <w:iCs/>
                  <w:color w:val="000000"/>
                  <w:sz w:val="14"/>
                  <w:szCs w:val="14"/>
                  <w:lang w:eastAsia="es-BO"/>
                </w:rPr>
                <w:t xml:space="preserve">normativa que respalde </w:t>
              </w:r>
            </w:ins>
            <w:ins w:id="8001" w:author="Valeria Tapia" w:date="2026-10-01T11:18:00Z">
              <w:r>
                <w:rPr>
                  <w:rFonts w:cs="Arial"/>
                  <w:i/>
                  <w:iCs/>
                  <w:color w:val="000000"/>
                  <w:sz w:val="14"/>
                  <w:szCs w:val="14"/>
                  <w:lang w:eastAsia="es-BO"/>
                </w:rPr>
                <w:t>registro de operadores</w:t>
              </w:r>
            </w:ins>
            <w:ins w:id="8002" w:author="Valeria Tapia" w:date="2026-10-01T11:17:00Z">
              <w:r w:rsidRPr="00F073C2">
                <w:rPr>
                  <w:rFonts w:cs="Arial"/>
                  <w:color w:val="000000"/>
                  <w:sz w:val="16"/>
                  <w:szCs w:val="16"/>
                  <w:lang w:eastAsia="es-BO"/>
                </w:rPr>
                <w:t>)</w:t>
              </w:r>
            </w:ins>
          </w:p>
        </w:tc>
      </w:tr>
      <w:tr w:rsidR="006D452C" w:rsidRPr="00F073C2" w14:paraId="622B48C0" w14:textId="77777777" w:rsidTr="00BC22CC">
        <w:trPr>
          <w:trHeight w:val="383"/>
          <w:ins w:id="8003" w:author="Valeria Tapia" w:date="2026-10-01T11:16:00Z"/>
          <w:trPrChange w:id="8004" w:author="Valeria Tapia" w:date="2026-10-01T18:43:00Z">
            <w:trPr>
              <w:gridAfter w:val="0"/>
              <w:trHeight w:val="383"/>
            </w:trPr>
          </w:trPrChange>
        </w:trPr>
        <w:tc>
          <w:tcPr>
            <w:tcW w:w="5000" w:type="pct"/>
            <w:gridSpan w:val="64"/>
            <w:shd w:val="clear" w:color="000000" w:fill="FFFFFF"/>
            <w:tcPrChange w:id="8005" w:author="Valeria Tapia" w:date="2026-10-01T18:43:00Z">
              <w:tcPr>
                <w:tcW w:w="5000" w:type="pct"/>
                <w:gridSpan w:val="98"/>
                <w:shd w:val="clear" w:color="000000" w:fill="FFFFFF"/>
              </w:tcPr>
            </w:tcPrChange>
          </w:tcPr>
          <w:p w14:paraId="796EF7CF" w14:textId="77777777" w:rsidR="006D452C" w:rsidRPr="00F073C2" w:rsidRDefault="006D452C" w:rsidP="006D452C">
            <w:pPr>
              <w:jc w:val="left"/>
              <w:rPr>
                <w:ins w:id="8006" w:author="Valeria Tapia" w:date="2026-10-01T11:18:00Z"/>
                <w:rFonts w:cs="Arial"/>
                <w:i/>
                <w:color w:val="000000"/>
                <w:sz w:val="16"/>
                <w:szCs w:val="16"/>
                <w:lang w:eastAsia="es-BO"/>
              </w:rPr>
            </w:pPr>
            <w:ins w:id="8007" w:author="Valeria Tapia" w:date="2026-10-01T11:18:00Z">
              <w:r w:rsidRPr="00F073C2">
                <w:rPr>
                  <w:rFonts w:cs="Arial"/>
                  <w:i/>
                  <w:color w:val="000000"/>
                  <w:sz w:val="16"/>
                  <w:szCs w:val="16"/>
                  <w:lang w:eastAsia="es-BO"/>
                </w:rPr>
                <w:t>Ej:  Normativa para la emisión:</w:t>
              </w:r>
            </w:ins>
          </w:p>
          <w:p w14:paraId="056252E6" w14:textId="75CF06E9" w:rsidR="00530F41" w:rsidRPr="00530F41" w:rsidRDefault="006D452C" w:rsidP="006D452C">
            <w:pPr>
              <w:rPr>
                <w:ins w:id="8008" w:author="Valeria Tapia" w:date="2026-10-01T11:27:00Z"/>
                <w:rFonts w:cs="Arial"/>
                <w:i/>
                <w:iCs/>
                <w:color w:val="000000"/>
                <w:sz w:val="14"/>
                <w:szCs w:val="14"/>
                <w:lang w:eastAsia="es-BO"/>
                <w:rPrChange w:id="8009" w:author="Valeria Tapia" w:date="2026-10-01T11:28:00Z">
                  <w:rPr>
                    <w:ins w:id="8010" w:author="Valeria Tapia" w:date="2026-10-01T11:27:00Z"/>
                    <w:rFonts w:ascii="Arial" w:hAnsi="Arial" w:cs="Arial"/>
                    <w:color w:val="6C6C6C"/>
                    <w:sz w:val="21"/>
                    <w:szCs w:val="21"/>
                    <w:shd w:val="clear" w:color="auto" w:fill="FFFFFF"/>
                  </w:rPr>
                </w:rPrChange>
              </w:rPr>
            </w:pPr>
            <w:ins w:id="8011" w:author="Valeria Tapia" w:date="2026-10-01T11:18:00Z">
              <w:r w:rsidRPr="00530F41">
                <w:rPr>
                  <w:rFonts w:cs="Arial"/>
                  <w:b/>
                  <w:i/>
                  <w:iCs/>
                  <w:color w:val="000000"/>
                  <w:sz w:val="14"/>
                  <w:szCs w:val="14"/>
                  <w:lang w:eastAsia="es-BO"/>
                  <w:rPrChange w:id="8012" w:author="Valeria Tapia" w:date="2026-10-01T11:28:00Z">
                    <w:rPr>
                      <w:rFonts w:cs="Arial"/>
                      <w:b/>
                      <w:i/>
                      <w:color w:val="000000"/>
                      <w:sz w:val="16"/>
                      <w:szCs w:val="16"/>
                      <w:lang w:eastAsia="es-BO"/>
                    </w:rPr>
                  </w:rPrChange>
                </w:rPr>
                <w:t>Artí</w:t>
              </w:r>
              <w:r w:rsidR="00530F41" w:rsidRPr="00530F41">
                <w:rPr>
                  <w:rFonts w:cs="Arial"/>
                  <w:b/>
                  <w:i/>
                  <w:iCs/>
                  <w:color w:val="000000"/>
                  <w:sz w:val="14"/>
                  <w:szCs w:val="14"/>
                  <w:lang w:eastAsia="es-BO"/>
                  <w:rPrChange w:id="8013" w:author="Valeria Tapia" w:date="2026-10-01T11:28:00Z">
                    <w:rPr>
                      <w:rFonts w:cs="Arial"/>
                      <w:b/>
                      <w:i/>
                      <w:color w:val="000000"/>
                      <w:sz w:val="16"/>
                      <w:szCs w:val="16"/>
                      <w:highlight w:val="yellow"/>
                      <w:lang w:eastAsia="es-BO"/>
                    </w:rPr>
                  </w:rPrChange>
                </w:rPr>
                <w:t>culo</w:t>
              </w:r>
            </w:ins>
            <w:ins w:id="8014" w:author="Valeria Tapia" w:date="2026-10-01T11:30:00Z">
              <w:r w:rsidR="00530F41">
                <w:rPr>
                  <w:rFonts w:cs="Arial"/>
                  <w:b/>
                  <w:i/>
                  <w:iCs/>
                  <w:color w:val="000000"/>
                  <w:sz w:val="14"/>
                  <w:szCs w:val="14"/>
                  <w:lang w:eastAsia="es-BO"/>
                </w:rPr>
                <w:t>s</w:t>
              </w:r>
            </w:ins>
            <w:ins w:id="8015" w:author="Valeria Tapia" w:date="2026-10-01T11:18:00Z">
              <w:r w:rsidR="00530F41" w:rsidRPr="00530F41">
                <w:rPr>
                  <w:rFonts w:cs="Arial"/>
                  <w:b/>
                  <w:i/>
                  <w:iCs/>
                  <w:color w:val="000000"/>
                  <w:sz w:val="14"/>
                  <w:szCs w:val="14"/>
                  <w:lang w:eastAsia="es-BO"/>
                  <w:rPrChange w:id="8016" w:author="Valeria Tapia" w:date="2026-10-01T11:28:00Z">
                    <w:rPr>
                      <w:rFonts w:cs="Arial"/>
                      <w:b/>
                      <w:i/>
                      <w:color w:val="000000"/>
                      <w:sz w:val="16"/>
                      <w:szCs w:val="16"/>
                      <w:highlight w:val="yellow"/>
                      <w:lang w:eastAsia="es-BO"/>
                    </w:rPr>
                  </w:rPrChange>
                </w:rPr>
                <w:t xml:space="preserve"> </w:t>
              </w:r>
              <w:r w:rsidRPr="00530F41">
                <w:rPr>
                  <w:rFonts w:cs="Arial"/>
                  <w:b/>
                  <w:i/>
                  <w:iCs/>
                  <w:color w:val="000000"/>
                  <w:sz w:val="14"/>
                  <w:szCs w:val="14"/>
                  <w:lang w:eastAsia="es-BO"/>
                  <w:rPrChange w:id="8017" w:author="Valeria Tapia" w:date="2026-10-01T11:28:00Z">
                    <w:rPr>
                      <w:rFonts w:cs="Arial"/>
                      <w:b/>
                      <w:i/>
                      <w:color w:val="000000"/>
                      <w:sz w:val="16"/>
                      <w:szCs w:val="16"/>
                      <w:lang w:eastAsia="es-BO"/>
                    </w:rPr>
                  </w:rPrChange>
                </w:rPr>
                <w:t>5</w:t>
              </w:r>
            </w:ins>
            <w:ins w:id="8018" w:author="Valeria Tapia" w:date="2026-10-01T11:27:00Z">
              <w:r w:rsidR="00530F41" w:rsidRPr="00530F41">
                <w:rPr>
                  <w:rFonts w:cs="Arial"/>
                  <w:b/>
                  <w:i/>
                  <w:iCs/>
                  <w:color w:val="000000"/>
                  <w:sz w:val="14"/>
                  <w:szCs w:val="14"/>
                  <w:lang w:eastAsia="es-BO"/>
                  <w:rPrChange w:id="8019" w:author="Valeria Tapia" w:date="2026-10-01T11:28:00Z">
                    <w:rPr>
                      <w:rFonts w:cs="Arial"/>
                      <w:b/>
                      <w:i/>
                      <w:color w:val="000000"/>
                      <w:sz w:val="16"/>
                      <w:szCs w:val="16"/>
                      <w:highlight w:val="yellow"/>
                      <w:lang w:eastAsia="es-BO"/>
                    </w:rPr>
                  </w:rPrChange>
                </w:rPr>
                <w:t xml:space="preserve"> y 6</w:t>
              </w:r>
            </w:ins>
            <w:ins w:id="8020" w:author="Valeria Tapia" w:date="2026-10-01T11:18:00Z">
              <w:r w:rsidRPr="00530F41">
                <w:rPr>
                  <w:rFonts w:cs="Arial"/>
                  <w:i/>
                  <w:iCs/>
                  <w:color w:val="000000"/>
                  <w:sz w:val="14"/>
                  <w:szCs w:val="14"/>
                  <w:lang w:eastAsia="es-BO"/>
                  <w:rPrChange w:id="8021" w:author="Valeria Tapia" w:date="2026-10-01T11:28:00Z">
                    <w:rPr>
                      <w:rFonts w:cs="Arial"/>
                      <w:i/>
                      <w:color w:val="000000"/>
                      <w:sz w:val="16"/>
                      <w:szCs w:val="16"/>
                      <w:lang w:eastAsia="es-BO"/>
                    </w:rPr>
                  </w:rPrChange>
                </w:rPr>
                <w:t xml:space="preserve">  del Decreto Supremo </w:t>
              </w:r>
            </w:ins>
            <w:ins w:id="8022" w:author="Valeria Tapia" w:date="2026-10-01T11:27:00Z">
              <w:r w:rsidR="00530F41" w:rsidRPr="00530F41">
                <w:rPr>
                  <w:rFonts w:cs="Arial"/>
                  <w:i/>
                  <w:iCs/>
                  <w:color w:val="000000"/>
                  <w:sz w:val="14"/>
                  <w:szCs w:val="14"/>
                  <w:lang w:eastAsia="es-BO"/>
                  <w:rPrChange w:id="8023" w:author="Valeria Tapia" w:date="2026-10-01T11:28:00Z">
                    <w:rPr>
                      <w:rFonts w:cs="Arial"/>
                      <w:i/>
                      <w:color w:val="000000"/>
                      <w:sz w:val="16"/>
                      <w:szCs w:val="16"/>
                      <w:highlight w:val="yellow"/>
                      <w:lang w:eastAsia="es-BO"/>
                    </w:rPr>
                  </w:rPrChange>
                </w:rPr>
                <w:t>29165</w:t>
              </w:r>
            </w:ins>
            <w:ins w:id="8024" w:author="Valeria Tapia" w:date="2026-10-01T11:18:00Z">
              <w:r w:rsidRPr="00530F41">
                <w:rPr>
                  <w:rFonts w:cs="Arial"/>
                  <w:i/>
                  <w:iCs/>
                  <w:color w:val="000000"/>
                  <w:sz w:val="14"/>
                  <w:szCs w:val="14"/>
                  <w:lang w:eastAsia="es-BO"/>
                  <w:rPrChange w:id="8025" w:author="Valeria Tapia" w:date="2026-10-01T11:28:00Z">
                    <w:rPr>
                      <w:rFonts w:cs="Arial"/>
                      <w:i/>
                      <w:color w:val="000000"/>
                      <w:sz w:val="16"/>
                      <w:szCs w:val="16"/>
                      <w:lang w:eastAsia="es-BO"/>
                    </w:rPr>
                  </w:rPrChange>
                </w:rPr>
                <w:t xml:space="preserve"> de 1</w:t>
              </w:r>
            </w:ins>
            <w:ins w:id="8026" w:author="Valeria Tapia" w:date="2026-10-01T11:27:00Z">
              <w:r w:rsidR="00530F41" w:rsidRPr="00530F41">
                <w:rPr>
                  <w:rFonts w:cs="Arial"/>
                  <w:i/>
                  <w:iCs/>
                  <w:color w:val="000000"/>
                  <w:sz w:val="14"/>
                  <w:szCs w:val="14"/>
                  <w:lang w:eastAsia="es-BO"/>
                  <w:rPrChange w:id="8027" w:author="Valeria Tapia" w:date="2026-10-01T11:28:00Z">
                    <w:rPr>
                      <w:rFonts w:cs="Arial"/>
                      <w:i/>
                      <w:color w:val="000000"/>
                      <w:sz w:val="16"/>
                      <w:szCs w:val="16"/>
                      <w:highlight w:val="yellow"/>
                      <w:lang w:eastAsia="es-BO"/>
                    </w:rPr>
                  </w:rPrChange>
                </w:rPr>
                <w:t>3</w:t>
              </w:r>
            </w:ins>
            <w:ins w:id="8028" w:author="Valeria Tapia" w:date="2026-10-01T11:18:00Z">
              <w:r w:rsidRPr="00530F41">
                <w:rPr>
                  <w:rFonts w:cs="Arial"/>
                  <w:i/>
                  <w:iCs/>
                  <w:color w:val="000000"/>
                  <w:sz w:val="14"/>
                  <w:szCs w:val="14"/>
                  <w:lang w:eastAsia="es-BO"/>
                  <w:rPrChange w:id="8029" w:author="Valeria Tapia" w:date="2026-10-01T11:28:00Z">
                    <w:rPr>
                      <w:rFonts w:cs="Arial"/>
                      <w:i/>
                      <w:color w:val="000000"/>
                      <w:sz w:val="16"/>
                      <w:szCs w:val="16"/>
                      <w:lang w:eastAsia="es-BO"/>
                    </w:rPr>
                  </w:rPrChange>
                </w:rPr>
                <w:t>/06/20</w:t>
              </w:r>
            </w:ins>
            <w:ins w:id="8030" w:author="Valeria Tapia" w:date="2026-10-01T11:27:00Z">
              <w:r w:rsidR="00530F41" w:rsidRPr="00530F41">
                <w:rPr>
                  <w:rFonts w:cs="Arial"/>
                  <w:i/>
                  <w:iCs/>
                  <w:color w:val="000000"/>
                  <w:sz w:val="14"/>
                  <w:szCs w:val="14"/>
                  <w:lang w:eastAsia="es-BO"/>
                  <w:rPrChange w:id="8031" w:author="Valeria Tapia" w:date="2026-10-01T11:28:00Z">
                    <w:rPr>
                      <w:rFonts w:cs="Arial"/>
                      <w:i/>
                      <w:color w:val="000000"/>
                      <w:sz w:val="16"/>
                      <w:szCs w:val="16"/>
                      <w:highlight w:val="yellow"/>
                      <w:lang w:eastAsia="es-BO"/>
                    </w:rPr>
                  </w:rPrChange>
                </w:rPr>
                <w:t>07 que crea Servicio Nacional de Registro y Control de la Comercialización de Minerales y Metales</w:t>
              </w:r>
            </w:ins>
          </w:p>
          <w:p w14:paraId="4F21E3C1" w14:textId="5846068F" w:rsidR="006D452C" w:rsidRPr="00530F41" w:rsidRDefault="00530F41" w:rsidP="00530F41">
            <w:pPr>
              <w:rPr>
                <w:ins w:id="8032" w:author="Valeria Tapia" w:date="2026-10-01T11:16:00Z"/>
                <w:rFonts w:cs="Arial"/>
                <w:i/>
                <w:iCs/>
                <w:color w:val="000000"/>
                <w:sz w:val="16"/>
                <w:szCs w:val="16"/>
                <w:lang w:eastAsia="es-BO"/>
              </w:rPr>
            </w:pPr>
            <w:ins w:id="8033" w:author="Valeria Tapia" w:date="2026-10-01T11:30:00Z">
              <w:r>
                <w:rPr>
                  <w:rFonts w:cs="Arial"/>
                  <w:b/>
                  <w:i/>
                  <w:iCs/>
                  <w:color w:val="000000"/>
                  <w:sz w:val="16"/>
                  <w:szCs w:val="16"/>
                  <w:lang w:eastAsia="es-BO"/>
                </w:rPr>
                <w:t xml:space="preserve">Artículo 6 y 7 </w:t>
              </w:r>
              <w:r w:rsidRPr="003C239A">
                <w:rPr>
                  <w:rFonts w:cs="Arial"/>
                  <w:i/>
                  <w:iCs/>
                  <w:color w:val="000000"/>
                  <w:sz w:val="14"/>
                  <w:szCs w:val="14"/>
                  <w:lang w:eastAsia="es-BO"/>
                </w:rPr>
                <w:t xml:space="preserve">del Decreto Supremo </w:t>
              </w:r>
              <w:r>
                <w:rPr>
                  <w:rFonts w:cs="Arial"/>
                  <w:i/>
                  <w:iCs/>
                  <w:color w:val="000000"/>
                  <w:sz w:val="14"/>
                  <w:szCs w:val="14"/>
                  <w:lang w:eastAsia="es-BO"/>
                </w:rPr>
                <w:t>29847</w:t>
              </w:r>
              <w:r w:rsidRPr="003C239A">
                <w:rPr>
                  <w:rFonts w:cs="Arial"/>
                  <w:i/>
                  <w:iCs/>
                  <w:color w:val="000000"/>
                  <w:sz w:val="14"/>
                  <w:szCs w:val="14"/>
                  <w:lang w:eastAsia="es-BO"/>
                </w:rPr>
                <w:t xml:space="preserve"> de 1</w:t>
              </w:r>
              <w:r>
                <w:rPr>
                  <w:rFonts w:cs="Arial"/>
                  <w:i/>
                  <w:iCs/>
                  <w:color w:val="000000"/>
                  <w:sz w:val="14"/>
                  <w:szCs w:val="14"/>
                  <w:lang w:eastAsia="es-BO"/>
                </w:rPr>
                <w:t>0/12</w:t>
              </w:r>
              <w:r w:rsidRPr="003C239A">
                <w:rPr>
                  <w:rFonts w:cs="Arial"/>
                  <w:i/>
                  <w:iCs/>
                  <w:color w:val="000000"/>
                  <w:sz w:val="14"/>
                  <w:szCs w:val="14"/>
                  <w:lang w:eastAsia="es-BO"/>
                </w:rPr>
                <w:t>/200</w:t>
              </w:r>
              <w:r>
                <w:rPr>
                  <w:rFonts w:cs="Arial"/>
                  <w:i/>
                  <w:iCs/>
                  <w:color w:val="000000"/>
                  <w:sz w:val="14"/>
                  <w:szCs w:val="14"/>
                  <w:lang w:eastAsia="es-BO"/>
                </w:rPr>
                <w:t xml:space="preserve">8 que crea </w:t>
              </w:r>
            </w:ins>
            <w:ins w:id="8034" w:author="Valeria Tapia" w:date="2026-10-01T11:31:00Z">
              <w:r>
                <w:rPr>
                  <w:rFonts w:cs="Arial"/>
                  <w:i/>
                  <w:iCs/>
                  <w:color w:val="000000"/>
                  <w:sz w:val="14"/>
                  <w:szCs w:val="14"/>
                  <w:lang w:eastAsia="es-BO"/>
                </w:rPr>
                <w:t>Servicio Nacional de Verificación de Exportaciones</w:t>
              </w:r>
            </w:ins>
          </w:p>
        </w:tc>
      </w:tr>
      <w:tr w:rsidR="006D452C" w:rsidRPr="00F073C2" w14:paraId="724FB946" w14:textId="77777777" w:rsidTr="00BC22CC">
        <w:trPr>
          <w:trHeight w:val="300"/>
          <w:trPrChange w:id="8035" w:author="Valeria Tapia" w:date="2026-10-01T18:43:00Z">
            <w:trPr>
              <w:gridAfter w:val="0"/>
              <w:trHeight w:val="300"/>
            </w:trPr>
          </w:trPrChange>
        </w:trPr>
        <w:tc>
          <w:tcPr>
            <w:tcW w:w="5000" w:type="pct"/>
            <w:gridSpan w:val="64"/>
            <w:shd w:val="clear" w:color="auto" w:fill="F2F2F2" w:themeFill="background1" w:themeFillShade="F2"/>
            <w:tcPrChange w:id="8036" w:author="Valeria Tapia" w:date="2026-10-01T18:43:00Z">
              <w:tcPr>
                <w:tcW w:w="5000" w:type="pct"/>
                <w:gridSpan w:val="98"/>
                <w:shd w:val="clear" w:color="000000" w:fill="FFF2CC"/>
              </w:tcPr>
            </w:tcPrChange>
          </w:tcPr>
          <w:p w14:paraId="7801A624" w14:textId="77777777" w:rsidR="006D452C" w:rsidRPr="00F073C2" w:rsidRDefault="006D452C" w:rsidP="008F0EB0">
            <w:pPr>
              <w:pStyle w:val="Prrafodelista"/>
              <w:numPr>
                <w:ilvl w:val="0"/>
                <w:numId w:val="85"/>
              </w:numPr>
              <w:rPr>
                <w:rFonts w:cs="Arial"/>
                <w:b/>
                <w:bCs/>
                <w:color w:val="000000"/>
                <w:sz w:val="16"/>
                <w:szCs w:val="16"/>
                <w:lang w:eastAsia="es-BO"/>
              </w:rPr>
            </w:pPr>
            <w:r w:rsidRPr="00F073C2">
              <w:rPr>
                <w:rFonts w:cs="Arial"/>
                <w:b/>
                <w:bCs/>
                <w:color w:val="000000"/>
                <w:sz w:val="16"/>
                <w:szCs w:val="16"/>
                <w:lang w:eastAsia="es-BO"/>
              </w:rPr>
              <w:t xml:space="preserve">SEÑALE, CUALES SON LOS TIPOS DE OPERADORES DE COMERCIO EXTERIOR QUE REGISTRA LA ENTIDAD: </w:t>
            </w:r>
          </w:p>
        </w:tc>
      </w:tr>
      <w:tr w:rsidR="00BC22CC" w:rsidRPr="00F073C2" w14:paraId="55608BF6" w14:textId="77777777" w:rsidTr="00471D04">
        <w:tblPrEx>
          <w:tblPrExChange w:id="8037" w:author="Valeria Tapia" w:date="2026-10-01T18:54:00Z">
            <w:tblPrEx>
              <w:tblW w:w="5314" w:type="pct"/>
              <w:tblInd w:w="70" w:type="dxa"/>
            </w:tblPrEx>
          </w:tblPrExChange>
        </w:tblPrEx>
        <w:trPr>
          <w:trHeight w:val="300"/>
          <w:trPrChange w:id="8038" w:author="Valeria Tapia" w:date="2026-10-01T18:54:00Z">
            <w:trPr>
              <w:gridBefore w:val="1"/>
              <w:gridAfter w:val="0"/>
              <w:trHeight w:val="300"/>
            </w:trPr>
          </w:trPrChange>
        </w:trPr>
        <w:tc>
          <w:tcPr>
            <w:tcW w:w="235" w:type="pct"/>
            <w:gridSpan w:val="5"/>
            <w:shd w:val="clear" w:color="auto" w:fill="auto"/>
            <w:noWrap/>
            <w:vAlign w:val="center"/>
            <w:hideMark/>
            <w:tcPrChange w:id="8039" w:author="Valeria Tapia" w:date="2026-10-01T18:54:00Z">
              <w:tcPr>
                <w:tcW w:w="240" w:type="pct"/>
                <w:gridSpan w:val="7"/>
                <w:shd w:val="clear" w:color="auto" w:fill="auto"/>
                <w:noWrap/>
                <w:vAlign w:val="center"/>
                <w:hideMark/>
              </w:tcPr>
            </w:tcPrChange>
          </w:tcPr>
          <w:p w14:paraId="7783988E" w14:textId="77777777" w:rsidR="006D452C" w:rsidRPr="00F073C2" w:rsidRDefault="006D452C" w:rsidP="00AD5760">
            <w:pPr>
              <w:jc w:val="center"/>
              <w:rPr>
                <w:rFonts w:cs="Arial"/>
                <w:b/>
                <w:bCs/>
                <w:color w:val="000000"/>
                <w:sz w:val="16"/>
                <w:szCs w:val="16"/>
                <w:lang w:eastAsia="es-BO"/>
              </w:rPr>
            </w:pPr>
            <w:r w:rsidRPr="00F073C2">
              <w:rPr>
                <w:rFonts w:cs="Arial"/>
                <w:b/>
                <w:bCs/>
                <w:color w:val="000000"/>
                <w:sz w:val="16"/>
                <w:szCs w:val="16"/>
                <w:lang w:eastAsia="es-BO"/>
              </w:rPr>
              <w:t>Nº</w:t>
            </w:r>
          </w:p>
        </w:tc>
        <w:tc>
          <w:tcPr>
            <w:tcW w:w="2190" w:type="pct"/>
            <w:gridSpan w:val="39"/>
            <w:vAlign w:val="center"/>
            <w:tcPrChange w:id="8040" w:author="Valeria Tapia" w:date="2026-10-01T18:54:00Z">
              <w:tcPr>
                <w:tcW w:w="2194" w:type="pct"/>
                <w:gridSpan w:val="58"/>
                <w:vAlign w:val="center"/>
              </w:tcPr>
            </w:tcPrChange>
          </w:tcPr>
          <w:p w14:paraId="0E806F9B" w14:textId="77777777" w:rsidR="006D452C" w:rsidRPr="00F073C2" w:rsidRDefault="006D452C" w:rsidP="00AD5760">
            <w:pPr>
              <w:jc w:val="center"/>
              <w:rPr>
                <w:rFonts w:cs="Arial"/>
                <w:b/>
                <w:bCs/>
                <w:color w:val="000000"/>
                <w:sz w:val="16"/>
                <w:szCs w:val="16"/>
                <w:lang w:eastAsia="es-BO"/>
              </w:rPr>
            </w:pPr>
            <w:r w:rsidRPr="00F073C2">
              <w:rPr>
                <w:rFonts w:cs="Arial"/>
                <w:b/>
                <w:bCs/>
                <w:color w:val="000000"/>
                <w:sz w:val="16"/>
                <w:szCs w:val="16"/>
                <w:lang w:eastAsia="es-BO"/>
              </w:rPr>
              <w:t>TIPO DE OPERADOR</w:t>
            </w:r>
          </w:p>
        </w:tc>
        <w:tc>
          <w:tcPr>
            <w:tcW w:w="2575" w:type="pct"/>
            <w:gridSpan w:val="20"/>
            <w:vAlign w:val="center"/>
            <w:tcPrChange w:id="8041" w:author="Valeria Tapia" w:date="2026-10-01T18:54:00Z">
              <w:tcPr>
                <w:tcW w:w="2567" w:type="pct"/>
                <w:gridSpan w:val="33"/>
                <w:vAlign w:val="center"/>
              </w:tcPr>
            </w:tcPrChange>
          </w:tcPr>
          <w:p w14:paraId="70465610" w14:textId="77777777" w:rsidR="006D452C" w:rsidRPr="00F073C2" w:rsidRDefault="006D452C" w:rsidP="00AD5760">
            <w:pPr>
              <w:jc w:val="center"/>
              <w:rPr>
                <w:rFonts w:cs="Arial"/>
                <w:b/>
                <w:bCs/>
                <w:color w:val="000000"/>
                <w:sz w:val="16"/>
                <w:szCs w:val="16"/>
                <w:lang w:eastAsia="es-BO"/>
              </w:rPr>
            </w:pPr>
            <w:r w:rsidRPr="00F073C2">
              <w:rPr>
                <w:rFonts w:cs="Arial"/>
                <w:b/>
                <w:bCs/>
                <w:color w:val="000000"/>
                <w:sz w:val="16"/>
                <w:szCs w:val="16"/>
                <w:lang w:eastAsia="es-BO"/>
              </w:rPr>
              <w:t>DENOMINACIÓN DEL REGISTRO DEL OPERADOR</w:t>
            </w:r>
          </w:p>
        </w:tc>
      </w:tr>
      <w:tr w:rsidR="00BC22CC" w:rsidRPr="00F073C2" w14:paraId="4FA824A9" w14:textId="77777777" w:rsidTr="00471D04">
        <w:tblPrEx>
          <w:tblPrExChange w:id="8042" w:author="Valeria Tapia" w:date="2026-10-01T18:54:00Z">
            <w:tblPrEx>
              <w:tblW w:w="5314" w:type="pct"/>
              <w:tblInd w:w="70" w:type="dxa"/>
            </w:tblPrEx>
          </w:tblPrExChange>
        </w:tblPrEx>
        <w:trPr>
          <w:trHeight w:val="300"/>
          <w:trPrChange w:id="8043" w:author="Valeria Tapia" w:date="2026-10-01T18:54:00Z">
            <w:trPr>
              <w:gridBefore w:val="1"/>
              <w:gridAfter w:val="0"/>
              <w:trHeight w:val="300"/>
            </w:trPr>
          </w:trPrChange>
        </w:trPr>
        <w:tc>
          <w:tcPr>
            <w:tcW w:w="235" w:type="pct"/>
            <w:gridSpan w:val="5"/>
            <w:shd w:val="clear" w:color="auto" w:fill="auto"/>
            <w:noWrap/>
            <w:vAlign w:val="bottom"/>
            <w:hideMark/>
            <w:tcPrChange w:id="8044" w:author="Valeria Tapia" w:date="2026-10-01T18:54:00Z">
              <w:tcPr>
                <w:tcW w:w="240" w:type="pct"/>
                <w:gridSpan w:val="7"/>
                <w:shd w:val="clear" w:color="auto" w:fill="auto"/>
                <w:noWrap/>
                <w:vAlign w:val="bottom"/>
                <w:hideMark/>
              </w:tcPr>
            </w:tcPrChange>
          </w:tcPr>
          <w:p w14:paraId="73E648C9" w14:textId="77777777" w:rsidR="006D452C" w:rsidRPr="00F073C2" w:rsidRDefault="006D452C" w:rsidP="00AD5760">
            <w:pPr>
              <w:jc w:val="center"/>
              <w:rPr>
                <w:rFonts w:cs="Arial"/>
                <w:sz w:val="16"/>
                <w:szCs w:val="16"/>
                <w:lang w:eastAsia="es-BO"/>
              </w:rPr>
            </w:pPr>
            <w:r w:rsidRPr="00F073C2">
              <w:rPr>
                <w:rFonts w:cs="Arial"/>
                <w:sz w:val="16"/>
                <w:szCs w:val="16"/>
                <w:lang w:eastAsia="es-BO"/>
              </w:rPr>
              <w:t>1</w:t>
            </w:r>
          </w:p>
        </w:tc>
        <w:tc>
          <w:tcPr>
            <w:tcW w:w="2190" w:type="pct"/>
            <w:gridSpan w:val="39"/>
            <w:tcPrChange w:id="8045" w:author="Valeria Tapia" w:date="2026-10-01T18:54:00Z">
              <w:tcPr>
                <w:tcW w:w="2194" w:type="pct"/>
                <w:gridSpan w:val="58"/>
              </w:tcPr>
            </w:tcPrChange>
          </w:tcPr>
          <w:p w14:paraId="648340DA" w14:textId="77777777" w:rsidR="006D452C" w:rsidRPr="00F073C2" w:rsidRDefault="006D452C" w:rsidP="00AD5760">
            <w:pPr>
              <w:rPr>
                <w:rFonts w:cs="Arial"/>
                <w:b/>
                <w:bCs/>
                <w:color w:val="000000"/>
                <w:sz w:val="16"/>
                <w:szCs w:val="16"/>
                <w:lang w:eastAsia="es-BO"/>
              </w:rPr>
            </w:pPr>
            <w:r w:rsidRPr="00F073C2">
              <w:rPr>
                <w:rFonts w:cs="Arial"/>
                <w:b/>
                <w:bCs/>
                <w:color w:val="000000"/>
                <w:sz w:val="16"/>
                <w:szCs w:val="16"/>
                <w:lang w:eastAsia="es-BO"/>
              </w:rPr>
              <w:t> </w:t>
            </w:r>
            <w:r w:rsidRPr="00F073C2">
              <w:rPr>
                <w:rFonts w:cs="Arial"/>
                <w:i/>
                <w:color w:val="000000"/>
                <w:sz w:val="16"/>
                <w:szCs w:val="16"/>
                <w:lang w:eastAsia="es-BO"/>
              </w:rPr>
              <w:t>Ej: Exportador</w:t>
            </w:r>
          </w:p>
        </w:tc>
        <w:tc>
          <w:tcPr>
            <w:tcW w:w="2575" w:type="pct"/>
            <w:gridSpan w:val="20"/>
            <w:tcPrChange w:id="8046" w:author="Valeria Tapia" w:date="2026-10-01T18:54:00Z">
              <w:tcPr>
                <w:tcW w:w="2567" w:type="pct"/>
                <w:gridSpan w:val="33"/>
              </w:tcPr>
            </w:tcPrChange>
          </w:tcPr>
          <w:p w14:paraId="1A5BD286" w14:textId="77777777" w:rsidR="006D452C" w:rsidRPr="00F073C2" w:rsidRDefault="006D452C" w:rsidP="00AD5760">
            <w:pPr>
              <w:rPr>
                <w:rFonts w:cs="Arial"/>
                <w:b/>
                <w:bCs/>
                <w:color w:val="000000"/>
                <w:sz w:val="16"/>
                <w:szCs w:val="16"/>
                <w:lang w:eastAsia="es-BO"/>
              </w:rPr>
            </w:pPr>
            <w:r w:rsidRPr="00F073C2">
              <w:rPr>
                <w:rFonts w:cs="Arial"/>
                <w:b/>
                <w:bCs/>
                <w:color w:val="000000"/>
                <w:sz w:val="16"/>
                <w:szCs w:val="16"/>
                <w:lang w:eastAsia="es-BO"/>
              </w:rPr>
              <w:t>  </w:t>
            </w:r>
            <w:r w:rsidRPr="00F073C2">
              <w:rPr>
                <w:rFonts w:cs="Arial"/>
                <w:i/>
                <w:color w:val="000000"/>
                <w:sz w:val="16"/>
                <w:szCs w:val="16"/>
                <w:lang w:eastAsia="es-BO"/>
              </w:rPr>
              <w:t>Ej: Registro Único de Exportador</w:t>
            </w:r>
          </w:p>
        </w:tc>
      </w:tr>
      <w:tr w:rsidR="00BC22CC" w:rsidRPr="00F073C2" w14:paraId="460910FF" w14:textId="77777777" w:rsidTr="00471D04">
        <w:tblPrEx>
          <w:tblPrExChange w:id="8047" w:author="Valeria Tapia" w:date="2026-10-01T18:54:00Z">
            <w:tblPrEx>
              <w:tblW w:w="5314" w:type="pct"/>
              <w:tblInd w:w="70" w:type="dxa"/>
            </w:tblPrEx>
          </w:tblPrExChange>
        </w:tblPrEx>
        <w:trPr>
          <w:trHeight w:val="300"/>
          <w:trPrChange w:id="8048" w:author="Valeria Tapia" w:date="2026-10-01T18:54:00Z">
            <w:trPr>
              <w:gridBefore w:val="1"/>
              <w:gridAfter w:val="0"/>
              <w:trHeight w:val="300"/>
            </w:trPr>
          </w:trPrChange>
        </w:trPr>
        <w:tc>
          <w:tcPr>
            <w:tcW w:w="235" w:type="pct"/>
            <w:gridSpan w:val="5"/>
            <w:shd w:val="clear" w:color="auto" w:fill="auto"/>
            <w:noWrap/>
            <w:vAlign w:val="bottom"/>
            <w:hideMark/>
            <w:tcPrChange w:id="8049" w:author="Valeria Tapia" w:date="2026-10-01T18:54:00Z">
              <w:tcPr>
                <w:tcW w:w="240" w:type="pct"/>
                <w:gridSpan w:val="7"/>
                <w:shd w:val="clear" w:color="auto" w:fill="auto"/>
                <w:noWrap/>
                <w:vAlign w:val="bottom"/>
                <w:hideMark/>
              </w:tcPr>
            </w:tcPrChange>
          </w:tcPr>
          <w:p w14:paraId="00935A44" w14:textId="77777777" w:rsidR="006D452C" w:rsidRPr="00F073C2" w:rsidRDefault="006D452C" w:rsidP="00AD5760">
            <w:pPr>
              <w:jc w:val="center"/>
              <w:rPr>
                <w:rFonts w:cs="Arial"/>
                <w:sz w:val="16"/>
                <w:szCs w:val="16"/>
                <w:lang w:eastAsia="es-BO"/>
              </w:rPr>
            </w:pPr>
            <w:r w:rsidRPr="00F073C2">
              <w:rPr>
                <w:rFonts w:cs="Arial"/>
                <w:sz w:val="16"/>
                <w:szCs w:val="16"/>
                <w:lang w:eastAsia="es-BO"/>
              </w:rPr>
              <w:t>2</w:t>
            </w:r>
          </w:p>
        </w:tc>
        <w:tc>
          <w:tcPr>
            <w:tcW w:w="2190" w:type="pct"/>
            <w:gridSpan w:val="39"/>
            <w:tcPrChange w:id="8050" w:author="Valeria Tapia" w:date="2026-10-01T18:54:00Z">
              <w:tcPr>
                <w:tcW w:w="2194" w:type="pct"/>
                <w:gridSpan w:val="58"/>
              </w:tcPr>
            </w:tcPrChange>
          </w:tcPr>
          <w:p w14:paraId="2FFA8146" w14:textId="77777777" w:rsidR="006D452C" w:rsidRPr="00F073C2" w:rsidRDefault="006D452C" w:rsidP="00AD5760">
            <w:pPr>
              <w:rPr>
                <w:rFonts w:cs="Arial"/>
                <w:b/>
                <w:bCs/>
                <w:color w:val="000000"/>
                <w:sz w:val="16"/>
                <w:szCs w:val="16"/>
                <w:lang w:eastAsia="es-BO"/>
              </w:rPr>
            </w:pPr>
            <w:r w:rsidRPr="00F073C2">
              <w:rPr>
                <w:rFonts w:cs="Arial"/>
                <w:b/>
                <w:bCs/>
                <w:color w:val="000000"/>
                <w:sz w:val="16"/>
                <w:szCs w:val="16"/>
                <w:lang w:eastAsia="es-BO"/>
              </w:rPr>
              <w:t> </w:t>
            </w:r>
          </w:p>
        </w:tc>
        <w:tc>
          <w:tcPr>
            <w:tcW w:w="2575" w:type="pct"/>
            <w:gridSpan w:val="20"/>
            <w:tcPrChange w:id="8051" w:author="Valeria Tapia" w:date="2026-10-01T18:54:00Z">
              <w:tcPr>
                <w:tcW w:w="2567" w:type="pct"/>
                <w:gridSpan w:val="33"/>
              </w:tcPr>
            </w:tcPrChange>
          </w:tcPr>
          <w:p w14:paraId="383E3877" w14:textId="77777777" w:rsidR="006D452C" w:rsidRPr="00F073C2" w:rsidRDefault="006D452C" w:rsidP="00AD5760">
            <w:pPr>
              <w:rPr>
                <w:rFonts w:cs="Arial"/>
                <w:b/>
                <w:bCs/>
                <w:color w:val="000000"/>
                <w:sz w:val="16"/>
                <w:szCs w:val="16"/>
                <w:lang w:eastAsia="es-BO"/>
              </w:rPr>
            </w:pPr>
            <w:r w:rsidRPr="00F073C2">
              <w:rPr>
                <w:rFonts w:cs="Arial"/>
                <w:b/>
                <w:bCs/>
                <w:color w:val="000000"/>
                <w:sz w:val="16"/>
                <w:szCs w:val="16"/>
                <w:lang w:eastAsia="es-BO"/>
              </w:rPr>
              <w:t> </w:t>
            </w:r>
          </w:p>
        </w:tc>
      </w:tr>
      <w:tr w:rsidR="00BC22CC" w:rsidRPr="00F073C2" w14:paraId="4EAC4584" w14:textId="77777777" w:rsidTr="00471D04">
        <w:tblPrEx>
          <w:tblPrExChange w:id="8052" w:author="Valeria Tapia" w:date="2026-10-01T18:54:00Z">
            <w:tblPrEx>
              <w:tblW w:w="5315" w:type="pct"/>
              <w:tblInd w:w="70" w:type="dxa"/>
            </w:tblPrEx>
          </w:tblPrExChange>
        </w:tblPrEx>
        <w:trPr>
          <w:trHeight w:val="300"/>
          <w:ins w:id="8053" w:author="Valeria Tapia" w:date="2026-10-01T12:34:00Z"/>
          <w:trPrChange w:id="8054" w:author="Valeria Tapia" w:date="2026-10-01T18:54:00Z">
            <w:trPr>
              <w:gridBefore w:val="1"/>
              <w:trHeight w:val="300"/>
            </w:trPr>
          </w:trPrChange>
        </w:trPr>
        <w:tc>
          <w:tcPr>
            <w:tcW w:w="235" w:type="pct"/>
            <w:gridSpan w:val="5"/>
            <w:shd w:val="clear" w:color="auto" w:fill="auto"/>
            <w:noWrap/>
            <w:vAlign w:val="bottom"/>
            <w:tcPrChange w:id="8055" w:author="Valeria Tapia" w:date="2026-10-01T18:54:00Z">
              <w:tcPr>
                <w:tcW w:w="239" w:type="pct"/>
                <w:gridSpan w:val="6"/>
                <w:shd w:val="clear" w:color="auto" w:fill="auto"/>
                <w:noWrap/>
                <w:vAlign w:val="bottom"/>
              </w:tcPr>
            </w:tcPrChange>
          </w:tcPr>
          <w:p w14:paraId="08050D52" w14:textId="77777777" w:rsidR="00597302" w:rsidRPr="00F073C2" w:rsidRDefault="00597302" w:rsidP="00AD5760">
            <w:pPr>
              <w:jc w:val="center"/>
              <w:rPr>
                <w:ins w:id="8056" w:author="Valeria Tapia" w:date="2026-10-01T12:34:00Z"/>
                <w:rFonts w:cs="Arial"/>
                <w:sz w:val="16"/>
                <w:szCs w:val="16"/>
                <w:lang w:eastAsia="es-BO"/>
              </w:rPr>
            </w:pPr>
          </w:p>
        </w:tc>
        <w:tc>
          <w:tcPr>
            <w:tcW w:w="2190" w:type="pct"/>
            <w:gridSpan w:val="39"/>
            <w:tcPrChange w:id="8057" w:author="Valeria Tapia" w:date="2026-10-01T18:54:00Z">
              <w:tcPr>
                <w:tcW w:w="2193" w:type="pct"/>
                <w:gridSpan w:val="58"/>
              </w:tcPr>
            </w:tcPrChange>
          </w:tcPr>
          <w:p w14:paraId="44DCC3AD" w14:textId="77777777" w:rsidR="00597302" w:rsidRPr="00F073C2" w:rsidRDefault="00597302" w:rsidP="00AD5760">
            <w:pPr>
              <w:rPr>
                <w:ins w:id="8058" w:author="Valeria Tapia" w:date="2026-10-01T12:34:00Z"/>
                <w:rFonts w:cs="Arial"/>
                <w:b/>
                <w:bCs/>
                <w:color w:val="000000"/>
                <w:sz w:val="16"/>
                <w:szCs w:val="16"/>
                <w:lang w:eastAsia="es-BO"/>
              </w:rPr>
            </w:pPr>
          </w:p>
        </w:tc>
        <w:tc>
          <w:tcPr>
            <w:tcW w:w="2575" w:type="pct"/>
            <w:gridSpan w:val="20"/>
            <w:tcPrChange w:id="8059" w:author="Valeria Tapia" w:date="2026-10-01T18:54:00Z">
              <w:tcPr>
                <w:tcW w:w="2568" w:type="pct"/>
                <w:gridSpan w:val="35"/>
              </w:tcPr>
            </w:tcPrChange>
          </w:tcPr>
          <w:p w14:paraId="644BA939" w14:textId="77777777" w:rsidR="00597302" w:rsidRPr="00F073C2" w:rsidRDefault="00597302" w:rsidP="00AD5760">
            <w:pPr>
              <w:rPr>
                <w:ins w:id="8060" w:author="Valeria Tapia" w:date="2026-10-01T12:34:00Z"/>
                <w:rFonts w:cs="Arial"/>
                <w:b/>
                <w:bCs/>
                <w:color w:val="000000"/>
                <w:sz w:val="16"/>
                <w:szCs w:val="16"/>
                <w:lang w:eastAsia="es-BO"/>
              </w:rPr>
            </w:pPr>
          </w:p>
        </w:tc>
      </w:tr>
      <w:tr w:rsidR="006D452C" w:rsidRPr="00F073C2" w:rsidDel="004B2116" w14:paraId="2B92BCE0" w14:textId="5F993AD3" w:rsidTr="00BC22CC">
        <w:trPr>
          <w:trHeight w:val="219"/>
          <w:del w:id="8061" w:author="Valeria Tapia" w:date="2026-10-01T11:37:00Z"/>
          <w:trPrChange w:id="8062" w:author="Valeria Tapia" w:date="2026-10-01T18:43:00Z">
            <w:trPr>
              <w:gridAfter w:val="0"/>
              <w:trHeight w:val="219"/>
            </w:trPr>
          </w:trPrChange>
        </w:trPr>
        <w:tc>
          <w:tcPr>
            <w:tcW w:w="5000" w:type="pct"/>
            <w:gridSpan w:val="64"/>
            <w:shd w:val="clear" w:color="000000" w:fill="FFF2CC"/>
            <w:tcPrChange w:id="8063" w:author="Valeria Tapia" w:date="2026-10-01T18:43:00Z">
              <w:tcPr>
                <w:tcW w:w="5000" w:type="pct"/>
                <w:gridSpan w:val="98"/>
                <w:shd w:val="clear" w:color="000000" w:fill="FFF2CC"/>
              </w:tcPr>
            </w:tcPrChange>
          </w:tcPr>
          <w:p w14:paraId="64DDEE09" w14:textId="1DF43479" w:rsidR="006D452C" w:rsidRPr="00F073C2" w:rsidDel="004B2116" w:rsidRDefault="006D452C" w:rsidP="00AD5760">
            <w:pPr>
              <w:rPr>
                <w:del w:id="8064" w:author="Valeria Tapia" w:date="2026-10-01T11:37:00Z"/>
                <w:rFonts w:cs="Arial"/>
                <w:bCs/>
                <w:color w:val="000000"/>
                <w:sz w:val="16"/>
                <w:szCs w:val="16"/>
                <w:lang w:eastAsia="es-BO"/>
              </w:rPr>
            </w:pPr>
            <w:del w:id="8065" w:author="Valeria Tapia" w:date="2026-10-01T11:37:00Z">
              <w:r w:rsidRPr="00F073C2" w:rsidDel="004B2116">
                <w:rPr>
                  <w:rFonts w:cs="Arial"/>
                  <w:b/>
                  <w:bCs/>
                  <w:color w:val="000000"/>
                  <w:sz w:val="16"/>
                  <w:szCs w:val="16"/>
                  <w:lang w:eastAsia="es-BO"/>
                </w:rPr>
                <w:delText xml:space="preserve">3. LA ENTIDAD CUENTA CON UN SISTEMA INFORMÁTICO PARA LA EMISIÓN DE:   </w:delText>
              </w:r>
              <w:r w:rsidRPr="00F073C2" w:rsidDel="004B2116">
                <w:rPr>
                  <w:rFonts w:cs="Arial"/>
                  <w:bCs/>
                  <w:color w:val="000000"/>
                  <w:sz w:val="16"/>
                  <w:szCs w:val="16"/>
                  <w:lang w:eastAsia="es-BO"/>
                </w:rPr>
                <w:delText>(marque con una X).</w:delText>
              </w:r>
            </w:del>
          </w:p>
          <w:p w14:paraId="3101C296" w14:textId="291D2ECD" w:rsidR="006D452C" w:rsidRPr="00F073C2" w:rsidDel="004B2116" w:rsidRDefault="006D452C" w:rsidP="00AD5760">
            <w:pPr>
              <w:rPr>
                <w:del w:id="8066" w:author="Valeria Tapia" w:date="2026-10-01T11:37:00Z"/>
                <w:rFonts w:cs="Arial"/>
                <w:b/>
                <w:bCs/>
                <w:color w:val="000000"/>
                <w:sz w:val="16"/>
                <w:szCs w:val="16"/>
                <w:lang w:eastAsia="es-BO"/>
              </w:rPr>
            </w:pPr>
            <w:del w:id="8067" w:author="Valeria Tapia" w:date="2026-10-01T11:37:00Z">
              <w:r w:rsidRPr="00F073C2" w:rsidDel="004B2116">
                <w:rPr>
                  <w:rFonts w:cs="Arial"/>
                  <w:bCs/>
                  <w:color w:val="00B050"/>
                  <w:sz w:val="16"/>
                  <w:szCs w:val="16"/>
                  <w:lang w:eastAsia="es-BO"/>
                </w:rPr>
                <w:delText xml:space="preserve">    </w:delText>
              </w:r>
            </w:del>
          </w:p>
        </w:tc>
      </w:tr>
      <w:tr w:rsidR="00BC22CC" w:rsidRPr="00F073C2" w:rsidDel="004B2116" w14:paraId="63AA5D63" w14:textId="77777777" w:rsidTr="00471D04">
        <w:tblPrEx>
          <w:tblPrExChange w:id="8068" w:author="Valeria Tapia" w:date="2026-10-01T18:54:00Z">
            <w:tblPrEx>
              <w:tblW w:w="5314" w:type="pct"/>
              <w:tblInd w:w="70" w:type="dxa"/>
            </w:tblPrEx>
          </w:tblPrExChange>
        </w:tblPrEx>
        <w:trPr>
          <w:trHeight w:val="365"/>
          <w:del w:id="8069" w:author="Valeria Tapia" w:date="2026-10-01T11:37:00Z"/>
          <w:trPrChange w:id="8070" w:author="Valeria Tapia" w:date="2026-10-01T18:54:00Z">
            <w:trPr>
              <w:gridBefore w:val="1"/>
              <w:gridAfter w:val="0"/>
              <w:trHeight w:val="365"/>
            </w:trPr>
          </w:trPrChange>
        </w:trPr>
        <w:tc>
          <w:tcPr>
            <w:tcW w:w="1396" w:type="pct"/>
            <w:gridSpan w:val="30"/>
            <w:shd w:val="clear" w:color="000000" w:fill="FFFFFF"/>
            <w:vAlign w:val="center"/>
            <w:tcPrChange w:id="8071" w:author="Valeria Tapia" w:date="2026-10-01T18:54:00Z">
              <w:tcPr>
                <w:tcW w:w="1409" w:type="pct"/>
                <w:gridSpan w:val="39"/>
                <w:shd w:val="clear" w:color="000000" w:fill="FFFFFF"/>
                <w:vAlign w:val="center"/>
              </w:tcPr>
            </w:tcPrChange>
          </w:tcPr>
          <w:p w14:paraId="3764A2AF" w14:textId="14728E04" w:rsidR="006D452C" w:rsidRPr="00F073C2" w:rsidDel="004B2116" w:rsidRDefault="006D452C" w:rsidP="00AD5760">
            <w:pPr>
              <w:jc w:val="center"/>
              <w:rPr>
                <w:del w:id="8072" w:author="Valeria Tapia" w:date="2026-10-01T11:37:00Z"/>
                <w:rFonts w:cs="Arial"/>
                <w:b/>
                <w:iCs/>
                <w:color w:val="000000"/>
                <w:sz w:val="16"/>
                <w:szCs w:val="16"/>
                <w:lang w:eastAsia="es-BO"/>
              </w:rPr>
            </w:pPr>
            <w:del w:id="8073" w:author="Valeria Tapia" w:date="2026-10-01T11:37:00Z">
              <w:r w:rsidRPr="00F073C2" w:rsidDel="004B2116">
                <w:rPr>
                  <w:rFonts w:cs="Arial"/>
                  <w:b/>
                  <w:iCs/>
                  <w:color w:val="000000"/>
                  <w:sz w:val="16"/>
                  <w:szCs w:val="16"/>
                  <w:lang w:eastAsia="es-BO"/>
                </w:rPr>
                <w:delText>TIPO DE DOCUMENTO</w:delText>
              </w:r>
            </w:del>
          </w:p>
        </w:tc>
        <w:tc>
          <w:tcPr>
            <w:tcW w:w="338" w:type="pct"/>
            <w:gridSpan w:val="5"/>
            <w:shd w:val="clear" w:color="000000" w:fill="FFFFFF"/>
            <w:vAlign w:val="center"/>
            <w:tcPrChange w:id="8074" w:author="Valeria Tapia" w:date="2026-10-01T18:54:00Z">
              <w:tcPr>
                <w:tcW w:w="338" w:type="pct"/>
                <w:gridSpan w:val="8"/>
                <w:shd w:val="clear" w:color="000000" w:fill="FFFFFF"/>
                <w:vAlign w:val="center"/>
              </w:tcPr>
            </w:tcPrChange>
          </w:tcPr>
          <w:p w14:paraId="2AC1EE17" w14:textId="09BEEF5F" w:rsidR="006D452C" w:rsidRPr="00F073C2" w:rsidDel="004B2116" w:rsidRDefault="006D452C" w:rsidP="00AD5760">
            <w:pPr>
              <w:jc w:val="center"/>
              <w:rPr>
                <w:del w:id="8075" w:author="Valeria Tapia" w:date="2026-10-01T11:37:00Z"/>
                <w:rFonts w:cs="Arial"/>
                <w:b/>
                <w:iCs/>
                <w:color w:val="000000"/>
                <w:sz w:val="16"/>
                <w:szCs w:val="16"/>
                <w:lang w:eastAsia="es-BO"/>
              </w:rPr>
            </w:pPr>
            <w:del w:id="8076" w:author="Valeria Tapia" w:date="2026-10-01T11:37:00Z">
              <w:r w:rsidRPr="00F073C2" w:rsidDel="004B2116">
                <w:rPr>
                  <w:rFonts w:cs="Arial"/>
                  <w:b/>
                  <w:iCs/>
                  <w:color w:val="000000"/>
                  <w:sz w:val="16"/>
                  <w:szCs w:val="16"/>
                  <w:lang w:eastAsia="es-BO"/>
                </w:rPr>
                <w:delText>SI</w:delText>
              </w:r>
            </w:del>
          </w:p>
        </w:tc>
        <w:tc>
          <w:tcPr>
            <w:tcW w:w="602" w:type="pct"/>
            <w:gridSpan w:val="7"/>
            <w:shd w:val="clear" w:color="000000" w:fill="FFFFFF"/>
            <w:vAlign w:val="center"/>
            <w:tcPrChange w:id="8077" w:author="Valeria Tapia" w:date="2026-10-01T18:54:00Z">
              <w:tcPr>
                <w:tcW w:w="592" w:type="pct"/>
                <w:gridSpan w:val="12"/>
                <w:shd w:val="clear" w:color="000000" w:fill="FFFFFF"/>
                <w:vAlign w:val="center"/>
              </w:tcPr>
            </w:tcPrChange>
          </w:tcPr>
          <w:p w14:paraId="6CD7AC03" w14:textId="7CF1C0A9" w:rsidR="006D452C" w:rsidRPr="00F073C2" w:rsidDel="004B2116" w:rsidRDefault="006D452C" w:rsidP="00AD5760">
            <w:pPr>
              <w:jc w:val="center"/>
              <w:rPr>
                <w:del w:id="8078" w:author="Valeria Tapia" w:date="2026-10-01T11:37:00Z"/>
                <w:rFonts w:cs="Arial"/>
                <w:b/>
                <w:iCs/>
                <w:color w:val="000000"/>
                <w:sz w:val="16"/>
                <w:szCs w:val="16"/>
                <w:lang w:eastAsia="es-BO"/>
              </w:rPr>
            </w:pPr>
            <w:del w:id="8079" w:author="Valeria Tapia" w:date="2026-10-01T11:37:00Z">
              <w:r w:rsidRPr="00F073C2" w:rsidDel="004B2116">
                <w:rPr>
                  <w:rFonts w:cs="Arial"/>
                  <w:b/>
                  <w:iCs/>
                  <w:color w:val="000000"/>
                  <w:sz w:val="16"/>
                  <w:szCs w:val="16"/>
                  <w:lang w:eastAsia="es-BO"/>
                </w:rPr>
                <w:delText>NO</w:delText>
              </w:r>
            </w:del>
          </w:p>
        </w:tc>
        <w:tc>
          <w:tcPr>
            <w:tcW w:w="1150" w:type="pct"/>
            <w:gridSpan w:val="14"/>
            <w:shd w:val="clear" w:color="000000" w:fill="FFFFFF"/>
            <w:vAlign w:val="center"/>
            <w:tcPrChange w:id="8080" w:author="Valeria Tapia" w:date="2026-10-01T18:54:00Z">
              <w:tcPr>
                <w:tcW w:w="1142" w:type="pct"/>
                <w:gridSpan w:val="24"/>
                <w:shd w:val="clear" w:color="000000" w:fill="FFFFFF"/>
                <w:vAlign w:val="center"/>
              </w:tcPr>
            </w:tcPrChange>
          </w:tcPr>
          <w:p w14:paraId="28EEF01E" w14:textId="7DD79BFB" w:rsidR="006D452C" w:rsidRPr="00F073C2" w:rsidDel="004B2116" w:rsidRDefault="006D452C" w:rsidP="00AD5760">
            <w:pPr>
              <w:jc w:val="center"/>
              <w:rPr>
                <w:del w:id="8081" w:author="Valeria Tapia" w:date="2026-10-01T11:37:00Z"/>
                <w:rFonts w:cs="Arial"/>
                <w:b/>
                <w:iCs/>
                <w:color w:val="000000"/>
                <w:sz w:val="16"/>
                <w:szCs w:val="16"/>
                <w:lang w:eastAsia="es-BO"/>
              </w:rPr>
            </w:pPr>
            <w:del w:id="8082" w:author="Valeria Tapia" w:date="2026-10-01T11:37:00Z">
              <w:r w:rsidRPr="00F073C2" w:rsidDel="004B2116">
                <w:rPr>
                  <w:rFonts w:cs="Arial"/>
                  <w:b/>
                  <w:color w:val="000000"/>
                  <w:sz w:val="16"/>
                  <w:szCs w:val="16"/>
                  <w:lang w:eastAsia="es-BO"/>
                </w:rPr>
                <w:delText>EN DESARROLLO</w:delText>
              </w:r>
            </w:del>
          </w:p>
        </w:tc>
        <w:tc>
          <w:tcPr>
            <w:tcW w:w="1515" w:type="pct"/>
            <w:gridSpan w:val="8"/>
            <w:shd w:val="clear" w:color="000000" w:fill="FFFFFF"/>
            <w:vAlign w:val="center"/>
            <w:tcPrChange w:id="8083" w:author="Valeria Tapia" w:date="2026-10-01T18:54:00Z">
              <w:tcPr>
                <w:tcW w:w="1519" w:type="pct"/>
                <w:gridSpan w:val="15"/>
                <w:shd w:val="clear" w:color="000000" w:fill="FFFFFF"/>
                <w:vAlign w:val="center"/>
              </w:tcPr>
            </w:tcPrChange>
          </w:tcPr>
          <w:p w14:paraId="717E80A4" w14:textId="1E149FDA" w:rsidR="006D452C" w:rsidRPr="00F073C2" w:rsidDel="004B2116" w:rsidRDefault="006D452C" w:rsidP="00AD5760">
            <w:pPr>
              <w:jc w:val="center"/>
              <w:rPr>
                <w:del w:id="8084" w:author="Valeria Tapia" w:date="2026-10-01T11:37:00Z"/>
                <w:rFonts w:cs="Arial"/>
                <w:b/>
                <w:iCs/>
                <w:color w:val="000000"/>
                <w:sz w:val="16"/>
                <w:szCs w:val="16"/>
                <w:lang w:eastAsia="es-BO"/>
              </w:rPr>
            </w:pPr>
            <w:del w:id="8085" w:author="Valeria Tapia" w:date="2026-10-01T11:37:00Z">
              <w:r w:rsidRPr="00F073C2" w:rsidDel="004B2116">
                <w:rPr>
                  <w:rFonts w:cs="Arial"/>
                  <w:b/>
                  <w:color w:val="000000"/>
                  <w:sz w:val="16"/>
                  <w:szCs w:val="16"/>
                  <w:lang w:eastAsia="es-BO"/>
                </w:rPr>
                <w:delText>% DE AVANCE DEL DESARROLLO</w:delText>
              </w:r>
            </w:del>
          </w:p>
        </w:tc>
      </w:tr>
      <w:tr w:rsidR="00BC22CC" w:rsidRPr="00F073C2" w:rsidDel="004B2116" w14:paraId="68567E7E" w14:textId="77777777" w:rsidTr="00471D04">
        <w:tblPrEx>
          <w:tblPrExChange w:id="8086" w:author="Valeria Tapia" w:date="2026-10-01T18:54:00Z">
            <w:tblPrEx>
              <w:tblW w:w="5314" w:type="pct"/>
              <w:tblInd w:w="70" w:type="dxa"/>
            </w:tblPrEx>
          </w:tblPrExChange>
        </w:tblPrEx>
        <w:trPr>
          <w:trHeight w:val="297"/>
          <w:del w:id="8087" w:author="Valeria Tapia" w:date="2026-10-01T11:37:00Z"/>
          <w:trPrChange w:id="8088" w:author="Valeria Tapia" w:date="2026-10-01T18:54:00Z">
            <w:trPr>
              <w:gridBefore w:val="1"/>
              <w:gridAfter w:val="0"/>
              <w:trHeight w:val="297"/>
            </w:trPr>
          </w:trPrChange>
        </w:trPr>
        <w:tc>
          <w:tcPr>
            <w:tcW w:w="1396" w:type="pct"/>
            <w:gridSpan w:val="30"/>
            <w:shd w:val="clear" w:color="000000" w:fill="FFFFFF"/>
            <w:vAlign w:val="center"/>
            <w:tcPrChange w:id="8089" w:author="Valeria Tapia" w:date="2026-10-01T18:54:00Z">
              <w:tcPr>
                <w:tcW w:w="1409" w:type="pct"/>
                <w:gridSpan w:val="39"/>
                <w:shd w:val="clear" w:color="000000" w:fill="FFFFFF"/>
                <w:vAlign w:val="center"/>
              </w:tcPr>
            </w:tcPrChange>
          </w:tcPr>
          <w:p w14:paraId="0D6FC63B" w14:textId="708A31DA" w:rsidR="006D452C" w:rsidRPr="00F073C2" w:rsidDel="004B2116" w:rsidRDefault="006D452C" w:rsidP="00AD5760">
            <w:pPr>
              <w:rPr>
                <w:del w:id="8090" w:author="Valeria Tapia" w:date="2026-10-01T11:37:00Z"/>
                <w:rFonts w:cs="Arial"/>
                <w:i/>
                <w:iCs/>
                <w:color w:val="000000"/>
                <w:sz w:val="16"/>
                <w:szCs w:val="16"/>
                <w:lang w:eastAsia="es-BO"/>
              </w:rPr>
            </w:pPr>
            <w:del w:id="8091" w:author="Valeria Tapia" w:date="2026-10-01T11:37:00Z">
              <w:r w:rsidRPr="00F073C2" w:rsidDel="004B2116">
                <w:rPr>
                  <w:rFonts w:cs="Arial"/>
                  <w:b/>
                  <w:bCs/>
                  <w:color w:val="000000"/>
                  <w:sz w:val="16"/>
                  <w:szCs w:val="16"/>
                  <w:lang w:eastAsia="es-BO"/>
                </w:rPr>
                <w:lastRenderedPageBreak/>
                <w:delText>AUTORIZACIÓN PREVIA</w:delText>
              </w:r>
            </w:del>
          </w:p>
        </w:tc>
        <w:tc>
          <w:tcPr>
            <w:tcW w:w="338" w:type="pct"/>
            <w:gridSpan w:val="5"/>
            <w:shd w:val="clear" w:color="000000" w:fill="FFFFFF"/>
            <w:vAlign w:val="center"/>
            <w:tcPrChange w:id="8092" w:author="Valeria Tapia" w:date="2026-10-01T18:54:00Z">
              <w:tcPr>
                <w:tcW w:w="338" w:type="pct"/>
                <w:gridSpan w:val="8"/>
                <w:shd w:val="clear" w:color="000000" w:fill="FFFFFF"/>
                <w:vAlign w:val="center"/>
              </w:tcPr>
            </w:tcPrChange>
          </w:tcPr>
          <w:p w14:paraId="14147923" w14:textId="00A778B4" w:rsidR="006D452C" w:rsidRPr="00F073C2" w:rsidDel="004B2116" w:rsidRDefault="006D452C" w:rsidP="00AD5760">
            <w:pPr>
              <w:rPr>
                <w:del w:id="8093" w:author="Valeria Tapia" w:date="2026-10-01T11:37:00Z"/>
                <w:rFonts w:cs="Arial"/>
                <w:i/>
                <w:iCs/>
                <w:color w:val="000000"/>
                <w:sz w:val="16"/>
                <w:szCs w:val="16"/>
                <w:lang w:eastAsia="es-BO"/>
              </w:rPr>
            </w:pPr>
          </w:p>
        </w:tc>
        <w:tc>
          <w:tcPr>
            <w:tcW w:w="602" w:type="pct"/>
            <w:gridSpan w:val="7"/>
            <w:shd w:val="clear" w:color="000000" w:fill="FFFFFF"/>
            <w:vAlign w:val="center"/>
            <w:tcPrChange w:id="8094" w:author="Valeria Tapia" w:date="2026-10-01T18:54:00Z">
              <w:tcPr>
                <w:tcW w:w="592" w:type="pct"/>
                <w:gridSpan w:val="12"/>
                <w:shd w:val="clear" w:color="000000" w:fill="FFFFFF"/>
                <w:vAlign w:val="center"/>
              </w:tcPr>
            </w:tcPrChange>
          </w:tcPr>
          <w:p w14:paraId="7077F3ED" w14:textId="33CE3249" w:rsidR="006D452C" w:rsidRPr="00F073C2" w:rsidDel="004B2116" w:rsidRDefault="006D452C" w:rsidP="00AD5760">
            <w:pPr>
              <w:rPr>
                <w:del w:id="8095" w:author="Valeria Tapia" w:date="2026-10-01T11:37:00Z"/>
                <w:rFonts w:cs="Arial"/>
                <w:i/>
                <w:iCs/>
                <w:color w:val="000000"/>
                <w:sz w:val="16"/>
                <w:szCs w:val="16"/>
                <w:lang w:eastAsia="es-BO"/>
              </w:rPr>
            </w:pPr>
          </w:p>
        </w:tc>
        <w:tc>
          <w:tcPr>
            <w:tcW w:w="1150" w:type="pct"/>
            <w:gridSpan w:val="14"/>
            <w:shd w:val="clear" w:color="000000" w:fill="FFFFFF"/>
            <w:tcPrChange w:id="8096" w:author="Valeria Tapia" w:date="2026-10-01T18:54:00Z">
              <w:tcPr>
                <w:tcW w:w="1142" w:type="pct"/>
                <w:gridSpan w:val="24"/>
                <w:shd w:val="clear" w:color="000000" w:fill="FFFFFF"/>
              </w:tcPr>
            </w:tcPrChange>
          </w:tcPr>
          <w:p w14:paraId="44D5BE7D" w14:textId="086BEA66" w:rsidR="006D452C" w:rsidRPr="00F073C2" w:rsidDel="004B2116" w:rsidRDefault="006D452C" w:rsidP="00AD5760">
            <w:pPr>
              <w:rPr>
                <w:del w:id="8097" w:author="Valeria Tapia" w:date="2026-10-01T11:37:00Z"/>
                <w:rFonts w:cs="Arial"/>
                <w:i/>
                <w:iCs/>
                <w:color w:val="000000"/>
                <w:sz w:val="16"/>
                <w:szCs w:val="16"/>
                <w:lang w:eastAsia="es-BO"/>
              </w:rPr>
            </w:pPr>
          </w:p>
        </w:tc>
        <w:tc>
          <w:tcPr>
            <w:tcW w:w="1515" w:type="pct"/>
            <w:gridSpan w:val="8"/>
            <w:shd w:val="clear" w:color="000000" w:fill="FFFFFF"/>
            <w:vAlign w:val="center"/>
            <w:tcPrChange w:id="8098" w:author="Valeria Tapia" w:date="2026-10-01T18:54:00Z">
              <w:tcPr>
                <w:tcW w:w="1519" w:type="pct"/>
                <w:gridSpan w:val="15"/>
                <w:shd w:val="clear" w:color="000000" w:fill="FFFFFF"/>
                <w:vAlign w:val="center"/>
              </w:tcPr>
            </w:tcPrChange>
          </w:tcPr>
          <w:p w14:paraId="56F990C2" w14:textId="2F0BFBCC" w:rsidR="006D452C" w:rsidRPr="00F073C2" w:rsidDel="004B2116" w:rsidRDefault="006D452C" w:rsidP="00AD5760">
            <w:pPr>
              <w:rPr>
                <w:del w:id="8099" w:author="Valeria Tapia" w:date="2026-10-01T11:37:00Z"/>
                <w:rFonts w:cs="Arial"/>
                <w:i/>
                <w:iCs/>
                <w:color w:val="000000"/>
                <w:sz w:val="16"/>
                <w:szCs w:val="16"/>
                <w:lang w:eastAsia="es-BO"/>
              </w:rPr>
            </w:pPr>
          </w:p>
        </w:tc>
      </w:tr>
      <w:tr w:rsidR="00BC22CC" w:rsidRPr="00F073C2" w:rsidDel="004B2116" w14:paraId="3DEEE062" w14:textId="77777777" w:rsidTr="00471D04">
        <w:tblPrEx>
          <w:tblPrExChange w:id="8100" w:author="Valeria Tapia" w:date="2026-10-01T18:54:00Z">
            <w:tblPrEx>
              <w:tblW w:w="5314" w:type="pct"/>
              <w:tblInd w:w="70" w:type="dxa"/>
            </w:tblPrEx>
          </w:tblPrExChange>
        </w:tblPrEx>
        <w:trPr>
          <w:trHeight w:val="260"/>
          <w:del w:id="8101" w:author="Valeria Tapia" w:date="2026-10-01T11:37:00Z"/>
          <w:trPrChange w:id="8102" w:author="Valeria Tapia" w:date="2026-10-01T18:54:00Z">
            <w:trPr>
              <w:gridBefore w:val="1"/>
              <w:gridAfter w:val="0"/>
              <w:trHeight w:val="260"/>
            </w:trPr>
          </w:trPrChange>
        </w:trPr>
        <w:tc>
          <w:tcPr>
            <w:tcW w:w="1396" w:type="pct"/>
            <w:gridSpan w:val="30"/>
            <w:shd w:val="clear" w:color="000000" w:fill="FFFFFF"/>
            <w:vAlign w:val="center"/>
            <w:tcPrChange w:id="8103" w:author="Valeria Tapia" w:date="2026-10-01T18:54:00Z">
              <w:tcPr>
                <w:tcW w:w="1409" w:type="pct"/>
                <w:gridSpan w:val="39"/>
                <w:shd w:val="clear" w:color="000000" w:fill="FFFFFF"/>
                <w:vAlign w:val="center"/>
              </w:tcPr>
            </w:tcPrChange>
          </w:tcPr>
          <w:p w14:paraId="2DABC96F" w14:textId="11FA04F9" w:rsidR="006D452C" w:rsidRPr="00F073C2" w:rsidDel="004B2116" w:rsidRDefault="006D452C" w:rsidP="00AD5760">
            <w:pPr>
              <w:rPr>
                <w:del w:id="8104" w:author="Valeria Tapia" w:date="2026-10-01T11:37:00Z"/>
                <w:rFonts w:cs="Arial"/>
                <w:i/>
                <w:iCs/>
                <w:color w:val="000000"/>
                <w:sz w:val="16"/>
                <w:szCs w:val="16"/>
                <w:lang w:eastAsia="es-BO"/>
              </w:rPr>
            </w:pPr>
            <w:del w:id="8105" w:author="Valeria Tapia" w:date="2026-10-01T11:37:00Z">
              <w:r w:rsidRPr="00F073C2" w:rsidDel="004B2116">
                <w:rPr>
                  <w:rFonts w:cs="Arial"/>
                  <w:b/>
                  <w:bCs/>
                  <w:color w:val="000000"/>
                  <w:sz w:val="16"/>
                  <w:szCs w:val="16"/>
                  <w:lang w:eastAsia="es-BO"/>
                </w:rPr>
                <w:delText>CERTIFICACIÓN</w:delText>
              </w:r>
            </w:del>
          </w:p>
        </w:tc>
        <w:tc>
          <w:tcPr>
            <w:tcW w:w="338" w:type="pct"/>
            <w:gridSpan w:val="5"/>
            <w:shd w:val="clear" w:color="000000" w:fill="FFFFFF"/>
            <w:vAlign w:val="center"/>
            <w:tcPrChange w:id="8106" w:author="Valeria Tapia" w:date="2026-10-01T18:54:00Z">
              <w:tcPr>
                <w:tcW w:w="338" w:type="pct"/>
                <w:gridSpan w:val="8"/>
                <w:shd w:val="clear" w:color="000000" w:fill="FFFFFF"/>
                <w:vAlign w:val="center"/>
              </w:tcPr>
            </w:tcPrChange>
          </w:tcPr>
          <w:p w14:paraId="325B6777" w14:textId="3F9D6EA4" w:rsidR="006D452C" w:rsidRPr="00F073C2" w:rsidDel="004B2116" w:rsidRDefault="006D452C" w:rsidP="00AD5760">
            <w:pPr>
              <w:rPr>
                <w:del w:id="8107" w:author="Valeria Tapia" w:date="2026-10-01T11:37:00Z"/>
                <w:rFonts w:cs="Arial"/>
                <w:i/>
                <w:iCs/>
                <w:color w:val="000000"/>
                <w:sz w:val="16"/>
                <w:szCs w:val="16"/>
                <w:lang w:eastAsia="es-BO"/>
              </w:rPr>
            </w:pPr>
          </w:p>
        </w:tc>
        <w:tc>
          <w:tcPr>
            <w:tcW w:w="602" w:type="pct"/>
            <w:gridSpan w:val="7"/>
            <w:shd w:val="clear" w:color="000000" w:fill="FFFFFF"/>
            <w:vAlign w:val="center"/>
            <w:tcPrChange w:id="8108" w:author="Valeria Tapia" w:date="2026-10-01T18:54:00Z">
              <w:tcPr>
                <w:tcW w:w="592" w:type="pct"/>
                <w:gridSpan w:val="12"/>
                <w:shd w:val="clear" w:color="000000" w:fill="FFFFFF"/>
                <w:vAlign w:val="center"/>
              </w:tcPr>
            </w:tcPrChange>
          </w:tcPr>
          <w:p w14:paraId="779D0649" w14:textId="15AA6D89" w:rsidR="006D452C" w:rsidRPr="00F073C2" w:rsidDel="004B2116" w:rsidRDefault="006D452C" w:rsidP="00AD5760">
            <w:pPr>
              <w:rPr>
                <w:del w:id="8109" w:author="Valeria Tapia" w:date="2026-10-01T11:37:00Z"/>
                <w:rFonts w:cs="Arial"/>
                <w:i/>
                <w:iCs/>
                <w:color w:val="000000"/>
                <w:sz w:val="16"/>
                <w:szCs w:val="16"/>
                <w:lang w:eastAsia="es-BO"/>
              </w:rPr>
            </w:pPr>
          </w:p>
        </w:tc>
        <w:tc>
          <w:tcPr>
            <w:tcW w:w="1150" w:type="pct"/>
            <w:gridSpan w:val="14"/>
            <w:shd w:val="clear" w:color="000000" w:fill="FFFFFF"/>
            <w:tcPrChange w:id="8110" w:author="Valeria Tapia" w:date="2026-10-01T18:54:00Z">
              <w:tcPr>
                <w:tcW w:w="1142" w:type="pct"/>
                <w:gridSpan w:val="24"/>
                <w:shd w:val="clear" w:color="000000" w:fill="FFFFFF"/>
              </w:tcPr>
            </w:tcPrChange>
          </w:tcPr>
          <w:p w14:paraId="5E07185A" w14:textId="4638E015" w:rsidR="006D452C" w:rsidRPr="00F073C2" w:rsidDel="004B2116" w:rsidRDefault="006D452C" w:rsidP="00AD5760">
            <w:pPr>
              <w:rPr>
                <w:del w:id="8111" w:author="Valeria Tapia" w:date="2026-10-01T11:37:00Z"/>
                <w:rFonts w:cs="Arial"/>
                <w:i/>
                <w:iCs/>
                <w:color w:val="000000"/>
                <w:sz w:val="16"/>
                <w:szCs w:val="16"/>
                <w:lang w:eastAsia="es-BO"/>
              </w:rPr>
            </w:pPr>
          </w:p>
        </w:tc>
        <w:tc>
          <w:tcPr>
            <w:tcW w:w="1515" w:type="pct"/>
            <w:gridSpan w:val="8"/>
            <w:shd w:val="clear" w:color="000000" w:fill="FFFFFF"/>
            <w:vAlign w:val="center"/>
            <w:tcPrChange w:id="8112" w:author="Valeria Tapia" w:date="2026-10-01T18:54:00Z">
              <w:tcPr>
                <w:tcW w:w="1519" w:type="pct"/>
                <w:gridSpan w:val="15"/>
                <w:shd w:val="clear" w:color="000000" w:fill="FFFFFF"/>
                <w:vAlign w:val="center"/>
              </w:tcPr>
            </w:tcPrChange>
          </w:tcPr>
          <w:p w14:paraId="513E1C05" w14:textId="0EF97221" w:rsidR="006D452C" w:rsidRPr="00F073C2" w:rsidDel="004B2116" w:rsidRDefault="006D452C" w:rsidP="00AD5760">
            <w:pPr>
              <w:rPr>
                <w:del w:id="8113" w:author="Valeria Tapia" w:date="2026-10-01T11:37:00Z"/>
                <w:rFonts w:cs="Arial"/>
                <w:i/>
                <w:iCs/>
                <w:color w:val="000000"/>
                <w:sz w:val="16"/>
                <w:szCs w:val="16"/>
                <w:lang w:eastAsia="es-BO"/>
              </w:rPr>
            </w:pPr>
          </w:p>
        </w:tc>
      </w:tr>
      <w:tr w:rsidR="00BC22CC" w:rsidRPr="00F073C2" w:rsidDel="004B2116" w14:paraId="2DB208B1" w14:textId="77777777" w:rsidTr="00471D04">
        <w:tblPrEx>
          <w:tblPrExChange w:id="8114" w:author="Valeria Tapia" w:date="2026-10-01T18:54:00Z">
            <w:tblPrEx>
              <w:tblW w:w="5314" w:type="pct"/>
              <w:tblInd w:w="70" w:type="dxa"/>
            </w:tblPrEx>
          </w:tblPrExChange>
        </w:tblPrEx>
        <w:trPr>
          <w:trHeight w:val="126"/>
          <w:del w:id="8115" w:author="Valeria Tapia" w:date="2026-10-01T11:37:00Z"/>
          <w:trPrChange w:id="8116" w:author="Valeria Tapia" w:date="2026-10-01T18:54:00Z">
            <w:trPr>
              <w:gridBefore w:val="1"/>
              <w:gridAfter w:val="0"/>
              <w:trHeight w:val="126"/>
            </w:trPr>
          </w:trPrChange>
        </w:trPr>
        <w:tc>
          <w:tcPr>
            <w:tcW w:w="1396" w:type="pct"/>
            <w:gridSpan w:val="30"/>
            <w:shd w:val="clear" w:color="000000" w:fill="FFFFFF"/>
            <w:vAlign w:val="center"/>
            <w:tcPrChange w:id="8117" w:author="Valeria Tapia" w:date="2026-10-01T18:54:00Z">
              <w:tcPr>
                <w:tcW w:w="1409" w:type="pct"/>
                <w:gridSpan w:val="39"/>
                <w:shd w:val="clear" w:color="000000" w:fill="FFFFFF"/>
                <w:vAlign w:val="center"/>
              </w:tcPr>
            </w:tcPrChange>
          </w:tcPr>
          <w:p w14:paraId="7F028FC2" w14:textId="78C3DB6E" w:rsidR="006D452C" w:rsidRPr="00F073C2" w:rsidDel="004B2116" w:rsidRDefault="006D452C" w:rsidP="00AD5760">
            <w:pPr>
              <w:rPr>
                <w:del w:id="8118" w:author="Valeria Tapia" w:date="2026-10-01T11:37:00Z"/>
                <w:rFonts w:cs="Arial"/>
                <w:i/>
                <w:iCs/>
                <w:color w:val="000000"/>
                <w:sz w:val="16"/>
                <w:szCs w:val="16"/>
                <w:lang w:eastAsia="es-BO"/>
              </w:rPr>
            </w:pPr>
            <w:del w:id="8119" w:author="Valeria Tapia" w:date="2026-10-01T11:37:00Z">
              <w:r w:rsidRPr="00F073C2" w:rsidDel="004B2116">
                <w:rPr>
                  <w:rFonts w:cs="Arial"/>
                  <w:b/>
                  <w:bCs/>
                  <w:color w:val="000000"/>
                  <w:sz w:val="16"/>
                  <w:szCs w:val="16"/>
                  <w:lang w:eastAsia="es-BO"/>
                </w:rPr>
                <w:delText>OTRO (S) (Especificar):</w:delText>
              </w:r>
            </w:del>
          </w:p>
        </w:tc>
        <w:tc>
          <w:tcPr>
            <w:tcW w:w="338" w:type="pct"/>
            <w:gridSpan w:val="5"/>
            <w:shd w:val="clear" w:color="000000" w:fill="FFFFFF"/>
            <w:vAlign w:val="center"/>
            <w:tcPrChange w:id="8120" w:author="Valeria Tapia" w:date="2026-10-01T18:54:00Z">
              <w:tcPr>
                <w:tcW w:w="338" w:type="pct"/>
                <w:gridSpan w:val="8"/>
                <w:shd w:val="clear" w:color="000000" w:fill="FFFFFF"/>
                <w:vAlign w:val="center"/>
              </w:tcPr>
            </w:tcPrChange>
          </w:tcPr>
          <w:p w14:paraId="2051F0C7" w14:textId="0CC6028D" w:rsidR="006D452C" w:rsidRPr="00F073C2" w:rsidDel="004B2116" w:rsidRDefault="006D452C" w:rsidP="00AD5760">
            <w:pPr>
              <w:rPr>
                <w:del w:id="8121" w:author="Valeria Tapia" w:date="2026-10-01T11:37:00Z"/>
                <w:rFonts w:cs="Arial"/>
                <w:i/>
                <w:iCs/>
                <w:color w:val="000000"/>
                <w:sz w:val="16"/>
                <w:szCs w:val="16"/>
                <w:lang w:eastAsia="es-BO"/>
              </w:rPr>
            </w:pPr>
          </w:p>
        </w:tc>
        <w:tc>
          <w:tcPr>
            <w:tcW w:w="602" w:type="pct"/>
            <w:gridSpan w:val="7"/>
            <w:shd w:val="clear" w:color="000000" w:fill="FFFFFF"/>
            <w:vAlign w:val="center"/>
            <w:tcPrChange w:id="8122" w:author="Valeria Tapia" w:date="2026-10-01T18:54:00Z">
              <w:tcPr>
                <w:tcW w:w="592" w:type="pct"/>
                <w:gridSpan w:val="12"/>
                <w:shd w:val="clear" w:color="000000" w:fill="FFFFFF"/>
                <w:vAlign w:val="center"/>
              </w:tcPr>
            </w:tcPrChange>
          </w:tcPr>
          <w:p w14:paraId="028EB9F8" w14:textId="235C8ACE" w:rsidR="006D452C" w:rsidRPr="00F073C2" w:rsidDel="004B2116" w:rsidRDefault="006D452C" w:rsidP="00AD5760">
            <w:pPr>
              <w:rPr>
                <w:del w:id="8123" w:author="Valeria Tapia" w:date="2026-10-01T11:37:00Z"/>
                <w:rFonts w:cs="Arial"/>
                <w:i/>
                <w:iCs/>
                <w:color w:val="000000"/>
                <w:sz w:val="16"/>
                <w:szCs w:val="16"/>
                <w:lang w:eastAsia="es-BO"/>
              </w:rPr>
            </w:pPr>
          </w:p>
        </w:tc>
        <w:tc>
          <w:tcPr>
            <w:tcW w:w="1150" w:type="pct"/>
            <w:gridSpan w:val="14"/>
            <w:shd w:val="clear" w:color="000000" w:fill="FFFFFF"/>
            <w:tcPrChange w:id="8124" w:author="Valeria Tapia" w:date="2026-10-01T18:54:00Z">
              <w:tcPr>
                <w:tcW w:w="1142" w:type="pct"/>
                <w:gridSpan w:val="24"/>
                <w:shd w:val="clear" w:color="000000" w:fill="FFFFFF"/>
              </w:tcPr>
            </w:tcPrChange>
          </w:tcPr>
          <w:p w14:paraId="388110FF" w14:textId="3045C16D" w:rsidR="006D452C" w:rsidRPr="00F073C2" w:rsidDel="004B2116" w:rsidRDefault="006D452C" w:rsidP="00AD5760">
            <w:pPr>
              <w:rPr>
                <w:del w:id="8125" w:author="Valeria Tapia" w:date="2026-10-01T11:37:00Z"/>
                <w:rFonts w:cs="Arial"/>
                <w:i/>
                <w:iCs/>
                <w:color w:val="000000"/>
                <w:sz w:val="16"/>
                <w:szCs w:val="16"/>
                <w:lang w:eastAsia="es-BO"/>
              </w:rPr>
            </w:pPr>
          </w:p>
        </w:tc>
        <w:tc>
          <w:tcPr>
            <w:tcW w:w="1515" w:type="pct"/>
            <w:gridSpan w:val="8"/>
            <w:shd w:val="clear" w:color="000000" w:fill="FFFFFF"/>
            <w:vAlign w:val="center"/>
            <w:tcPrChange w:id="8126" w:author="Valeria Tapia" w:date="2026-10-01T18:54:00Z">
              <w:tcPr>
                <w:tcW w:w="1519" w:type="pct"/>
                <w:gridSpan w:val="15"/>
                <w:shd w:val="clear" w:color="000000" w:fill="FFFFFF"/>
                <w:vAlign w:val="center"/>
              </w:tcPr>
            </w:tcPrChange>
          </w:tcPr>
          <w:p w14:paraId="4A75DF6E" w14:textId="7F1A3C19" w:rsidR="006D452C" w:rsidRPr="00F073C2" w:rsidDel="004B2116" w:rsidRDefault="006D452C" w:rsidP="00AD5760">
            <w:pPr>
              <w:rPr>
                <w:del w:id="8127" w:author="Valeria Tapia" w:date="2026-10-01T11:37:00Z"/>
                <w:rFonts w:cs="Arial"/>
                <w:i/>
                <w:iCs/>
                <w:color w:val="000000"/>
                <w:sz w:val="16"/>
                <w:szCs w:val="16"/>
                <w:lang w:eastAsia="es-BO"/>
              </w:rPr>
            </w:pPr>
          </w:p>
        </w:tc>
      </w:tr>
      <w:tr w:rsidR="006D452C" w:rsidRPr="00F073C2" w:rsidDel="004B2116" w14:paraId="2BDA0F62" w14:textId="05C12970" w:rsidTr="00BC22CC">
        <w:trPr>
          <w:trHeight w:val="126"/>
          <w:del w:id="8128" w:author="Valeria Tapia" w:date="2026-10-01T11:37:00Z"/>
          <w:trPrChange w:id="8129" w:author="Valeria Tapia" w:date="2026-10-01T18:43:00Z">
            <w:trPr>
              <w:gridAfter w:val="0"/>
              <w:trHeight w:val="126"/>
            </w:trPr>
          </w:trPrChange>
        </w:trPr>
        <w:tc>
          <w:tcPr>
            <w:tcW w:w="5000" w:type="pct"/>
            <w:gridSpan w:val="64"/>
            <w:shd w:val="clear" w:color="000000" w:fill="FFFFFF"/>
            <w:tcPrChange w:id="8130" w:author="Valeria Tapia" w:date="2026-10-01T18:43:00Z">
              <w:tcPr>
                <w:tcW w:w="5000" w:type="pct"/>
                <w:gridSpan w:val="98"/>
                <w:shd w:val="clear" w:color="000000" w:fill="FFFFFF"/>
              </w:tcPr>
            </w:tcPrChange>
          </w:tcPr>
          <w:p w14:paraId="2BBA8C7E" w14:textId="15E1FF17" w:rsidR="006D452C" w:rsidRPr="00F073C2" w:rsidDel="004B2116" w:rsidRDefault="006D452C" w:rsidP="008F0EB0">
            <w:pPr>
              <w:pStyle w:val="Prrafodelista"/>
              <w:numPr>
                <w:ilvl w:val="0"/>
                <w:numId w:val="20"/>
              </w:numPr>
              <w:ind w:left="142" w:hanging="142"/>
              <w:rPr>
                <w:del w:id="8131" w:author="Valeria Tapia" w:date="2026-10-01T11:37:00Z"/>
                <w:rFonts w:cs="Arial"/>
                <w:i/>
                <w:iCs/>
                <w:color w:val="000000"/>
                <w:sz w:val="16"/>
                <w:szCs w:val="16"/>
                <w:lang w:eastAsia="es-BO"/>
              </w:rPr>
            </w:pPr>
            <w:del w:id="8132" w:author="Valeria Tapia" w:date="2026-10-01T11:37:00Z">
              <w:r w:rsidRPr="00F073C2" w:rsidDel="004B2116">
                <w:rPr>
                  <w:rFonts w:cs="Arial"/>
                  <w:i/>
                  <w:iCs/>
                  <w:color w:val="000000"/>
                  <w:sz w:val="16"/>
                  <w:szCs w:val="16"/>
                  <w:lang w:eastAsia="es-BO"/>
                </w:rPr>
                <w:delText>SI LA RESPUESTA ES "SI"  O "EN DESARROLLO" EN ALGUNO DE LOS CASOS CONTIN</w:delText>
              </w:r>
              <w:r w:rsidDel="004B2116">
                <w:rPr>
                  <w:rFonts w:cs="Arial"/>
                  <w:i/>
                  <w:iCs/>
                  <w:color w:val="000000"/>
                  <w:sz w:val="16"/>
                  <w:szCs w:val="16"/>
                  <w:lang w:eastAsia="es-BO"/>
                </w:rPr>
                <w:delText>Ú</w:delText>
              </w:r>
              <w:r w:rsidRPr="00F073C2" w:rsidDel="004B2116">
                <w:rPr>
                  <w:rFonts w:cs="Arial"/>
                  <w:i/>
                  <w:iCs/>
                  <w:color w:val="000000"/>
                  <w:sz w:val="16"/>
                  <w:szCs w:val="16"/>
                  <w:lang w:eastAsia="es-BO"/>
                </w:rPr>
                <w:delText xml:space="preserve">E CON LA PREGUNTA 4, </w:delText>
              </w:r>
            </w:del>
          </w:p>
          <w:p w14:paraId="2EAC8794" w14:textId="5EFC07B9" w:rsidR="006D452C" w:rsidRPr="006755B5" w:rsidDel="004B2116" w:rsidRDefault="006D452C" w:rsidP="008F0EB0">
            <w:pPr>
              <w:pStyle w:val="Prrafodelista"/>
              <w:numPr>
                <w:ilvl w:val="0"/>
                <w:numId w:val="20"/>
              </w:numPr>
              <w:ind w:left="142" w:hanging="142"/>
              <w:rPr>
                <w:del w:id="8133" w:author="Valeria Tapia" w:date="2026-10-01T11:37:00Z"/>
                <w:rFonts w:cs="Arial"/>
                <w:i/>
                <w:iCs/>
                <w:color w:val="000000"/>
                <w:sz w:val="16"/>
                <w:szCs w:val="16"/>
                <w:lang w:eastAsia="es-BO"/>
              </w:rPr>
            </w:pPr>
            <w:del w:id="8134" w:author="Valeria Tapia" w:date="2026-10-01T11:37:00Z">
              <w:r w:rsidRPr="006755B5" w:rsidDel="004B2116">
                <w:rPr>
                  <w:rFonts w:cs="Arial"/>
                  <w:i/>
                  <w:iCs/>
                  <w:color w:val="000000"/>
                  <w:sz w:val="16"/>
                  <w:szCs w:val="16"/>
                  <w:lang w:eastAsia="es-BO"/>
                </w:rPr>
                <w:delText xml:space="preserve">SI RESPONDIÓ "NO" Y TIENE UN SISTEMA PARA REGISTRAR OPERADORES, VAYA A LA PREGUNTA 4. SI NO, CONTINÚE CON LA </w:delText>
              </w:r>
              <w:r w:rsidRPr="006755B5" w:rsidDel="004B2116">
                <w:rPr>
                  <w:rFonts w:cs="Arial"/>
                  <w:b/>
                  <w:i/>
                  <w:iCs/>
                  <w:color w:val="000000"/>
                  <w:sz w:val="16"/>
                  <w:szCs w:val="16"/>
                  <w:lang w:eastAsia="es-BO"/>
                </w:rPr>
                <w:delText xml:space="preserve">SECCIÓN </w:delText>
              </w:r>
              <w:r w:rsidRPr="00DE11FC" w:rsidDel="004B2116">
                <w:rPr>
                  <w:rFonts w:cs="Arial"/>
                  <w:b/>
                  <w:i/>
                  <w:iCs/>
                  <w:color w:val="000000"/>
                  <w:sz w:val="16"/>
                  <w:szCs w:val="16"/>
                  <w:lang w:eastAsia="es-BO"/>
                </w:rPr>
                <w:delText>3.</w:delText>
              </w:r>
            </w:del>
          </w:p>
        </w:tc>
      </w:tr>
      <w:tr w:rsidR="006D452C" w:rsidRPr="00F073C2" w:rsidDel="009A2BC4" w14:paraId="1BE837E9" w14:textId="6BE348C5" w:rsidTr="00BC22CC">
        <w:trPr>
          <w:trHeight w:val="298"/>
          <w:del w:id="8135" w:author="Valeria Tapia" w:date="2026-10-01T17:56:00Z"/>
          <w:trPrChange w:id="8136" w:author="Valeria Tapia" w:date="2026-10-01T18:43:00Z">
            <w:trPr>
              <w:gridAfter w:val="0"/>
              <w:trHeight w:val="298"/>
            </w:trPr>
          </w:trPrChange>
        </w:trPr>
        <w:tc>
          <w:tcPr>
            <w:tcW w:w="5000" w:type="pct"/>
            <w:gridSpan w:val="64"/>
            <w:shd w:val="clear" w:color="000000" w:fill="FFF2CC"/>
            <w:tcPrChange w:id="8137" w:author="Valeria Tapia" w:date="2026-10-01T18:43:00Z">
              <w:tcPr>
                <w:tcW w:w="5000" w:type="pct"/>
                <w:gridSpan w:val="98"/>
                <w:shd w:val="clear" w:color="000000" w:fill="FFF2CC"/>
              </w:tcPr>
            </w:tcPrChange>
          </w:tcPr>
          <w:p w14:paraId="678CFB8A" w14:textId="3BC8F8BA" w:rsidR="006D452C" w:rsidRPr="00F073C2" w:rsidDel="009A2BC4" w:rsidRDefault="006D452C" w:rsidP="008F0EB0">
            <w:pPr>
              <w:pStyle w:val="Prrafodelista"/>
              <w:numPr>
                <w:ilvl w:val="0"/>
                <w:numId w:val="86"/>
              </w:numPr>
              <w:ind w:left="142" w:hanging="142"/>
              <w:rPr>
                <w:del w:id="8138" w:author="Valeria Tapia" w:date="2026-10-01T17:56:00Z"/>
                <w:rFonts w:cs="Arial"/>
                <w:bCs/>
                <w:color w:val="000000"/>
                <w:sz w:val="16"/>
                <w:szCs w:val="16"/>
                <w:lang w:eastAsia="es-BO"/>
              </w:rPr>
            </w:pPr>
            <w:del w:id="8139" w:author="Valeria Tapia" w:date="2026-10-01T17:56:00Z">
              <w:r w:rsidRPr="00F073C2" w:rsidDel="009A2BC4">
                <w:rPr>
                  <w:rFonts w:cs="Arial"/>
                  <w:b/>
                  <w:bCs/>
                  <w:color w:val="000000"/>
                  <w:sz w:val="16"/>
                  <w:szCs w:val="16"/>
                  <w:lang w:eastAsia="es-BO"/>
                </w:rPr>
                <w:delText xml:space="preserve">¿QUÉ INSTANCIA </w:delText>
              </w:r>
            </w:del>
            <w:del w:id="8140" w:author="Valeria Tapia" w:date="2026-10-01T11:38:00Z">
              <w:r w:rsidRPr="00F073C2" w:rsidDel="004B2116">
                <w:rPr>
                  <w:rFonts w:cs="Arial"/>
                  <w:b/>
                  <w:bCs/>
                  <w:color w:val="000000"/>
                  <w:sz w:val="16"/>
                  <w:szCs w:val="16"/>
                  <w:lang w:eastAsia="es-BO"/>
                </w:rPr>
                <w:delText>DESARROLL</w:delText>
              </w:r>
              <w:r w:rsidDel="004B2116">
                <w:rPr>
                  <w:rFonts w:cs="Arial"/>
                  <w:b/>
                  <w:bCs/>
                  <w:sz w:val="16"/>
                  <w:szCs w:val="16"/>
                  <w:lang w:eastAsia="es-BO"/>
                </w:rPr>
                <w:delText>Ó</w:delText>
              </w:r>
              <w:r w:rsidRPr="00F073C2" w:rsidDel="004B2116">
                <w:rPr>
                  <w:rFonts w:cs="Arial"/>
                  <w:b/>
                  <w:bCs/>
                  <w:color w:val="FF0000"/>
                  <w:sz w:val="16"/>
                  <w:szCs w:val="16"/>
                  <w:lang w:eastAsia="es-BO"/>
                </w:rPr>
                <w:delText xml:space="preserve"> </w:delText>
              </w:r>
              <w:r w:rsidRPr="00F073C2" w:rsidDel="004B2116">
                <w:rPr>
                  <w:rFonts w:cs="Arial"/>
                  <w:b/>
                  <w:bCs/>
                  <w:color w:val="000000"/>
                  <w:sz w:val="16"/>
                  <w:szCs w:val="16"/>
                  <w:lang w:eastAsia="es-BO"/>
                </w:rPr>
                <w:delText xml:space="preserve">LOS </w:delText>
              </w:r>
            </w:del>
            <w:del w:id="8141" w:author="Valeria Tapia" w:date="2026-10-01T17:56:00Z">
              <w:r w:rsidRPr="00F073C2" w:rsidDel="009A2BC4">
                <w:rPr>
                  <w:rFonts w:cs="Arial"/>
                  <w:b/>
                  <w:bCs/>
                  <w:color w:val="000000"/>
                  <w:sz w:val="16"/>
                  <w:szCs w:val="16"/>
                  <w:lang w:eastAsia="es-BO"/>
                </w:rPr>
                <w:delText>SISTEMA</w:delText>
              </w:r>
            </w:del>
            <w:del w:id="8142" w:author="Valeria Tapia" w:date="2026-10-01T11:38:00Z">
              <w:r w:rsidRPr="00F073C2" w:rsidDel="004B2116">
                <w:rPr>
                  <w:rFonts w:cs="Arial"/>
                  <w:b/>
                  <w:bCs/>
                  <w:color w:val="000000"/>
                  <w:sz w:val="16"/>
                  <w:szCs w:val="16"/>
                  <w:lang w:eastAsia="es-BO"/>
                </w:rPr>
                <w:delText>S</w:delText>
              </w:r>
            </w:del>
            <w:del w:id="8143" w:author="Valeria Tapia" w:date="2026-10-01T17:56:00Z">
              <w:r w:rsidRPr="00F073C2" w:rsidDel="009A2BC4">
                <w:rPr>
                  <w:rFonts w:cs="Arial"/>
                  <w:b/>
                  <w:bCs/>
                  <w:color w:val="000000"/>
                  <w:sz w:val="16"/>
                  <w:szCs w:val="16"/>
                  <w:lang w:eastAsia="es-BO"/>
                </w:rPr>
                <w:delText xml:space="preserve"> INFORMÁTICO</w:delText>
              </w:r>
            </w:del>
            <w:del w:id="8144" w:author="Valeria Tapia" w:date="2026-10-01T11:38:00Z">
              <w:r w:rsidRPr="00F073C2" w:rsidDel="004B2116">
                <w:rPr>
                  <w:rFonts w:cs="Arial"/>
                  <w:b/>
                  <w:bCs/>
                  <w:color w:val="000000"/>
                  <w:sz w:val="16"/>
                  <w:szCs w:val="16"/>
                  <w:lang w:eastAsia="es-BO"/>
                </w:rPr>
                <w:delText>S</w:delText>
              </w:r>
            </w:del>
            <w:del w:id="8145" w:author="Valeria Tapia" w:date="2026-10-01T17:56:00Z">
              <w:r w:rsidRPr="00F073C2" w:rsidDel="009A2BC4">
                <w:rPr>
                  <w:rFonts w:cs="Arial"/>
                  <w:b/>
                  <w:bCs/>
                  <w:color w:val="000000"/>
                  <w:sz w:val="16"/>
                  <w:szCs w:val="16"/>
                  <w:lang w:eastAsia="es-BO"/>
                </w:rPr>
                <w:delText xml:space="preserve"> </w:delText>
              </w:r>
            </w:del>
            <w:del w:id="8146" w:author="Valeria Tapia" w:date="2026-10-01T11:38:00Z">
              <w:r w:rsidRPr="00F073C2" w:rsidDel="004B2116">
                <w:rPr>
                  <w:rFonts w:cs="Arial"/>
                  <w:b/>
                  <w:bCs/>
                  <w:color w:val="000000"/>
                  <w:sz w:val="16"/>
                  <w:szCs w:val="16"/>
                  <w:lang w:eastAsia="es-BO"/>
                </w:rPr>
                <w:delText>QUE UTILIZA LA ENTIDAD?</w:delText>
              </w:r>
              <w:r w:rsidRPr="00F073C2" w:rsidDel="004B2116">
                <w:rPr>
                  <w:rFonts w:cs="Arial"/>
                  <w:bCs/>
                  <w:color w:val="000000"/>
                  <w:sz w:val="16"/>
                  <w:szCs w:val="16"/>
                  <w:lang w:eastAsia="es-BO"/>
                </w:rPr>
                <w:delText xml:space="preserve"> </w:delText>
              </w:r>
            </w:del>
          </w:p>
          <w:p w14:paraId="269ACE47" w14:textId="390ABC36" w:rsidR="006D452C" w:rsidRPr="00F073C2" w:rsidDel="009A2BC4" w:rsidRDefault="006D452C" w:rsidP="00AD5760">
            <w:pPr>
              <w:pStyle w:val="Prrafodelista"/>
              <w:ind w:left="142" w:hanging="142"/>
              <w:rPr>
                <w:del w:id="8147" w:author="Valeria Tapia" w:date="2026-10-01T17:56:00Z"/>
                <w:rFonts w:cs="Arial"/>
                <w:b/>
                <w:bCs/>
                <w:color w:val="000000"/>
                <w:sz w:val="16"/>
                <w:szCs w:val="16"/>
                <w:lang w:eastAsia="es-BO"/>
              </w:rPr>
            </w:pPr>
            <w:del w:id="8148" w:author="Valeria Tapia" w:date="2026-10-01T17:56:00Z">
              <w:r w:rsidRPr="00F073C2" w:rsidDel="009A2BC4">
                <w:rPr>
                  <w:rFonts w:cs="Arial"/>
                  <w:bCs/>
                  <w:color w:val="00B050"/>
                  <w:sz w:val="16"/>
                  <w:szCs w:val="16"/>
                  <w:lang w:eastAsia="es-BO"/>
                </w:rPr>
                <w:delText xml:space="preserve"> </w:delText>
              </w:r>
              <w:r w:rsidRPr="00F073C2" w:rsidDel="009A2BC4">
                <w:rPr>
                  <w:rFonts w:cs="Arial"/>
                  <w:bCs/>
                  <w:color w:val="000000"/>
                  <w:sz w:val="16"/>
                  <w:szCs w:val="16"/>
                  <w:lang w:eastAsia="es-BO"/>
                </w:rPr>
                <w:delText>(Marque con una X).</w:delText>
              </w:r>
            </w:del>
          </w:p>
        </w:tc>
      </w:tr>
      <w:tr w:rsidR="00BC22CC" w:rsidRPr="00F073C2" w:rsidDel="009A2BC4" w14:paraId="296A0AA4" w14:textId="77777777" w:rsidTr="00471D04">
        <w:tblPrEx>
          <w:tblPrExChange w:id="8149" w:author="Valeria Tapia" w:date="2026-10-01T18:54:00Z">
            <w:tblPrEx>
              <w:tblW w:w="5314" w:type="pct"/>
              <w:tblInd w:w="70" w:type="dxa"/>
            </w:tblPrEx>
          </w:tblPrExChange>
        </w:tblPrEx>
        <w:trPr>
          <w:trHeight w:val="300"/>
          <w:del w:id="8150" w:author="Valeria Tapia" w:date="2026-10-01T17:56:00Z"/>
          <w:trPrChange w:id="8151" w:author="Valeria Tapia" w:date="2026-10-01T18:54:00Z">
            <w:trPr>
              <w:gridBefore w:val="1"/>
              <w:gridAfter w:val="0"/>
              <w:trHeight w:val="300"/>
            </w:trPr>
          </w:trPrChange>
        </w:trPr>
        <w:tc>
          <w:tcPr>
            <w:tcW w:w="1161" w:type="pct"/>
            <w:gridSpan w:val="21"/>
            <w:shd w:val="clear" w:color="auto" w:fill="auto"/>
            <w:noWrap/>
            <w:vAlign w:val="center"/>
            <w:hideMark/>
            <w:tcPrChange w:id="8152" w:author="Valeria Tapia" w:date="2026-10-01T18:54:00Z">
              <w:tcPr>
                <w:tcW w:w="1173" w:type="pct"/>
                <w:gridSpan w:val="25"/>
                <w:shd w:val="clear" w:color="auto" w:fill="auto"/>
                <w:noWrap/>
                <w:vAlign w:val="center"/>
                <w:hideMark/>
              </w:tcPr>
            </w:tcPrChange>
          </w:tcPr>
          <w:p w14:paraId="36B5AF60" w14:textId="096B8FA7" w:rsidR="006D452C" w:rsidRPr="00F073C2" w:rsidDel="009A2BC4" w:rsidRDefault="006D452C" w:rsidP="00AD5760">
            <w:pPr>
              <w:jc w:val="center"/>
              <w:rPr>
                <w:del w:id="8153" w:author="Valeria Tapia" w:date="2026-10-01T17:56:00Z"/>
                <w:rFonts w:cs="Arial"/>
                <w:b/>
                <w:bCs/>
                <w:color w:val="000000"/>
                <w:sz w:val="16"/>
                <w:szCs w:val="16"/>
                <w:lang w:eastAsia="es-BO"/>
              </w:rPr>
            </w:pPr>
            <w:del w:id="8154" w:author="Valeria Tapia" w:date="2026-10-01T17:56:00Z">
              <w:r w:rsidRPr="00F073C2" w:rsidDel="009A2BC4">
                <w:rPr>
                  <w:rFonts w:cs="Arial"/>
                  <w:b/>
                  <w:bCs/>
                  <w:color w:val="000000"/>
                  <w:sz w:val="16"/>
                  <w:szCs w:val="16"/>
                  <w:lang w:eastAsia="es-BO"/>
                </w:rPr>
                <w:delText>SISTEMA</w:delText>
              </w:r>
            </w:del>
          </w:p>
        </w:tc>
        <w:tc>
          <w:tcPr>
            <w:tcW w:w="1031" w:type="pct"/>
            <w:gridSpan w:val="20"/>
            <w:shd w:val="clear" w:color="auto" w:fill="auto"/>
            <w:noWrap/>
            <w:vAlign w:val="center"/>
            <w:hideMark/>
            <w:tcPrChange w:id="8155" w:author="Valeria Tapia" w:date="2026-10-01T18:54:00Z">
              <w:tcPr>
                <w:tcW w:w="1033" w:type="pct"/>
                <w:gridSpan w:val="30"/>
                <w:shd w:val="clear" w:color="auto" w:fill="auto"/>
                <w:noWrap/>
                <w:vAlign w:val="center"/>
                <w:hideMark/>
              </w:tcPr>
            </w:tcPrChange>
          </w:tcPr>
          <w:p w14:paraId="7315C585" w14:textId="0F160561" w:rsidR="006D452C" w:rsidRPr="00F073C2" w:rsidDel="009A2BC4" w:rsidRDefault="006D452C" w:rsidP="00AD5760">
            <w:pPr>
              <w:jc w:val="center"/>
              <w:rPr>
                <w:del w:id="8156" w:author="Valeria Tapia" w:date="2026-10-01T17:56:00Z"/>
                <w:rFonts w:cs="Arial"/>
                <w:b/>
                <w:bCs/>
                <w:color w:val="000000"/>
                <w:sz w:val="16"/>
                <w:szCs w:val="16"/>
                <w:lang w:eastAsia="es-BO"/>
              </w:rPr>
            </w:pPr>
            <w:del w:id="8157" w:author="Valeria Tapia" w:date="2026-10-01T11:40:00Z">
              <w:r w:rsidRPr="00F073C2" w:rsidDel="004B2116">
                <w:rPr>
                  <w:rFonts w:cs="Arial"/>
                  <w:b/>
                  <w:bCs/>
                  <w:color w:val="000000"/>
                  <w:sz w:val="16"/>
                  <w:szCs w:val="16"/>
                  <w:lang w:eastAsia="es-BO"/>
                </w:rPr>
                <w:delText xml:space="preserve">SU </w:delText>
              </w:r>
            </w:del>
            <w:del w:id="8158" w:author="Valeria Tapia" w:date="2026-10-01T17:56:00Z">
              <w:r w:rsidRPr="00F073C2" w:rsidDel="009A2BC4">
                <w:rPr>
                  <w:rFonts w:cs="Arial"/>
                  <w:b/>
                  <w:bCs/>
                  <w:color w:val="000000"/>
                  <w:sz w:val="16"/>
                  <w:szCs w:val="16"/>
                  <w:lang w:eastAsia="es-BO"/>
                </w:rPr>
                <w:delText>ENTIDAD</w:delText>
              </w:r>
            </w:del>
          </w:p>
        </w:tc>
        <w:tc>
          <w:tcPr>
            <w:tcW w:w="963" w:type="pct"/>
            <w:gridSpan w:val="13"/>
            <w:vAlign w:val="center"/>
            <w:tcPrChange w:id="8159" w:author="Valeria Tapia" w:date="2026-10-01T18:54:00Z">
              <w:tcPr>
                <w:tcW w:w="958" w:type="pct"/>
                <w:gridSpan w:val="26"/>
                <w:vAlign w:val="center"/>
              </w:tcPr>
            </w:tcPrChange>
          </w:tcPr>
          <w:p w14:paraId="254782BE" w14:textId="5AD900D3" w:rsidR="006D452C" w:rsidRPr="00F073C2" w:rsidDel="009A2BC4" w:rsidRDefault="006D452C" w:rsidP="00AD5760">
            <w:pPr>
              <w:jc w:val="center"/>
              <w:rPr>
                <w:del w:id="8160" w:author="Valeria Tapia" w:date="2026-10-01T17:56:00Z"/>
                <w:rFonts w:cs="Arial"/>
                <w:b/>
                <w:bCs/>
                <w:color w:val="000000"/>
                <w:sz w:val="16"/>
                <w:szCs w:val="16"/>
                <w:lang w:eastAsia="es-BO"/>
              </w:rPr>
            </w:pPr>
            <w:del w:id="8161" w:author="Valeria Tapia" w:date="2026-10-01T11:41:00Z">
              <w:r w:rsidRPr="00F073C2" w:rsidDel="004B2116">
                <w:rPr>
                  <w:rFonts w:cs="Arial"/>
                  <w:b/>
                  <w:bCs/>
                  <w:color w:val="000000"/>
                  <w:sz w:val="16"/>
                  <w:szCs w:val="16"/>
                  <w:lang w:eastAsia="es-BO"/>
                </w:rPr>
                <w:delText>ENTIDAD PRIVADA</w:delText>
              </w:r>
            </w:del>
          </w:p>
        </w:tc>
        <w:tc>
          <w:tcPr>
            <w:tcW w:w="1845" w:type="pct"/>
            <w:gridSpan w:val="10"/>
            <w:shd w:val="clear" w:color="auto" w:fill="auto"/>
            <w:noWrap/>
            <w:vAlign w:val="center"/>
            <w:tcPrChange w:id="8162" w:author="Valeria Tapia" w:date="2026-10-01T18:54:00Z">
              <w:tcPr>
                <w:tcW w:w="1835" w:type="pct"/>
                <w:gridSpan w:val="17"/>
                <w:shd w:val="clear" w:color="auto" w:fill="auto"/>
                <w:noWrap/>
                <w:vAlign w:val="center"/>
              </w:tcPr>
            </w:tcPrChange>
          </w:tcPr>
          <w:p w14:paraId="436F7D94" w14:textId="52018D65" w:rsidR="006D452C" w:rsidRPr="00F073C2" w:rsidDel="009A2BC4" w:rsidRDefault="006D452C" w:rsidP="00AD5760">
            <w:pPr>
              <w:jc w:val="center"/>
              <w:rPr>
                <w:del w:id="8163" w:author="Valeria Tapia" w:date="2026-10-01T17:56:00Z"/>
                <w:rFonts w:cs="Arial"/>
                <w:b/>
                <w:bCs/>
                <w:color w:val="000000"/>
                <w:sz w:val="16"/>
                <w:szCs w:val="16"/>
                <w:lang w:eastAsia="es-BO"/>
              </w:rPr>
            </w:pPr>
            <w:del w:id="8164" w:author="Valeria Tapia" w:date="2026-10-01T11:41:00Z">
              <w:r w:rsidRPr="00F073C2" w:rsidDel="004B2116">
                <w:rPr>
                  <w:rFonts w:cs="Arial"/>
                  <w:b/>
                  <w:bCs/>
                  <w:color w:val="000000"/>
                  <w:sz w:val="16"/>
                  <w:szCs w:val="16"/>
                  <w:lang w:eastAsia="es-BO"/>
                </w:rPr>
                <w:delText>ENTIDAD PÚBLICA EXTERNA</w:delText>
              </w:r>
            </w:del>
          </w:p>
        </w:tc>
      </w:tr>
      <w:tr w:rsidR="00BC22CC" w:rsidRPr="00F073C2" w:rsidDel="009A2BC4" w14:paraId="714F6F70" w14:textId="77777777" w:rsidTr="00471D04">
        <w:tblPrEx>
          <w:tblPrExChange w:id="8165" w:author="Valeria Tapia" w:date="2026-10-01T18:54:00Z">
            <w:tblPrEx>
              <w:tblW w:w="5314" w:type="pct"/>
              <w:tblInd w:w="70" w:type="dxa"/>
            </w:tblPrEx>
          </w:tblPrExChange>
        </w:tblPrEx>
        <w:trPr>
          <w:trHeight w:val="300"/>
          <w:del w:id="8166" w:author="Valeria Tapia" w:date="2026-10-01T17:56:00Z"/>
          <w:trPrChange w:id="8167" w:author="Valeria Tapia" w:date="2026-10-01T18:54:00Z">
            <w:trPr>
              <w:gridBefore w:val="1"/>
              <w:gridAfter w:val="0"/>
              <w:trHeight w:val="300"/>
            </w:trPr>
          </w:trPrChange>
        </w:trPr>
        <w:tc>
          <w:tcPr>
            <w:tcW w:w="1161" w:type="pct"/>
            <w:gridSpan w:val="21"/>
            <w:shd w:val="clear" w:color="auto" w:fill="auto"/>
            <w:noWrap/>
            <w:vAlign w:val="bottom"/>
            <w:hideMark/>
            <w:tcPrChange w:id="8168" w:author="Valeria Tapia" w:date="2026-10-01T18:54:00Z">
              <w:tcPr>
                <w:tcW w:w="1173" w:type="pct"/>
                <w:gridSpan w:val="25"/>
                <w:shd w:val="clear" w:color="auto" w:fill="auto"/>
                <w:noWrap/>
                <w:vAlign w:val="bottom"/>
                <w:hideMark/>
              </w:tcPr>
            </w:tcPrChange>
          </w:tcPr>
          <w:p w14:paraId="2D2FEDB3" w14:textId="665C6EA2" w:rsidR="006D452C" w:rsidRPr="00F073C2" w:rsidDel="009A2BC4" w:rsidRDefault="006D452C" w:rsidP="00AD5760">
            <w:pPr>
              <w:rPr>
                <w:del w:id="8169" w:author="Valeria Tapia" w:date="2026-10-01T17:56:00Z"/>
                <w:rFonts w:cs="Arial"/>
                <w:color w:val="000000"/>
                <w:sz w:val="16"/>
                <w:szCs w:val="16"/>
                <w:lang w:eastAsia="es-BO"/>
              </w:rPr>
            </w:pPr>
            <w:del w:id="8170" w:author="Valeria Tapia" w:date="2026-10-01T17:56:00Z">
              <w:r w:rsidRPr="00F073C2" w:rsidDel="009A2BC4">
                <w:rPr>
                  <w:rFonts w:cs="Arial"/>
                  <w:b/>
                  <w:color w:val="000000"/>
                  <w:sz w:val="16"/>
                  <w:szCs w:val="16"/>
                  <w:lang w:eastAsia="es-BO"/>
                </w:rPr>
                <w:delText>REGISTRO DE OPERADORES</w:delText>
              </w:r>
            </w:del>
          </w:p>
        </w:tc>
        <w:tc>
          <w:tcPr>
            <w:tcW w:w="1031" w:type="pct"/>
            <w:gridSpan w:val="20"/>
            <w:shd w:val="clear" w:color="auto" w:fill="auto"/>
            <w:noWrap/>
            <w:vAlign w:val="center"/>
            <w:tcPrChange w:id="8171" w:author="Valeria Tapia" w:date="2026-10-01T18:54:00Z">
              <w:tcPr>
                <w:tcW w:w="1033" w:type="pct"/>
                <w:gridSpan w:val="30"/>
                <w:shd w:val="clear" w:color="auto" w:fill="auto"/>
                <w:noWrap/>
                <w:vAlign w:val="center"/>
              </w:tcPr>
            </w:tcPrChange>
          </w:tcPr>
          <w:p w14:paraId="22BEBA8E" w14:textId="030D1785" w:rsidR="006D452C" w:rsidRPr="00F073C2" w:rsidDel="009A2BC4" w:rsidRDefault="006D452C" w:rsidP="00AD5760">
            <w:pPr>
              <w:rPr>
                <w:del w:id="8172" w:author="Valeria Tapia" w:date="2026-10-01T17:56:00Z"/>
                <w:rFonts w:cs="Arial"/>
                <w:color w:val="000000"/>
                <w:sz w:val="16"/>
                <w:szCs w:val="16"/>
                <w:lang w:eastAsia="es-BO"/>
              </w:rPr>
            </w:pPr>
          </w:p>
        </w:tc>
        <w:tc>
          <w:tcPr>
            <w:tcW w:w="963" w:type="pct"/>
            <w:gridSpan w:val="13"/>
            <w:tcPrChange w:id="8173" w:author="Valeria Tapia" w:date="2026-10-01T18:54:00Z">
              <w:tcPr>
                <w:tcW w:w="958" w:type="pct"/>
                <w:gridSpan w:val="26"/>
              </w:tcPr>
            </w:tcPrChange>
          </w:tcPr>
          <w:p w14:paraId="0A079ADA" w14:textId="284BF48D" w:rsidR="006D452C" w:rsidRPr="00F073C2" w:rsidDel="009A2BC4" w:rsidRDefault="006D452C" w:rsidP="00AD5760">
            <w:pPr>
              <w:rPr>
                <w:del w:id="8174" w:author="Valeria Tapia" w:date="2026-10-01T17:56:00Z"/>
                <w:rFonts w:cs="Arial"/>
                <w:color w:val="000000"/>
                <w:sz w:val="16"/>
                <w:szCs w:val="16"/>
                <w:lang w:eastAsia="es-BO"/>
              </w:rPr>
            </w:pPr>
          </w:p>
        </w:tc>
        <w:tc>
          <w:tcPr>
            <w:tcW w:w="1845" w:type="pct"/>
            <w:gridSpan w:val="10"/>
            <w:shd w:val="clear" w:color="auto" w:fill="auto"/>
            <w:noWrap/>
            <w:vAlign w:val="bottom"/>
            <w:tcPrChange w:id="8175" w:author="Valeria Tapia" w:date="2026-10-01T18:54:00Z">
              <w:tcPr>
                <w:tcW w:w="1835" w:type="pct"/>
                <w:gridSpan w:val="17"/>
                <w:shd w:val="clear" w:color="auto" w:fill="auto"/>
                <w:noWrap/>
                <w:vAlign w:val="bottom"/>
              </w:tcPr>
            </w:tcPrChange>
          </w:tcPr>
          <w:p w14:paraId="60CC58B0" w14:textId="04F197A6" w:rsidR="006D452C" w:rsidRPr="00F073C2" w:rsidDel="009A2BC4" w:rsidRDefault="006D452C" w:rsidP="00AD5760">
            <w:pPr>
              <w:rPr>
                <w:del w:id="8176" w:author="Valeria Tapia" w:date="2026-10-01T17:56:00Z"/>
                <w:rFonts w:cs="Arial"/>
                <w:color w:val="000000"/>
                <w:sz w:val="16"/>
                <w:szCs w:val="16"/>
                <w:lang w:eastAsia="es-BO"/>
              </w:rPr>
            </w:pPr>
          </w:p>
        </w:tc>
      </w:tr>
      <w:tr w:rsidR="00BC22CC" w:rsidRPr="00F073C2" w:rsidDel="009A2BC4" w14:paraId="1EB7CDF8" w14:textId="77777777" w:rsidTr="00471D04">
        <w:tblPrEx>
          <w:tblPrExChange w:id="8177" w:author="Valeria Tapia" w:date="2026-10-01T18:54:00Z">
            <w:tblPrEx>
              <w:tblW w:w="5314" w:type="pct"/>
              <w:tblInd w:w="70" w:type="dxa"/>
            </w:tblPrEx>
          </w:tblPrExChange>
        </w:tblPrEx>
        <w:trPr>
          <w:trHeight w:val="269"/>
          <w:del w:id="8178" w:author="Valeria Tapia" w:date="2026-10-01T17:56:00Z"/>
          <w:trPrChange w:id="8179" w:author="Valeria Tapia" w:date="2026-10-01T18:54:00Z">
            <w:trPr>
              <w:gridBefore w:val="1"/>
              <w:gridAfter w:val="0"/>
              <w:trHeight w:val="269"/>
            </w:trPr>
          </w:trPrChange>
        </w:trPr>
        <w:tc>
          <w:tcPr>
            <w:tcW w:w="1161" w:type="pct"/>
            <w:gridSpan w:val="21"/>
            <w:shd w:val="clear" w:color="auto" w:fill="auto"/>
            <w:noWrap/>
            <w:vAlign w:val="center"/>
            <w:hideMark/>
            <w:tcPrChange w:id="8180" w:author="Valeria Tapia" w:date="2026-10-01T18:54:00Z">
              <w:tcPr>
                <w:tcW w:w="1173" w:type="pct"/>
                <w:gridSpan w:val="25"/>
                <w:shd w:val="clear" w:color="auto" w:fill="auto"/>
                <w:noWrap/>
                <w:vAlign w:val="center"/>
                <w:hideMark/>
              </w:tcPr>
            </w:tcPrChange>
          </w:tcPr>
          <w:p w14:paraId="51912239" w14:textId="0547CF47" w:rsidR="006D452C" w:rsidRPr="00F073C2" w:rsidDel="009A2BC4" w:rsidRDefault="006D452C" w:rsidP="00AD5760">
            <w:pPr>
              <w:rPr>
                <w:del w:id="8181" w:author="Valeria Tapia" w:date="2026-10-01T17:56:00Z"/>
                <w:rFonts w:cs="Arial"/>
                <w:color w:val="000000"/>
                <w:sz w:val="16"/>
                <w:szCs w:val="16"/>
                <w:lang w:eastAsia="es-BO"/>
              </w:rPr>
            </w:pPr>
            <w:del w:id="8182" w:author="Valeria Tapia" w:date="2026-10-01T17:56:00Z">
              <w:r w:rsidRPr="00F073C2" w:rsidDel="009A2BC4">
                <w:rPr>
                  <w:rFonts w:cs="Arial"/>
                  <w:b/>
                  <w:bCs/>
                  <w:color w:val="000000"/>
                  <w:sz w:val="16"/>
                  <w:szCs w:val="16"/>
                  <w:lang w:eastAsia="es-BO"/>
                </w:rPr>
                <w:delText>AUTORIZACIÓN PREVIA</w:delText>
              </w:r>
            </w:del>
          </w:p>
        </w:tc>
        <w:tc>
          <w:tcPr>
            <w:tcW w:w="1031" w:type="pct"/>
            <w:gridSpan w:val="20"/>
            <w:shd w:val="clear" w:color="auto" w:fill="auto"/>
            <w:noWrap/>
            <w:vAlign w:val="center"/>
            <w:tcPrChange w:id="8183" w:author="Valeria Tapia" w:date="2026-10-01T18:54:00Z">
              <w:tcPr>
                <w:tcW w:w="1033" w:type="pct"/>
                <w:gridSpan w:val="30"/>
                <w:shd w:val="clear" w:color="auto" w:fill="auto"/>
                <w:noWrap/>
                <w:vAlign w:val="center"/>
              </w:tcPr>
            </w:tcPrChange>
          </w:tcPr>
          <w:p w14:paraId="47DAB4A8" w14:textId="2EE77F7B" w:rsidR="006D452C" w:rsidRPr="00F073C2" w:rsidDel="009A2BC4" w:rsidRDefault="006D452C" w:rsidP="00AD5760">
            <w:pPr>
              <w:rPr>
                <w:del w:id="8184" w:author="Valeria Tapia" w:date="2026-10-01T17:56:00Z"/>
                <w:rFonts w:cs="Arial"/>
                <w:color w:val="000000"/>
                <w:sz w:val="16"/>
                <w:szCs w:val="16"/>
                <w:lang w:eastAsia="es-BO"/>
              </w:rPr>
            </w:pPr>
          </w:p>
        </w:tc>
        <w:tc>
          <w:tcPr>
            <w:tcW w:w="963" w:type="pct"/>
            <w:gridSpan w:val="13"/>
            <w:tcPrChange w:id="8185" w:author="Valeria Tapia" w:date="2026-10-01T18:54:00Z">
              <w:tcPr>
                <w:tcW w:w="958" w:type="pct"/>
                <w:gridSpan w:val="26"/>
              </w:tcPr>
            </w:tcPrChange>
          </w:tcPr>
          <w:p w14:paraId="2C51639B" w14:textId="02125D5E" w:rsidR="006D452C" w:rsidRPr="00F073C2" w:rsidDel="009A2BC4" w:rsidRDefault="006D452C" w:rsidP="00AD5760">
            <w:pPr>
              <w:rPr>
                <w:del w:id="8186" w:author="Valeria Tapia" w:date="2026-10-01T17:56:00Z"/>
                <w:rFonts w:cs="Arial"/>
                <w:color w:val="000000"/>
                <w:sz w:val="16"/>
                <w:szCs w:val="16"/>
                <w:lang w:eastAsia="es-BO"/>
              </w:rPr>
            </w:pPr>
          </w:p>
        </w:tc>
        <w:tc>
          <w:tcPr>
            <w:tcW w:w="1845" w:type="pct"/>
            <w:gridSpan w:val="10"/>
            <w:shd w:val="clear" w:color="auto" w:fill="auto"/>
            <w:noWrap/>
            <w:vAlign w:val="bottom"/>
            <w:tcPrChange w:id="8187" w:author="Valeria Tapia" w:date="2026-10-01T18:54:00Z">
              <w:tcPr>
                <w:tcW w:w="1835" w:type="pct"/>
                <w:gridSpan w:val="17"/>
                <w:shd w:val="clear" w:color="auto" w:fill="auto"/>
                <w:noWrap/>
                <w:vAlign w:val="bottom"/>
              </w:tcPr>
            </w:tcPrChange>
          </w:tcPr>
          <w:p w14:paraId="4966EB3A" w14:textId="15947DCC" w:rsidR="006D452C" w:rsidRPr="00F073C2" w:rsidDel="009A2BC4" w:rsidRDefault="006D452C" w:rsidP="00AD5760">
            <w:pPr>
              <w:rPr>
                <w:del w:id="8188" w:author="Valeria Tapia" w:date="2026-10-01T17:56:00Z"/>
                <w:rFonts w:cs="Arial"/>
                <w:color w:val="000000"/>
                <w:sz w:val="16"/>
                <w:szCs w:val="16"/>
                <w:lang w:eastAsia="es-BO"/>
              </w:rPr>
            </w:pPr>
          </w:p>
        </w:tc>
      </w:tr>
      <w:tr w:rsidR="00BC22CC" w:rsidRPr="00F073C2" w:rsidDel="009A2BC4" w14:paraId="06EEA275" w14:textId="77777777" w:rsidTr="00471D04">
        <w:tblPrEx>
          <w:tblPrExChange w:id="8189" w:author="Valeria Tapia" w:date="2026-10-01T18:54:00Z">
            <w:tblPrEx>
              <w:tblW w:w="5314" w:type="pct"/>
              <w:tblInd w:w="70" w:type="dxa"/>
            </w:tblPrEx>
          </w:tblPrExChange>
        </w:tblPrEx>
        <w:trPr>
          <w:trHeight w:val="273"/>
          <w:del w:id="8190" w:author="Valeria Tapia" w:date="2026-10-01T17:56:00Z"/>
          <w:trPrChange w:id="8191" w:author="Valeria Tapia" w:date="2026-10-01T18:54:00Z">
            <w:trPr>
              <w:gridBefore w:val="1"/>
              <w:gridAfter w:val="0"/>
              <w:trHeight w:val="273"/>
            </w:trPr>
          </w:trPrChange>
        </w:trPr>
        <w:tc>
          <w:tcPr>
            <w:tcW w:w="1161" w:type="pct"/>
            <w:gridSpan w:val="21"/>
            <w:shd w:val="clear" w:color="auto" w:fill="auto"/>
            <w:noWrap/>
            <w:vAlign w:val="center"/>
            <w:tcPrChange w:id="8192" w:author="Valeria Tapia" w:date="2026-10-01T18:54:00Z">
              <w:tcPr>
                <w:tcW w:w="1173" w:type="pct"/>
                <w:gridSpan w:val="25"/>
                <w:shd w:val="clear" w:color="auto" w:fill="auto"/>
                <w:noWrap/>
                <w:vAlign w:val="center"/>
              </w:tcPr>
            </w:tcPrChange>
          </w:tcPr>
          <w:p w14:paraId="1925264A" w14:textId="1D1478CE" w:rsidR="006D452C" w:rsidRPr="00F073C2" w:rsidDel="009A2BC4" w:rsidRDefault="006D452C" w:rsidP="00AD5760">
            <w:pPr>
              <w:rPr>
                <w:del w:id="8193" w:author="Valeria Tapia" w:date="2026-10-01T17:56:00Z"/>
                <w:rFonts w:cs="Arial"/>
                <w:color w:val="000000"/>
                <w:sz w:val="16"/>
                <w:szCs w:val="16"/>
                <w:lang w:eastAsia="es-BO"/>
              </w:rPr>
            </w:pPr>
            <w:del w:id="8194" w:author="Valeria Tapia" w:date="2026-10-01T17:56:00Z">
              <w:r w:rsidRPr="00F073C2" w:rsidDel="009A2BC4">
                <w:rPr>
                  <w:rFonts w:cs="Arial"/>
                  <w:b/>
                  <w:bCs/>
                  <w:color w:val="000000"/>
                  <w:sz w:val="16"/>
                  <w:szCs w:val="16"/>
                  <w:lang w:eastAsia="es-BO"/>
                </w:rPr>
                <w:delText>CERTIFICACIÓN</w:delText>
              </w:r>
            </w:del>
          </w:p>
        </w:tc>
        <w:tc>
          <w:tcPr>
            <w:tcW w:w="1031" w:type="pct"/>
            <w:gridSpan w:val="20"/>
            <w:shd w:val="clear" w:color="auto" w:fill="auto"/>
            <w:noWrap/>
            <w:vAlign w:val="center"/>
            <w:tcPrChange w:id="8195" w:author="Valeria Tapia" w:date="2026-10-01T18:54:00Z">
              <w:tcPr>
                <w:tcW w:w="1033" w:type="pct"/>
                <w:gridSpan w:val="30"/>
                <w:shd w:val="clear" w:color="auto" w:fill="auto"/>
                <w:noWrap/>
                <w:vAlign w:val="center"/>
              </w:tcPr>
            </w:tcPrChange>
          </w:tcPr>
          <w:p w14:paraId="413AACF7" w14:textId="356B3EEB" w:rsidR="006D452C" w:rsidRPr="00F073C2" w:rsidDel="009A2BC4" w:rsidRDefault="006D452C" w:rsidP="00AD5760">
            <w:pPr>
              <w:rPr>
                <w:del w:id="8196" w:author="Valeria Tapia" w:date="2026-10-01T17:56:00Z"/>
                <w:rFonts w:cs="Arial"/>
                <w:color w:val="000000"/>
                <w:sz w:val="16"/>
                <w:szCs w:val="16"/>
                <w:lang w:eastAsia="es-BO"/>
              </w:rPr>
            </w:pPr>
          </w:p>
        </w:tc>
        <w:tc>
          <w:tcPr>
            <w:tcW w:w="963" w:type="pct"/>
            <w:gridSpan w:val="13"/>
            <w:tcPrChange w:id="8197" w:author="Valeria Tapia" w:date="2026-10-01T18:54:00Z">
              <w:tcPr>
                <w:tcW w:w="958" w:type="pct"/>
                <w:gridSpan w:val="26"/>
              </w:tcPr>
            </w:tcPrChange>
          </w:tcPr>
          <w:p w14:paraId="030A4F88" w14:textId="6E598D2B" w:rsidR="006D452C" w:rsidRPr="00F073C2" w:rsidDel="009A2BC4" w:rsidRDefault="006D452C" w:rsidP="00AD5760">
            <w:pPr>
              <w:rPr>
                <w:del w:id="8198" w:author="Valeria Tapia" w:date="2026-10-01T17:56:00Z"/>
                <w:rFonts w:cs="Arial"/>
                <w:color w:val="000000"/>
                <w:sz w:val="16"/>
                <w:szCs w:val="16"/>
                <w:lang w:eastAsia="es-BO"/>
              </w:rPr>
            </w:pPr>
          </w:p>
        </w:tc>
        <w:tc>
          <w:tcPr>
            <w:tcW w:w="1845" w:type="pct"/>
            <w:gridSpan w:val="10"/>
            <w:shd w:val="clear" w:color="auto" w:fill="auto"/>
            <w:noWrap/>
            <w:vAlign w:val="bottom"/>
            <w:tcPrChange w:id="8199" w:author="Valeria Tapia" w:date="2026-10-01T18:54:00Z">
              <w:tcPr>
                <w:tcW w:w="1835" w:type="pct"/>
                <w:gridSpan w:val="17"/>
                <w:shd w:val="clear" w:color="auto" w:fill="auto"/>
                <w:noWrap/>
                <w:vAlign w:val="bottom"/>
              </w:tcPr>
            </w:tcPrChange>
          </w:tcPr>
          <w:p w14:paraId="3D99D90B" w14:textId="7C89959E" w:rsidR="006D452C" w:rsidRPr="00F073C2" w:rsidDel="009A2BC4" w:rsidRDefault="006D452C" w:rsidP="00AD5760">
            <w:pPr>
              <w:rPr>
                <w:del w:id="8200" w:author="Valeria Tapia" w:date="2026-10-01T17:56:00Z"/>
                <w:rFonts w:cs="Arial"/>
                <w:color w:val="000000"/>
                <w:sz w:val="16"/>
                <w:szCs w:val="16"/>
                <w:lang w:eastAsia="es-BO"/>
              </w:rPr>
            </w:pPr>
          </w:p>
        </w:tc>
      </w:tr>
      <w:tr w:rsidR="00BC22CC" w:rsidRPr="00F073C2" w:rsidDel="009A2BC4" w14:paraId="2CD5FC11" w14:textId="77777777" w:rsidTr="00471D04">
        <w:tblPrEx>
          <w:tblPrExChange w:id="8201" w:author="Valeria Tapia" w:date="2026-10-01T18:54:00Z">
            <w:tblPrEx>
              <w:tblW w:w="5314" w:type="pct"/>
              <w:tblInd w:w="70" w:type="dxa"/>
            </w:tblPrEx>
          </w:tblPrExChange>
        </w:tblPrEx>
        <w:trPr>
          <w:trHeight w:val="281"/>
          <w:del w:id="8202" w:author="Valeria Tapia" w:date="2026-10-01T17:56:00Z"/>
          <w:trPrChange w:id="8203" w:author="Valeria Tapia" w:date="2026-10-01T18:54:00Z">
            <w:trPr>
              <w:gridBefore w:val="1"/>
              <w:gridAfter w:val="0"/>
              <w:trHeight w:val="281"/>
            </w:trPr>
          </w:trPrChange>
        </w:trPr>
        <w:tc>
          <w:tcPr>
            <w:tcW w:w="1161" w:type="pct"/>
            <w:gridSpan w:val="21"/>
            <w:shd w:val="clear" w:color="auto" w:fill="auto"/>
            <w:noWrap/>
            <w:vAlign w:val="center"/>
            <w:tcPrChange w:id="8204" w:author="Valeria Tapia" w:date="2026-10-01T18:54:00Z">
              <w:tcPr>
                <w:tcW w:w="1173" w:type="pct"/>
                <w:gridSpan w:val="25"/>
                <w:shd w:val="clear" w:color="auto" w:fill="auto"/>
                <w:noWrap/>
                <w:vAlign w:val="center"/>
              </w:tcPr>
            </w:tcPrChange>
          </w:tcPr>
          <w:p w14:paraId="6CBF2748" w14:textId="5CE1A035" w:rsidR="006D452C" w:rsidRPr="00F073C2" w:rsidDel="009A2BC4" w:rsidRDefault="006D452C" w:rsidP="00AD5760">
            <w:pPr>
              <w:rPr>
                <w:del w:id="8205" w:author="Valeria Tapia" w:date="2026-10-01T17:56:00Z"/>
                <w:rFonts w:cs="Arial"/>
                <w:color w:val="000000"/>
                <w:sz w:val="16"/>
                <w:szCs w:val="16"/>
                <w:lang w:eastAsia="es-BO"/>
              </w:rPr>
            </w:pPr>
            <w:del w:id="8206" w:author="Valeria Tapia" w:date="2026-10-01T17:56:00Z">
              <w:r w:rsidRPr="00F073C2" w:rsidDel="009A2BC4">
                <w:rPr>
                  <w:rFonts w:cs="Arial"/>
                  <w:b/>
                  <w:bCs/>
                  <w:color w:val="000000"/>
                  <w:sz w:val="16"/>
                  <w:szCs w:val="16"/>
                  <w:lang w:eastAsia="es-BO"/>
                </w:rPr>
                <w:delText>OTRO (S) (Especificar)</w:delText>
              </w:r>
            </w:del>
          </w:p>
        </w:tc>
        <w:tc>
          <w:tcPr>
            <w:tcW w:w="1031" w:type="pct"/>
            <w:gridSpan w:val="20"/>
            <w:shd w:val="clear" w:color="auto" w:fill="auto"/>
            <w:noWrap/>
            <w:vAlign w:val="center"/>
            <w:tcPrChange w:id="8207" w:author="Valeria Tapia" w:date="2026-10-01T18:54:00Z">
              <w:tcPr>
                <w:tcW w:w="1033" w:type="pct"/>
                <w:gridSpan w:val="30"/>
                <w:shd w:val="clear" w:color="auto" w:fill="auto"/>
                <w:noWrap/>
                <w:vAlign w:val="center"/>
              </w:tcPr>
            </w:tcPrChange>
          </w:tcPr>
          <w:p w14:paraId="7C52E9BE" w14:textId="56CBFE93" w:rsidR="006D452C" w:rsidRPr="00F073C2" w:rsidDel="009A2BC4" w:rsidRDefault="006D452C" w:rsidP="00AD5760">
            <w:pPr>
              <w:rPr>
                <w:del w:id="8208" w:author="Valeria Tapia" w:date="2026-10-01T17:56:00Z"/>
                <w:rFonts w:cs="Arial"/>
                <w:color w:val="000000"/>
                <w:sz w:val="16"/>
                <w:szCs w:val="16"/>
                <w:lang w:eastAsia="es-BO"/>
              </w:rPr>
            </w:pPr>
          </w:p>
        </w:tc>
        <w:tc>
          <w:tcPr>
            <w:tcW w:w="963" w:type="pct"/>
            <w:gridSpan w:val="13"/>
            <w:tcPrChange w:id="8209" w:author="Valeria Tapia" w:date="2026-10-01T18:54:00Z">
              <w:tcPr>
                <w:tcW w:w="958" w:type="pct"/>
                <w:gridSpan w:val="26"/>
              </w:tcPr>
            </w:tcPrChange>
          </w:tcPr>
          <w:p w14:paraId="13DE1024" w14:textId="6AF227C3" w:rsidR="006D452C" w:rsidRPr="00F073C2" w:rsidDel="009A2BC4" w:rsidRDefault="006D452C" w:rsidP="00AD5760">
            <w:pPr>
              <w:rPr>
                <w:del w:id="8210" w:author="Valeria Tapia" w:date="2026-10-01T17:56:00Z"/>
                <w:rFonts w:cs="Arial"/>
                <w:color w:val="000000"/>
                <w:sz w:val="16"/>
                <w:szCs w:val="16"/>
                <w:lang w:eastAsia="es-BO"/>
              </w:rPr>
            </w:pPr>
          </w:p>
        </w:tc>
        <w:tc>
          <w:tcPr>
            <w:tcW w:w="1845" w:type="pct"/>
            <w:gridSpan w:val="10"/>
            <w:shd w:val="clear" w:color="auto" w:fill="auto"/>
            <w:noWrap/>
            <w:vAlign w:val="bottom"/>
            <w:tcPrChange w:id="8211" w:author="Valeria Tapia" w:date="2026-10-01T18:54:00Z">
              <w:tcPr>
                <w:tcW w:w="1835" w:type="pct"/>
                <w:gridSpan w:val="17"/>
                <w:shd w:val="clear" w:color="auto" w:fill="auto"/>
                <w:noWrap/>
                <w:vAlign w:val="bottom"/>
              </w:tcPr>
            </w:tcPrChange>
          </w:tcPr>
          <w:p w14:paraId="491E0121" w14:textId="66EC664A" w:rsidR="006D452C" w:rsidRPr="00F073C2" w:rsidDel="009A2BC4" w:rsidRDefault="006D452C" w:rsidP="00AD5760">
            <w:pPr>
              <w:rPr>
                <w:del w:id="8212" w:author="Valeria Tapia" w:date="2026-10-01T17:56:00Z"/>
                <w:rFonts w:cs="Arial"/>
                <w:color w:val="000000"/>
                <w:sz w:val="16"/>
                <w:szCs w:val="16"/>
                <w:lang w:eastAsia="es-BO"/>
              </w:rPr>
            </w:pPr>
          </w:p>
        </w:tc>
      </w:tr>
      <w:tr w:rsidR="006D452C" w:rsidRPr="00F073C2" w:rsidDel="004B2116" w14:paraId="304278E2" w14:textId="41EEC536" w:rsidTr="00BC22CC">
        <w:trPr>
          <w:trHeight w:val="218"/>
          <w:del w:id="8213" w:author="Valeria Tapia" w:date="2026-10-01T11:41:00Z"/>
          <w:trPrChange w:id="8214" w:author="Valeria Tapia" w:date="2026-10-01T18:43:00Z">
            <w:trPr>
              <w:gridAfter w:val="0"/>
              <w:trHeight w:val="218"/>
            </w:trPr>
          </w:trPrChange>
        </w:trPr>
        <w:tc>
          <w:tcPr>
            <w:tcW w:w="5000" w:type="pct"/>
            <w:gridSpan w:val="64"/>
            <w:shd w:val="clear" w:color="000000" w:fill="FFF2CC"/>
            <w:tcPrChange w:id="8215" w:author="Valeria Tapia" w:date="2026-10-01T18:43:00Z">
              <w:tcPr>
                <w:tcW w:w="5000" w:type="pct"/>
                <w:gridSpan w:val="98"/>
                <w:shd w:val="clear" w:color="000000" w:fill="FFF2CC"/>
              </w:tcPr>
            </w:tcPrChange>
          </w:tcPr>
          <w:p w14:paraId="652AA680" w14:textId="385C2471" w:rsidR="006D452C" w:rsidRPr="00F073C2" w:rsidDel="004B2116" w:rsidRDefault="006D452C" w:rsidP="00AD5760">
            <w:pPr>
              <w:rPr>
                <w:del w:id="8216" w:author="Valeria Tapia" w:date="2026-10-01T11:41:00Z"/>
                <w:rFonts w:cs="Arial"/>
                <w:b/>
                <w:bCs/>
                <w:color w:val="000000"/>
                <w:sz w:val="16"/>
                <w:szCs w:val="16"/>
                <w:lang w:eastAsia="es-BO"/>
              </w:rPr>
            </w:pPr>
            <w:del w:id="8217" w:author="Valeria Tapia" w:date="2026-10-01T11:41:00Z">
              <w:r w:rsidRPr="00F073C2" w:rsidDel="004B2116">
                <w:rPr>
                  <w:rFonts w:cs="Arial"/>
                  <w:b/>
                  <w:bCs/>
                  <w:color w:val="000000"/>
                  <w:sz w:val="16"/>
                  <w:szCs w:val="16"/>
                  <w:lang w:eastAsia="es-BO"/>
                </w:rPr>
                <w:delText>5. ¿LOS SISTEMAS INFORMÁTICOS DE LA ENTIDAD EST</w:delText>
              </w:r>
              <w:r w:rsidDel="004B2116">
                <w:rPr>
                  <w:rFonts w:cs="Arial"/>
                  <w:b/>
                  <w:bCs/>
                  <w:color w:val="000000"/>
                  <w:sz w:val="16"/>
                  <w:szCs w:val="16"/>
                  <w:lang w:eastAsia="es-BO"/>
                </w:rPr>
                <w:delText>Á</w:delText>
              </w:r>
              <w:r w:rsidRPr="00F073C2" w:rsidDel="004B2116">
                <w:rPr>
                  <w:rFonts w:cs="Arial"/>
                  <w:b/>
                  <w:bCs/>
                  <w:color w:val="000000"/>
                  <w:sz w:val="16"/>
                  <w:szCs w:val="16"/>
                  <w:lang w:eastAsia="es-BO"/>
                </w:rPr>
                <w:delText xml:space="preserve">N DESARROLLADOS SOBRE SOFTWARE LIBRE? </w:delText>
              </w:r>
              <w:r w:rsidRPr="00F073C2" w:rsidDel="004B2116">
                <w:rPr>
                  <w:rFonts w:cs="Arial"/>
                  <w:bCs/>
                  <w:color w:val="000000"/>
                  <w:sz w:val="16"/>
                  <w:szCs w:val="16"/>
                  <w:lang w:eastAsia="es-BO"/>
                </w:rPr>
                <w:delText>(marque con una X).</w:delText>
              </w:r>
            </w:del>
          </w:p>
        </w:tc>
      </w:tr>
      <w:tr w:rsidR="00BC22CC" w:rsidRPr="00F073C2" w:rsidDel="004B2116" w14:paraId="153853EA" w14:textId="77777777" w:rsidTr="00471D04">
        <w:tblPrEx>
          <w:tblPrExChange w:id="8218" w:author="Valeria Tapia" w:date="2026-10-01T18:54:00Z">
            <w:tblPrEx>
              <w:tblW w:w="5315" w:type="pct"/>
              <w:tblInd w:w="70" w:type="dxa"/>
            </w:tblPrEx>
          </w:tblPrExChange>
        </w:tblPrEx>
        <w:trPr>
          <w:trHeight w:val="279"/>
          <w:del w:id="8219" w:author="Valeria Tapia" w:date="2026-10-01T11:41:00Z"/>
          <w:trPrChange w:id="8220" w:author="Valeria Tapia" w:date="2026-10-01T18:54:00Z">
            <w:trPr>
              <w:gridBefore w:val="1"/>
              <w:trHeight w:val="279"/>
            </w:trPr>
          </w:trPrChange>
        </w:trPr>
        <w:tc>
          <w:tcPr>
            <w:tcW w:w="1300" w:type="pct"/>
            <w:gridSpan w:val="25"/>
            <w:tcPrChange w:id="8221" w:author="Valeria Tapia" w:date="2026-10-01T18:54:00Z">
              <w:tcPr>
                <w:tcW w:w="1305" w:type="pct"/>
                <w:gridSpan w:val="32"/>
              </w:tcPr>
            </w:tcPrChange>
          </w:tcPr>
          <w:p w14:paraId="01243DAA" w14:textId="0010915F" w:rsidR="006D452C" w:rsidRPr="00F073C2" w:rsidDel="004B2116" w:rsidRDefault="006D452C" w:rsidP="00AD5760">
            <w:pPr>
              <w:jc w:val="center"/>
              <w:rPr>
                <w:del w:id="8222" w:author="Valeria Tapia" w:date="2026-10-01T11:41:00Z"/>
                <w:rFonts w:cs="Arial"/>
                <w:b/>
                <w:bCs/>
                <w:color w:val="000000"/>
                <w:sz w:val="16"/>
                <w:szCs w:val="16"/>
                <w:lang w:eastAsia="es-BO"/>
              </w:rPr>
            </w:pPr>
            <w:del w:id="8223" w:author="Valeria Tapia" w:date="2026-10-01T11:41:00Z">
              <w:r w:rsidRPr="00F073C2" w:rsidDel="004B2116">
                <w:rPr>
                  <w:rFonts w:cs="Arial"/>
                  <w:b/>
                  <w:bCs/>
                  <w:color w:val="000000"/>
                  <w:sz w:val="16"/>
                  <w:szCs w:val="16"/>
                  <w:lang w:eastAsia="es-BO"/>
                </w:rPr>
                <w:delText>SISTEMA</w:delText>
              </w:r>
            </w:del>
          </w:p>
        </w:tc>
        <w:tc>
          <w:tcPr>
            <w:tcW w:w="500" w:type="pct"/>
            <w:gridSpan w:val="11"/>
            <w:shd w:val="clear" w:color="auto" w:fill="auto"/>
            <w:noWrap/>
            <w:vAlign w:val="bottom"/>
            <w:hideMark/>
            <w:tcPrChange w:id="8224" w:author="Valeria Tapia" w:date="2026-10-01T18:54:00Z">
              <w:tcPr>
                <w:tcW w:w="503" w:type="pct"/>
                <w:gridSpan w:val="16"/>
                <w:shd w:val="clear" w:color="auto" w:fill="auto"/>
                <w:noWrap/>
                <w:vAlign w:val="bottom"/>
                <w:hideMark/>
              </w:tcPr>
            </w:tcPrChange>
          </w:tcPr>
          <w:p w14:paraId="665E41C7" w14:textId="16A59A71" w:rsidR="006D452C" w:rsidRPr="00F073C2" w:rsidDel="004B2116" w:rsidRDefault="006D452C" w:rsidP="00AD5760">
            <w:pPr>
              <w:jc w:val="center"/>
              <w:rPr>
                <w:del w:id="8225" w:author="Valeria Tapia" w:date="2026-10-01T11:41:00Z"/>
                <w:rFonts w:cs="Arial"/>
                <w:b/>
                <w:bCs/>
                <w:color w:val="000000"/>
                <w:sz w:val="16"/>
                <w:szCs w:val="16"/>
                <w:lang w:eastAsia="es-BO"/>
              </w:rPr>
            </w:pPr>
            <w:del w:id="8226" w:author="Valeria Tapia" w:date="2026-10-01T11:41:00Z">
              <w:r w:rsidRPr="00F073C2" w:rsidDel="004B2116">
                <w:rPr>
                  <w:rFonts w:cs="Arial"/>
                  <w:b/>
                  <w:bCs/>
                  <w:color w:val="000000"/>
                  <w:sz w:val="16"/>
                  <w:szCs w:val="16"/>
                  <w:lang w:eastAsia="es-BO"/>
                </w:rPr>
                <w:delText>SI</w:delText>
              </w:r>
            </w:del>
          </w:p>
        </w:tc>
        <w:tc>
          <w:tcPr>
            <w:tcW w:w="534" w:type="pct"/>
            <w:gridSpan w:val="6"/>
            <w:shd w:val="clear" w:color="auto" w:fill="auto"/>
            <w:noWrap/>
            <w:vAlign w:val="bottom"/>
            <w:hideMark/>
            <w:tcPrChange w:id="8227" w:author="Valeria Tapia" w:date="2026-10-01T18:54:00Z">
              <w:tcPr>
                <w:tcW w:w="530" w:type="pct"/>
                <w:gridSpan w:val="8"/>
                <w:shd w:val="clear" w:color="auto" w:fill="auto"/>
                <w:noWrap/>
                <w:vAlign w:val="bottom"/>
                <w:hideMark/>
              </w:tcPr>
            </w:tcPrChange>
          </w:tcPr>
          <w:p w14:paraId="490E50C7" w14:textId="4F2C95E4" w:rsidR="006D452C" w:rsidRPr="00F073C2" w:rsidDel="004B2116" w:rsidRDefault="006D452C" w:rsidP="00AD5760">
            <w:pPr>
              <w:jc w:val="center"/>
              <w:rPr>
                <w:del w:id="8228" w:author="Valeria Tapia" w:date="2026-10-01T11:41:00Z"/>
                <w:rFonts w:cs="Arial"/>
                <w:color w:val="000000"/>
                <w:sz w:val="16"/>
                <w:szCs w:val="16"/>
                <w:lang w:eastAsia="es-BO"/>
              </w:rPr>
            </w:pPr>
            <w:del w:id="8229" w:author="Valeria Tapia" w:date="2026-10-01T11:41:00Z">
              <w:r w:rsidRPr="00F073C2" w:rsidDel="004B2116">
                <w:rPr>
                  <w:rFonts w:cs="Arial"/>
                  <w:b/>
                  <w:bCs/>
                  <w:color w:val="000000"/>
                  <w:sz w:val="16"/>
                  <w:szCs w:val="16"/>
                  <w:lang w:eastAsia="es-BO"/>
                </w:rPr>
                <w:delText>NO</w:delText>
              </w:r>
            </w:del>
          </w:p>
        </w:tc>
        <w:tc>
          <w:tcPr>
            <w:tcW w:w="2665" w:type="pct"/>
            <w:gridSpan w:val="22"/>
            <w:vMerge w:val="restart"/>
            <w:tcPrChange w:id="8230" w:author="Valeria Tapia" w:date="2026-10-01T18:54:00Z">
              <w:tcPr>
                <w:tcW w:w="2662" w:type="pct"/>
                <w:gridSpan w:val="43"/>
                <w:vMerge w:val="restart"/>
              </w:tcPr>
            </w:tcPrChange>
          </w:tcPr>
          <w:p w14:paraId="453DAD4C" w14:textId="7C7F2E0E" w:rsidR="006D452C" w:rsidRPr="00F073C2" w:rsidDel="004B2116" w:rsidRDefault="006D452C" w:rsidP="00AD5760">
            <w:pPr>
              <w:rPr>
                <w:del w:id="8231" w:author="Valeria Tapia" w:date="2026-10-01T11:41:00Z"/>
                <w:rFonts w:cs="Arial"/>
                <w:color w:val="000000"/>
                <w:sz w:val="16"/>
                <w:szCs w:val="16"/>
                <w:lang w:eastAsia="es-BO"/>
              </w:rPr>
            </w:pPr>
            <w:del w:id="8232" w:author="Valeria Tapia" w:date="2026-10-01T11:41:00Z">
              <w:r w:rsidRPr="00F073C2" w:rsidDel="004B2116">
                <w:rPr>
                  <w:rFonts w:cs="Arial"/>
                  <w:color w:val="000000"/>
                  <w:sz w:val="16"/>
                  <w:szCs w:val="16"/>
                  <w:lang w:eastAsia="es-BO"/>
                </w:rPr>
                <w:delText> </w:delText>
              </w:r>
            </w:del>
          </w:p>
        </w:tc>
      </w:tr>
      <w:tr w:rsidR="00BC22CC" w:rsidRPr="00F073C2" w:rsidDel="004B2116" w14:paraId="705A8ADD" w14:textId="77777777" w:rsidTr="00471D04">
        <w:tblPrEx>
          <w:tblPrExChange w:id="8233" w:author="Valeria Tapia" w:date="2026-10-01T18:54:00Z">
            <w:tblPrEx>
              <w:tblW w:w="5315" w:type="pct"/>
              <w:tblInd w:w="70" w:type="dxa"/>
            </w:tblPrEx>
          </w:tblPrExChange>
        </w:tblPrEx>
        <w:trPr>
          <w:trHeight w:val="300"/>
          <w:del w:id="8234" w:author="Valeria Tapia" w:date="2026-10-01T11:41:00Z"/>
          <w:trPrChange w:id="8235" w:author="Valeria Tapia" w:date="2026-10-01T18:54:00Z">
            <w:trPr>
              <w:gridBefore w:val="1"/>
              <w:trHeight w:val="300"/>
            </w:trPr>
          </w:trPrChange>
        </w:trPr>
        <w:tc>
          <w:tcPr>
            <w:tcW w:w="1300" w:type="pct"/>
            <w:gridSpan w:val="25"/>
            <w:tcPrChange w:id="8236" w:author="Valeria Tapia" w:date="2026-10-01T18:54:00Z">
              <w:tcPr>
                <w:tcW w:w="1305" w:type="pct"/>
                <w:gridSpan w:val="32"/>
              </w:tcPr>
            </w:tcPrChange>
          </w:tcPr>
          <w:p w14:paraId="041A7739" w14:textId="24DBB30B" w:rsidR="006D452C" w:rsidRPr="00F073C2" w:rsidDel="004B2116" w:rsidRDefault="006D452C" w:rsidP="00AD5760">
            <w:pPr>
              <w:rPr>
                <w:del w:id="8237" w:author="Valeria Tapia" w:date="2026-10-01T11:41:00Z"/>
                <w:rFonts w:cs="Arial"/>
                <w:b/>
                <w:color w:val="000000"/>
                <w:sz w:val="16"/>
                <w:szCs w:val="16"/>
                <w:lang w:eastAsia="es-BO"/>
              </w:rPr>
            </w:pPr>
            <w:del w:id="8238" w:author="Valeria Tapia" w:date="2026-10-01T11:41:00Z">
              <w:r w:rsidRPr="00F073C2" w:rsidDel="004B2116">
                <w:rPr>
                  <w:rFonts w:cs="Arial"/>
                  <w:b/>
                  <w:color w:val="000000"/>
                  <w:sz w:val="16"/>
                  <w:szCs w:val="16"/>
                  <w:lang w:eastAsia="es-BO"/>
                </w:rPr>
                <w:delText>REGISTRO DE OPERADORES</w:delText>
              </w:r>
            </w:del>
          </w:p>
        </w:tc>
        <w:tc>
          <w:tcPr>
            <w:tcW w:w="500" w:type="pct"/>
            <w:gridSpan w:val="11"/>
            <w:shd w:val="clear" w:color="auto" w:fill="auto"/>
            <w:noWrap/>
            <w:vAlign w:val="bottom"/>
            <w:hideMark/>
            <w:tcPrChange w:id="8239" w:author="Valeria Tapia" w:date="2026-10-01T18:54:00Z">
              <w:tcPr>
                <w:tcW w:w="503" w:type="pct"/>
                <w:gridSpan w:val="16"/>
                <w:shd w:val="clear" w:color="auto" w:fill="auto"/>
                <w:noWrap/>
                <w:vAlign w:val="bottom"/>
                <w:hideMark/>
              </w:tcPr>
            </w:tcPrChange>
          </w:tcPr>
          <w:p w14:paraId="065C701F" w14:textId="1B706665" w:rsidR="006D452C" w:rsidRPr="00F073C2" w:rsidDel="004B2116" w:rsidRDefault="006D452C" w:rsidP="00AD5760">
            <w:pPr>
              <w:jc w:val="center"/>
              <w:rPr>
                <w:del w:id="8240" w:author="Valeria Tapia" w:date="2026-10-01T11:41:00Z"/>
                <w:rFonts w:cs="Arial"/>
                <w:color w:val="000000"/>
                <w:sz w:val="16"/>
                <w:szCs w:val="16"/>
                <w:lang w:eastAsia="es-BO"/>
              </w:rPr>
            </w:pPr>
            <w:del w:id="8241" w:author="Valeria Tapia" w:date="2026-10-01T11:41:00Z">
              <w:r w:rsidRPr="00F073C2" w:rsidDel="004B2116">
                <w:rPr>
                  <w:rFonts w:cs="Arial"/>
                  <w:color w:val="000000"/>
                  <w:sz w:val="16"/>
                  <w:szCs w:val="16"/>
                  <w:lang w:eastAsia="es-BO"/>
                </w:rPr>
                <w:delText> </w:delText>
              </w:r>
            </w:del>
          </w:p>
        </w:tc>
        <w:tc>
          <w:tcPr>
            <w:tcW w:w="534" w:type="pct"/>
            <w:gridSpan w:val="6"/>
            <w:shd w:val="clear" w:color="auto" w:fill="auto"/>
            <w:noWrap/>
            <w:vAlign w:val="bottom"/>
            <w:hideMark/>
            <w:tcPrChange w:id="8242" w:author="Valeria Tapia" w:date="2026-10-01T18:54:00Z">
              <w:tcPr>
                <w:tcW w:w="530" w:type="pct"/>
                <w:gridSpan w:val="8"/>
                <w:shd w:val="clear" w:color="auto" w:fill="auto"/>
                <w:noWrap/>
                <w:vAlign w:val="bottom"/>
                <w:hideMark/>
              </w:tcPr>
            </w:tcPrChange>
          </w:tcPr>
          <w:p w14:paraId="23460166" w14:textId="4214E96A" w:rsidR="006D452C" w:rsidRPr="00F073C2" w:rsidDel="004B2116" w:rsidRDefault="006D452C" w:rsidP="00AD5760">
            <w:pPr>
              <w:rPr>
                <w:del w:id="8243" w:author="Valeria Tapia" w:date="2026-10-01T11:41:00Z"/>
                <w:rFonts w:cs="Arial"/>
                <w:color w:val="000000"/>
                <w:sz w:val="16"/>
                <w:szCs w:val="16"/>
                <w:lang w:eastAsia="es-BO"/>
              </w:rPr>
            </w:pPr>
          </w:p>
        </w:tc>
        <w:tc>
          <w:tcPr>
            <w:tcW w:w="2665" w:type="pct"/>
            <w:gridSpan w:val="22"/>
            <w:vMerge/>
            <w:tcPrChange w:id="8244" w:author="Valeria Tapia" w:date="2026-10-01T18:54:00Z">
              <w:tcPr>
                <w:tcW w:w="2662" w:type="pct"/>
                <w:gridSpan w:val="43"/>
                <w:vMerge/>
              </w:tcPr>
            </w:tcPrChange>
          </w:tcPr>
          <w:p w14:paraId="4FB05901" w14:textId="374B4E3E" w:rsidR="006D452C" w:rsidRPr="00F073C2" w:rsidDel="004B2116" w:rsidRDefault="006D452C" w:rsidP="00AD5760">
            <w:pPr>
              <w:rPr>
                <w:del w:id="8245" w:author="Valeria Tapia" w:date="2026-10-01T11:41:00Z"/>
                <w:rFonts w:cs="Arial"/>
                <w:color w:val="000000"/>
                <w:sz w:val="16"/>
                <w:szCs w:val="16"/>
                <w:lang w:eastAsia="es-BO"/>
              </w:rPr>
            </w:pPr>
          </w:p>
        </w:tc>
      </w:tr>
      <w:tr w:rsidR="00BC22CC" w:rsidRPr="00F073C2" w:rsidDel="004B2116" w14:paraId="3670E207" w14:textId="77777777" w:rsidTr="00471D04">
        <w:tblPrEx>
          <w:tblPrExChange w:id="8246" w:author="Valeria Tapia" w:date="2026-10-01T18:54:00Z">
            <w:tblPrEx>
              <w:tblW w:w="5315" w:type="pct"/>
              <w:tblInd w:w="70" w:type="dxa"/>
            </w:tblPrEx>
          </w:tblPrExChange>
        </w:tblPrEx>
        <w:trPr>
          <w:trHeight w:val="300"/>
          <w:del w:id="8247" w:author="Valeria Tapia" w:date="2026-10-01T11:41:00Z"/>
          <w:trPrChange w:id="8248" w:author="Valeria Tapia" w:date="2026-10-01T18:54:00Z">
            <w:trPr>
              <w:gridBefore w:val="1"/>
              <w:trHeight w:val="300"/>
            </w:trPr>
          </w:trPrChange>
        </w:trPr>
        <w:tc>
          <w:tcPr>
            <w:tcW w:w="1300" w:type="pct"/>
            <w:gridSpan w:val="25"/>
            <w:tcPrChange w:id="8249" w:author="Valeria Tapia" w:date="2026-10-01T18:54:00Z">
              <w:tcPr>
                <w:tcW w:w="1305" w:type="pct"/>
                <w:gridSpan w:val="32"/>
              </w:tcPr>
            </w:tcPrChange>
          </w:tcPr>
          <w:p w14:paraId="09EF5B6D" w14:textId="6E0AC6A1" w:rsidR="006D452C" w:rsidRPr="00F073C2" w:rsidDel="004B2116" w:rsidRDefault="006D452C" w:rsidP="00AD5760">
            <w:pPr>
              <w:rPr>
                <w:del w:id="8250" w:author="Valeria Tapia" w:date="2026-10-01T11:41:00Z"/>
                <w:rFonts w:cs="Arial"/>
                <w:b/>
                <w:i/>
                <w:iCs/>
                <w:color w:val="000000"/>
                <w:sz w:val="16"/>
                <w:szCs w:val="16"/>
                <w:lang w:eastAsia="es-BO"/>
              </w:rPr>
            </w:pPr>
            <w:del w:id="8251" w:author="Valeria Tapia" w:date="2026-10-01T11:41:00Z">
              <w:r w:rsidRPr="00F073C2" w:rsidDel="004B2116">
                <w:rPr>
                  <w:rFonts w:cs="Arial"/>
                  <w:b/>
                  <w:bCs/>
                  <w:color w:val="000000"/>
                  <w:sz w:val="16"/>
                  <w:szCs w:val="16"/>
                  <w:lang w:eastAsia="es-BO"/>
                </w:rPr>
                <w:delText>AUTORIZACIÓN PREVIA</w:delText>
              </w:r>
            </w:del>
          </w:p>
        </w:tc>
        <w:tc>
          <w:tcPr>
            <w:tcW w:w="500" w:type="pct"/>
            <w:gridSpan w:val="11"/>
            <w:shd w:val="clear" w:color="auto" w:fill="auto"/>
            <w:noWrap/>
            <w:vAlign w:val="bottom"/>
            <w:hideMark/>
            <w:tcPrChange w:id="8252" w:author="Valeria Tapia" w:date="2026-10-01T18:54:00Z">
              <w:tcPr>
                <w:tcW w:w="503" w:type="pct"/>
                <w:gridSpan w:val="16"/>
                <w:shd w:val="clear" w:color="auto" w:fill="auto"/>
                <w:noWrap/>
                <w:vAlign w:val="bottom"/>
                <w:hideMark/>
              </w:tcPr>
            </w:tcPrChange>
          </w:tcPr>
          <w:p w14:paraId="3E9309D6" w14:textId="2E731057" w:rsidR="006D452C" w:rsidRPr="00F073C2" w:rsidDel="004B2116" w:rsidRDefault="006D452C" w:rsidP="00AD5760">
            <w:pPr>
              <w:jc w:val="center"/>
              <w:rPr>
                <w:del w:id="8253" w:author="Valeria Tapia" w:date="2026-10-01T11:41:00Z"/>
                <w:rFonts w:cs="Arial"/>
                <w:color w:val="000000"/>
                <w:sz w:val="16"/>
                <w:szCs w:val="16"/>
                <w:lang w:eastAsia="es-BO"/>
              </w:rPr>
            </w:pPr>
            <w:del w:id="8254" w:author="Valeria Tapia" w:date="2026-10-01T11:41:00Z">
              <w:r w:rsidRPr="00F073C2" w:rsidDel="004B2116">
                <w:rPr>
                  <w:rFonts w:cs="Arial"/>
                  <w:color w:val="000000"/>
                  <w:sz w:val="16"/>
                  <w:szCs w:val="16"/>
                  <w:lang w:eastAsia="es-BO"/>
                </w:rPr>
                <w:delText> </w:delText>
              </w:r>
            </w:del>
          </w:p>
        </w:tc>
        <w:tc>
          <w:tcPr>
            <w:tcW w:w="534" w:type="pct"/>
            <w:gridSpan w:val="6"/>
            <w:shd w:val="clear" w:color="auto" w:fill="auto"/>
            <w:noWrap/>
            <w:vAlign w:val="bottom"/>
            <w:hideMark/>
            <w:tcPrChange w:id="8255" w:author="Valeria Tapia" w:date="2026-10-01T18:54:00Z">
              <w:tcPr>
                <w:tcW w:w="530" w:type="pct"/>
                <w:gridSpan w:val="8"/>
                <w:shd w:val="clear" w:color="auto" w:fill="auto"/>
                <w:noWrap/>
                <w:vAlign w:val="bottom"/>
                <w:hideMark/>
              </w:tcPr>
            </w:tcPrChange>
          </w:tcPr>
          <w:p w14:paraId="29ED3B26" w14:textId="0F46AB35" w:rsidR="006D452C" w:rsidRPr="00F073C2" w:rsidDel="004B2116" w:rsidRDefault="006D452C" w:rsidP="00AD5760">
            <w:pPr>
              <w:rPr>
                <w:del w:id="8256" w:author="Valeria Tapia" w:date="2026-10-01T11:41:00Z"/>
                <w:rFonts w:cs="Arial"/>
                <w:color w:val="000000"/>
                <w:sz w:val="16"/>
                <w:szCs w:val="16"/>
                <w:lang w:eastAsia="es-BO"/>
              </w:rPr>
            </w:pPr>
          </w:p>
        </w:tc>
        <w:tc>
          <w:tcPr>
            <w:tcW w:w="2665" w:type="pct"/>
            <w:gridSpan w:val="22"/>
            <w:vMerge/>
            <w:tcPrChange w:id="8257" w:author="Valeria Tapia" w:date="2026-10-01T18:54:00Z">
              <w:tcPr>
                <w:tcW w:w="2662" w:type="pct"/>
                <w:gridSpan w:val="43"/>
                <w:vMerge/>
              </w:tcPr>
            </w:tcPrChange>
          </w:tcPr>
          <w:p w14:paraId="0D02E392" w14:textId="2522BC50" w:rsidR="006D452C" w:rsidRPr="00F073C2" w:rsidDel="004B2116" w:rsidRDefault="006D452C" w:rsidP="00AD5760">
            <w:pPr>
              <w:rPr>
                <w:del w:id="8258" w:author="Valeria Tapia" w:date="2026-10-01T11:41:00Z"/>
                <w:rFonts w:cs="Arial"/>
                <w:color w:val="000000"/>
                <w:sz w:val="16"/>
                <w:szCs w:val="16"/>
                <w:lang w:eastAsia="es-BO"/>
              </w:rPr>
            </w:pPr>
          </w:p>
        </w:tc>
      </w:tr>
      <w:tr w:rsidR="00BC22CC" w:rsidRPr="00F073C2" w:rsidDel="004B2116" w14:paraId="6B7685DB" w14:textId="77777777" w:rsidTr="00471D04">
        <w:tblPrEx>
          <w:tblPrExChange w:id="8259" w:author="Valeria Tapia" w:date="2026-10-01T18:54:00Z">
            <w:tblPrEx>
              <w:tblW w:w="5315" w:type="pct"/>
              <w:tblInd w:w="70" w:type="dxa"/>
            </w:tblPrEx>
          </w:tblPrExChange>
        </w:tblPrEx>
        <w:trPr>
          <w:trHeight w:val="300"/>
          <w:del w:id="8260" w:author="Valeria Tapia" w:date="2026-10-01T11:41:00Z"/>
          <w:trPrChange w:id="8261" w:author="Valeria Tapia" w:date="2026-10-01T18:54:00Z">
            <w:trPr>
              <w:gridBefore w:val="1"/>
              <w:trHeight w:val="300"/>
            </w:trPr>
          </w:trPrChange>
        </w:trPr>
        <w:tc>
          <w:tcPr>
            <w:tcW w:w="1300" w:type="pct"/>
            <w:gridSpan w:val="25"/>
            <w:tcPrChange w:id="8262" w:author="Valeria Tapia" w:date="2026-10-01T18:54:00Z">
              <w:tcPr>
                <w:tcW w:w="1305" w:type="pct"/>
                <w:gridSpan w:val="32"/>
              </w:tcPr>
            </w:tcPrChange>
          </w:tcPr>
          <w:p w14:paraId="4D9AC31A" w14:textId="0963222F" w:rsidR="006D452C" w:rsidRPr="00F073C2" w:rsidDel="004B2116" w:rsidRDefault="006D452C" w:rsidP="00AD5760">
            <w:pPr>
              <w:rPr>
                <w:del w:id="8263" w:author="Valeria Tapia" w:date="2026-10-01T11:41:00Z"/>
                <w:rFonts w:cs="Arial"/>
                <w:b/>
                <w:i/>
                <w:iCs/>
                <w:color w:val="000000"/>
                <w:sz w:val="16"/>
                <w:szCs w:val="16"/>
                <w:lang w:eastAsia="es-BO"/>
              </w:rPr>
            </w:pPr>
            <w:del w:id="8264" w:author="Valeria Tapia" w:date="2026-10-01T11:41:00Z">
              <w:r w:rsidRPr="00F073C2" w:rsidDel="004B2116">
                <w:rPr>
                  <w:rFonts w:cs="Arial"/>
                  <w:b/>
                  <w:bCs/>
                  <w:color w:val="000000"/>
                  <w:sz w:val="16"/>
                  <w:szCs w:val="16"/>
                  <w:lang w:eastAsia="es-BO"/>
                </w:rPr>
                <w:delText>CERTIFICACIÓN</w:delText>
              </w:r>
            </w:del>
          </w:p>
        </w:tc>
        <w:tc>
          <w:tcPr>
            <w:tcW w:w="500" w:type="pct"/>
            <w:gridSpan w:val="11"/>
            <w:shd w:val="clear" w:color="auto" w:fill="auto"/>
            <w:noWrap/>
            <w:vAlign w:val="bottom"/>
            <w:tcPrChange w:id="8265" w:author="Valeria Tapia" w:date="2026-10-01T18:54:00Z">
              <w:tcPr>
                <w:tcW w:w="503" w:type="pct"/>
                <w:gridSpan w:val="16"/>
                <w:shd w:val="clear" w:color="auto" w:fill="auto"/>
                <w:noWrap/>
                <w:vAlign w:val="bottom"/>
              </w:tcPr>
            </w:tcPrChange>
          </w:tcPr>
          <w:p w14:paraId="453B8A5F" w14:textId="3B230DD6" w:rsidR="006D452C" w:rsidRPr="00F073C2" w:rsidDel="004B2116" w:rsidRDefault="006D452C" w:rsidP="00AD5760">
            <w:pPr>
              <w:jc w:val="center"/>
              <w:rPr>
                <w:del w:id="8266" w:author="Valeria Tapia" w:date="2026-10-01T11:41:00Z"/>
                <w:rFonts w:cs="Arial"/>
                <w:color w:val="000000"/>
                <w:sz w:val="16"/>
                <w:szCs w:val="16"/>
                <w:lang w:eastAsia="es-BO"/>
              </w:rPr>
            </w:pPr>
          </w:p>
        </w:tc>
        <w:tc>
          <w:tcPr>
            <w:tcW w:w="534" w:type="pct"/>
            <w:gridSpan w:val="6"/>
            <w:shd w:val="clear" w:color="auto" w:fill="auto"/>
            <w:noWrap/>
            <w:vAlign w:val="bottom"/>
            <w:tcPrChange w:id="8267" w:author="Valeria Tapia" w:date="2026-10-01T18:54:00Z">
              <w:tcPr>
                <w:tcW w:w="530" w:type="pct"/>
                <w:gridSpan w:val="8"/>
                <w:shd w:val="clear" w:color="auto" w:fill="auto"/>
                <w:noWrap/>
                <w:vAlign w:val="bottom"/>
              </w:tcPr>
            </w:tcPrChange>
          </w:tcPr>
          <w:p w14:paraId="183834C2" w14:textId="4AD69D63" w:rsidR="006D452C" w:rsidRPr="00F073C2" w:rsidDel="004B2116" w:rsidRDefault="006D452C" w:rsidP="00AD5760">
            <w:pPr>
              <w:jc w:val="center"/>
              <w:rPr>
                <w:del w:id="8268" w:author="Valeria Tapia" w:date="2026-10-01T11:41:00Z"/>
                <w:rFonts w:cs="Arial"/>
                <w:color w:val="000000"/>
                <w:sz w:val="16"/>
                <w:szCs w:val="16"/>
                <w:lang w:eastAsia="es-BO"/>
              </w:rPr>
            </w:pPr>
          </w:p>
        </w:tc>
        <w:tc>
          <w:tcPr>
            <w:tcW w:w="2665" w:type="pct"/>
            <w:gridSpan w:val="22"/>
            <w:vMerge/>
            <w:tcPrChange w:id="8269" w:author="Valeria Tapia" w:date="2026-10-01T18:54:00Z">
              <w:tcPr>
                <w:tcW w:w="2662" w:type="pct"/>
                <w:gridSpan w:val="43"/>
                <w:vMerge/>
              </w:tcPr>
            </w:tcPrChange>
          </w:tcPr>
          <w:p w14:paraId="3F4CAC93" w14:textId="2660C638" w:rsidR="006D452C" w:rsidRPr="00F073C2" w:rsidDel="004B2116" w:rsidRDefault="006D452C" w:rsidP="00AD5760">
            <w:pPr>
              <w:jc w:val="center"/>
              <w:rPr>
                <w:del w:id="8270" w:author="Valeria Tapia" w:date="2026-10-01T11:41:00Z"/>
                <w:rFonts w:cs="Arial"/>
                <w:color w:val="000000"/>
                <w:sz w:val="16"/>
                <w:szCs w:val="16"/>
                <w:lang w:eastAsia="es-BO"/>
              </w:rPr>
            </w:pPr>
          </w:p>
        </w:tc>
      </w:tr>
      <w:tr w:rsidR="00BC22CC" w:rsidRPr="00F073C2" w:rsidDel="004B2116" w14:paraId="72F9F9A7" w14:textId="77777777" w:rsidTr="00471D04">
        <w:tblPrEx>
          <w:tblPrExChange w:id="8271" w:author="Valeria Tapia" w:date="2026-10-01T18:54:00Z">
            <w:tblPrEx>
              <w:tblW w:w="5315" w:type="pct"/>
              <w:tblInd w:w="70" w:type="dxa"/>
            </w:tblPrEx>
          </w:tblPrExChange>
        </w:tblPrEx>
        <w:trPr>
          <w:trHeight w:val="300"/>
          <w:del w:id="8272" w:author="Valeria Tapia" w:date="2026-10-01T11:41:00Z"/>
          <w:trPrChange w:id="8273" w:author="Valeria Tapia" w:date="2026-10-01T18:54:00Z">
            <w:trPr>
              <w:gridBefore w:val="1"/>
              <w:trHeight w:val="300"/>
            </w:trPr>
          </w:trPrChange>
        </w:trPr>
        <w:tc>
          <w:tcPr>
            <w:tcW w:w="1300" w:type="pct"/>
            <w:gridSpan w:val="25"/>
            <w:tcPrChange w:id="8274" w:author="Valeria Tapia" w:date="2026-10-01T18:54:00Z">
              <w:tcPr>
                <w:tcW w:w="1305" w:type="pct"/>
                <w:gridSpan w:val="32"/>
              </w:tcPr>
            </w:tcPrChange>
          </w:tcPr>
          <w:p w14:paraId="472B9BA0" w14:textId="6E97DBEB" w:rsidR="006D452C" w:rsidRPr="00F073C2" w:rsidDel="004B2116" w:rsidRDefault="006D452C" w:rsidP="00AD5760">
            <w:pPr>
              <w:rPr>
                <w:del w:id="8275" w:author="Valeria Tapia" w:date="2026-10-01T11:41:00Z"/>
                <w:rFonts w:cs="Arial"/>
                <w:b/>
                <w:i/>
                <w:iCs/>
                <w:color w:val="000000"/>
                <w:sz w:val="16"/>
                <w:szCs w:val="16"/>
                <w:lang w:eastAsia="es-BO"/>
              </w:rPr>
            </w:pPr>
            <w:del w:id="8276" w:author="Valeria Tapia" w:date="2026-10-01T11:41:00Z">
              <w:r w:rsidRPr="00F073C2" w:rsidDel="004B2116">
                <w:rPr>
                  <w:rFonts w:cs="Arial"/>
                  <w:b/>
                  <w:bCs/>
                  <w:color w:val="000000"/>
                  <w:sz w:val="16"/>
                  <w:szCs w:val="16"/>
                  <w:lang w:eastAsia="es-BO"/>
                </w:rPr>
                <w:delText>OTRO (S) (Especificar)</w:delText>
              </w:r>
            </w:del>
          </w:p>
        </w:tc>
        <w:tc>
          <w:tcPr>
            <w:tcW w:w="500" w:type="pct"/>
            <w:gridSpan w:val="11"/>
            <w:shd w:val="clear" w:color="auto" w:fill="auto"/>
            <w:noWrap/>
            <w:vAlign w:val="bottom"/>
            <w:tcPrChange w:id="8277" w:author="Valeria Tapia" w:date="2026-10-01T18:54:00Z">
              <w:tcPr>
                <w:tcW w:w="503" w:type="pct"/>
                <w:gridSpan w:val="16"/>
                <w:shd w:val="clear" w:color="auto" w:fill="auto"/>
                <w:noWrap/>
                <w:vAlign w:val="bottom"/>
              </w:tcPr>
            </w:tcPrChange>
          </w:tcPr>
          <w:p w14:paraId="6EFE2476" w14:textId="52DCA7ED" w:rsidR="006D452C" w:rsidRPr="00F073C2" w:rsidDel="004B2116" w:rsidRDefault="006D452C" w:rsidP="00AD5760">
            <w:pPr>
              <w:jc w:val="center"/>
              <w:rPr>
                <w:del w:id="8278" w:author="Valeria Tapia" w:date="2026-10-01T11:41:00Z"/>
                <w:rFonts w:cs="Arial"/>
                <w:color w:val="000000"/>
                <w:sz w:val="16"/>
                <w:szCs w:val="16"/>
                <w:lang w:eastAsia="es-BO"/>
              </w:rPr>
            </w:pPr>
          </w:p>
        </w:tc>
        <w:tc>
          <w:tcPr>
            <w:tcW w:w="534" w:type="pct"/>
            <w:gridSpan w:val="6"/>
            <w:shd w:val="clear" w:color="auto" w:fill="auto"/>
            <w:noWrap/>
            <w:vAlign w:val="bottom"/>
            <w:tcPrChange w:id="8279" w:author="Valeria Tapia" w:date="2026-10-01T18:54:00Z">
              <w:tcPr>
                <w:tcW w:w="530" w:type="pct"/>
                <w:gridSpan w:val="8"/>
                <w:shd w:val="clear" w:color="auto" w:fill="auto"/>
                <w:noWrap/>
                <w:vAlign w:val="bottom"/>
              </w:tcPr>
            </w:tcPrChange>
          </w:tcPr>
          <w:p w14:paraId="26C9ACD1" w14:textId="76231C1E" w:rsidR="006D452C" w:rsidRPr="00F073C2" w:rsidDel="004B2116" w:rsidRDefault="006D452C" w:rsidP="00AD5760">
            <w:pPr>
              <w:jc w:val="center"/>
              <w:rPr>
                <w:del w:id="8280" w:author="Valeria Tapia" w:date="2026-10-01T11:41:00Z"/>
                <w:rFonts w:cs="Arial"/>
                <w:color w:val="000000"/>
                <w:sz w:val="16"/>
                <w:szCs w:val="16"/>
                <w:lang w:eastAsia="es-BO"/>
              </w:rPr>
            </w:pPr>
          </w:p>
        </w:tc>
        <w:tc>
          <w:tcPr>
            <w:tcW w:w="2665" w:type="pct"/>
            <w:gridSpan w:val="22"/>
            <w:vMerge/>
            <w:tcPrChange w:id="8281" w:author="Valeria Tapia" w:date="2026-10-01T18:54:00Z">
              <w:tcPr>
                <w:tcW w:w="2662" w:type="pct"/>
                <w:gridSpan w:val="43"/>
                <w:vMerge/>
              </w:tcPr>
            </w:tcPrChange>
          </w:tcPr>
          <w:p w14:paraId="21F7A1C6" w14:textId="3BFA8FC1" w:rsidR="006D452C" w:rsidRPr="00F073C2" w:rsidDel="004B2116" w:rsidRDefault="006D452C" w:rsidP="00AD5760">
            <w:pPr>
              <w:jc w:val="center"/>
              <w:rPr>
                <w:del w:id="8282" w:author="Valeria Tapia" w:date="2026-10-01T11:41:00Z"/>
                <w:rFonts w:cs="Arial"/>
                <w:color w:val="000000"/>
                <w:sz w:val="16"/>
                <w:szCs w:val="16"/>
                <w:lang w:eastAsia="es-BO"/>
              </w:rPr>
            </w:pPr>
          </w:p>
        </w:tc>
      </w:tr>
      <w:tr w:rsidR="006D452C" w:rsidRPr="00F073C2" w:rsidDel="004B2116" w14:paraId="69C79234" w14:textId="0A892154" w:rsidTr="00BC22CC">
        <w:trPr>
          <w:trHeight w:val="537"/>
          <w:del w:id="8283" w:author="Valeria Tapia" w:date="2026-10-01T11:41:00Z"/>
          <w:trPrChange w:id="8284" w:author="Valeria Tapia" w:date="2026-10-01T18:43:00Z">
            <w:trPr>
              <w:gridAfter w:val="0"/>
              <w:trHeight w:val="537"/>
            </w:trPr>
          </w:trPrChange>
        </w:trPr>
        <w:tc>
          <w:tcPr>
            <w:tcW w:w="5000" w:type="pct"/>
            <w:gridSpan w:val="64"/>
            <w:shd w:val="clear" w:color="000000" w:fill="FFF2CC"/>
            <w:tcPrChange w:id="8285" w:author="Valeria Tapia" w:date="2026-10-01T18:43:00Z">
              <w:tcPr>
                <w:tcW w:w="5000" w:type="pct"/>
                <w:gridSpan w:val="98"/>
                <w:shd w:val="clear" w:color="000000" w:fill="FFF2CC"/>
              </w:tcPr>
            </w:tcPrChange>
          </w:tcPr>
          <w:p w14:paraId="615DE282" w14:textId="6E7B4814" w:rsidR="006D452C" w:rsidRPr="00F073C2" w:rsidDel="004B2116" w:rsidRDefault="006D452C" w:rsidP="00AD5760">
            <w:pPr>
              <w:rPr>
                <w:del w:id="8286" w:author="Valeria Tapia" w:date="2026-10-01T11:41:00Z"/>
                <w:rFonts w:cs="Arial"/>
                <w:b/>
                <w:bCs/>
                <w:color w:val="000000"/>
                <w:sz w:val="16"/>
                <w:szCs w:val="16"/>
                <w:lang w:eastAsia="es-BO"/>
              </w:rPr>
            </w:pPr>
            <w:del w:id="8287" w:author="Valeria Tapia" w:date="2026-10-01T11:41:00Z">
              <w:r w:rsidRPr="00F073C2" w:rsidDel="004B2116">
                <w:rPr>
                  <w:rFonts w:cs="Arial"/>
                  <w:b/>
                  <w:bCs/>
                  <w:color w:val="000000"/>
                  <w:sz w:val="16"/>
                  <w:szCs w:val="16"/>
                  <w:lang w:eastAsia="es-BO"/>
                </w:rPr>
                <w:delText xml:space="preserve">6. </w:delText>
              </w:r>
              <w:r w:rsidRPr="002705DE" w:rsidDel="004B2116">
                <w:rPr>
                  <w:rFonts w:cs="Arial"/>
                  <w:b/>
                  <w:bCs/>
                  <w:sz w:val="16"/>
                  <w:szCs w:val="16"/>
                  <w:lang w:eastAsia="es-BO"/>
                </w:rPr>
                <w:delText xml:space="preserve">¿PUEDEN LOS SISTEMAS INFORMÁTICOS DE LA ENTIDAD INTEROPERAR A TRAVÉS DE SERVICIOS WEB BAJO LA ARQUITECTURA REST? </w:delText>
              </w:r>
              <w:r w:rsidRPr="00F073C2" w:rsidDel="004B2116">
                <w:rPr>
                  <w:rFonts w:cs="Arial"/>
                  <w:bCs/>
                  <w:color w:val="000000"/>
                  <w:sz w:val="16"/>
                  <w:szCs w:val="16"/>
                  <w:lang w:eastAsia="es-BO"/>
                </w:rPr>
                <w:delText xml:space="preserve"> (marque con una X).</w:delText>
              </w:r>
            </w:del>
          </w:p>
        </w:tc>
      </w:tr>
      <w:tr w:rsidR="00BC22CC" w:rsidRPr="00F073C2" w:rsidDel="004B2116" w14:paraId="457B7877" w14:textId="77777777" w:rsidTr="00471D04">
        <w:tblPrEx>
          <w:tblPrExChange w:id="8288" w:author="Valeria Tapia" w:date="2026-10-01T18:54:00Z">
            <w:tblPrEx>
              <w:tblW w:w="5315" w:type="pct"/>
              <w:tblInd w:w="70" w:type="dxa"/>
            </w:tblPrEx>
          </w:tblPrExChange>
        </w:tblPrEx>
        <w:trPr>
          <w:trHeight w:val="378"/>
          <w:del w:id="8289" w:author="Valeria Tapia" w:date="2026-10-01T11:41:00Z"/>
          <w:trPrChange w:id="8290" w:author="Valeria Tapia" w:date="2026-10-01T18:54:00Z">
            <w:trPr>
              <w:gridBefore w:val="1"/>
              <w:trHeight w:val="378"/>
            </w:trPr>
          </w:trPrChange>
        </w:trPr>
        <w:tc>
          <w:tcPr>
            <w:tcW w:w="1300" w:type="pct"/>
            <w:gridSpan w:val="25"/>
            <w:tcPrChange w:id="8291" w:author="Valeria Tapia" w:date="2026-10-01T18:54:00Z">
              <w:tcPr>
                <w:tcW w:w="1305" w:type="pct"/>
                <w:gridSpan w:val="32"/>
              </w:tcPr>
            </w:tcPrChange>
          </w:tcPr>
          <w:p w14:paraId="2840D432" w14:textId="49D042F2" w:rsidR="006D452C" w:rsidRPr="00F073C2" w:rsidDel="004B2116" w:rsidRDefault="006D452C" w:rsidP="00AD5760">
            <w:pPr>
              <w:jc w:val="center"/>
              <w:rPr>
                <w:del w:id="8292" w:author="Valeria Tapia" w:date="2026-10-01T11:41:00Z"/>
                <w:rFonts w:cs="Arial"/>
                <w:b/>
                <w:bCs/>
                <w:color w:val="000000"/>
                <w:sz w:val="16"/>
                <w:szCs w:val="16"/>
                <w:lang w:eastAsia="es-BO"/>
              </w:rPr>
            </w:pPr>
            <w:del w:id="8293" w:author="Valeria Tapia" w:date="2026-10-01T11:41:00Z">
              <w:r w:rsidRPr="00F073C2" w:rsidDel="004B2116">
                <w:rPr>
                  <w:rFonts w:cs="Arial"/>
                  <w:b/>
                  <w:bCs/>
                  <w:color w:val="000000"/>
                  <w:sz w:val="16"/>
                  <w:szCs w:val="16"/>
                  <w:lang w:eastAsia="es-BO"/>
                </w:rPr>
                <w:delText>SISTEMA</w:delText>
              </w:r>
            </w:del>
          </w:p>
        </w:tc>
        <w:tc>
          <w:tcPr>
            <w:tcW w:w="500" w:type="pct"/>
            <w:gridSpan w:val="11"/>
            <w:shd w:val="clear" w:color="auto" w:fill="auto"/>
            <w:vAlign w:val="bottom"/>
            <w:tcPrChange w:id="8294" w:author="Valeria Tapia" w:date="2026-10-01T18:54:00Z">
              <w:tcPr>
                <w:tcW w:w="503" w:type="pct"/>
                <w:gridSpan w:val="16"/>
                <w:shd w:val="clear" w:color="auto" w:fill="auto"/>
                <w:vAlign w:val="bottom"/>
              </w:tcPr>
            </w:tcPrChange>
          </w:tcPr>
          <w:p w14:paraId="5A194CF1" w14:textId="55A516EE" w:rsidR="006D452C" w:rsidRPr="00F073C2" w:rsidDel="004B2116" w:rsidRDefault="006D452C" w:rsidP="00AD5760">
            <w:pPr>
              <w:jc w:val="center"/>
              <w:rPr>
                <w:del w:id="8295" w:author="Valeria Tapia" w:date="2026-10-01T11:41:00Z"/>
                <w:rFonts w:cs="Arial"/>
                <w:b/>
                <w:bCs/>
                <w:color w:val="000000"/>
                <w:sz w:val="16"/>
                <w:szCs w:val="16"/>
                <w:lang w:eastAsia="es-BO"/>
              </w:rPr>
            </w:pPr>
            <w:del w:id="8296" w:author="Valeria Tapia" w:date="2026-10-01T11:41:00Z">
              <w:r w:rsidRPr="00F073C2" w:rsidDel="004B2116">
                <w:rPr>
                  <w:rFonts w:cs="Arial"/>
                  <w:b/>
                  <w:bCs/>
                  <w:color w:val="000000"/>
                  <w:sz w:val="16"/>
                  <w:szCs w:val="16"/>
                  <w:lang w:eastAsia="es-BO"/>
                </w:rPr>
                <w:delText>SI</w:delText>
              </w:r>
            </w:del>
          </w:p>
        </w:tc>
        <w:tc>
          <w:tcPr>
            <w:tcW w:w="534" w:type="pct"/>
            <w:gridSpan w:val="6"/>
            <w:shd w:val="clear" w:color="auto" w:fill="auto"/>
            <w:vAlign w:val="bottom"/>
            <w:tcPrChange w:id="8297" w:author="Valeria Tapia" w:date="2026-10-01T18:54:00Z">
              <w:tcPr>
                <w:tcW w:w="530" w:type="pct"/>
                <w:gridSpan w:val="8"/>
                <w:shd w:val="clear" w:color="auto" w:fill="auto"/>
                <w:vAlign w:val="bottom"/>
              </w:tcPr>
            </w:tcPrChange>
          </w:tcPr>
          <w:p w14:paraId="17A99E08" w14:textId="37F6239D" w:rsidR="006D452C" w:rsidRPr="00F073C2" w:rsidDel="004B2116" w:rsidRDefault="006D452C" w:rsidP="00AD5760">
            <w:pPr>
              <w:jc w:val="center"/>
              <w:rPr>
                <w:del w:id="8298" w:author="Valeria Tapia" w:date="2026-10-01T11:41:00Z"/>
                <w:rFonts w:cs="Arial"/>
                <w:color w:val="000000"/>
                <w:sz w:val="16"/>
                <w:szCs w:val="16"/>
                <w:lang w:eastAsia="es-BO"/>
              </w:rPr>
            </w:pPr>
            <w:del w:id="8299" w:author="Valeria Tapia" w:date="2026-10-01T11:41:00Z">
              <w:r w:rsidRPr="00F073C2" w:rsidDel="004B2116">
                <w:rPr>
                  <w:rFonts w:cs="Arial"/>
                  <w:b/>
                  <w:bCs/>
                  <w:color w:val="000000"/>
                  <w:sz w:val="16"/>
                  <w:szCs w:val="16"/>
                  <w:lang w:eastAsia="es-BO"/>
                </w:rPr>
                <w:delText>NO</w:delText>
              </w:r>
            </w:del>
          </w:p>
        </w:tc>
        <w:tc>
          <w:tcPr>
            <w:tcW w:w="2665" w:type="pct"/>
            <w:gridSpan w:val="22"/>
            <w:vMerge w:val="restart"/>
            <w:tcPrChange w:id="8300" w:author="Valeria Tapia" w:date="2026-10-01T18:54:00Z">
              <w:tcPr>
                <w:tcW w:w="2662" w:type="pct"/>
                <w:gridSpan w:val="43"/>
                <w:vMerge w:val="restart"/>
              </w:tcPr>
            </w:tcPrChange>
          </w:tcPr>
          <w:p w14:paraId="612062A2" w14:textId="78C10823" w:rsidR="006D452C" w:rsidRPr="00F073C2" w:rsidDel="004B2116" w:rsidRDefault="006D452C" w:rsidP="00AD5760">
            <w:pPr>
              <w:rPr>
                <w:del w:id="8301" w:author="Valeria Tapia" w:date="2026-10-01T11:41:00Z"/>
                <w:rFonts w:cs="Arial"/>
                <w:b/>
                <w:bCs/>
                <w:color w:val="000000"/>
                <w:sz w:val="16"/>
                <w:szCs w:val="16"/>
                <w:lang w:eastAsia="es-BO"/>
              </w:rPr>
            </w:pPr>
          </w:p>
        </w:tc>
      </w:tr>
      <w:tr w:rsidR="00BC22CC" w:rsidRPr="00F073C2" w:rsidDel="004B2116" w14:paraId="43D055D1" w14:textId="77777777" w:rsidTr="00471D04">
        <w:tblPrEx>
          <w:tblPrExChange w:id="8302" w:author="Valeria Tapia" w:date="2026-10-01T18:54:00Z">
            <w:tblPrEx>
              <w:tblW w:w="5315" w:type="pct"/>
              <w:tblInd w:w="70" w:type="dxa"/>
            </w:tblPrEx>
          </w:tblPrExChange>
        </w:tblPrEx>
        <w:trPr>
          <w:trHeight w:val="240"/>
          <w:del w:id="8303" w:author="Valeria Tapia" w:date="2026-10-01T11:41:00Z"/>
          <w:trPrChange w:id="8304" w:author="Valeria Tapia" w:date="2026-10-01T18:54:00Z">
            <w:trPr>
              <w:gridBefore w:val="1"/>
              <w:trHeight w:val="240"/>
            </w:trPr>
          </w:trPrChange>
        </w:trPr>
        <w:tc>
          <w:tcPr>
            <w:tcW w:w="1300" w:type="pct"/>
            <w:gridSpan w:val="25"/>
            <w:tcPrChange w:id="8305" w:author="Valeria Tapia" w:date="2026-10-01T18:54:00Z">
              <w:tcPr>
                <w:tcW w:w="1305" w:type="pct"/>
                <w:gridSpan w:val="32"/>
              </w:tcPr>
            </w:tcPrChange>
          </w:tcPr>
          <w:p w14:paraId="4763B959" w14:textId="6E6DCEB5" w:rsidR="006D452C" w:rsidRPr="00F073C2" w:rsidDel="004B2116" w:rsidRDefault="006D452C" w:rsidP="00AD5760">
            <w:pPr>
              <w:rPr>
                <w:del w:id="8306" w:author="Valeria Tapia" w:date="2026-10-01T11:41:00Z"/>
                <w:rFonts w:cs="Arial"/>
                <w:b/>
                <w:color w:val="000000"/>
                <w:sz w:val="16"/>
                <w:szCs w:val="16"/>
                <w:lang w:eastAsia="es-BO"/>
              </w:rPr>
            </w:pPr>
            <w:del w:id="8307" w:author="Valeria Tapia" w:date="2026-10-01T11:41:00Z">
              <w:r w:rsidRPr="00F073C2" w:rsidDel="004B2116">
                <w:rPr>
                  <w:rFonts w:cs="Arial"/>
                  <w:b/>
                  <w:color w:val="000000"/>
                  <w:sz w:val="16"/>
                  <w:szCs w:val="16"/>
                  <w:lang w:eastAsia="es-BO"/>
                </w:rPr>
                <w:delText>REGISTRO DE OPERADORES</w:delText>
              </w:r>
            </w:del>
          </w:p>
        </w:tc>
        <w:tc>
          <w:tcPr>
            <w:tcW w:w="500" w:type="pct"/>
            <w:gridSpan w:val="11"/>
            <w:shd w:val="clear" w:color="auto" w:fill="auto"/>
            <w:vAlign w:val="bottom"/>
            <w:tcPrChange w:id="8308" w:author="Valeria Tapia" w:date="2026-10-01T18:54:00Z">
              <w:tcPr>
                <w:tcW w:w="503" w:type="pct"/>
                <w:gridSpan w:val="16"/>
                <w:shd w:val="clear" w:color="auto" w:fill="auto"/>
                <w:vAlign w:val="bottom"/>
              </w:tcPr>
            </w:tcPrChange>
          </w:tcPr>
          <w:p w14:paraId="57CA55BC" w14:textId="059FE866" w:rsidR="006D452C" w:rsidRPr="00F073C2" w:rsidDel="004B2116" w:rsidRDefault="006D452C" w:rsidP="00AD5760">
            <w:pPr>
              <w:jc w:val="center"/>
              <w:rPr>
                <w:del w:id="8309" w:author="Valeria Tapia" w:date="2026-10-01T11:41:00Z"/>
                <w:rFonts w:cs="Arial"/>
                <w:color w:val="000000"/>
                <w:sz w:val="16"/>
                <w:szCs w:val="16"/>
                <w:lang w:eastAsia="es-BO"/>
              </w:rPr>
            </w:pPr>
            <w:del w:id="8310" w:author="Valeria Tapia" w:date="2026-10-01T11:41:00Z">
              <w:r w:rsidRPr="00F073C2" w:rsidDel="004B2116">
                <w:rPr>
                  <w:rFonts w:cs="Arial"/>
                  <w:color w:val="000000"/>
                  <w:sz w:val="16"/>
                  <w:szCs w:val="16"/>
                  <w:lang w:eastAsia="es-BO"/>
                </w:rPr>
                <w:delText> </w:delText>
              </w:r>
            </w:del>
          </w:p>
        </w:tc>
        <w:tc>
          <w:tcPr>
            <w:tcW w:w="534" w:type="pct"/>
            <w:gridSpan w:val="6"/>
            <w:shd w:val="clear" w:color="auto" w:fill="auto"/>
            <w:vAlign w:val="bottom"/>
            <w:tcPrChange w:id="8311" w:author="Valeria Tapia" w:date="2026-10-01T18:54:00Z">
              <w:tcPr>
                <w:tcW w:w="530" w:type="pct"/>
                <w:gridSpan w:val="8"/>
                <w:shd w:val="clear" w:color="auto" w:fill="auto"/>
                <w:vAlign w:val="bottom"/>
              </w:tcPr>
            </w:tcPrChange>
          </w:tcPr>
          <w:p w14:paraId="0847F54D" w14:textId="62A3413B" w:rsidR="006D452C" w:rsidRPr="00F073C2" w:rsidDel="004B2116" w:rsidRDefault="006D452C" w:rsidP="00AD5760">
            <w:pPr>
              <w:rPr>
                <w:del w:id="8312" w:author="Valeria Tapia" w:date="2026-10-01T11:41:00Z"/>
                <w:rFonts w:cs="Arial"/>
                <w:color w:val="000000"/>
                <w:sz w:val="16"/>
                <w:szCs w:val="16"/>
                <w:lang w:eastAsia="es-BO"/>
              </w:rPr>
            </w:pPr>
          </w:p>
        </w:tc>
        <w:tc>
          <w:tcPr>
            <w:tcW w:w="2665" w:type="pct"/>
            <w:gridSpan w:val="22"/>
            <w:vMerge/>
            <w:tcPrChange w:id="8313" w:author="Valeria Tapia" w:date="2026-10-01T18:54:00Z">
              <w:tcPr>
                <w:tcW w:w="2662" w:type="pct"/>
                <w:gridSpan w:val="43"/>
                <w:vMerge/>
              </w:tcPr>
            </w:tcPrChange>
          </w:tcPr>
          <w:p w14:paraId="4B9A42F2" w14:textId="2C0A6CC5" w:rsidR="006D452C" w:rsidRPr="00F073C2" w:rsidDel="004B2116" w:rsidRDefault="006D452C" w:rsidP="00AD5760">
            <w:pPr>
              <w:jc w:val="center"/>
              <w:rPr>
                <w:del w:id="8314" w:author="Valeria Tapia" w:date="2026-10-01T11:41:00Z"/>
                <w:rFonts w:cs="Arial"/>
                <w:b/>
                <w:bCs/>
                <w:color w:val="000000"/>
                <w:sz w:val="16"/>
                <w:szCs w:val="16"/>
                <w:lang w:eastAsia="es-BO"/>
              </w:rPr>
            </w:pPr>
          </w:p>
        </w:tc>
      </w:tr>
      <w:tr w:rsidR="00BC22CC" w:rsidRPr="00F073C2" w:rsidDel="004B2116" w14:paraId="5E4B719B" w14:textId="77777777" w:rsidTr="00471D04">
        <w:tblPrEx>
          <w:tblPrExChange w:id="8315" w:author="Valeria Tapia" w:date="2026-10-01T18:54:00Z">
            <w:tblPrEx>
              <w:tblW w:w="5315" w:type="pct"/>
              <w:tblInd w:w="70" w:type="dxa"/>
            </w:tblPrEx>
          </w:tblPrExChange>
        </w:tblPrEx>
        <w:trPr>
          <w:trHeight w:val="372"/>
          <w:del w:id="8316" w:author="Valeria Tapia" w:date="2026-10-01T11:41:00Z"/>
          <w:trPrChange w:id="8317" w:author="Valeria Tapia" w:date="2026-10-01T18:54:00Z">
            <w:trPr>
              <w:gridBefore w:val="1"/>
              <w:trHeight w:val="372"/>
            </w:trPr>
          </w:trPrChange>
        </w:trPr>
        <w:tc>
          <w:tcPr>
            <w:tcW w:w="1300" w:type="pct"/>
            <w:gridSpan w:val="25"/>
            <w:tcPrChange w:id="8318" w:author="Valeria Tapia" w:date="2026-10-01T18:54:00Z">
              <w:tcPr>
                <w:tcW w:w="1305" w:type="pct"/>
                <w:gridSpan w:val="32"/>
              </w:tcPr>
            </w:tcPrChange>
          </w:tcPr>
          <w:p w14:paraId="41584D9B" w14:textId="1BE20956" w:rsidR="006D452C" w:rsidRPr="00F073C2" w:rsidDel="004B2116" w:rsidRDefault="006D452C" w:rsidP="00AD5760">
            <w:pPr>
              <w:rPr>
                <w:del w:id="8319" w:author="Valeria Tapia" w:date="2026-10-01T11:41:00Z"/>
                <w:rFonts w:cs="Arial"/>
                <w:b/>
                <w:color w:val="000000"/>
                <w:sz w:val="16"/>
                <w:szCs w:val="16"/>
                <w:lang w:eastAsia="es-BO"/>
              </w:rPr>
            </w:pPr>
            <w:del w:id="8320" w:author="Valeria Tapia" w:date="2026-10-01T11:41:00Z">
              <w:r w:rsidRPr="00F073C2" w:rsidDel="004B2116">
                <w:rPr>
                  <w:rFonts w:cs="Arial"/>
                  <w:b/>
                  <w:color w:val="000000"/>
                  <w:sz w:val="16"/>
                  <w:szCs w:val="16"/>
                  <w:lang w:eastAsia="es-BO"/>
                </w:rPr>
                <w:delText>AUTORIZACIÓN PREVIA</w:delText>
              </w:r>
            </w:del>
          </w:p>
        </w:tc>
        <w:tc>
          <w:tcPr>
            <w:tcW w:w="500" w:type="pct"/>
            <w:gridSpan w:val="11"/>
            <w:shd w:val="clear" w:color="auto" w:fill="auto"/>
            <w:vAlign w:val="bottom"/>
            <w:tcPrChange w:id="8321" w:author="Valeria Tapia" w:date="2026-10-01T18:54:00Z">
              <w:tcPr>
                <w:tcW w:w="503" w:type="pct"/>
                <w:gridSpan w:val="16"/>
                <w:shd w:val="clear" w:color="auto" w:fill="auto"/>
                <w:vAlign w:val="bottom"/>
              </w:tcPr>
            </w:tcPrChange>
          </w:tcPr>
          <w:p w14:paraId="73A61816" w14:textId="498CF57E" w:rsidR="006D452C" w:rsidRPr="00F073C2" w:rsidDel="004B2116" w:rsidRDefault="006D452C" w:rsidP="00AD5760">
            <w:pPr>
              <w:jc w:val="center"/>
              <w:rPr>
                <w:del w:id="8322" w:author="Valeria Tapia" w:date="2026-10-01T11:41:00Z"/>
                <w:rFonts w:cs="Arial"/>
                <w:color w:val="000000"/>
                <w:sz w:val="16"/>
                <w:szCs w:val="16"/>
                <w:lang w:eastAsia="es-BO"/>
              </w:rPr>
            </w:pPr>
            <w:del w:id="8323" w:author="Valeria Tapia" w:date="2026-10-01T11:41:00Z">
              <w:r w:rsidRPr="00F073C2" w:rsidDel="004B2116">
                <w:rPr>
                  <w:rFonts w:cs="Arial"/>
                  <w:color w:val="000000"/>
                  <w:sz w:val="16"/>
                  <w:szCs w:val="16"/>
                  <w:lang w:eastAsia="es-BO"/>
                </w:rPr>
                <w:delText> </w:delText>
              </w:r>
            </w:del>
          </w:p>
        </w:tc>
        <w:tc>
          <w:tcPr>
            <w:tcW w:w="534" w:type="pct"/>
            <w:gridSpan w:val="6"/>
            <w:shd w:val="clear" w:color="auto" w:fill="auto"/>
            <w:vAlign w:val="bottom"/>
            <w:tcPrChange w:id="8324" w:author="Valeria Tapia" w:date="2026-10-01T18:54:00Z">
              <w:tcPr>
                <w:tcW w:w="530" w:type="pct"/>
                <w:gridSpan w:val="8"/>
                <w:shd w:val="clear" w:color="auto" w:fill="auto"/>
                <w:vAlign w:val="bottom"/>
              </w:tcPr>
            </w:tcPrChange>
          </w:tcPr>
          <w:p w14:paraId="45F6E998" w14:textId="3FB2C707" w:rsidR="006D452C" w:rsidRPr="00F073C2" w:rsidDel="004B2116" w:rsidRDefault="006D452C" w:rsidP="00AD5760">
            <w:pPr>
              <w:rPr>
                <w:del w:id="8325" w:author="Valeria Tapia" w:date="2026-10-01T11:41:00Z"/>
                <w:rFonts w:cs="Arial"/>
                <w:color w:val="000000"/>
                <w:sz w:val="16"/>
                <w:szCs w:val="16"/>
                <w:lang w:eastAsia="es-BO"/>
              </w:rPr>
            </w:pPr>
          </w:p>
        </w:tc>
        <w:tc>
          <w:tcPr>
            <w:tcW w:w="2665" w:type="pct"/>
            <w:gridSpan w:val="22"/>
            <w:vMerge/>
            <w:tcPrChange w:id="8326" w:author="Valeria Tapia" w:date="2026-10-01T18:54:00Z">
              <w:tcPr>
                <w:tcW w:w="2662" w:type="pct"/>
                <w:gridSpan w:val="43"/>
                <w:vMerge/>
              </w:tcPr>
            </w:tcPrChange>
          </w:tcPr>
          <w:p w14:paraId="2C6C51C0" w14:textId="488A32BB" w:rsidR="006D452C" w:rsidRPr="00F073C2" w:rsidDel="004B2116" w:rsidRDefault="006D452C" w:rsidP="00AD5760">
            <w:pPr>
              <w:jc w:val="center"/>
              <w:rPr>
                <w:del w:id="8327" w:author="Valeria Tapia" w:date="2026-10-01T11:41:00Z"/>
                <w:rFonts w:cs="Arial"/>
                <w:b/>
                <w:bCs/>
                <w:color w:val="000000"/>
                <w:sz w:val="16"/>
                <w:szCs w:val="16"/>
                <w:lang w:eastAsia="es-BO"/>
              </w:rPr>
            </w:pPr>
          </w:p>
        </w:tc>
      </w:tr>
      <w:tr w:rsidR="00BC22CC" w:rsidRPr="00F073C2" w:rsidDel="004B2116" w14:paraId="7157A0BE" w14:textId="77777777" w:rsidTr="00471D04">
        <w:tblPrEx>
          <w:tblPrExChange w:id="8328" w:author="Valeria Tapia" w:date="2026-10-01T18:54:00Z">
            <w:tblPrEx>
              <w:tblW w:w="5315" w:type="pct"/>
              <w:tblInd w:w="70" w:type="dxa"/>
            </w:tblPrEx>
          </w:tblPrExChange>
        </w:tblPrEx>
        <w:trPr>
          <w:trHeight w:val="259"/>
          <w:del w:id="8329" w:author="Valeria Tapia" w:date="2026-10-01T11:41:00Z"/>
          <w:trPrChange w:id="8330" w:author="Valeria Tapia" w:date="2026-10-01T18:54:00Z">
            <w:trPr>
              <w:gridBefore w:val="1"/>
              <w:trHeight w:val="259"/>
            </w:trPr>
          </w:trPrChange>
        </w:trPr>
        <w:tc>
          <w:tcPr>
            <w:tcW w:w="1300" w:type="pct"/>
            <w:gridSpan w:val="25"/>
            <w:tcPrChange w:id="8331" w:author="Valeria Tapia" w:date="2026-10-01T18:54:00Z">
              <w:tcPr>
                <w:tcW w:w="1305" w:type="pct"/>
                <w:gridSpan w:val="32"/>
              </w:tcPr>
            </w:tcPrChange>
          </w:tcPr>
          <w:p w14:paraId="69AA2898" w14:textId="3E98663D" w:rsidR="006D452C" w:rsidRPr="00F073C2" w:rsidDel="004B2116" w:rsidRDefault="006D452C" w:rsidP="00AD5760">
            <w:pPr>
              <w:rPr>
                <w:del w:id="8332" w:author="Valeria Tapia" w:date="2026-10-01T11:41:00Z"/>
                <w:rFonts w:cs="Arial"/>
                <w:b/>
                <w:i/>
                <w:iCs/>
                <w:color w:val="000000"/>
                <w:sz w:val="16"/>
                <w:szCs w:val="16"/>
                <w:lang w:eastAsia="es-BO"/>
              </w:rPr>
            </w:pPr>
            <w:del w:id="8333" w:author="Valeria Tapia" w:date="2026-10-01T11:41:00Z">
              <w:r w:rsidRPr="00F073C2" w:rsidDel="004B2116">
                <w:rPr>
                  <w:rFonts w:cs="Arial"/>
                  <w:b/>
                  <w:bCs/>
                  <w:color w:val="000000"/>
                  <w:sz w:val="16"/>
                  <w:szCs w:val="16"/>
                  <w:lang w:eastAsia="es-BO"/>
                </w:rPr>
                <w:delText>CERTIFICACIÓN</w:delText>
              </w:r>
            </w:del>
          </w:p>
        </w:tc>
        <w:tc>
          <w:tcPr>
            <w:tcW w:w="500" w:type="pct"/>
            <w:gridSpan w:val="11"/>
            <w:shd w:val="clear" w:color="auto" w:fill="auto"/>
            <w:vAlign w:val="bottom"/>
            <w:tcPrChange w:id="8334" w:author="Valeria Tapia" w:date="2026-10-01T18:54:00Z">
              <w:tcPr>
                <w:tcW w:w="503" w:type="pct"/>
                <w:gridSpan w:val="16"/>
                <w:shd w:val="clear" w:color="auto" w:fill="auto"/>
                <w:vAlign w:val="bottom"/>
              </w:tcPr>
            </w:tcPrChange>
          </w:tcPr>
          <w:p w14:paraId="3FE43186" w14:textId="77971237" w:rsidR="006D452C" w:rsidRPr="00F073C2" w:rsidDel="004B2116" w:rsidRDefault="006D452C" w:rsidP="00AD5760">
            <w:pPr>
              <w:jc w:val="center"/>
              <w:rPr>
                <w:del w:id="8335" w:author="Valeria Tapia" w:date="2026-10-01T11:41:00Z"/>
                <w:rFonts w:cs="Arial"/>
                <w:color w:val="000000"/>
                <w:sz w:val="16"/>
                <w:szCs w:val="16"/>
                <w:lang w:eastAsia="es-BO"/>
              </w:rPr>
            </w:pPr>
          </w:p>
        </w:tc>
        <w:tc>
          <w:tcPr>
            <w:tcW w:w="534" w:type="pct"/>
            <w:gridSpan w:val="6"/>
            <w:shd w:val="clear" w:color="auto" w:fill="auto"/>
            <w:vAlign w:val="bottom"/>
            <w:tcPrChange w:id="8336" w:author="Valeria Tapia" w:date="2026-10-01T18:54:00Z">
              <w:tcPr>
                <w:tcW w:w="530" w:type="pct"/>
                <w:gridSpan w:val="8"/>
                <w:shd w:val="clear" w:color="auto" w:fill="auto"/>
                <w:vAlign w:val="bottom"/>
              </w:tcPr>
            </w:tcPrChange>
          </w:tcPr>
          <w:p w14:paraId="304CC782" w14:textId="79A2C2EF" w:rsidR="006D452C" w:rsidRPr="00F073C2" w:rsidDel="004B2116" w:rsidRDefault="006D452C" w:rsidP="00AD5760">
            <w:pPr>
              <w:jc w:val="center"/>
              <w:rPr>
                <w:del w:id="8337" w:author="Valeria Tapia" w:date="2026-10-01T11:41:00Z"/>
                <w:rFonts w:cs="Arial"/>
                <w:color w:val="000000"/>
                <w:sz w:val="16"/>
                <w:szCs w:val="16"/>
                <w:lang w:eastAsia="es-BO"/>
              </w:rPr>
            </w:pPr>
          </w:p>
        </w:tc>
        <w:tc>
          <w:tcPr>
            <w:tcW w:w="2665" w:type="pct"/>
            <w:gridSpan w:val="22"/>
            <w:vMerge/>
            <w:tcPrChange w:id="8338" w:author="Valeria Tapia" w:date="2026-10-01T18:54:00Z">
              <w:tcPr>
                <w:tcW w:w="2662" w:type="pct"/>
                <w:gridSpan w:val="43"/>
                <w:vMerge/>
              </w:tcPr>
            </w:tcPrChange>
          </w:tcPr>
          <w:p w14:paraId="0C8E9A4D" w14:textId="741D4DDF" w:rsidR="006D452C" w:rsidRPr="00F073C2" w:rsidDel="004B2116" w:rsidRDefault="006D452C" w:rsidP="00AD5760">
            <w:pPr>
              <w:jc w:val="center"/>
              <w:rPr>
                <w:del w:id="8339" w:author="Valeria Tapia" w:date="2026-10-01T11:41:00Z"/>
                <w:rFonts w:cs="Arial"/>
                <w:b/>
                <w:bCs/>
                <w:color w:val="000000"/>
                <w:sz w:val="16"/>
                <w:szCs w:val="16"/>
                <w:lang w:eastAsia="es-BO"/>
              </w:rPr>
            </w:pPr>
          </w:p>
        </w:tc>
      </w:tr>
      <w:tr w:rsidR="00BC22CC" w:rsidRPr="00F073C2" w:rsidDel="004B2116" w14:paraId="7EA96E4B" w14:textId="77777777" w:rsidTr="00471D04">
        <w:tblPrEx>
          <w:tblPrExChange w:id="8340" w:author="Valeria Tapia" w:date="2026-10-01T18:54:00Z">
            <w:tblPrEx>
              <w:tblW w:w="5315" w:type="pct"/>
              <w:tblInd w:w="70" w:type="dxa"/>
            </w:tblPrEx>
          </w:tblPrExChange>
        </w:tblPrEx>
        <w:trPr>
          <w:trHeight w:val="267"/>
          <w:del w:id="8341" w:author="Valeria Tapia" w:date="2026-10-01T11:41:00Z"/>
          <w:trPrChange w:id="8342" w:author="Valeria Tapia" w:date="2026-10-01T18:54:00Z">
            <w:trPr>
              <w:gridBefore w:val="1"/>
              <w:trHeight w:val="267"/>
            </w:trPr>
          </w:trPrChange>
        </w:trPr>
        <w:tc>
          <w:tcPr>
            <w:tcW w:w="1300" w:type="pct"/>
            <w:gridSpan w:val="25"/>
            <w:tcPrChange w:id="8343" w:author="Valeria Tapia" w:date="2026-10-01T18:54:00Z">
              <w:tcPr>
                <w:tcW w:w="1305" w:type="pct"/>
                <w:gridSpan w:val="32"/>
              </w:tcPr>
            </w:tcPrChange>
          </w:tcPr>
          <w:p w14:paraId="147DEDA5" w14:textId="13BF5C35" w:rsidR="006D452C" w:rsidRPr="00F073C2" w:rsidDel="004B2116" w:rsidRDefault="006D452C" w:rsidP="00AD5760">
            <w:pPr>
              <w:rPr>
                <w:del w:id="8344" w:author="Valeria Tapia" w:date="2026-10-01T11:41:00Z"/>
                <w:rFonts w:cs="Arial"/>
                <w:b/>
                <w:i/>
                <w:iCs/>
                <w:color w:val="000000"/>
                <w:sz w:val="16"/>
                <w:szCs w:val="16"/>
                <w:lang w:eastAsia="es-BO"/>
              </w:rPr>
            </w:pPr>
            <w:del w:id="8345" w:author="Valeria Tapia" w:date="2026-10-01T11:41:00Z">
              <w:r w:rsidRPr="00F073C2" w:rsidDel="004B2116">
                <w:rPr>
                  <w:rFonts w:cs="Arial"/>
                  <w:b/>
                  <w:bCs/>
                  <w:color w:val="000000"/>
                  <w:sz w:val="16"/>
                  <w:szCs w:val="16"/>
                  <w:lang w:eastAsia="es-BO"/>
                </w:rPr>
                <w:delText>OTRO (S) (Especificar)</w:delText>
              </w:r>
            </w:del>
          </w:p>
        </w:tc>
        <w:tc>
          <w:tcPr>
            <w:tcW w:w="500" w:type="pct"/>
            <w:gridSpan w:val="11"/>
            <w:shd w:val="clear" w:color="auto" w:fill="auto"/>
            <w:vAlign w:val="bottom"/>
            <w:tcPrChange w:id="8346" w:author="Valeria Tapia" w:date="2026-10-01T18:54:00Z">
              <w:tcPr>
                <w:tcW w:w="503" w:type="pct"/>
                <w:gridSpan w:val="16"/>
                <w:shd w:val="clear" w:color="auto" w:fill="auto"/>
                <w:vAlign w:val="bottom"/>
              </w:tcPr>
            </w:tcPrChange>
          </w:tcPr>
          <w:p w14:paraId="3E128452" w14:textId="2F411287" w:rsidR="006D452C" w:rsidRPr="00F073C2" w:rsidDel="004B2116" w:rsidRDefault="006D452C" w:rsidP="00AD5760">
            <w:pPr>
              <w:jc w:val="center"/>
              <w:rPr>
                <w:del w:id="8347" w:author="Valeria Tapia" w:date="2026-10-01T11:41:00Z"/>
                <w:rFonts w:cs="Arial"/>
                <w:color w:val="000000"/>
                <w:sz w:val="16"/>
                <w:szCs w:val="16"/>
                <w:lang w:eastAsia="es-BO"/>
              </w:rPr>
            </w:pPr>
          </w:p>
        </w:tc>
        <w:tc>
          <w:tcPr>
            <w:tcW w:w="534" w:type="pct"/>
            <w:gridSpan w:val="6"/>
            <w:shd w:val="clear" w:color="auto" w:fill="auto"/>
            <w:vAlign w:val="bottom"/>
            <w:tcPrChange w:id="8348" w:author="Valeria Tapia" w:date="2026-10-01T18:54:00Z">
              <w:tcPr>
                <w:tcW w:w="530" w:type="pct"/>
                <w:gridSpan w:val="8"/>
                <w:shd w:val="clear" w:color="auto" w:fill="auto"/>
                <w:vAlign w:val="bottom"/>
              </w:tcPr>
            </w:tcPrChange>
          </w:tcPr>
          <w:p w14:paraId="676B0C29" w14:textId="6E70A480" w:rsidR="006D452C" w:rsidRPr="00F073C2" w:rsidDel="004B2116" w:rsidRDefault="006D452C" w:rsidP="00AD5760">
            <w:pPr>
              <w:jc w:val="center"/>
              <w:rPr>
                <w:del w:id="8349" w:author="Valeria Tapia" w:date="2026-10-01T11:41:00Z"/>
                <w:rFonts w:cs="Arial"/>
                <w:color w:val="000000"/>
                <w:sz w:val="16"/>
                <w:szCs w:val="16"/>
                <w:lang w:eastAsia="es-BO"/>
              </w:rPr>
            </w:pPr>
          </w:p>
        </w:tc>
        <w:tc>
          <w:tcPr>
            <w:tcW w:w="2665" w:type="pct"/>
            <w:gridSpan w:val="22"/>
            <w:vMerge/>
            <w:tcPrChange w:id="8350" w:author="Valeria Tapia" w:date="2026-10-01T18:54:00Z">
              <w:tcPr>
                <w:tcW w:w="2662" w:type="pct"/>
                <w:gridSpan w:val="43"/>
                <w:vMerge/>
              </w:tcPr>
            </w:tcPrChange>
          </w:tcPr>
          <w:p w14:paraId="10BE80F3" w14:textId="7263AC12" w:rsidR="006D452C" w:rsidRPr="00F073C2" w:rsidDel="004B2116" w:rsidRDefault="006D452C" w:rsidP="00AD5760">
            <w:pPr>
              <w:jc w:val="center"/>
              <w:rPr>
                <w:del w:id="8351" w:author="Valeria Tapia" w:date="2026-10-01T11:41:00Z"/>
                <w:rFonts w:cs="Arial"/>
                <w:b/>
                <w:bCs/>
                <w:color w:val="000000"/>
                <w:sz w:val="16"/>
                <w:szCs w:val="16"/>
                <w:lang w:eastAsia="es-BO"/>
              </w:rPr>
            </w:pPr>
          </w:p>
        </w:tc>
      </w:tr>
      <w:tr w:rsidR="006D452C" w:rsidRPr="00F073C2" w:rsidDel="00F43359" w14:paraId="0BC3A8C3" w14:textId="09A82341" w:rsidTr="00BC22CC">
        <w:trPr>
          <w:trHeight w:val="155"/>
          <w:del w:id="8352" w:author="Valeria Tapia" w:date="2026-10-01T11:43:00Z"/>
          <w:trPrChange w:id="8353" w:author="Valeria Tapia" w:date="2026-10-01T18:43:00Z">
            <w:trPr>
              <w:gridAfter w:val="0"/>
              <w:trHeight w:val="155"/>
            </w:trPr>
          </w:trPrChange>
        </w:trPr>
        <w:tc>
          <w:tcPr>
            <w:tcW w:w="5000" w:type="pct"/>
            <w:gridSpan w:val="64"/>
            <w:shd w:val="clear" w:color="000000" w:fill="FFF2CC"/>
            <w:tcPrChange w:id="8354" w:author="Valeria Tapia" w:date="2026-10-01T18:43:00Z">
              <w:tcPr>
                <w:tcW w:w="5000" w:type="pct"/>
                <w:gridSpan w:val="98"/>
                <w:shd w:val="clear" w:color="000000" w:fill="FFF2CC"/>
              </w:tcPr>
            </w:tcPrChange>
          </w:tcPr>
          <w:p w14:paraId="12D18AB9" w14:textId="0F995D97" w:rsidR="006D452C" w:rsidRPr="00F073C2" w:rsidDel="00F43359" w:rsidRDefault="006D452C" w:rsidP="00AD5760">
            <w:pPr>
              <w:rPr>
                <w:del w:id="8355" w:author="Valeria Tapia" w:date="2026-10-01T11:43:00Z"/>
                <w:rFonts w:cs="Arial"/>
                <w:b/>
                <w:bCs/>
                <w:color w:val="000000"/>
                <w:sz w:val="16"/>
                <w:szCs w:val="16"/>
                <w:lang w:eastAsia="es-BO"/>
              </w:rPr>
            </w:pPr>
            <w:del w:id="8356" w:author="Valeria Tapia" w:date="2026-10-01T11:43:00Z">
              <w:r w:rsidRPr="00F073C2" w:rsidDel="00F43359">
                <w:rPr>
                  <w:rFonts w:cs="Arial"/>
                  <w:b/>
                  <w:bCs/>
                  <w:color w:val="000000"/>
                  <w:sz w:val="16"/>
                  <w:szCs w:val="16"/>
                  <w:lang w:eastAsia="es-BO"/>
                </w:rPr>
                <w:delText xml:space="preserve">7. ¿LA ENTIDAD CUENTA CON PERSONAL PROPIO EN EL ÁREA DE DESARROLLO DE SISTEMAS? </w:delText>
              </w:r>
              <w:r w:rsidRPr="00F073C2" w:rsidDel="00F43359">
                <w:rPr>
                  <w:rFonts w:cs="Arial"/>
                  <w:bCs/>
                  <w:color w:val="000000"/>
                  <w:sz w:val="16"/>
                  <w:szCs w:val="16"/>
                  <w:lang w:eastAsia="es-BO"/>
                </w:rPr>
                <w:delText>(marque con una X).</w:delText>
              </w:r>
            </w:del>
          </w:p>
        </w:tc>
      </w:tr>
      <w:tr w:rsidR="00BC22CC" w:rsidRPr="00F073C2" w:rsidDel="00F43359" w14:paraId="3E5BA469" w14:textId="77777777" w:rsidTr="00471D04">
        <w:tblPrEx>
          <w:tblPrExChange w:id="8357" w:author="Valeria Tapia" w:date="2026-10-01T18:54:00Z">
            <w:tblPrEx>
              <w:tblW w:w="5315" w:type="pct"/>
              <w:tblInd w:w="70" w:type="dxa"/>
            </w:tblPrEx>
          </w:tblPrExChange>
        </w:tblPrEx>
        <w:trPr>
          <w:trHeight w:val="300"/>
          <w:del w:id="8358" w:author="Valeria Tapia" w:date="2026-10-01T11:43:00Z"/>
          <w:trPrChange w:id="8359" w:author="Valeria Tapia" w:date="2026-10-01T18:54:00Z">
            <w:trPr>
              <w:gridBefore w:val="1"/>
              <w:trHeight w:val="300"/>
            </w:trPr>
          </w:trPrChange>
        </w:trPr>
        <w:tc>
          <w:tcPr>
            <w:tcW w:w="171" w:type="pct"/>
            <w:gridSpan w:val="3"/>
            <w:vAlign w:val="center"/>
            <w:tcPrChange w:id="8360" w:author="Valeria Tapia" w:date="2026-10-01T18:54:00Z">
              <w:tcPr>
                <w:tcW w:w="177" w:type="pct"/>
                <w:gridSpan w:val="3"/>
                <w:vAlign w:val="center"/>
              </w:tcPr>
            </w:tcPrChange>
          </w:tcPr>
          <w:p w14:paraId="6C2DF43D" w14:textId="125D2D56" w:rsidR="006D452C" w:rsidRPr="00F073C2" w:rsidDel="00F43359" w:rsidRDefault="006D452C" w:rsidP="00AD5760">
            <w:pPr>
              <w:jc w:val="center"/>
              <w:rPr>
                <w:del w:id="8361" w:author="Valeria Tapia" w:date="2026-10-01T11:43:00Z"/>
                <w:rFonts w:cs="Arial"/>
                <w:color w:val="000000"/>
                <w:sz w:val="16"/>
                <w:szCs w:val="16"/>
                <w:lang w:eastAsia="es-BO"/>
              </w:rPr>
            </w:pPr>
            <w:del w:id="8362" w:author="Valeria Tapia" w:date="2026-10-01T11:43:00Z">
              <w:r w:rsidRPr="00F073C2" w:rsidDel="00F43359">
                <w:rPr>
                  <w:rFonts w:cs="Arial"/>
                  <w:color w:val="000000"/>
                  <w:sz w:val="16"/>
                  <w:szCs w:val="16"/>
                  <w:lang w:eastAsia="es-BO"/>
                </w:rPr>
                <w:delText>SI</w:delText>
              </w:r>
            </w:del>
          </w:p>
        </w:tc>
        <w:tc>
          <w:tcPr>
            <w:tcW w:w="2163" w:type="pct"/>
            <w:gridSpan w:val="39"/>
            <w:shd w:val="clear" w:color="auto" w:fill="auto"/>
            <w:noWrap/>
            <w:vAlign w:val="center"/>
            <w:hideMark/>
            <w:tcPrChange w:id="8363" w:author="Valeria Tapia" w:date="2026-10-01T18:54:00Z">
              <w:tcPr>
                <w:tcW w:w="2162" w:type="pct"/>
                <w:gridSpan w:val="54"/>
                <w:shd w:val="clear" w:color="auto" w:fill="auto"/>
                <w:noWrap/>
                <w:vAlign w:val="center"/>
                <w:hideMark/>
              </w:tcPr>
            </w:tcPrChange>
          </w:tcPr>
          <w:p w14:paraId="39FFB93A" w14:textId="1BA102FA" w:rsidR="006D452C" w:rsidRPr="00F073C2" w:rsidDel="00F43359" w:rsidRDefault="006D452C" w:rsidP="00AD5760">
            <w:pPr>
              <w:jc w:val="center"/>
              <w:rPr>
                <w:del w:id="8364" w:author="Valeria Tapia" w:date="2026-10-01T11:43:00Z"/>
                <w:rFonts w:cs="Arial"/>
                <w:color w:val="000000"/>
                <w:sz w:val="16"/>
                <w:szCs w:val="16"/>
                <w:lang w:eastAsia="es-BO"/>
              </w:rPr>
            </w:pPr>
          </w:p>
        </w:tc>
        <w:tc>
          <w:tcPr>
            <w:tcW w:w="394" w:type="pct"/>
            <w:gridSpan w:val="5"/>
            <w:shd w:val="clear" w:color="auto" w:fill="auto"/>
            <w:noWrap/>
            <w:vAlign w:val="center"/>
            <w:hideMark/>
            <w:tcPrChange w:id="8365" w:author="Valeria Tapia" w:date="2026-10-01T18:54:00Z">
              <w:tcPr>
                <w:tcW w:w="394" w:type="pct"/>
                <w:gridSpan w:val="13"/>
                <w:shd w:val="clear" w:color="auto" w:fill="auto"/>
                <w:noWrap/>
                <w:vAlign w:val="center"/>
                <w:hideMark/>
              </w:tcPr>
            </w:tcPrChange>
          </w:tcPr>
          <w:p w14:paraId="2271C3A8" w14:textId="7F23EA3D" w:rsidR="006D452C" w:rsidRPr="00F073C2" w:rsidDel="00F43359" w:rsidRDefault="006D452C" w:rsidP="00AD5760">
            <w:pPr>
              <w:jc w:val="center"/>
              <w:rPr>
                <w:del w:id="8366" w:author="Valeria Tapia" w:date="2026-10-01T11:43:00Z"/>
                <w:rFonts w:cs="Arial"/>
                <w:b/>
                <w:bCs/>
                <w:color w:val="000000"/>
                <w:sz w:val="16"/>
                <w:szCs w:val="16"/>
                <w:lang w:eastAsia="es-BO"/>
              </w:rPr>
            </w:pPr>
            <w:del w:id="8367" w:author="Valeria Tapia" w:date="2026-10-01T11:43:00Z">
              <w:r w:rsidRPr="00F073C2" w:rsidDel="00F43359">
                <w:rPr>
                  <w:rFonts w:cs="Arial"/>
                  <w:color w:val="000000"/>
                  <w:sz w:val="16"/>
                  <w:szCs w:val="16"/>
                  <w:lang w:eastAsia="es-BO"/>
                </w:rPr>
                <w:delText>NO</w:delText>
              </w:r>
            </w:del>
          </w:p>
        </w:tc>
        <w:tc>
          <w:tcPr>
            <w:tcW w:w="2271" w:type="pct"/>
            <w:gridSpan w:val="17"/>
            <w:shd w:val="clear" w:color="auto" w:fill="auto"/>
            <w:noWrap/>
            <w:vAlign w:val="bottom"/>
            <w:hideMark/>
            <w:tcPrChange w:id="8368" w:author="Valeria Tapia" w:date="2026-10-01T18:54:00Z">
              <w:tcPr>
                <w:tcW w:w="2267" w:type="pct"/>
                <w:gridSpan w:val="29"/>
                <w:shd w:val="clear" w:color="auto" w:fill="auto"/>
                <w:noWrap/>
                <w:vAlign w:val="bottom"/>
                <w:hideMark/>
              </w:tcPr>
            </w:tcPrChange>
          </w:tcPr>
          <w:p w14:paraId="016BD8DB" w14:textId="1FDE2E4F" w:rsidR="006D452C" w:rsidRPr="00F073C2" w:rsidDel="00F43359" w:rsidRDefault="006D452C" w:rsidP="00AD5760">
            <w:pPr>
              <w:rPr>
                <w:del w:id="8369" w:author="Valeria Tapia" w:date="2026-10-01T11:43:00Z"/>
                <w:rFonts w:cs="Arial"/>
                <w:b/>
                <w:bCs/>
                <w:color w:val="000000"/>
                <w:sz w:val="16"/>
                <w:szCs w:val="16"/>
                <w:lang w:eastAsia="es-BO"/>
              </w:rPr>
            </w:pPr>
          </w:p>
        </w:tc>
      </w:tr>
      <w:tr w:rsidR="00BC22CC" w:rsidRPr="00F073C2" w:rsidDel="00F43359" w14:paraId="7829DAE9" w14:textId="77777777" w:rsidTr="00471D04">
        <w:tblPrEx>
          <w:tblPrExChange w:id="8370" w:author="Valeria Tapia" w:date="2026-10-01T18:54:00Z">
            <w:tblPrEx>
              <w:tblW w:w="5314" w:type="pct"/>
              <w:tblInd w:w="70" w:type="dxa"/>
            </w:tblPrEx>
          </w:tblPrExChange>
        </w:tblPrEx>
        <w:trPr>
          <w:trHeight w:val="300"/>
          <w:del w:id="8371" w:author="Valeria Tapia" w:date="2026-10-01T11:43:00Z"/>
          <w:trPrChange w:id="8372" w:author="Valeria Tapia" w:date="2026-10-01T18:54:00Z">
            <w:trPr>
              <w:gridBefore w:val="1"/>
              <w:gridAfter w:val="0"/>
              <w:trHeight w:val="300"/>
            </w:trPr>
          </w:trPrChange>
        </w:trPr>
        <w:tc>
          <w:tcPr>
            <w:tcW w:w="171" w:type="pct"/>
            <w:gridSpan w:val="3"/>
            <w:vAlign w:val="center"/>
            <w:tcPrChange w:id="8373" w:author="Valeria Tapia" w:date="2026-10-01T18:54:00Z">
              <w:tcPr>
                <w:tcW w:w="178" w:type="pct"/>
                <w:gridSpan w:val="4"/>
                <w:vAlign w:val="center"/>
              </w:tcPr>
            </w:tcPrChange>
          </w:tcPr>
          <w:p w14:paraId="1E46AD4B" w14:textId="77210D2C" w:rsidR="006D452C" w:rsidRPr="00F073C2" w:rsidDel="00F43359" w:rsidRDefault="006D452C" w:rsidP="00AD5760">
            <w:pPr>
              <w:jc w:val="center"/>
              <w:rPr>
                <w:del w:id="8374" w:author="Valeria Tapia" w:date="2026-10-01T11:43:00Z"/>
                <w:rFonts w:cs="Arial"/>
                <w:color w:val="000000"/>
                <w:sz w:val="16"/>
                <w:szCs w:val="16"/>
                <w:lang w:eastAsia="es-BO"/>
              </w:rPr>
            </w:pPr>
          </w:p>
        </w:tc>
        <w:tc>
          <w:tcPr>
            <w:tcW w:w="2163" w:type="pct"/>
            <w:gridSpan w:val="39"/>
            <w:shd w:val="clear" w:color="auto" w:fill="auto"/>
            <w:noWrap/>
            <w:vAlign w:val="center"/>
            <w:tcPrChange w:id="8375" w:author="Valeria Tapia" w:date="2026-10-01T18:54:00Z">
              <w:tcPr>
                <w:tcW w:w="2164" w:type="pct"/>
                <w:gridSpan w:val="57"/>
                <w:shd w:val="clear" w:color="auto" w:fill="auto"/>
                <w:noWrap/>
                <w:vAlign w:val="center"/>
              </w:tcPr>
            </w:tcPrChange>
          </w:tcPr>
          <w:p w14:paraId="1872D6E0" w14:textId="7F4594A5" w:rsidR="006D452C" w:rsidRPr="002705DE" w:rsidDel="00F43359" w:rsidRDefault="006D452C" w:rsidP="00AD5760">
            <w:pPr>
              <w:rPr>
                <w:del w:id="8376" w:author="Valeria Tapia" w:date="2026-10-01T11:43:00Z"/>
                <w:rFonts w:cs="Arial"/>
                <w:color w:val="000000"/>
                <w:sz w:val="16"/>
                <w:szCs w:val="16"/>
                <w:lang w:eastAsia="es-BO"/>
              </w:rPr>
            </w:pPr>
            <w:del w:id="8377" w:author="Valeria Tapia" w:date="2026-10-01T11:43:00Z">
              <w:r w:rsidRPr="002705DE" w:rsidDel="00F43359">
                <w:rPr>
                  <w:rFonts w:cs="Arial"/>
                  <w:i/>
                  <w:iCs/>
                  <w:color w:val="000000"/>
                  <w:sz w:val="16"/>
                  <w:szCs w:val="16"/>
                  <w:lang w:eastAsia="es-BO"/>
                </w:rPr>
                <w:delText>SI LA RESPUESTA ES "SI"  CONTIN</w:delText>
              </w:r>
              <w:r w:rsidDel="00F43359">
                <w:rPr>
                  <w:rFonts w:cs="Arial"/>
                  <w:i/>
                  <w:iCs/>
                  <w:color w:val="000000"/>
                  <w:sz w:val="16"/>
                  <w:szCs w:val="16"/>
                  <w:lang w:eastAsia="es-BO"/>
                </w:rPr>
                <w:delText>Ú</w:delText>
              </w:r>
              <w:r w:rsidRPr="002705DE" w:rsidDel="00F43359">
                <w:rPr>
                  <w:rFonts w:cs="Arial"/>
                  <w:i/>
                  <w:iCs/>
                  <w:color w:val="000000"/>
                  <w:sz w:val="16"/>
                  <w:szCs w:val="16"/>
                  <w:lang w:eastAsia="es-BO"/>
                </w:rPr>
                <w:delText>E CON  LA PREGUNTA 8.  SI LA RESPUESTA ES "NO",  ESPECIFIQUE LA ENTIDAD DEPENDIENTE:</w:delText>
              </w:r>
            </w:del>
          </w:p>
        </w:tc>
        <w:tc>
          <w:tcPr>
            <w:tcW w:w="2665" w:type="pct"/>
            <w:gridSpan w:val="22"/>
            <w:shd w:val="clear" w:color="auto" w:fill="auto"/>
            <w:noWrap/>
            <w:vAlign w:val="center"/>
            <w:tcPrChange w:id="8378" w:author="Valeria Tapia" w:date="2026-10-01T18:54:00Z">
              <w:tcPr>
                <w:tcW w:w="2659" w:type="pct"/>
                <w:gridSpan w:val="37"/>
                <w:shd w:val="clear" w:color="auto" w:fill="auto"/>
                <w:noWrap/>
                <w:vAlign w:val="center"/>
              </w:tcPr>
            </w:tcPrChange>
          </w:tcPr>
          <w:p w14:paraId="08AA0930" w14:textId="2B646FFC" w:rsidR="006D452C" w:rsidRPr="002705DE" w:rsidDel="00F43359" w:rsidRDefault="006D452C" w:rsidP="00AD5760">
            <w:pPr>
              <w:rPr>
                <w:del w:id="8379" w:author="Valeria Tapia" w:date="2026-10-01T11:43:00Z"/>
                <w:rFonts w:cs="Arial"/>
                <w:b/>
                <w:bCs/>
                <w:color w:val="000000"/>
                <w:sz w:val="16"/>
                <w:szCs w:val="16"/>
                <w:lang w:eastAsia="es-BO"/>
              </w:rPr>
            </w:pPr>
            <w:del w:id="8380" w:author="Valeria Tapia" w:date="2026-10-01T11:43:00Z">
              <w:r w:rsidRPr="002705DE" w:rsidDel="00F43359">
                <w:rPr>
                  <w:rFonts w:cs="Arial"/>
                  <w:b/>
                  <w:bCs/>
                  <w:color w:val="000000"/>
                  <w:sz w:val="16"/>
                  <w:szCs w:val="16"/>
                  <w:lang w:eastAsia="es-BO"/>
                </w:rPr>
                <w:delText>Ejemplo: MINISTERIO DE OBRAS PÚBLICAS SERVICIOS Y VIVIENDA</w:delText>
              </w:r>
            </w:del>
          </w:p>
        </w:tc>
      </w:tr>
      <w:tr w:rsidR="006D452C" w:rsidRPr="00F073C2" w:rsidDel="00F43359" w14:paraId="3C181308" w14:textId="17CC82BF" w:rsidTr="00BC22CC">
        <w:trPr>
          <w:trHeight w:val="540"/>
          <w:del w:id="8381" w:author="Valeria Tapia" w:date="2026-10-01T11:44:00Z"/>
          <w:trPrChange w:id="8382" w:author="Valeria Tapia" w:date="2026-10-01T18:43:00Z">
            <w:trPr>
              <w:gridAfter w:val="0"/>
              <w:trHeight w:val="540"/>
            </w:trPr>
          </w:trPrChange>
        </w:trPr>
        <w:tc>
          <w:tcPr>
            <w:tcW w:w="5000" w:type="pct"/>
            <w:gridSpan w:val="64"/>
            <w:shd w:val="clear" w:color="000000" w:fill="FFF2CC"/>
            <w:tcPrChange w:id="8383" w:author="Valeria Tapia" w:date="2026-10-01T18:43:00Z">
              <w:tcPr>
                <w:tcW w:w="5000" w:type="pct"/>
                <w:gridSpan w:val="98"/>
                <w:shd w:val="clear" w:color="000000" w:fill="FFF2CC"/>
              </w:tcPr>
            </w:tcPrChange>
          </w:tcPr>
          <w:p w14:paraId="704FAFCC" w14:textId="3721692C" w:rsidR="006D452C" w:rsidRPr="00F073C2" w:rsidDel="00F43359" w:rsidRDefault="006D452C" w:rsidP="00AD5760">
            <w:pPr>
              <w:rPr>
                <w:del w:id="8384" w:author="Valeria Tapia" w:date="2026-10-01T11:44:00Z"/>
                <w:rFonts w:cs="Arial"/>
                <w:b/>
                <w:bCs/>
                <w:color w:val="000000"/>
                <w:sz w:val="16"/>
                <w:szCs w:val="16"/>
                <w:lang w:eastAsia="es-BO"/>
              </w:rPr>
            </w:pPr>
            <w:del w:id="8385" w:author="Valeria Tapia" w:date="2026-10-01T11:44:00Z">
              <w:r w:rsidRPr="00F073C2" w:rsidDel="00F43359">
                <w:rPr>
                  <w:rFonts w:cs="Arial"/>
                  <w:b/>
                  <w:bCs/>
                  <w:color w:val="000000"/>
                  <w:sz w:val="16"/>
                  <w:szCs w:val="16"/>
                  <w:lang w:eastAsia="es-BO"/>
                </w:rPr>
                <w:delText xml:space="preserve">8. ¿LOS SISTEMAS INFORMÁTICOS INTERACTÚAN CON ALGUNO DE LOS SIGUIENTES MÓDULOS DESARROLLADOS POR AGETIC? </w:delText>
              </w:r>
              <w:r w:rsidRPr="00F073C2" w:rsidDel="00F43359">
                <w:rPr>
                  <w:rFonts w:cs="Arial"/>
                  <w:bCs/>
                  <w:color w:val="000000"/>
                  <w:sz w:val="16"/>
                  <w:szCs w:val="16"/>
                  <w:lang w:eastAsia="es-BO"/>
                </w:rPr>
                <w:delText>(marque con una X).</w:delText>
              </w:r>
            </w:del>
          </w:p>
        </w:tc>
      </w:tr>
      <w:tr w:rsidR="00BC22CC" w:rsidRPr="00F073C2" w:rsidDel="00F43359" w14:paraId="1987AC82" w14:textId="77777777" w:rsidTr="00471D04">
        <w:tblPrEx>
          <w:tblPrExChange w:id="8386" w:author="Valeria Tapia" w:date="2026-10-01T18:54:00Z">
            <w:tblPrEx>
              <w:tblW w:w="5314" w:type="pct"/>
              <w:tblInd w:w="70" w:type="dxa"/>
            </w:tblPrEx>
          </w:tblPrExChange>
        </w:tblPrEx>
        <w:trPr>
          <w:trHeight w:val="375"/>
          <w:del w:id="8387" w:author="Valeria Tapia" w:date="2026-10-01T11:44:00Z"/>
          <w:trPrChange w:id="8388" w:author="Valeria Tapia" w:date="2026-10-01T18:54:00Z">
            <w:trPr>
              <w:gridBefore w:val="1"/>
              <w:gridAfter w:val="0"/>
              <w:trHeight w:val="375"/>
            </w:trPr>
          </w:trPrChange>
        </w:trPr>
        <w:tc>
          <w:tcPr>
            <w:tcW w:w="840" w:type="pct"/>
            <w:gridSpan w:val="16"/>
            <w:shd w:val="clear" w:color="auto" w:fill="auto"/>
            <w:noWrap/>
            <w:vAlign w:val="center"/>
            <w:hideMark/>
            <w:tcPrChange w:id="8389" w:author="Valeria Tapia" w:date="2026-10-01T18:54:00Z">
              <w:tcPr>
                <w:tcW w:w="853" w:type="pct"/>
                <w:gridSpan w:val="20"/>
                <w:shd w:val="clear" w:color="auto" w:fill="auto"/>
                <w:noWrap/>
                <w:vAlign w:val="center"/>
                <w:hideMark/>
              </w:tcPr>
            </w:tcPrChange>
          </w:tcPr>
          <w:p w14:paraId="029EDF5E" w14:textId="63060F61" w:rsidR="006D452C" w:rsidRPr="00F073C2" w:rsidDel="00F43359" w:rsidRDefault="006D452C" w:rsidP="00AD5760">
            <w:pPr>
              <w:jc w:val="right"/>
              <w:rPr>
                <w:del w:id="8390" w:author="Valeria Tapia" w:date="2026-10-01T11:44:00Z"/>
                <w:rFonts w:cs="Arial"/>
                <w:b/>
                <w:color w:val="000000"/>
                <w:sz w:val="16"/>
                <w:szCs w:val="16"/>
                <w:lang w:eastAsia="es-BO"/>
              </w:rPr>
            </w:pPr>
            <w:del w:id="8391" w:author="Valeria Tapia" w:date="2026-10-01T11:44:00Z">
              <w:r w:rsidRPr="00F073C2" w:rsidDel="00F43359">
                <w:rPr>
                  <w:rFonts w:cs="Arial"/>
                  <w:b/>
                  <w:color w:val="000000"/>
                  <w:sz w:val="16"/>
                  <w:szCs w:val="16"/>
                  <w:lang w:eastAsia="es-BO"/>
                </w:rPr>
                <w:delText>CIUDADAN</w:delText>
              </w:r>
              <w:r w:rsidDel="00F43359">
                <w:rPr>
                  <w:rFonts w:cs="Arial"/>
                  <w:b/>
                  <w:color w:val="000000"/>
                  <w:sz w:val="16"/>
                  <w:szCs w:val="16"/>
                  <w:lang w:eastAsia="es-BO"/>
                </w:rPr>
                <w:delText>Í</w:delText>
              </w:r>
              <w:r w:rsidRPr="00F073C2" w:rsidDel="00F43359">
                <w:rPr>
                  <w:rFonts w:cs="Arial"/>
                  <w:b/>
                  <w:color w:val="000000"/>
                  <w:sz w:val="16"/>
                  <w:szCs w:val="16"/>
                  <w:lang w:eastAsia="es-BO"/>
                </w:rPr>
                <w:delText>A DIGITAL</w:delText>
              </w:r>
            </w:del>
          </w:p>
          <w:p w14:paraId="23EBDB3D" w14:textId="6FE27F6A" w:rsidR="006D452C" w:rsidRPr="00F073C2" w:rsidDel="00F43359" w:rsidRDefault="006D452C" w:rsidP="00AD5760">
            <w:pPr>
              <w:jc w:val="right"/>
              <w:rPr>
                <w:del w:id="8392" w:author="Valeria Tapia" w:date="2026-10-01T11:44:00Z"/>
                <w:rFonts w:cs="Arial"/>
                <w:b/>
                <w:color w:val="000000"/>
                <w:sz w:val="16"/>
                <w:szCs w:val="16"/>
                <w:lang w:eastAsia="es-BO"/>
              </w:rPr>
            </w:pPr>
            <w:del w:id="8393" w:author="Valeria Tapia" w:date="2026-10-01T11:44:00Z">
              <w:r w:rsidRPr="00F073C2" w:rsidDel="00F43359">
                <w:rPr>
                  <w:rFonts w:cs="Arial"/>
                  <w:color w:val="000000"/>
                  <w:sz w:val="16"/>
                  <w:szCs w:val="16"/>
                  <w:lang w:eastAsia="es-BO"/>
                </w:rPr>
                <w:delText>(Aprobador de documentos)</w:delText>
              </w:r>
            </w:del>
          </w:p>
        </w:tc>
        <w:tc>
          <w:tcPr>
            <w:tcW w:w="1213" w:type="pct"/>
            <w:gridSpan w:val="23"/>
            <w:tcPrChange w:id="8394" w:author="Valeria Tapia" w:date="2026-10-01T18:54:00Z">
              <w:tcPr>
                <w:tcW w:w="1212" w:type="pct"/>
                <w:gridSpan w:val="32"/>
              </w:tcPr>
            </w:tcPrChange>
          </w:tcPr>
          <w:p w14:paraId="2A466E95" w14:textId="5F3F099B" w:rsidR="006D452C" w:rsidRPr="00F073C2" w:rsidDel="00F43359" w:rsidRDefault="006D452C" w:rsidP="00AD5760">
            <w:pPr>
              <w:jc w:val="right"/>
              <w:rPr>
                <w:del w:id="8395" w:author="Valeria Tapia" w:date="2026-10-01T11:44:00Z"/>
                <w:rFonts w:cs="Arial"/>
                <w:color w:val="000000"/>
                <w:sz w:val="16"/>
                <w:szCs w:val="16"/>
                <w:lang w:eastAsia="es-BO"/>
              </w:rPr>
            </w:pPr>
            <w:del w:id="8396" w:author="Valeria Tapia" w:date="2026-10-01T11:44:00Z">
              <w:r w:rsidRPr="00F073C2" w:rsidDel="00F43359">
                <w:rPr>
                  <w:rFonts w:cs="Arial"/>
                  <w:color w:val="000000"/>
                  <w:sz w:val="16"/>
                  <w:szCs w:val="16"/>
                  <w:lang w:eastAsia="es-BO"/>
                </w:rPr>
                <w:delText> </w:delText>
              </w:r>
            </w:del>
          </w:p>
        </w:tc>
        <w:tc>
          <w:tcPr>
            <w:tcW w:w="1794" w:type="pct"/>
            <w:gridSpan w:val="18"/>
            <w:shd w:val="clear" w:color="auto" w:fill="auto"/>
            <w:noWrap/>
            <w:vAlign w:val="center"/>
            <w:hideMark/>
            <w:tcPrChange w:id="8397" w:author="Valeria Tapia" w:date="2026-10-01T18:54:00Z">
              <w:tcPr>
                <w:tcW w:w="1787" w:type="pct"/>
                <w:gridSpan w:val="34"/>
                <w:shd w:val="clear" w:color="auto" w:fill="auto"/>
                <w:noWrap/>
                <w:vAlign w:val="center"/>
                <w:hideMark/>
              </w:tcPr>
            </w:tcPrChange>
          </w:tcPr>
          <w:p w14:paraId="6B0D162E" w14:textId="10606224" w:rsidR="006D452C" w:rsidRPr="00F073C2" w:rsidDel="00F43359" w:rsidRDefault="006D452C" w:rsidP="00AD5760">
            <w:pPr>
              <w:jc w:val="right"/>
              <w:rPr>
                <w:del w:id="8398" w:author="Valeria Tapia" w:date="2026-10-01T11:44:00Z"/>
                <w:rFonts w:cs="Arial"/>
                <w:b/>
                <w:color w:val="000000"/>
                <w:sz w:val="16"/>
                <w:szCs w:val="16"/>
                <w:lang w:eastAsia="es-BO"/>
              </w:rPr>
            </w:pPr>
            <w:del w:id="8399" w:author="Valeria Tapia" w:date="2026-10-01T11:44:00Z">
              <w:r w:rsidRPr="00F073C2" w:rsidDel="00F43359">
                <w:rPr>
                  <w:rFonts w:cs="Arial"/>
                  <w:b/>
                  <w:color w:val="000000"/>
                  <w:sz w:val="16"/>
                  <w:szCs w:val="16"/>
                  <w:lang w:eastAsia="es-BO"/>
                </w:rPr>
                <w:delText>FIRMA DIGITAL</w:delText>
              </w:r>
            </w:del>
          </w:p>
        </w:tc>
        <w:tc>
          <w:tcPr>
            <w:tcW w:w="1152" w:type="pct"/>
            <w:gridSpan w:val="7"/>
            <w:shd w:val="clear" w:color="auto" w:fill="auto"/>
            <w:noWrap/>
            <w:vAlign w:val="center"/>
            <w:hideMark/>
            <w:tcPrChange w:id="8400" w:author="Valeria Tapia" w:date="2026-10-01T18:54:00Z">
              <w:tcPr>
                <w:tcW w:w="1148" w:type="pct"/>
                <w:gridSpan w:val="12"/>
                <w:shd w:val="clear" w:color="auto" w:fill="auto"/>
                <w:noWrap/>
                <w:vAlign w:val="center"/>
                <w:hideMark/>
              </w:tcPr>
            </w:tcPrChange>
          </w:tcPr>
          <w:p w14:paraId="7018CA8F" w14:textId="5CA1C8F5" w:rsidR="006D452C" w:rsidRPr="00F073C2" w:rsidDel="00F43359" w:rsidRDefault="006D452C" w:rsidP="00AD5760">
            <w:pPr>
              <w:rPr>
                <w:del w:id="8401" w:author="Valeria Tapia" w:date="2026-10-01T11:44:00Z"/>
                <w:rFonts w:cs="Arial"/>
                <w:color w:val="000000"/>
                <w:sz w:val="16"/>
                <w:szCs w:val="16"/>
                <w:lang w:eastAsia="es-BO"/>
              </w:rPr>
            </w:pPr>
            <w:del w:id="8402" w:author="Valeria Tapia" w:date="2026-10-01T11:44:00Z">
              <w:r w:rsidRPr="00F073C2" w:rsidDel="00F43359">
                <w:rPr>
                  <w:rFonts w:cs="Arial"/>
                  <w:color w:val="000000"/>
                  <w:sz w:val="16"/>
                  <w:szCs w:val="16"/>
                  <w:lang w:eastAsia="es-BO"/>
                </w:rPr>
                <w:delText> </w:delText>
              </w:r>
            </w:del>
          </w:p>
          <w:p w14:paraId="021FC6DD" w14:textId="45A73C97" w:rsidR="006D452C" w:rsidRPr="00F073C2" w:rsidDel="00F43359" w:rsidRDefault="006D452C" w:rsidP="00AD5760">
            <w:pPr>
              <w:rPr>
                <w:del w:id="8403" w:author="Valeria Tapia" w:date="2026-10-01T11:44:00Z"/>
                <w:rFonts w:cs="Arial"/>
                <w:color w:val="000000"/>
                <w:sz w:val="16"/>
                <w:szCs w:val="16"/>
                <w:lang w:eastAsia="es-BO"/>
              </w:rPr>
            </w:pPr>
          </w:p>
        </w:tc>
      </w:tr>
      <w:tr w:rsidR="00BC22CC" w:rsidRPr="00F073C2" w:rsidDel="00F43359" w14:paraId="58CA2A85" w14:textId="77777777" w:rsidTr="00471D04">
        <w:tblPrEx>
          <w:tblPrExChange w:id="8404" w:author="Valeria Tapia" w:date="2026-10-01T18:54:00Z">
            <w:tblPrEx>
              <w:tblW w:w="5314" w:type="pct"/>
              <w:tblInd w:w="70" w:type="dxa"/>
            </w:tblPrEx>
          </w:tblPrExChange>
        </w:tblPrEx>
        <w:trPr>
          <w:trHeight w:val="300"/>
          <w:del w:id="8405" w:author="Valeria Tapia" w:date="2026-10-01T11:44:00Z"/>
          <w:trPrChange w:id="8406" w:author="Valeria Tapia" w:date="2026-10-01T18:54:00Z">
            <w:trPr>
              <w:gridBefore w:val="1"/>
              <w:gridAfter w:val="0"/>
              <w:trHeight w:val="300"/>
            </w:trPr>
          </w:trPrChange>
        </w:trPr>
        <w:tc>
          <w:tcPr>
            <w:tcW w:w="840" w:type="pct"/>
            <w:gridSpan w:val="16"/>
            <w:shd w:val="clear" w:color="auto" w:fill="auto"/>
            <w:noWrap/>
            <w:vAlign w:val="center"/>
            <w:hideMark/>
            <w:tcPrChange w:id="8407" w:author="Valeria Tapia" w:date="2026-10-01T18:54:00Z">
              <w:tcPr>
                <w:tcW w:w="850" w:type="pct"/>
                <w:gridSpan w:val="19"/>
                <w:shd w:val="clear" w:color="auto" w:fill="auto"/>
                <w:noWrap/>
                <w:vAlign w:val="center"/>
                <w:hideMark/>
              </w:tcPr>
            </w:tcPrChange>
          </w:tcPr>
          <w:p w14:paraId="237C5BEE" w14:textId="26005501" w:rsidR="006D452C" w:rsidRPr="00F073C2" w:rsidDel="00F43359" w:rsidRDefault="006D452C" w:rsidP="00AD5760">
            <w:pPr>
              <w:jc w:val="right"/>
              <w:rPr>
                <w:del w:id="8408" w:author="Valeria Tapia" w:date="2026-10-01T11:44:00Z"/>
                <w:rFonts w:cs="Arial"/>
                <w:b/>
                <w:color w:val="000000"/>
                <w:sz w:val="16"/>
                <w:szCs w:val="16"/>
                <w:lang w:eastAsia="es-BO"/>
              </w:rPr>
            </w:pPr>
            <w:del w:id="8409" w:author="Valeria Tapia" w:date="2026-10-01T11:44:00Z">
              <w:r w:rsidRPr="00F073C2" w:rsidDel="00F43359">
                <w:rPr>
                  <w:rFonts w:cs="Arial"/>
                  <w:b/>
                  <w:color w:val="000000"/>
                  <w:sz w:val="16"/>
                  <w:szCs w:val="16"/>
                  <w:lang w:eastAsia="es-BO"/>
                </w:rPr>
                <w:delText>PASARELA DE PAGOS</w:delText>
              </w:r>
            </w:del>
          </w:p>
        </w:tc>
        <w:tc>
          <w:tcPr>
            <w:tcW w:w="250" w:type="pct"/>
            <w:gridSpan w:val="3"/>
            <w:vAlign w:val="center"/>
            <w:tcPrChange w:id="8410" w:author="Valeria Tapia" w:date="2026-10-01T18:54:00Z">
              <w:tcPr>
                <w:tcW w:w="250" w:type="pct"/>
                <w:gridSpan w:val="4"/>
                <w:vAlign w:val="center"/>
              </w:tcPr>
            </w:tcPrChange>
          </w:tcPr>
          <w:p w14:paraId="74DF6C1C" w14:textId="75C9C1F4" w:rsidR="006D452C" w:rsidRPr="00F073C2" w:rsidDel="00F43359" w:rsidRDefault="006D452C" w:rsidP="00AD5760">
            <w:pPr>
              <w:jc w:val="center"/>
              <w:rPr>
                <w:del w:id="8411" w:author="Valeria Tapia" w:date="2026-10-01T11:44:00Z"/>
                <w:rFonts w:cs="Arial"/>
                <w:b/>
                <w:color w:val="000000"/>
                <w:sz w:val="16"/>
                <w:szCs w:val="16"/>
                <w:lang w:eastAsia="es-BO"/>
              </w:rPr>
            </w:pPr>
            <w:del w:id="8412" w:author="Valeria Tapia" w:date="2026-10-01T11:44:00Z">
              <w:r w:rsidRPr="00F073C2" w:rsidDel="00F43359">
                <w:rPr>
                  <w:rFonts w:cs="Arial"/>
                  <w:b/>
                  <w:color w:val="000000"/>
                  <w:sz w:val="16"/>
                  <w:szCs w:val="16"/>
                  <w:lang w:eastAsia="es-BO"/>
                </w:rPr>
                <w:delText>CPT</w:delText>
              </w:r>
            </w:del>
          </w:p>
        </w:tc>
        <w:tc>
          <w:tcPr>
            <w:tcW w:w="268" w:type="pct"/>
            <w:gridSpan w:val="7"/>
            <w:vAlign w:val="center"/>
            <w:tcPrChange w:id="8413" w:author="Valeria Tapia" w:date="2026-10-01T18:54:00Z">
              <w:tcPr>
                <w:tcW w:w="268" w:type="pct"/>
                <w:gridSpan w:val="12"/>
                <w:vAlign w:val="center"/>
              </w:tcPr>
            </w:tcPrChange>
          </w:tcPr>
          <w:p w14:paraId="3A436648" w14:textId="5822AF7D" w:rsidR="006D452C" w:rsidRPr="00F073C2" w:rsidDel="00F43359" w:rsidRDefault="006D452C" w:rsidP="00AD5760">
            <w:pPr>
              <w:jc w:val="center"/>
              <w:rPr>
                <w:del w:id="8414" w:author="Valeria Tapia" w:date="2026-10-01T11:44:00Z"/>
                <w:rFonts w:cs="Arial"/>
                <w:b/>
                <w:color w:val="000000"/>
                <w:sz w:val="16"/>
                <w:szCs w:val="16"/>
                <w:lang w:eastAsia="es-BO"/>
              </w:rPr>
            </w:pPr>
          </w:p>
        </w:tc>
        <w:tc>
          <w:tcPr>
            <w:tcW w:w="266" w:type="pct"/>
            <w:gridSpan w:val="7"/>
            <w:vAlign w:val="center"/>
            <w:tcPrChange w:id="8415" w:author="Valeria Tapia" w:date="2026-10-01T18:54:00Z">
              <w:tcPr>
                <w:tcW w:w="269" w:type="pct"/>
                <w:gridSpan w:val="11"/>
                <w:vAlign w:val="center"/>
              </w:tcPr>
            </w:tcPrChange>
          </w:tcPr>
          <w:p w14:paraId="46B7B897" w14:textId="45B3465F" w:rsidR="006D452C" w:rsidRPr="00F073C2" w:rsidDel="00F43359" w:rsidRDefault="006D452C" w:rsidP="00AD5760">
            <w:pPr>
              <w:jc w:val="center"/>
              <w:rPr>
                <w:del w:id="8416" w:author="Valeria Tapia" w:date="2026-10-01T11:44:00Z"/>
                <w:rFonts w:cs="Arial"/>
                <w:b/>
                <w:color w:val="000000"/>
                <w:sz w:val="16"/>
                <w:szCs w:val="16"/>
                <w:lang w:eastAsia="es-BO"/>
              </w:rPr>
            </w:pPr>
            <w:del w:id="8417" w:author="Valeria Tapia" w:date="2026-10-01T11:44:00Z">
              <w:r w:rsidRPr="00F073C2" w:rsidDel="00F43359">
                <w:rPr>
                  <w:rFonts w:cs="Arial"/>
                  <w:b/>
                  <w:color w:val="000000"/>
                  <w:sz w:val="16"/>
                  <w:szCs w:val="16"/>
                  <w:lang w:eastAsia="es-BO"/>
                </w:rPr>
                <w:delText>QR</w:delText>
              </w:r>
            </w:del>
          </w:p>
        </w:tc>
        <w:tc>
          <w:tcPr>
            <w:tcW w:w="430" w:type="pct"/>
            <w:gridSpan w:val="6"/>
            <w:tcPrChange w:id="8418" w:author="Valeria Tapia" w:date="2026-10-01T18:54:00Z">
              <w:tcPr>
                <w:tcW w:w="430" w:type="pct"/>
                <w:gridSpan w:val="6"/>
              </w:tcPr>
            </w:tcPrChange>
          </w:tcPr>
          <w:p w14:paraId="113149EE" w14:textId="099F7CF0" w:rsidR="006D452C" w:rsidRPr="00F073C2" w:rsidDel="00F43359" w:rsidRDefault="006D452C" w:rsidP="00AD5760">
            <w:pPr>
              <w:jc w:val="right"/>
              <w:rPr>
                <w:del w:id="8419" w:author="Valeria Tapia" w:date="2026-10-01T11:44:00Z"/>
                <w:rFonts w:cs="Arial"/>
                <w:color w:val="000000"/>
                <w:sz w:val="16"/>
                <w:szCs w:val="16"/>
                <w:lang w:eastAsia="es-BO"/>
              </w:rPr>
            </w:pPr>
            <w:del w:id="8420" w:author="Valeria Tapia" w:date="2026-10-01T11:44:00Z">
              <w:r w:rsidRPr="00F073C2" w:rsidDel="00F43359">
                <w:rPr>
                  <w:rFonts w:cs="Arial"/>
                  <w:color w:val="000000"/>
                  <w:sz w:val="16"/>
                  <w:szCs w:val="16"/>
                  <w:lang w:eastAsia="es-BO"/>
                </w:rPr>
                <w:delText> </w:delText>
              </w:r>
            </w:del>
          </w:p>
        </w:tc>
        <w:tc>
          <w:tcPr>
            <w:tcW w:w="1794" w:type="pct"/>
            <w:gridSpan w:val="18"/>
            <w:shd w:val="clear" w:color="auto" w:fill="auto"/>
            <w:noWrap/>
            <w:vAlign w:val="center"/>
            <w:hideMark/>
            <w:tcPrChange w:id="8421" w:author="Valeria Tapia" w:date="2026-10-01T18:54:00Z">
              <w:tcPr>
                <w:tcW w:w="1789" w:type="pct"/>
                <w:gridSpan w:val="35"/>
                <w:shd w:val="clear" w:color="auto" w:fill="auto"/>
                <w:noWrap/>
                <w:vAlign w:val="center"/>
                <w:hideMark/>
              </w:tcPr>
            </w:tcPrChange>
          </w:tcPr>
          <w:p w14:paraId="2AEDF778" w14:textId="4688AF2C" w:rsidR="006D452C" w:rsidRPr="00F073C2" w:rsidDel="00F43359" w:rsidRDefault="006D452C" w:rsidP="00AD5760">
            <w:pPr>
              <w:jc w:val="right"/>
              <w:rPr>
                <w:del w:id="8422" w:author="Valeria Tapia" w:date="2026-10-01T11:44:00Z"/>
                <w:rFonts w:cs="Arial"/>
                <w:b/>
                <w:color w:val="000000"/>
                <w:sz w:val="16"/>
                <w:szCs w:val="16"/>
                <w:lang w:eastAsia="es-BO"/>
              </w:rPr>
            </w:pPr>
            <w:del w:id="8423" w:author="Valeria Tapia" w:date="2026-10-01T11:44:00Z">
              <w:r w:rsidRPr="00F073C2" w:rsidDel="00F43359">
                <w:rPr>
                  <w:rFonts w:cs="Arial"/>
                  <w:b/>
                  <w:color w:val="000000"/>
                  <w:sz w:val="16"/>
                  <w:szCs w:val="16"/>
                  <w:lang w:eastAsia="es-BO"/>
                </w:rPr>
                <w:delText xml:space="preserve">FACTURACIÓN </w:delText>
              </w:r>
            </w:del>
          </w:p>
        </w:tc>
        <w:tc>
          <w:tcPr>
            <w:tcW w:w="1152" w:type="pct"/>
            <w:gridSpan w:val="7"/>
            <w:shd w:val="clear" w:color="auto" w:fill="auto"/>
            <w:noWrap/>
            <w:vAlign w:val="center"/>
            <w:hideMark/>
            <w:tcPrChange w:id="8424" w:author="Valeria Tapia" w:date="2026-10-01T18:54:00Z">
              <w:tcPr>
                <w:tcW w:w="1144" w:type="pct"/>
                <w:gridSpan w:val="11"/>
                <w:shd w:val="clear" w:color="auto" w:fill="auto"/>
                <w:noWrap/>
                <w:vAlign w:val="center"/>
                <w:hideMark/>
              </w:tcPr>
            </w:tcPrChange>
          </w:tcPr>
          <w:p w14:paraId="063B7F6E" w14:textId="2D5C1D49" w:rsidR="006D452C" w:rsidRPr="00F073C2" w:rsidDel="00F43359" w:rsidRDefault="006D452C" w:rsidP="00AD5760">
            <w:pPr>
              <w:jc w:val="left"/>
              <w:rPr>
                <w:del w:id="8425" w:author="Valeria Tapia" w:date="2026-10-01T11:44:00Z"/>
                <w:rFonts w:cs="Arial"/>
                <w:b/>
                <w:color w:val="000000"/>
                <w:sz w:val="16"/>
                <w:szCs w:val="16"/>
                <w:lang w:eastAsia="es-BO"/>
              </w:rPr>
            </w:pPr>
            <w:del w:id="8426" w:author="Valeria Tapia" w:date="2026-10-01T11:44:00Z">
              <w:r w:rsidRPr="00F073C2" w:rsidDel="00F43359">
                <w:rPr>
                  <w:rFonts w:cs="Arial"/>
                  <w:color w:val="000000"/>
                  <w:sz w:val="16"/>
                  <w:szCs w:val="16"/>
                  <w:lang w:eastAsia="es-BO"/>
                </w:rPr>
                <w:delText> </w:delText>
              </w:r>
            </w:del>
          </w:p>
          <w:p w14:paraId="3394415B" w14:textId="41DC48A5" w:rsidR="006D452C" w:rsidRPr="00F073C2" w:rsidDel="00F43359" w:rsidRDefault="006D452C" w:rsidP="00AD5760">
            <w:pPr>
              <w:rPr>
                <w:del w:id="8427" w:author="Valeria Tapia" w:date="2026-10-01T11:44:00Z"/>
                <w:rFonts w:cs="Arial"/>
                <w:color w:val="000000"/>
                <w:sz w:val="16"/>
                <w:szCs w:val="16"/>
                <w:lang w:eastAsia="es-BO"/>
              </w:rPr>
            </w:pPr>
          </w:p>
        </w:tc>
      </w:tr>
      <w:tr w:rsidR="006D452C" w:rsidRPr="00F073C2" w:rsidDel="00F43359" w14:paraId="7AD2E98E" w14:textId="6DCDEF66" w:rsidTr="00BC22CC">
        <w:trPr>
          <w:trHeight w:val="300"/>
          <w:del w:id="8428" w:author="Valeria Tapia" w:date="2026-10-01T11:44:00Z"/>
          <w:trPrChange w:id="8429" w:author="Valeria Tapia" w:date="2026-10-01T18:43:00Z">
            <w:trPr>
              <w:gridAfter w:val="0"/>
              <w:trHeight w:val="300"/>
            </w:trPr>
          </w:trPrChange>
        </w:trPr>
        <w:tc>
          <w:tcPr>
            <w:tcW w:w="5000" w:type="pct"/>
            <w:gridSpan w:val="64"/>
            <w:tcPrChange w:id="8430" w:author="Valeria Tapia" w:date="2026-10-01T18:43:00Z">
              <w:tcPr>
                <w:tcW w:w="5000" w:type="pct"/>
                <w:gridSpan w:val="98"/>
              </w:tcPr>
            </w:tcPrChange>
          </w:tcPr>
          <w:p w14:paraId="50FFA7BD" w14:textId="19ABC5BF" w:rsidR="006D452C" w:rsidRPr="00F073C2" w:rsidDel="00F43359" w:rsidRDefault="006D452C" w:rsidP="00AD5760">
            <w:pPr>
              <w:rPr>
                <w:del w:id="8431" w:author="Valeria Tapia" w:date="2026-10-01T11:44:00Z"/>
                <w:rFonts w:cs="Arial"/>
                <w:b/>
                <w:bCs/>
                <w:color w:val="000000"/>
                <w:sz w:val="16"/>
                <w:szCs w:val="16"/>
                <w:lang w:eastAsia="es-BO"/>
              </w:rPr>
            </w:pPr>
            <w:del w:id="8432" w:author="Valeria Tapia" w:date="2026-10-01T11:44:00Z">
              <w:r w:rsidRPr="00F073C2" w:rsidDel="00F43359">
                <w:rPr>
                  <w:rFonts w:cs="Arial"/>
                  <w:b/>
                  <w:bCs/>
                  <w:color w:val="000000"/>
                  <w:sz w:val="16"/>
                  <w:szCs w:val="16"/>
                  <w:lang w:eastAsia="es-BO"/>
                </w:rPr>
                <w:delText xml:space="preserve">Comentarios:………………………………………………………………………………………………………………………………… </w:delText>
              </w:r>
            </w:del>
          </w:p>
        </w:tc>
      </w:tr>
      <w:tr w:rsidR="006D452C" w:rsidRPr="00F073C2" w:rsidDel="00F43359" w14:paraId="0742F01A" w14:textId="5B3A1EF2" w:rsidTr="00BC22CC">
        <w:trPr>
          <w:trHeight w:val="300"/>
          <w:del w:id="8433" w:author="Valeria Tapia" w:date="2026-10-01T11:44:00Z"/>
          <w:trPrChange w:id="8434" w:author="Valeria Tapia" w:date="2026-10-01T18:43:00Z">
            <w:trPr>
              <w:gridAfter w:val="0"/>
              <w:trHeight w:val="300"/>
            </w:trPr>
          </w:trPrChange>
        </w:trPr>
        <w:tc>
          <w:tcPr>
            <w:tcW w:w="5000" w:type="pct"/>
            <w:gridSpan w:val="64"/>
            <w:shd w:val="clear" w:color="000000" w:fill="FFF2CC"/>
            <w:tcPrChange w:id="8435" w:author="Valeria Tapia" w:date="2026-10-01T18:43:00Z">
              <w:tcPr>
                <w:tcW w:w="5000" w:type="pct"/>
                <w:gridSpan w:val="98"/>
                <w:shd w:val="clear" w:color="000000" w:fill="FFF2CC"/>
              </w:tcPr>
            </w:tcPrChange>
          </w:tcPr>
          <w:p w14:paraId="0856DC02" w14:textId="493040FE" w:rsidR="006D452C" w:rsidRPr="00F073C2" w:rsidDel="00F43359" w:rsidRDefault="006D452C" w:rsidP="00AD5760">
            <w:pPr>
              <w:rPr>
                <w:del w:id="8436" w:author="Valeria Tapia" w:date="2026-10-01T11:44:00Z"/>
                <w:rFonts w:cs="Arial"/>
                <w:b/>
                <w:bCs/>
                <w:color w:val="000000"/>
                <w:sz w:val="16"/>
                <w:szCs w:val="16"/>
                <w:lang w:eastAsia="es-BO"/>
              </w:rPr>
            </w:pPr>
            <w:del w:id="8437" w:author="Valeria Tapia" w:date="2026-10-01T11:44:00Z">
              <w:r w:rsidRPr="00F073C2" w:rsidDel="00F43359">
                <w:rPr>
                  <w:rFonts w:cs="Arial"/>
                  <w:b/>
                  <w:bCs/>
                  <w:color w:val="000000"/>
                  <w:sz w:val="16"/>
                  <w:szCs w:val="16"/>
                  <w:lang w:eastAsia="es-BO"/>
                </w:rPr>
                <w:delText xml:space="preserve">9. ¿LA ENTIDAD CUENTA CON INFRAESTRUCTURA TECNOLÓGICA PROPIA (CENTRO DE PROCESAMIENTO DE DATOS - CPD)? </w:delText>
              </w:r>
              <w:r w:rsidRPr="00F073C2" w:rsidDel="00F43359">
                <w:rPr>
                  <w:rFonts w:cs="Arial"/>
                  <w:bCs/>
                  <w:color w:val="000000"/>
                  <w:sz w:val="16"/>
                  <w:szCs w:val="16"/>
                  <w:lang w:eastAsia="es-BO"/>
                </w:rPr>
                <w:delText>(marque con una X).</w:delText>
              </w:r>
            </w:del>
          </w:p>
        </w:tc>
      </w:tr>
      <w:tr w:rsidR="00BC22CC" w:rsidRPr="00F073C2" w:rsidDel="00F43359" w14:paraId="7E03344F" w14:textId="77777777" w:rsidTr="00471D04">
        <w:tblPrEx>
          <w:tblPrExChange w:id="8438" w:author="Valeria Tapia" w:date="2026-10-01T18:54:00Z">
            <w:tblPrEx>
              <w:tblW w:w="5314" w:type="pct"/>
              <w:tblInd w:w="70" w:type="dxa"/>
            </w:tblPrEx>
          </w:tblPrExChange>
        </w:tblPrEx>
        <w:trPr>
          <w:trHeight w:val="380"/>
          <w:del w:id="8439" w:author="Valeria Tapia" w:date="2026-10-01T11:44:00Z"/>
          <w:trPrChange w:id="8440" w:author="Valeria Tapia" w:date="2026-10-01T18:54:00Z">
            <w:trPr>
              <w:gridBefore w:val="1"/>
              <w:gridAfter w:val="0"/>
              <w:trHeight w:val="380"/>
            </w:trPr>
          </w:trPrChange>
        </w:trPr>
        <w:tc>
          <w:tcPr>
            <w:tcW w:w="329" w:type="pct"/>
            <w:gridSpan w:val="9"/>
            <w:vMerge w:val="restart"/>
            <w:shd w:val="clear" w:color="000000" w:fill="FFFFFF"/>
            <w:vAlign w:val="center"/>
            <w:tcPrChange w:id="8441" w:author="Valeria Tapia" w:date="2026-10-01T18:54:00Z">
              <w:tcPr>
                <w:tcW w:w="338" w:type="pct"/>
                <w:gridSpan w:val="12"/>
                <w:vMerge w:val="restart"/>
                <w:shd w:val="clear" w:color="000000" w:fill="FFFFFF"/>
                <w:vAlign w:val="center"/>
              </w:tcPr>
            </w:tcPrChange>
          </w:tcPr>
          <w:p w14:paraId="2E01D1D7" w14:textId="5FC21F7A" w:rsidR="006D452C" w:rsidRPr="00F073C2" w:rsidDel="00F43359" w:rsidRDefault="006D452C" w:rsidP="00AD5760">
            <w:pPr>
              <w:ind w:firstLineChars="38" w:firstLine="61"/>
              <w:jc w:val="center"/>
              <w:rPr>
                <w:del w:id="8442" w:author="Valeria Tapia" w:date="2026-10-01T11:44:00Z"/>
                <w:rFonts w:cs="Arial"/>
                <w:color w:val="000000"/>
                <w:sz w:val="16"/>
                <w:szCs w:val="16"/>
                <w:lang w:eastAsia="es-BO"/>
              </w:rPr>
            </w:pPr>
            <w:del w:id="8443" w:author="Valeria Tapia" w:date="2026-10-01T11:44:00Z">
              <w:r w:rsidRPr="00F073C2" w:rsidDel="00F43359">
                <w:rPr>
                  <w:rFonts w:cs="Arial"/>
                  <w:color w:val="000000"/>
                  <w:sz w:val="16"/>
                  <w:szCs w:val="16"/>
                  <w:lang w:eastAsia="es-BO"/>
                </w:rPr>
                <w:lastRenderedPageBreak/>
                <w:delText>SI</w:delText>
              </w:r>
            </w:del>
          </w:p>
          <w:p w14:paraId="16DBE805" w14:textId="353E64EF" w:rsidR="006D452C" w:rsidRPr="00F073C2" w:rsidDel="00F43359" w:rsidRDefault="006D452C" w:rsidP="00AD5760">
            <w:pPr>
              <w:ind w:firstLineChars="38" w:firstLine="61"/>
              <w:jc w:val="center"/>
              <w:rPr>
                <w:del w:id="8444" w:author="Valeria Tapia" w:date="2026-10-01T11:44:00Z"/>
                <w:rFonts w:cs="Arial"/>
                <w:color w:val="000000"/>
                <w:sz w:val="16"/>
                <w:szCs w:val="16"/>
                <w:lang w:eastAsia="es-BO"/>
              </w:rPr>
            </w:pPr>
          </w:p>
          <w:p w14:paraId="0D60C32A" w14:textId="35B307F5" w:rsidR="006D452C" w:rsidRPr="00F073C2" w:rsidDel="00F43359" w:rsidRDefault="006D452C" w:rsidP="00AD5760">
            <w:pPr>
              <w:ind w:firstLineChars="38" w:firstLine="61"/>
              <w:jc w:val="center"/>
              <w:rPr>
                <w:del w:id="8445" w:author="Valeria Tapia" w:date="2026-10-01T11:44:00Z"/>
                <w:rFonts w:cs="Arial"/>
                <w:color w:val="000000"/>
                <w:sz w:val="16"/>
                <w:szCs w:val="16"/>
                <w:lang w:eastAsia="es-BO"/>
              </w:rPr>
            </w:pPr>
          </w:p>
        </w:tc>
        <w:tc>
          <w:tcPr>
            <w:tcW w:w="1294" w:type="pct"/>
            <w:gridSpan w:val="24"/>
            <w:shd w:val="clear" w:color="000000" w:fill="FFFFFF"/>
            <w:noWrap/>
            <w:vAlign w:val="center"/>
            <w:tcPrChange w:id="8446" w:author="Valeria Tapia" w:date="2026-10-01T18:54:00Z">
              <w:tcPr>
                <w:tcW w:w="1299" w:type="pct"/>
                <w:gridSpan w:val="34"/>
                <w:shd w:val="clear" w:color="000000" w:fill="FFFFFF"/>
                <w:noWrap/>
                <w:vAlign w:val="center"/>
              </w:tcPr>
            </w:tcPrChange>
          </w:tcPr>
          <w:p w14:paraId="542BD056" w14:textId="30450165" w:rsidR="006D452C" w:rsidRPr="00F073C2" w:rsidDel="00F43359" w:rsidRDefault="006D452C" w:rsidP="00AD5760">
            <w:pPr>
              <w:jc w:val="left"/>
              <w:rPr>
                <w:del w:id="8447" w:author="Valeria Tapia" w:date="2026-10-01T11:44:00Z"/>
                <w:rFonts w:cs="Arial"/>
                <w:color w:val="000000"/>
                <w:sz w:val="16"/>
                <w:szCs w:val="16"/>
                <w:lang w:eastAsia="es-BO"/>
              </w:rPr>
            </w:pPr>
            <w:del w:id="8448" w:author="Valeria Tapia" w:date="2026-10-01T11:44:00Z">
              <w:r w:rsidRPr="00F073C2" w:rsidDel="00F43359">
                <w:rPr>
                  <w:rFonts w:cs="Arial"/>
                  <w:color w:val="000000"/>
                  <w:sz w:val="16"/>
                  <w:szCs w:val="16"/>
                  <w:lang w:eastAsia="es-BO"/>
                </w:rPr>
                <w:delText>Conexión VPN</w:delText>
              </w:r>
            </w:del>
          </w:p>
        </w:tc>
        <w:tc>
          <w:tcPr>
            <w:tcW w:w="711" w:type="pct"/>
            <w:gridSpan w:val="9"/>
            <w:shd w:val="clear" w:color="000000" w:fill="FFFFFF"/>
            <w:vAlign w:val="center"/>
            <w:tcPrChange w:id="8449" w:author="Valeria Tapia" w:date="2026-10-01T18:54:00Z">
              <w:tcPr>
                <w:tcW w:w="704" w:type="pct"/>
                <w:gridSpan w:val="15"/>
                <w:shd w:val="clear" w:color="000000" w:fill="FFFFFF"/>
                <w:vAlign w:val="center"/>
              </w:tcPr>
            </w:tcPrChange>
          </w:tcPr>
          <w:p w14:paraId="2FE46848" w14:textId="62534CCA" w:rsidR="006D452C" w:rsidRPr="00F073C2" w:rsidDel="00F43359" w:rsidRDefault="006D452C" w:rsidP="00AD5760">
            <w:pPr>
              <w:jc w:val="left"/>
              <w:rPr>
                <w:del w:id="8450" w:author="Valeria Tapia" w:date="2026-10-01T11:44:00Z"/>
                <w:rFonts w:cs="Arial"/>
                <w:color w:val="000000"/>
                <w:sz w:val="16"/>
                <w:szCs w:val="16"/>
                <w:lang w:eastAsia="es-BO"/>
              </w:rPr>
            </w:pPr>
          </w:p>
        </w:tc>
        <w:tc>
          <w:tcPr>
            <w:tcW w:w="394" w:type="pct"/>
            <w:gridSpan w:val="5"/>
            <w:vMerge w:val="restart"/>
            <w:shd w:val="clear" w:color="auto" w:fill="auto"/>
            <w:noWrap/>
            <w:vAlign w:val="center"/>
            <w:tcPrChange w:id="8451" w:author="Valeria Tapia" w:date="2026-10-01T18:54:00Z">
              <w:tcPr>
                <w:tcW w:w="394" w:type="pct"/>
                <w:gridSpan w:val="11"/>
                <w:vMerge w:val="restart"/>
                <w:shd w:val="clear" w:color="auto" w:fill="auto"/>
                <w:noWrap/>
                <w:vAlign w:val="center"/>
              </w:tcPr>
            </w:tcPrChange>
          </w:tcPr>
          <w:p w14:paraId="6881615A" w14:textId="30B5DE11" w:rsidR="006D452C" w:rsidRPr="00F073C2" w:rsidDel="00F43359" w:rsidRDefault="006D452C" w:rsidP="00AD5760">
            <w:pPr>
              <w:ind w:firstLineChars="38" w:firstLine="61"/>
              <w:jc w:val="center"/>
              <w:rPr>
                <w:del w:id="8452" w:author="Valeria Tapia" w:date="2026-10-01T11:44:00Z"/>
                <w:rFonts w:cs="Arial"/>
                <w:color w:val="000000"/>
                <w:sz w:val="16"/>
                <w:szCs w:val="16"/>
                <w:lang w:eastAsia="es-BO"/>
              </w:rPr>
            </w:pPr>
            <w:del w:id="8453" w:author="Valeria Tapia" w:date="2026-10-01T11:44:00Z">
              <w:r w:rsidRPr="00F073C2" w:rsidDel="00F43359">
                <w:rPr>
                  <w:rFonts w:cs="Arial"/>
                  <w:color w:val="000000"/>
                  <w:sz w:val="16"/>
                  <w:szCs w:val="16"/>
                  <w:lang w:eastAsia="es-BO"/>
                </w:rPr>
                <w:delText>NO</w:delText>
              </w:r>
            </w:del>
          </w:p>
          <w:p w14:paraId="4680B9AC" w14:textId="4C14EF3E" w:rsidR="006D452C" w:rsidRPr="00F073C2" w:rsidDel="00F43359" w:rsidRDefault="006D452C" w:rsidP="00AD5760">
            <w:pPr>
              <w:ind w:firstLineChars="38" w:firstLine="61"/>
              <w:jc w:val="center"/>
              <w:rPr>
                <w:del w:id="8454" w:author="Valeria Tapia" w:date="2026-10-01T11:44:00Z"/>
                <w:rFonts w:cs="Arial"/>
                <w:color w:val="000000"/>
                <w:sz w:val="16"/>
                <w:szCs w:val="16"/>
                <w:lang w:eastAsia="es-BO"/>
              </w:rPr>
            </w:pPr>
          </w:p>
        </w:tc>
        <w:tc>
          <w:tcPr>
            <w:tcW w:w="2271" w:type="pct"/>
            <w:gridSpan w:val="17"/>
            <w:vMerge w:val="restart"/>
            <w:shd w:val="clear" w:color="auto" w:fill="auto"/>
            <w:noWrap/>
            <w:vAlign w:val="bottom"/>
            <w:tcPrChange w:id="8455" w:author="Valeria Tapia" w:date="2026-10-01T18:54:00Z">
              <w:tcPr>
                <w:tcW w:w="2265" w:type="pct"/>
                <w:gridSpan w:val="26"/>
                <w:vMerge w:val="restart"/>
                <w:shd w:val="clear" w:color="auto" w:fill="auto"/>
                <w:noWrap/>
                <w:vAlign w:val="bottom"/>
              </w:tcPr>
            </w:tcPrChange>
          </w:tcPr>
          <w:p w14:paraId="535FDE9D" w14:textId="5A2AF8C9" w:rsidR="006D452C" w:rsidRPr="00F073C2" w:rsidDel="00F43359" w:rsidRDefault="006D452C" w:rsidP="00AD5760">
            <w:pPr>
              <w:rPr>
                <w:del w:id="8456" w:author="Valeria Tapia" w:date="2026-10-01T11:44:00Z"/>
                <w:rFonts w:cs="Arial"/>
                <w:color w:val="000000"/>
                <w:sz w:val="16"/>
                <w:szCs w:val="16"/>
                <w:lang w:eastAsia="es-BO"/>
              </w:rPr>
            </w:pPr>
            <w:del w:id="8457" w:author="Valeria Tapia" w:date="2026-10-01T11:44:00Z">
              <w:r w:rsidRPr="00F073C2" w:rsidDel="00F43359">
                <w:rPr>
                  <w:rFonts w:cs="Arial"/>
                  <w:color w:val="000000"/>
                  <w:sz w:val="16"/>
                  <w:szCs w:val="16"/>
                  <w:lang w:eastAsia="es-BO"/>
                </w:rPr>
                <w:delText> </w:delText>
              </w:r>
            </w:del>
          </w:p>
          <w:p w14:paraId="1FEC12CA" w14:textId="3D971A00" w:rsidR="006D452C" w:rsidRPr="00F073C2" w:rsidDel="00F43359" w:rsidRDefault="006D452C" w:rsidP="00AD5760">
            <w:pPr>
              <w:rPr>
                <w:del w:id="8458" w:author="Valeria Tapia" w:date="2026-10-01T11:44:00Z"/>
                <w:rFonts w:cs="Arial"/>
                <w:color w:val="000000"/>
                <w:sz w:val="16"/>
                <w:szCs w:val="16"/>
                <w:lang w:eastAsia="es-BO"/>
              </w:rPr>
            </w:pPr>
            <w:del w:id="8459" w:author="Valeria Tapia" w:date="2026-10-01T11:44:00Z">
              <w:r w:rsidRPr="00F073C2" w:rsidDel="00F43359">
                <w:rPr>
                  <w:rFonts w:cs="Arial"/>
                  <w:color w:val="000000"/>
                  <w:sz w:val="16"/>
                  <w:szCs w:val="16"/>
                  <w:lang w:eastAsia="es-BO"/>
                </w:rPr>
                <w:delText> </w:delText>
              </w:r>
            </w:del>
          </w:p>
        </w:tc>
      </w:tr>
      <w:tr w:rsidR="00BC22CC" w:rsidRPr="00F073C2" w:rsidDel="00F43359" w14:paraId="6FBB418C" w14:textId="77777777" w:rsidTr="00471D04">
        <w:tblPrEx>
          <w:tblPrExChange w:id="8460" w:author="Valeria Tapia" w:date="2026-10-01T18:54:00Z">
            <w:tblPrEx>
              <w:tblW w:w="5314" w:type="pct"/>
              <w:tblInd w:w="70" w:type="dxa"/>
            </w:tblPrEx>
          </w:tblPrExChange>
        </w:tblPrEx>
        <w:trPr>
          <w:trHeight w:val="380"/>
          <w:del w:id="8461" w:author="Valeria Tapia" w:date="2026-10-01T11:44:00Z"/>
          <w:trPrChange w:id="8462" w:author="Valeria Tapia" w:date="2026-10-01T18:54:00Z">
            <w:trPr>
              <w:gridBefore w:val="1"/>
              <w:gridAfter w:val="0"/>
              <w:trHeight w:val="380"/>
            </w:trPr>
          </w:trPrChange>
        </w:trPr>
        <w:tc>
          <w:tcPr>
            <w:tcW w:w="329" w:type="pct"/>
            <w:gridSpan w:val="9"/>
            <w:vMerge/>
            <w:shd w:val="clear" w:color="000000" w:fill="FFFFFF"/>
            <w:tcPrChange w:id="8463" w:author="Valeria Tapia" w:date="2026-10-01T18:54:00Z">
              <w:tcPr>
                <w:tcW w:w="338" w:type="pct"/>
                <w:gridSpan w:val="12"/>
                <w:vMerge/>
                <w:shd w:val="clear" w:color="000000" w:fill="FFFFFF"/>
              </w:tcPr>
            </w:tcPrChange>
          </w:tcPr>
          <w:p w14:paraId="2615175E" w14:textId="2695AC45" w:rsidR="006D452C" w:rsidRPr="00F073C2" w:rsidDel="00F43359" w:rsidRDefault="006D452C" w:rsidP="00AD5760">
            <w:pPr>
              <w:ind w:firstLineChars="38" w:firstLine="61"/>
              <w:jc w:val="right"/>
              <w:rPr>
                <w:del w:id="8464" w:author="Valeria Tapia" w:date="2026-10-01T11:44:00Z"/>
                <w:rFonts w:cs="Arial"/>
                <w:color w:val="000000"/>
                <w:sz w:val="16"/>
                <w:szCs w:val="16"/>
                <w:lang w:eastAsia="es-BO"/>
              </w:rPr>
            </w:pPr>
          </w:p>
        </w:tc>
        <w:tc>
          <w:tcPr>
            <w:tcW w:w="1294" w:type="pct"/>
            <w:gridSpan w:val="24"/>
            <w:shd w:val="clear" w:color="000000" w:fill="FFFFFF"/>
            <w:noWrap/>
            <w:vAlign w:val="center"/>
            <w:hideMark/>
            <w:tcPrChange w:id="8465" w:author="Valeria Tapia" w:date="2026-10-01T18:54:00Z">
              <w:tcPr>
                <w:tcW w:w="1299" w:type="pct"/>
                <w:gridSpan w:val="34"/>
                <w:shd w:val="clear" w:color="000000" w:fill="FFFFFF"/>
                <w:noWrap/>
                <w:vAlign w:val="center"/>
                <w:hideMark/>
              </w:tcPr>
            </w:tcPrChange>
          </w:tcPr>
          <w:p w14:paraId="122E2E38" w14:textId="56FEA8A2" w:rsidR="006D452C" w:rsidRPr="00F073C2" w:rsidDel="00F43359" w:rsidRDefault="006D452C" w:rsidP="00AD5760">
            <w:pPr>
              <w:jc w:val="left"/>
              <w:rPr>
                <w:del w:id="8466" w:author="Valeria Tapia" w:date="2026-10-01T11:44:00Z"/>
                <w:rFonts w:cs="Arial"/>
                <w:color w:val="000000"/>
                <w:sz w:val="16"/>
                <w:szCs w:val="16"/>
                <w:lang w:eastAsia="es-BO"/>
              </w:rPr>
            </w:pPr>
            <w:del w:id="8467" w:author="Valeria Tapia" w:date="2026-10-01T11:44:00Z">
              <w:r w:rsidRPr="00F073C2" w:rsidDel="00F43359">
                <w:rPr>
                  <w:rFonts w:cs="Arial"/>
                  <w:color w:val="000000"/>
                  <w:sz w:val="16"/>
                  <w:szCs w:val="16"/>
                  <w:lang w:eastAsia="es-BO"/>
                </w:rPr>
                <w:delText>IP Pública </w:delText>
              </w:r>
            </w:del>
          </w:p>
        </w:tc>
        <w:tc>
          <w:tcPr>
            <w:tcW w:w="711" w:type="pct"/>
            <w:gridSpan w:val="9"/>
            <w:shd w:val="clear" w:color="000000" w:fill="FFFFFF"/>
            <w:vAlign w:val="center"/>
            <w:tcPrChange w:id="8468" w:author="Valeria Tapia" w:date="2026-10-01T18:54:00Z">
              <w:tcPr>
                <w:tcW w:w="704" w:type="pct"/>
                <w:gridSpan w:val="15"/>
                <w:shd w:val="clear" w:color="000000" w:fill="FFFFFF"/>
                <w:vAlign w:val="center"/>
              </w:tcPr>
            </w:tcPrChange>
          </w:tcPr>
          <w:p w14:paraId="10AFCF3F" w14:textId="02983954" w:rsidR="006D452C" w:rsidRPr="00F073C2" w:rsidDel="00F43359" w:rsidRDefault="006D452C" w:rsidP="00AD5760">
            <w:pPr>
              <w:jc w:val="left"/>
              <w:rPr>
                <w:del w:id="8469" w:author="Valeria Tapia" w:date="2026-10-01T11:44:00Z"/>
                <w:rFonts w:cs="Arial"/>
                <w:color w:val="000000"/>
                <w:sz w:val="16"/>
                <w:szCs w:val="16"/>
                <w:lang w:eastAsia="es-BO"/>
              </w:rPr>
            </w:pPr>
          </w:p>
        </w:tc>
        <w:tc>
          <w:tcPr>
            <w:tcW w:w="394" w:type="pct"/>
            <w:gridSpan w:val="5"/>
            <w:vMerge/>
            <w:shd w:val="clear" w:color="auto" w:fill="auto"/>
            <w:noWrap/>
            <w:vAlign w:val="bottom"/>
            <w:hideMark/>
            <w:tcPrChange w:id="8470" w:author="Valeria Tapia" w:date="2026-10-01T18:54:00Z">
              <w:tcPr>
                <w:tcW w:w="394" w:type="pct"/>
                <w:gridSpan w:val="11"/>
                <w:vMerge/>
                <w:shd w:val="clear" w:color="auto" w:fill="auto"/>
                <w:noWrap/>
                <w:vAlign w:val="bottom"/>
                <w:hideMark/>
              </w:tcPr>
            </w:tcPrChange>
          </w:tcPr>
          <w:p w14:paraId="43AE6081" w14:textId="24DC0344" w:rsidR="006D452C" w:rsidRPr="00F073C2" w:rsidDel="00F43359" w:rsidRDefault="006D452C" w:rsidP="00AD5760">
            <w:pPr>
              <w:ind w:firstLineChars="38" w:firstLine="61"/>
              <w:jc w:val="right"/>
              <w:rPr>
                <w:del w:id="8471" w:author="Valeria Tapia" w:date="2026-10-01T11:44:00Z"/>
                <w:rFonts w:cs="Arial"/>
                <w:color w:val="000000"/>
                <w:sz w:val="16"/>
                <w:szCs w:val="16"/>
                <w:lang w:eastAsia="es-BO"/>
              </w:rPr>
            </w:pPr>
          </w:p>
        </w:tc>
        <w:tc>
          <w:tcPr>
            <w:tcW w:w="2271" w:type="pct"/>
            <w:gridSpan w:val="17"/>
            <w:vMerge/>
            <w:shd w:val="clear" w:color="auto" w:fill="auto"/>
            <w:noWrap/>
            <w:vAlign w:val="bottom"/>
            <w:hideMark/>
            <w:tcPrChange w:id="8472" w:author="Valeria Tapia" w:date="2026-10-01T18:54:00Z">
              <w:tcPr>
                <w:tcW w:w="2265" w:type="pct"/>
                <w:gridSpan w:val="26"/>
                <w:vMerge/>
                <w:shd w:val="clear" w:color="auto" w:fill="auto"/>
                <w:noWrap/>
                <w:vAlign w:val="bottom"/>
                <w:hideMark/>
              </w:tcPr>
            </w:tcPrChange>
          </w:tcPr>
          <w:p w14:paraId="13B90CAF" w14:textId="27760094" w:rsidR="006D452C" w:rsidRPr="00F073C2" w:rsidDel="00F43359" w:rsidRDefault="006D452C" w:rsidP="00AD5760">
            <w:pPr>
              <w:rPr>
                <w:del w:id="8473" w:author="Valeria Tapia" w:date="2026-10-01T11:44:00Z"/>
                <w:rFonts w:cs="Arial"/>
                <w:color w:val="000000"/>
                <w:sz w:val="16"/>
                <w:szCs w:val="16"/>
                <w:lang w:eastAsia="es-BO"/>
              </w:rPr>
            </w:pPr>
          </w:p>
        </w:tc>
      </w:tr>
      <w:tr w:rsidR="00BC22CC" w:rsidRPr="00F073C2" w:rsidDel="00F43359" w14:paraId="7892BCD4" w14:textId="77777777" w:rsidTr="00471D04">
        <w:tblPrEx>
          <w:tblPrExChange w:id="8474" w:author="Valeria Tapia" w:date="2026-10-01T18:54:00Z">
            <w:tblPrEx>
              <w:tblW w:w="5314" w:type="pct"/>
              <w:tblInd w:w="70" w:type="dxa"/>
            </w:tblPrEx>
          </w:tblPrExChange>
        </w:tblPrEx>
        <w:trPr>
          <w:trHeight w:val="380"/>
          <w:del w:id="8475" w:author="Valeria Tapia" w:date="2026-10-01T11:44:00Z"/>
          <w:trPrChange w:id="8476" w:author="Valeria Tapia" w:date="2026-10-01T18:54:00Z">
            <w:trPr>
              <w:gridBefore w:val="1"/>
              <w:gridAfter w:val="0"/>
              <w:trHeight w:val="380"/>
            </w:trPr>
          </w:trPrChange>
        </w:trPr>
        <w:tc>
          <w:tcPr>
            <w:tcW w:w="329" w:type="pct"/>
            <w:gridSpan w:val="9"/>
            <w:vMerge/>
            <w:shd w:val="clear" w:color="000000" w:fill="FFFFFF"/>
            <w:tcPrChange w:id="8477" w:author="Valeria Tapia" w:date="2026-10-01T18:54:00Z">
              <w:tcPr>
                <w:tcW w:w="338" w:type="pct"/>
                <w:gridSpan w:val="12"/>
                <w:vMerge/>
                <w:shd w:val="clear" w:color="000000" w:fill="FFFFFF"/>
              </w:tcPr>
            </w:tcPrChange>
          </w:tcPr>
          <w:p w14:paraId="4CDAD127" w14:textId="4079FA6B" w:rsidR="006D452C" w:rsidRPr="00F073C2" w:rsidDel="00F43359" w:rsidRDefault="006D452C" w:rsidP="00AD5760">
            <w:pPr>
              <w:ind w:firstLineChars="38" w:firstLine="61"/>
              <w:jc w:val="right"/>
              <w:rPr>
                <w:del w:id="8478" w:author="Valeria Tapia" w:date="2026-10-01T11:44:00Z"/>
                <w:rFonts w:cs="Arial"/>
                <w:color w:val="000000"/>
                <w:sz w:val="16"/>
                <w:szCs w:val="16"/>
                <w:lang w:eastAsia="es-BO"/>
              </w:rPr>
            </w:pPr>
          </w:p>
        </w:tc>
        <w:tc>
          <w:tcPr>
            <w:tcW w:w="1294" w:type="pct"/>
            <w:gridSpan w:val="24"/>
            <w:shd w:val="clear" w:color="000000" w:fill="FFFFFF"/>
            <w:noWrap/>
            <w:vAlign w:val="center"/>
            <w:tcPrChange w:id="8479" w:author="Valeria Tapia" w:date="2026-10-01T18:54:00Z">
              <w:tcPr>
                <w:tcW w:w="1299" w:type="pct"/>
                <w:gridSpan w:val="34"/>
                <w:shd w:val="clear" w:color="000000" w:fill="FFFFFF"/>
                <w:noWrap/>
                <w:vAlign w:val="center"/>
              </w:tcPr>
            </w:tcPrChange>
          </w:tcPr>
          <w:p w14:paraId="0196AFA5" w14:textId="22889E89" w:rsidR="006D452C" w:rsidRPr="00F073C2" w:rsidDel="00F43359" w:rsidRDefault="006D452C" w:rsidP="00AD5760">
            <w:pPr>
              <w:jc w:val="left"/>
              <w:rPr>
                <w:del w:id="8480" w:author="Valeria Tapia" w:date="2026-10-01T11:44:00Z"/>
                <w:rFonts w:cs="Arial"/>
                <w:color w:val="000000"/>
                <w:sz w:val="16"/>
                <w:szCs w:val="16"/>
                <w:lang w:eastAsia="es-BO"/>
              </w:rPr>
            </w:pPr>
            <w:del w:id="8481" w:author="Valeria Tapia" w:date="2026-10-01T11:44:00Z">
              <w:r w:rsidRPr="00F073C2" w:rsidDel="00F43359">
                <w:rPr>
                  <w:rFonts w:cs="Arial"/>
                  <w:color w:val="000000"/>
                  <w:sz w:val="16"/>
                  <w:szCs w:val="16"/>
                  <w:lang w:eastAsia="es-BO"/>
                </w:rPr>
                <w:delText>Fibra Óptica (Punto a Punto)</w:delText>
              </w:r>
            </w:del>
          </w:p>
        </w:tc>
        <w:tc>
          <w:tcPr>
            <w:tcW w:w="711" w:type="pct"/>
            <w:gridSpan w:val="9"/>
            <w:shd w:val="clear" w:color="000000" w:fill="FFFFFF"/>
            <w:vAlign w:val="center"/>
            <w:tcPrChange w:id="8482" w:author="Valeria Tapia" w:date="2026-10-01T18:54:00Z">
              <w:tcPr>
                <w:tcW w:w="704" w:type="pct"/>
                <w:gridSpan w:val="15"/>
                <w:shd w:val="clear" w:color="000000" w:fill="FFFFFF"/>
                <w:vAlign w:val="center"/>
              </w:tcPr>
            </w:tcPrChange>
          </w:tcPr>
          <w:p w14:paraId="0CDD04B1" w14:textId="6E36A211" w:rsidR="006D452C" w:rsidRPr="00F073C2" w:rsidDel="00F43359" w:rsidRDefault="006D452C" w:rsidP="00AD5760">
            <w:pPr>
              <w:jc w:val="left"/>
              <w:rPr>
                <w:del w:id="8483" w:author="Valeria Tapia" w:date="2026-10-01T11:44:00Z"/>
                <w:rFonts w:cs="Arial"/>
                <w:color w:val="000000"/>
                <w:sz w:val="16"/>
                <w:szCs w:val="16"/>
                <w:lang w:eastAsia="es-BO"/>
              </w:rPr>
            </w:pPr>
          </w:p>
        </w:tc>
        <w:tc>
          <w:tcPr>
            <w:tcW w:w="394" w:type="pct"/>
            <w:gridSpan w:val="5"/>
            <w:vMerge/>
            <w:shd w:val="clear" w:color="auto" w:fill="auto"/>
            <w:noWrap/>
            <w:vAlign w:val="bottom"/>
            <w:tcPrChange w:id="8484" w:author="Valeria Tapia" w:date="2026-10-01T18:54:00Z">
              <w:tcPr>
                <w:tcW w:w="394" w:type="pct"/>
                <w:gridSpan w:val="11"/>
                <w:vMerge/>
                <w:shd w:val="clear" w:color="auto" w:fill="auto"/>
                <w:noWrap/>
                <w:vAlign w:val="bottom"/>
              </w:tcPr>
            </w:tcPrChange>
          </w:tcPr>
          <w:p w14:paraId="1609B32D" w14:textId="40F45E23" w:rsidR="006D452C" w:rsidRPr="00F073C2" w:rsidDel="00F43359" w:rsidRDefault="006D452C" w:rsidP="00AD5760">
            <w:pPr>
              <w:ind w:firstLineChars="38" w:firstLine="61"/>
              <w:jc w:val="right"/>
              <w:rPr>
                <w:del w:id="8485" w:author="Valeria Tapia" w:date="2026-10-01T11:44:00Z"/>
                <w:rFonts w:cs="Arial"/>
                <w:color w:val="000000"/>
                <w:sz w:val="16"/>
                <w:szCs w:val="16"/>
                <w:lang w:eastAsia="es-BO"/>
              </w:rPr>
            </w:pPr>
          </w:p>
        </w:tc>
        <w:tc>
          <w:tcPr>
            <w:tcW w:w="2271" w:type="pct"/>
            <w:gridSpan w:val="17"/>
            <w:vMerge/>
            <w:shd w:val="clear" w:color="auto" w:fill="auto"/>
            <w:noWrap/>
            <w:vAlign w:val="bottom"/>
            <w:tcPrChange w:id="8486" w:author="Valeria Tapia" w:date="2026-10-01T18:54:00Z">
              <w:tcPr>
                <w:tcW w:w="2265" w:type="pct"/>
                <w:gridSpan w:val="26"/>
                <w:vMerge/>
                <w:shd w:val="clear" w:color="auto" w:fill="auto"/>
                <w:noWrap/>
                <w:vAlign w:val="bottom"/>
              </w:tcPr>
            </w:tcPrChange>
          </w:tcPr>
          <w:p w14:paraId="0D2B7F29" w14:textId="79CC3735" w:rsidR="006D452C" w:rsidRPr="00F073C2" w:rsidDel="00F43359" w:rsidRDefault="006D452C" w:rsidP="00AD5760">
            <w:pPr>
              <w:rPr>
                <w:del w:id="8487" w:author="Valeria Tapia" w:date="2026-10-01T11:44:00Z"/>
                <w:rFonts w:cs="Arial"/>
                <w:color w:val="000000"/>
                <w:sz w:val="16"/>
                <w:szCs w:val="16"/>
                <w:lang w:eastAsia="es-BO"/>
              </w:rPr>
            </w:pPr>
          </w:p>
        </w:tc>
      </w:tr>
      <w:tr w:rsidR="00BC22CC" w:rsidRPr="00F073C2" w:rsidDel="00F43359" w14:paraId="3FC75462" w14:textId="77777777" w:rsidTr="00471D04">
        <w:tblPrEx>
          <w:tblPrExChange w:id="8488" w:author="Valeria Tapia" w:date="2026-10-01T18:54:00Z">
            <w:tblPrEx>
              <w:tblW w:w="5314" w:type="pct"/>
              <w:tblInd w:w="70" w:type="dxa"/>
            </w:tblPrEx>
          </w:tblPrExChange>
        </w:tblPrEx>
        <w:trPr>
          <w:trHeight w:val="380"/>
          <w:del w:id="8489" w:author="Valeria Tapia" w:date="2026-10-01T11:44:00Z"/>
          <w:trPrChange w:id="8490" w:author="Valeria Tapia" w:date="2026-10-01T18:54:00Z">
            <w:trPr>
              <w:gridBefore w:val="1"/>
              <w:gridAfter w:val="0"/>
              <w:trHeight w:val="380"/>
            </w:trPr>
          </w:trPrChange>
        </w:trPr>
        <w:tc>
          <w:tcPr>
            <w:tcW w:w="329" w:type="pct"/>
            <w:gridSpan w:val="9"/>
            <w:vMerge/>
            <w:shd w:val="clear" w:color="000000" w:fill="FFFFFF"/>
            <w:tcPrChange w:id="8491" w:author="Valeria Tapia" w:date="2026-10-01T18:54:00Z">
              <w:tcPr>
                <w:tcW w:w="338" w:type="pct"/>
                <w:gridSpan w:val="12"/>
                <w:vMerge/>
                <w:shd w:val="clear" w:color="000000" w:fill="FFFFFF"/>
              </w:tcPr>
            </w:tcPrChange>
          </w:tcPr>
          <w:p w14:paraId="6FD5254D" w14:textId="7C5DF714" w:rsidR="006D452C" w:rsidRPr="00F073C2" w:rsidDel="00F43359" w:rsidRDefault="006D452C" w:rsidP="00AD5760">
            <w:pPr>
              <w:ind w:firstLineChars="38" w:firstLine="61"/>
              <w:jc w:val="right"/>
              <w:rPr>
                <w:del w:id="8492" w:author="Valeria Tapia" w:date="2026-10-01T11:44:00Z"/>
                <w:rFonts w:cs="Arial"/>
                <w:color w:val="000000"/>
                <w:sz w:val="16"/>
                <w:szCs w:val="16"/>
                <w:lang w:eastAsia="es-BO"/>
              </w:rPr>
            </w:pPr>
          </w:p>
        </w:tc>
        <w:tc>
          <w:tcPr>
            <w:tcW w:w="1294" w:type="pct"/>
            <w:gridSpan w:val="24"/>
            <w:shd w:val="clear" w:color="000000" w:fill="FFFFFF"/>
            <w:noWrap/>
            <w:vAlign w:val="center"/>
            <w:tcPrChange w:id="8493" w:author="Valeria Tapia" w:date="2026-10-01T18:54:00Z">
              <w:tcPr>
                <w:tcW w:w="1299" w:type="pct"/>
                <w:gridSpan w:val="34"/>
                <w:shd w:val="clear" w:color="000000" w:fill="FFFFFF"/>
                <w:noWrap/>
                <w:vAlign w:val="center"/>
              </w:tcPr>
            </w:tcPrChange>
          </w:tcPr>
          <w:p w14:paraId="5F04E8D1" w14:textId="3BDCB081" w:rsidR="006D452C" w:rsidRPr="00F073C2" w:rsidDel="00F43359" w:rsidRDefault="006D452C" w:rsidP="00AD5760">
            <w:pPr>
              <w:jc w:val="left"/>
              <w:rPr>
                <w:del w:id="8494" w:author="Valeria Tapia" w:date="2026-10-01T11:44:00Z"/>
                <w:rFonts w:cs="Arial"/>
                <w:color w:val="000000"/>
                <w:sz w:val="16"/>
                <w:szCs w:val="16"/>
                <w:lang w:eastAsia="es-BO"/>
              </w:rPr>
            </w:pPr>
            <w:del w:id="8495" w:author="Valeria Tapia" w:date="2026-10-01T11:44:00Z">
              <w:r w:rsidRPr="00F073C2" w:rsidDel="00F43359">
                <w:rPr>
                  <w:rFonts w:cs="Arial"/>
                  <w:color w:val="000000"/>
                  <w:sz w:val="16"/>
                  <w:szCs w:val="16"/>
                  <w:lang w:eastAsia="es-BO"/>
                </w:rPr>
                <w:delText>Red Estatal</w:delText>
              </w:r>
            </w:del>
          </w:p>
        </w:tc>
        <w:tc>
          <w:tcPr>
            <w:tcW w:w="711" w:type="pct"/>
            <w:gridSpan w:val="9"/>
            <w:shd w:val="clear" w:color="000000" w:fill="FFFFFF"/>
            <w:vAlign w:val="center"/>
            <w:tcPrChange w:id="8496" w:author="Valeria Tapia" w:date="2026-10-01T18:54:00Z">
              <w:tcPr>
                <w:tcW w:w="704" w:type="pct"/>
                <w:gridSpan w:val="15"/>
                <w:shd w:val="clear" w:color="000000" w:fill="FFFFFF"/>
                <w:vAlign w:val="center"/>
              </w:tcPr>
            </w:tcPrChange>
          </w:tcPr>
          <w:p w14:paraId="5A647EDA" w14:textId="1C6C109E" w:rsidR="006D452C" w:rsidRPr="00F073C2" w:rsidDel="00F43359" w:rsidRDefault="006D452C" w:rsidP="00AD5760">
            <w:pPr>
              <w:jc w:val="left"/>
              <w:rPr>
                <w:del w:id="8497" w:author="Valeria Tapia" w:date="2026-10-01T11:44:00Z"/>
                <w:rFonts w:cs="Arial"/>
                <w:color w:val="000000"/>
                <w:sz w:val="16"/>
                <w:szCs w:val="16"/>
                <w:lang w:eastAsia="es-BO"/>
              </w:rPr>
            </w:pPr>
          </w:p>
        </w:tc>
        <w:tc>
          <w:tcPr>
            <w:tcW w:w="394" w:type="pct"/>
            <w:gridSpan w:val="5"/>
            <w:vMerge/>
            <w:shd w:val="clear" w:color="auto" w:fill="auto"/>
            <w:noWrap/>
            <w:vAlign w:val="bottom"/>
            <w:tcPrChange w:id="8498" w:author="Valeria Tapia" w:date="2026-10-01T18:54:00Z">
              <w:tcPr>
                <w:tcW w:w="394" w:type="pct"/>
                <w:gridSpan w:val="11"/>
                <w:vMerge/>
                <w:shd w:val="clear" w:color="auto" w:fill="auto"/>
                <w:noWrap/>
                <w:vAlign w:val="bottom"/>
              </w:tcPr>
            </w:tcPrChange>
          </w:tcPr>
          <w:p w14:paraId="5C6364BC" w14:textId="78C6495F" w:rsidR="006D452C" w:rsidRPr="00F073C2" w:rsidDel="00F43359" w:rsidRDefault="006D452C" w:rsidP="00AD5760">
            <w:pPr>
              <w:ind w:firstLineChars="38" w:firstLine="61"/>
              <w:jc w:val="right"/>
              <w:rPr>
                <w:del w:id="8499" w:author="Valeria Tapia" w:date="2026-10-01T11:44:00Z"/>
                <w:rFonts w:cs="Arial"/>
                <w:color w:val="000000"/>
                <w:sz w:val="16"/>
                <w:szCs w:val="16"/>
                <w:lang w:eastAsia="es-BO"/>
              </w:rPr>
            </w:pPr>
          </w:p>
        </w:tc>
        <w:tc>
          <w:tcPr>
            <w:tcW w:w="2271" w:type="pct"/>
            <w:gridSpan w:val="17"/>
            <w:vMerge/>
            <w:shd w:val="clear" w:color="auto" w:fill="auto"/>
            <w:noWrap/>
            <w:vAlign w:val="bottom"/>
            <w:tcPrChange w:id="8500" w:author="Valeria Tapia" w:date="2026-10-01T18:54:00Z">
              <w:tcPr>
                <w:tcW w:w="2265" w:type="pct"/>
                <w:gridSpan w:val="26"/>
                <w:vMerge/>
                <w:shd w:val="clear" w:color="auto" w:fill="auto"/>
                <w:noWrap/>
                <w:vAlign w:val="bottom"/>
              </w:tcPr>
            </w:tcPrChange>
          </w:tcPr>
          <w:p w14:paraId="6C1C5D95" w14:textId="69F9C8C1" w:rsidR="006D452C" w:rsidRPr="00F073C2" w:rsidDel="00F43359" w:rsidRDefault="006D452C" w:rsidP="00AD5760">
            <w:pPr>
              <w:rPr>
                <w:del w:id="8501" w:author="Valeria Tapia" w:date="2026-10-01T11:44:00Z"/>
                <w:rFonts w:cs="Arial"/>
                <w:color w:val="000000"/>
                <w:sz w:val="16"/>
                <w:szCs w:val="16"/>
                <w:lang w:eastAsia="es-BO"/>
              </w:rPr>
            </w:pPr>
          </w:p>
        </w:tc>
      </w:tr>
      <w:tr w:rsidR="006D452C" w:rsidRPr="00F073C2" w:rsidDel="00F43359" w14:paraId="1FB5BF9D" w14:textId="1C4574F4" w:rsidTr="00BC22CC">
        <w:trPr>
          <w:trHeight w:val="434"/>
          <w:del w:id="8502" w:author="Valeria Tapia" w:date="2026-10-01T11:46:00Z"/>
          <w:trPrChange w:id="8503" w:author="Valeria Tapia" w:date="2026-10-01T18:43:00Z">
            <w:trPr>
              <w:gridAfter w:val="0"/>
              <w:trHeight w:val="434"/>
            </w:trPr>
          </w:trPrChange>
        </w:trPr>
        <w:tc>
          <w:tcPr>
            <w:tcW w:w="5000" w:type="pct"/>
            <w:gridSpan w:val="64"/>
            <w:shd w:val="clear" w:color="000000" w:fill="FFF2CC"/>
            <w:tcPrChange w:id="8504" w:author="Valeria Tapia" w:date="2026-10-01T18:43:00Z">
              <w:tcPr>
                <w:tcW w:w="5000" w:type="pct"/>
                <w:gridSpan w:val="98"/>
                <w:shd w:val="clear" w:color="000000" w:fill="FFF2CC"/>
              </w:tcPr>
            </w:tcPrChange>
          </w:tcPr>
          <w:p w14:paraId="66673053" w14:textId="1BFB8C63" w:rsidR="006D452C" w:rsidRPr="00F073C2" w:rsidDel="00F43359" w:rsidRDefault="006D452C" w:rsidP="00AD5760">
            <w:pPr>
              <w:rPr>
                <w:del w:id="8505" w:author="Valeria Tapia" w:date="2026-10-01T11:46:00Z"/>
                <w:rFonts w:cs="Arial"/>
                <w:b/>
                <w:bCs/>
                <w:color w:val="000000"/>
                <w:sz w:val="16"/>
                <w:szCs w:val="16"/>
                <w:lang w:eastAsia="es-BO"/>
              </w:rPr>
            </w:pPr>
            <w:del w:id="8506" w:author="Valeria Tapia" w:date="2026-10-01T11:46:00Z">
              <w:r w:rsidRPr="00F073C2" w:rsidDel="00F43359">
                <w:rPr>
                  <w:rFonts w:cs="Arial"/>
                  <w:b/>
                  <w:bCs/>
                  <w:color w:val="000000"/>
                  <w:sz w:val="16"/>
                  <w:szCs w:val="16"/>
                  <w:lang w:eastAsia="es-BO"/>
                </w:rPr>
                <w:delText xml:space="preserve">10. ¿CUENTA CON LA DOCUMENTACIÓN TÉCNICA DE SUS SERVICIOS PARA LA INTEROPERABILIDAD? </w:delText>
              </w:r>
              <w:r w:rsidRPr="00F073C2" w:rsidDel="00F43359">
                <w:rPr>
                  <w:rFonts w:cs="Arial"/>
                  <w:bCs/>
                  <w:color w:val="000000"/>
                  <w:sz w:val="16"/>
                  <w:szCs w:val="16"/>
                  <w:lang w:eastAsia="es-BO"/>
                </w:rPr>
                <w:delText>(marque con una X).</w:delText>
              </w:r>
            </w:del>
          </w:p>
        </w:tc>
      </w:tr>
      <w:tr w:rsidR="00BC22CC" w:rsidRPr="00F073C2" w:rsidDel="00F43359" w14:paraId="56F40FFD" w14:textId="77777777" w:rsidTr="00471D04">
        <w:tblPrEx>
          <w:tblPrExChange w:id="8507" w:author="Valeria Tapia" w:date="2026-10-01T18:54:00Z">
            <w:tblPrEx>
              <w:tblW w:w="5314" w:type="pct"/>
              <w:tblInd w:w="70" w:type="dxa"/>
            </w:tblPrEx>
          </w:tblPrExChange>
        </w:tblPrEx>
        <w:trPr>
          <w:trHeight w:val="471"/>
          <w:del w:id="8508" w:author="Valeria Tapia" w:date="2026-10-01T11:46:00Z"/>
          <w:trPrChange w:id="8509" w:author="Valeria Tapia" w:date="2026-10-01T18:54:00Z">
            <w:trPr>
              <w:gridBefore w:val="1"/>
              <w:gridAfter w:val="0"/>
              <w:trHeight w:val="471"/>
            </w:trPr>
          </w:trPrChange>
        </w:trPr>
        <w:tc>
          <w:tcPr>
            <w:tcW w:w="329" w:type="pct"/>
            <w:gridSpan w:val="9"/>
            <w:shd w:val="clear" w:color="auto" w:fill="auto"/>
            <w:vAlign w:val="center"/>
            <w:tcPrChange w:id="8510" w:author="Valeria Tapia" w:date="2026-10-01T18:54:00Z">
              <w:tcPr>
                <w:tcW w:w="338" w:type="pct"/>
                <w:gridSpan w:val="12"/>
                <w:shd w:val="clear" w:color="auto" w:fill="auto"/>
                <w:vAlign w:val="center"/>
              </w:tcPr>
            </w:tcPrChange>
          </w:tcPr>
          <w:p w14:paraId="1A84AD40" w14:textId="2FA476F4" w:rsidR="006D452C" w:rsidRPr="00F073C2" w:rsidDel="00F43359" w:rsidRDefault="006D452C" w:rsidP="00AD5760">
            <w:pPr>
              <w:jc w:val="center"/>
              <w:rPr>
                <w:del w:id="8511" w:author="Valeria Tapia" w:date="2026-10-01T11:46:00Z"/>
                <w:rFonts w:cs="Arial"/>
                <w:bCs/>
                <w:color w:val="000000"/>
                <w:sz w:val="16"/>
                <w:szCs w:val="16"/>
                <w:lang w:eastAsia="es-BO"/>
              </w:rPr>
            </w:pPr>
            <w:del w:id="8512" w:author="Valeria Tapia" w:date="2026-10-01T11:46:00Z">
              <w:r w:rsidRPr="00F073C2" w:rsidDel="00F43359">
                <w:rPr>
                  <w:rFonts w:cs="Arial"/>
                  <w:bCs/>
                  <w:color w:val="000000"/>
                  <w:sz w:val="16"/>
                  <w:szCs w:val="16"/>
                  <w:lang w:eastAsia="es-BO"/>
                </w:rPr>
                <w:delText>SI</w:delText>
              </w:r>
            </w:del>
          </w:p>
        </w:tc>
        <w:tc>
          <w:tcPr>
            <w:tcW w:w="270" w:type="pct"/>
            <w:gridSpan w:val="3"/>
            <w:shd w:val="clear" w:color="auto" w:fill="auto"/>
            <w:vAlign w:val="center"/>
            <w:tcPrChange w:id="8513" w:author="Valeria Tapia" w:date="2026-10-01T18:54:00Z">
              <w:tcPr>
                <w:tcW w:w="270" w:type="pct"/>
                <w:gridSpan w:val="3"/>
                <w:shd w:val="clear" w:color="auto" w:fill="auto"/>
                <w:vAlign w:val="center"/>
              </w:tcPr>
            </w:tcPrChange>
          </w:tcPr>
          <w:p w14:paraId="6EF7211A" w14:textId="53743EF7" w:rsidR="006D452C" w:rsidRPr="00F073C2" w:rsidDel="00F43359" w:rsidRDefault="006D452C" w:rsidP="00AD5760">
            <w:pPr>
              <w:jc w:val="center"/>
              <w:rPr>
                <w:del w:id="8514" w:author="Valeria Tapia" w:date="2026-10-01T11:46:00Z"/>
                <w:rFonts w:cs="Arial"/>
                <w:bCs/>
                <w:color w:val="000000"/>
                <w:sz w:val="16"/>
                <w:szCs w:val="16"/>
                <w:lang w:eastAsia="es-BO"/>
              </w:rPr>
            </w:pPr>
            <w:del w:id="8515" w:author="Valeria Tapia" w:date="2026-10-01T11:46:00Z">
              <w:r w:rsidRPr="00F073C2" w:rsidDel="00F43359">
                <w:rPr>
                  <w:rFonts w:cs="Arial"/>
                  <w:bCs/>
                  <w:color w:val="000000"/>
                  <w:sz w:val="16"/>
                  <w:szCs w:val="16"/>
                  <w:lang w:eastAsia="es-BO"/>
                </w:rPr>
                <w:delText>x</w:delText>
              </w:r>
            </w:del>
          </w:p>
        </w:tc>
        <w:tc>
          <w:tcPr>
            <w:tcW w:w="1736" w:type="pct"/>
            <w:gridSpan w:val="30"/>
            <w:shd w:val="clear" w:color="auto" w:fill="auto"/>
            <w:vAlign w:val="center"/>
            <w:tcPrChange w:id="8516" w:author="Valeria Tapia" w:date="2026-10-01T18:54:00Z">
              <w:tcPr>
                <w:tcW w:w="1733" w:type="pct"/>
                <w:gridSpan w:val="46"/>
                <w:shd w:val="clear" w:color="auto" w:fill="auto"/>
                <w:vAlign w:val="center"/>
              </w:tcPr>
            </w:tcPrChange>
          </w:tcPr>
          <w:p w14:paraId="19BDCCC5" w14:textId="2DA058C8" w:rsidR="006D452C" w:rsidRPr="00F073C2" w:rsidDel="00F43359" w:rsidRDefault="006D452C" w:rsidP="00AD5760">
            <w:pPr>
              <w:jc w:val="center"/>
              <w:rPr>
                <w:del w:id="8517" w:author="Valeria Tapia" w:date="2026-10-01T11:46:00Z"/>
                <w:rFonts w:cs="Arial"/>
                <w:bCs/>
                <w:i/>
                <w:color w:val="000000"/>
                <w:sz w:val="16"/>
                <w:szCs w:val="16"/>
                <w:lang w:eastAsia="es-BO"/>
              </w:rPr>
            </w:pPr>
            <w:del w:id="8518" w:author="Valeria Tapia" w:date="2026-10-01T11:46:00Z">
              <w:r w:rsidRPr="00F073C2" w:rsidDel="00F43359">
                <w:rPr>
                  <w:rFonts w:cs="Arial"/>
                  <w:bCs/>
                  <w:i/>
                  <w:color w:val="000000"/>
                  <w:sz w:val="16"/>
                  <w:szCs w:val="16"/>
                  <w:lang w:eastAsia="es-BO"/>
                </w:rPr>
                <w:delText>Especificar el nombre del documento</w:delText>
              </w:r>
            </w:del>
          </w:p>
        </w:tc>
        <w:tc>
          <w:tcPr>
            <w:tcW w:w="397" w:type="pct"/>
            <w:gridSpan w:val="6"/>
            <w:shd w:val="clear" w:color="auto" w:fill="auto"/>
            <w:vAlign w:val="center"/>
            <w:tcPrChange w:id="8519" w:author="Valeria Tapia" w:date="2026-10-01T18:54:00Z">
              <w:tcPr>
                <w:tcW w:w="397" w:type="pct"/>
                <w:gridSpan w:val="12"/>
                <w:shd w:val="clear" w:color="auto" w:fill="auto"/>
                <w:vAlign w:val="center"/>
              </w:tcPr>
            </w:tcPrChange>
          </w:tcPr>
          <w:p w14:paraId="216571D1" w14:textId="7B7ABC55" w:rsidR="006D452C" w:rsidRPr="00F073C2" w:rsidDel="00F43359" w:rsidRDefault="006D452C" w:rsidP="00AD5760">
            <w:pPr>
              <w:jc w:val="center"/>
              <w:rPr>
                <w:del w:id="8520" w:author="Valeria Tapia" w:date="2026-10-01T11:46:00Z"/>
                <w:rFonts w:cs="Arial"/>
                <w:bCs/>
                <w:color w:val="000000"/>
                <w:sz w:val="16"/>
                <w:szCs w:val="16"/>
                <w:lang w:eastAsia="es-BO"/>
              </w:rPr>
            </w:pPr>
            <w:del w:id="8521" w:author="Valeria Tapia" w:date="2026-10-01T11:46:00Z">
              <w:r w:rsidRPr="00F073C2" w:rsidDel="00F43359">
                <w:rPr>
                  <w:rFonts w:cs="Arial"/>
                  <w:bCs/>
                  <w:color w:val="000000"/>
                  <w:sz w:val="16"/>
                  <w:szCs w:val="16"/>
                  <w:lang w:eastAsia="es-BO"/>
                </w:rPr>
                <w:delText>NO</w:delText>
              </w:r>
            </w:del>
          </w:p>
        </w:tc>
        <w:tc>
          <w:tcPr>
            <w:tcW w:w="2269" w:type="pct"/>
            <w:gridSpan w:val="16"/>
            <w:shd w:val="clear" w:color="auto" w:fill="auto"/>
            <w:vAlign w:val="center"/>
            <w:tcPrChange w:id="8522" w:author="Valeria Tapia" w:date="2026-10-01T18:54:00Z">
              <w:tcPr>
                <w:tcW w:w="2262" w:type="pct"/>
                <w:gridSpan w:val="25"/>
                <w:shd w:val="clear" w:color="auto" w:fill="auto"/>
                <w:vAlign w:val="center"/>
              </w:tcPr>
            </w:tcPrChange>
          </w:tcPr>
          <w:p w14:paraId="4BCC2702" w14:textId="2E97F441" w:rsidR="006D452C" w:rsidRPr="00F073C2" w:rsidDel="00F43359" w:rsidRDefault="006D452C" w:rsidP="00AD5760">
            <w:pPr>
              <w:jc w:val="center"/>
              <w:rPr>
                <w:del w:id="8523" w:author="Valeria Tapia" w:date="2026-10-01T11:46:00Z"/>
                <w:rFonts w:cs="Arial"/>
                <w:bCs/>
                <w:color w:val="000000"/>
                <w:sz w:val="16"/>
                <w:szCs w:val="16"/>
                <w:lang w:eastAsia="es-BO"/>
              </w:rPr>
            </w:pPr>
            <w:del w:id="8524" w:author="Valeria Tapia" w:date="2026-10-01T11:46:00Z">
              <w:r w:rsidRPr="00F073C2" w:rsidDel="00F43359">
                <w:rPr>
                  <w:rFonts w:cs="Arial"/>
                  <w:bCs/>
                  <w:color w:val="000000"/>
                  <w:sz w:val="16"/>
                  <w:szCs w:val="16"/>
                  <w:lang w:eastAsia="es-BO"/>
                </w:rPr>
                <w:delText>x</w:delText>
              </w:r>
            </w:del>
          </w:p>
        </w:tc>
      </w:tr>
      <w:tr w:rsidR="006D452C" w:rsidRPr="00F073C2" w14:paraId="4969375F" w14:textId="77777777" w:rsidTr="00BC22CC">
        <w:trPr>
          <w:trHeight w:val="411"/>
          <w:trPrChange w:id="8525" w:author="Valeria Tapia" w:date="2026-10-01T18:43:00Z">
            <w:trPr>
              <w:gridAfter w:val="0"/>
              <w:trHeight w:val="675"/>
            </w:trPr>
          </w:trPrChange>
        </w:trPr>
        <w:tc>
          <w:tcPr>
            <w:tcW w:w="5000" w:type="pct"/>
            <w:gridSpan w:val="64"/>
            <w:shd w:val="clear" w:color="auto" w:fill="F2F2F2" w:themeFill="background1" w:themeFillShade="F2"/>
            <w:tcPrChange w:id="8526" w:author="Valeria Tapia" w:date="2026-10-01T18:43:00Z">
              <w:tcPr>
                <w:tcW w:w="5000" w:type="pct"/>
                <w:gridSpan w:val="98"/>
                <w:shd w:val="clear" w:color="000000" w:fill="FFF2CC"/>
              </w:tcPr>
            </w:tcPrChange>
          </w:tcPr>
          <w:p w14:paraId="3621CAAE" w14:textId="4D4464FE" w:rsidR="006D452C" w:rsidRPr="00F073C2" w:rsidRDefault="006D452C" w:rsidP="00BC22CC">
            <w:pPr>
              <w:rPr>
                <w:rFonts w:cs="Arial"/>
                <w:b/>
                <w:bCs/>
                <w:color w:val="000000"/>
                <w:sz w:val="16"/>
                <w:szCs w:val="16"/>
                <w:lang w:eastAsia="es-BO"/>
              </w:rPr>
            </w:pPr>
            <w:del w:id="8527" w:author="Valeria Tapia" w:date="2026-10-01T17:56:00Z">
              <w:r w:rsidRPr="00F073C2" w:rsidDel="009A2BC4">
                <w:rPr>
                  <w:rFonts w:cs="Arial"/>
                  <w:b/>
                  <w:bCs/>
                  <w:color w:val="000000"/>
                  <w:sz w:val="16"/>
                  <w:szCs w:val="16"/>
                  <w:lang w:eastAsia="es-BO"/>
                </w:rPr>
                <w:delText>11</w:delText>
              </w:r>
            </w:del>
            <w:ins w:id="8528" w:author="Valeria Tapia" w:date="2026-10-01T17:56:00Z">
              <w:r w:rsidR="009A2BC4">
                <w:rPr>
                  <w:rFonts w:cs="Arial"/>
                  <w:b/>
                  <w:bCs/>
                  <w:color w:val="000000"/>
                  <w:sz w:val="16"/>
                  <w:szCs w:val="16"/>
                  <w:lang w:eastAsia="es-BO"/>
                </w:rPr>
                <w:t>4</w:t>
              </w:r>
            </w:ins>
            <w:r w:rsidRPr="00F073C2">
              <w:rPr>
                <w:rFonts w:cs="Arial"/>
                <w:b/>
                <w:bCs/>
                <w:color w:val="000000"/>
                <w:sz w:val="16"/>
                <w:szCs w:val="16"/>
                <w:lang w:eastAsia="es-BO"/>
              </w:rPr>
              <w:t xml:space="preserve">.  </w:t>
            </w:r>
            <w:ins w:id="8529" w:author="Valeria Tapia" w:date="2026-10-01T17:56:00Z">
              <w:r w:rsidR="009A2BC4">
                <w:rPr>
                  <w:rFonts w:cs="Arial"/>
                  <w:b/>
                  <w:bCs/>
                  <w:color w:val="000000"/>
                  <w:sz w:val="16"/>
                  <w:szCs w:val="16"/>
                  <w:lang w:eastAsia="es-BO"/>
                </w:rPr>
                <w:t xml:space="preserve">REGISTRE </w:t>
              </w:r>
            </w:ins>
            <w:del w:id="8530" w:author="Valeria Tapia" w:date="2026-10-01T17:56:00Z">
              <w:r w:rsidRPr="00F073C2" w:rsidDel="009A2BC4">
                <w:rPr>
                  <w:rFonts w:cs="Arial"/>
                  <w:b/>
                  <w:bCs/>
                  <w:color w:val="000000"/>
                  <w:sz w:val="16"/>
                  <w:szCs w:val="16"/>
                  <w:lang w:eastAsia="es-BO"/>
                </w:rPr>
                <w:delText xml:space="preserve">ADJUNTE </w:delText>
              </w:r>
            </w:del>
            <w:r w:rsidRPr="00F073C2">
              <w:rPr>
                <w:rFonts w:cs="Arial"/>
                <w:b/>
                <w:bCs/>
                <w:color w:val="000000"/>
                <w:sz w:val="16"/>
                <w:szCs w:val="16"/>
                <w:lang w:eastAsia="es-BO"/>
              </w:rPr>
              <w:t>EL DIAGRAMA DE FLUJO DEL PROCESO</w:t>
            </w:r>
            <w:del w:id="8531" w:author="Valeria Tapia" w:date="2026-10-01T17:57:00Z">
              <w:r w:rsidRPr="00F073C2" w:rsidDel="009A2BC4">
                <w:rPr>
                  <w:rFonts w:cs="Arial"/>
                  <w:b/>
                  <w:bCs/>
                  <w:color w:val="000000"/>
                  <w:sz w:val="16"/>
                  <w:szCs w:val="16"/>
                  <w:lang w:eastAsia="es-BO"/>
                </w:rPr>
                <w:delText xml:space="preserve"> </w:delText>
              </w:r>
            </w:del>
            <w:del w:id="8532" w:author="Valeria Tapia" w:date="2026-10-01T11:46:00Z">
              <w:r w:rsidRPr="00F073C2" w:rsidDel="00F43359">
                <w:rPr>
                  <w:rFonts w:cs="Arial"/>
                  <w:b/>
                  <w:bCs/>
                  <w:color w:val="000000"/>
                  <w:sz w:val="16"/>
                  <w:szCs w:val="16"/>
                  <w:lang w:eastAsia="es-BO"/>
                </w:rPr>
                <w:delText xml:space="preserve">(EN FORMATO BPMN)  </w:delText>
              </w:r>
            </w:del>
            <w:del w:id="8533" w:author="Valeria Tapia" w:date="2026-10-01T17:57:00Z">
              <w:r w:rsidRPr="00F073C2" w:rsidDel="009A2BC4">
                <w:rPr>
                  <w:rFonts w:cs="Arial"/>
                  <w:b/>
                  <w:bCs/>
                  <w:color w:val="000000"/>
                  <w:sz w:val="16"/>
                  <w:szCs w:val="16"/>
                  <w:lang w:eastAsia="es-BO"/>
                </w:rPr>
                <w:delText>DEL</w:delText>
              </w:r>
            </w:del>
            <w:ins w:id="8534" w:author="Valeria Tapia" w:date="2026-10-01T17:57:00Z">
              <w:r w:rsidR="009A2BC4">
                <w:rPr>
                  <w:rFonts w:cs="Arial"/>
                  <w:b/>
                  <w:bCs/>
                  <w:color w:val="000000"/>
                  <w:sz w:val="16"/>
                  <w:szCs w:val="16"/>
                  <w:lang w:eastAsia="es-BO"/>
                </w:rPr>
                <w:t xml:space="preserve"> PARA EL</w:t>
              </w:r>
            </w:ins>
            <w:r w:rsidRPr="00F073C2">
              <w:rPr>
                <w:rFonts w:cs="Arial"/>
                <w:b/>
                <w:bCs/>
                <w:color w:val="000000"/>
                <w:sz w:val="16"/>
                <w:szCs w:val="16"/>
                <w:lang w:eastAsia="es-BO"/>
              </w:rPr>
              <w:t xml:space="preserve"> REGISTRO DE OPERADORES, IDENTIFICANDO</w:t>
            </w:r>
            <w:del w:id="8535" w:author="Valeria Tapia" w:date="2026-10-01T17:57:00Z">
              <w:r w:rsidRPr="00F073C2" w:rsidDel="009A2BC4">
                <w:rPr>
                  <w:rFonts w:cs="Arial"/>
                  <w:b/>
                  <w:bCs/>
                  <w:color w:val="000000"/>
                  <w:sz w:val="16"/>
                  <w:szCs w:val="16"/>
                  <w:lang w:eastAsia="es-BO"/>
                </w:rPr>
                <w:delText>:</w:delText>
              </w:r>
            </w:del>
            <w:r w:rsidRPr="00F073C2">
              <w:rPr>
                <w:rFonts w:cs="Arial"/>
                <w:b/>
                <w:bCs/>
                <w:color w:val="000000"/>
                <w:sz w:val="16"/>
                <w:szCs w:val="16"/>
                <w:lang w:eastAsia="es-BO"/>
              </w:rPr>
              <w:t xml:space="preserve"> PROCESOS </w:t>
            </w:r>
            <w:del w:id="8536" w:author="Valeria Tapia" w:date="2026-10-01T17:57:00Z">
              <w:r w:rsidRPr="00F073C2" w:rsidDel="009A2BC4">
                <w:rPr>
                  <w:rFonts w:cs="Arial"/>
                  <w:b/>
                  <w:bCs/>
                  <w:color w:val="000000"/>
                  <w:sz w:val="16"/>
                  <w:szCs w:val="16"/>
                  <w:lang w:eastAsia="es-BO"/>
                </w:rPr>
                <w:delText>EN SISTEMA O PROCESOS MANUALES</w:delText>
              </w:r>
            </w:del>
            <w:del w:id="8537" w:author="Valeria Tapia" w:date="2026-10-01T11:46:00Z">
              <w:r w:rsidRPr="00F073C2" w:rsidDel="00F43359">
                <w:rPr>
                  <w:rFonts w:cs="Arial"/>
                  <w:b/>
                  <w:bCs/>
                  <w:color w:val="000000"/>
                  <w:sz w:val="16"/>
                  <w:szCs w:val="16"/>
                  <w:lang w:eastAsia="es-BO"/>
                </w:rPr>
                <w:delText xml:space="preserve"> (SIN USO DE SISTEMA)</w:delText>
              </w:r>
            </w:del>
            <w:del w:id="8538" w:author="Valeria Tapia" w:date="2026-10-01T17:57:00Z">
              <w:r w:rsidRPr="00F073C2" w:rsidDel="009A2BC4">
                <w:rPr>
                  <w:rFonts w:cs="Arial"/>
                  <w:b/>
                  <w:bCs/>
                  <w:color w:val="000000"/>
                  <w:sz w:val="16"/>
                  <w:szCs w:val="16"/>
                  <w:lang w:eastAsia="es-BO"/>
                </w:rPr>
                <w:delText xml:space="preserve"> </w:delText>
              </w:r>
            </w:del>
            <w:r w:rsidRPr="00F073C2">
              <w:rPr>
                <w:rFonts w:cs="Arial"/>
                <w:b/>
                <w:bCs/>
                <w:color w:val="000000"/>
                <w:sz w:val="16"/>
                <w:szCs w:val="16"/>
                <w:lang w:eastAsia="es-BO"/>
              </w:rPr>
              <w:t>Y LOS ACTORES QUE LO REALIZAN.</w:t>
            </w:r>
            <w:del w:id="8539" w:author="Valeria Tapia" w:date="2026-10-01T18:40:00Z">
              <w:r w:rsidRPr="00F073C2" w:rsidDel="00BC22CC">
                <w:rPr>
                  <w:rFonts w:cs="Arial"/>
                  <w:b/>
                  <w:bCs/>
                  <w:color w:val="000000"/>
                  <w:sz w:val="16"/>
                  <w:szCs w:val="16"/>
                  <w:lang w:eastAsia="es-BO"/>
                </w:rPr>
                <w:delText xml:space="preserve"> </w:delText>
              </w:r>
            </w:del>
          </w:p>
        </w:tc>
      </w:tr>
      <w:tr w:rsidR="006D452C" w:rsidRPr="00F073C2" w14:paraId="3C81EEC8" w14:textId="77777777" w:rsidTr="00BC22CC">
        <w:trPr>
          <w:trHeight w:val="897"/>
          <w:trPrChange w:id="8540" w:author="Valeria Tapia" w:date="2026-10-01T18:43:00Z">
            <w:trPr>
              <w:gridAfter w:val="0"/>
              <w:trHeight w:val="897"/>
            </w:trPr>
          </w:trPrChange>
        </w:trPr>
        <w:tc>
          <w:tcPr>
            <w:tcW w:w="5000" w:type="pct"/>
            <w:gridSpan w:val="64"/>
            <w:shd w:val="clear" w:color="000000" w:fill="FFFFFF"/>
            <w:tcPrChange w:id="8541" w:author="Valeria Tapia" w:date="2026-10-01T18:43:00Z">
              <w:tcPr>
                <w:tcW w:w="5000" w:type="pct"/>
                <w:gridSpan w:val="98"/>
                <w:shd w:val="clear" w:color="000000" w:fill="FFFFFF"/>
              </w:tcPr>
            </w:tcPrChange>
          </w:tcPr>
          <w:p w14:paraId="647E2042" w14:textId="43496D7E" w:rsidR="006D452C" w:rsidRPr="00F43359" w:rsidRDefault="00F43359" w:rsidP="00AD5760">
            <w:pPr>
              <w:rPr>
                <w:rFonts w:cs="Arial"/>
                <w:bCs/>
                <w:color w:val="000000"/>
                <w:sz w:val="16"/>
                <w:szCs w:val="16"/>
                <w:lang w:eastAsia="es-BO"/>
                <w:rPrChange w:id="8542" w:author="Valeria Tapia" w:date="2026-10-01T11:46:00Z">
                  <w:rPr>
                    <w:rFonts w:cs="Arial"/>
                    <w:b/>
                    <w:bCs/>
                    <w:color w:val="000000"/>
                    <w:sz w:val="16"/>
                    <w:szCs w:val="16"/>
                    <w:lang w:eastAsia="es-BO"/>
                  </w:rPr>
                </w:rPrChange>
              </w:rPr>
            </w:pPr>
            <w:ins w:id="8543" w:author="Valeria Tapia" w:date="2026-10-01T11:46:00Z">
              <w:r w:rsidRPr="00F43359">
                <w:rPr>
                  <w:rFonts w:cs="Arial"/>
                  <w:bCs/>
                  <w:color w:val="000000"/>
                  <w:sz w:val="16"/>
                  <w:szCs w:val="16"/>
                  <w:lang w:eastAsia="es-BO"/>
                  <w:rPrChange w:id="8544" w:author="Valeria Tapia" w:date="2026-10-01T11:46:00Z">
                    <w:rPr>
                      <w:rFonts w:cs="Arial"/>
                      <w:b/>
                      <w:bCs/>
                      <w:color w:val="000000"/>
                      <w:sz w:val="16"/>
                      <w:szCs w:val="16"/>
                      <w:lang w:eastAsia="es-BO"/>
                    </w:rPr>
                  </w:rPrChange>
                </w:rPr>
                <w:t>Ejemplo:</w:t>
              </w:r>
            </w:ins>
          </w:p>
          <w:p w14:paraId="56A0812E" w14:textId="77777777" w:rsidR="006D452C" w:rsidRDefault="006D452C" w:rsidP="00AD5760">
            <w:pPr>
              <w:rPr>
                <w:ins w:id="8545" w:author="Valeria Tapia" w:date="2026-10-01T11:47:00Z"/>
                <w:rFonts w:cs="Arial"/>
                <w:b/>
                <w:bCs/>
                <w:color w:val="000000"/>
                <w:sz w:val="16"/>
                <w:szCs w:val="16"/>
                <w:lang w:eastAsia="es-BO"/>
              </w:rPr>
            </w:pPr>
          </w:p>
          <w:p w14:paraId="047614F1" w14:textId="77777777" w:rsidR="00F43359" w:rsidRDefault="00F43359" w:rsidP="00AD5760">
            <w:pPr>
              <w:rPr>
                <w:ins w:id="8546" w:author="Valeria Tapia" w:date="2026-10-01T11:47:00Z"/>
                <w:rFonts w:cs="Arial"/>
                <w:b/>
                <w:bCs/>
                <w:color w:val="000000"/>
                <w:sz w:val="16"/>
                <w:szCs w:val="16"/>
                <w:lang w:eastAsia="es-BO"/>
              </w:rPr>
            </w:pPr>
          </w:p>
          <w:p w14:paraId="40BE3A5D" w14:textId="77777777" w:rsidR="00F43359" w:rsidRDefault="00F43359" w:rsidP="00AD5760">
            <w:pPr>
              <w:rPr>
                <w:ins w:id="8547" w:author="Valeria Tapia" w:date="2026-10-01T11:47:00Z"/>
                <w:rFonts w:cs="Arial"/>
                <w:b/>
                <w:bCs/>
                <w:color w:val="000000"/>
                <w:sz w:val="16"/>
                <w:szCs w:val="16"/>
                <w:lang w:eastAsia="es-BO"/>
              </w:rPr>
            </w:pPr>
          </w:p>
          <w:p w14:paraId="781AF6CF" w14:textId="77777777" w:rsidR="00F43359" w:rsidRDefault="00F43359" w:rsidP="00AD5760">
            <w:pPr>
              <w:rPr>
                <w:ins w:id="8548" w:author="Valeria Tapia" w:date="2026-10-01T11:47:00Z"/>
                <w:rFonts w:cs="Arial"/>
                <w:b/>
                <w:bCs/>
                <w:color w:val="000000"/>
                <w:sz w:val="16"/>
                <w:szCs w:val="16"/>
                <w:lang w:eastAsia="es-BO"/>
              </w:rPr>
            </w:pPr>
          </w:p>
          <w:p w14:paraId="55A881A1" w14:textId="77777777" w:rsidR="00F43359" w:rsidRPr="00F073C2" w:rsidRDefault="00F43359" w:rsidP="00AD5760">
            <w:pPr>
              <w:rPr>
                <w:rFonts w:cs="Arial"/>
                <w:b/>
                <w:bCs/>
                <w:color w:val="000000"/>
                <w:sz w:val="16"/>
                <w:szCs w:val="16"/>
                <w:lang w:eastAsia="es-BO"/>
              </w:rPr>
            </w:pPr>
          </w:p>
        </w:tc>
      </w:tr>
      <w:tr w:rsidR="006D452C" w:rsidRPr="00F073C2" w:rsidDel="009A2BC4" w14:paraId="5383199B" w14:textId="1140E1DF" w:rsidTr="00BC22CC">
        <w:trPr>
          <w:trHeight w:val="945"/>
          <w:del w:id="8549" w:author="Valeria Tapia" w:date="2026-10-01T17:57:00Z"/>
          <w:trPrChange w:id="8550" w:author="Valeria Tapia" w:date="2026-10-01T18:43:00Z">
            <w:trPr>
              <w:gridAfter w:val="0"/>
              <w:trHeight w:val="945"/>
            </w:trPr>
          </w:trPrChange>
        </w:trPr>
        <w:tc>
          <w:tcPr>
            <w:tcW w:w="5000" w:type="pct"/>
            <w:gridSpan w:val="64"/>
            <w:shd w:val="clear" w:color="000000" w:fill="FFF2CC"/>
            <w:tcPrChange w:id="8551" w:author="Valeria Tapia" w:date="2026-10-01T18:43:00Z">
              <w:tcPr>
                <w:tcW w:w="5000" w:type="pct"/>
                <w:gridSpan w:val="98"/>
                <w:shd w:val="clear" w:color="000000" w:fill="FFF2CC"/>
              </w:tcPr>
            </w:tcPrChange>
          </w:tcPr>
          <w:p w14:paraId="5FB23AB5" w14:textId="2BA9196B" w:rsidR="006D452C" w:rsidRPr="00F073C2" w:rsidDel="009A2BC4" w:rsidRDefault="006D452C" w:rsidP="00AD5760">
            <w:pPr>
              <w:rPr>
                <w:del w:id="8552" w:author="Valeria Tapia" w:date="2026-10-01T17:57:00Z"/>
                <w:rFonts w:cs="Arial"/>
                <w:b/>
                <w:bCs/>
                <w:color w:val="000000"/>
                <w:sz w:val="16"/>
                <w:szCs w:val="16"/>
                <w:lang w:eastAsia="es-BO"/>
              </w:rPr>
            </w:pPr>
            <w:del w:id="8553" w:author="Valeria Tapia" w:date="2026-10-01T17:57:00Z">
              <w:r w:rsidRPr="00F073C2" w:rsidDel="009A2BC4">
                <w:rPr>
                  <w:rFonts w:cs="Arial"/>
                  <w:b/>
                  <w:bCs/>
                  <w:color w:val="000000"/>
                  <w:sz w:val="16"/>
                  <w:szCs w:val="16"/>
                  <w:lang w:eastAsia="es-BO"/>
                </w:rPr>
                <w:delText>12. ADJUNTE EL DICCIONARIO DE DATOS PARA EL PROCESO DEL REGISTRO DE OPERADORES, DEBE REMITIR M</w:delText>
              </w:r>
              <w:r w:rsidDel="009A2BC4">
                <w:rPr>
                  <w:rFonts w:cs="Arial"/>
                  <w:b/>
                  <w:bCs/>
                  <w:color w:val="000000"/>
                  <w:sz w:val="16"/>
                  <w:szCs w:val="16"/>
                  <w:lang w:eastAsia="es-BO"/>
                </w:rPr>
                <w:delText>Í</w:delText>
              </w:r>
              <w:r w:rsidRPr="00F073C2" w:rsidDel="009A2BC4">
                <w:rPr>
                  <w:rFonts w:cs="Arial"/>
                  <w:b/>
                  <w:bCs/>
                  <w:color w:val="000000"/>
                  <w:sz w:val="16"/>
                  <w:szCs w:val="16"/>
                  <w:lang w:eastAsia="es-BO"/>
                </w:rPr>
                <w:delText xml:space="preserve">NIMAMENTE LA SIGUIENTE INFORMACIÓN: NOMBRE DEL CAMPO, TIPO DE DATO (NÚMERO, CADENA, OTROS), OBLIGATORIO (SI/NO), LONGITUD, FORMATO (SI SE VALIDA), PARAMÉTRICA (SI/NO), LLENADO (AUTOMÁTICO/MANUAL). </w:delText>
              </w:r>
              <w:r w:rsidRPr="002705DE" w:rsidDel="009A2BC4">
                <w:rPr>
                  <w:rFonts w:cs="Arial"/>
                  <w:bCs/>
                  <w:color w:val="000000"/>
                  <w:sz w:val="16"/>
                  <w:szCs w:val="16"/>
                  <w:lang w:eastAsia="es-BO"/>
                </w:rPr>
                <w:delText>(En formato digital preferentemente Excel):</w:delText>
              </w:r>
            </w:del>
          </w:p>
        </w:tc>
      </w:tr>
      <w:tr w:rsidR="006D452C" w:rsidRPr="00F073C2" w:rsidDel="009A2BC4" w14:paraId="5E783FCB" w14:textId="2FA393B9" w:rsidTr="00BC22CC">
        <w:trPr>
          <w:trHeight w:val="420"/>
          <w:del w:id="8554" w:author="Valeria Tapia" w:date="2026-10-01T17:57:00Z"/>
          <w:trPrChange w:id="8555" w:author="Valeria Tapia" w:date="2026-10-01T18:43:00Z">
            <w:trPr>
              <w:gridAfter w:val="0"/>
              <w:trHeight w:val="420"/>
            </w:trPr>
          </w:trPrChange>
        </w:trPr>
        <w:tc>
          <w:tcPr>
            <w:tcW w:w="5000" w:type="pct"/>
            <w:gridSpan w:val="64"/>
            <w:tcPrChange w:id="8556" w:author="Valeria Tapia" w:date="2026-10-01T18:43:00Z">
              <w:tcPr>
                <w:tcW w:w="5000" w:type="pct"/>
                <w:gridSpan w:val="98"/>
              </w:tcPr>
            </w:tcPrChange>
          </w:tcPr>
          <w:p w14:paraId="677A1FB4" w14:textId="0125E87E" w:rsidR="006D452C" w:rsidRPr="00F073C2" w:rsidDel="009A2BC4" w:rsidRDefault="006D452C" w:rsidP="00AD5760">
            <w:pPr>
              <w:jc w:val="center"/>
              <w:rPr>
                <w:del w:id="8557" w:author="Valeria Tapia" w:date="2026-10-01T17:57:00Z"/>
                <w:rFonts w:cs="Arial"/>
                <w:b/>
                <w:bCs/>
                <w:color w:val="000000"/>
                <w:sz w:val="16"/>
                <w:szCs w:val="16"/>
                <w:lang w:eastAsia="es-BO"/>
              </w:rPr>
            </w:pPr>
          </w:p>
          <w:p w14:paraId="531F38C5" w14:textId="2654D5A5" w:rsidR="006D452C" w:rsidRPr="00F073C2" w:rsidDel="009A2BC4" w:rsidRDefault="006D452C" w:rsidP="00AD5760">
            <w:pPr>
              <w:jc w:val="center"/>
              <w:rPr>
                <w:del w:id="8558" w:author="Valeria Tapia" w:date="2026-10-01T17:57:00Z"/>
                <w:rFonts w:cs="Arial"/>
                <w:b/>
                <w:bCs/>
                <w:color w:val="000000"/>
                <w:sz w:val="16"/>
                <w:szCs w:val="16"/>
                <w:lang w:eastAsia="es-BO"/>
              </w:rPr>
            </w:pPr>
          </w:p>
          <w:p w14:paraId="6FD1CB7C" w14:textId="1F94EF0D" w:rsidR="006D452C" w:rsidRPr="00F073C2" w:rsidDel="009A2BC4" w:rsidRDefault="006D452C" w:rsidP="00AD5760">
            <w:pPr>
              <w:jc w:val="center"/>
              <w:rPr>
                <w:del w:id="8559" w:author="Valeria Tapia" w:date="2026-10-01T17:57:00Z"/>
                <w:rFonts w:cs="Arial"/>
                <w:b/>
                <w:bCs/>
                <w:color w:val="000000"/>
                <w:sz w:val="16"/>
                <w:szCs w:val="16"/>
                <w:lang w:eastAsia="es-BO"/>
              </w:rPr>
            </w:pPr>
            <w:del w:id="8560" w:author="Valeria Tapia" w:date="2026-10-01T17:57:00Z">
              <w:r w:rsidRPr="00F073C2" w:rsidDel="009A2BC4">
                <w:rPr>
                  <w:rFonts w:cs="Arial"/>
                  <w:b/>
                  <w:bCs/>
                  <w:color w:val="000000"/>
                  <w:sz w:val="16"/>
                  <w:szCs w:val="16"/>
                  <w:lang w:eastAsia="es-BO"/>
                </w:rPr>
                <w:delText> </w:delText>
              </w:r>
            </w:del>
          </w:p>
        </w:tc>
      </w:tr>
      <w:tr w:rsidR="006D452C" w:rsidRPr="00F073C2" w:rsidDel="009A2BC4" w14:paraId="5B30C6B6" w14:textId="539E5960" w:rsidTr="00BC22CC">
        <w:trPr>
          <w:trHeight w:val="690"/>
          <w:del w:id="8561" w:author="Valeria Tapia" w:date="2026-10-01T17:57:00Z"/>
          <w:trPrChange w:id="8562" w:author="Valeria Tapia" w:date="2026-10-01T18:43:00Z">
            <w:trPr>
              <w:gridAfter w:val="0"/>
              <w:trHeight w:val="690"/>
            </w:trPr>
          </w:trPrChange>
        </w:trPr>
        <w:tc>
          <w:tcPr>
            <w:tcW w:w="5000" w:type="pct"/>
            <w:gridSpan w:val="64"/>
            <w:shd w:val="clear" w:color="000000" w:fill="FFF2CC"/>
            <w:tcPrChange w:id="8563" w:author="Valeria Tapia" w:date="2026-10-01T18:43:00Z">
              <w:tcPr>
                <w:tcW w:w="5000" w:type="pct"/>
                <w:gridSpan w:val="98"/>
                <w:shd w:val="clear" w:color="000000" w:fill="FFF2CC"/>
              </w:tcPr>
            </w:tcPrChange>
          </w:tcPr>
          <w:p w14:paraId="46343061" w14:textId="5714CA36" w:rsidR="006D452C" w:rsidRPr="00F073C2" w:rsidDel="009A2BC4" w:rsidRDefault="006D452C" w:rsidP="00AD5760">
            <w:pPr>
              <w:rPr>
                <w:del w:id="8564" w:author="Valeria Tapia" w:date="2026-10-01T17:57:00Z"/>
                <w:rFonts w:cs="Arial"/>
                <w:b/>
                <w:bCs/>
                <w:color w:val="000000"/>
                <w:sz w:val="16"/>
                <w:szCs w:val="16"/>
                <w:lang w:eastAsia="es-BO"/>
              </w:rPr>
            </w:pPr>
            <w:del w:id="8565" w:author="Valeria Tapia" w:date="2026-10-01T17:57:00Z">
              <w:r w:rsidRPr="00F073C2" w:rsidDel="009A2BC4">
                <w:rPr>
                  <w:rFonts w:cs="Arial"/>
                  <w:b/>
                  <w:bCs/>
                  <w:color w:val="000000"/>
                  <w:sz w:val="16"/>
                  <w:szCs w:val="16"/>
                  <w:lang w:eastAsia="es-BO"/>
                </w:rPr>
                <w:delText>13.  ADJUNTE EL DIAGRAMA DE FLUJO DEL PROCESO (EN FORMATO BPMN) DE EMISIÓN PARA CADA  AP, C, O DESDE LA SOLICITUD REALIZADA POR EL INTERESADO HASTA SU  EMISIÓN, IDENTIFICANDO: PROCESOS EN SISTEMA O PROCESOS MANUALES (SIN USO DE SISTEMA)  Y LOS ACTORES QUE LO REALIZAN.</w:delText>
              </w:r>
            </w:del>
          </w:p>
        </w:tc>
      </w:tr>
      <w:tr w:rsidR="006D452C" w:rsidRPr="00F073C2" w:rsidDel="009A2BC4" w14:paraId="3EF2DE24" w14:textId="44ECFA71" w:rsidTr="00BC22CC">
        <w:trPr>
          <w:trHeight w:val="249"/>
          <w:del w:id="8566" w:author="Valeria Tapia" w:date="2026-10-01T17:57:00Z"/>
          <w:trPrChange w:id="8567" w:author="Valeria Tapia" w:date="2026-10-01T18:43:00Z">
            <w:trPr>
              <w:gridAfter w:val="0"/>
              <w:trHeight w:val="249"/>
            </w:trPr>
          </w:trPrChange>
        </w:trPr>
        <w:tc>
          <w:tcPr>
            <w:tcW w:w="5000" w:type="pct"/>
            <w:gridSpan w:val="64"/>
            <w:tcPrChange w:id="8568" w:author="Valeria Tapia" w:date="2026-10-01T18:43:00Z">
              <w:tcPr>
                <w:tcW w:w="5000" w:type="pct"/>
                <w:gridSpan w:val="98"/>
              </w:tcPr>
            </w:tcPrChange>
          </w:tcPr>
          <w:p w14:paraId="79442D46" w14:textId="7CD796F5" w:rsidR="006D452C" w:rsidRPr="00F073C2" w:rsidDel="009A2BC4" w:rsidRDefault="006D452C" w:rsidP="00AD5760">
            <w:pPr>
              <w:jc w:val="center"/>
              <w:rPr>
                <w:del w:id="8569" w:author="Valeria Tapia" w:date="2026-10-01T17:57:00Z"/>
                <w:rFonts w:cs="Arial"/>
                <w:b/>
                <w:bCs/>
                <w:color w:val="000000"/>
                <w:sz w:val="16"/>
                <w:szCs w:val="16"/>
                <w:lang w:eastAsia="es-BO"/>
              </w:rPr>
            </w:pPr>
          </w:p>
          <w:p w14:paraId="4789CB9E" w14:textId="75C72219" w:rsidR="006D452C" w:rsidRPr="00F073C2" w:rsidDel="009A2BC4" w:rsidRDefault="006D452C" w:rsidP="00AD5760">
            <w:pPr>
              <w:jc w:val="center"/>
              <w:rPr>
                <w:del w:id="8570" w:author="Valeria Tapia" w:date="2026-10-01T17:57:00Z"/>
                <w:rFonts w:cs="Arial"/>
                <w:b/>
                <w:bCs/>
                <w:color w:val="000000"/>
                <w:sz w:val="16"/>
                <w:szCs w:val="16"/>
                <w:lang w:eastAsia="es-BO"/>
              </w:rPr>
            </w:pPr>
          </w:p>
          <w:p w14:paraId="0C55498A" w14:textId="737404E7" w:rsidR="006D452C" w:rsidRPr="00F073C2" w:rsidDel="009A2BC4" w:rsidRDefault="006D452C" w:rsidP="00AD5760">
            <w:pPr>
              <w:jc w:val="center"/>
              <w:rPr>
                <w:del w:id="8571" w:author="Valeria Tapia" w:date="2026-10-01T17:57:00Z"/>
                <w:rFonts w:cs="Arial"/>
                <w:b/>
                <w:bCs/>
                <w:color w:val="000000"/>
                <w:sz w:val="16"/>
                <w:szCs w:val="16"/>
                <w:lang w:eastAsia="es-BO"/>
              </w:rPr>
            </w:pPr>
            <w:del w:id="8572" w:author="Valeria Tapia" w:date="2026-10-01T17:57:00Z">
              <w:r w:rsidRPr="00F073C2" w:rsidDel="009A2BC4">
                <w:rPr>
                  <w:rFonts w:cs="Arial"/>
                  <w:b/>
                  <w:bCs/>
                  <w:color w:val="000000"/>
                  <w:sz w:val="16"/>
                  <w:szCs w:val="16"/>
                  <w:lang w:eastAsia="es-BO"/>
                </w:rPr>
                <w:delText> </w:delText>
              </w:r>
            </w:del>
          </w:p>
        </w:tc>
      </w:tr>
      <w:tr w:rsidR="006D452C" w:rsidRPr="00F073C2" w:rsidDel="009A2BC4" w14:paraId="13EC475D" w14:textId="0E84F376" w:rsidTr="00BC22CC">
        <w:trPr>
          <w:trHeight w:val="1245"/>
          <w:del w:id="8573" w:author="Valeria Tapia" w:date="2026-10-01T17:58:00Z"/>
          <w:trPrChange w:id="8574" w:author="Valeria Tapia" w:date="2026-10-01T18:43:00Z">
            <w:trPr>
              <w:gridAfter w:val="0"/>
              <w:trHeight w:val="1245"/>
            </w:trPr>
          </w:trPrChange>
        </w:trPr>
        <w:tc>
          <w:tcPr>
            <w:tcW w:w="5000" w:type="pct"/>
            <w:gridSpan w:val="64"/>
            <w:shd w:val="clear" w:color="000000" w:fill="FFF2CC"/>
            <w:tcPrChange w:id="8575" w:author="Valeria Tapia" w:date="2026-10-01T18:43:00Z">
              <w:tcPr>
                <w:tcW w:w="5000" w:type="pct"/>
                <w:gridSpan w:val="98"/>
                <w:shd w:val="clear" w:color="000000" w:fill="FFF2CC"/>
              </w:tcPr>
            </w:tcPrChange>
          </w:tcPr>
          <w:p w14:paraId="0640EEF6" w14:textId="3357BF27" w:rsidR="006D452C" w:rsidRPr="00F073C2" w:rsidDel="009A2BC4" w:rsidRDefault="006D452C" w:rsidP="00AD5760">
            <w:pPr>
              <w:rPr>
                <w:del w:id="8576" w:author="Valeria Tapia" w:date="2026-10-01T17:58:00Z"/>
                <w:rFonts w:cs="Arial"/>
                <w:b/>
                <w:bCs/>
                <w:color w:val="000000"/>
                <w:sz w:val="16"/>
                <w:szCs w:val="16"/>
                <w:lang w:eastAsia="es-BO"/>
              </w:rPr>
            </w:pPr>
            <w:del w:id="8577" w:author="Valeria Tapia" w:date="2026-10-01T17:58:00Z">
              <w:r w:rsidRPr="00F073C2" w:rsidDel="009A2BC4">
                <w:rPr>
                  <w:rFonts w:cs="Arial"/>
                  <w:b/>
                  <w:bCs/>
                  <w:color w:val="000000"/>
                  <w:sz w:val="16"/>
                  <w:szCs w:val="16"/>
                  <w:lang w:eastAsia="es-BO"/>
                </w:rPr>
                <w:delText>14.  ADJUNTE:</w:delText>
              </w:r>
            </w:del>
          </w:p>
          <w:p w14:paraId="041C0BB8" w14:textId="484D13E2" w:rsidR="006D452C" w:rsidRPr="00F073C2" w:rsidDel="009A2BC4" w:rsidRDefault="006D452C" w:rsidP="008F0EB0">
            <w:pPr>
              <w:pStyle w:val="Prrafodelista"/>
              <w:numPr>
                <w:ilvl w:val="0"/>
                <w:numId w:val="14"/>
              </w:numPr>
              <w:ind w:left="142" w:hanging="142"/>
              <w:contextualSpacing/>
              <w:rPr>
                <w:del w:id="8578" w:author="Valeria Tapia" w:date="2026-10-01T17:58:00Z"/>
                <w:rFonts w:cs="Arial"/>
                <w:b/>
                <w:bCs/>
                <w:color w:val="000000"/>
                <w:sz w:val="16"/>
                <w:szCs w:val="16"/>
                <w:lang w:eastAsia="es-BO"/>
              </w:rPr>
            </w:pPr>
            <w:del w:id="8579" w:author="Valeria Tapia" w:date="2026-10-01T17:58:00Z">
              <w:r w:rsidRPr="00F073C2" w:rsidDel="009A2BC4">
                <w:rPr>
                  <w:rFonts w:cs="Arial"/>
                  <w:b/>
                  <w:bCs/>
                  <w:color w:val="000000"/>
                  <w:sz w:val="16"/>
                  <w:szCs w:val="16"/>
                  <w:lang w:eastAsia="es-BO"/>
                </w:rPr>
                <w:delText>EL DICCIONARIO DE DATOS PARA EL PROCESO DE SOLICITUD DE EMISIÓN DE DOCUMENTOS (AP,C,O) Y</w:delText>
              </w:r>
            </w:del>
          </w:p>
          <w:p w14:paraId="42FA35BC" w14:textId="7ED362DF" w:rsidR="006D452C" w:rsidRPr="00F073C2" w:rsidDel="009A2BC4" w:rsidRDefault="006D452C" w:rsidP="008F0EB0">
            <w:pPr>
              <w:pStyle w:val="Prrafodelista"/>
              <w:numPr>
                <w:ilvl w:val="0"/>
                <w:numId w:val="14"/>
              </w:numPr>
              <w:ind w:left="142" w:hanging="142"/>
              <w:contextualSpacing/>
              <w:rPr>
                <w:del w:id="8580" w:author="Valeria Tapia" w:date="2026-10-01T17:58:00Z"/>
                <w:rFonts w:cs="Arial"/>
                <w:b/>
                <w:bCs/>
                <w:color w:val="000000"/>
                <w:sz w:val="16"/>
                <w:szCs w:val="16"/>
                <w:lang w:eastAsia="es-BO"/>
              </w:rPr>
            </w:pPr>
            <w:del w:id="8581" w:author="Valeria Tapia" w:date="2026-10-01T17:58:00Z">
              <w:r w:rsidRPr="00F073C2" w:rsidDel="009A2BC4">
                <w:rPr>
                  <w:rFonts w:cs="Arial"/>
                  <w:b/>
                  <w:bCs/>
                  <w:color w:val="000000"/>
                  <w:sz w:val="16"/>
                  <w:szCs w:val="16"/>
                  <w:lang w:eastAsia="es-BO"/>
                </w:rPr>
                <w:delText>LA INFORMACIÓN DEL AP,C,O EMITIDO, DEBE REMITIR M</w:delText>
              </w:r>
              <w:r w:rsidDel="009A2BC4">
                <w:rPr>
                  <w:rFonts w:cs="Arial"/>
                  <w:b/>
                  <w:bCs/>
                  <w:color w:val="000000"/>
                  <w:sz w:val="16"/>
                  <w:szCs w:val="16"/>
                  <w:lang w:eastAsia="es-BO"/>
                </w:rPr>
                <w:delText>Í</w:delText>
              </w:r>
              <w:r w:rsidRPr="00F073C2" w:rsidDel="009A2BC4">
                <w:rPr>
                  <w:rFonts w:cs="Arial"/>
                  <w:b/>
                  <w:bCs/>
                  <w:color w:val="000000"/>
                  <w:sz w:val="16"/>
                  <w:szCs w:val="16"/>
                  <w:lang w:eastAsia="es-BO"/>
                </w:rPr>
                <w:delText>NIMAMENTE LA SIGUIENTE INFORMACIÓN: NOMBRE DEL CAMPO, TIPO DE DATO (NÚMERO, CADENA, OTRO), OBLIGATORIO (SI/NO), LONGITUD, FORMATO (SI SE VALIDA), PARAMÉTRICA (SI/NO), LLENADO (AUTOMÁTICO/MANUAL).</w:delText>
              </w:r>
              <w:r w:rsidRPr="002705DE" w:rsidDel="009A2BC4">
                <w:rPr>
                  <w:rFonts w:cs="Arial"/>
                  <w:bCs/>
                  <w:color w:val="000000"/>
                  <w:sz w:val="16"/>
                  <w:szCs w:val="16"/>
                  <w:lang w:eastAsia="es-BO"/>
                </w:rPr>
                <w:delText xml:space="preserve"> (En formato digital preferentemente Excel):</w:delText>
              </w:r>
            </w:del>
          </w:p>
        </w:tc>
      </w:tr>
      <w:tr w:rsidR="006D452C" w:rsidRPr="00F073C2" w:rsidDel="009A2BC4" w14:paraId="469BFD74" w14:textId="31C4314E" w:rsidTr="00BC22CC">
        <w:trPr>
          <w:trHeight w:val="675"/>
          <w:del w:id="8582" w:author="Valeria Tapia" w:date="2026-10-01T17:58:00Z"/>
          <w:trPrChange w:id="8583" w:author="Valeria Tapia" w:date="2026-10-01T18:43:00Z">
            <w:trPr>
              <w:gridAfter w:val="0"/>
              <w:trHeight w:val="675"/>
            </w:trPr>
          </w:trPrChange>
        </w:trPr>
        <w:tc>
          <w:tcPr>
            <w:tcW w:w="5000" w:type="pct"/>
            <w:gridSpan w:val="64"/>
            <w:tcPrChange w:id="8584" w:author="Valeria Tapia" w:date="2026-10-01T18:43:00Z">
              <w:tcPr>
                <w:tcW w:w="5000" w:type="pct"/>
                <w:gridSpan w:val="98"/>
              </w:tcPr>
            </w:tcPrChange>
          </w:tcPr>
          <w:p w14:paraId="6A7A7AFF" w14:textId="7ED94FED" w:rsidR="006D452C" w:rsidRPr="00F073C2" w:rsidDel="009A2BC4" w:rsidRDefault="006D452C" w:rsidP="00AD5760">
            <w:pPr>
              <w:jc w:val="center"/>
              <w:rPr>
                <w:del w:id="8585" w:author="Valeria Tapia" w:date="2026-10-01T17:58:00Z"/>
                <w:rFonts w:cs="Arial"/>
                <w:b/>
                <w:bCs/>
                <w:color w:val="000000"/>
                <w:sz w:val="16"/>
                <w:szCs w:val="16"/>
                <w:lang w:eastAsia="es-BO"/>
              </w:rPr>
            </w:pPr>
            <w:del w:id="8586" w:author="Valeria Tapia" w:date="2026-10-01T17:58:00Z">
              <w:r w:rsidRPr="00F073C2" w:rsidDel="009A2BC4">
                <w:rPr>
                  <w:rFonts w:cs="Arial"/>
                  <w:b/>
                  <w:bCs/>
                  <w:color w:val="000000"/>
                  <w:sz w:val="16"/>
                  <w:szCs w:val="16"/>
                  <w:lang w:eastAsia="es-BO"/>
                </w:rPr>
                <w:delText> </w:delText>
              </w:r>
            </w:del>
          </w:p>
          <w:p w14:paraId="77CD7C06" w14:textId="71DC2F0E" w:rsidR="006D452C" w:rsidRPr="00F073C2" w:rsidDel="009A2BC4" w:rsidRDefault="006D452C" w:rsidP="00AD5760">
            <w:pPr>
              <w:jc w:val="center"/>
              <w:rPr>
                <w:del w:id="8587" w:author="Valeria Tapia" w:date="2026-10-01T17:58:00Z"/>
                <w:rFonts w:cs="Arial"/>
                <w:b/>
                <w:bCs/>
                <w:color w:val="000000"/>
                <w:sz w:val="16"/>
                <w:szCs w:val="16"/>
                <w:lang w:eastAsia="es-BO"/>
              </w:rPr>
            </w:pPr>
            <w:del w:id="8588" w:author="Valeria Tapia" w:date="2026-10-01T17:58:00Z">
              <w:r w:rsidRPr="00F073C2" w:rsidDel="009A2BC4">
                <w:rPr>
                  <w:rFonts w:cs="Arial"/>
                  <w:b/>
                  <w:bCs/>
                  <w:color w:val="000000"/>
                  <w:sz w:val="16"/>
                  <w:szCs w:val="16"/>
                  <w:lang w:eastAsia="es-BO"/>
                </w:rPr>
                <w:delText> </w:delText>
              </w:r>
            </w:del>
          </w:p>
          <w:p w14:paraId="211BE7E5" w14:textId="270624F2" w:rsidR="006D452C" w:rsidRPr="00F073C2" w:rsidDel="009A2BC4" w:rsidRDefault="006D452C" w:rsidP="00AD5760">
            <w:pPr>
              <w:jc w:val="center"/>
              <w:rPr>
                <w:del w:id="8589" w:author="Valeria Tapia" w:date="2026-10-01T17:58:00Z"/>
                <w:rFonts w:cs="Arial"/>
                <w:b/>
                <w:bCs/>
                <w:color w:val="000000"/>
                <w:sz w:val="16"/>
                <w:szCs w:val="16"/>
                <w:lang w:eastAsia="es-BO"/>
              </w:rPr>
            </w:pPr>
            <w:del w:id="8590" w:author="Valeria Tapia" w:date="2026-10-01T17:58:00Z">
              <w:r w:rsidRPr="00F073C2" w:rsidDel="009A2BC4">
                <w:rPr>
                  <w:rFonts w:cs="Arial"/>
                  <w:b/>
                  <w:bCs/>
                  <w:color w:val="000000"/>
                  <w:sz w:val="16"/>
                  <w:szCs w:val="16"/>
                  <w:lang w:eastAsia="es-BO"/>
                </w:rPr>
                <w:delText> </w:delText>
              </w:r>
            </w:del>
          </w:p>
        </w:tc>
      </w:tr>
      <w:tr w:rsidR="006D452C" w:rsidRPr="00F073C2" w:rsidDel="009A2BC4" w14:paraId="50661504" w14:textId="24502F3E" w:rsidTr="00BC22CC">
        <w:trPr>
          <w:trHeight w:val="720"/>
          <w:del w:id="8591" w:author="Valeria Tapia" w:date="2026-10-01T17:58:00Z"/>
          <w:trPrChange w:id="8592" w:author="Valeria Tapia" w:date="2026-10-01T18:43:00Z">
            <w:trPr>
              <w:gridAfter w:val="0"/>
              <w:trHeight w:val="720"/>
            </w:trPr>
          </w:trPrChange>
        </w:trPr>
        <w:tc>
          <w:tcPr>
            <w:tcW w:w="5000" w:type="pct"/>
            <w:gridSpan w:val="64"/>
            <w:shd w:val="clear" w:color="000000" w:fill="FFF2CC"/>
            <w:tcPrChange w:id="8593" w:author="Valeria Tapia" w:date="2026-10-01T18:43:00Z">
              <w:tcPr>
                <w:tcW w:w="5000" w:type="pct"/>
                <w:gridSpan w:val="98"/>
                <w:shd w:val="clear" w:color="000000" w:fill="FFF2CC"/>
              </w:tcPr>
            </w:tcPrChange>
          </w:tcPr>
          <w:p w14:paraId="69572CFF" w14:textId="3A60880D" w:rsidR="006D452C" w:rsidRPr="00F073C2" w:rsidDel="009A2BC4" w:rsidRDefault="006D452C" w:rsidP="00AD5760">
            <w:pPr>
              <w:rPr>
                <w:del w:id="8594" w:author="Valeria Tapia" w:date="2026-10-01T17:58:00Z"/>
                <w:rFonts w:cs="Arial"/>
                <w:b/>
                <w:bCs/>
                <w:color w:val="000000"/>
                <w:sz w:val="16"/>
                <w:szCs w:val="16"/>
                <w:lang w:eastAsia="es-BO"/>
              </w:rPr>
            </w:pPr>
            <w:del w:id="8595" w:author="Valeria Tapia" w:date="2026-10-01T17:58:00Z">
              <w:r w:rsidRPr="00F073C2" w:rsidDel="009A2BC4">
                <w:rPr>
                  <w:rFonts w:cs="Arial"/>
                  <w:b/>
                  <w:bCs/>
                  <w:color w:val="000000"/>
                  <w:sz w:val="16"/>
                  <w:szCs w:val="16"/>
                  <w:lang w:eastAsia="es-BO"/>
                </w:rPr>
                <w:delText>15. ADJUNTE EL LISTADO DE DOCUMENTOS QUE SE SOLICITAN EN EL PROCESO DE REGISTRO DE OPERADORES, PARA CADA DOCUMENTO DETALLE E INDIQUE: EL NOMBRE DEL DOCUMENTO, TAMAÑO MÁXIMO (EN MB) Y LA ENTIDAD EMISORA. (</w:delText>
              </w:r>
              <w:r w:rsidRPr="002705DE" w:rsidDel="009A2BC4">
                <w:rPr>
                  <w:rFonts w:cs="Arial"/>
                  <w:bCs/>
                  <w:color w:val="000000"/>
                  <w:sz w:val="16"/>
                  <w:szCs w:val="16"/>
                  <w:lang w:eastAsia="es-BO"/>
                </w:rPr>
                <w:delText>En formato digital preferentemente Excel):</w:delText>
              </w:r>
            </w:del>
          </w:p>
        </w:tc>
      </w:tr>
      <w:tr w:rsidR="006D452C" w:rsidRPr="00F073C2" w:rsidDel="009A2BC4" w14:paraId="198B9233" w14:textId="0184C3B4" w:rsidTr="00BC22CC">
        <w:trPr>
          <w:trHeight w:val="791"/>
          <w:del w:id="8596" w:author="Valeria Tapia" w:date="2026-10-01T17:58:00Z"/>
          <w:trPrChange w:id="8597" w:author="Valeria Tapia" w:date="2026-10-01T18:43:00Z">
            <w:trPr>
              <w:gridAfter w:val="0"/>
              <w:trHeight w:val="791"/>
            </w:trPr>
          </w:trPrChange>
        </w:trPr>
        <w:tc>
          <w:tcPr>
            <w:tcW w:w="5000" w:type="pct"/>
            <w:gridSpan w:val="64"/>
            <w:tcPrChange w:id="8598" w:author="Valeria Tapia" w:date="2026-10-01T18:43:00Z">
              <w:tcPr>
                <w:tcW w:w="5000" w:type="pct"/>
                <w:gridSpan w:val="98"/>
              </w:tcPr>
            </w:tcPrChange>
          </w:tcPr>
          <w:p w14:paraId="7741273F" w14:textId="3331332B" w:rsidR="006D452C" w:rsidRPr="00F073C2" w:rsidDel="009A2BC4" w:rsidRDefault="006D452C" w:rsidP="00AD5760">
            <w:pPr>
              <w:rPr>
                <w:del w:id="8599" w:author="Valeria Tapia" w:date="2026-10-01T17:58:00Z"/>
                <w:rFonts w:cs="Arial"/>
                <w:b/>
                <w:bCs/>
                <w:color w:val="000000"/>
                <w:sz w:val="16"/>
                <w:szCs w:val="16"/>
                <w:lang w:eastAsia="es-BO"/>
              </w:rPr>
            </w:pPr>
          </w:p>
        </w:tc>
      </w:tr>
      <w:tr w:rsidR="006D452C" w:rsidRPr="00F073C2" w:rsidDel="009A2BC4" w14:paraId="028C5C3D" w14:textId="29F1A8F5" w:rsidTr="00BC22CC">
        <w:trPr>
          <w:trHeight w:val="720"/>
          <w:del w:id="8600" w:author="Valeria Tapia" w:date="2026-10-01T17:58:00Z"/>
          <w:trPrChange w:id="8601" w:author="Valeria Tapia" w:date="2026-10-01T18:43:00Z">
            <w:trPr>
              <w:gridAfter w:val="0"/>
              <w:trHeight w:val="720"/>
            </w:trPr>
          </w:trPrChange>
        </w:trPr>
        <w:tc>
          <w:tcPr>
            <w:tcW w:w="5000" w:type="pct"/>
            <w:gridSpan w:val="64"/>
            <w:shd w:val="clear" w:color="000000" w:fill="FFF2CC"/>
            <w:tcPrChange w:id="8602" w:author="Valeria Tapia" w:date="2026-10-01T18:43:00Z">
              <w:tcPr>
                <w:tcW w:w="5000" w:type="pct"/>
                <w:gridSpan w:val="98"/>
                <w:shd w:val="clear" w:color="000000" w:fill="FFF2CC"/>
              </w:tcPr>
            </w:tcPrChange>
          </w:tcPr>
          <w:p w14:paraId="1A74812D" w14:textId="21BEA5F7" w:rsidR="006D452C" w:rsidRPr="00F073C2" w:rsidDel="009A2BC4" w:rsidRDefault="006D452C" w:rsidP="00AD5760">
            <w:pPr>
              <w:rPr>
                <w:del w:id="8603" w:author="Valeria Tapia" w:date="2026-10-01T17:58:00Z"/>
                <w:rFonts w:cs="Arial"/>
                <w:b/>
                <w:bCs/>
                <w:color w:val="000000"/>
                <w:sz w:val="16"/>
                <w:szCs w:val="16"/>
                <w:lang w:eastAsia="es-BO"/>
              </w:rPr>
            </w:pPr>
            <w:del w:id="8604" w:author="Valeria Tapia" w:date="2026-10-01T17:58:00Z">
              <w:r w:rsidRPr="00F073C2" w:rsidDel="009A2BC4">
                <w:rPr>
                  <w:rFonts w:cs="Arial"/>
                  <w:b/>
                  <w:bCs/>
                  <w:color w:val="000000"/>
                  <w:sz w:val="16"/>
                  <w:szCs w:val="16"/>
                  <w:lang w:eastAsia="es-BO"/>
                </w:rPr>
                <w:lastRenderedPageBreak/>
                <w:delText>16. ADJUNTE EL LISTADO DE DOCUMENTOS QUE SE SOLICITAN EN EL PROCESO DE EMISIÓN DE AP, C, O, PARA CADA DOCUMENTO DETALLE E INDIQUE: EL NOMBRE DEL DOCUMENTO, TAMAÑO MÁXIMO (EN MB) Y LA ENTIDAD EMISORA. (</w:delText>
              </w:r>
              <w:r w:rsidRPr="002705DE" w:rsidDel="009A2BC4">
                <w:rPr>
                  <w:rFonts w:cs="Arial"/>
                  <w:bCs/>
                  <w:color w:val="000000"/>
                  <w:sz w:val="16"/>
                  <w:szCs w:val="16"/>
                  <w:lang w:eastAsia="es-BO"/>
                </w:rPr>
                <w:delText>En formato digital preferentemente Excel):</w:delText>
              </w:r>
            </w:del>
          </w:p>
        </w:tc>
      </w:tr>
      <w:tr w:rsidR="006D452C" w:rsidRPr="00F073C2" w:rsidDel="009A2BC4" w14:paraId="75D941F8" w14:textId="050BE266" w:rsidTr="00BC22CC">
        <w:trPr>
          <w:trHeight w:val="621"/>
          <w:del w:id="8605" w:author="Valeria Tapia" w:date="2026-10-01T17:58:00Z"/>
          <w:trPrChange w:id="8606" w:author="Valeria Tapia" w:date="2026-10-01T18:43:00Z">
            <w:trPr>
              <w:gridAfter w:val="0"/>
              <w:trHeight w:val="621"/>
            </w:trPr>
          </w:trPrChange>
        </w:trPr>
        <w:tc>
          <w:tcPr>
            <w:tcW w:w="5000" w:type="pct"/>
            <w:gridSpan w:val="64"/>
            <w:tcPrChange w:id="8607" w:author="Valeria Tapia" w:date="2026-10-01T18:43:00Z">
              <w:tcPr>
                <w:tcW w:w="5000" w:type="pct"/>
                <w:gridSpan w:val="98"/>
              </w:tcPr>
            </w:tcPrChange>
          </w:tcPr>
          <w:p w14:paraId="5DBB4F2C" w14:textId="36EB89A2" w:rsidR="006D452C" w:rsidRPr="00F073C2" w:rsidDel="009A2BC4" w:rsidRDefault="006D452C" w:rsidP="00AD5760">
            <w:pPr>
              <w:jc w:val="center"/>
              <w:rPr>
                <w:del w:id="8608" w:author="Valeria Tapia" w:date="2026-10-01T17:58:00Z"/>
                <w:rFonts w:cs="Arial"/>
                <w:b/>
                <w:bCs/>
                <w:color w:val="000000"/>
                <w:sz w:val="16"/>
                <w:szCs w:val="16"/>
                <w:lang w:eastAsia="es-BO"/>
              </w:rPr>
            </w:pPr>
          </w:p>
        </w:tc>
      </w:tr>
      <w:tr w:rsidR="006D452C" w:rsidRPr="00F073C2" w:rsidDel="009A2BC4" w14:paraId="5A609D75" w14:textId="0B7006F8" w:rsidTr="00BC22CC">
        <w:trPr>
          <w:trHeight w:val="810"/>
          <w:del w:id="8609" w:author="Valeria Tapia" w:date="2026-10-01T17:58:00Z"/>
          <w:trPrChange w:id="8610" w:author="Valeria Tapia" w:date="2026-10-01T18:43:00Z">
            <w:trPr>
              <w:gridAfter w:val="0"/>
              <w:trHeight w:val="810"/>
            </w:trPr>
          </w:trPrChange>
        </w:trPr>
        <w:tc>
          <w:tcPr>
            <w:tcW w:w="5000" w:type="pct"/>
            <w:gridSpan w:val="64"/>
            <w:shd w:val="clear" w:color="000000" w:fill="FFF2CC"/>
            <w:tcPrChange w:id="8611" w:author="Valeria Tapia" w:date="2026-10-01T18:43:00Z">
              <w:tcPr>
                <w:tcW w:w="5000" w:type="pct"/>
                <w:gridSpan w:val="98"/>
                <w:shd w:val="clear" w:color="000000" w:fill="FFF2CC"/>
              </w:tcPr>
            </w:tcPrChange>
          </w:tcPr>
          <w:p w14:paraId="2AC4C905" w14:textId="46A03723" w:rsidR="006D452C" w:rsidRPr="00F073C2" w:rsidDel="009A2BC4" w:rsidRDefault="006D452C" w:rsidP="00AD5760">
            <w:pPr>
              <w:rPr>
                <w:del w:id="8612" w:author="Valeria Tapia" w:date="2026-10-01T17:58:00Z"/>
                <w:rFonts w:cs="Arial"/>
                <w:b/>
                <w:bCs/>
                <w:color w:val="000000"/>
                <w:sz w:val="16"/>
                <w:szCs w:val="16"/>
                <w:lang w:eastAsia="es-BO"/>
              </w:rPr>
            </w:pPr>
            <w:del w:id="8613" w:author="Valeria Tapia" w:date="2026-10-01T17:58:00Z">
              <w:r w:rsidRPr="00F073C2" w:rsidDel="009A2BC4">
                <w:rPr>
                  <w:rFonts w:cs="Arial"/>
                  <w:b/>
                  <w:bCs/>
                  <w:color w:val="000000"/>
                  <w:sz w:val="16"/>
                  <w:szCs w:val="16"/>
                  <w:lang w:eastAsia="es-BO"/>
                </w:rPr>
                <w:delText>17. ADJUNTE PARA CADA DATO DESCRITO EN EL DICCIONARIO DE DATOS (DE LAS PREGUNTAS 11 Y 13), DE CORRESPONDER SU PARAMÉTRICA ASOCIADA (CÓDIGO Y DESCRIPCIÓN).  (</w:delText>
              </w:r>
              <w:r w:rsidRPr="002705DE" w:rsidDel="009A2BC4">
                <w:rPr>
                  <w:rFonts w:cs="Arial"/>
                  <w:bCs/>
                  <w:color w:val="000000"/>
                  <w:sz w:val="16"/>
                  <w:szCs w:val="16"/>
                  <w:lang w:eastAsia="es-BO"/>
                </w:rPr>
                <w:delText>En formato digital preferentemente Excel):</w:delText>
              </w:r>
            </w:del>
          </w:p>
        </w:tc>
      </w:tr>
      <w:tr w:rsidR="006D452C" w:rsidRPr="00F073C2" w:rsidDel="009A2BC4" w14:paraId="47FDF7F3" w14:textId="3DE511A3" w:rsidTr="00BC22CC">
        <w:trPr>
          <w:trHeight w:val="315"/>
          <w:del w:id="8614" w:author="Valeria Tapia" w:date="2026-10-01T17:58:00Z"/>
          <w:trPrChange w:id="8615" w:author="Valeria Tapia" w:date="2026-10-01T18:43:00Z">
            <w:trPr>
              <w:gridAfter w:val="0"/>
              <w:trHeight w:val="315"/>
            </w:trPr>
          </w:trPrChange>
        </w:trPr>
        <w:tc>
          <w:tcPr>
            <w:tcW w:w="5000" w:type="pct"/>
            <w:gridSpan w:val="64"/>
            <w:tcPrChange w:id="8616" w:author="Valeria Tapia" w:date="2026-10-01T18:43:00Z">
              <w:tcPr>
                <w:tcW w:w="5000" w:type="pct"/>
                <w:gridSpan w:val="98"/>
              </w:tcPr>
            </w:tcPrChange>
          </w:tcPr>
          <w:p w14:paraId="478566C6" w14:textId="63C815FC" w:rsidR="006D452C" w:rsidRPr="00F073C2" w:rsidDel="009A2BC4" w:rsidRDefault="006D452C" w:rsidP="00AD5760">
            <w:pPr>
              <w:rPr>
                <w:del w:id="8617" w:author="Valeria Tapia" w:date="2026-10-01T17:58:00Z"/>
                <w:rFonts w:cs="Arial"/>
                <w:b/>
                <w:bCs/>
                <w:color w:val="000000"/>
                <w:sz w:val="16"/>
                <w:szCs w:val="16"/>
                <w:lang w:eastAsia="es-BO"/>
              </w:rPr>
            </w:pPr>
            <w:del w:id="8618" w:author="Valeria Tapia" w:date="2026-10-01T17:58:00Z">
              <w:r w:rsidRPr="00F073C2" w:rsidDel="009A2BC4">
                <w:rPr>
                  <w:rFonts w:cs="Arial"/>
                  <w:b/>
                  <w:bCs/>
                  <w:color w:val="000000"/>
                  <w:sz w:val="16"/>
                  <w:szCs w:val="16"/>
                  <w:lang w:eastAsia="es-BO"/>
                </w:rPr>
                <w:delText> </w:delText>
              </w:r>
            </w:del>
          </w:p>
          <w:p w14:paraId="63C48887" w14:textId="0E003FBD" w:rsidR="006D452C" w:rsidRPr="00F073C2" w:rsidDel="009A2BC4" w:rsidRDefault="006D452C" w:rsidP="00AD5760">
            <w:pPr>
              <w:rPr>
                <w:del w:id="8619" w:author="Valeria Tapia" w:date="2026-10-01T17:58:00Z"/>
                <w:rFonts w:cs="Arial"/>
                <w:b/>
                <w:bCs/>
                <w:color w:val="000000"/>
                <w:sz w:val="16"/>
                <w:szCs w:val="16"/>
                <w:lang w:eastAsia="es-BO"/>
              </w:rPr>
            </w:pPr>
            <w:del w:id="8620" w:author="Valeria Tapia" w:date="2026-10-01T17:58:00Z">
              <w:r w:rsidRPr="00F073C2" w:rsidDel="009A2BC4">
                <w:rPr>
                  <w:rFonts w:cs="Arial"/>
                  <w:b/>
                  <w:bCs/>
                  <w:color w:val="000000"/>
                  <w:sz w:val="16"/>
                  <w:szCs w:val="16"/>
                  <w:lang w:eastAsia="es-BO"/>
                </w:rPr>
                <w:delText>   </w:delText>
              </w:r>
            </w:del>
          </w:p>
          <w:p w14:paraId="05B691A4" w14:textId="3A99EB4F" w:rsidR="006D452C" w:rsidRPr="00F073C2" w:rsidDel="009A2BC4" w:rsidRDefault="006D452C" w:rsidP="00AD5760">
            <w:pPr>
              <w:rPr>
                <w:del w:id="8621" w:author="Valeria Tapia" w:date="2026-10-01T17:58:00Z"/>
                <w:rFonts w:cs="Arial"/>
                <w:b/>
                <w:bCs/>
                <w:color w:val="000000"/>
                <w:sz w:val="16"/>
                <w:szCs w:val="16"/>
                <w:lang w:eastAsia="es-BO"/>
              </w:rPr>
            </w:pPr>
            <w:del w:id="8622" w:author="Valeria Tapia" w:date="2026-10-01T17:58:00Z">
              <w:r w:rsidRPr="00F073C2" w:rsidDel="009A2BC4">
                <w:rPr>
                  <w:rFonts w:cs="Arial"/>
                  <w:b/>
                  <w:bCs/>
                  <w:color w:val="000000"/>
                  <w:sz w:val="16"/>
                  <w:szCs w:val="16"/>
                  <w:lang w:eastAsia="es-BO"/>
                </w:rPr>
                <w:delText>   </w:delText>
              </w:r>
            </w:del>
          </w:p>
        </w:tc>
      </w:tr>
      <w:tr w:rsidR="006D452C" w:rsidRPr="00F073C2" w:rsidDel="009A2BC4" w14:paraId="1C27042F" w14:textId="49DA9A0B" w:rsidTr="00BC22CC">
        <w:trPr>
          <w:trHeight w:val="300"/>
          <w:del w:id="8623" w:author="Valeria Tapia" w:date="2026-10-01T17:58:00Z"/>
          <w:trPrChange w:id="8624" w:author="Valeria Tapia" w:date="2026-10-01T18:43:00Z">
            <w:trPr>
              <w:gridAfter w:val="0"/>
              <w:trHeight w:val="300"/>
            </w:trPr>
          </w:trPrChange>
        </w:trPr>
        <w:tc>
          <w:tcPr>
            <w:tcW w:w="5000" w:type="pct"/>
            <w:gridSpan w:val="64"/>
            <w:shd w:val="clear" w:color="000000" w:fill="BDD7EE"/>
            <w:tcPrChange w:id="8625" w:author="Valeria Tapia" w:date="2026-10-01T18:43:00Z">
              <w:tcPr>
                <w:tcW w:w="5000" w:type="pct"/>
                <w:gridSpan w:val="98"/>
                <w:shd w:val="clear" w:color="000000" w:fill="BDD7EE"/>
              </w:tcPr>
            </w:tcPrChange>
          </w:tcPr>
          <w:p w14:paraId="751E0808" w14:textId="34FC306D" w:rsidR="006D452C" w:rsidRPr="00F073C2" w:rsidDel="009A2BC4" w:rsidRDefault="006D452C" w:rsidP="00AD5760">
            <w:pPr>
              <w:rPr>
                <w:del w:id="8626" w:author="Valeria Tapia" w:date="2026-10-01T17:58:00Z"/>
                <w:rFonts w:cs="Arial"/>
                <w:b/>
                <w:bCs/>
                <w:sz w:val="16"/>
                <w:szCs w:val="16"/>
                <w:lang w:eastAsia="es-BO"/>
              </w:rPr>
            </w:pPr>
            <w:del w:id="8627" w:author="Valeria Tapia" w:date="2026-10-01T17:58:00Z">
              <w:r w:rsidRPr="00F073C2" w:rsidDel="009A2BC4">
                <w:rPr>
                  <w:rFonts w:cs="Arial"/>
                  <w:b/>
                  <w:bCs/>
                  <w:sz w:val="16"/>
                  <w:szCs w:val="16"/>
                  <w:lang w:eastAsia="es-BO"/>
                </w:rPr>
                <w:delText xml:space="preserve">III. ENTIDADES SIN SISTEMA PARA LA EMISIÓN DE </w:delText>
              </w:r>
              <w:r w:rsidRPr="002705DE" w:rsidDel="009A2BC4">
                <w:rPr>
                  <w:rFonts w:cs="Arial"/>
                  <w:b/>
                  <w:bCs/>
                  <w:sz w:val="16"/>
                  <w:szCs w:val="16"/>
                  <w:lang w:eastAsia="es-BO"/>
                </w:rPr>
                <w:delText>TRÁMITES REQUERIDOS.</w:delText>
              </w:r>
            </w:del>
          </w:p>
        </w:tc>
      </w:tr>
      <w:tr w:rsidR="006D452C" w:rsidRPr="00F073C2" w:rsidDel="009A2BC4" w14:paraId="4548CF30" w14:textId="2AB9F692" w:rsidTr="00BC22CC">
        <w:trPr>
          <w:trHeight w:val="155"/>
          <w:del w:id="8628" w:author="Valeria Tapia" w:date="2026-10-01T17:58:00Z"/>
          <w:trPrChange w:id="8629" w:author="Valeria Tapia" w:date="2026-10-01T18:43:00Z">
            <w:trPr>
              <w:gridAfter w:val="0"/>
              <w:trHeight w:val="155"/>
            </w:trPr>
          </w:trPrChange>
        </w:trPr>
        <w:tc>
          <w:tcPr>
            <w:tcW w:w="5000" w:type="pct"/>
            <w:gridSpan w:val="64"/>
            <w:shd w:val="clear" w:color="auto" w:fill="FEF7CA"/>
            <w:tcPrChange w:id="8630" w:author="Valeria Tapia" w:date="2026-10-01T18:43:00Z">
              <w:tcPr>
                <w:tcW w:w="5000" w:type="pct"/>
                <w:gridSpan w:val="98"/>
                <w:shd w:val="clear" w:color="auto" w:fill="FEF7CA"/>
              </w:tcPr>
            </w:tcPrChange>
          </w:tcPr>
          <w:p w14:paraId="1FD83A7F" w14:textId="4FDB4A30" w:rsidR="006D452C" w:rsidRPr="00F073C2" w:rsidDel="009A2BC4" w:rsidRDefault="006D452C" w:rsidP="00AD5760">
            <w:pPr>
              <w:rPr>
                <w:del w:id="8631" w:author="Valeria Tapia" w:date="2026-10-01T17:58:00Z"/>
                <w:rFonts w:cs="Arial"/>
                <w:b/>
                <w:bCs/>
                <w:color w:val="000000"/>
                <w:sz w:val="16"/>
                <w:szCs w:val="16"/>
                <w:lang w:eastAsia="es-BO"/>
              </w:rPr>
            </w:pPr>
            <w:del w:id="8632" w:author="Valeria Tapia" w:date="2026-10-01T17:58:00Z">
              <w:r w:rsidRPr="00F073C2" w:rsidDel="009A2BC4">
                <w:rPr>
                  <w:rFonts w:cs="Arial"/>
                  <w:b/>
                  <w:bCs/>
                  <w:color w:val="000000"/>
                  <w:sz w:val="16"/>
                  <w:szCs w:val="16"/>
                  <w:lang w:eastAsia="es-BO"/>
                </w:rPr>
                <w:delText xml:space="preserve">1. ¿LA ENTIDAD CUENTA CON ÁREA DE DESARROLLO DE SISTEMAS? </w:delText>
              </w:r>
              <w:r w:rsidRPr="00F073C2" w:rsidDel="009A2BC4">
                <w:rPr>
                  <w:rFonts w:cs="Arial"/>
                  <w:bCs/>
                  <w:color w:val="000000"/>
                  <w:sz w:val="16"/>
                  <w:szCs w:val="16"/>
                  <w:lang w:eastAsia="es-BO"/>
                </w:rPr>
                <w:delText>(marque con una X).</w:delText>
              </w:r>
            </w:del>
          </w:p>
        </w:tc>
      </w:tr>
      <w:tr w:rsidR="00BC22CC" w:rsidRPr="00F073C2" w:rsidDel="009A2BC4" w14:paraId="1FCA1FC6" w14:textId="77777777" w:rsidTr="00471D04">
        <w:tblPrEx>
          <w:tblPrExChange w:id="8633" w:author="Valeria Tapia" w:date="2026-10-01T18:54:00Z">
            <w:tblPrEx>
              <w:tblW w:w="5314" w:type="pct"/>
              <w:tblInd w:w="70" w:type="dxa"/>
            </w:tblPrEx>
          </w:tblPrExChange>
        </w:tblPrEx>
        <w:trPr>
          <w:trHeight w:val="300"/>
          <w:del w:id="8634" w:author="Valeria Tapia" w:date="2026-10-01T17:58:00Z"/>
          <w:trPrChange w:id="8635" w:author="Valeria Tapia" w:date="2026-10-01T18:54:00Z">
            <w:trPr>
              <w:gridBefore w:val="1"/>
              <w:gridAfter w:val="0"/>
              <w:trHeight w:val="300"/>
            </w:trPr>
          </w:trPrChange>
        </w:trPr>
        <w:tc>
          <w:tcPr>
            <w:tcW w:w="171" w:type="pct"/>
            <w:gridSpan w:val="3"/>
            <w:vAlign w:val="center"/>
            <w:tcPrChange w:id="8636" w:author="Valeria Tapia" w:date="2026-10-01T18:54:00Z">
              <w:tcPr>
                <w:tcW w:w="179" w:type="pct"/>
                <w:gridSpan w:val="4"/>
                <w:vAlign w:val="center"/>
              </w:tcPr>
            </w:tcPrChange>
          </w:tcPr>
          <w:p w14:paraId="15412EFE" w14:textId="3B34FE6E" w:rsidR="006D452C" w:rsidRPr="00F073C2" w:rsidDel="009A2BC4" w:rsidRDefault="006D452C" w:rsidP="00AD5760">
            <w:pPr>
              <w:jc w:val="center"/>
              <w:rPr>
                <w:del w:id="8637" w:author="Valeria Tapia" w:date="2026-10-01T17:58:00Z"/>
                <w:rFonts w:cs="Arial"/>
                <w:color w:val="000000"/>
                <w:sz w:val="16"/>
                <w:szCs w:val="16"/>
                <w:lang w:eastAsia="es-BO"/>
              </w:rPr>
            </w:pPr>
            <w:del w:id="8638" w:author="Valeria Tapia" w:date="2026-10-01T17:58:00Z">
              <w:r w:rsidRPr="00F073C2" w:rsidDel="009A2BC4">
                <w:rPr>
                  <w:rFonts w:cs="Arial"/>
                  <w:color w:val="000000"/>
                  <w:sz w:val="16"/>
                  <w:szCs w:val="16"/>
                  <w:lang w:eastAsia="es-BO"/>
                </w:rPr>
                <w:delText>SI</w:delText>
              </w:r>
            </w:del>
          </w:p>
        </w:tc>
        <w:tc>
          <w:tcPr>
            <w:tcW w:w="693" w:type="pct"/>
            <w:gridSpan w:val="14"/>
            <w:shd w:val="clear" w:color="auto" w:fill="auto"/>
            <w:noWrap/>
            <w:vAlign w:val="center"/>
            <w:hideMark/>
            <w:tcPrChange w:id="8639" w:author="Valeria Tapia" w:date="2026-10-01T18:54:00Z">
              <w:tcPr>
                <w:tcW w:w="694" w:type="pct"/>
                <w:gridSpan w:val="17"/>
                <w:shd w:val="clear" w:color="auto" w:fill="auto"/>
                <w:noWrap/>
                <w:vAlign w:val="center"/>
                <w:hideMark/>
              </w:tcPr>
            </w:tcPrChange>
          </w:tcPr>
          <w:p w14:paraId="00B495DA" w14:textId="7B118F0F" w:rsidR="006D452C" w:rsidRPr="00F073C2" w:rsidDel="009A2BC4" w:rsidRDefault="006D452C" w:rsidP="00AD5760">
            <w:pPr>
              <w:jc w:val="center"/>
              <w:rPr>
                <w:del w:id="8640" w:author="Valeria Tapia" w:date="2026-10-01T17:58:00Z"/>
                <w:rFonts w:cs="Arial"/>
                <w:color w:val="000000"/>
                <w:sz w:val="16"/>
                <w:szCs w:val="16"/>
                <w:lang w:eastAsia="es-BO"/>
              </w:rPr>
            </w:pPr>
          </w:p>
        </w:tc>
        <w:tc>
          <w:tcPr>
            <w:tcW w:w="366" w:type="pct"/>
            <w:gridSpan w:val="6"/>
            <w:shd w:val="clear" w:color="auto" w:fill="auto"/>
            <w:vAlign w:val="center"/>
            <w:tcPrChange w:id="8641" w:author="Valeria Tapia" w:date="2026-10-01T18:54:00Z">
              <w:tcPr>
                <w:tcW w:w="366" w:type="pct"/>
                <w:gridSpan w:val="7"/>
                <w:shd w:val="clear" w:color="auto" w:fill="auto"/>
                <w:vAlign w:val="center"/>
              </w:tcPr>
            </w:tcPrChange>
          </w:tcPr>
          <w:p w14:paraId="2AE57BED" w14:textId="6BAA2F21" w:rsidR="006D452C" w:rsidRPr="00F073C2" w:rsidDel="009A2BC4" w:rsidRDefault="006D452C" w:rsidP="00AD5760">
            <w:pPr>
              <w:jc w:val="center"/>
              <w:rPr>
                <w:del w:id="8642" w:author="Valeria Tapia" w:date="2026-10-01T17:58:00Z"/>
                <w:rFonts w:cs="Arial"/>
                <w:color w:val="000000"/>
                <w:sz w:val="16"/>
                <w:szCs w:val="16"/>
                <w:lang w:eastAsia="es-BO"/>
              </w:rPr>
            </w:pPr>
            <w:del w:id="8643" w:author="Valeria Tapia" w:date="2026-10-01T17:58:00Z">
              <w:r w:rsidRPr="00F073C2" w:rsidDel="009A2BC4">
                <w:rPr>
                  <w:rFonts w:cs="Arial"/>
                  <w:color w:val="000000"/>
                  <w:sz w:val="16"/>
                  <w:szCs w:val="16"/>
                  <w:lang w:eastAsia="es-BO"/>
                </w:rPr>
                <w:delText>NO</w:delText>
              </w:r>
            </w:del>
          </w:p>
        </w:tc>
        <w:tc>
          <w:tcPr>
            <w:tcW w:w="1105" w:type="pct"/>
            <w:gridSpan w:val="19"/>
            <w:shd w:val="clear" w:color="auto" w:fill="auto"/>
            <w:vAlign w:val="center"/>
            <w:tcPrChange w:id="8644" w:author="Valeria Tapia" w:date="2026-10-01T18:54:00Z">
              <w:tcPr>
                <w:tcW w:w="1102" w:type="pct"/>
                <w:gridSpan w:val="33"/>
                <w:shd w:val="clear" w:color="auto" w:fill="auto"/>
                <w:vAlign w:val="center"/>
              </w:tcPr>
            </w:tcPrChange>
          </w:tcPr>
          <w:p w14:paraId="40D001A0" w14:textId="7ADEE86A" w:rsidR="006D452C" w:rsidRPr="00F073C2" w:rsidDel="009A2BC4" w:rsidRDefault="006D452C" w:rsidP="00AD5760">
            <w:pPr>
              <w:jc w:val="center"/>
              <w:rPr>
                <w:del w:id="8645" w:author="Valeria Tapia" w:date="2026-10-01T17:58:00Z"/>
                <w:rFonts w:cs="Arial"/>
                <w:color w:val="000000"/>
                <w:sz w:val="16"/>
                <w:szCs w:val="16"/>
                <w:lang w:eastAsia="es-BO"/>
              </w:rPr>
            </w:pPr>
          </w:p>
        </w:tc>
        <w:tc>
          <w:tcPr>
            <w:tcW w:w="1150" w:type="pct"/>
            <w:gridSpan w:val="14"/>
            <w:shd w:val="clear" w:color="auto" w:fill="auto"/>
            <w:noWrap/>
            <w:vAlign w:val="center"/>
            <w:hideMark/>
            <w:tcPrChange w:id="8646" w:author="Valeria Tapia" w:date="2026-10-01T18:54:00Z">
              <w:tcPr>
                <w:tcW w:w="1144" w:type="pct"/>
                <w:gridSpan w:val="24"/>
                <w:shd w:val="clear" w:color="auto" w:fill="auto"/>
                <w:noWrap/>
                <w:vAlign w:val="center"/>
                <w:hideMark/>
              </w:tcPr>
            </w:tcPrChange>
          </w:tcPr>
          <w:p w14:paraId="06DB23E5" w14:textId="60B7D747" w:rsidR="006D452C" w:rsidRPr="00F073C2" w:rsidDel="009A2BC4" w:rsidRDefault="006D452C" w:rsidP="00AD5760">
            <w:pPr>
              <w:jc w:val="center"/>
              <w:rPr>
                <w:del w:id="8647" w:author="Valeria Tapia" w:date="2026-10-01T17:58:00Z"/>
                <w:rFonts w:cs="Arial"/>
                <w:b/>
                <w:bCs/>
                <w:color w:val="000000"/>
                <w:sz w:val="16"/>
                <w:szCs w:val="16"/>
                <w:lang w:eastAsia="es-BO"/>
              </w:rPr>
            </w:pPr>
            <w:del w:id="8648" w:author="Valeria Tapia" w:date="2026-10-01T17:58:00Z">
              <w:r w:rsidRPr="00F073C2" w:rsidDel="009A2BC4">
                <w:rPr>
                  <w:rFonts w:cs="Arial"/>
                  <w:color w:val="000000"/>
                  <w:sz w:val="16"/>
                  <w:szCs w:val="16"/>
                  <w:lang w:eastAsia="es-BO"/>
                </w:rPr>
                <w:delText>EN DESARROLLO</w:delText>
              </w:r>
            </w:del>
          </w:p>
        </w:tc>
        <w:tc>
          <w:tcPr>
            <w:tcW w:w="1515" w:type="pct"/>
            <w:gridSpan w:val="8"/>
            <w:shd w:val="clear" w:color="auto" w:fill="auto"/>
            <w:noWrap/>
            <w:vAlign w:val="bottom"/>
            <w:hideMark/>
            <w:tcPrChange w:id="8649" w:author="Valeria Tapia" w:date="2026-10-01T18:54:00Z">
              <w:tcPr>
                <w:tcW w:w="1516" w:type="pct"/>
                <w:gridSpan w:val="13"/>
                <w:shd w:val="clear" w:color="auto" w:fill="auto"/>
                <w:noWrap/>
                <w:vAlign w:val="bottom"/>
                <w:hideMark/>
              </w:tcPr>
            </w:tcPrChange>
          </w:tcPr>
          <w:p w14:paraId="1FFCAC02" w14:textId="07CA9976" w:rsidR="006D452C" w:rsidRPr="00F073C2" w:rsidDel="009A2BC4" w:rsidRDefault="006D452C" w:rsidP="00AD5760">
            <w:pPr>
              <w:rPr>
                <w:del w:id="8650" w:author="Valeria Tapia" w:date="2026-10-01T17:58:00Z"/>
                <w:rFonts w:cs="Arial"/>
                <w:b/>
                <w:bCs/>
                <w:color w:val="000000"/>
                <w:sz w:val="16"/>
                <w:szCs w:val="16"/>
                <w:lang w:eastAsia="es-BO"/>
              </w:rPr>
            </w:pPr>
          </w:p>
        </w:tc>
      </w:tr>
      <w:tr w:rsidR="006D452C" w:rsidRPr="00F073C2" w:rsidDel="009A2BC4" w14:paraId="695E038F" w14:textId="226450D1" w:rsidTr="00BC22CC">
        <w:trPr>
          <w:trHeight w:val="300"/>
          <w:del w:id="8651" w:author="Valeria Tapia" w:date="2026-10-01T17:58:00Z"/>
          <w:trPrChange w:id="8652" w:author="Valeria Tapia" w:date="2026-10-01T18:43:00Z">
            <w:trPr>
              <w:gridAfter w:val="0"/>
              <w:trHeight w:val="300"/>
            </w:trPr>
          </w:trPrChange>
        </w:trPr>
        <w:tc>
          <w:tcPr>
            <w:tcW w:w="5000" w:type="pct"/>
            <w:gridSpan w:val="64"/>
            <w:shd w:val="clear" w:color="auto" w:fill="auto"/>
            <w:tcPrChange w:id="8653" w:author="Valeria Tapia" w:date="2026-10-01T18:43:00Z">
              <w:tcPr>
                <w:tcW w:w="5000" w:type="pct"/>
                <w:gridSpan w:val="98"/>
                <w:shd w:val="clear" w:color="auto" w:fill="auto"/>
              </w:tcPr>
            </w:tcPrChange>
          </w:tcPr>
          <w:p w14:paraId="5DE9B1FC" w14:textId="7174A17E" w:rsidR="006D452C" w:rsidRPr="00F073C2" w:rsidDel="009A2BC4" w:rsidRDefault="006D452C" w:rsidP="00AD5760">
            <w:pPr>
              <w:rPr>
                <w:del w:id="8654" w:author="Valeria Tapia" w:date="2026-10-01T17:58:00Z"/>
                <w:rFonts w:cs="Arial"/>
                <w:b/>
                <w:bCs/>
                <w:sz w:val="16"/>
                <w:szCs w:val="16"/>
                <w:lang w:eastAsia="es-BO"/>
              </w:rPr>
            </w:pPr>
            <w:del w:id="8655" w:author="Valeria Tapia" w:date="2026-10-01T17:58:00Z">
              <w:r w:rsidRPr="00F073C2" w:rsidDel="009A2BC4">
                <w:rPr>
                  <w:rFonts w:cs="Arial"/>
                  <w:i/>
                  <w:iCs/>
                  <w:color w:val="000000"/>
                  <w:sz w:val="16"/>
                  <w:szCs w:val="16"/>
                  <w:lang w:eastAsia="es-BO"/>
                </w:rPr>
                <w:delText>SI LA RESPUESTA ES "SI"  O "EN DESARROLLO"  CONTIN</w:delText>
              </w:r>
              <w:r w:rsidDel="009A2BC4">
                <w:rPr>
                  <w:rFonts w:cs="Arial"/>
                  <w:i/>
                  <w:iCs/>
                  <w:color w:val="000000"/>
                  <w:sz w:val="16"/>
                  <w:szCs w:val="16"/>
                  <w:lang w:eastAsia="es-BO"/>
                </w:rPr>
                <w:delText>Ú</w:delText>
              </w:r>
              <w:r w:rsidRPr="00F073C2" w:rsidDel="009A2BC4">
                <w:rPr>
                  <w:rFonts w:cs="Arial"/>
                  <w:i/>
                  <w:iCs/>
                  <w:color w:val="000000"/>
                  <w:sz w:val="16"/>
                  <w:szCs w:val="16"/>
                  <w:lang w:eastAsia="es-BO"/>
                </w:rPr>
                <w:delText>E  CON LA PREGUNTA 2, SI LA RESPUESTA ES "</w:delText>
              </w:r>
              <w:r w:rsidRPr="00F073C2" w:rsidDel="009A2BC4">
                <w:rPr>
                  <w:rFonts w:cs="Arial"/>
                  <w:b/>
                  <w:i/>
                  <w:iCs/>
                  <w:color w:val="000000"/>
                  <w:sz w:val="16"/>
                  <w:szCs w:val="16"/>
                  <w:lang w:eastAsia="es-BO"/>
                </w:rPr>
                <w:delText>NO</w:delText>
              </w:r>
              <w:r w:rsidRPr="00F073C2" w:rsidDel="009A2BC4">
                <w:rPr>
                  <w:rFonts w:cs="Arial"/>
                  <w:i/>
                  <w:iCs/>
                  <w:color w:val="000000"/>
                  <w:sz w:val="16"/>
                  <w:szCs w:val="16"/>
                  <w:lang w:eastAsia="es-BO"/>
                </w:rPr>
                <w:delText>",  CONTIN</w:delText>
              </w:r>
              <w:r w:rsidDel="009A2BC4">
                <w:rPr>
                  <w:rFonts w:cs="Arial"/>
                  <w:i/>
                  <w:iCs/>
                  <w:color w:val="000000"/>
                  <w:sz w:val="16"/>
                  <w:szCs w:val="16"/>
                  <w:lang w:eastAsia="es-BO"/>
                </w:rPr>
                <w:delText>Ú</w:delText>
              </w:r>
              <w:r w:rsidRPr="00F073C2" w:rsidDel="009A2BC4">
                <w:rPr>
                  <w:rFonts w:cs="Arial"/>
                  <w:i/>
                  <w:iCs/>
                  <w:color w:val="000000"/>
                  <w:sz w:val="16"/>
                  <w:szCs w:val="16"/>
                  <w:lang w:eastAsia="es-BO"/>
                </w:rPr>
                <w:delText>E CON  LA PREGUNTA 4.</w:delText>
              </w:r>
            </w:del>
          </w:p>
        </w:tc>
      </w:tr>
      <w:tr w:rsidR="006D452C" w:rsidRPr="00F073C2" w:rsidDel="009A2BC4" w14:paraId="71E4A6DD" w14:textId="049BCE36" w:rsidTr="00BC22CC">
        <w:trPr>
          <w:trHeight w:val="300"/>
          <w:del w:id="8656" w:author="Valeria Tapia" w:date="2026-10-01T17:58:00Z"/>
          <w:trPrChange w:id="8657" w:author="Valeria Tapia" w:date="2026-10-01T18:43:00Z">
            <w:trPr>
              <w:gridAfter w:val="0"/>
              <w:trHeight w:val="300"/>
            </w:trPr>
          </w:trPrChange>
        </w:trPr>
        <w:tc>
          <w:tcPr>
            <w:tcW w:w="5000" w:type="pct"/>
            <w:gridSpan w:val="64"/>
            <w:shd w:val="clear" w:color="auto" w:fill="FEF7CA"/>
            <w:tcPrChange w:id="8658" w:author="Valeria Tapia" w:date="2026-10-01T18:43:00Z">
              <w:tcPr>
                <w:tcW w:w="5000" w:type="pct"/>
                <w:gridSpan w:val="98"/>
                <w:shd w:val="clear" w:color="auto" w:fill="FEF7CA"/>
              </w:tcPr>
            </w:tcPrChange>
          </w:tcPr>
          <w:p w14:paraId="56BB7E2F" w14:textId="599A0417" w:rsidR="006D452C" w:rsidRPr="00F073C2" w:rsidDel="009A2BC4" w:rsidRDefault="006D452C" w:rsidP="00AD5760">
            <w:pPr>
              <w:rPr>
                <w:del w:id="8659" w:author="Valeria Tapia" w:date="2026-10-01T17:58:00Z"/>
                <w:rFonts w:cs="Arial"/>
                <w:b/>
                <w:bCs/>
                <w:sz w:val="16"/>
                <w:szCs w:val="16"/>
                <w:lang w:eastAsia="es-BO"/>
              </w:rPr>
            </w:pPr>
            <w:del w:id="8660" w:author="Valeria Tapia" w:date="2026-10-01T17:58:00Z">
              <w:r w:rsidRPr="00F073C2" w:rsidDel="009A2BC4">
                <w:rPr>
                  <w:rFonts w:cs="Arial"/>
                  <w:b/>
                  <w:bCs/>
                  <w:color w:val="000000"/>
                  <w:sz w:val="16"/>
                  <w:szCs w:val="16"/>
                  <w:lang w:eastAsia="es-BO"/>
                </w:rPr>
                <w:delText xml:space="preserve">2. INDIQUE SI CUENTA CON LOS SIGUIENTES MÓDULOS </w:delText>
              </w:r>
              <w:r w:rsidRPr="00F073C2" w:rsidDel="009A2BC4">
                <w:rPr>
                  <w:rFonts w:cs="Arial"/>
                  <w:bCs/>
                  <w:color w:val="000000"/>
                  <w:sz w:val="16"/>
                  <w:szCs w:val="16"/>
                  <w:lang w:eastAsia="es-BO"/>
                </w:rPr>
                <w:delText>(marque con una X).</w:delText>
              </w:r>
            </w:del>
          </w:p>
        </w:tc>
      </w:tr>
      <w:tr w:rsidR="00BC22CC" w:rsidRPr="00F073C2" w:rsidDel="009A2BC4" w14:paraId="20674CD2" w14:textId="77777777" w:rsidTr="00471D04">
        <w:tblPrEx>
          <w:tblPrExChange w:id="8661" w:author="Valeria Tapia" w:date="2026-10-01T18:54:00Z">
            <w:tblPrEx>
              <w:tblW w:w="5314" w:type="pct"/>
              <w:tblInd w:w="70" w:type="dxa"/>
            </w:tblPrEx>
          </w:tblPrExChange>
        </w:tblPrEx>
        <w:trPr>
          <w:trHeight w:val="300"/>
          <w:del w:id="8662" w:author="Valeria Tapia" w:date="2026-10-01T17:58:00Z"/>
          <w:trPrChange w:id="8663" w:author="Valeria Tapia" w:date="2026-10-01T18:54:00Z">
            <w:trPr>
              <w:gridBefore w:val="1"/>
              <w:gridAfter w:val="0"/>
              <w:trHeight w:val="300"/>
            </w:trPr>
          </w:trPrChange>
        </w:trPr>
        <w:tc>
          <w:tcPr>
            <w:tcW w:w="743" w:type="pct"/>
            <w:gridSpan w:val="14"/>
            <w:tcBorders>
              <w:top w:val="single" w:sz="4" w:space="0" w:color="auto"/>
              <w:left w:val="single" w:sz="4" w:space="0" w:color="auto"/>
              <w:bottom w:val="single" w:sz="4" w:space="0" w:color="auto"/>
              <w:right w:val="single" w:sz="4" w:space="0" w:color="auto"/>
            </w:tcBorders>
            <w:vAlign w:val="center"/>
            <w:hideMark/>
            <w:tcPrChange w:id="8664" w:author="Valeria Tapia" w:date="2026-10-01T18:54:00Z">
              <w:tcPr>
                <w:tcW w:w="753" w:type="pct"/>
                <w:gridSpan w:val="17"/>
                <w:tcBorders>
                  <w:top w:val="single" w:sz="4" w:space="0" w:color="auto"/>
                  <w:left w:val="single" w:sz="4" w:space="0" w:color="auto"/>
                  <w:bottom w:val="single" w:sz="4" w:space="0" w:color="auto"/>
                  <w:right w:val="single" w:sz="4" w:space="0" w:color="auto"/>
                </w:tcBorders>
                <w:vAlign w:val="center"/>
                <w:hideMark/>
              </w:tcPr>
            </w:tcPrChange>
          </w:tcPr>
          <w:p w14:paraId="6BE26BA9" w14:textId="4553A27E" w:rsidR="006D452C" w:rsidRPr="00F073C2" w:rsidDel="009A2BC4" w:rsidRDefault="006D452C" w:rsidP="00AD5760">
            <w:pPr>
              <w:spacing w:line="276" w:lineRule="auto"/>
              <w:jc w:val="left"/>
              <w:rPr>
                <w:del w:id="8665" w:author="Valeria Tapia" w:date="2026-10-01T17:58:00Z"/>
                <w:rFonts w:cs="Arial"/>
                <w:b/>
                <w:bCs/>
                <w:sz w:val="16"/>
                <w:szCs w:val="16"/>
                <w:lang w:eastAsia="es-BO"/>
              </w:rPr>
            </w:pPr>
            <w:del w:id="8666" w:author="Valeria Tapia" w:date="2026-10-01T17:58:00Z">
              <w:r w:rsidRPr="00F073C2" w:rsidDel="009A2BC4">
                <w:rPr>
                  <w:rFonts w:cs="Arial"/>
                  <w:b/>
                  <w:bCs/>
                  <w:sz w:val="16"/>
                  <w:szCs w:val="16"/>
                  <w:lang w:eastAsia="es-BO"/>
                </w:rPr>
                <w:delText>CIUDADAN</w:delText>
              </w:r>
              <w:r w:rsidDel="009A2BC4">
                <w:rPr>
                  <w:rFonts w:cs="Arial"/>
                  <w:b/>
                  <w:bCs/>
                  <w:sz w:val="16"/>
                  <w:szCs w:val="16"/>
                  <w:lang w:eastAsia="es-BO"/>
                </w:rPr>
                <w:delText>Í</w:delText>
              </w:r>
              <w:r w:rsidRPr="00F073C2" w:rsidDel="009A2BC4">
                <w:rPr>
                  <w:rFonts w:cs="Arial"/>
                  <w:b/>
                  <w:bCs/>
                  <w:sz w:val="16"/>
                  <w:szCs w:val="16"/>
                  <w:lang w:eastAsia="es-BO"/>
                </w:rPr>
                <w:delText>A DIGITAL</w:delText>
              </w:r>
            </w:del>
          </w:p>
          <w:p w14:paraId="68492A81" w14:textId="39607ACD" w:rsidR="006D452C" w:rsidRPr="00F073C2" w:rsidDel="009A2BC4" w:rsidRDefault="006D452C" w:rsidP="00AD5760">
            <w:pPr>
              <w:spacing w:line="276" w:lineRule="auto"/>
              <w:jc w:val="left"/>
              <w:rPr>
                <w:del w:id="8667" w:author="Valeria Tapia" w:date="2026-10-01T17:58:00Z"/>
                <w:rFonts w:cs="Arial"/>
                <w:b/>
                <w:bCs/>
                <w:sz w:val="16"/>
                <w:szCs w:val="16"/>
                <w:lang w:eastAsia="es-BO"/>
              </w:rPr>
            </w:pPr>
            <w:del w:id="8668" w:author="Valeria Tapia" w:date="2026-10-01T17:58:00Z">
              <w:r w:rsidRPr="00F073C2" w:rsidDel="009A2BC4">
                <w:rPr>
                  <w:rFonts w:cs="Arial"/>
                  <w:bCs/>
                  <w:sz w:val="16"/>
                  <w:szCs w:val="16"/>
                  <w:lang w:eastAsia="es-BO"/>
                </w:rPr>
                <w:delText>(Aprobador de documentos)</w:delText>
              </w:r>
            </w:del>
          </w:p>
        </w:tc>
        <w:tc>
          <w:tcPr>
            <w:tcW w:w="645" w:type="pct"/>
            <w:gridSpan w:val="14"/>
            <w:tcBorders>
              <w:top w:val="single" w:sz="4" w:space="0" w:color="auto"/>
              <w:left w:val="single" w:sz="4" w:space="0" w:color="auto"/>
              <w:bottom w:val="single" w:sz="4" w:space="0" w:color="auto"/>
              <w:right w:val="single" w:sz="4" w:space="0" w:color="auto"/>
            </w:tcBorders>
            <w:vAlign w:val="center"/>
            <w:tcPrChange w:id="8669" w:author="Valeria Tapia" w:date="2026-10-01T18:54:00Z">
              <w:tcPr>
                <w:tcW w:w="644" w:type="pct"/>
                <w:gridSpan w:val="20"/>
                <w:tcBorders>
                  <w:top w:val="single" w:sz="4" w:space="0" w:color="auto"/>
                  <w:left w:val="single" w:sz="4" w:space="0" w:color="auto"/>
                  <w:bottom w:val="single" w:sz="4" w:space="0" w:color="auto"/>
                  <w:right w:val="single" w:sz="4" w:space="0" w:color="auto"/>
                </w:tcBorders>
                <w:vAlign w:val="center"/>
              </w:tcPr>
            </w:tcPrChange>
          </w:tcPr>
          <w:p w14:paraId="59F0774B" w14:textId="4553CA03" w:rsidR="006D452C" w:rsidRPr="00F073C2" w:rsidDel="009A2BC4" w:rsidRDefault="006D452C" w:rsidP="00AD5760">
            <w:pPr>
              <w:spacing w:after="200" w:line="276" w:lineRule="auto"/>
              <w:jc w:val="left"/>
              <w:rPr>
                <w:del w:id="8670" w:author="Valeria Tapia" w:date="2026-10-01T17:58:00Z"/>
                <w:rFonts w:cs="Arial"/>
                <w:b/>
                <w:bCs/>
                <w:sz w:val="16"/>
                <w:szCs w:val="16"/>
                <w:lang w:eastAsia="es-BO"/>
              </w:rPr>
            </w:pPr>
          </w:p>
          <w:p w14:paraId="791D6FAE" w14:textId="3A79B021" w:rsidR="006D452C" w:rsidRPr="00F073C2" w:rsidDel="009A2BC4" w:rsidRDefault="006D452C" w:rsidP="00AD5760">
            <w:pPr>
              <w:spacing w:line="276" w:lineRule="auto"/>
              <w:jc w:val="left"/>
              <w:rPr>
                <w:del w:id="8671" w:author="Valeria Tapia" w:date="2026-10-01T17:58:00Z"/>
                <w:rFonts w:cs="Arial"/>
                <w:b/>
                <w:bCs/>
                <w:sz w:val="16"/>
                <w:szCs w:val="16"/>
                <w:lang w:eastAsia="es-BO"/>
              </w:rPr>
            </w:pPr>
          </w:p>
        </w:tc>
        <w:tc>
          <w:tcPr>
            <w:tcW w:w="465" w:type="pct"/>
            <w:gridSpan w:val="9"/>
            <w:tcBorders>
              <w:top w:val="single" w:sz="4" w:space="0" w:color="auto"/>
              <w:left w:val="single" w:sz="4" w:space="0" w:color="auto"/>
              <w:bottom w:val="single" w:sz="4" w:space="0" w:color="auto"/>
              <w:right w:val="single" w:sz="4" w:space="0" w:color="auto"/>
            </w:tcBorders>
            <w:vAlign w:val="center"/>
            <w:hideMark/>
            <w:tcPrChange w:id="8672" w:author="Valeria Tapia" w:date="2026-10-01T18:54:00Z">
              <w:tcPr>
                <w:tcW w:w="471" w:type="pct"/>
                <w:gridSpan w:val="13"/>
                <w:tcBorders>
                  <w:top w:val="single" w:sz="4" w:space="0" w:color="auto"/>
                  <w:left w:val="single" w:sz="4" w:space="0" w:color="auto"/>
                  <w:bottom w:val="single" w:sz="4" w:space="0" w:color="auto"/>
                  <w:right w:val="single" w:sz="4" w:space="0" w:color="auto"/>
                </w:tcBorders>
                <w:vAlign w:val="center"/>
                <w:hideMark/>
              </w:tcPr>
            </w:tcPrChange>
          </w:tcPr>
          <w:p w14:paraId="79525494" w14:textId="6966B010" w:rsidR="006D452C" w:rsidRPr="00F073C2" w:rsidDel="009A2BC4" w:rsidRDefault="006D452C" w:rsidP="00AD5760">
            <w:pPr>
              <w:spacing w:line="276" w:lineRule="auto"/>
              <w:jc w:val="left"/>
              <w:rPr>
                <w:del w:id="8673" w:author="Valeria Tapia" w:date="2026-10-01T17:58:00Z"/>
                <w:rFonts w:cs="Arial"/>
                <w:b/>
                <w:bCs/>
                <w:sz w:val="16"/>
                <w:szCs w:val="16"/>
                <w:lang w:eastAsia="es-BO"/>
              </w:rPr>
            </w:pPr>
            <w:del w:id="8674" w:author="Valeria Tapia" w:date="2026-10-01T17:58:00Z">
              <w:r w:rsidRPr="00F073C2" w:rsidDel="009A2BC4">
                <w:rPr>
                  <w:rFonts w:cs="Arial"/>
                  <w:b/>
                  <w:bCs/>
                  <w:sz w:val="16"/>
                  <w:szCs w:val="16"/>
                  <w:lang w:eastAsia="es-BO"/>
                </w:rPr>
                <w:delText>FIRMA DIGITAL</w:delText>
              </w:r>
              <w:r w:rsidRPr="00F073C2" w:rsidDel="009A2BC4">
                <w:rPr>
                  <w:rFonts w:cs="Arial"/>
                  <w:b/>
                  <w:bCs/>
                  <w:sz w:val="16"/>
                  <w:szCs w:val="16"/>
                  <w:lang w:eastAsia="es-BO"/>
                </w:rPr>
                <w:tab/>
                <w:delText xml:space="preserve"> </w:delText>
              </w:r>
            </w:del>
          </w:p>
        </w:tc>
        <w:tc>
          <w:tcPr>
            <w:tcW w:w="626" w:type="pct"/>
            <w:gridSpan w:val="8"/>
            <w:tcBorders>
              <w:top w:val="single" w:sz="4" w:space="0" w:color="auto"/>
              <w:left w:val="single" w:sz="4" w:space="0" w:color="auto"/>
              <w:bottom w:val="single" w:sz="4" w:space="0" w:color="auto"/>
              <w:right w:val="single" w:sz="4" w:space="0" w:color="auto"/>
            </w:tcBorders>
            <w:vAlign w:val="center"/>
            <w:tcPrChange w:id="8675" w:author="Valeria Tapia" w:date="2026-10-01T18:54:00Z">
              <w:tcPr>
                <w:tcW w:w="620" w:type="pct"/>
                <w:gridSpan w:val="16"/>
                <w:tcBorders>
                  <w:top w:val="single" w:sz="4" w:space="0" w:color="auto"/>
                  <w:left w:val="single" w:sz="4" w:space="0" w:color="auto"/>
                  <w:bottom w:val="single" w:sz="4" w:space="0" w:color="auto"/>
                  <w:right w:val="single" w:sz="4" w:space="0" w:color="auto"/>
                </w:tcBorders>
                <w:vAlign w:val="center"/>
              </w:tcPr>
            </w:tcPrChange>
          </w:tcPr>
          <w:p w14:paraId="6683A108" w14:textId="237D39FE" w:rsidR="006D452C" w:rsidRPr="00F073C2" w:rsidDel="009A2BC4" w:rsidRDefault="006D452C" w:rsidP="00AD5760">
            <w:pPr>
              <w:spacing w:after="200" w:line="276" w:lineRule="auto"/>
              <w:jc w:val="left"/>
              <w:rPr>
                <w:del w:id="8676" w:author="Valeria Tapia" w:date="2026-10-01T17:58:00Z"/>
                <w:rFonts w:cs="Arial"/>
                <w:b/>
                <w:bCs/>
                <w:sz w:val="16"/>
                <w:szCs w:val="16"/>
                <w:lang w:eastAsia="es-BO"/>
              </w:rPr>
            </w:pPr>
          </w:p>
          <w:p w14:paraId="62C5A611" w14:textId="1626997F" w:rsidR="006D452C" w:rsidRPr="00F073C2" w:rsidDel="009A2BC4" w:rsidRDefault="006D452C" w:rsidP="00AD5760">
            <w:pPr>
              <w:spacing w:line="276" w:lineRule="auto"/>
              <w:jc w:val="left"/>
              <w:rPr>
                <w:del w:id="8677" w:author="Valeria Tapia" w:date="2026-10-01T17:58:00Z"/>
                <w:rFonts w:cs="Arial"/>
                <w:b/>
                <w:bCs/>
                <w:sz w:val="16"/>
                <w:szCs w:val="16"/>
                <w:lang w:eastAsia="es-BO"/>
              </w:rPr>
            </w:pPr>
          </w:p>
        </w:tc>
        <w:tc>
          <w:tcPr>
            <w:tcW w:w="1006" w:type="pct"/>
            <w:gridSpan w:val="11"/>
            <w:tcBorders>
              <w:top w:val="single" w:sz="4" w:space="0" w:color="auto"/>
              <w:left w:val="single" w:sz="4" w:space="0" w:color="auto"/>
              <w:bottom w:val="single" w:sz="4" w:space="0" w:color="auto"/>
              <w:right w:val="single" w:sz="4" w:space="0" w:color="auto"/>
            </w:tcBorders>
            <w:vAlign w:val="center"/>
            <w:tcPrChange w:id="8678" w:author="Valeria Tapia" w:date="2026-10-01T18:54:00Z">
              <w:tcPr>
                <w:tcW w:w="995" w:type="pct"/>
                <w:gridSpan w:val="18"/>
                <w:tcBorders>
                  <w:top w:val="single" w:sz="4" w:space="0" w:color="auto"/>
                  <w:left w:val="single" w:sz="4" w:space="0" w:color="auto"/>
                  <w:bottom w:val="single" w:sz="4" w:space="0" w:color="auto"/>
                  <w:right w:val="single" w:sz="4" w:space="0" w:color="auto"/>
                </w:tcBorders>
                <w:vAlign w:val="center"/>
              </w:tcPr>
            </w:tcPrChange>
          </w:tcPr>
          <w:p w14:paraId="5380C52C" w14:textId="61DB56E8" w:rsidR="006D452C" w:rsidRPr="002705DE" w:rsidDel="009A2BC4" w:rsidRDefault="006D452C" w:rsidP="00AD5760">
            <w:pPr>
              <w:spacing w:after="200" w:line="276" w:lineRule="auto"/>
              <w:jc w:val="left"/>
              <w:rPr>
                <w:del w:id="8679" w:author="Valeria Tapia" w:date="2026-10-01T17:58:00Z"/>
                <w:rFonts w:cs="Arial"/>
                <w:b/>
                <w:bCs/>
                <w:sz w:val="16"/>
                <w:szCs w:val="16"/>
                <w:lang w:eastAsia="es-BO"/>
              </w:rPr>
            </w:pPr>
            <w:del w:id="8680" w:author="Valeria Tapia" w:date="2026-10-01T17:58:00Z">
              <w:r w:rsidRPr="002705DE" w:rsidDel="009A2BC4">
                <w:rPr>
                  <w:rFonts w:cs="Arial"/>
                  <w:b/>
                  <w:bCs/>
                  <w:sz w:val="16"/>
                  <w:szCs w:val="16"/>
                  <w:lang w:eastAsia="es-BO"/>
                </w:rPr>
                <w:delText>APROBADOR DE DOCUMENTOS (AGETIC)</w:delText>
              </w:r>
            </w:del>
          </w:p>
          <w:p w14:paraId="0E191183" w14:textId="36A1DDD8" w:rsidR="006D452C" w:rsidRPr="002705DE" w:rsidDel="009A2BC4" w:rsidRDefault="006D452C" w:rsidP="00AD5760">
            <w:pPr>
              <w:spacing w:line="276" w:lineRule="auto"/>
              <w:jc w:val="left"/>
              <w:rPr>
                <w:del w:id="8681" w:author="Valeria Tapia" w:date="2026-10-01T17:58:00Z"/>
                <w:rFonts w:cs="Arial"/>
                <w:b/>
                <w:bCs/>
                <w:sz w:val="16"/>
                <w:szCs w:val="16"/>
                <w:lang w:eastAsia="es-BO"/>
              </w:rPr>
            </w:pPr>
          </w:p>
        </w:tc>
        <w:tc>
          <w:tcPr>
            <w:tcW w:w="1515" w:type="pct"/>
            <w:gridSpan w:val="8"/>
            <w:tcBorders>
              <w:top w:val="single" w:sz="4" w:space="0" w:color="auto"/>
              <w:left w:val="single" w:sz="4" w:space="0" w:color="auto"/>
              <w:bottom w:val="single" w:sz="4" w:space="0" w:color="auto"/>
              <w:right w:val="single" w:sz="4" w:space="0" w:color="auto"/>
            </w:tcBorders>
            <w:vAlign w:val="center"/>
            <w:tcPrChange w:id="8682" w:author="Valeria Tapia" w:date="2026-10-01T18:54:00Z">
              <w:tcPr>
                <w:tcW w:w="1517" w:type="pct"/>
                <w:gridSpan w:val="14"/>
                <w:tcBorders>
                  <w:top w:val="single" w:sz="4" w:space="0" w:color="auto"/>
                  <w:left w:val="single" w:sz="4" w:space="0" w:color="auto"/>
                  <w:bottom w:val="single" w:sz="4" w:space="0" w:color="auto"/>
                  <w:right w:val="single" w:sz="4" w:space="0" w:color="auto"/>
                </w:tcBorders>
                <w:vAlign w:val="center"/>
              </w:tcPr>
            </w:tcPrChange>
          </w:tcPr>
          <w:p w14:paraId="72C190F9" w14:textId="7AC87FF5" w:rsidR="006D452C" w:rsidRPr="00F073C2" w:rsidDel="009A2BC4" w:rsidRDefault="006D452C" w:rsidP="00AD5760">
            <w:pPr>
              <w:spacing w:after="200" w:line="276" w:lineRule="auto"/>
              <w:jc w:val="left"/>
              <w:rPr>
                <w:del w:id="8683" w:author="Valeria Tapia" w:date="2026-10-01T17:58:00Z"/>
                <w:rFonts w:cs="Arial"/>
                <w:b/>
                <w:bCs/>
                <w:sz w:val="16"/>
                <w:szCs w:val="16"/>
                <w:lang w:eastAsia="es-BO"/>
              </w:rPr>
            </w:pPr>
          </w:p>
          <w:p w14:paraId="06E39E1E" w14:textId="78E1C7B2" w:rsidR="006D452C" w:rsidRPr="00F073C2" w:rsidDel="009A2BC4" w:rsidRDefault="006D452C" w:rsidP="00AD5760">
            <w:pPr>
              <w:spacing w:line="276" w:lineRule="auto"/>
              <w:jc w:val="left"/>
              <w:rPr>
                <w:del w:id="8684" w:author="Valeria Tapia" w:date="2026-10-01T17:58:00Z"/>
                <w:rFonts w:cs="Arial"/>
                <w:b/>
                <w:bCs/>
                <w:sz w:val="16"/>
                <w:szCs w:val="16"/>
                <w:lang w:eastAsia="es-BO"/>
              </w:rPr>
            </w:pPr>
          </w:p>
        </w:tc>
      </w:tr>
      <w:tr w:rsidR="00BC22CC" w:rsidRPr="00F073C2" w:rsidDel="009A2BC4" w14:paraId="310C6817" w14:textId="77777777" w:rsidTr="00471D04">
        <w:tblPrEx>
          <w:tblPrExChange w:id="8685" w:author="Valeria Tapia" w:date="2026-10-01T18:54:00Z">
            <w:tblPrEx>
              <w:tblW w:w="5314" w:type="pct"/>
              <w:tblInd w:w="70" w:type="dxa"/>
            </w:tblPrEx>
          </w:tblPrExChange>
        </w:tblPrEx>
        <w:trPr>
          <w:trHeight w:val="300"/>
          <w:del w:id="8686" w:author="Valeria Tapia" w:date="2026-10-01T17:58:00Z"/>
          <w:trPrChange w:id="8687" w:author="Valeria Tapia" w:date="2026-10-01T18:54:00Z">
            <w:trPr>
              <w:gridBefore w:val="1"/>
              <w:gridAfter w:val="0"/>
              <w:trHeight w:val="300"/>
            </w:trPr>
          </w:trPrChange>
        </w:trPr>
        <w:tc>
          <w:tcPr>
            <w:tcW w:w="669" w:type="pct"/>
            <w:gridSpan w:val="13"/>
            <w:tcBorders>
              <w:top w:val="single" w:sz="4" w:space="0" w:color="auto"/>
              <w:left w:val="single" w:sz="4" w:space="0" w:color="auto"/>
              <w:bottom w:val="single" w:sz="4" w:space="0" w:color="auto"/>
              <w:right w:val="single" w:sz="4" w:space="0" w:color="auto"/>
            </w:tcBorders>
            <w:vAlign w:val="center"/>
            <w:hideMark/>
            <w:tcPrChange w:id="8688" w:author="Valeria Tapia" w:date="2026-10-01T18:54:00Z">
              <w:tcPr>
                <w:tcW w:w="678" w:type="pct"/>
                <w:gridSpan w:val="16"/>
                <w:tcBorders>
                  <w:top w:val="single" w:sz="4" w:space="0" w:color="auto"/>
                  <w:left w:val="single" w:sz="4" w:space="0" w:color="auto"/>
                  <w:bottom w:val="single" w:sz="4" w:space="0" w:color="auto"/>
                  <w:right w:val="single" w:sz="4" w:space="0" w:color="auto"/>
                </w:tcBorders>
                <w:vAlign w:val="center"/>
                <w:hideMark/>
              </w:tcPr>
            </w:tcPrChange>
          </w:tcPr>
          <w:p w14:paraId="51EA4627" w14:textId="6DDCD691" w:rsidR="006D452C" w:rsidRPr="00F073C2" w:rsidDel="009A2BC4" w:rsidRDefault="006D452C" w:rsidP="00AD5760">
            <w:pPr>
              <w:spacing w:line="276" w:lineRule="auto"/>
              <w:jc w:val="left"/>
              <w:rPr>
                <w:del w:id="8689" w:author="Valeria Tapia" w:date="2026-10-01T17:58:00Z"/>
                <w:rFonts w:cs="Arial"/>
                <w:b/>
                <w:bCs/>
                <w:sz w:val="16"/>
                <w:szCs w:val="16"/>
                <w:lang w:eastAsia="es-BO"/>
              </w:rPr>
            </w:pPr>
            <w:del w:id="8690" w:author="Valeria Tapia" w:date="2026-10-01T17:58:00Z">
              <w:r w:rsidRPr="00F073C2" w:rsidDel="009A2BC4">
                <w:rPr>
                  <w:rFonts w:cs="Arial"/>
                  <w:b/>
                  <w:bCs/>
                  <w:sz w:val="16"/>
                  <w:szCs w:val="16"/>
                  <w:lang w:eastAsia="es-BO"/>
                </w:rPr>
                <w:delText>PASARELA DE PAGOS</w:delText>
              </w:r>
            </w:del>
          </w:p>
        </w:tc>
        <w:tc>
          <w:tcPr>
            <w:tcW w:w="458" w:type="pct"/>
            <w:gridSpan w:val="7"/>
            <w:tcBorders>
              <w:top w:val="single" w:sz="4" w:space="0" w:color="auto"/>
              <w:left w:val="single" w:sz="4" w:space="0" w:color="auto"/>
              <w:bottom w:val="single" w:sz="4" w:space="0" w:color="auto"/>
              <w:right w:val="single" w:sz="4" w:space="0" w:color="auto"/>
            </w:tcBorders>
            <w:vAlign w:val="center"/>
            <w:hideMark/>
            <w:tcPrChange w:id="8691" w:author="Valeria Tapia" w:date="2026-10-01T18:54:00Z">
              <w:tcPr>
                <w:tcW w:w="458" w:type="pct"/>
                <w:gridSpan w:val="8"/>
                <w:tcBorders>
                  <w:top w:val="single" w:sz="4" w:space="0" w:color="auto"/>
                  <w:left w:val="single" w:sz="4" w:space="0" w:color="auto"/>
                  <w:bottom w:val="single" w:sz="4" w:space="0" w:color="auto"/>
                  <w:right w:val="single" w:sz="4" w:space="0" w:color="auto"/>
                </w:tcBorders>
                <w:vAlign w:val="center"/>
                <w:hideMark/>
              </w:tcPr>
            </w:tcPrChange>
          </w:tcPr>
          <w:p w14:paraId="239229E6" w14:textId="4C20646C" w:rsidR="006D452C" w:rsidRPr="00F073C2" w:rsidDel="009A2BC4" w:rsidRDefault="006D452C" w:rsidP="00AD5760">
            <w:pPr>
              <w:spacing w:line="276" w:lineRule="auto"/>
              <w:ind w:left="79"/>
              <w:jc w:val="left"/>
              <w:rPr>
                <w:del w:id="8692" w:author="Valeria Tapia" w:date="2026-10-01T17:58:00Z"/>
                <w:rFonts w:cs="Arial"/>
                <w:b/>
                <w:bCs/>
                <w:sz w:val="16"/>
                <w:szCs w:val="16"/>
                <w:lang w:eastAsia="es-BO"/>
              </w:rPr>
            </w:pPr>
            <w:del w:id="8693" w:author="Valeria Tapia" w:date="2026-10-01T17:58:00Z">
              <w:r w:rsidRPr="00F073C2" w:rsidDel="009A2BC4">
                <w:rPr>
                  <w:rFonts w:cs="Arial"/>
                  <w:b/>
                  <w:bCs/>
                  <w:sz w:val="16"/>
                  <w:szCs w:val="16"/>
                  <w:lang w:eastAsia="es-BO"/>
                </w:rPr>
                <w:delText>CPT</w:delText>
              </w:r>
            </w:del>
          </w:p>
        </w:tc>
        <w:tc>
          <w:tcPr>
            <w:tcW w:w="173" w:type="pct"/>
            <w:gridSpan w:val="5"/>
            <w:tcBorders>
              <w:top w:val="single" w:sz="4" w:space="0" w:color="auto"/>
              <w:left w:val="single" w:sz="4" w:space="0" w:color="auto"/>
              <w:bottom w:val="single" w:sz="4" w:space="0" w:color="auto"/>
              <w:right w:val="single" w:sz="4" w:space="0" w:color="auto"/>
            </w:tcBorders>
            <w:vAlign w:val="center"/>
            <w:tcPrChange w:id="8694" w:author="Valeria Tapia" w:date="2026-10-01T18:54:00Z">
              <w:tcPr>
                <w:tcW w:w="173" w:type="pct"/>
                <w:gridSpan w:val="9"/>
                <w:tcBorders>
                  <w:top w:val="single" w:sz="4" w:space="0" w:color="auto"/>
                  <w:left w:val="single" w:sz="4" w:space="0" w:color="auto"/>
                  <w:bottom w:val="single" w:sz="4" w:space="0" w:color="auto"/>
                  <w:right w:val="single" w:sz="4" w:space="0" w:color="auto"/>
                </w:tcBorders>
                <w:vAlign w:val="center"/>
              </w:tcPr>
            </w:tcPrChange>
          </w:tcPr>
          <w:p w14:paraId="395E2D54" w14:textId="11B964DE" w:rsidR="006D452C" w:rsidRPr="00F073C2" w:rsidDel="009A2BC4" w:rsidRDefault="006D452C" w:rsidP="00AD5760">
            <w:pPr>
              <w:spacing w:line="276" w:lineRule="auto"/>
              <w:jc w:val="left"/>
              <w:rPr>
                <w:del w:id="8695" w:author="Valeria Tapia" w:date="2026-10-01T17:58:00Z"/>
                <w:rFonts w:cs="Arial"/>
                <w:b/>
                <w:bCs/>
                <w:sz w:val="16"/>
                <w:szCs w:val="16"/>
                <w:lang w:eastAsia="es-BO"/>
              </w:rPr>
            </w:pPr>
          </w:p>
        </w:tc>
        <w:tc>
          <w:tcPr>
            <w:tcW w:w="801" w:type="pct"/>
            <w:gridSpan w:val="15"/>
            <w:tcBorders>
              <w:top w:val="single" w:sz="4" w:space="0" w:color="auto"/>
              <w:left w:val="single" w:sz="4" w:space="0" w:color="auto"/>
              <w:bottom w:val="single" w:sz="4" w:space="0" w:color="auto"/>
              <w:right w:val="single" w:sz="4" w:space="0" w:color="auto"/>
            </w:tcBorders>
            <w:vAlign w:val="center"/>
            <w:hideMark/>
            <w:tcPrChange w:id="8696" w:author="Valeria Tapia" w:date="2026-10-01T18:54:00Z">
              <w:tcPr>
                <w:tcW w:w="809" w:type="pct"/>
                <w:gridSpan w:val="20"/>
                <w:tcBorders>
                  <w:top w:val="single" w:sz="4" w:space="0" w:color="auto"/>
                  <w:left w:val="single" w:sz="4" w:space="0" w:color="auto"/>
                  <w:bottom w:val="single" w:sz="4" w:space="0" w:color="auto"/>
                  <w:right w:val="single" w:sz="4" w:space="0" w:color="auto"/>
                </w:tcBorders>
                <w:vAlign w:val="center"/>
                <w:hideMark/>
              </w:tcPr>
            </w:tcPrChange>
          </w:tcPr>
          <w:p w14:paraId="6CFDC202" w14:textId="105F6621" w:rsidR="006D452C" w:rsidRPr="00F073C2" w:rsidDel="009A2BC4" w:rsidRDefault="006D452C" w:rsidP="00AD5760">
            <w:pPr>
              <w:spacing w:line="276" w:lineRule="auto"/>
              <w:ind w:left="213"/>
              <w:jc w:val="left"/>
              <w:rPr>
                <w:del w:id="8697" w:author="Valeria Tapia" w:date="2026-10-01T17:58:00Z"/>
                <w:rFonts w:cs="Arial"/>
                <w:b/>
                <w:bCs/>
                <w:sz w:val="16"/>
                <w:szCs w:val="16"/>
                <w:lang w:eastAsia="es-BO"/>
              </w:rPr>
            </w:pPr>
            <w:del w:id="8698" w:author="Valeria Tapia" w:date="2026-10-01T17:58:00Z">
              <w:r w:rsidRPr="00F073C2" w:rsidDel="009A2BC4">
                <w:rPr>
                  <w:rFonts w:cs="Arial"/>
                  <w:b/>
                  <w:bCs/>
                  <w:sz w:val="16"/>
                  <w:szCs w:val="16"/>
                  <w:lang w:eastAsia="es-BO"/>
                </w:rPr>
                <w:delText>QR</w:delText>
              </w:r>
            </w:del>
          </w:p>
        </w:tc>
        <w:tc>
          <w:tcPr>
            <w:tcW w:w="377" w:type="pct"/>
            <w:gridSpan w:val="5"/>
            <w:tcBorders>
              <w:top w:val="single" w:sz="4" w:space="0" w:color="auto"/>
              <w:left w:val="single" w:sz="4" w:space="0" w:color="auto"/>
              <w:bottom w:val="single" w:sz="4" w:space="0" w:color="auto"/>
              <w:right w:val="single" w:sz="4" w:space="0" w:color="auto"/>
            </w:tcBorders>
            <w:vAlign w:val="center"/>
            <w:tcPrChange w:id="8699" w:author="Valeria Tapia" w:date="2026-10-01T18:54:00Z">
              <w:tcPr>
                <w:tcW w:w="372" w:type="pct"/>
                <w:gridSpan w:val="14"/>
                <w:tcBorders>
                  <w:top w:val="single" w:sz="4" w:space="0" w:color="auto"/>
                  <w:left w:val="single" w:sz="4" w:space="0" w:color="auto"/>
                  <w:bottom w:val="single" w:sz="4" w:space="0" w:color="auto"/>
                  <w:right w:val="single" w:sz="4" w:space="0" w:color="auto"/>
                </w:tcBorders>
                <w:vAlign w:val="center"/>
              </w:tcPr>
            </w:tcPrChange>
          </w:tcPr>
          <w:p w14:paraId="5E08C667" w14:textId="36DDAC6C" w:rsidR="006D452C" w:rsidRPr="00F073C2" w:rsidDel="009A2BC4" w:rsidRDefault="006D452C" w:rsidP="00AD5760">
            <w:pPr>
              <w:spacing w:line="276" w:lineRule="auto"/>
              <w:jc w:val="left"/>
              <w:rPr>
                <w:del w:id="8700" w:author="Valeria Tapia" w:date="2026-10-01T17:58:00Z"/>
                <w:rFonts w:cs="Arial"/>
                <w:b/>
                <w:bCs/>
                <w:sz w:val="16"/>
                <w:szCs w:val="16"/>
                <w:lang w:eastAsia="es-BO"/>
              </w:rPr>
            </w:pPr>
          </w:p>
        </w:tc>
        <w:tc>
          <w:tcPr>
            <w:tcW w:w="1457" w:type="pct"/>
            <w:gridSpan w:val="13"/>
            <w:tcBorders>
              <w:top w:val="single" w:sz="4" w:space="0" w:color="auto"/>
              <w:left w:val="single" w:sz="4" w:space="0" w:color="auto"/>
              <w:bottom w:val="single" w:sz="4" w:space="0" w:color="auto"/>
              <w:right w:val="single" w:sz="4" w:space="0" w:color="auto"/>
            </w:tcBorders>
            <w:vAlign w:val="center"/>
            <w:hideMark/>
            <w:tcPrChange w:id="8701" w:author="Valeria Tapia" w:date="2026-10-01T18:54:00Z">
              <w:tcPr>
                <w:tcW w:w="1452" w:type="pct"/>
                <w:gridSpan w:val="21"/>
                <w:tcBorders>
                  <w:top w:val="single" w:sz="4" w:space="0" w:color="auto"/>
                  <w:left w:val="single" w:sz="4" w:space="0" w:color="auto"/>
                  <w:bottom w:val="single" w:sz="4" w:space="0" w:color="auto"/>
                  <w:right w:val="single" w:sz="4" w:space="0" w:color="auto"/>
                </w:tcBorders>
                <w:vAlign w:val="center"/>
                <w:hideMark/>
              </w:tcPr>
            </w:tcPrChange>
          </w:tcPr>
          <w:p w14:paraId="11B04B0B" w14:textId="65C641F0" w:rsidR="006D452C" w:rsidRPr="00F073C2" w:rsidDel="009A2BC4" w:rsidRDefault="006D452C" w:rsidP="00AD5760">
            <w:pPr>
              <w:spacing w:line="276" w:lineRule="auto"/>
              <w:jc w:val="left"/>
              <w:rPr>
                <w:del w:id="8702" w:author="Valeria Tapia" w:date="2026-10-01T17:58:00Z"/>
                <w:rFonts w:cs="Arial"/>
                <w:b/>
                <w:bCs/>
                <w:sz w:val="16"/>
                <w:szCs w:val="16"/>
                <w:lang w:eastAsia="es-BO"/>
              </w:rPr>
            </w:pPr>
            <w:del w:id="8703" w:author="Valeria Tapia" w:date="2026-10-01T17:58:00Z">
              <w:r w:rsidRPr="00A32916" w:rsidDel="009A2BC4">
                <w:rPr>
                  <w:rFonts w:cs="Arial"/>
                  <w:b/>
                  <w:bCs/>
                  <w:sz w:val="16"/>
                  <w:szCs w:val="16"/>
                  <w:lang w:eastAsia="es-BO"/>
                </w:rPr>
                <w:delText xml:space="preserve">RÉGIMEN DE FACTURACIÓN (simplificado, general, otro):  </w:delText>
              </w:r>
            </w:del>
          </w:p>
        </w:tc>
        <w:tc>
          <w:tcPr>
            <w:tcW w:w="1064" w:type="pct"/>
            <w:gridSpan w:val="6"/>
            <w:tcBorders>
              <w:top w:val="single" w:sz="4" w:space="0" w:color="auto"/>
              <w:left w:val="single" w:sz="4" w:space="0" w:color="auto"/>
              <w:bottom w:val="single" w:sz="4" w:space="0" w:color="auto"/>
              <w:right w:val="single" w:sz="4" w:space="0" w:color="auto"/>
            </w:tcBorders>
            <w:vAlign w:val="center"/>
            <w:tcPrChange w:id="8704" w:author="Valeria Tapia" w:date="2026-10-01T18:54:00Z">
              <w:tcPr>
                <w:tcW w:w="1057" w:type="pct"/>
                <w:gridSpan w:val="10"/>
                <w:tcBorders>
                  <w:top w:val="single" w:sz="4" w:space="0" w:color="auto"/>
                  <w:left w:val="single" w:sz="4" w:space="0" w:color="auto"/>
                  <w:bottom w:val="single" w:sz="4" w:space="0" w:color="auto"/>
                  <w:right w:val="single" w:sz="4" w:space="0" w:color="auto"/>
                </w:tcBorders>
                <w:vAlign w:val="center"/>
              </w:tcPr>
            </w:tcPrChange>
          </w:tcPr>
          <w:p w14:paraId="333B8E82" w14:textId="01DC7F0A" w:rsidR="006D452C" w:rsidRPr="00F073C2" w:rsidDel="009A2BC4" w:rsidRDefault="006D452C" w:rsidP="00AD5760">
            <w:pPr>
              <w:spacing w:line="276" w:lineRule="auto"/>
              <w:jc w:val="left"/>
              <w:rPr>
                <w:del w:id="8705" w:author="Valeria Tapia" w:date="2026-10-01T17:58:00Z"/>
                <w:rFonts w:cs="Arial"/>
                <w:b/>
                <w:bCs/>
                <w:sz w:val="16"/>
                <w:szCs w:val="16"/>
                <w:lang w:eastAsia="es-BO"/>
              </w:rPr>
            </w:pPr>
          </w:p>
        </w:tc>
      </w:tr>
      <w:tr w:rsidR="006D452C" w:rsidRPr="00F073C2" w:rsidDel="00BC22CC" w14:paraId="068B1300" w14:textId="43057435" w:rsidTr="00BC22CC">
        <w:trPr>
          <w:trHeight w:val="300"/>
          <w:del w:id="8706" w:author="Valeria Tapia" w:date="2026-10-01T18:41:00Z"/>
          <w:trPrChange w:id="8707" w:author="Valeria Tapia" w:date="2026-10-01T18:43:00Z">
            <w:trPr>
              <w:gridAfter w:val="0"/>
              <w:trHeight w:val="300"/>
            </w:trPr>
          </w:trPrChange>
        </w:trPr>
        <w:tc>
          <w:tcPr>
            <w:tcW w:w="5000" w:type="pct"/>
            <w:gridSpan w:val="64"/>
            <w:shd w:val="clear" w:color="auto" w:fill="auto"/>
            <w:vAlign w:val="center"/>
            <w:tcPrChange w:id="8708" w:author="Valeria Tapia" w:date="2026-10-01T18:43:00Z">
              <w:tcPr>
                <w:tcW w:w="5000" w:type="pct"/>
                <w:gridSpan w:val="98"/>
                <w:shd w:val="clear" w:color="auto" w:fill="auto"/>
                <w:vAlign w:val="center"/>
              </w:tcPr>
            </w:tcPrChange>
          </w:tcPr>
          <w:p w14:paraId="63E2956B" w14:textId="2951D281" w:rsidR="006D452C" w:rsidRPr="00F073C2" w:rsidDel="00BC22CC" w:rsidRDefault="006D452C" w:rsidP="00AD5760">
            <w:pPr>
              <w:rPr>
                <w:del w:id="8709" w:author="Valeria Tapia" w:date="2026-10-01T18:41:00Z"/>
                <w:rFonts w:cs="Arial"/>
                <w:b/>
                <w:bCs/>
                <w:sz w:val="16"/>
                <w:szCs w:val="16"/>
                <w:lang w:eastAsia="es-BO"/>
              </w:rPr>
            </w:pPr>
            <w:del w:id="8710" w:author="Valeria Tapia" w:date="2026-10-01T18:41:00Z">
              <w:r w:rsidRPr="00F073C2" w:rsidDel="00BC22CC">
                <w:rPr>
                  <w:sz w:val="16"/>
                  <w:szCs w:val="24"/>
                </w:rPr>
                <w:delText xml:space="preserve">En caso de no contar con alguno de los módulos señalados deberá gestionar los mismos ante las entidades competentes dentro los plazos establecidos en el Cronograma de Implementación Gradual de la VUCE. Para acceder a la pasarela de pagos y aprobador de documentos con AGETIC y para el sistema de facturación electrónica con el Servicio de Impuestos Nacionales. </w:delText>
              </w:r>
            </w:del>
          </w:p>
        </w:tc>
      </w:tr>
      <w:tr w:rsidR="006D452C" w:rsidRPr="00F073C2" w:rsidDel="009A2BC4" w14:paraId="4D9E3678" w14:textId="57F38B8C" w:rsidTr="00BC22CC">
        <w:trPr>
          <w:trHeight w:val="429"/>
          <w:del w:id="8711" w:author="Valeria Tapia" w:date="2026-10-01T17:59:00Z"/>
          <w:trPrChange w:id="8712" w:author="Valeria Tapia" w:date="2026-10-01T18:43:00Z">
            <w:trPr>
              <w:gridAfter w:val="0"/>
              <w:trHeight w:val="429"/>
            </w:trPr>
          </w:trPrChange>
        </w:trPr>
        <w:tc>
          <w:tcPr>
            <w:tcW w:w="5000" w:type="pct"/>
            <w:gridSpan w:val="64"/>
            <w:shd w:val="clear" w:color="auto" w:fill="FEF7CA"/>
            <w:tcPrChange w:id="8713" w:author="Valeria Tapia" w:date="2026-10-01T18:43:00Z">
              <w:tcPr>
                <w:tcW w:w="5000" w:type="pct"/>
                <w:gridSpan w:val="98"/>
                <w:shd w:val="clear" w:color="auto" w:fill="FEF7CA"/>
              </w:tcPr>
            </w:tcPrChange>
          </w:tcPr>
          <w:p w14:paraId="20649469" w14:textId="2937ACF9" w:rsidR="006D452C" w:rsidRPr="00F073C2" w:rsidDel="009A2BC4" w:rsidRDefault="006D452C" w:rsidP="00AD5760">
            <w:pPr>
              <w:rPr>
                <w:del w:id="8714" w:author="Valeria Tapia" w:date="2026-10-01T17:59:00Z"/>
                <w:rFonts w:cs="Arial"/>
                <w:b/>
                <w:bCs/>
                <w:color w:val="000000"/>
                <w:sz w:val="16"/>
                <w:szCs w:val="16"/>
                <w:lang w:eastAsia="es-BO"/>
              </w:rPr>
            </w:pPr>
            <w:del w:id="8715" w:author="Valeria Tapia" w:date="2026-10-01T17:59:00Z">
              <w:r w:rsidRPr="00F073C2" w:rsidDel="009A2BC4">
                <w:rPr>
                  <w:rFonts w:cs="Arial"/>
                  <w:b/>
                  <w:bCs/>
                  <w:color w:val="000000"/>
                  <w:sz w:val="16"/>
                  <w:szCs w:val="16"/>
                  <w:lang w:eastAsia="es-BO"/>
                </w:rPr>
                <w:delText xml:space="preserve">3. ¿LA ENTIDAD CUENTA CON INFRAESTRUCTURA TECNOLÓGICA PROPIA (CENTRO DE PROCESAMIENTO DE DATOS - CPD)? </w:delText>
              </w:r>
              <w:r w:rsidRPr="00F073C2" w:rsidDel="009A2BC4">
                <w:rPr>
                  <w:rFonts w:cs="Arial"/>
                  <w:bCs/>
                  <w:color w:val="000000"/>
                  <w:sz w:val="16"/>
                  <w:szCs w:val="16"/>
                  <w:lang w:eastAsia="es-BO"/>
                </w:rPr>
                <w:delText>(marque con una X).</w:delText>
              </w:r>
            </w:del>
          </w:p>
        </w:tc>
      </w:tr>
      <w:tr w:rsidR="00BC22CC" w:rsidRPr="00F073C2" w:rsidDel="009A2BC4" w14:paraId="14E9A884" w14:textId="640EA4CD" w:rsidTr="00471D04">
        <w:tblPrEx>
          <w:tblPrExChange w:id="8716" w:author="Valeria Tapia" w:date="2026-10-01T18:54:00Z">
            <w:tblPrEx>
              <w:tblW w:w="5315" w:type="pct"/>
              <w:tblInd w:w="70" w:type="dxa"/>
            </w:tblPrEx>
          </w:tblPrExChange>
        </w:tblPrEx>
        <w:trPr>
          <w:trHeight w:val="279"/>
          <w:del w:id="8717" w:author="Valeria Tapia" w:date="2026-10-01T17:59:00Z"/>
          <w:trPrChange w:id="8718" w:author="Valeria Tapia" w:date="2026-10-01T18:54:00Z">
            <w:trPr>
              <w:gridBefore w:val="1"/>
              <w:trHeight w:val="279"/>
            </w:trPr>
          </w:trPrChange>
        </w:trPr>
        <w:tc>
          <w:tcPr>
            <w:tcW w:w="329" w:type="pct"/>
            <w:gridSpan w:val="9"/>
            <w:vMerge w:val="restart"/>
            <w:shd w:val="clear" w:color="auto" w:fill="auto"/>
            <w:vAlign w:val="center"/>
            <w:tcPrChange w:id="8719" w:author="Valeria Tapia" w:date="2026-10-01T18:54:00Z">
              <w:tcPr>
                <w:tcW w:w="337" w:type="pct"/>
                <w:gridSpan w:val="11"/>
                <w:vMerge w:val="restart"/>
                <w:shd w:val="clear" w:color="auto" w:fill="auto"/>
                <w:vAlign w:val="center"/>
              </w:tcPr>
            </w:tcPrChange>
          </w:tcPr>
          <w:p w14:paraId="499C6785" w14:textId="353D5174" w:rsidR="006D452C" w:rsidRPr="00F073C2" w:rsidDel="009A2BC4" w:rsidRDefault="006D452C" w:rsidP="00AD5760">
            <w:pPr>
              <w:jc w:val="center"/>
              <w:rPr>
                <w:del w:id="8720" w:author="Valeria Tapia" w:date="2026-10-01T17:59:00Z"/>
                <w:rFonts w:cs="Arial"/>
                <w:bCs/>
                <w:color w:val="000000"/>
                <w:sz w:val="16"/>
                <w:szCs w:val="16"/>
                <w:lang w:eastAsia="es-BO"/>
              </w:rPr>
            </w:pPr>
            <w:del w:id="8721" w:author="Valeria Tapia" w:date="2026-10-01T17:59:00Z">
              <w:r w:rsidRPr="00F073C2" w:rsidDel="009A2BC4">
                <w:rPr>
                  <w:rFonts w:cs="Arial"/>
                  <w:bCs/>
                  <w:color w:val="000000"/>
                  <w:sz w:val="16"/>
                  <w:szCs w:val="16"/>
                  <w:lang w:eastAsia="es-BO"/>
                </w:rPr>
                <w:delText>SI</w:delText>
              </w:r>
            </w:del>
          </w:p>
        </w:tc>
        <w:tc>
          <w:tcPr>
            <w:tcW w:w="1033" w:type="pct"/>
            <w:gridSpan w:val="18"/>
            <w:shd w:val="clear" w:color="auto" w:fill="auto"/>
            <w:tcPrChange w:id="8722" w:author="Valeria Tapia" w:date="2026-10-01T18:54:00Z">
              <w:tcPr>
                <w:tcW w:w="1033" w:type="pct"/>
                <w:gridSpan w:val="25"/>
                <w:shd w:val="clear" w:color="auto" w:fill="auto"/>
              </w:tcPr>
            </w:tcPrChange>
          </w:tcPr>
          <w:p w14:paraId="103C2F90" w14:textId="475B5003" w:rsidR="006D452C" w:rsidRPr="00F073C2" w:rsidDel="009A2BC4" w:rsidRDefault="006D452C" w:rsidP="00AD5760">
            <w:pPr>
              <w:rPr>
                <w:del w:id="8723" w:author="Valeria Tapia" w:date="2026-10-01T17:59:00Z"/>
                <w:rFonts w:cs="Arial"/>
                <w:b/>
                <w:bCs/>
                <w:color w:val="000000"/>
                <w:sz w:val="16"/>
                <w:szCs w:val="16"/>
                <w:lang w:eastAsia="es-BO"/>
              </w:rPr>
            </w:pPr>
            <w:del w:id="8724" w:author="Valeria Tapia" w:date="2026-10-01T17:59:00Z">
              <w:r w:rsidRPr="00F073C2" w:rsidDel="009A2BC4">
                <w:rPr>
                  <w:sz w:val="16"/>
                </w:rPr>
                <w:delText>Conexión VPN</w:delText>
              </w:r>
            </w:del>
          </w:p>
        </w:tc>
        <w:tc>
          <w:tcPr>
            <w:tcW w:w="266" w:type="pct"/>
            <w:gridSpan w:val="7"/>
            <w:shd w:val="clear" w:color="auto" w:fill="auto"/>
            <w:tcPrChange w:id="8725" w:author="Valeria Tapia" w:date="2026-10-01T18:54:00Z">
              <w:tcPr>
                <w:tcW w:w="266" w:type="pct"/>
                <w:gridSpan w:val="8"/>
                <w:shd w:val="clear" w:color="auto" w:fill="auto"/>
              </w:tcPr>
            </w:tcPrChange>
          </w:tcPr>
          <w:p w14:paraId="6FF95D68" w14:textId="15196BEB" w:rsidR="006D452C" w:rsidRPr="00F073C2" w:rsidDel="009A2BC4" w:rsidRDefault="006D452C" w:rsidP="00AD5760">
            <w:pPr>
              <w:rPr>
                <w:del w:id="8726" w:author="Valeria Tapia" w:date="2026-10-01T17:59:00Z"/>
                <w:rFonts w:cs="Arial"/>
                <w:b/>
                <w:bCs/>
                <w:color w:val="000000"/>
                <w:sz w:val="16"/>
                <w:szCs w:val="16"/>
                <w:lang w:eastAsia="es-BO"/>
              </w:rPr>
            </w:pPr>
          </w:p>
        </w:tc>
        <w:tc>
          <w:tcPr>
            <w:tcW w:w="707" w:type="pct"/>
            <w:gridSpan w:val="8"/>
            <w:vMerge w:val="restart"/>
            <w:shd w:val="clear" w:color="auto" w:fill="auto"/>
            <w:vAlign w:val="center"/>
            <w:tcPrChange w:id="8727" w:author="Valeria Tapia" w:date="2026-10-01T18:54:00Z">
              <w:tcPr>
                <w:tcW w:w="703" w:type="pct"/>
                <w:gridSpan w:val="13"/>
                <w:vMerge w:val="restart"/>
                <w:shd w:val="clear" w:color="auto" w:fill="auto"/>
                <w:vAlign w:val="center"/>
              </w:tcPr>
            </w:tcPrChange>
          </w:tcPr>
          <w:p w14:paraId="4C816487" w14:textId="0B4DCE45" w:rsidR="006D452C" w:rsidRPr="00F073C2" w:rsidDel="009A2BC4" w:rsidRDefault="006D452C" w:rsidP="00AD5760">
            <w:pPr>
              <w:jc w:val="center"/>
              <w:rPr>
                <w:del w:id="8728" w:author="Valeria Tapia" w:date="2026-10-01T17:59:00Z"/>
                <w:rFonts w:cs="Arial"/>
                <w:bCs/>
                <w:color w:val="000000"/>
                <w:sz w:val="16"/>
                <w:szCs w:val="16"/>
                <w:lang w:eastAsia="es-BO"/>
              </w:rPr>
            </w:pPr>
            <w:del w:id="8729" w:author="Valeria Tapia" w:date="2026-10-01T17:59:00Z">
              <w:r w:rsidRPr="00F073C2" w:rsidDel="009A2BC4">
                <w:rPr>
                  <w:rFonts w:cs="Arial"/>
                  <w:bCs/>
                  <w:color w:val="000000"/>
                  <w:sz w:val="16"/>
                  <w:szCs w:val="16"/>
                  <w:lang w:eastAsia="es-BO"/>
                </w:rPr>
                <w:delText>NO</w:delText>
              </w:r>
            </w:del>
          </w:p>
        </w:tc>
        <w:tc>
          <w:tcPr>
            <w:tcW w:w="2665" w:type="pct"/>
            <w:gridSpan w:val="22"/>
            <w:vMerge w:val="restart"/>
            <w:shd w:val="clear" w:color="auto" w:fill="auto"/>
            <w:tcPrChange w:id="8730" w:author="Valeria Tapia" w:date="2026-10-01T18:54:00Z">
              <w:tcPr>
                <w:tcW w:w="2661" w:type="pct"/>
                <w:gridSpan w:val="42"/>
                <w:vMerge w:val="restart"/>
                <w:shd w:val="clear" w:color="auto" w:fill="auto"/>
              </w:tcPr>
            </w:tcPrChange>
          </w:tcPr>
          <w:p w14:paraId="1AFA71BA" w14:textId="42EEF3E0" w:rsidR="006D452C" w:rsidRPr="00F073C2" w:rsidDel="009A2BC4" w:rsidRDefault="006D452C" w:rsidP="00AD5760">
            <w:pPr>
              <w:rPr>
                <w:del w:id="8731" w:author="Valeria Tapia" w:date="2026-10-01T17:59:00Z"/>
                <w:rFonts w:cs="Arial"/>
                <w:b/>
                <w:bCs/>
                <w:color w:val="000000"/>
                <w:sz w:val="16"/>
                <w:szCs w:val="16"/>
                <w:lang w:eastAsia="es-BO"/>
              </w:rPr>
            </w:pPr>
          </w:p>
        </w:tc>
      </w:tr>
      <w:tr w:rsidR="00BC22CC" w:rsidRPr="00F073C2" w:rsidDel="009A2BC4" w14:paraId="13123AE0" w14:textId="06ADDBB0" w:rsidTr="00471D04">
        <w:tblPrEx>
          <w:tblPrExChange w:id="8732" w:author="Valeria Tapia" w:date="2026-10-01T18:54:00Z">
            <w:tblPrEx>
              <w:tblW w:w="5315" w:type="pct"/>
              <w:tblInd w:w="70" w:type="dxa"/>
            </w:tblPrEx>
          </w:tblPrExChange>
        </w:tblPrEx>
        <w:trPr>
          <w:trHeight w:val="272"/>
          <w:del w:id="8733" w:author="Valeria Tapia" w:date="2026-10-01T17:59:00Z"/>
          <w:trPrChange w:id="8734" w:author="Valeria Tapia" w:date="2026-10-01T18:54:00Z">
            <w:trPr>
              <w:gridBefore w:val="1"/>
              <w:trHeight w:val="272"/>
            </w:trPr>
          </w:trPrChange>
        </w:trPr>
        <w:tc>
          <w:tcPr>
            <w:tcW w:w="329" w:type="pct"/>
            <w:gridSpan w:val="9"/>
            <w:vMerge/>
            <w:shd w:val="clear" w:color="auto" w:fill="auto"/>
            <w:tcPrChange w:id="8735" w:author="Valeria Tapia" w:date="2026-10-01T18:54:00Z">
              <w:tcPr>
                <w:tcW w:w="337" w:type="pct"/>
                <w:gridSpan w:val="11"/>
                <w:vMerge/>
                <w:shd w:val="clear" w:color="auto" w:fill="auto"/>
              </w:tcPr>
            </w:tcPrChange>
          </w:tcPr>
          <w:p w14:paraId="62F28F6A" w14:textId="20D530CE" w:rsidR="006D452C" w:rsidRPr="00F073C2" w:rsidDel="009A2BC4" w:rsidRDefault="006D452C" w:rsidP="00AD5760">
            <w:pPr>
              <w:rPr>
                <w:del w:id="8736" w:author="Valeria Tapia" w:date="2026-10-01T17:59:00Z"/>
                <w:rFonts w:cs="Arial"/>
                <w:b/>
                <w:bCs/>
                <w:color w:val="000000"/>
                <w:sz w:val="16"/>
                <w:szCs w:val="16"/>
                <w:lang w:eastAsia="es-BO"/>
              </w:rPr>
            </w:pPr>
          </w:p>
        </w:tc>
        <w:tc>
          <w:tcPr>
            <w:tcW w:w="1033" w:type="pct"/>
            <w:gridSpan w:val="18"/>
            <w:shd w:val="clear" w:color="auto" w:fill="auto"/>
            <w:tcPrChange w:id="8737" w:author="Valeria Tapia" w:date="2026-10-01T18:54:00Z">
              <w:tcPr>
                <w:tcW w:w="1033" w:type="pct"/>
                <w:gridSpan w:val="25"/>
                <w:shd w:val="clear" w:color="auto" w:fill="auto"/>
              </w:tcPr>
            </w:tcPrChange>
          </w:tcPr>
          <w:p w14:paraId="0E74CFF2" w14:textId="6EAA9A60" w:rsidR="006D452C" w:rsidRPr="00F073C2" w:rsidDel="009A2BC4" w:rsidRDefault="006D452C" w:rsidP="00AD5760">
            <w:pPr>
              <w:rPr>
                <w:del w:id="8738" w:author="Valeria Tapia" w:date="2026-10-01T17:59:00Z"/>
                <w:rFonts w:cs="Arial"/>
                <w:b/>
                <w:bCs/>
                <w:color w:val="000000"/>
                <w:sz w:val="16"/>
                <w:szCs w:val="16"/>
                <w:lang w:eastAsia="es-BO"/>
              </w:rPr>
            </w:pPr>
            <w:del w:id="8739" w:author="Valeria Tapia" w:date="2026-10-01T17:59:00Z">
              <w:r w:rsidRPr="00F073C2" w:rsidDel="009A2BC4">
                <w:rPr>
                  <w:sz w:val="16"/>
                </w:rPr>
                <w:delText xml:space="preserve">IP Pública </w:delText>
              </w:r>
            </w:del>
          </w:p>
        </w:tc>
        <w:tc>
          <w:tcPr>
            <w:tcW w:w="266" w:type="pct"/>
            <w:gridSpan w:val="7"/>
            <w:shd w:val="clear" w:color="auto" w:fill="auto"/>
            <w:tcPrChange w:id="8740" w:author="Valeria Tapia" w:date="2026-10-01T18:54:00Z">
              <w:tcPr>
                <w:tcW w:w="266" w:type="pct"/>
                <w:gridSpan w:val="8"/>
                <w:shd w:val="clear" w:color="auto" w:fill="auto"/>
              </w:tcPr>
            </w:tcPrChange>
          </w:tcPr>
          <w:p w14:paraId="325A22C0" w14:textId="21F1578D" w:rsidR="006D452C" w:rsidRPr="00F073C2" w:rsidDel="009A2BC4" w:rsidRDefault="006D452C" w:rsidP="00AD5760">
            <w:pPr>
              <w:rPr>
                <w:del w:id="8741" w:author="Valeria Tapia" w:date="2026-10-01T17:59:00Z"/>
                <w:rFonts w:cs="Arial"/>
                <w:b/>
                <w:bCs/>
                <w:color w:val="000000"/>
                <w:sz w:val="16"/>
                <w:szCs w:val="16"/>
                <w:lang w:eastAsia="es-BO"/>
              </w:rPr>
            </w:pPr>
          </w:p>
        </w:tc>
        <w:tc>
          <w:tcPr>
            <w:tcW w:w="707" w:type="pct"/>
            <w:gridSpan w:val="8"/>
            <w:vMerge/>
            <w:shd w:val="clear" w:color="auto" w:fill="auto"/>
            <w:tcPrChange w:id="8742" w:author="Valeria Tapia" w:date="2026-10-01T18:54:00Z">
              <w:tcPr>
                <w:tcW w:w="703" w:type="pct"/>
                <w:gridSpan w:val="13"/>
                <w:vMerge/>
                <w:shd w:val="clear" w:color="auto" w:fill="auto"/>
              </w:tcPr>
            </w:tcPrChange>
          </w:tcPr>
          <w:p w14:paraId="46F3DD31" w14:textId="42B88DAB" w:rsidR="006D452C" w:rsidRPr="00F073C2" w:rsidDel="009A2BC4" w:rsidRDefault="006D452C" w:rsidP="00AD5760">
            <w:pPr>
              <w:rPr>
                <w:del w:id="8743" w:author="Valeria Tapia" w:date="2026-10-01T17:59:00Z"/>
                <w:rFonts w:cs="Arial"/>
                <w:b/>
                <w:bCs/>
                <w:color w:val="000000"/>
                <w:sz w:val="16"/>
                <w:szCs w:val="16"/>
                <w:lang w:eastAsia="es-BO"/>
              </w:rPr>
            </w:pPr>
          </w:p>
        </w:tc>
        <w:tc>
          <w:tcPr>
            <w:tcW w:w="2665" w:type="pct"/>
            <w:gridSpan w:val="22"/>
            <w:vMerge/>
            <w:shd w:val="clear" w:color="auto" w:fill="auto"/>
            <w:tcPrChange w:id="8744" w:author="Valeria Tapia" w:date="2026-10-01T18:54:00Z">
              <w:tcPr>
                <w:tcW w:w="2661" w:type="pct"/>
                <w:gridSpan w:val="42"/>
                <w:vMerge/>
                <w:shd w:val="clear" w:color="auto" w:fill="auto"/>
              </w:tcPr>
            </w:tcPrChange>
          </w:tcPr>
          <w:p w14:paraId="1479788B" w14:textId="3D1FC3F8" w:rsidR="006D452C" w:rsidRPr="00F073C2" w:rsidDel="009A2BC4" w:rsidRDefault="006D452C" w:rsidP="00AD5760">
            <w:pPr>
              <w:rPr>
                <w:del w:id="8745" w:author="Valeria Tapia" w:date="2026-10-01T17:59:00Z"/>
                <w:rFonts w:cs="Arial"/>
                <w:b/>
                <w:bCs/>
                <w:color w:val="000000"/>
                <w:sz w:val="16"/>
                <w:szCs w:val="16"/>
                <w:lang w:eastAsia="es-BO"/>
              </w:rPr>
            </w:pPr>
          </w:p>
        </w:tc>
      </w:tr>
      <w:tr w:rsidR="00BC22CC" w:rsidRPr="00F073C2" w:rsidDel="009A2BC4" w14:paraId="6508EF03" w14:textId="39DFA53E" w:rsidTr="00471D04">
        <w:tblPrEx>
          <w:tblPrExChange w:id="8746" w:author="Valeria Tapia" w:date="2026-10-01T18:54:00Z">
            <w:tblPrEx>
              <w:tblW w:w="5315" w:type="pct"/>
              <w:tblInd w:w="70" w:type="dxa"/>
            </w:tblPrEx>
          </w:tblPrExChange>
        </w:tblPrEx>
        <w:trPr>
          <w:trHeight w:val="261"/>
          <w:del w:id="8747" w:author="Valeria Tapia" w:date="2026-10-01T17:59:00Z"/>
          <w:trPrChange w:id="8748" w:author="Valeria Tapia" w:date="2026-10-01T18:54:00Z">
            <w:trPr>
              <w:gridBefore w:val="1"/>
              <w:trHeight w:val="261"/>
            </w:trPr>
          </w:trPrChange>
        </w:trPr>
        <w:tc>
          <w:tcPr>
            <w:tcW w:w="329" w:type="pct"/>
            <w:gridSpan w:val="9"/>
            <w:vMerge/>
            <w:shd w:val="clear" w:color="auto" w:fill="auto"/>
            <w:tcPrChange w:id="8749" w:author="Valeria Tapia" w:date="2026-10-01T18:54:00Z">
              <w:tcPr>
                <w:tcW w:w="337" w:type="pct"/>
                <w:gridSpan w:val="11"/>
                <w:vMerge/>
                <w:shd w:val="clear" w:color="auto" w:fill="auto"/>
              </w:tcPr>
            </w:tcPrChange>
          </w:tcPr>
          <w:p w14:paraId="3D6956B4" w14:textId="56D19334" w:rsidR="006D452C" w:rsidRPr="00F073C2" w:rsidDel="009A2BC4" w:rsidRDefault="006D452C" w:rsidP="00AD5760">
            <w:pPr>
              <w:rPr>
                <w:del w:id="8750" w:author="Valeria Tapia" w:date="2026-10-01T17:59:00Z"/>
                <w:rFonts w:cs="Arial"/>
                <w:b/>
                <w:bCs/>
                <w:color w:val="000000"/>
                <w:sz w:val="16"/>
                <w:szCs w:val="16"/>
                <w:lang w:eastAsia="es-BO"/>
              </w:rPr>
            </w:pPr>
          </w:p>
        </w:tc>
        <w:tc>
          <w:tcPr>
            <w:tcW w:w="1033" w:type="pct"/>
            <w:gridSpan w:val="18"/>
            <w:shd w:val="clear" w:color="auto" w:fill="auto"/>
            <w:tcPrChange w:id="8751" w:author="Valeria Tapia" w:date="2026-10-01T18:54:00Z">
              <w:tcPr>
                <w:tcW w:w="1033" w:type="pct"/>
                <w:gridSpan w:val="25"/>
                <w:shd w:val="clear" w:color="auto" w:fill="auto"/>
              </w:tcPr>
            </w:tcPrChange>
          </w:tcPr>
          <w:p w14:paraId="0D2FFB21" w14:textId="12955C4D" w:rsidR="006D452C" w:rsidRPr="00F073C2" w:rsidDel="009A2BC4" w:rsidRDefault="006D452C" w:rsidP="00AD5760">
            <w:pPr>
              <w:rPr>
                <w:del w:id="8752" w:author="Valeria Tapia" w:date="2026-10-01T17:59:00Z"/>
                <w:rFonts w:cs="Arial"/>
                <w:b/>
                <w:bCs/>
                <w:color w:val="000000"/>
                <w:sz w:val="16"/>
                <w:szCs w:val="16"/>
                <w:lang w:eastAsia="es-BO"/>
              </w:rPr>
            </w:pPr>
            <w:del w:id="8753" w:author="Valeria Tapia" w:date="2026-10-01T17:59:00Z">
              <w:r w:rsidRPr="00F073C2" w:rsidDel="009A2BC4">
                <w:rPr>
                  <w:sz w:val="16"/>
                </w:rPr>
                <w:delText>Fibra Óptica (Punto a Punto)</w:delText>
              </w:r>
            </w:del>
          </w:p>
        </w:tc>
        <w:tc>
          <w:tcPr>
            <w:tcW w:w="266" w:type="pct"/>
            <w:gridSpan w:val="7"/>
            <w:shd w:val="clear" w:color="auto" w:fill="auto"/>
            <w:tcPrChange w:id="8754" w:author="Valeria Tapia" w:date="2026-10-01T18:54:00Z">
              <w:tcPr>
                <w:tcW w:w="266" w:type="pct"/>
                <w:gridSpan w:val="8"/>
                <w:shd w:val="clear" w:color="auto" w:fill="auto"/>
              </w:tcPr>
            </w:tcPrChange>
          </w:tcPr>
          <w:p w14:paraId="04C1DC43" w14:textId="07029E83" w:rsidR="006D452C" w:rsidRPr="00F073C2" w:rsidDel="009A2BC4" w:rsidRDefault="006D452C" w:rsidP="00AD5760">
            <w:pPr>
              <w:rPr>
                <w:del w:id="8755" w:author="Valeria Tapia" w:date="2026-10-01T17:59:00Z"/>
                <w:rFonts w:cs="Arial"/>
                <w:b/>
                <w:bCs/>
                <w:color w:val="000000"/>
                <w:sz w:val="16"/>
                <w:szCs w:val="16"/>
                <w:lang w:eastAsia="es-BO"/>
              </w:rPr>
            </w:pPr>
          </w:p>
        </w:tc>
        <w:tc>
          <w:tcPr>
            <w:tcW w:w="707" w:type="pct"/>
            <w:gridSpan w:val="8"/>
            <w:vMerge/>
            <w:shd w:val="clear" w:color="auto" w:fill="auto"/>
            <w:tcPrChange w:id="8756" w:author="Valeria Tapia" w:date="2026-10-01T18:54:00Z">
              <w:tcPr>
                <w:tcW w:w="703" w:type="pct"/>
                <w:gridSpan w:val="13"/>
                <w:vMerge/>
                <w:shd w:val="clear" w:color="auto" w:fill="auto"/>
              </w:tcPr>
            </w:tcPrChange>
          </w:tcPr>
          <w:p w14:paraId="1C2B9D74" w14:textId="0A87C556" w:rsidR="006D452C" w:rsidRPr="00F073C2" w:rsidDel="009A2BC4" w:rsidRDefault="006D452C" w:rsidP="00AD5760">
            <w:pPr>
              <w:rPr>
                <w:del w:id="8757" w:author="Valeria Tapia" w:date="2026-10-01T17:59:00Z"/>
                <w:rFonts w:cs="Arial"/>
                <w:b/>
                <w:bCs/>
                <w:color w:val="000000"/>
                <w:sz w:val="16"/>
                <w:szCs w:val="16"/>
                <w:lang w:eastAsia="es-BO"/>
              </w:rPr>
            </w:pPr>
          </w:p>
        </w:tc>
        <w:tc>
          <w:tcPr>
            <w:tcW w:w="2665" w:type="pct"/>
            <w:gridSpan w:val="22"/>
            <w:vMerge/>
            <w:shd w:val="clear" w:color="auto" w:fill="auto"/>
            <w:tcPrChange w:id="8758" w:author="Valeria Tapia" w:date="2026-10-01T18:54:00Z">
              <w:tcPr>
                <w:tcW w:w="2661" w:type="pct"/>
                <w:gridSpan w:val="42"/>
                <w:vMerge/>
                <w:shd w:val="clear" w:color="auto" w:fill="auto"/>
              </w:tcPr>
            </w:tcPrChange>
          </w:tcPr>
          <w:p w14:paraId="50443DF0" w14:textId="15AA1B22" w:rsidR="006D452C" w:rsidRPr="00F073C2" w:rsidDel="009A2BC4" w:rsidRDefault="006D452C" w:rsidP="00AD5760">
            <w:pPr>
              <w:rPr>
                <w:del w:id="8759" w:author="Valeria Tapia" w:date="2026-10-01T17:59:00Z"/>
                <w:rFonts w:cs="Arial"/>
                <w:b/>
                <w:bCs/>
                <w:color w:val="000000"/>
                <w:sz w:val="16"/>
                <w:szCs w:val="16"/>
                <w:lang w:eastAsia="es-BO"/>
              </w:rPr>
            </w:pPr>
          </w:p>
        </w:tc>
      </w:tr>
      <w:tr w:rsidR="00BC22CC" w:rsidRPr="00F073C2" w:rsidDel="009A2BC4" w14:paraId="2191CC3A" w14:textId="161F04E4" w:rsidTr="00471D04">
        <w:tblPrEx>
          <w:tblPrExChange w:id="8760" w:author="Valeria Tapia" w:date="2026-10-01T18:54:00Z">
            <w:tblPrEx>
              <w:tblW w:w="5315" w:type="pct"/>
              <w:tblInd w:w="70" w:type="dxa"/>
            </w:tblPrEx>
          </w:tblPrExChange>
        </w:tblPrEx>
        <w:trPr>
          <w:trHeight w:val="280"/>
          <w:del w:id="8761" w:author="Valeria Tapia" w:date="2026-10-01T17:59:00Z"/>
          <w:trPrChange w:id="8762" w:author="Valeria Tapia" w:date="2026-10-01T18:54:00Z">
            <w:trPr>
              <w:gridBefore w:val="1"/>
              <w:trHeight w:val="280"/>
            </w:trPr>
          </w:trPrChange>
        </w:trPr>
        <w:tc>
          <w:tcPr>
            <w:tcW w:w="329" w:type="pct"/>
            <w:gridSpan w:val="9"/>
            <w:vMerge/>
            <w:shd w:val="clear" w:color="auto" w:fill="auto"/>
            <w:tcPrChange w:id="8763" w:author="Valeria Tapia" w:date="2026-10-01T18:54:00Z">
              <w:tcPr>
                <w:tcW w:w="337" w:type="pct"/>
                <w:gridSpan w:val="11"/>
                <w:vMerge/>
                <w:shd w:val="clear" w:color="auto" w:fill="auto"/>
              </w:tcPr>
            </w:tcPrChange>
          </w:tcPr>
          <w:p w14:paraId="22C6233A" w14:textId="53D316B6" w:rsidR="006D452C" w:rsidRPr="00F073C2" w:rsidDel="009A2BC4" w:rsidRDefault="006D452C" w:rsidP="00AD5760">
            <w:pPr>
              <w:rPr>
                <w:del w:id="8764" w:author="Valeria Tapia" w:date="2026-10-01T17:59:00Z"/>
                <w:rFonts w:cs="Arial"/>
                <w:b/>
                <w:bCs/>
                <w:color w:val="000000"/>
                <w:sz w:val="16"/>
                <w:szCs w:val="16"/>
                <w:lang w:eastAsia="es-BO"/>
              </w:rPr>
            </w:pPr>
          </w:p>
        </w:tc>
        <w:tc>
          <w:tcPr>
            <w:tcW w:w="1033" w:type="pct"/>
            <w:gridSpan w:val="18"/>
            <w:shd w:val="clear" w:color="auto" w:fill="auto"/>
            <w:tcPrChange w:id="8765" w:author="Valeria Tapia" w:date="2026-10-01T18:54:00Z">
              <w:tcPr>
                <w:tcW w:w="1033" w:type="pct"/>
                <w:gridSpan w:val="25"/>
                <w:shd w:val="clear" w:color="auto" w:fill="auto"/>
              </w:tcPr>
            </w:tcPrChange>
          </w:tcPr>
          <w:p w14:paraId="26423972" w14:textId="7FAC6DEC" w:rsidR="006D452C" w:rsidRPr="00F073C2" w:rsidDel="009A2BC4" w:rsidRDefault="006D452C" w:rsidP="00AD5760">
            <w:pPr>
              <w:rPr>
                <w:del w:id="8766" w:author="Valeria Tapia" w:date="2026-10-01T17:59:00Z"/>
                <w:rFonts w:cs="Arial"/>
                <w:b/>
                <w:bCs/>
                <w:color w:val="000000"/>
                <w:sz w:val="16"/>
                <w:szCs w:val="16"/>
                <w:lang w:eastAsia="es-BO"/>
              </w:rPr>
            </w:pPr>
            <w:del w:id="8767" w:author="Valeria Tapia" w:date="2026-10-01T17:59:00Z">
              <w:r w:rsidRPr="00F073C2" w:rsidDel="009A2BC4">
                <w:rPr>
                  <w:sz w:val="16"/>
                </w:rPr>
                <w:delText>Red Estatal</w:delText>
              </w:r>
            </w:del>
          </w:p>
        </w:tc>
        <w:tc>
          <w:tcPr>
            <w:tcW w:w="266" w:type="pct"/>
            <w:gridSpan w:val="7"/>
            <w:shd w:val="clear" w:color="auto" w:fill="auto"/>
            <w:tcPrChange w:id="8768" w:author="Valeria Tapia" w:date="2026-10-01T18:54:00Z">
              <w:tcPr>
                <w:tcW w:w="266" w:type="pct"/>
                <w:gridSpan w:val="8"/>
                <w:shd w:val="clear" w:color="auto" w:fill="auto"/>
              </w:tcPr>
            </w:tcPrChange>
          </w:tcPr>
          <w:p w14:paraId="55A287EE" w14:textId="1501F212" w:rsidR="006D452C" w:rsidRPr="00F073C2" w:rsidDel="009A2BC4" w:rsidRDefault="006D452C" w:rsidP="00AD5760">
            <w:pPr>
              <w:rPr>
                <w:del w:id="8769" w:author="Valeria Tapia" w:date="2026-10-01T17:59:00Z"/>
                <w:rFonts w:cs="Arial"/>
                <w:b/>
                <w:bCs/>
                <w:color w:val="000000"/>
                <w:sz w:val="16"/>
                <w:szCs w:val="16"/>
                <w:lang w:eastAsia="es-BO"/>
              </w:rPr>
            </w:pPr>
          </w:p>
        </w:tc>
        <w:tc>
          <w:tcPr>
            <w:tcW w:w="707" w:type="pct"/>
            <w:gridSpan w:val="8"/>
            <w:vMerge/>
            <w:shd w:val="clear" w:color="auto" w:fill="auto"/>
            <w:tcPrChange w:id="8770" w:author="Valeria Tapia" w:date="2026-10-01T18:54:00Z">
              <w:tcPr>
                <w:tcW w:w="703" w:type="pct"/>
                <w:gridSpan w:val="13"/>
                <w:vMerge/>
                <w:shd w:val="clear" w:color="auto" w:fill="auto"/>
              </w:tcPr>
            </w:tcPrChange>
          </w:tcPr>
          <w:p w14:paraId="5745942B" w14:textId="06B04F6B" w:rsidR="006D452C" w:rsidRPr="00F073C2" w:rsidDel="009A2BC4" w:rsidRDefault="006D452C" w:rsidP="00AD5760">
            <w:pPr>
              <w:rPr>
                <w:del w:id="8771" w:author="Valeria Tapia" w:date="2026-10-01T17:59:00Z"/>
                <w:rFonts w:cs="Arial"/>
                <w:b/>
                <w:bCs/>
                <w:color w:val="000000"/>
                <w:sz w:val="16"/>
                <w:szCs w:val="16"/>
                <w:lang w:eastAsia="es-BO"/>
              </w:rPr>
            </w:pPr>
          </w:p>
        </w:tc>
        <w:tc>
          <w:tcPr>
            <w:tcW w:w="2665" w:type="pct"/>
            <w:gridSpan w:val="22"/>
            <w:vMerge/>
            <w:shd w:val="clear" w:color="auto" w:fill="auto"/>
            <w:tcPrChange w:id="8772" w:author="Valeria Tapia" w:date="2026-10-01T18:54:00Z">
              <w:tcPr>
                <w:tcW w:w="2661" w:type="pct"/>
                <w:gridSpan w:val="42"/>
                <w:vMerge/>
                <w:shd w:val="clear" w:color="auto" w:fill="auto"/>
              </w:tcPr>
            </w:tcPrChange>
          </w:tcPr>
          <w:p w14:paraId="2352263E" w14:textId="34E37C29" w:rsidR="006D452C" w:rsidRPr="00F073C2" w:rsidDel="009A2BC4" w:rsidRDefault="006D452C" w:rsidP="00AD5760">
            <w:pPr>
              <w:rPr>
                <w:del w:id="8773" w:author="Valeria Tapia" w:date="2026-10-01T17:59:00Z"/>
                <w:rFonts w:cs="Arial"/>
                <w:b/>
                <w:bCs/>
                <w:color w:val="000000"/>
                <w:sz w:val="16"/>
                <w:szCs w:val="16"/>
                <w:lang w:eastAsia="es-BO"/>
              </w:rPr>
            </w:pPr>
          </w:p>
        </w:tc>
      </w:tr>
      <w:tr w:rsidR="006D452C" w:rsidRPr="00F073C2" w:rsidDel="009A2BC4" w14:paraId="53BCF68C" w14:textId="70ED488E" w:rsidTr="00BC22CC">
        <w:trPr>
          <w:trHeight w:val="409"/>
          <w:del w:id="8774" w:author="Valeria Tapia" w:date="2026-10-01T17:59:00Z"/>
          <w:trPrChange w:id="8775" w:author="Valeria Tapia" w:date="2026-10-01T18:43:00Z">
            <w:trPr>
              <w:gridAfter w:val="0"/>
              <w:trHeight w:val="409"/>
            </w:trPr>
          </w:trPrChange>
        </w:trPr>
        <w:tc>
          <w:tcPr>
            <w:tcW w:w="5000" w:type="pct"/>
            <w:gridSpan w:val="64"/>
            <w:shd w:val="clear" w:color="auto" w:fill="auto"/>
            <w:tcPrChange w:id="8776" w:author="Valeria Tapia" w:date="2026-10-01T18:43:00Z">
              <w:tcPr>
                <w:tcW w:w="5000" w:type="pct"/>
                <w:gridSpan w:val="98"/>
                <w:shd w:val="clear" w:color="auto" w:fill="auto"/>
              </w:tcPr>
            </w:tcPrChange>
          </w:tcPr>
          <w:p w14:paraId="71548D48" w14:textId="1C9A925A" w:rsidR="006D452C" w:rsidRPr="00F073C2" w:rsidDel="009A2BC4" w:rsidRDefault="006D452C" w:rsidP="00AD5760">
            <w:pPr>
              <w:rPr>
                <w:del w:id="8777" w:author="Valeria Tapia" w:date="2026-10-01T17:59:00Z"/>
                <w:rFonts w:cs="Arial"/>
                <w:bCs/>
                <w:color w:val="000000"/>
                <w:sz w:val="16"/>
                <w:szCs w:val="16"/>
                <w:lang w:eastAsia="es-BO"/>
              </w:rPr>
            </w:pPr>
            <w:del w:id="8778" w:author="Valeria Tapia" w:date="2026-10-01T17:59:00Z">
              <w:r w:rsidRPr="00F073C2" w:rsidDel="009A2BC4">
                <w:rPr>
                  <w:sz w:val="16"/>
                  <w:szCs w:val="24"/>
                </w:rPr>
                <w:delText xml:space="preserve">En caso de NO contar con </w:delText>
              </w:r>
              <w:r w:rsidRPr="00F073C2" w:rsidDel="009A2BC4">
                <w:rPr>
                  <w:rFonts w:cs="Arial"/>
                  <w:bCs/>
                  <w:color w:val="000000"/>
                  <w:sz w:val="16"/>
                  <w:szCs w:val="16"/>
                  <w:lang w:eastAsia="es-BO"/>
                </w:rPr>
                <w:delText xml:space="preserve">infraestructura tecnológica deberá gestionar las mismas para implementar el Módulo Informático Estándar desarrollado por la AN, </w:delText>
              </w:r>
              <w:r w:rsidRPr="00F073C2" w:rsidDel="009A2BC4">
                <w:rPr>
                  <w:sz w:val="16"/>
                  <w:szCs w:val="24"/>
                </w:rPr>
                <w:delText>dentro los plazos establecidos en el Cronograma de Implementación Gradual de la VUCE</w:delText>
              </w:r>
              <w:r w:rsidRPr="00F073C2" w:rsidDel="009A2BC4">
                <w:rPr>
                  <w:rFonts w:cs="Arial"/>
                  <w:bCs/>
                  <w:color w:val="000000"/>
                  <w:sz w:val="16"/>
                  <w:szCs w:val="16"/>
                  <w:lang w:eastAsia="es-BO"/>
                </w:rPr>
                <w:delText>.</w:delText>
              </w:r>
            </w:del>
          </w:p>
        </w:tc>
      </w:tr>
      <w:tr w:rsidR="006D452C" w:rsidRPr="00F073C2" w:rsidDel="00BC22CC" w14:paraId="455260CE" w14:textId="043165E6" w:rsidTr="00BC22CC">
        <w:trPr>
          <w:trHeight w:val="298"/>
          <w:del w:id="8779" w:author="Valeria Tapia" w:date="2026-10-01T18:41:00Z"/>
          <w:trPrChange w:id="8780" w:author="Valeria Tapia" w:date="2026-10-01T18:43:00Z">
            <w:trPr>
              <w:gridAfter w:val="0"/>
              <w:trHeight w:val="298"/>
            </w:trPr>
          </w:trPrChange>
        </w:trPr>
        <w:tc>
          <w:tcPr>
            <w:tcW w:w="5000" w:type="pct"/>
            <w:gridSpan w:val="64"/>
            <w:shd w:val="clear" w:color="auto" w:fill="FEF7CA"/>
            <w:tcPrChange w:id="8781" w:author="Valeria Tapia" w:date="2026-10-01T18:43:00Z">
              <w:tcPr>
                <w:tcW w:w="5000" w:type="pct"/>
                <w:gridSpan w:val="98"/>
                <w:shd w:val="clear" w:color="auto" w:fill="FEF7CA"/>
              </w:tcPr>
            </w:tcPrChange>
          </w:tcPr>
          <w:p w14:paraId="134B2836" w14:textId="7C05C3B1" w:rsidR="006D452C" w:rsidRPr="00F073C2" w:rsidDel="00BC22CC" w:rsidRDefault="006D452C" w:rsidP="00AD5760">
            <w:pPr>
              <w:rPr>
                <w:del w:id="8782" w:author="Valeria Tapia" w:date="2026-10-01T18:41:00Z"/>
                <w:rFonts w:cs="Arial"/>
                <w:b/>
                <w:bCs/>
                <w:color w:val="000000"/>
                <w:sz w:val="16"/>
                <w:szCs w:val="16"/>
                <w:lang w:eastAsia="es-BO"/>
              </w:rPr>
            </w:pPr>
            <w:del w:id="8783" w:author="Valeria Tapia" w:date="2026-10-01T18:41:00Z">
              <w:r w:rsidRPr="00F073C2" w:rsidDel="00BC22CC">
                <w:rPr>
                  <w:rFonts w:cs="Arial"/>
                  <w:b/>
                  <w:bCs/>
                  <w:color w:val="000000"/>
                  <w:sz w:val="16"/>
                  <w:szCs w:val="16"/>
                  <w:lang w:eastAsia="es-BO"/>
                </w:rPr>
                <w:delText>4. ¿QUÉ INSTANCIA DESARROLL</w:delText>
              </w:r>
              <w:r w:rsidDel="00BC22CC">
                <w:rPr>
                  <w:rFonts w:cs="Arial"/>
                  <w:b/>
                  <w:bCs/>
                  <w:color w:val="000000"/>
                  <w:sz w:val="16"/>
                  <w:szCs w:val="16"/>
                  <w:lang w:eastAsia="es-BO"/>
                </w:rPr>
                <w:delText>Ó</w:delText>
              </w:r>
              <w:r w:rsidRPr="00F073C2" w:rsidDel="00BC22CC">
                <w:rPr>
                  <w:rFonts w:cs="Arial"/>
                  <w:b/>
                  <w:bCs/>
                  <w:color w:val="FF0000"/>
                  <w:sz w:val="16"/>
                  <w:szCs w:val="16"/>
                  <w:lang w:eastAsia="es-BO"/>
                </w:rPr>
                <w:delText xml:space="preserve"> </w:delText>
              </w:r>
              <w:r w:rsidRPr="00F073C2" w:rsidDel="00BC22CC">
                <w:rPr>
                  <w:rFonts w:cs="Arial"/>
                  <w:b/>
                  <w:bCs/>
                  <w:color w:val="000000"/>
                  <w:sz w:val="16"/>
                  <w:szCs w:val="16"/>
                  <w:lang w:eastAsia="es-BO"/>
                </w:rPr>
                <w:delText>LOS SISTEMAS INFORMÁTICOS QUE UTILIZA LA ENTIDAD?</w:delText>
              </w:r>
              <w:r w:rsidRPr="00F073C2" w:rsidDel="00BC22CC">
                <w:rPr>
                  <w:rFonts w:cs="Arial"/>
                  <w:bCs/>
                  <w:color w:val="000000"/>
                  <w:sz w:val="16"/>
                  <w:szCs w:val="16"/>
                  <w:lang w:eastAsia="es-BO"/>
                </w:rPr>
                <w:delText xml:space="preserve"> (marque con una X).</w:delText>
              </w:r>
            </w:del>
          </w:p>
        </w:tc>
      </w:tr>
      <w:tr w:rsidR="00BC22CC" w:rsidRPr="00F073C2" w:rsidDel="00BC22CC" w14:paraId="53025640" w14:textId="5E533240" w:rsidTr="00471D04">
        <w:tblPrEx>
          <w:tblPrExChange w:id="8784" w:author="Valeria Tapia" w:date="2026-10-01T18:54:00Z">
            <w:tblPrEx>
              <w:tblW w:w="5314" w:type="pct"/>
              <w:tblInd w:w="70" w:type="dxa"/>
            </w:tblPrEx>
          </w:tblPrExChange>
        </w:tblPrEx>
        <w:trPr>
          <w:trHeight w:val="300"/>
          <w:del w:id="8785" w:author="Valeria Tapia" w:date="2026-10-01T18:41:00Z"/>
          <w:trPrChange w:id="8786" w:author="Valeria Tapia" w:date="2026-10-01T18:54:00Z">
            <w:trPr>
              <w:gridBefore w:val="1"/>
              <w:gridAfter w:val="0"/>
              <w:trHeight w:val="300"/>
            </w:trPr>
          </w:trPrChange>
        </w:trPr>
        <w:tc>
          <w:tcPr>
            <w:tcW w:w="1161" w:type="pct"/>
            <w:gridSpan w:val="21"/>
            <w:shd w:val="clear" w:color="auto" w:fill="auto"/>
            <w:noWrap/>
            <w:vAlign w:val="center"/>
            <w:hideMark/>
            <w:tcPrChange w:id="8787" w:author="Valeria Tapia" w:date="2026-10-01T18:54:00Z">
              <w:tcPr>
                <w:tcW w:w="1173" w:type="pct"/>
                <w:gridSpan w:val="25"/>
                <w:shd w:val="clear" w:color="auto" w:fill="auto"/>
                <w:noWrap/>
                <w:vAlign w:val="center"/>
                <w:hideMark/>
              </w:tcPr>
            </w:tcPrChange>
          </w:tcPr>
          <w:p w14:paraId="045899BA" w14:textId="761EE11F" w:rsidR="006D452C" w:rsidRPr="00F073C2" w:rsidDel="00BC22CC" w:rsidRDefault="006D452C" w:rsidP="00AD5760">
            <w:pPr>
              <w:jc w:val="center"/>
              <w:rPr>
                <w:del w:id="8788" w:author="Valeria Tapia" w:date="2026-10-01T18:41:00Z"/>
                <w:rFonts w:cs="Arial"/>
                <w:b/>
                <w:bCs/>
                <w:color w:val="000000"/>
                <w:sz w:val="16"/>
                <w:szCs w:val="16"/>
                <w:lang w:eastAsia="es-BO"/>
              </w:rPr>
            </w:pPr>
            <w:del w:id="8789" w:author="Valeria Tapia" w:date="2026-10-01T18:41:00Z">
              <w:r w:rsidRPr="00F073C2" w:rsidDel="00BC22CC">
                <w:rPr>
                  <w:rFonts w:cs="Arial"/>
                  <w:b/>
                  <w:bCs/>
                  <w:color w:val="000000"/>
                  <w:sz w:val="16"/>
                  <w:szCs w:val="16"/>
                  <w:lang w:eastAsia="es-BO"/>
                </w:rPr>
                <w:delText>SISTEMA</w:delText>
              </w:r>
            </w:del>
          </w:p>
        </w:tc>
        <w:tc>
          <w:tcPr>
            <w:tcW w:w="1031" w:type="pct"/>
            <w:gridSpan w:val="20"/>
            <w:shd w:val="clear" w:color="auto" w:fill="auto"/>
            <w:noWrap/>
            <w:vAlign w:val="center"/>
            <w:hideMark/>
            <w:tcPrChange w:id="8790" w:author="Valeria Tapia" w:date="2026-10-01T18:54:00Z">
              <w:tcPr>
                <w:tcW w:w="1032" w:type="pct"/>
                <w:gridSpan w:val="29"/>
                <w:shd w:val="clear" w:color="auto" w:fill="auto"/>
                <w:noWrap/>
                <w:vAlign w:val="center"/>
                <w:hideMark/>
              </w:tcPr>
            </w:tcPrChange>
          </w:tcPr>
          <w:p w14:paraId="560E34B5" w14:textId="19AF67C9" w:rsidR="006D452C" w:rsidRPr="00F073C2" w:rsidDel="00BC22CC" w:rsidRDefault="006D452C" w:rsidP="00AD5760">
            <w:pPr>
              <w:jc w:val="center"/>
              <w:rPr>
                <w:del w:id="8791" w:author="Valeria Tapia" w:date="2026-10-01T18:41:00Z"/>
                <w:rFonts w:cs="Arial"/>
                <w:b/>
                <w:bCs/>
                <w:color w:val="000000"/>
                <w:sz w:val="16"/>
                <w:szCs w:val="16"/>
                <w:lang w:eastAsia="es-BO"/>
              </w:rPr>
            </w:pPr>
            <w:del w:id="8792" w:author="Valeria Tapia" w:date="2026-10-01T18:41:00Z">
              <w:r w:rsidRPr="00F073C2" w:rsidDel="00BC22CC">
                <w:rPr>
                  <w:rFonts w:cs="Arial"/>
                  <w:b/>
                  <w:bCs/>
                  <w:color w:val="000000"/>
                  <w:sz w:val="16"/>
                  <w:szCs w:val="16"/>
                  <w:lang w:eastAsia="es-BO"/>
                </w:rPr>
                <w:delText>SU ENTIDAD</w:delText>
              </w:r>
            </w:del>
          </w:p>
        </w:tc>
        <w:tc>
          <w:tcPr>
            <w:tcW w:w="963" w:type="pct"/>
            <w:gridSpan w:val="13"/>
            <w:vAlign w:val="center"/>
            <w:tcPrChange w:id="8793" w:author="Valeria Tapia" w:date="2026-10-01T18:54:00Z">
              <w:tcPr>
                <w:tcW w:w="958" w:type="pct"/>
                <w:gridSpan w:val="26"/>
                <w:vAlign w:val="center"/>
              </w:tcPr>
            </w:tcPrChange>
          </w:tcPr>
          <w:p w14:paraId="7A08F02C" w14:textId="792D57DE" w:rsidR="006D452C" w:rsidRPr="00F073C2" w:rsidDel="00BC22CC" w:rsidRDefault="006D452C" w:rsidP="00AD5760">
            <w:pPr>
              <w:jc w:val="center"/>
              <w:rPr>
                <w:del w:id="8794" w:author="Valeria Tapia" w:date="2026-10-01T18:41:00Z"/>
                <w:rFonts w:cs="Arial"/>
                <w:b/>
                <w:bCs/>
                <w:color w:val="000000"/>
                <w:sz w:val="16"/>
                <w:szCs w:val="16"/>
                <w:lang w:eastAsia="es-BO"/>
              </w:rPr>
            </w:pPr>
            <w:del w:id="8795" w:author="Valeria Tapia" w:date="2026-10-01T18:41:00Z">
              <w:r w:rsidRPr="00F073C2" w:rsidDel="00BC22CC">
                <w:rPr>
                  <w:rFonts w:cs="Arial"/>
                  <w:b/>
                  <w:bCs/>
                  <w:color w:val="000000"/>
                  <w:sz w:val="16"/>
                  <w:szCs w:val="16"/>
                  <w:lang w:eastAsia="es-BO"/>
                </w:rPr>
                <w:delText>ENTIDAD PRIVADA</w:delText>
              </w:r>
            </w:del>
          </w:p>
        </w:tc>
        <w:tc>
          <w:tcPr>
            <w:tcW w:w="1845" w:type="pct"/>
            <w:gridSpan w:val="10"/>
            <w:shd w:val="clear" w:color="auto" w:fill="auto"/>
            <w:noWrap/>
            <w:vAlign w:val="center"/>
            <w:hideMark/>
            <w:tcPrChange w:id="8796" w:author="Valeria Tapia" w:date="2026-10-01T18:54:00Z">
              <w:tcPr>
                <w:tcW w:w="1836" w:type="pct"/>
                <w:gridSpan w:val="18"/>
                <w:shd w:val="clear" w:color="auto" w:fill="auto"/>
                <w:noWrap/>
                <w:vAlign w:val="center"/>
                <w:hideMark/>
              </w:tcPr>
            </w:tcPrChange>
          </w:tcPr>
          <w:p w14:paraId="43F2C1D1" w14:textId="5B90D549" w:rsidR="006D452C" w:rsidRPr="00F073C2" w:rsidDel="00BC22CC" w:rsidRDefault="006D452C" w:rsidP="00AD5760">
            <w:pPr>
              <w:jc w:val="center"/>
              <w:rPr>
                <w:del w:id="8797" w:author="Valeria Tapia" w:date="2026-10-01T18:41:00Z"/>
                <w:rFonts w:cs="Arial"/>
                <w:b/>
                <w:bCs/>
                <w:color w:val="000000"/>
                <w:sz w:val="16"/>
                <w:szCs w:val="16"/>
                <w:lang w:eastAsia="es-BO"/>
              </w:rPr>
            </w:pPr>
            <w:del w:id="8798" w:author="Valeria Tapia" w:date="2026-10-01T18:41:00Z">
              <w:r w:rsidRPr="00F073C2" w:rsidDel="00BC22CC">
                <w:rPr>
                  <w:rFonts w:cs="Arial"/>
                  <w:b/>
                  <w:bCs/>
                  <w:color w:val="000000"/>
                  <w:sz w:val="16"/>
                  <w:szCs w:val="16"/>
                  <w:lang w:eastAsia="es-BO"/>
                </w:rPr>
                <w:delText>ENTIDAD PÚBLICA EXTERNA</w:delText>
              </w:r>
            </w:del>
          </w:p>
        </w:tc>
      </w:tr>
      <w:tr w:rsidR="00BC22CC" w:rsidRPr="00F073C2" w:rsidDel="00BC22CC" w14:paraId="05084D9F" w14:textId="076E1272" w:rsidTr="00471D04">
        <w:tblPrEx>
          <w:tblPrExChange w:id="8799" w:author="Valeria Tapia" w:date="2026-10-01T18:54:00Z">
            <w:tblPrEx>
              <w:tblW w:w="5314" w:type="pct"/>
              <w:tblInd w:w="70" w:type="dxa"/>
            </w:tblPrEx>
          </w:tblPrExChange>
        </w:tblPrEx>
        <w:trPr>
          <w:trHeight w:val="300"/>
          <w:del w:id="8800" w:author="Valeria Tapia" w:date="2026-10-01T18:41:00Z"/>
          <w:trPrChange w:id="8801" w:author="Valeria Tapia" w:date="2026-10-01T18:54:00Z">
            <w:trPr>
              <w:gridBefore w:val="1"/>
              <w:gridAfter w:val="0"/>
              <w:trHeight w:val="300"/>
            </w:trPr>
          </w:trPrChange>
        </w:trPr>
        <w:tc>
          <w:tcPr>
            <w:tcW w:w="1161" w:type="pct"/>
            <w:gridSpan w:val="21"/>
            <w:shd w:val="clear" w:color="auto" w:fill="auto"/>
            <w:noWrap/>
            <w:vAlign w:val="bottom"/>
            <w:hideMark/>
            <w:tcPrChange w:id="8802" w:author="Valeria Tapia" w:date="2026-10-01T18:54:00Z">
              <w:tcPr>
                <w:tcW w:w="1173" w:type="pct"/>
                <w:gridSpan w:val="25"/>
                <w:shd w:val="clear" w:color="auto" w:fill="auto"/>
                <w:noWrap/>
                <w:vAlign w:val="bottom"/>
                <w:hideMark/>
              </w:tcPr>
            </w:tcPrChange>
          </w:tcPr>
          <w:p w14:paraId="1BB3C199" w14:textId="1316920D" w:rsidR="006D452C" w:rsidRPr="00F073C2" w:rsidDel="00BC22CC" w:rsidRDefault="006D452C" w:rsidP="00AD5760">
            <w:pPr>
              <w:rPr>
                <w:del w:id="8803" w:author="Valeria Tapia" w:date="2026-10-01T18:41:00Z"/>
                <w:rFonts w:cs="Arial"/>
                <w:color w:val="000000"/>
                <w:sz w:val="16"/>
                <w:szCs w:val="16"/>
                <w:lang w:eastAsia="es-BO"/>
              </w:rPr>
            </w:pPr>
            <w:del w:id="8804" w:author="Valeria Tapia" w:date="2026-10-01T18:41:00Z">
              <w:r w:rsidRPr="00F073C2" w:rsidDel="00BC22CC">
                <w:rPr>
                  <w:rFonts w:cs="Arial"/>
                  <w:b/>
                  <w:color w:val="000000"/>
                  <w:sz w:val="16"/>
                  <w:szCs w:val="16"/>
                  <w:lang w:eastAsia="es-BO"/>
                </w:rPr>
                <w:delText>REGISTRO DE OPERADORES</w:delText>
              </w:r>
            </w:del>
          </w:p>
        </w:tc>
        <w:tc>
          <w:tcPr>
            <w:tcW w:w="1031" w:type="pct"/>
            <w:gridSpan w:val="20"/>
            <w:shd w:val="clear" w:color="auto" w:fill="auto"/>
            <w:noWrap/>
            <w:vAlign w:val="center"/>
            <w:tcPrChange w:id="8805" w:author="Valeria Tapia" w:date="2026-10-01T18:54:00Z">
              <w:tcPr>
                <w:tcW w:w="1032" w:type="pct"/>
                <w:gridSpan w:val="29"/>
                <w:shd w:val="clear" w:color="auto" w:fill="auto"/>
                <w:noWrap/>
                <w:vAlign w:val="center"/>
              </w:tcPr>
            </w:tcPrChange>
          </w:tcPr>
          <w:p w14:paraId="5A16D715" w14:textId="63EDC70D" w:rsidR="006D452C" w:rsidRPr="00F073C2" w:rsidDel="00BC22CC" w:rsidRDefault="006D452C" w:rsidP="00AD5760">
            <w:pPr>
              <w:rPr>
                <w:del w:id="8806" w:author="Valeria Tapia" w:date="2026-10-01T18:41:00Z"/>
                <w:rFonts w:cs="Arial"/>
                <w:color w:val="000000"/>
                <w:sz w:val="16"/>
                <w:szCs w:val="16"/>
                <w:lang w:eastAsia="es-BO"/>
              </w:rPr>
            </w:pPr>
          </w:p>
        </w:tc>
        <w:tc>
          <w:tcPr>
            <w:tcW w:w="963" w:type="pct"/>
            <w:gridSpan w:val="13"/>
            <w:tcPrChange w:id="8807" w:author="Valeria Tapia" w:date="2026-10-01T18:54:00Z">
              <w:tcPr>
                <w:tcW w:w="958" w:type="pct"/>
                <w:gridSpan w:val="26"/>
              </w:tcPr>
            </w:tcPrChange>
          </w:tcPr>
          <w:p w14:paraId="39462BED" w14:textId="33FA1EC1" w:rsidR="006D452C" w:rsidRPr="00F073C2" w:rsidDel="00BC22CC" w:rsidRDefault="006D452C" w:rsidP="00AD5760">
            <w:pPr>
              <w:rPr>
                <w:del w:id="8808" w:author="Valeria Tapia" w:date="2026-10-01T18:41:00Z"/>
                <w:rFonts w:cs="Arial"/>
                <w:color w:val="000000"/>
                <w:sz w:val="16"/>
                <w:szCs w:val="16"/>
                <w:lang w:eastAsia="es-BO"/>
              </w:rPr>
            </w:pPr>
          </w:p>
        </w:tc>
        <w:tc>
          <w:tcPr>
            <w:tcW w:w="1845" w:type="pct"/>
            <w:gridSpan w:val="10"/>
            <w:shd w:val="clear" w:color="auto" w:fill="auto"/>
            <w:noWrap/>
            <w:vAlign w:val="bottom"/>
            <w:tcPrChange w:id="8809" w:author="Valeria Tapia" w:date="2026-10-01T18:54:00Z">
              <w:tcPr>
                <w:tcW w:w="1836" w:type="pct"/>
                <w:gridSpan w:val="18"/>
                <w:shd w:val="clear" w:color="auto" w:fill="auto"/>
                <w:noWrap/>
                <w:vAlign w:val="bottom"/>
              </w:tcPr>
            </w:tcPrChange>
          </w:tcPr>
          <w:p w14:paraId="54100122" w14:textId="1D7AB492" w:rsidR="006D452C" w:rsidRPr="00F073C2" w:rsidDel="00BC22CC" w:rsidRDefault="006D452C" w:rsidP="00AD5760">
            <w:pPr>
              <w:rPr>
                <w:del w:id="8810" w:author="Valeria Tapia" w:date="2026-10-01T18:41:00Z"/>
                <w:rFonts w:cs="Arial"/>
                <w:color w:val="000000"/>
                <w:sz w:val="16"/>
                <w:szCs w:val="16"/>
                <w:lang w:eastAsia="es-BO"/>
              </w:rPr>
            </w:pPr>
          </w:p>
        </w:tc>
      </w:tr>
      <w:tr w:rsidR="00BC22CC" w:rsidRPr="00F073C2" w:rsidDel="00BC22CC" w14:paraId="741FC454" w14:textId="3ED603A1" w:rsidTr="00471D04">
        <w:tblPrEx>
          <w:tblPrExChange w:id="8811" w:author="Valeria Tapia" w:date="2026-10-01T18:54:00Z">
            <w:tblPrEx>
              <w:tblW w:w="5314" w:type="pct"/>
              <w:tblInd w:w="70" w:type="dxa"/>
            </w:tblPrEx>
          </w:tblPrExChange>
        </w:tblPrEx>
        <w:trPr>
          <w:trHeight w:val="269"/>
          <w:del w:id="8812" w:author="Valeria Tapia" w:date="2026-10-01T18:41:00Z"/>
          <w:trPrChange w:id="8813" w:author="Valeria Tapia" w:date="2026-10-01T18:54:00Z">
            <w:trPr>
              <w:gridBefore w:val="1"/>
              <w:gridAfter w:val="0"/>
              <w:trHeight w:val="269"/>
            </w:trPr>
          </w:trPrChange>
        </w:trPr>
        <w:tc>
          <w:tcPr>
            <w:tcW w:w="1161" w:type="pct"/>
            <w:gridSpan w:val="21"/>
            <w:shd w:val="clear" w:color="auto" w:fill="auto"/>
            <w:noWrap/>
            <w:vAlign w:val="center"/>
            <w:hideMark/>
            <w:tcPrChange w:id="8814" w:author="Valeria Tapia" w:date="2026-10-01T18:54:00Z">
              <w:tcPr>
                <w:tcW w:w="1173" w:type="pct"/>
                <w:gridSpan w:val="25"/>
                <w:shd w:val="clear" w:color="auto" w:fill="auto"/>
                <w:noWrap/>
                <w:vAlign w:val="center"/>
                <w:hideMark/>
              </w:tcPr>
            </w:tcPrChange>
          </w:tcPr>
          <w:p w14:paraId="2A967F31" w14:textId="5F6A9C55" w:rsidR="006D452C" w:rsidRPr="00F073C2" w:rsidDel="00BC22CC" w:rsidRDefault="006D452C" w:rsidP="00AD5760">
            <w:pPr>
              <w:rPr>
                <w:del w:id="8815" w:author="Valeria Tapia" w:date="2026-10-01T18:41:00Z"/>
                <w:rFonts w:cs="Arial"/>
                <w:color w:val="000000"/>
                <w:sz w:val="16"/>
                <w:szCs w:val="16"/>
                <w:lang w:eastAsia="es-BO"/>
              </w:rPr>
            </w:pPr>
            <w:del w:id="8816" w:author="Valeria Tapia" w:date="2026-10-01T18:41:00Z">
              <w:r w:rsidRPr="00F073C2" w:rsidDel="00BC22CC">
                <w:rPr>
                  <w:rFonts w:cs="Arial"/>
                  <w:b/>
                  <w:bCs/>
                  <w:color w:val="000000"/>
                  <w:sz w:val="16"/>
                  <w:szCs w:val="16"/>
                  <w:lang w:eastAsia="es-BO"/>
                </w:rPr>
                <w:delText>AUTORIZACIÓN PREVIA</w:delText>
              </w:r>
            </w:del>
          </w:p>
        </w:tc>
        <w:tc>
          <w:tcPr>
            <w:tcW w:w="1031" w:type="pct"/>
            <w:gridSpan w:val="20"/>
            <w:shd w:val="clear" w:color="auto" w:fill="auto"/>
            <w:noWrap/>
            <w:vAlign w:val="center"/>
            <w:tcPrChange w:id="8817" w:author="Valeria Tapia" w:date="2026-10-01T18:54:00Z">
              <w:tcPr>
                <w:tcW w:w="1032" w:type="pct"/>
                <w:gridSpan w:val="29"/>
                <w:shd w:val="clear" w:color="auto" w:fill="auto"/>
                <w:noWrap/>
                <w:vAlign w:val="center"/>
              </w:tcPr>
            </w:tcPrChange>
          </w:tcPr>
          <w:p w14:paraId="6A9A37A4" w14:textId="17FC6424" w:rsidR="006D452C" w:rsidRPr="00F073C2" w:rsidDel="00BC22CC" w:rsidRDefault="006D452C" w:rsidP="00AD5760">
            <w:pPr>
              <w:rPr>
                <w:del w:id="8818" w:author="Valeria Tapia" w:date="2026-10-01T18:41:00Z"/>
                <w:rFonts w:cs="Arial"/>
                <w:color w:val="000000"/>
                <w:sz w:val="16"/>
                <w:szCs w:val="16"/>
                <w:lang w:eastAsia="es-BO"/>
              </w:rPr>
            </w:pPr>
          </w:p>
        </w:tc>
        <w:tc>
          <w:tcPr>
            <w:tcW w:w="963" w:type="pct"/>
            <w:gridSpan w:val="13"/>
            <w:tcPrChange w:id="8819" w:author="Valeria Tapia" w:date="2026-10-01T18:54:00Z">
              <w:tcPr>
                <w:tcW w:w="958" w:type="pct"/>
                <w:gridSpan w:val="26"/>
              </w:tcPr>
            </w:tcPrChange>
          </w:tcPr>
          <w:p w14:paraId="39557B4D" w14:textId="489A64D6" w:rsidR="006D452C" w:rsidRPr="00F073C2" w:rsidDel="00BC22CC" w:rsidRDefault="006D452C" w:rsidP="00AD5760">
            <w:pPr>
              <w:rPr>
                <w:del w:id="8820" w:author="Valeria Tapia" w:date="2026-10-01T18:41:00Z"/>
                <w:rFonts w:cs="Arial"/>
                <w:color w:val="000000"/>
                <w:sz w:val="16"/>
                <w:szCs w:val="16"/>
                <w:lang w:eastAsia="es-BO"/>
              </w:rPr>
            </w:pPr>
          </w:p>
        </w:tc>
        <w:tc>
          <w:tcPr>
            <w:tcW w:w="1845" w:type="pct"/>
            <w:gridSpan w:val="10"/>
            <w:shd w:val="clear" w:color="auto" w:fill="auto"/>
            <w:noWrap/>
            <w:vAlign w:val="bottom"/>
            <w:tcPrChange w:id="8821" w:author="Valeria Tapia" w:date="2026-10-01T18:54:00Z">
              <w:tcPr>
                <w:tcW w:w="1836" w:type="pct"/>
                <w:gridSpan w:val="18"/>
                <w:shd w:val="clear" w:color="auto" w:fill="auto"/>
                <w:noWrap/>
                <w:vAlign w:val="bottom"/>
              </w:tcPr>
            </w:tcPrChange>
          </w:tcPr>
          <w:p w14:paraId="1F6801F5" w14:textId="661B4294" w:rsidR="006D452C" w:rsidRPr="00F073C2" w:rsidDel="00BC22CC" w:rsidRDefault="006D452C" w:rsidP="00AD5760">
            <w:pPr>
              <w:rPr>
                <w:del w:id="8822" w:author="Valeria Tapia" w:date="2026-10-01T18:41:00Z"/>
                <w:rFonts w:cs="Arial"/>
                <w:color w:val="000000"/>
                <w:sz w:val="16"/>
                <w:szCs w:val="16"/>
                <w:lang w:eastAsia="es-BO"/>
              </w:rPr>
            </w:pPr>
          </w:p>
        </w:tc>
      </w:tr>
      <w:tr w:rsidR="00BC22CC" w:rsidRPr="00F073C2" w:rsidDel="00BC22CC" w14:paraId="288B741B" w14:textId="04BE648E" w:rsidTr="00471D04">
        <w:tblPrEx>
          <w:tblPrExChange w:id="8823" w:author="Valeria Tapia" w:date="2026-10-01T18:54:00Z">
            <w:tblPrEx>
              <w:tblW w:w="5314" w:type="pct"/>
              <w:tblInd w:w="70" w:type="dxa"/>
            </w:tblPrEx>
          </w:tblPrExChange>
        </w:tblPrEx>
        <w:trPr>
          <w:trHeight w:val="273"/>
          <w:del w:id="8824" w:author="Valeria Tapia" w:date="2026-10-01T18:41:00Z"/>
          <w:trPrChange w:id="8825" w:author="Valeria Tapia" w:date="2026-10-01T18:54:00Z">
            <w:trPr>
              <w:gridBefore w:val="1"/>
              <w:gridAfter w:val="0"/>
              <w:trHeight w:val="273"/>
            </w:trPr>
          </w:trPrChange>
        </w:trPr>
        <w:tc>
          <w:tcPr>
            <w:tcW w:w="1161" w:type="pct"/>
            <w:gridSpan w:val="21"/>
            <w:shd w:val="clear" w:color="auto" w:fill="auto"/>
            <w:noWrap/>
            <w:vAlign w:val="center"/>
            <w:tcPrChange w:id="8826" w:author="Valeria Tapia" w:date="2026-10-01T18:54:00Z">
              <w:tcPr>
                <w:tcW w:w="1173" w:type="pct"/>
                <w:gridSpan w:val="25"/>
                <w:shd w:val="clear" w:color="auto" w:fill="auto"/>
                <w:noWrap/>
                <w:vAlign w:val="center"/>
              </w:tcPr>
            </w:tcPrChange>
          </w:tcPr>
          <w:p w14:paraId="01BBD0CB" w14:textId="061D69A0" w:rsidR="006D452C" w:rsidRPr="00F073C2" w:rsidDel="00BC22CC" w:rsidRDefault="006D452C" w:rsidP="00AD5760">
            <w:pPr>
              <w:rPr>
                <w:del w:id="8827" w:author="Valeria Tapia" w:date="2026-10-01T18:41:00Z"/>
                <w:rFonts w:cs="Arial"/>
                <w:color w:val="000000"/>
                <w:sz w:val="16"/>
                <w:szCs w:val="16"/>
                <w:lang w:eastAsia="es-BO"/>
              </w:rPr>
            </w:pPr>
            <w:del w:id="8828" w:author="Valeria Tapia" w:date="2026-10-01T18:41:00Z">
              <w:r w:rsidRPr="00F073C2" w:rsidDel="00BC22CC">
                <w:rPr>
                  <w:rFonts w:cs="Arial"/>
                  <w:b/>
                  <w:bCs/>
                  <w:color w:val="000000"/>
                  <w:sz w:val="16"/>
                  <w:szCs w:val="16"/>
                  <w:lang w:eastAsia="es-BO"/>
                </w:rPr>
                <w:delText>CERTIFICACIÓN</w:delText>
              </w:r>
            </w:del>
          </w:p>
        </w:tc>
        <w:tc>
          <w:tcPr>
            <w:tcW w:w="1031" w:type="pct"/>
            <w:gridSpan w:val="20"/>
            <w:shd w:val="clear" w:color="auto" w:fill="auto"/>
            <w:noWrap/>
            <w:vAlign w:val="center"/>
            <w:tcPrChange w:id="8829" w:author="Valeria Tapia" w:date="2026-10-01T18:54:00Z">
              <w:tcPr>
                <w:tcW w:w="1032" w:type="pct"/>
                <w:gridSpan w:val="29"/>
                <w:shd w:val="clear" w:color="auto" w:fill="auto"/>
                <w:noWrap/>
                <w:vAlign w:val="center"/>
              </w:tcPr>
            </w:tcPrChange>
          </w:tcPr>
          <w:p w14:paraId="1D459C0B" w14:textId="3169D11A" w:rsidR="006D452C" w:rsidRPr="00F073C2" w:rsidDel="00BC22CC" w:rsidRDefault="006D452C" w:rsidP="00AD5760">
            <w:pPr>
              <w:rPr>
                <w:del w:id="8830" w:author="Valeria Tapia" w:date="2026-10-01T18:41:00Z"/>
                <w:rFonts w:cs="Arial"/>
                <w:color w:val="000000"/>
                <w:sz w:val="16"/>
                <w:szCs w:val="16"/>
                <w:lang w:eastAsia="es-BO"/>
              </w:rPr>
            </w:pPr>
          </w:p>
        </w:tc>
        <w:tc>
          <w:tcPr>
            <w:tcW w:w="963" w:type="pct"/>
            <w:gridSpan w:val="13"/>
            <w:tcPrChange w:id="8831" w:author="Valeria Tapia" w:date="2026-10-01T18:54:00Z">
              <w:tcPr>
                <w:tcW w:w="958" w:type="pct"/>
                <w:gridSpan w:val="26"/>
              </w:tcPr>
            </w:tcPrChange>
          </w:tcPr>
          <w:p w14:paraId="1280107E" w14:textId="4387B234" w:rsidR="006D452C" w:rsidRPr="00F073C2" w:rsidDel="00BC22CC" w:rsidRDefault="006D452C" w:rsidP="00AD5760">
            <w:pPr>
              <w:rPr>
                <w:del w:id="8832" w:author="Valeria Tapia" w:date="2026-10-01T18:41:00Z"/>
                <w:rFonts w:cs="Arial"/>
                <w:color w:val="000000"/>
                <w:sz w:val="16"/>
                <w:szCs w:val="16"/>
                <w:lang w:eastAsia="es-BO"/>
              </w:rPr>
            </w:pPr>
          </w:p>
        </w:tc>
        <w:tc>
          <w:tcPr>
            <w:tcW w:w="1845" w:type="pct"/>
            <w:gridSpan w:val="10"/>
            <w:shd w:val="clear" w:color="auto" w:fill="auto"/>
            <w:noWrap/>
            <w:vAlign w:val="bottom"/>
            <w:tcPrChange w:id="8833" w:author="Valeria Tapia" w:date="2026-10-01T18:54:00Z">
              <w:tcPr>
                <w:tcW w:w="1836" w:type="pct"/>
                <w:gridSpan w:val="18"/>
                <w:shd w:val="clear" w:color="auto" w:fill="auto"/>
                <w:noWrap/>
                <w:vAlign w:val="bottom"/>
              </w:tcPr>
            </w:tcPrChange>
          </w:tcPr>
          <w:p w14:paraId="5605689F" w14:textId="47CC53F9" w:rsidR="006D452C" w:rsidRPr="00F073C2" w:rsidDel="00BC22CC" w:rsidRDefault="006D452C" w:rsidP="00AD5760">
            <w:pPr>
              <w:rPr>
                <w:del w:id="8834" w:author="Valeria Tapia" w:date="2026-10-01T18:41:00Z"/>
                <w:rFonts w:cs="Arial"/>
                <w:color w:val="000000"/>
                <w:sz w:val="16"/>
                <w:szCs w:val="16"/>
                <w:lang w:eastAsia="es-BO"/>
              </w:rPr>
            </w:pPr>
          </w:p>
        </w:tc>
      </w:tr>
      <w:tr w:rsidR="00BC22CC" w:rsidRPr="00F073C2" w:rsidDel="00BC22CC" w14:paraId="3183B286" w14:textId="20C7A05D" w:rsidTr="00471D04">
        <w:tblPrEx>
          <w:tblPrExChange w:id="8835" w:author="Valeria Tapia" w:date="2026-10-01T18:54:00Z">
            <w:tblPrEx>
              <w:tblW w:w="5314" w:type="pct"/>
              <w:tblInd w:w="70" w:type="dxa"/>
            </w:tblPrEx>
          </w:tblPrExChange>
        </w:tblPrEx>
        <w:trPr>
          <w:trHeight w:val="281"/>
          <w:del w:id="8836" w:author="Valeria Tapia" w:date="2026-10-01T18:41:00Z"/>
          <w:trPrChange w:id="8837" w:author="Valeria Tapia" w:date="2026-10-01T18:54:00Z">
            <w:trPr>
              <w:gridBefore w:val="1"/>
              <w:gridAfter w:val="0"/>
              <w:trHeight w:val="281"/>
            </w:trPr>
          </w:trPrChange>
        </w:trPr>
        <w:tc>
          <w:tcPr>
            <w:tcW w:w="1161" w:type="pct"/>
            <w:gridSpan w:val="21"/>
            <w:shd w:val="clear" w:color="auto" w:fill="auto"/>
            <w:noWrap/>
            <w:vAlign w:val="center"/>
            <w:tcPrChange w:id="8838" w:author="Valeria Tapia" w:date="2026-10-01T18:54:00Z">
              <w:tcPr>
                <w:tcW w:w="1173" w:type="pct"/>
                <w:gridSpan w:val="25"/>
                <w:shd w:val="clear" w:color="auto" w:fill="auto"/>
                <w:noWrap/>
                <w:vAlign w:val="center"/>
              </w:tcPr>
            </w:tcPrChange>
          </w:tcPr>
          <w:p w14:paraId="08F1E935" w14:textId="69ABCB72" w:rsidR="006D452C" w:rsidRPr="00F073C2" w:rsidDel="00BC22CC" w:rsidRDefault="006D452C" w:rsidP="00AD5760">
            <w:pPr>
              <w:rPr>
                <w:del w:id="8839" w:author="Valeria Tapia" w:date="2026-10-01T18:41:00Z"/>
                <w:rFonts w:cs="Arial"/>
                <w:color w:val="000000"/>
                <w:sz w:val="16"/>
                <w:szCs w:val="16"/>
                <w:lang w:eastAsia="es-BO"/>
              </w:rPr>
            </w:pPr>
            <w:del w:id="8840" w:author="Valeria Tapia" w:date="2026-10-01T18:41:00Z">
              <w:r w:rsidRPr="00F073C2" w:rsidDel="00BC22CC">
                <w:rPr>
                  <w:rFonts w:cs="Arial"/>
                  <w:b/>
                  <w:bCs/>
                  <w:color w:val="000000"/>
                  <w:sz w:val="16"/>
                  <w:szCs w:val="16"/>
                  <w:lang w:eastAsia="es-BO"/>
                </w:rPr>
                <w:delText>OTRO (S) (Especificar)</w:delText>
              </w:r>
            </w:del>
          </w:p>
        </w:tc>
        <w:tc>
          <w:tcPr>
            <w:tcW w:w="1031" w:type="pct"/>
            <w:gridSpan w:val="20"/>
            <w:shd w:val="clear" w:color="auto" w:fill="auto"/>
            <w:noWrap/>
            <w:vAlign w:val="center"/>
            <w:tcPrChange w:id="8841" w:author="Valeria Tapia" w:date="2026-10-01T18:54:00Z">
              <w:tcPr>
                <w:tcW w:w="1032" w:type="pct"/>
                <w:gridSpan w:val="29"/>
                <w:shd w:val="clear" w:color="auto" w:fill="auto"/>
                <w:noWrap/>
                <w:vAlign w:val="center"/>
              </w:tcPr>
            </w:tcPrChange>
          </w:tcPr>
          <w:p w14:paraId="438C4EFA" w14:textId="7EA8B631" w:rsidR="006D452C" w:rsidRPr="00F073C2" w:rsidDel="00BC22CC" w:rsidRDefault="006D452C" w:rsidP="00AD5760">
            <w:pPr>
              <w:rPr>
                <w:del w:id="8842" w:author="Valeria Tapia" w:date="2026-10-01T18:41:00Z"/>
                <w:rFonts w:cs="Arial"/>
                <w:color w:val="000000"/>
                <w:sz w:val="16"/>
                <w:szCs w:val="16"/>
                <w:lang w:eastAsia="es-BO"/>
              </w:rPr>
            </w:pPr>
          </w:p>
        </w:tc>
        <w:tc>
          <w:tcPr>
            <w:tcW w:w="963" w:type="pct"/>
            <w:gridSpan w:val="13"/>
            <w:tcPrChange w:id="8843" w:author="Valeria Tapia" w:date="2026-10-01T18:54:00Z">
              <w:tcPr>
                <w:tcW w:w="958" w:type="pct"/>
                <w:gridSpan w:val="26"/>
              </w:tcPr>
            </w:tcPrChange>
          </w:tcPr>
          <w:p w14:paraId="78BE938D" w14:textId="29627794" w:rsidR="006D452C" w:rsidRPr="00F073C2" w:rsidDel="00BC22CC" w:rsidRDefault="006D452C" w:rsidP="00AD5760">
            <w:pPr>
              <w:rPr>
                <w:del w:id="8844" w:author="Valeria Tapia" w:date="2026-10-01T18:41:00Z"/>
                <w:rFonts w:cs="Arial"/>
                <w:color w:val="000000"/>
                <w:sz w:val="16"/>
                <w:szCs w:val="16"/>
                <w:lang w:eastAsia="es-BO"/>
              </w:rPr>
            </w:pPr>
          </w:p>
        </w:tc>
        <w:tc>
          <w:tcPr>
            <w:tcW w:w="1845" w:type="pct"/>
            <w:gridSpan w:val="10"/>
            <w:shd w:val="clear" w:color="auto" w:fill="auto"/>
            <w:noWrap/>
            <w:vAlign w:val="bottom"/>
            <w:tcPrChange w:id="8845" w:author="Valeria Tapia" w:date="2026-10-01T18:54:00Z">
              <w:tcPr>
                <w:tcW w:w="1836" w:type="pct"/>
                <w:gridSpan w:val="18"/>
                <w:shd w:val="clear" w:color="auto" w:fill="auto"/>
                <w:noWrap/>
                <w:vAlign w:val="bottom"/>
              </w:tcPr>
            </w:tcPrChange>
          </w:tcPr>
          <w:p w14:paraId="422F740B" w14:textId="41923352" w:rsidR="006D452C" w:rsidRPr="00F073C2" w:rsidDel="00BC22CC" w:rsidRDefault="006D452C" w:rsidP="00AD5760">
            <w:pPr>
              <w:rPr>
                <w:del w:id="8846" w:author="Valeria Tapia" w:date="2026-10-01T18:41:00Z"/>
                <w:rFonts w:cs="Arial"/>
                <w:color w:val="000000"/>
                <w:sz w:val="16"/>
                <w:szCs w:val="16"/>
                <w:lang w:eastAsia="es-BO"/>
              </w:rPr>
            </w:pPr>
          </w:p>
        </w:tc>
      </w:tr>
      <w:tr w:rsidR="006D452C" w:rsidRPr="00F073C2" w:rsidDel="00BC22CC" w14:paraId="3EB84078" w14:textId="698A21A9" w:rsidTr="00BC22CC">
        <w:trPr>
          <w:trHeight w:val="218"/>
          <w:del w:id="8847" w:author="Valeria Tapia" w:date="2026-10-01T18:41:00Z"/>
          <w:trPrChange w:id="8848" w:author="Valeria Tapia" w:date="2026-10-01T18:43:00Z">
            <w:trPr>
              <w:gridAfter w:val="0"/>
              <w:trHeight w:val="218"/>
            </w:trPr>
          </w:trPrChange>
        </w:trPr>
        <w:tc>
          <w:tcPr>
            <w:tcW w:w="5000" w:type="pct"/>
            <w:gridSpan w:val="64"/>
            <w:shd w:val="clear" w:color="auto" w:fill="FEF7CA"/>
            <w:tcPrChange w:id="8849" w:author="Valeria Tapia" w:date="2026-10-01T18:43:00Z">
              <w:tcPr>
                <w:tcW w:w="5000" w:type="pct"/>
                <w:gridSpan w:val="98"/>
                <w:shd w:val="clear" w:color="auto" w:fill="FEF7CA"/>
              </w:tcPr>
            </w:tcPrChange>
          </w:tcPr>
          <w:p w14:paraId="24648111" w14:textId="623D6CF7" w:rsidR="006D452C" w:rsidRPr="00F073C2" w:rsidDel="00BC22CC" w:rsidRDefault="006D452C" w:rsidP="00AD5760">
            <w:pPr>
              <w:rPr>
                <w:del w:id="8850" w:author="Valeria Tapia" w:date="2026-10-01T18:41:00Z"/>
                <w:rFonts w:cs="Arial"/>
                <w:b/>
                <w:bCs/>
                <w:color w:val="000000"/>
                <w:sz w:val="16"/>
                <w:szCs w:val="16"/>
                <w:lang w:eastAsia="es-BO"/>
              </w:rPr>
            </w:pPr>
            <w:del w:id="8851" w:author="Valeria Tapia" w:date="2026-10-01T18:41:00Z">
              <w:r w:rsidRPr="00F073C2" w:rsidDel="00BC22CC">
                <w:rPr>
                  <w:rFonts w:cs="Arial"/>
                  <w:b/>
                  <w:bCs/>
                  <w:color w:val="000000"/>
                  <w:sz w:val="16"/>
                  <w:szCs w:val="16"/>
                  <w:lang w:eastAsia="es-BO"/>
                </w:rPr>
                <w:delText xml:space="preserve">5. ¿LOS SISTEMAS INFORMÁTICOS DE LA ENTIDAD ESTÁN DESARROLLADOS SOBRE SOFTWARE LIBRE? </w:delText>
              </w:r>
              <w:r w:rsidRPr="00F073C2" w:rsidDel="00BC22CC">
                <w:rPr>
                  <w:rFonts w:cs="Arial"/>
                  <w:bCs/>
                  <w:color w:val="000000"/>
                  <w:sz w:val="16"/>
                  <w:szCs w:val="16"/>
                  <w:lang w:eastAsia="es-BO"/>
                </w:rPr>
                <w:delText>(marque con una X).</w:delText>
              </w:r>
            </w:del>
          </w:p>
        </w:tc>
      </w:tr>
      <w:tr w:rsidR="00BC22CC" w:rsidRPr="00F073C2" w:rsidDel="00BC22CC" w14:paraId="324C0CE4" w14:textId="3FFD8863" w:rsidTr="00471D04">
        <w:tblPrEx>
          <w:tblPrExChange w:id="8852" w:author="Valeria Tapia" w:date="2026-10-01T18:54:00Z">
            <w:tblPrEx>
              <w:tblW w:w="5314" w:type="pct"/>
              <w:tblInd w:w="70" w:type="dxa"/>
            </w:tblPrEx>
          </w:tblPrExChange>
        </w:tblPrEx>
        <w:trPr>
          <w:trHeight w:val="279"/>
          <w:del w:id="8853" w:author="Valeria Tapia" w:date="2026-10-01T18:41:00Z"/>
          <w:trPrChange w:id="8854" w:author="Valeria Tapia" w:date="2026-10-01T18:54:00Z">
            <w:trPr>
              <w:gridBefore w:val="1"/>
              <w:gridAfter w:val="0"/>
              <w:trHeight w:val="279"/>
            </w:trPr>
          </w:trPrChange>
        </w:trPr>
        <w:tc>
          <w:tcPr>
            <w:tcW w:w="1300" w:type="pct"/>
            <w:gridSpan w:val="25"/>
            <w:tcPrChange w:id="8855" w:author="Valeria Tapia" w:date="2026-10-01T18:54:00Z">
              <w:tcPr>
                <w:tcW w:w="1311" w:type="pct"/>
                <w:gridSpan w:val="34"/>
              </w:tcPr>
            </w:tcPrChange>
          </w:tcPr>
          <w:p w14:paraId="3D8E0686" w14:textId="733A39BE" w:rsidR="006D452C" w:rsidRPr="00F073C2" w:rsidDel="00BC22CC" w:rsidRDefault="006D452C" w:rsidP="00AD5760">
            <w:pPr>
              <w:jc w:val="center"/>
              <w:rPr>
                <w:del w:id="8856" w:author="Valeria Tapia" w:date="2026-10-01T18:41:00Z"/>
                <w:rFonts w:cs="Arial"/>
                <w:b/>
                <w:bCs/>
                <w:color w:val="000000"/>
                <w:sz w:val="16"/>
                <w:szCs w:val="16"/>
                <w:lang w:eastAsia="es-BO"/>
              </w:rPr>
            </w:pPr>
            <w:del w:id="8857" w:author="Valeria Tapia" w:date="2026-10-01T18:41:00Z">
              <w:r w:rsidRPr="00F073C2" w:rsidDel="00BC22CC">
                <w:rPr>
                  <w:rFonts w:cs="Arial"/>
                  <w:b/>
                  <w:bCs/>
                  <w:color w:val="000000"/>
                  <w:sz w:val="16"/>
                  <w:szCs w:val="16"/>
                  <w:lang w:eastAsia="es-BO"/>
                </w:rPr>
                <w:delText>SISTEMA</w:delText>
              </w:r>
            </w:del>
          </w:p>
        </w:tc>
        <w:tc>
          <w:tcPr>
            <w:tcW w:w="500" w:type="pct"/>
            <w:gridSpan w:val="11"/>
            <w:shd w:val="clear" w:color="auto" w:fill="auto"/>
            <w:noWrap/>
            <w:vAlign w:val="bottom"/>
            <w:hideMark/>
            <w:tcPrChange w:id="8858" w:author="Valeria Tapia" w:date="2026-10-01T18:54:00Z">
              <w:tcPr>
                <w:tcW w:w="501" w:type="pct"/>
                <w:gridSpan w:val="15"/>
                <w:shd w:val="clear" w:color="auto" w:fill="auto"/>
                <w:noWrap/>
                <w:vAlign w:val="bottom"/>
                <w:hideMark/>
              </w:tcPr>
            </w:tcPrChange>
          </w:tcPr>
          <w:p w14:paraId="0C9D0EBC" w14:textId="1BC616B3" w:rsidR="006D452C" w:rsidRPr="00F073C2" w:rsidDel="00BC22CC" w:rsidRDefault="006D452C" w:rsidP="00AD5760">
            <w:pPr>
              <w:jc w:val="center"/>
              <w:rPr>
                <w:del w:id="8859" w:author="Valeria Tapia" w:date="2026-10-01T18:41:00Z"/>
                <w:rFonts w:cs="Arial"/>
                <w:b/>
                <w:bCs/>
                <w:color w:val="000000"/>
                <w:sz w:val="16"/>
                <w:szCs w:val="16"/>
                <w:lang w:eastAsia="es-BO"/>
              </w:rPr>
            </w:pPr>
            <w:del w:id="8860" w:author="Valeria Tapia" w:date="2026-10-01T18:41:00Z">
              <w:r w:rsidRPr="00F073C2" w:rsidDel="00BC22CC">
                <w:rPr>
                  <w:rFonts w:cs="Arial"/>
                  <w:b/>
                  <w:bCs/>
                  <w:color w:val="000000"/>
                  <w:sz w:val="16"/>
                  <w:szCs w:val="16"/>
                  <w:lang w:eastAsia="es-BO"/>
                </w:rPr>
                <w:delText>SI</w:delText>
              </w:r>
            </w:del>
          </w:p>
        </w:tc>
        <w:tc>
          <w:tcPr>
            <w:tcW w:w="534" w:type="pct"/>
            <w:gridSpan w:val="6"/>
            <w:shd w:val="clear" w:color="auto" w:fill="auto"/>
            <w:noWrap/>
            <w:vAlign w:val="bottom"/>
            <w:hideMark/>
            <w:tcPrChange w:id="8861" w:author="Valeria Tapia" w:date="2026-10-01T18:54:00Z">
              <w:tcPr>
                <w:tcW w:w="526" w:type="pct"/>
                <w:gridSpan w:val="9"/>
                <w:shd w:val="clear" w:color="auto" w:fill="auto"/>
                <w:noWrap/>
                <w:vAlign w:val="bottom"/>
                <w:hideMark/>
              </w:tcPr>
            </w:tcPrChange>
          </w:tcPr>
          <w:p w14:paraId="004B03CA" w14:textId="517AA89D" w:rsidR="006D452C" w:rsidRPr="00F073C2" w:rsidDel="00BC22CC" w:rsidRDefault="006D452C" w:rsidP="00AD5760">
            <w:pPr>
              <w:jc w:val="center"/>
              <w:rPr>
                <w:del w:id="8862" w:author="Valeria Tapia" w:date="2026-10-01T18:41:00Z"/>
                <w:rFonts w:cs="Arial"/>
                <w:color w:val="000000"/>
                <w:sz w:val="16"/>
                <w:szCs w:val="16"/>
                <w:lang w:eastAsia="es-BO"/>
              </w:rPr>
            </w:pPr>
            <w:del w:id="8863" w:author="Valeria Tapia" w:date="2026-10-01T18:41:00Z">
              <w:r w:rsidRPr="00F073C2" w:rsidDel="00BC22CC">
                <w:rPr>
                  <w:rFonts w:cs="Arial"/>
                  <w:b/>
                  <w:bCs/>
                  <w:color w:val="000000"/>
                  <w:sz w:val="16"/>
                  <w:szCs w:val="16"/>
                  <w:lang w:eastAsia="es-BO"/>
                </w:rPr>
                <w:delText>NO</w:delText>
              </w:r>
            </w:del>
          </w:p>
        </w:tc>
        <w:tc>
          <w:tcPr>
            <w:tcW w:w="2665" w:type="pct"/>
            <w:gridSpan w:val="22"/>
            <w:vMerge w:val="restart"/>
            <w:tcPrChange w:id="8864" w:author="Valeria Tapia" w:date="2026-10-01T18:54:00Z">
              <w:tcPr>
                <w:tcW w:w="2662" w:type="pct"/>
                <w:gridSpan w:val="40"/>
                <w:vMerge w:val="restart"/>
              </w:tcPr>
            </w:tcPrChange>
          </w:tcPr>
          <w:p w14:paraId="58DD066B" w14:textId="69A37CF4" w:rsidR="006D452C" w:rsidRPr="00F073C2" w:rsidDel="00BC22CC" w:rsidRDefault="006D452C" w:rsidP="00AD5760">
            <w:pPr>
              <w:rPr>
                <w:del w:id="8865" w:author="Valeria Tapia" w:date="2026-10-01T18:41:00Z"/>
                <w:rFonts w:cs="Arial"/>
                <w:color w:val="000000"/>
                <w:sz w:val="16"/>
                <w:szCs w:val="16"/>
                <w:lang w:eastAsia="es-BO"/>
              </w:rPr>
            </w:pPr>
            <w:del w:id="8866" w:author="Valeria Tapia" w:date="2026-10-01T18:41:00Z">
              <w:r w:rsidRPr="00F073C2" w:rsidDel="00BC22CC">
                <w:rPr>
                  <w:rFonts w:cs="Arial"/>
                  <w:color w:val="000000"/>
                  <w:sz w:val="16"/>
                  <w:szCs w:val="16"/>
                  <w:lang w:eastAsia="es-BO"/>
                </w:rPr>
                <w:delText> </w:delText>
              </w:r>
            </w:del>
          </w:p>
        </w:tc>
      </w:tr>
      <w:tr w:rsidR="00BC22CC" w:rsidRPr="00F073C2" w:rsidDel="00BC22CC" w14:paraId="6803481D" w14:textId="181A4F63" w:rsidTr="00471D04">
        <w:tblPrEx>
          <w:tblPrExChange w:id="8867" w:author="Valeria Tapia" w:date="2026-10-01T18:54:00Z">
            <w:tblPrEx>
              <w:tblW w:w="5314" w:type="pct"/>
              <w:tblInd w:w="70" w:type="dxa"/>
            </w:tblPrEx>
          </w:tblPrExChange>
        </w:tblPrEx>
        <w:trPr>
          <w:trHeight w:val="300"/>
          <w:del w:id="8868" w:author="Valeria Tapia" w:date="2026-10-01T18:41:00Z"/>
          <w:trPrChange w:id="8869" w:author="Valeria Tapia" w:date="2026-10-01T18:54:00Z">
            <w:trPr>
              <w:gridBefore w:val="1"/>
              <w:gridAfter w:val="0"/>
              <w:trHeight w:val="300"/>
            </w:trPr>
          </w:trPrChange>
        </w:trPr>
        <w:tc>
          <w:tcPr>
            <w:tcW w:w="1300" w:type="pct"/>
            <w:gridSpan w:val="25"/>
            <w:tcPrChange w:id="8870" w:author="Valeria Tapia" w:date="2026-10-01T18:54:00Z">
              <w:tcPr>
                <w:tcW w:w="1311" w:type="pct"/>
                <w:gridSpan w:val="34"/>
              </w:tcPr>
            </w:tcPrChange>
          </w:tcPr>
          <w:p w14:paraId="2A975CC6" w14:textId="7C661F71" w:rsidR="006D452C" w:rsidRPr="00F073C2" w:rsidDel="00BC22CC" w:rsidRDefault="006D452C" w:rsidP="00AD5760">
            <w:pPr>
              <w:rPr>
                <w:del w:id="8871" w:author="Valeria Tapia" w:date="2026-10-01T18:41:00Z"/>
                <w:rFonts w:cs="Arial"/>
                <w:b/>
                <w:color w:val="000000"/>
                <w:sz w:val="16"/>
                <w:szCs w:val="16"/>
                <w:lang w:eastAsia="es-BO"/>
              </w:rPr>
            </w:pPr>
            <w:del w:id="8872" w:author="Valeria Tapia" w:date="2026-10-01T18:41:00Z">
              <w:r w:rsidRPr="00F073C2" w:rsidDel="00BC22CC">
                <w:rPr>
                  <w:rFonts w:cs="Arial"/>
                  <w:b/>
                  <w:color w:val="000000"/>
                  <w:sz w:val="16"/>
                  <w:szCs w:val="16"/>
                  <w:lang w:eastAsia="es-BO"/>
                </w:rPr>
                <w:lastRenderedPageBreak/>
                <w:delText>REGISTRO DE OPERADORES</w:delText>
              </w:r>
            </w:del>
          </w:p>
        </w:tc>
        <w:tc>
          <w:tcPr>
            <w:tcW w:w="500" w:type="pct"/>
            <w:gridSpan w:val="11"/>
            <w:shd w:val="clear" w:color="auto" w:fill="auto"/>
            <w:noWrap/>
            <w:vAlign w:val="bottom"/>
            <w:hideMark/>
            <w:tcPrChange w:id="8873" w:author="Valeria Tapia" w:date="2026-10-01T18:54:00Z">
              <w:tcPr>
                <w:tcW w:w="501" w:type="pct"/>
                <w:gridSpan w:val="15"/>
                <w:shd w:val="clear" w:color="auto" w:fill="auto"/>
                <w:noWrap/>
                <w:vAlign w:val="bottom"/>
                <w:hideMark/>
              </w:tcPr>
            </w:tcPrChange>
          </w:tcPr>
          <w:p w14:paraId="0BCED885" w14:textId="74D13E50" w:rsidR="006D452C" w:rsidRPr="00F073C2" w:rsidDel="00BC22CC" w:rsidRDefault="006D452C" w:rsidP="00AD5760">
            <w:pPr>
              <w:jc w:val="center"/>
              <w:rPr>
                <w:del w:id="8874" w:author="Valeria Tapia" w:date="2026-10-01T18:41:00Z"/>
                <w:rFonts w:cs="Arial"/>
                <w:color w:val="000000"/>
                <w:sz w:val="16"/>
                <w:szCs w:val="16"/>
                <w:lang w:eastAsia="es-BO"/>
              </w:rPr>
            </w:pPr>
            <w:del w:id="8875" w:author="Valeria Tapia" w:date="2026-10-01T18:41:00Z">
              <w:r w:rsidRPr="00F073C2" w:rsidDel="00BC22CC">
                <w:rPr>
                  <w:rFonts w:cs="Arial"/>
                  <w:color w:val="000000"/>
                  <w:sz w:val="16"/>
                  <w:szCs w:val="16"/>
                  <w:lang w:eastAsia="es-BO"/>
                </w:rPr>
                <w:delText> </w:delText>
              </w:r>
            </w:del>
          </w:p>
        </w:tc>
        <w:tc>
          <w:tcPr>
            <w:tcW w:w="534" w:type="pct"/>
            <w:gridSpan w:val="6"/>
            <w:shd w:val="clear" w:color="auto" w:fill="auto"/>
            <w:noWrap/>
            <w:vAlign w:val="bottom"/>
            <w:hideMark/>
            <w:tcPrChange w:id="8876" w:author="Valeria Tapia" w:date="2026-10-01T18:54:00Z">
              <w:tcPr>
                <w:tcW w:w="526" w:type="pct"/>
                <w:gridSpan w:val="9"/>
                <w:shd w:val="clear" w:color="auto" w:fill="auto"/>
                <w:noWrap/>
                <w:vAlign w:val="bottom"/>
                <w:hideMark/>
              </w:tcPr>
            </w:tcPrChange>
          </w:tcPr>
          <w:p w14:paraId="19552FD3" w14:textId="1A508477" w:rsidR="006D452C" w:rsidRPr="00F073C2" w:rsidDel="00BC22CC" w:rsidRDefault="006D452C" w:rsidP="00AD5760">
            <w:pPr>
              <w:rPr>
                <w:del w:id="8877" w:author="Valeria Tapia" w:date="2026-10-01T18:41:00Z"/>
                <w:rFonts w:cs="Arial"/>
                <w:color w:val="000000"/>
                <w:sz w:val="16"/>
                <w:szCs w:val="16"/>
                <w:lang w:eastAsia="es-BO"/>
              </w:rPr>
            </w:pPr>
          </w:p>
        </w:tc>
        <w:tc>
          <w:tcPr>
            <w:tcW w:w="2665" w:type="pct"/>
            <w:gridSpan w:val="22"/>
            <w:vMerge/>
            <w:tcPrChange w:id="8878" w:author="Valeria Tapia" w:date="2026-10-01T18:54:00Z">
              <w:tcPr>
                <w:tcW w:w="2662" w:type="pct"/>
                <w:gridSpan w:val="40"/>
                <w:vMerge/>
              </w:tcPr>
            </w:tcPrChange>
          </w:tcPr>
          <w:p w14:paraId="74186C65" w14:textId="1DF69762" w:rsidR="006D452C" w:rsidRPr="00F073C2" w:rsidDel="00BC22CC" w:rsidRDefault="006D452C" w:rsidP="00AD5760">
            <w:pPr>
              <w:rPr>
                <w:del w:id="8879" w:author="Valeria Tapia" w:date="2026-10-01T18:41:00Z"/>
                <w:rFonts w:cs="Arial"/>
                <w:color w:val="000000"/>
                <w:sz w:val="16"/>
                <w:szCs w:val="16"/>
                <w:lang w:eastAsia="es-BO"/>
              </w:rPr>
            </w:pPr>
          </w:p>
        </w:tc>
      </w:tr>
      <w:tr w:rsidR="00BC22CC" w:rsidRPr="00F073C2" w:rsidDel="00BC22CC" w14:paraId="54025ED2" w14:textId="18F0BBE2" w:rsidTr="00471D04">
        <w:tblPrEx>
          <w:tblPrExChange w:id="8880" w:author="Valeria Tapia" w:date="2026-10-01T18:54:00Z">
            <w:tblPrEx>
              <w:tblW w:w="5314" w:type="pct"/>
              <w:tblInd w:w="70" w:type="dxa"/>
            </w:tblPrEx>
          </w:tblPrExChange>
        </w:tblPrEx>
        <w:trPr>
          <w:trHeight w:val="300"/>
          <w:del w:id="8881" w:author="Valeria Tapia" w:date="2026-10-01T18:41:00Z"/>
          <w:trPrChange w:id="8882" w:author="Valeria Tapia" w:date="2026-10-01T18:54:00Z">
            <w:trPr>
              <w:gridBefore w:val="1"/>
              <w:gridAfter w:val="0"/>
              <w:trHeight w:val="300"/>
            </w:trPr>
          </w:trPrChange>
        </w:trPr>
        <w:tc>
          <w:tcPr>
            <w:tcW w:w="1300" w:type="pct"/>
            <w:gridSpan w:val="25"/>
            <w:tcPrChange w:id="8883" w:author="Valeria Tapia" w:date="2026-10-01T18:54:00Z">
              <w:tcPr>
                <w:tcW w:w="1311" w:type="pct"/>
                <w:gridSpan w:val="34"/>
              </w:tcPr>
            </w:tcPrChange>
          </w:tcPr>
          <w:p w14:paraId="60F27040" w14:textId="58B99B52" w:rsidR="006D452C" w:rsidRPr="00F073C2" w:rsidDel="00BC22CC" w:rsidRDefault="006D452C" w:rsidP="00AD5760">
            <w:pPr>
              <w:rPr>
                <w:del w:id="8884" w:author="Valeria Tapia" w:date="2026-10-01T18:41:00Z"/>
                <w:rFonts w:cs="Arial"/>
                <w:b/>
                <w:i/>
                <w:iCs/>
                <w:color w:val="000000"/>
                <w:sz w:val="16"/>
                <w:szCs w:val="16"/>
                <w:lang w:eastAsia="es-BO"/>
              </w:rPr>
            </w:pPr>
            <w:del w:id="8885" w:author="Valeria Tapia" w:date="2026-10-01T18:41:00Z">
              <w:r w:rsidRPr="00F073C2" w:rsidDel="00BC22CC">
                <w:rPr>
                  <w:rFonts w:cs="Arial"/>
                  <w:b/>
                  <w:bCs/>
                  <w:color w:val="000000"/>
                  <w:sz w:val="16"/>
                  <w:szCs w:val="16"/>
                  <w:lang w:eastAsia="es-BO"/>
                </w:rPr>
                <w:lastRenderedPageBreak/>
                <w:delText>AUTORIZACIÓN PREVIA</w:delText>
              </w:r>
            </w:del>
          </w:p>
        </w:tc>
        <w:tc>
          <w:tcPr>
            <w:tcW w:w="500" w:type="pct"/>
            <w:gridSpan w:val="11"/>
            <w:shd w:val="clear" w:color="auto" w:fill="auto"/>
            <w:noWrap/>
            <w:vAlign w:val="bottom"/>
            <w:hideMark/>
            <w:tcPrChange w:id="8886" w:author="Valeria Tapia" w:date="2026-10-01T18:54:00Z">
              <w:tcPr>
                <w:tcW w:w="501" w:type="pct"/>
                <w:gridSpan w:val="15"/>
                <w:shd w:val="clear" w:color="auto" w:fill="auto"/>
                <w:noWrap/>
                <w:vAlign w:val="bottom"/>
                <w:hideMark/>
              </w:tcPr>
            </w:tcPrChange>
          </w:tcPr>
          <w:p w14:paraId="4FC940C8" w14:textId="638870D4" w:rsidR="006D452C" w:rsidRPr="00F073C2" w:rsidDel="00BC22CC" w:rsidRDefault="006D452C" w:rsidP="00AD5760">
            <w:pPr>
              <w:jc w:val="center"/>
              <w:rPr>
                <w:del w:id="8887" w:author="Valeria Tapia" w:date="2026-10-01T18:41:00Z"/>
                <w:rFonts w:cs="Arial"/>
                <w:color w:val="000000"/>
                <w:sz w:val="16"/>
                <w:szCs w:val="16"/>
                <w:lang w:eastAsia="es-BO"/>
              </w:rPr>
            </w:pPr>
            <w:del w:id="8888" w:author="Valeria Tapia" w:date="2026-10-01T18:41:00Z">
              <w:r w:rsidRPr="00F073C2" w:rsidDel="00BC22CC">
                <w:rPr>
                  <w:rFonts w:cs="Arial"/>
                  <w:color w:val="000000"/>
                  <w:sz w:val="16"/>
                  <w:szCs w:val="16"/>
                  <w:lang w:eastAsia="es-BO"/>
                </w:rPr>
                <w:delText> </w:delText>
              </w:r>
            </w:del>
          </w:p>
        </w:tc>
        <w:tc>
          <w:tcPr>
            <w:tcW w:w="534" w:type="pct"/>
            <w:gridSpan w:val="6"/>
            <w:shd w:val="clear" w:color="auto" w:fill="auto"/>
            <w:noWrap/>
            <w:vAlign w:val="bottom"/>
            <w:hideMark/>
            <w:tcPrChange w:id="8889" w:author="Valeria Tapia" w:date="2026-10-01T18:54:00Z">
              <w:tcPr>
                <w:tcW w:w="526" w:type="pct"/>
                <w:gridSpan w:val="9"/>
                <w:shd w:val="clear" w:color="auto" w:fill="auto"/>
                <w:noWrap/>
                <w:vAlign w:val="bottom"/>
                <w:hideMark/>
              </w:tcPr>
            </w:tcPrChange>
          </w:tcPr>
          <w:p w14:paraId="76C72A52" w14:textId="045D5F45" w:rsidR="006D452C" w:rsidRPr="00F073C2" w:rsidDel="00BC22CC" w:rsidRDefault="006D452C" w:rsidP="00AD5760">
            <w:pPr>
              <w:rPr>
                <w:del w:id="8890" w:author="Valeria Tapia" w:date="2026-10-01T18:41:00Z"/>
                <w:rFonts w:cs="Arial"/>
                <w:color w:val="000000"/>
                <w:sz w:val="16"/>
                <w:szCs w:val="16"/>
                <w:lang w:eastAsia="es-BO"/>
              </w:rPr>
            </w:pPr>
          </w:p>
        </w:tc>
        <w:tc>
          <w:tcPr>
            <w:tcW w:w="2665" w:type="pct"/>
            <w:gridSpan w:val="22"/>
            <w:vMerge/>
            <w:tcPrChange w:id="8891" w:author="Valeria Tapia" w:date="2026-10-01T18:54:00Z">
              <w:tcPr>
                <w:tcW w:w="2662" w:type="pct"/>
                <w:gridSpan w:val="40"/>
                <w:vMerge/>
              </w:tcPr>
            </w:tcPrChange>
          </w:tcPr>
          <w:p w14:paraId="51AF7AAF" w14:textId="0D1C7CE9" w:rsidR="006D452C" w:rsidRPr="00F073C2" w:rsidDel="00BC22CC" w:rsidRDefault="006D452C" w:rsidP="00AD5760">
            <w:pPr>
              <w:rPr>
                <w:del w:id="8892" w:author="Valeria Tapia" w:date="2026-10-01T18:41:00Z"/>
                <w:rFonts w:cs="Arial"/>
                <w:color w:val="000000"/>
                <w:sz w:val="16"/>
                <w:szCs w:val="16"/>
                <w:lang w:eastAsia="es-BO"/>
              </w:rPr>
            </w:pPr>
          </w:p>
        </w:tc>
      </w:tr>
      <w:tr w:rsidR="006D452C" w:rsidRPr="00F073C2" w:rsidDel="00BC22CC" w14:paraId="7199BBF8" w14:textId="77A510DF" w:rsidTr="00BC22CC">
        <w:trPr>
          <w:trHeight w:val="155"/>
          <w:del w:id="8893" w:author="Valeria Tapia" w:date="2026-10-01T18:41:00Z"/>
          <w:trPrChange w:id="8894" w:author="Valeria Tapia" w:date="2026-10-01T18:43:00Z">
            <w:trPr>
              <w:gridAfter w:val="0"/>
              <w:trHeight w:val="155"/>
            </w:trPr>
          </w:trPrChange>
        </w:trPr>
        <w:tc>
          <w:tcPr>
            <w:tcW w:w="5000" w:type="pct"/>
            <w:gridSpan w:val="64"/>
            <w:shd w:val="clear" w:color="auto" w:fill="FEF7CA"/>
            <w:tcPrChange w:id="8895" w:author="Valeria Tapia" w:date="2026-10-01T18:43:00Z">
              <w:tcPr>
                <w:tcW w:w="5000" w:type="pct"/>
                <w:gridSpan w:val="98"/>
                <w:shd w:val="clear" w:color="auto" w:fill="FEF7CA"/>
              </w:tcPr>
            </w:tcPrChange>
          </w:tcPr>
          <w:p w14:paraId="34992128" w14:textId="456CBD40" w:rsidR="006D452C" w:rsidRPr="00F073C2" w:rsidDel="00BC22CC" w:rsidRDefault="006D452C" w:rsidP="00AD5760">
            <w:pPr>
              <w:rPr>
                <w:del w:id="8896" w:author="Valeria Tapia" w:date="2026-10-01T18:41:00Z"/>
                <w:rFonts w:cs="Arial"/>
                <w:b/>
                <w:bCs/>
                <w:color w:val="000000"/>
                <w:sz w:val="16"/>
                <w:szCs w:val="16"/>
                <w:lang w:eastAsia="es-BO"/>
              </w:rPr>
            </w:pPr>
            <w:del w:id="8897" w:author="Valeria Tapia" w:date="2026-10-01T18:41:00Z">
              <w:r w:rsidRPr="00F073C2" w:rsidDel="00BC22CC">
                <w:rPr>
                  <w:rFonts w:cs="Arial"/>
                  <w:b/>
                  <w:bCs/>
                  <w:color w:val="000000"/>
                  <w:sz w:val="16"/>
                  <w:szCs w:val="16"/>
                  <w:lang w:eastAsia="es-BO"/>
                </w:rPr>
                <w:delText xml:space="preserve">7. ¿LA ENTIDAD CUENTA CON PERSONAL PROPIO EN EL ÁREA DE DESARROLLO DE SISTEMAS? </w:delText>
              </w:r>
              <w:r w:rsidRPr="00F073C2" w:rsidDel="00BC22CC">
                <w:rPr>
                  <w:rFonts w:cs="Arial"/>
                  <w:bCs/>
                  <w:color w:val="000000"/>
                  <w:sz w:val="16"/>
                  <w:szCs w:val="16"/>
                  <w:lang w:eastAsia="es-BO"/>
                </w:rPr>
                <w:delText>(marque con una X).</w:delText>
              </w:r>
            </w:del>
          </w:p>
        </w:tc>
      </w:tr>
      <w:tr w:rsidR="00BC22CC" w:rsidRPr="00F073C2" w:rsidDel="00BC22CC" w14:paraId="4AEBF8DF" w14:textId="45C0C8DD" w:rsidTr="00471D04">
        <w:tblPrEx>
          <w:tblPrExChange w:id="8898" w:author="Valeria Tapia" w:date="2026-10-01T18:54:00Z">
            <w:tblPrEx>
              <w:tblW w:w="5315" w:type="pct"/>
              <w:tblInd w:w="70" w:type="dxa"/>
            </w:tblPrEx>
          </w:tblPrExChange>
        </w:tblPrEx>
        <w:trPr>
          <w:trHeight w:val="300"/>
          <w:del w:id="8899" w:author="Valeria Tapia" w:date="2026-10-01T18:41:00Z"/>
          <w:trPrChange w:id="8900" w:author="Valeria Tapia" w:date="2026-10-01T18:54:00Z">
            <w:trPr>
              <w:gridBefore w:val="1"/>
              <w:trHeight w:val="300"/>
            </w:trPr>
          </w:trPrChange>
        </w:trPr>
        <w:tc>
          <w:tcPr>
            <w:tcW w:w="171" w:type="pct"/>
            <w:gridSpan w:val="3"/>
            <w:vAlign w:val="center"/>
            <w:tcPrChange w:id="8901" w:author="Valeria Tapia" w:date="2026-10-01T18:54:00Z">
              <w:tcPr>
                <w:tcW w:w="177" w:type="pct"/>
                <w:gridSpan w:val="3"/>
                <w:vAlign w:val="center"/>
              </w:tcPr>
            </w:tcPrChange>
          </w:tcPr>
          <w:p w14:paraId="31CCFB07" w14:textId="128525F0" w:rsidR="006D452C" w:rsidRPr="00F073C2" w:rsidDel="00BC22CC" w:rsidRDefault="006D452C" w:rsidP="00AD5760">
            <w:pPr>
              <w:jc w:val="center"/>
              <w:rPr>
                <w:del w:id="8902" w:author="Valeria Tapia" w:date="2026-10-01T18:41:00Z"/>
                <w:rFonts w:cs="Arial"/>
                <w:color w:val="000000"/>
                <w:sz w:val="16"/>
                <w:szCs w:val="16"/>
                <w:lang w:eastAsia="es-BO"/>
              </w:rPr>
            </w:pPr>
            <w:del w:id="8903" w:author="Valeria Tapia" w:date="2026-10-01T18:41:00Z">
              <w:r w:rsidRPr="00F073C2" w:rsidDel="00BC22CC">
                <w:rPr>
                  <w:rFonts w:cs="Arial"/>
                  <w:color w:val="000000"/>
                  <w:sz w:val="16"/>
                  <w:szCs w:val="16"/>
                  <w:lang w:eastAsia="es-BO"/>
                </w:rPr>
                <w:delText>SI</w:delText>
              </w:r>
            </w:del>
          </w:p>
        </w:tc>
        <w:tc>
          <w:tcPr>
            <w:tcW w:w="2163" w:type="pct"/>
            <w:gridSpan w:val="39"/>
            <w:shd w:val="clear" w:color="auto" w:fill="auto"/>
            <w:noWrap/>
            <w:vAlign w:val="center"/>
            <w:hideMark/>
            <w:tcPrChange w:id="8904" w:author="Valeria Tapia" w:date="2026-10-01T18:54:00Z">
              <w:tcPr>
                <w:tcW w:w="2162" w:type="pct"/>
                <w:gridSpan w:val="54"/>
                <w:shd w:val="clear" w:color="auto" w:fill="auto"/>
                <w:noWrap/>
                <w:vAlign w:val="center"/>
                <w:hideMark/>
              </w:tcPr>
            </w:tcPrChange>
          </w:tcPr>
          <w:p w14:paraId="1FC6FE9B" w14:textId="190D2375" w:rsidR="006D452C" w:rsidRPr="00F073C2" w:rsidDel="00BC22CC" w:rsidRDefault="006D452C" w:rsidP="00AD5760">
            <w:pPr>
              <w:jc w:val="center"/>
              <w:rPr>
                <w:del w:id="8905" w:author="Valeria Tapia" w:date="2026-10-01T18:41:00Z"/>
                <w:rFonts w:cs="Arial"/>
                <w:color w:val="000000"/>
                <w:sz w:val="16"/>
                <w:szCs w:val="16"/>
                <w:lang w:eastAsia="es-BO"/>
              </w:rPr>
            </w:pPr>
          </w:p>
        </w:tc>
        <w:tc>
          <w:tcPr>
            <w:tcW w:w="394" w:type="pct"/>
            <w:gridSpan w:val="5"/>
            <w:shd w:val="clear" w:color="auto" w:fill="auto"/>
            <w:noWrap/>
            <w:vAlign w:val="center"/>
            <w:hideMark/>
            <w:tcPrChange w:id="8906" w:author="Valeria Tapia" w:date="2026-10-01T18:54:00Z">
              <w:tcPr>
                <w:tcW w:w="394" w:type="pct"/>
                <w:gridSpan w:val="13"/>
                <w:shd w:val="clear" w:color="auto" w:fill="auto"/>
                <w:noWrap/>
                <w:vAlign w:val="center"/>
                <w:hideMark/>
              </w:tcPr>
            </w:tcPrChange>
          </w:tcPr>
          <w:p w14:paraId="30224997" w14:textId="70FCCBFA" w:rsidR="006D452C" w:rsidRPr="00F073C2" w:rsidDel="00BC22CC" w:rsidRDefault="006D452C" w:rsidP="00AD5760">
            <w:pPr>
              <w:jc w:val="center"/>
              <w:rPr>
                <w:del w:id="8907" w:author="Valeria Tapia" w:date="2026-10-01T18:41:00Z"/>
                <w:rFonts w:cs="Arial"/>
                <w:b/>
                <w:bCs/>
                <w:color w:val="000000"/>
                <w:sz w:val="16"/>
                <w:szCs w:val="16"/>
                <w:lang w:eastAsia="es-BO"/>
              </w:rPr>
            </w:pPr>
            <w:del w:id="8908" w:author="Valeria Tapia" w:date="2026-10-01T18:41:00Z">
              <w:r w:rsidRPr="00F073C2" w:rsidDel="00BC22CC">
                <w:rPr>
                  <w:rFonts w:cs="Arial"/>
                  <w:color w:val="000000"/>
                  <w:sz w:val="16"/>
                  <w:szCs w:val="16"/>
                  <w:lang w:eastAsia="es-BO"/>
                </w:rPr>
                <w:delText>NO</w:delText>
              </w:r>
            </w:del>
          </w:p>
        </w:tc>
        <w:tc>
          <w:tcPr>
            <w:tcW w:w="2271" w:type="pct"/>
            <w:gridSpan w:val="17"/>
            <w:shd w:val="clear" w:color="auto" w:fill="auto"/>
            <w:noWrap/>
            <w:vAlign w:val="bottom"/>
            <w:hideMark/>
            <w:tcPrChange w:id="8909" w:author="Valeria Tapia" w:date="2026-10-01T18:54:00Z">
              <w:tcPr>
                <w:tcW w:w="2267" w:type="pct"/>
                <w:gridSpan w:val="29"/>
                <w:shd w:val="clear" w:color="auto" w:fill="auto"/>
                <w:noWrap/>
                <w:vAlign w:val="bottom"/>
                <w:hideMark/>
              </w:tcPr>
            </w:tcPrChange>
          </w:tcPr>
          <w:p w14:paraId="2E6DF20F" w14:textId="2D2A2B02" w:rsidR="006D452C" w:rsidRPr="00F073C2" w:rsidDel="00BC22CC" w:rsidRDefault="006D452C" w:rsidP="00AD5760">
            <w:pPr>
              <w:rPr>
                <w:del w:id="8910" w:author="Valeria Tapia" w:date="2026-10-01T18:41:00Z"/>
                <w:rFonts w:cs="Arial"/>
                <w:b/>
                <w:bCs/>
                <w:color w:val="000000"/>
                <w:sz w:val="16"/>
                <w:szCs w:val="16"/>
                <w:lang w:eastAsia="es-BO"/>
              </w:rPr>
            </w:pPr>
          </w:p>
        </w:tc>
      </w:tr>
      <w:tr w:rsidR="00BC22CC" w:rsidRPr="00F073C2" w:rsidDel="00BC22CC" w14:paraId="2540D3E6" w14:textId="0A9243CD" w:rsidTr="00471D04">
        <w:tblPrEx>
          <w:tblPrExChange w:id="8911" w:author="Valeria Tapia" w:date="2026-10-01T18:54:00Z">
            <w:tblPrEx>
              <w:tblW w:w="5315" w:type="pct"/>
              <w:tblInd w:w="70" w:type="dxa"/>
            </w:tblPrEx>
          </w:tblPrExChange>
        </w:tblPrEx>
        <w:trPr>
          <w:trHeight w:val="300"/>
          <w:del w:id="8912" w:author="Valeria Tapia" w:date="2026-10-01T18:41:00Z"/>
          <w:trPrChange w:id="8913" w:author="Valeria Tapia" w:date="2026-10-01T18:54:00Z">
            <w:trPr>
              <w:gridBefore w:val="1"/>
              <w:trHeight w:val="300"/>
            </w:trPr>
          </w:trPrChange>
        </w:trPr>
        <w:tc>
          <w:tcPr>
            <w:tcW w:w="171" w:type="pct"/>
            <w:gridSpan w:val="3"/>
            <w:vAlign w:val="center"/>
            <w:tcPrChange w:id="8914" w:author="Valeria Tapia" w:date="2026-10-01T18:54:00Z">
              <w:tcPr>
                <w:tcW w:w="177" w:type="pct"/>
                <w:gridSpan w:val="3"/>
                <w:vAlign w:val="center"/>
              </w:tcPr>
            </w:tcPrChange>
          </w:tcPr>
          <w:p w14:paraId="59B77188" w14:textId="0FE697A9" w:rsidR="006D452C" w:rsidRPr="00F073C2" w:rsidDel="00BC22CC" w:rsidRDefault="006D452C" w:rsidP="00AD5760">
            <w:pPr>
              <w:jc w:val="center"/>
              <w:rPr>
                <w:del w:id="8915" w:author="Valeria Tapia" w:date="2026-10-01T18:41:00Z"/>
                <w:rFonts w:cs="Arial"/>
                <w:color w:val="000000"/>
                <w:sz w:val="16"/>
                <w:szCs w:val="16"/>
                <w:lang w:eastAsia="es-BO"/>
              </w:rPr>
            </w:pPr>
          </w:p>
        </w:tc>
        <w:tc>
          <w:tcPr>
            <w:tcW w:w="2163" w:type="pct"/>
            <w:gridSpan w:val="39"/>
            <w:shd w:val="clear" w:color="auto" w:fill="auto"/>
            <w:noWrap/>
            <w:vAlign w:val="center"/>
            <w:tcPrChange w:id="8916" w:author="Valeria Tapia" w:date="2026-10-01T18:54:00Z">
              <w:tcPr>
                <w:tcW w:w="2162" w:type="pct"/>
                <w:gridSpan w:val="54"/>
                <w:shd w:val="clear" w:color="auto" w:fill="auto"/>
                <w:noWrap/>
                <w:vAlign w:val="center"/>
              </w:tcPr>
            </w:tcPrChange>
          </w:tcPr>
          <w:p w14:paraId="6D8B452C" w14:textId="79A1A620" w:rsidR="006D452C" w:rsidRPr="00F073C2" w:rsidDel="00BC22CC" w:rsidRDefault="006D452C" w:rsidP="00AD5760">
            <w:pPr>
              <w:rPr>
                <w:del w:id="8917" w:author="Valeria Tapia" w:date="2026-10-01T18:41:00Z"/>
                <w:rFonts w:cs="Arial"/>
                <w:color w:val="000000"/>
                <w:sz w:val="16"/>
                <w:szCs w:val="16"/>
                <w:lang w:eastAsia="es-BO"/>
              </w:rPr>
            </w:pPr>
            <w:del w:id="8918" w:author="Valeria Tapia" w:date="2026-10-01T18:41:00Z">
              <w:r w:rsidRPr="00F073C2" w:rsidDel="00BC22CC">
                <w:rPr>
                  <w:rFonts w:cs="Arial"/>
                  <w:i/>
                  <w:iCs/>
                  <w:color w:val="000000"/>
                  <w:sz w:val="16"/>
                  <w:szCs w:val="16"/>
                  <w:lang w:eastAsia="es-BO"/>
                </w:rPr>
                <w:delText>SI LA RESPUESTA ES "SI"  CONTIN</w:delText>
              </w:r>
              <w:r w:rsidDel="00BC22CC">
                <w:rPr>
                  <w:rFonts w:cs="Arial"/>
                  <w:i/>
                  <w:iCs/>
                  <w:color w:val="000000"/>
                  <w:sz w:val="16"/>
                  <w:szCs w:val="16"/>
                  <w:lang w:eastAsia="es-BO"/>
                </w:rPr>
                <w:delText>Ú</w:delText>
              </w:r>
              <w:r w:rsidRPr="00F073C2" w:rsidDel="00BC22CC">
                <w:rPr>
                  <w:rFonts w:cs="Arial"/>
                  <w:i/>
                  <w:iCs/>
                  <w:color w:val="000000"/>
                  <w:sz w:val="16"/>
                  <w:szCs w:val="16"/>
                  <w:lang w:eastAsia="es-BO"/>
                </w:rPr>
                <w:delText>E CON  LA PREGUNTA 8.  SI LA RESPUESTA ES "</w:delText>
              </w:r>
              <w:r w:rsidRPr="00F073C2" w:rsidDel="00BC22CC">
                <w:rPr>
                  <w:rFonts w:cs="Arial"/>
                  <w:b/>
                  <w:i/>
                  <w:iCs/>
                  <w:color w:val="000000"/>
                  <w:sz w:val="16"/>
                  <w:szCs w:val="16"/>
                  <w:lang w:eastAsia="es-BO"/>
                </w:rPr>
                <w:delText>NO</w:delText>
              </w:r>
              <w:r w:rsidRPr="00F073C2" w:rsidDel="00BC22CC">
                <w:rPr>
                  <w:rFonts w:cs="Arial"/>
                  <w:i/>
                  <w:iCs/>
                  <w:color w:val="000000"/>
                  <w:sz w:val="16"/>
                  <w:szCs w:val="16"/>
                  <w:lang w:eastAsia="es-BO"/>
                </w:rPr>
                <w:delText>",  ESPECIFIQUE LA ENTIDAD DEPENDIENTE:</w:delText>
              </w:r>
            </w:del>
          </w:p>
        </w:tc>
        <w:tc>
          <w:tcPr>
            <w:tcW w:w="2665" w:type="pct"/>
            <w:gridSpan w:val="22"/>
            <w:shd w:val="clear" w:color="auto" w:fill="auto"/>
            <w:noWrap/>
            <w:vAlign w:val="center"/>
            <w:tcPrChange w:id="8919" w:author="Valeria Tapia" w:date="2026-10-01T18:54:00Z">
              <w:tcPr>
                <w:tcW w:w="2661" w:type="pct"/>
                <w:gridSpan w:val="42"/>
                <w:shd w:val="clear" w:color="auto" w:fill="auto"/>
                <w:noWrap/>
                <w:vAlign w:val="center"/>
              </w:tcPr>
            </w:tcPrChange>
          </w:tcPr>
          <w:p w14:paraId="12E98FDD" w14:textId="47EDD85D" w:rsidR="006D452C" w:rsidRPr="00F073C2" w:rsidDel="00BC22CC" w:rsidRDefault="006D452C" w:rsidP="00AD5760">
            <w:pPr>
              <w:rPr>
                <w:del w:id="8920" w:author="Valeria Tapia" w:date="2026-10-01T18:41:00Z"/>
                <w:rFonts w:cs="Arial"/>
                <w:b/>
                <w:bCs/>
                <w:color w:val="000000"/>
                <w:sz w:val="16"/>
                <w:szCs w:val="16"/>
                <w:lang w:eastAsia="es-BO"/>
              </w:rPr>
            </w:pPr>
            <w:del w:id="8921" w:author="Valeria Tapia" w:date="2026-10-01T18:41:00Z">
              <w:r w:rsidRPr="00F073C2" w:rsidDel="00BC22CC">
                <w:rPr>
                  <w:rFonts w:cs="Arial"/>
                  <w:b/>
                  <w:bCs/>
                  <w:color w:val="000000"/>
                  <w:sz w:val="16"/>
                  <w:szCs w:val="16"/>
                  <w:lang w:eastAsia="es-BO"/>
                </w:rPr>
                <w:delText>Ejemplo: MINISTERIO DE OBRAS PÚBLICAS SERVICIOS Y VIVIENDA</w:delText>
              </w:r>
            </w:del>
          </w:p>
        </w:tc>
      </w:tr>
      <w:tr w:rsidR="006D452C" w:rsidRPr="00F073C2" w:rsidDel="00BC22CC" w14:paraId="06FF8EE6" w14:textId="5E5BA806" w:rsidTr="00BC22CC">
        <w:trPr>
          <w:trHeight w:val="540"/>
          <w:del w:id="8922" w:author="Valeria Tapia" w:date="2026-10-01T18:41:00Z"/>
          <w:trPrChange w:id="8923" w:author="Valeria Tapia" w:date="2026-10-01T18:43:00Z">
            <w:trPr>
              <w:gridAfter w:val="0"/>
              <w:trHeight w:val="540"/>
            </w:trPr>
          </w:trPrChange>
        </w:trPr>
        <w:tc>
          <w:tcPr>
            <w:tcW w:w="5000" w:type="pct"/>
            <w:gridSpan w:val="64"/>
            <w:shd w:val="clear" w:color="auto" w:fill="FEF7CA"/>
            <w:tcPrChange w:id="8924" w:author="Valeria Tapia" w:date="2026-10-01T18:43:00Z">
              <w:tcPr>
                <w:tcW w:w="5000" w:type="pct"/>
                <w:gridSpan w:val="98"/>
                <w:shd w:val="clear" w:color="auto" w:fill="FEF7CA"/>
              </w:tcPr>
            </w:tcPrChange>
          </w:tcPr>
          <w:p w14:paraId="430DE463" w14:textId="44D2999B" w:rsidR="006D452C" w:rsidRPr="00F073C2" w:rsidDel="00BC22CC" w:rsidRDefault="006D452C" w:rsidP="00AD5760">
            <w:pPr>
              <w:rPr>
                <w:del w:id="8925" w:author="Valeria Tapia" w:date="2026-10-01T18:41:00Z"/>
                <w:rFonts w:cs="Arial"/>
                <w:b/>
                <w:bCs/>
                <w:color w:val="000000"/>
                <w:sz w:val="16"/>
                <w:szCs w:val="16"/>
                <w:lang w:eastAsia="es-BO"/>
              </w:rPr>
            </w:pPr>
            <w:del w:id="8926" w:author="Valeria Tapia" w:date="2026-10-01T18:41:00Z">
              <w:r w:rsidRPr="00F073C2" w:rsidDel="00BC22CC">
                <w:rPr>
                  <w:rFonts w:cs="Arial"/>
                  <w:b/>
                  <w:bCs/>
                  <w:color w:val="000000"/>
                  <w:sz w:val="16"/>
                  <w:szCs w:val="16"/>
                  <w:lang w:eastAsia="es-BO"/>
                </w:rPr>
                <w:delText>8. ¿LOS SISTEMAS INFORMÁTICOS INTERACTÚAN CON ALGUNO DE LOS SIGUIENTES MÓDULOS DESARROLLADOS POR AGETIC?</w:delText>
              </w:r>
              <w:r w:rsidRPr="00F073C2" w:rsidDel="00BC22CC">
                <w:rPr>
                  <w:rFonts w:cs="Arial"/>
                  <w:bCs/>
                  <w:color w:val="000000"/>
                  <w:sz w:val="16"/>
                  <w:szCs w:val="16"/>
                  <w:lang w:eastAsia="es-BO"/>
                </w:rPr>
                <w:delText xml:space="preserve"> (marque con una X).</w:delText>
              </w:r>
            </w:del>
          </w:p>
        </w:tc>
      </w:tr>
      <w:tr w:rsidR="00BC22CC" w:rsidRPr="00F073C2" w:rsidDel="00BC22CC" w14:paraId="10A287ED" w14:textId="7B18B78B" w:rsidTr="00471D04">
        <w:tblPrEx>
          <w:tblPrExChange w:id="8927" w:author="Valeria Tapia" w:date="2026-10-01T18:54:00Z">
            <w:tblPrEx>
              <w:tblW w:w="5314" w:type="pct"/>
              <w:tblInd w:w="70" w:type="dxa"/>
            </w:tblPrEx>
          </w:tblPrExChange>
        </w:tblPrEx>
        <w:trPr>
          <w:trHeight w:val="375"/>
          <w:del w:id="8928" w:author="Valeria Tapia" w:date="2026-10-01T18:41:00Z"/>
          <w:trPrChange w:id="8929" w:author="Valeria Tapia" w:date="2026-10-01T18:54:00Z">
            <w:trPr>
              <w:gridBefore w:val="1"/>
              <w:gridAfter w:val="0"/>
              <w:trHeight w:val="375"/>
            </w:trPr>
          </w:trPrChange>
        </w:trPr>
        <w:tc>
          <w:tcPr>
            <w:tcW w:w="840" w:type="pct"/>
            <w:gridSpan w:val="16"/>
            <w:shd w:val="clear" w:color="auto" w:fill="auto"/>
            <w:noWrap/>
            <w:vAlign w:val="center"/>
            <w:hideMark/>
            <w:tcPrChange w:id="8930" w:author="Valeria Tapia" w:date="2026-10-01T18:54:00Z">
              <w:tcPr>
                <w:tcW w:w="853" w:type="pct"/>
                <w:gridSpan w:val="20"/>
                <w:shd w:val="clear" w:color="auto" w:fill="auto"/>
                <w:noWrap/>
                <w:vAlign w:val="center"/>
                <w:hideMark/>
              </w:tcPr>
            </w:tcPrChange>
          </w:tcPr>
          <w:p w14:paraId="1519B45F" w14:textId="4AF68673" w:rsidR="006D452C" w:rsidRPr="00F073C2" w:rsidDel="00BC22CC" w:rsidRDefault="006D452C" w:rsidP="00AD5760">
            <w:pPr>
              <w:jc w:val="right"/>
              <w:rPr>
                <w:del w:id="8931" w:author="Valeria Tapia" w:date="2026-10-01T18:41:00Z"/>
                <w:rFonts w:cs="Arial"/>
                <w:b/>
                <w:color w:val="000000"/>
                <w:sz w:val="16"/>
                <w:szCs w:val="16"/>
                <w:lang w:eastAsia="es-BO"/>
              </w:rPr>
            </w:pPr>
            <w:del w:id="8932" w:author="Valeria Tapia" w:date="2026-10-01T18:41:00Z">
              <w:r w:rsidRPr="00F073C2" w:rsidDel="00BC22CC">
                <w:rPr>
                  <w:rFonts w:cs="Arial"/>
                  <w:b/>
                  <w:color w:val="000000"/>
                  <w:sz w:val="16"/>
                  <w:szCs w:val="16"/>
                  <w:lang w:eastAsia="es-BO"/>
                </w:rPr>
                <w:delText>CIUDADAN</w:delText>
              </w:r>
              <w:r w:rsidDel="00BC22CC">
                <w:rPr>
                  <w:rFonts w:cs="Arial"/>
                  <w:b/>
                  <w:color w:val="000000"/>
                  <w:sz w:val="16"/>
                  <w:szCs w:val="16"/>
                  <w:lang w:eastAsia="es-BO"/>
                </w:rPr>
                <w:delText>ÍA</w:delText>
              </w:r>
              <w:r w:rsidRPr="00F073C2" w:rsidDel="00BC22CC">
                <w:rPr>
                  <w:rFonts w:cs="Arial"/>
                  <w:b/>
                  <w:color w:val="000000"/>
                  <w:sz w:val="16"/>
                  <w:szCs w:val="16"/>
                  <w:lang w:eastAsia="es-BO"/>
                </w:rPr>
                <w:delText xml:space="preserve"> DIGITAL</w:delText>
              </w:r>
            </w:del>
          </w:p>
          <w:p w14:paraId="16295770" w14:textId="44D25D5E" w:rsidR="006D452C" w:rsidRPr="00F073C2" w:rsidDel="00BC22CC" w:rsidRDefault="006D452C" w:rsidP="00AD5760">
            <w:pPr>
              <w:jc w:val="right"/>
              <w:rPr>
                <w:del w:id="8933" w:author="Valeria Tapia" w:date="2026-10-01T18:41:00Z"/>
                <w:rFonts w:cs="Arial"/>
                <w:b/>
                <w:color w:val="000000"/>
                <w:sz w:val="16"/>
                <w:szCs w:val="16"/>
                <w:lang w:eastAsia="es-BO"/>
              </w:rPr>
            </w:pPr>
            <w:del w:id="8934" w:author="Valeria Tapia" w:date="2026-10-01T18:41:00Z">
              <w:r w:rsidRPr="00F073C2" w:rsidDel="00BC22CC">
                <w:rPr>
                  <w:rFonts w:cs="Arial"/>
                  <w:color w:val="000000"/>
                  <w:sz w:val="16"/>
                  <w:szCs w:val="16"/>
                  <w:lang w:eastAsia="es-BO"/>
                </w:rPr>
                <w:delText>(Aprobador de documentos)</w:delText>
              </w:r>
            </w:del>
          </w:p>
        </w:tc>
        <w:tc>
          <w:tcPr>
            <w:tcW w:w="1213" w:type="pct"/>
            <w:gridSpan w:val="23"/>
            <w:tcPrChange w:id="8935" w:author="Valeria Tapia" w:date="2026-10-01T18:54:00Z">
              <w:tcPr>
                <w:tcW w:w="1212" w:type="pct"/>
                <w:gridSpan w:val="32"/>
              </w:tcPr>
            </w:tcPrChange>
          </w:tcPr>
          <w:p w14:paraId="4B0C1CA2" w14:textId="5554CB1E" w:rsidR="006D452C" w:rsidRPr="00F073C2" w:rsidDel="00BC22CC" w:rsidRDefault="006D452C" w:rsidP="00AD5760">
            <w:pPr>
              <w:jc w:val="right"/>
              <w:rPr>
                <w:del w:id="8936" w:author="Valeria Tapia" w:date="2026-10-01T18:41:00Z"/>
                <w:rFonts w:cs="Arial"/>
                <w:color w:val="000000"/>
                <w:sz w:val="16"/>
                <w:szCs w:val="16"/>
                <w:lang w:eastAsia="es-BO"/>
              </w:rPr>
            </w:pPr>
            <w:del w:id="8937" w:author="Valeria Tapia" w:date="2026-10-01T18:41:00Z">
              <w:r w:rsidRPr="00F073C2" w:rsidDel="00BC22CC">
                <w:rPr>
                  <w:rFonts w:cs="Arial"/>
                  <w:color w:val="000000"/>
                  <w:sz w:val="16"/>
                  <w:szCs w:val="16"/>
                  <w:lang w:eastAsia="es-BO"/>
                </w:rPr>
                <w:delText> </w:delText>
              </w:r>
            </w:del>
          </w:p>
        </w:tc>
        <w:tc>
          <w:tcPr>
            <w:tcW w:w="1794" w:type="pct"/>
            <w:gridSpan w:val="18"/>
            <w:shd w:val="clear" w:color="auto" w:fill="auto"/>
            <w:noWrap/>
            <w:vAlign w:val="center"/>
            <w:hideMark/>
            <w:tcPrChange w:id="8938" w:author="Valeria Tapia" w:date="2026-10-01T18:54:00Z">
              <w:tcPr>
                <w:tcW w:w="1787" w:type="pct"/>
                <w:gridSpan w:val="34"/>
                <w:shd w:val="clear" w:color="auto" w:fill="auto"/>
                <w:noWrap/>
                <w:vAlign w:val="center"/>
                <w:hideMark/>
              </w:tcPr>
            </w:tcPrChange>
          </w:tcPr>
          <w:p w14:paraId="2AB34E7E" w14:textId="31013449" w:rsidR="006D452C" w:rsidRPr="00F073C2" w:rsidDel="00BC22CC" w:rsidRDefault="006D452C" w:rsidP="00AD5760">
            <w:pPr>
              <w:jc w:val="right"/>
              <w:rPr>
                <w:del w:id="8939" w:author="Valeria Tapia" w:date="2026-10-01T18:41:00Z"/>
                <w:rFonts w:cs="Arial"/>
                <w:b/>
                <w:color w:val="000000"/>
                <w:sz w:val="16"/>
                <w:szCs w:val="16"/>
                <w:lang w:eastAsia="es-BO"/>
              </w:rPr>
            </w:pPr>
            <w:del w:id="8940" w:author="Valeria Tapia" w:date="2026-10-01T18:41:00Z">
              <w:r w:rsidRPr="00F073C2" w:rsidDel="00BC22CC">
                <w:rPr>
                  <w:rFonts w:cs="Arial"/>
                  <w:b/>
                  <w:color w:val="000000"/>
                  <w:sz w:val="16"/>
                  <w:szCs w:val="16"/>
                  <w:lang w:eastAsia="es-BO"/>
                </w:rPr>
                <w:delText>FIRMA DIGITAL</w:delText>
              </w:r>
            </w:del>
          </w:p>
        </w:tc>
        <w:tc>
          <w:tcPr>
            <w:tcW w:w="1152" w:type="pct"/>
            <w:gridSpan w:val="7"/>
            <w:shd w:val="clear" w:color="auto" w:fill="auto"/>
            <w:noWrap/>
            <w:vAlign w:val="center"/>
            <w:hideMark/>
            <w:tcPrChange w:id="8941" w:author="Valeria Tapia" w:date="2026-10-01T18:54:00Z">
              <w:tcPr>
                <w:tcW w:w="1148" w:type="pct"/>
                <w:gridSpan w:val="12"/>
                <w:shd w:val="clear" w:color="auto" w:fill="auto"/>
                <w:noWrap/>
                <w:vAlign w:val="center"/>
                <w:hideMark/>
              </w:tcPr>
            </w:tcPrChange>
          </w:tcPr>
          <w:p w14:paraId="3BD6F0DF" w14:textId="163FAE10" w:rsidR="006D452C" w:rsidRPr="00F073C2" w:rsidDel="00BC22CC" w:rsidRDefault="006D452C" w:rsidP="00AD5760">
            <w:pPr>
              <w:rPr>
                <w:del w:id="8942" w:author="Valeria Tapia" w:date="2026-10-01T18:41:00Z"/>
                <w:rFonts w:cs="Arial"/>
                <w:color w:val="000000"/>
                <w:sz w:val="16"/>
                <w:szCs w:val="16"/>
                <w:lang w:eastAsia="es-BO"/>
              </w:rPr>
            </w:pPr>
            <w:del w:id="8943" w:author="Valeria Tapia" w:date="2026-10-01T18:41:00Z">
              <w:r w:rsidRPr="00F073C2" w:rsidDel="00BC22CC">
                <w:rPr>
                  <w:rFonts w:cs="Arial"/>
                  <w:color w:val="000000"/>
                  <w:sz w:val="16"/>
                  <w:szCs w:val="16"/>
                  <w:lang w:eastAsia="es-BO"/>
                </w:rPr>
                <w:delText> </w:delText>
              </w:r>
            </w:del>
          </w:p>
          <w:p w14:paraId="3FE35E39" w14:textId="2405519D" w:rsidR="006D452C" w:rsidRPr="00F073C2" w:rsidDel="00BC22CC" w:rsidRDefault="006D452C" w:rsidP="00AD5760">
            <w:pPr>
              <w:rPr>
                <w:del w:id="8944" w:author="Valeria Tapia" w:date="2026-10-01T18:41:00Z"/>
                <w:rFonts w:cs="Arial"/>
                <w:color w:val="000000"/>
                <w:sz w:val="16"/>
                <w:szCs w:val="16"/>
                <w:lang w:eastAsia="es-BO"/>
              </w:rPr>
            </w:pPr>
          </w:p>
        </w:tc>
      </w:tr>
      <w:tr w:rsidR="00BC22CC" w:rsidRPr="00F073C2" w:rsidDel="00BC22CC" w14:paraId="40BD4C23" w14:textId="2C18DF7E" w:rsidTr="00471D04">
        <w:tblPrEx>
          <w:tblPrExChange w:id="8945" w:author="Valeria Tapia" w:date="2026-10-01T18:54:00Z">
            <w:tblPrEx>
              <w:tblW w:w="5314" w:type="pct"/>
              <w:tblInd w:w="70" w:type="dxa"/>
            </w:tblPrEx>
          </w:tblPrExChange>
        </w:tblPrEx>
        <w:trPr>
          <w:trHeight w:val="300"/>
          <w:del w:id="8946" w:author="Valeria Tapia" w:date="2026-10-01T18:41:00Z"/>
          <w:trPrChange w:id="8947" w:author="Valeria Tapia" w:date="2026-10-01T18:54:00Z">
            <w:trPr>
              <w:gridBefore w:val="1"/>
              <w:gridAfter w:val="0"/>
              <w:trHeight w:val="300"/>
            </w:trPr>
          </w:trPrChange>
        </w:trPr>
        <w:tc>
          <w:tcPr>
            <w:tcW w:w="840" w:type="pct"/>
            <w:gridSpan w:val="16"/>
            <w:shd w:val="clear" w:color="auto" w:fill="auto"/>
            <w:noWrap/>
            <w:vAlign w:val="center"/>
            <w:hideMark/>
            <w:tcPrChange w:id="8948" w:author="Valeria Tapia" w:date="2026-10-01T18:54:00Z">
              <w:tcPr>
                <w:tcW w:w="850" w:type="pct"/>
                <w:gridSpan w:val="19"/>
                <w:shd w:val="clear" w:color="auto" w:fill="auto"/>
                <w:noWrap/>
                <w:vAlign w:val="center"/>
                <w:hideMark/>
              </w:tcPr>
            </w:tcPrChange>
          </w:tcPr>
          <w:p w14:paraId="4645530F" w14:textId="68754E54" w:rsidR="006D452C" w:rsidRPr="00F073C2" w:rsidDel="00BC22CC" w:rsidRDefault="006D452C" w:rsidP="00AD5760">
            <w:pPr>
              <w:jc w:val="right"/>
              <w:rPr>
                <w:del w:id="8949" w:author="Valeria Tapia" w:date="2026-10-01T18:41:00Z"/>
                <w:rFonts w:cs="Arial"/>
                <w:b/>
                <w:color w:val="000000"/>
                <w:sz w:val="16"/>
                <w:szCs w:val="16"/>
                <w:lang w:eastAsia="es-BO"/>
              </w:rPr>
            </w:pPr>
            <w:del w:id="8950" w:author="Valeria Tapia" w:date="2026-10-01T18:41:00Z">
              <w:r w:rsidRPr="00F073C2" w:rsidDel="00BC22CC">
                <w:rPr>
                  <w:rFonts w:cs="Arial"/>
                  <w:b/>
                  <w:color w:val="000000"/>
                  <w:sz w:val="16"/>
                  <w:szCs w:val="16"/>
                  <w:lang w:eastAsia="es-BO"/>
                </w:rPr>
                <w:delText>PASARELA DE PAGOS</w:delText>
              </w:r>
            </w:del>
          </w:p>
        </w:tc>
        <w:tc>
          <w:tcPr>
            <w:tcW w:w="250" w:type="pct"/>
            <w:gridSpan w:val="3"/>
            <w:vAlign w:val="center"/>
            <w:tcPrChange w:id="8951" w:author="Valeria Tapia" w:date="2026-10-01T18:54:00Z">
              <w:tcPr>
                <w:tcW w:w="250" w:type="pct"/>
                <w:gridSpan w:val="4"/>
                <w:vAlign w:val="center"/>
              </w:tcPr>
            </w:tcPrChange>
          </w:tcPr>
          <w:p w14:paraId="6C90369F" w14:textId="774AE49F" w:rsidR="006D452C" w:rsidRPr="00F073C2" w:rsidDel="00BC22CC" w:rsidRDefault="006D452C" w:rsidP="00AD5760">
            <w:pPr>
              <w:jc w:val="center"/>
              <w:rPr>
                <w:del w:id="8952" w:author="Valeria Tapia" w:date="2026-10-01T18:41:00Z"/>
                <w:rFonts w:cs="Arial"/>
                <w:b/>
                <w:color w:val="000000"/>
                <w:sz w:val="16"/>
                <w:szCs w:val="16"/>
                <w:lang w:eastAsia="es-BO"/>
              </w:rPr>
            </w:pPr>
            <w:del w:id="8953" w:author="Valeria Tapia" w:date="2026-10-01T18:41:00Z">
              <w:r w:rsidRPr="00F073C2" w:rsidDel="00BC22CC">
                <w:rPr>
                  <w:rFonts w:cs="Arial"/>
                  <w:b/>
                  <w:color w:val="000000"/>
                  <w:sz w:val="16"/>
                  <w:szCs w:val="16"/>
                  <w:lang w:eastAsia="es-BO"/>
                </w:rPr>
                <w:delText>CPT</w:delText>
              </w:r>
            </w:del>
          </w:p>
        </w:tc>
        <w:tc>
          <w:tcPr>
            <w:tcW w:w="268" w:type="pct"/>
            <w:gridSpan w:val="7"/>
            <w:vAlign w:val="center"/>
            <w:tcPrChange w:id="8954" w:author="Valeria Tapia" w:date="2026-10-01T18:54:00Z">
              <w:tcPr>
                <w:tcW w:w="268" w:type="pct"/>
                <w:gridSpan w:val="12"/>
                <w:vAlign w:val="center"/>
              </w:tcPr>
            </w:tcPrChange>
          </w:tcPr>
          <w:p w14:paraId="738C593C" w14:textId="0F31AE7C" w:rsidR="006D452C" w:rsidRPr="00F073C2" w:rsidDel="00BC22CC" w:rsidRDefault="006D452C" w:rsidP="00AD5760">
            <w:pPr>
              <w:jc w:val="center"/>
              <w:rPr>
                <w:del w:id="8955" w:author="Valeria Tapia" w:date="2026-10-01T18:41:00Z"/>
                <w:rFonts w:cs="Arial"/>
                <w:b/>
                <w:color w:val="000000"/>
                <w:sz w:val="16"/>
                <w:szCs w:val="16"/>
                <w:lang w:eastAsia="es-BO"/>
              </w:rPr>
            </w:pPr>
          </w:p>
        </w:tc>
        <w:tc>
          <w:tcPr>
            <w:tcW w:w="266" w:type="pct"/>
            <w:gridSpan w:val="7"/>
            <w:vAlign w:val="center"/>
            <w:tcPrChange w:id="8956" w:author="Valeria Tapia" w:date="2026-10-01T18:54:00Z">
              <w:tcPr>
                <w:tcW w:w="269" w:type="pct"/>
                <w:gridSpan w:val="11"/>
                <w:vAlign w:val="center"/>
              </w:tcPr>
            </w:tcPrChange>
          </w:tcPr>
          <w:p w14:paraId="6A484D27" w14:textId="7FFF954C" w:rsidR="006D452C" w:rsidRPr="00F073C2" w:rsidDel="00BC22CC" w:rsidRDefault="006D452C" w:rsidP="00AD5760">
            <w:pPr>
              <w:jc w:val="center"/>
              <w:rPr>
                <w:del w:id="8957" w:author="Valeria Tapia" w:date="2026-10-01T18:41:00Z"/>
                <w:rFonts w:cs="Arial"/>
                <w:b/>
                <w:color w:val="000000"/>
                <w:sz w:val="16"/>
                <w:szCs w:val="16"/>
                <w:lang w:eastAsia="es-BO"/>
              </w:rPr>
            </w:pPr>
            <w:del w:id="8958" w:author="Valeria Tapia" w:date="2026-10-01T18:41:00Z">
              <w:r w:rsidRPr="00F073C2" w:rsidDel="00BC22CC">
                <w:rPr>
                  <w:rFonts w:cs="Arial"/>
                  <w:b/>
                  <w:color w:val="000000"/>
                  <w:sz w:val="16"/>
                  <w:szCs w:val="16"/>
                  <w:lang w:eastAsia="es-BO"/>
                </w:rPr>
                <w:delText>QR</w:delText>
              </w:r>
            </w:del>
          </w:p>
        </w:tc>
        <w:tc>
          <w:tcPr>
            <w:tcW w:w="430" w:type="pct"/>
            <w:gridSpan w:val="6"/>
            <w:tcPrChange w:id="8959" w:author="Valeria Tapia" w:date="2026-10-01T18:54:00Z">
              <w:tcPr>
                <w:tcW w:w="430" w:type="pct"/>
                <w:gridSpan w:val="6"/>
              </w:tcPr>
            </w:tcPrChange>
          </w:tcPr>
          <w:p w14:paraId="72C4C2D5" w14:textId="0B0F850A" w:rsidR="006D452C" w:rsidRPr="00F073C2" w:rsidDel="00BC22CC" w:rsidRDefault="006D452C" w:rsidP="00AD5760">
            <w:pPr>
              <w:jc w:val="right"/>
              <w:rPr>
                <w:del w:id="8960" w:author="Valeria Tapia" w:date="2026-10-01T18:41:00Z"/>
                <w:rFonts w:cs="Arial"/>
                <w:color w:val="000000"/>
                <w:sz w:val="16"/>
                <w:szCs w:val="16"/>
                <w:lang w:eastAsia="es-BO"/>
              </w:rPr>
            </w:pPr>
            <w:del w:id="8961" w:author="Valeria Tapia" w:date="2026-10-01T18:41:00Z">
              <w:r w:rsidRPr="00F073C2" w:rsidDel="00BC22CC">
                <w:rPr>
                  <w:rFonts w:cs="Arial"/>
                  <w:color w:val="000000"/>
                  <w:sz w:val="16"/>
                  <w:szCs w:val="16"/>
                  <w:lang w:eastAsia="es-BO"/>
                </w:rPr>
                <w:delText> </w:delText>
              </w:r>
            </w:del>
          </w:p>
        </w:tc>
        <w:tc>
          <w:tcPr>
            <w:tcW w:w="1794" w:type="pct"/>
            <w:gridSpan w:val="18"/>
            <w:shd w:val="clear" w:color="auto" w:fill="auto"/>
            <w:noWrap/>
            <w:vAlign w:val="center"/>
            <w:hideMark/>
            <w:tcPrChange w:id="8962" w:author="Valeria Tapia" w:date="2026-10-01T18:54:00Z">
              <w:tcPr>
                <w:tcW w:w="1789" w:type="pct"/>
                <w:gridSpan w:val="35"/>
                <w:shd w:val="clear" w:color="auto" w:fill="auto"/>
                <w:noWrap/>
                <w:vAlign w:val="center"/>
                <w:hideMark/>
              </w:tcPr>
            </w:tcPrChange>
          </w:tcPr>
          <w:p w14:paraId="01735447" w14:textId="4B1F1834" w:rsidR="006D452C" w:rsidRPr="00F073C2" w:rsidDel="00BC22CC" w:rsidRDefault="006D452C" w:rsidP="00AD5760">
            <w:pPr>
              <w:jc w:val="right"/>
              <w:rPr>
                <w:del w:id="8963" w:author="Valeria Tapia" w:date="2026-10-01T18:41:00Z"/>
                <w:rFonts w:cs="Arial"/>
                <w:b/>
                <w:color w:val="000000"/>
                <w:sz w:val="16"/>
                <w:szCs w:val="16"/>
                <w:lang w:eastAsia="es-BO"/>
              </w:rPr>
            </w:pPr>
            <w:del w:id="8964" w:author="Valeria Tapia" w:date="2026-10-01T18:41:00Z">
              <w:r w:rsidDel="00BC22CC">
                <w:rPr>
                  <w:rFonts w:cs="Arial"/>
                  <w:b/>
                  <w:color w:val="000000"/>
                  <w:sz w:val="16"/>
                  <w:szCs w:val="16"/>
                  <w:lang w:eastAsia="es-BO"/>
                </w:rPr>
                <w:delText xml:space="preserve">FACTURACIÓN </w:delText>
              </w:r>
              <w:r w:rsidRPr="001A5CF1" w:rsidDel="00BC22CC">
                <w:rPr>
                  <w:rFonts w:cs="Arial"/>
                  <w:b/>
                  <w:color w:val="000000"/>
                  <w:sz w:val="16"/>
                  <w:szCs w:val="16"/>
                  <w:lang w:eastAsia="es-BO"/>
                </w:rPr>
                <w:delText xml:space="preserve">  </w:delText>
              </w:r>
            </w:del>
          </w:p>
        </w:tc>
        <w:tc>
          <w:tcPr>
            <w:tcW w:w="1152" w:type="pct"/>
            <w:gridSpan w:val="7"/>
            <w:shd w:val="clear" w:color="auto" w:fill="auto"/>
            <w:noWrap/>
            <w:vAlign w:val="center"/>
            <w:hideMark/>
            <w:tcPrChange w:id="8965" w:author="Valeria Tapia" w:date="2026-10-01T18:54:00Z">
              <w:tcPr>
                <w:tcW w:w="1144" w:type="pct"/>
                <w:gridSpan w:val="11"/>
                <w:shd w:val="clear" w:color="auto" w:fill="auto"/>
                <w:noWrap/>
                <w:vAlign w:val="center"/>
                <w:hideMark/>
              </w:tcPr>
            </w:tcPrChange>
          </w:tcPr>
          <w:p w14:paraId="4074D4AD" w14:textId="58A6D4AD" w:rsidR="006D452C" w:rsidRPr="00F073C2" w:rsidDel="00BC22CC" w:rsidRDefault="006D452C" w:rsidP="00AD5760">
            <w:pPr>
              <w:jc w:val="left"/>
              <w:rPr>
                <w:del w:id="8966" w:author="Valeria Tapia" w:date="2026-10-01T18:41:00Z"/>
                <w:rFonts w:cs="Arial"/>
                <w:b/>
                <w:color w:val="000000"/>
                <w:sz w:val="16"/>
                <w:szCs w:val="16"/>
                <w:lang w:eastAsia="es-BO"/>
              </w:rPr>
            </w:pPr>
            <w:del w:id="8967" w:author="Valeria Tapia" w:date="2026-10-01T18:41:00Z">
              <w:r w:rsidRPr="00F073C2" w:rsidDel="00BC22CC">
                <w:rPr>
                  <w:rFonts w:cs="Arial"/>
                  <w:color w:val="000000"/>
                  <w:sz w:val="16"/>
                  <w:szCs w:val="16"/>
                  <w:lang w:eastAsia="es-BO"/>
                </w:rPr>
                <w:delText> </w:delText>
              </w:r>
            </w:del>
          </w:p>
          <w:p w14:paraId="5D0FC31E" w14:textId="1339D123" w:rsidR="006D452C" w:rsidRPr="00F073C2" w:rsidDel="00BC22CC" w:rsidRDefault="006D452C" w:rsidP="00AD5760">
            <w:pPr>
              <w:rPr>
                <w:del w:id="8968" w:author="Valeria Tapia" w:date="2026-10-01T18:41:00Z"/>
                <w:rFonts w:cs="Arial"/>
                <w:color w:val="000000"/>
                <w:sz w:val="16"/>
                <w:szCs w:val="16"/>
                <w:lang w:eastAsia="es-BO"/>
              </w:rPr>
            </w:pPr>
          </w:p>
        </w:tc>
      </w:tr>
      <w:tr w:rsidR="006D452C" w:rsidRPr="00F073C2" w:rsidDel="00BC22CC" w14:paraId="67DF55D4" w14:textId="05CB9EEA" w:rsidTr="00BC22CC">
        <w:trPr>
          <w:trHeight w:val="300"/>
          <w:del w:id="8969" w:author="Valeria Tapia" w:date="2026-10-01T18:41:00Z"/>
          <w:trPrChange w:id="8970" w:author="Valeria Tapia" w:date="2026-10-01T18:43:00Z">
            <w:trPr>
              <w:gridAfter w:val="0"/>
              <w:trHeight w:val="300"/>
            </w:trPr>
          </w:trPrChange>
        </w:trPr>
        <w:tc>
          <w:tcPr>
            <w:tcW w:w="5000" w:type="pct"/>
            <w:gridSpan w:val="64"/>
            <w:tcPrChange w:id="8971" w:author="Valeria Tapia" w:date="2026-10-01T18:43:00Z">
              <w:tcPr>
                <w:tcW w:w="5000" w:type="pct"/>
                <w:gridSpan w:val="98"/>
              </w:tcPr>
            </w:tcPrChange>
          </w:tcPr>
          <w:p w14:paraId="391EA651" w14:textId="5142ABF4" w:rsidR="006D452C" w:rsidRPr="00F073C2" w:rsidDel="00BC22CC" w:rsidRDefault="006D452C" w:rsidP="00AD5760">
            <w:pPr>
              <w:rPr>
                <w:del w:id="8972" w:author="Valeria Tapia" w:date="2026-10-01T18:41:00Z"/>
                <w:rFonts w:cs="Arial"/>
                <w:b/>
                <w:bCs/>
                <w:color w:val="000000"/>
                <w:sz w:val="16"/>
                <w:szCs w:val="16"/>
                <w:lang w:eastAsia="es-BO"/>
              </w:rPr>
            </w:pPr>
            <w:del w:id="8973" w:author="Valeria Tapia" w:date="2026-10-01T18:41:00Z">
              <w:r w:rsidRPr="00F073C2" w:rsidDel="00BC22CC">
                <w:rPr>
                  <w:rFonts w:cs="Arial"/>
                  <w:b/>
                  <w:bCs/>
                  <w:color w:val="000000"/>
                  <w:sz w:val="16"/>
                  <w:szCs w:val="16"/>
                  <w:lang w:eastAsia="es-BO"/>
                </w:rPr>
                <w:delText xml:space="preserve">Comentarios:………………………………………………………………………………………………………………………………… </w:delText>
              </w:r>
            </w:del>
          </w:p>
        </w:tc>
      </w:tr>
      <w:tr w:rsidR="006D452C" w:rsidRPr="00F073C2" w:rsidDel="00BC22CC" w14:paraId="773C2BD8" w14:textId="4351703F" w:rsidTr="00BC22CC">
        <w:trPr>
          <w:trHeight w:val="300"/>
          <w:del w:id="8974" w:author="Valeria Tapia" w:date="2026-10-01T18:41:00Z"/>
          <w:trPrChange w:id="8975" w:author="Valeria Tapia" w:date="2026-10-01T18:43:00Z">
            <w:trPr>
              <w:gridAfter w:val="0"/>
              <w:trHeight w:val="300"/>
            </w:trPr>
          </w:trPrChange>
        </w:trPr>
        <w:tc>
          <w:tcPr>
            <w:tcW w:w="5000" w:type="pct"/>
            <w:gridSpan w:val="64"/>
            <w:shd w:val="clear" w:color="auto" w:fill="FEF7CA"/>
            <w:tcPrChange w:id="8976" w:author="Valeria Tapia" w:date="2026-10-01T18:43:00Z">
              <w:tcPr>
                <w:tcW w:w="5000" w:type="pct"/>
                <w:gridSpan w:val="98"/>
                <w:shd w:val="clear" w:color="auto" w:fill="FEF7CA"/>
              </w:tcPr>
            </w:tcPrChange>
          </w:tcPr>
          <w:p w14:paraId="7DEC8F23" w14:textId="2331A9F2" w:rsidR="006D452C" w:rsidRPr="00F073C2" w:rsidDel="00BC22CC" w:rsidRDefault="006D452C" w:rsidP="00AD5760">
            <w:pPr>
              <w:rPr>
                <w:del w:id="8977" w:author="Valeria Tapia" w:date="2026-10-01T18:41:00Z"/>
                <w:rFonts w:cs="Arial"/>
                <w:b/>
                <w:bCs/>
                <w:color w:val="000000"/>
                <w:sz w:val="16"/>
                <w:szCs w:val="16"/>
                <w:lang w:eastAsia="es-BO"/>
              </w:rPr>
            </w:pPr>
            <w:del w:id="8978" w:author="Valeria Tapia" w:date="2026-10-01T18:41:00Z">
              <w:r w:rsidRPr="00F073C2" w:rsidDel="00BC22CC">
                <w:rPr>
                  <w:rFonts w:cs="Arial"/>
                  <w:b/>
                  <w:bCs/>
                  <w:color w:val="000000"/>
                  <w:sz w:val="16"/>
                  <w:szCs w:val="16"/>
                  <w:lang w:eastAsia="es-BO"/>
                </w:rPr>
                <w:delText xml:space="preserve">9. ¿LA ENTIDAD CUENTA CON INFRAESTRUCTURA TECNOLÓGICA PROPIA (CENTRO DE PROCESAMIENTO DE DATOS - CPD)? </w:delText>
              </w:r>
              <w:r w:rsidRPr="00F073C2" w:rsidDel="00BC22CC">
                <w:rPr>
                  <w:rFonts w:cs="Arial"/>
                  <w:bCs/>
                  <w:color w:val="000000"/>
                  <w:sz w:val="16"/>
                  <w:szCs w:val="16"/>
                  <w:lang w:eastAsia="es-BO"/>
                </w:rPr>
                <w:delText>(marque con una X).</w:delText>
              </w:r>
            </w:del>
          </w:p>
        </w:tc>
      </w:tr>
      <w:tr w:rsidR="00BC22CC" w:rsidRPr="00F073C2" w:rsidDel="00BC22CC" w14:paraId="01132A7B" w14:textId="0D82A860" w:rsidTr="00471D04">
        <w:tblPrEx>
          <w:tblPrExChange w:id="8979" w:author="Valeria Tapia" w:date="2026-10-01T18:54:00Z">
            <w:tblPrEx>
              <w:tblW w:w="5314" w:type="pct"/>
              <w:tblInd w:w="70" w:type="dxa"/>
            </w:tblPrEx>
          </w:tblPrExChange>
        </w:tblPrEx>
        <w:trPr>
          <w:trHeight w:val="380"/>
          <w:del w:id="8980" w:author="Valeria Tapia" w:date="2026-10-01T18:41:00Z"/>
          <w:trPrChange w:id="8981" w:author="Valeria Tapia" w:date="2026-10-01T18:54:00Z">
            <w:trPr>
              <w:gridBefore w:val="1"/>
              <w:gridAfter w:val="0"/>
              <w:trHeight w:val="380"/>
            </w:trPr>
          </w:trPrChange>
        </w:trPr>
        <w:tc>
          <w:tcPr>
            <w:tcW w:w="329" w:type="pct"/>
            <w:gridSpan w:val="9"/>
            <w:vMerge w:val="restart"/>
            <w:shd w:val="clear" w:color="000000" w:fill="FFFFFF"/>
            <w:vAlign w:val="center"/>
            <w:tcPrChange w:id="8982" w:author="Valeria Tapia" w:date="2026-10-01T18:54:00Z">
              <w:tcPr>
                <w:tcW w:w="339" w:type="pct"/>
                <w:gridSpan w:val="12"/>
                <w:vMerge w:val="restart"/>
                <w:shd w:val="clear" w:color="000000" w:fill="FFFFFF"/>
                <w:vAlign w:val="center"/>
              </w:tcPr>
            </w:tcPrChange>
          </w:tcPr>
          <w:p w14:paraId="5A6B00AB" w14:textId="264BF7BB" w:rsidR="006D452C" w:rsidRPr="00F073C2" w:rsidDel="00BC22CC" w:rsidRDefault="006D452C" w:rsidP="00AD5760">
            <w:pPr>
              <w:ind w:firstLineChars="38" w:firstLine="61"/>
              <w:jc w:val="center"/>
              <w:rPr>
                <w:del w:id="8983" w:author="Valeria Tapia" w:date="2026-10-01T18:41:00Z"/>
                <w:rFonts w:cs="Arial"/>
                <w:color w:val="000000"/>
                <w:sz w:val="16"/>
                <w:szCs w:val="16"/>
                <w:lang w:eastAsia="es-BO"/>
              </w:rPr>
            </w:pPr>
            <w:del w:id="8984" w:author="Valeria Tapia" w:date="2026-10-01T18:41:00Z">
              <w:r w:rsidRPr="00F073C2" w:rsidDel="00BC22CC">
                <w:rPr>
                  <w:rFonts w:cs="Arial"/>
                  <w:color w:val="000000"/>
                  <w:sz w:val="16"/>
                  <w:szCs w:val="16"/>
                  <w:lang w:eastAsia="es-BO"/>
                </w:rPr>
                <w:delText>SI</w:delText>
              </w:r>
            </w:del>
          </w:p>
          <w:p w14:paraId="56057C0F" w14:textId="4B6B886A" w:rsidR="006D452C" w:rsidRPr="00F073C2" w:rsidDel="00BC22CC" w:rsidRDefault="006D452C" w:rsidP="00AD5760">
            <w:pPr>
              <w:ind w:firstLineChars="38" w:firstLine="61"/>
              <w:jc w:val="center"/>
              <w:rPr>
                <w:del w:id="8985" w:author="Valeria Tapia" w:date="2026-10-01T18:41:00Z"/>
                <w:rFonts w:cs="Arial"/>
                <w:color w:val="000000"/>
                <w:sz w:val="16"/>
                <w:szCs w:val="16"/>
                <w:lang w:eastAsia="es-BO"/>
              </w:rPr>
            </w:pPr>
          </w:p>
          <w:p w14:paraId="2B75206B" w14:textId="775D2F49" w:rsidR="006D452C" w:rsidRPr="00F073C2" w:rsidDel="00BC22CC" w:rsidRDefault="006D452C" w:rsidP="00AD5760">
            <w:pPr>
              <w:ind w:firstLineChars="38" w:firstLine="61"/>
              <w:jc w:val="center"/>
              <w:rPr>
                <w:del w:id="8986" w:author="Valeria Tapia" w:date="2026-10-01T18:41:00Z"/>
                <w:rFonts w:cs="Arial"/>
                <w:color w:val="000000"/>
                <w:sz w:val="16"/>
                <w:szCs w:val="16"/>
                <w:lang w:eastAsia="es-BO"/>
              </w:rPr>
            </w:pPr>
          </w:p>
        </w:tc>
        <w:tc>
          <w:tcPr>
            <w:tcW w:w="1294" w:type="pct"/>
            <w:gridSpan w:val="24"/>
            <w:shd w:val="clear" w:color="000000" w:fill="FFFFFF"/>
            <w:noWrap/>
            <w:vAlign w:val="center"/>
            <w:tcPrChange w:id="8987" w:author="Valeria Tapia" w:date="2026-10-01T18:54:00Z">
              <w:tcPr>
                <w:tcW w:w="1299" w:type="pct"/>
                <w:gridSpan w:val="33"/>
                <w:shd w:val="clear" w:color="000000" w:fill="FFFFFF"/>
                <w:noWrap/>
                <w:vAlign w:val="center"/>
              </w:tcPr>
            </w:tcPrChange>
          </w:tcPr>
          <w:p w14:paraId="476981F6" w14:textId="4CEBE91F" w:rsidR="006D452C" w:rsidRPr="00F073C2" w:rsidDel="00BC22CC" w:rsidRDefault="006D452C" w:rsidP="00AD5760">
            <w:pPr>
              <w:jc w:val="left"/>
              <w:rPr>
                <w:del w:id="8988" w:author="Valeria Tapia" w:date="2026-10-01T18:41:00Z"/>
                <w:rFonts w:cs="Arial"/>
                <w:color w:val="000000"/>
                <w:sz w:val="16"/>
                <w:szCs w:val="16"/>
                <w:lang w:eastAsia="es-BO"/>
              </w:rPr>
            </w:pPr>
            <w:del w:id="8989" w:author="Valeria Tapia" w:date="2026-10-01T18:41:00Z">
              <w:r w:rsidRPr="00F073C2" w:rsidDel="00BC22CC">
                <w:rPr>
                  <w:rFonts w:cs="Arial"/>
                  <w:color w:val="000000"/>
                  <w:sz w:val="16"/>
                  <w:szCs w:val="16"/>
                  <w:lang w:eastAsia="es-BO"/>
                </w:rPr>
                <w:delText>Conexión VPN</w:delText>
              </w:r>
            </w:del>
          </w:p>
        </w:tc>
        <w:tc>
          <w:tcPr>
            <w:tcW w:w="711" w:type="pct"/>
            <w:gridSpan w:val="9"/>
            <w:shd w:val="clear" w:color="000000" w:fill="FFFFFF"/>
            <w:vAlign w:val="center"/>
            <w:tcPrChange w:id="8990" w:author="Valeria Tapia" w:date="2026-10-01T18:54:00Z">
              <w:tcPr>
                <w:tcW w:w="703" w:type="pct"/>
                <w:gridSpan w:val="15"/>
                <w:shd w:val="clear" w:color="000000" w:fill="FFFFFF"/>
                <w:vAlign w:val="center"/>
              </w:tcPr>
            </w:tcPrChange>
          </w:tcPr>
          <w:p w14:paraId="35AB9315" w14:textId="115B2FCB" w:rsidR="006D452C" w:rsidRPr="00F073C2" w:rsidDel="00BC22CC" w:rsidRDefault="006D452C" w:rsidP="00AD5760">
            <w:pPr>
              <w:jc w:val="left"/>
              <w:rPr>
                <w:del w:id="8991" w:author="Valeria Tapia" w:date="2026-10-01T18:41:00Z"/>
                <w:rFonts w:cs="Arial"/>
                <w:color w:val="000000"/>
                <w:sz w:val="16"/>
                <w:szCs w:val="16"/>
                <w:lang w:eastAsia="es-BO"/>
              </w:rPr>
            </w:pPr>
          </w:p>
        </w:tc>
        <w:tc>
          <w:tcPr>
            <w:tcW w:w="394" w:type="pct"/>
            <w:gridSpan w:val="5"/>
            <w:vMerge w:val="restart"/>
            <w:shd w:val="clear" w:color="auto" w:fill="auto"/>
            <w:noWrap/>
            <w:vAlign w:val="center"/>
            <w:tcPrChange w:id="8992" w:author="Valeria Tapia" w:date="2026-10-01T18:54:00Z">
              <w:tcPr>
                <w:tcW w:w="394" w:type="pct"/>
                <w:gridSpan w:val="11"/>
                <w:vMerge w:val="restart"/>
                <w:shd w:val="clear" w:color="auto" w:fill="auto"/>
                <w:noWrap/>
                <w:vAlign w:val="center"/>
              </w:tcPr>
            </w:tcPrChange>
          </w:tcPr>
          <w:p w14:paraId="123668DE" w14:textId="724536F1" w:rsidR="006D452C" w:rsidRPr="00F073C2" w:rsidDel="00BC22CC" w:rsidRDefault="006D452C" w:rsidP="00AD5760">
            <w:pPr>
              <w:ind w:firstLineChars="38" w:firstLine="61"/>
              <w:jc w:val="center"/>
              <w:rPr>
                <w:del w:id="8993" w:author="Valeria Tapia" w:date="2026-10-01T18:41:00Z"/>
                <w:rFonts w:cs="Arial"/>
                <w:color w:val="000000"/>
                <w:sz w:val="16"/>
                <w:szCs w:val="16"/>
                <w:lang w:eastAsia="es-BO"/>
              </w:rPr>
            </w:pPr>
            <w:del w:id="8994" w:author="Valeria Tapia" w:date="2026-10-01T18:41:00Z">
              <w:r w:rsidRPr="00F073C2" w:rsidDel="00BC22CC">
                <w:rPr>
                  <w:rFonts w:cs="Arial"/>
                  <w:color w:val="000000"/>
                  <w:sz w:val="16"/>
                  <w:szCs w:val="16"/>
                  <w:lang w:eastAsia="es-BO"/>
                </w:rPr>
                <w:delText>NO</w:delText>
              </w:r>
            </w:del>
          </w:p>
          <w:p w14:paraId="4C61D720" w14:textId="64599E3B" w:rsidR="006D452C" w:rsidRPr="00F073C2" w:rsidDel="00BC22CC" w:rsidRDefault="006D452C" w:rsidP="00AD5760">
            <w:pPr>
              <w:ind w:firstLineChars="38" w:firstLine="61"/>
              <w:jc w:val="center"/>
              <w:rPr>
                <w:del w:id="8995" w:author="Valeria Tapia" w:date="2026-10-01T18:41:00Z"/>
                <w:rFonts w:cs="Arial"/>
                <w:color w:val="000000"/>
                <w:sz w:val="16"/>
                <w:szCs w:val="16"/>
                <w:lang w:eastAsia="es-BO"/>
              </w:rPr>
            </w:pPr>
          </w:p>
        </w:tc>
        <w:tc>
          <w:tcPr>
            <w:tcW w:w="2271" w:type="pct"/>
            <w:gridSpan w:val="17"/>
            <w:vMerge w:val="restart"/>
            <w:shd w:val="clear" w:color="auto" w:fill="auto"/>
            <w:noWrap/>
            <w:vAlign w:val="bottom"/>
            <w:tcPrChange w:id="8996" w:author="Valeria Tapia" w:date="2026-10-01T18:54:00Z">
              <w:tcPr>
                <w:tcW w:w="2266" w:type="pct"/>
                <w:gridSpan w:val="27"/>
                <w:vMerge w:val="restart"/>
                <w:shd w:val="clear" w:color="auto" w:fill="auto"/>
                <w:noWrap/>
                <w:vAlign w:val="bottom"/>
              </w:tcPr>
            </w:tcPrChange>
          </w:tcPr>
          <w:p w14:paraId="6086D598" w14:textId="5D181FD0" w:rsidR="006D452C" w:rsidRPr="00F073C2" w:rsidDel="00BC22CC" w:rsidRDefault="006D452C" w:rsidP="00AD5760">
            <w:pPr>
              <w:rPr>
                <w:del w:id="8997" w:author="Valeria Tapia" w:date="2026-10-01T18:41:00Z"/>
                <w:rFonts w:cs="Arial"/>
                <w:color w:val="000000"/>
                <w:sz w:val="16"/>
                <w:szCs w:val="16"/>
                <w:lang w:eastAsia="es-BO"/>
              </w:rPr>
            </w:pPr>
            <w:del w:id="8998" w:author="Valeria Tapia" w:date="2026-10-01T18:41:00Z">
              <w:r w:rsidRPr="00F073C2" w:rsidDel="00BC22CC">
                <w:rPr>
                  <w:rFonts w:cs="Arial"/>
                  <w:color w:val="000000"/>
                  <w:sz w:val="16"/>
                  <w:szCs w:val="16"/>
                  <w:lang w:eastAsia="es-BO"/>
                </w:rPr>
                <w:delText> </w:delText>
              </w:r>
            </w:del>
          </w:p>
          <w:p w14:paraId="2FBD026F" w14:textId="01895B5D" w:rsidR="006D452C" w:rsidRPr="00F073C2" w:rsidDel="00BC22CC" w:rsidRDefault="006D452C" w:rsidP="00AD5760">
            <w:pPr>
              <w:rPr>
                <w:del w:id="8999" w:author="Valeria Tapia" w:date="2026-10-01T18:41:00Z"/>
                <w:rFonts w:cs="Arial"/>
                <w:color w:val="000000"/>
                <w:sz w:val="16"/>
                <w:szCs w:val="16"/>
                <w:lang w:eastAsia="es-BO"/>
              </w:rPr>
            </w:pPr>
            <w:del w:id="9000" w:author="Valeria Tapia" w:date="2026-10-01T18:41:00Z">
              <w:r w:rsidRPr="00F073C2" w:rsidDel="00BC22CC">
                <w:rPr>
                  <w:rFonts w:cs="Arial"/>
                  <w:color w:val="000000"/>
                  <w:sz w:val="16"/>
                  <w:szCs w:val="16"/>
                  <w:lang w:eastAsia="es-BO"/>
                </w:rPr>
                <w:delText> </w:delText>
              </w:r>
            </w:del>
          </w:p>
        </w:tc>
      </w:tr>
      <w:tr w:rsidR="00BC22CC" w:rsidRPr="00F073C2" w:rsidDel="00BC22CC" w14:paraId="767E4959" w14:textId="5FB7D9E0" w:rsidTr="00471D04">
        <w:tblPrEx>
          <w:tblPrExChange w:id="9001" w:author="Valeria Tapia" w:date="2026-10-01T18:54:00Z">
            <w:tblPrEx>
              <w:tblW w:w="5314" w:type="pct"/>
              <w:tblInd w:w="70" w:type="dxa"/>
            </w:tblPrEx>
          </w:tblPrExChange>
        </w:tblPrEx>
        <w:trPr>
          <w:trHeight w:val="380"/>
          <w:del w:id="9002" w:author="Valeria Tapia" w:date="2026-10-01T18:41:00Z"/>
          <w:trPrChange w:id="9003" w:author="Valeria Tapia" w:date="2026-10-01T18:54:00Z">
            <w:trPr>
              <w:gridBefore w:val="1"/>
              <w:gridAfter w:val="0"/>
              <w:trHeight w:val="380"/>
            </w:trPr>
          </w:trPrChange>
        </w:trPr>
        <w:tc>
          <w:tcPr>
            <w:tcW w:w="329" w:type="pct"/>
            <w:gridSpan w:val="9"/>
            <w:vMerge/>
            <w:shd w:val="clear" w:color="000000" w:fill="FFFFFF"/>
            <w:tcPrChange w:id="9004" w:author="Valeria Tapia" w:date="2026-10-01T18:54:00Z">
              <w:tcPr>
                <w:tcW w:w="339" w:type="pct"/>
                <w:gridSpan w:val="12"/>
                <w:vMerge/>
                <w:shd w:val="clear" w:color="000000" w:fill="FFFFFF"/>
              </w:tcPr>
            </w:tcPrChange>
          </w:tcPr>
          <w:p w14:paraId="57514F1A" w14:textId="68821715" w:rsidR="006D452C" w:rsidRPr="00F073C2" w:rsidDel="00BC22CC" w:rsidRDefault="006D452C" w:rsidP="00AD5760">
            <w:pPr>
              <w:ind w:firstLineChars="38" w:firstLine="61"/>
              <w:jc w:val="right"/>
              <w:rPr>
                <w:del w:id="9005" w:author="Valeria Tapia" w:date="2026-10-01T18:41:00Z"/>
                <w:rFonts w:cs="Arial"/>
                <w:color w:val="000000"/>
                <w:sz w:val="16"/>
                <w:szCs w:val="16"/>
                <w:lang w:eastAsia="es-BO"/>
              </w:rPr>
            </w:pPr>
          </w:p>
        </w:tc>
        <w:tc>
          <w:tcPr>
            <w:tcW w:w="1294" w:type="pct"/>
            <w:gridSpan w:val="24"/>
            <w:shd w:val="clear" w:color="000000" w:fill="FFFFFF"/>
            <w:noWrap/>
            <w:vAlign w:val="center"/>
            <w:hideMark/>
            <w:tcPrChange w:id="9006" w:author="Valeria Tapia" w:date="2026-10-01T18:54:00Z">
              <w:tcPr>
                <w:tcW w:w="1299" w:type="pct"/>
                <w:gridSpan w:val="33"/>
                <w:shd w:val="clear" w:color="000000" w:fill="FFFFFF"/>
                <w:noWrap/>
                <w:vAlign w:val="center"/>
                <w:hideMark/>
              </w:tcPr>
            </w:tcPrChange>
          </w:tcPr>
          <w:p w14:paraId="65548EE8" w14:textId="1497F055" w:rsidR="006D452C" w:rsidRPr="00F073C2" w:rsidDel="00BC22CC" w:rsidRDefault="006D452C" w:rsidP="00AD5760">
            <w:pPr>
              <w:jc w:val="left"/>
              <w:rPr>
                <w:del w:id="9007" w:author="Valeria Tapia" w:date="2026-10-01T18:41:00Z"/>
                <w:rFonts w:cs="Arial"/>
                <w:color w:val="000000"/>
                <w:sz w:val="16"/>
                <w:szCs w:val="16"/>
                <w:lang w:eastAsia="es-BO"/>
              </w:rPr>
            </w:pPr>
            <w:del w:id="9008" w:author="Valeria Tapia" w:date="2026-10-01T18:41:00Z">
              <w:r w:rsidRPr="00F073C2" w:rsidDel="00BC22CC">
                <w:rPr>
                  <w:rFonts w:cs="Arial"/>
                  <w:color w:val="000000"/>
                  <w:sz w:val="16"/>
                  <w:szCs w:val="16"/>
                  <w:lang w:eastAsia="es-BO"/>
                </w:rPr>
                <w:delText>IP Pública </w:delText>
              </w:r>
            </w:del>
          </w:p>
        </w:tc>
        <w:tc>
          <w:tcPr>
            <w:tcW w:w="711" w:type="pct"/>
            <w:gridSpan w:val="9"/>
            <w:shd w:val="clear" w:color="000000" w:fill="FFFFFF"/>
            <w:vAlign w:val="center"/>
            <w:tcPrChange w:id="9009" w:author="Valeria Tapia" w:date="2026-10-01T18:54:00Z">
              <w:tcPr>
                <w:tcW w:w="703" w:type="pct"/>
                <w:gridSpan w:val="15"/>
                <w:shd w:val="clear" w:color="000000" w:fill="FFFFFF"/>
                <w:vAlign w:val="center"/>
              </w:tcPr>
            </w:tcPrChange>
          </w:tcPr>
          <w:p w14:paraId="77FB4640" w14:textId="23EBADD8" w:rsidR="006D452C" w:rsidRPr="00F073C2" w:rsidDel="00BC22CC" w:rsidRDefault="006D452C" w:rsidP="00AD5760">
            <w:pPr>
              <w:jc w:val="left"/>
              <w:rPr>
                <w:del w:id="9010" w:author="Valeria Tapia" w:date="2026-10-01T18:41:00Z"/>
                <w:rFonts w:cs="Arial"/>
                <w:color w:val="000000"/>
                <w:sz w:val="16"/>
                <w:szCs w:val="16"/>
                <w:lang w:eastAsia="es-BO"/>
              </w:rPr>
            </w:pPr>
          </w:p>
        </w:tc>
        <w:tc>
          <w:tcPr>
            <w:tcW w:w="394" w:type="pct"/>
            <w:gridSpan w:val="5"/>
            <w:vMerge/>
            <w:shd w:val="clear" w:color="auto" w:fill="auto"/>
            <w:noWrap/>
            <w:vAlign w:val="bottom"/>
            <w:hideMark/>
            <w:tcPrChange w:id="9011" w:author="Valeria Tapia" w:date="2026-10-01T18:54:00Z">
              <w:tcPr>
                <w:tcW w:w="394" w:type="pct"/>
                <w:gridSpan w:val="11"/>
                <w:vMerge/>
                <w:shd w:val="clear" w:color="auto" w:fill="auto"/>
                <w:noWrap/>
                <w:vAlign w:val="bottom"/>
                <w:hideMark/>
              </w:tcPr>
            </w:tcPrChange>
          </w:tcPr>
          <w:p w14:paraId="7DC2FBA2" w14:textId="2378FD74" w:rsidR="006D452C" w:rsidRPr="00F073C2" w:rsidDel="00BC22CC" w:rsidRDefault="006D452C" w:rsidP="00AD5760">
            <w:pPr>
              <w:ind w:firstLineChars="38" w:firstLine="61"/>
              <w:jc w:val="right"/>
              <w:rPr>
                <w:del w:id="9012" w:author="Valeria Tapia" w:date="2026-10-01T18:41:00Z"/>
                <w:rFonts w:cs="Arial"/>
                <w:color w:val="000000"/>
                <w:sz w:val="16"/>
                <w:szCs w:val="16"/>
                <w:lang w:eastAsia="es-BO"/>
              </w:rPr>
            </w:pPr>
          </w:p>
        </w:tc>
        <w:tc>
          <w:tcPr>
            <w:tcW w:w="2271" w:type="pct"/>
            <w:gridSpan w:val="17"/>
            <w:vMerge/>
            <w:shd w:val="clear" w:color="auto" w:fill="auto"/>
            <w:noWrap/>
            <w:vAlign w:val="bottom"/>
            <w:hideMark/>
            <w:tcPrChange w:id="9013" w:author="Valeria Tapia" w:date="2026-10-01T18:54:00Z">
              <w:tcPr>
                <w:tcW w:w="2266" w:type="pct"/>
                <w:gridSpan w:val="27"/>
                <w:vMerge/>
                <w:shd w:val="clear" w:color="auto" w:fill="auto"/>
                <w:noWrap/>
                <w:vAlign w:val="bottom"/>
                <w:hideMark/>
              </w:tcPr>
            </w:tcPrChange>
          </w:tcPr>
          <w:p w14:paraId="3C3C75C1" w14:textId="73A017A4" w:rsidR="006D452C" w:rsidRPr="00F073C2" w:rsidDel="00BC22CC" w:rsidRDefault="006D452C" w:rsidP="00AD5760">
            <w:pPr>
              <w:rPr>
                <w:del w:id="9014" w:author="Valeria Tapia" w:date="2026-10-01T18:41:00Z"/>
                <w:rFonts w:cs="Arial"/>
                <w:color w:val="000000"/>
                <w:sz w:val="16"/>
                <w:szCs w:val="16"/>
                <w:lang w:eastAsia="es-BO"/>
              </w:rPr>
            </w:pPr>
          </w:p>
        </w:tc>
      </w:tr>
      <w:tr w:rsidR="00BC22CC" w:rsidRPr="00F073C2" w:rsidDel="00BC22CC" w14:paraId="146BE9C2" w14:textId="41166EAF" w:rsidTr="00471D04">
        <w:tblPrEx>
          <w:tblPrExChange w:id="9015" w:author="Valeria Tapia" w:date="2026-10-01T18:54:00Z">
            <w:tblPrEx>
              <w:tblW w:w="5314" w:type="pct"/>
              <w:tblInd w:w="70" w:type="dxa"/>
            </w:tblPrEx>
          </w:tblPrExChange>
        </w:tblPrEx>
        <w:trPr>
          <w:trHeight w:val="380"/>
          <w:del w:id="9016" w:author="Valeria Tapia" w:date="2026-10-01T18:41:00Z"/>
          <w:trPrChange w:id="9017" w:author="Valeria Tapia" w:date="2026-10-01T18:54:00Z">
            <w:trPr>
              <w:gridBefore w:val="1"/>
              <w:gridAfter w:val="0"/>
              <w:trHeight w:val="380"/>
            </w:trPr>
          </w:trPrChange>
        </w:trPr>
        <w:tc>
          <w:tcPr>
            <w:tcW w:w="329" w:type="pct"/>
            <w:gridSpan w:val="9"/>
            <w:vMerge/>
            <w:shd w:val="clear" w:color="000000" w:fill="FFFFFF"/>
            <w:tcPrChange w:id="9018" w:author="Valeria Tapia" w:date="2026-10-01T18:54:00Z">
              <w:tcPr>
                <w:tcW w:w="339" w:type="pct"/>
                <w:gridSpan w:val="12"/>
                <w:vMerge/>
                <w:shd w:val="clear" w:color="000000" w:fill="FFFFFF"/>
              </w:tcPr>
            </w:tcPrChange>
          </w:tcPr>
          <w:p w14:paraId="65D0CC2C" w14:textId="2B2E4469" w:rsidR="006D452C" w:rsidRPr="00F073C2" w:rsidDel="00BC22CC" w:rsidRDefault="006D452C" w:rsidP="00AD5760">
            <w:pPr>
              <w:ind w:firstLineChars="38" w:firstLine="61"/>
              <w:jc w:val="right"/>
              <w:rPr>
                <w:del w:id="9019" w:author="Valeria Tapia" w:date="2026-10-01T18:41:00Z"/>
                <w:rFonts w:cs="Arial"/>
                <w:color w:val="000000"/>
                <w:sz w:val="16"/>
                <w:szCs w:val="16"/>
                <w:lang w:eastAsia="es-BO"/>
              </w:rPr>
            </w:pPr>
          </w:p>
        </w:tc>
        <w:tc>
          <w:tcPr>
            <w:tcW w:w="1294" w:type="pct"/>
            <w:gridSpan w:val="24"/>
            <w:shd w:val="clear" w:color="000000" w:fill="FFFFFF"/>
            <w:noWrap/>
            <w:vAlign w:val="center"/>
            <w:tcPrChange w:id="9020" w:author="Valeria Tapia" w:date="2026-10-01T18:54:00Z">
              <w:tcPr>
                <w:tcW w:w="1299" w:type="pct"/>
                <w:gridSpan w:val="33"/>
                <w:shd w:val="clear" w:color="000000" w:fill="FFFFFF"/>
                <w:noWrap/>
                <w:vAlign w:val="center"/>
              </w:tcPr>
            </w:tcPrChange>
          </w:tcPr>
          <w:p w14:paraId="1635A31B" w14:textId="29034869" w:rsidR="006D452C" w:rsidRPr="00F073C2" w:rsidDel="00BC22CC" w:rsidRDefault="006D452C" w:rsidP="00AD5760">
            <w:pPr>
              <w:jc w:val="left"/>
              <w:rPr>
                <w:del w:id="9021" w:author="Valeria Tapia" w:date="2026-10-01T18:41:00Z"/>
                <w:rFonts w:cs="Arial"/>
                <w:color w:val="000000"/>
                <w:sz w:val="16"/>
                <w:szCs w:val="16"/>
                <w:lang w:eastAsia="es-BO"/>
              </w:rPr>
            </w:pPr>
            <w:del w:id="9022" w:author="Valeria Tapia" w:date="2026-10-01T18:41:00Z">
              <w:r w:rsidRPr="00F073C2" w:rsidDel="00BC22CC">
                <w:rPr>
                  <w:rFonts w:cs="Arial"/>
                  <w:color w:val="000000"/>
                  <w:sz w:val="16"/>
                  <w:szCs w:val="16"/>
                  <w:lang w:eastAsia="es-BO"/>
                </w:rPr>
                <w:delText>Fibra Óptica (Punto a Punto)</w:delText>
              </w:r>
            </w:del>
          </w:p>
        </w:tc>
        <w:tc>
          <w:tcPr>
            <w:tcW w:w="711" w:type="pct"/>
            <w:gridSpan w:val="9"/>
            <w:shd w:val="clear" w:color="000000" w:fill="FFFFFF"/>
            <w:vAlign w:val="center"/>
            <w:tcPrChange w:id="9023" w:author="Valeria Tapia" w:date="2026-10-01T18:54:00Z">
              <w:tcPr>
                <w:tcW w:w="703" w:type="pct"/>
                <w:gridSpan w:val="15"/>
                <w:shd w:val="clear" w:color="000000" w:fill="FFFFFF"/>
                <w:vAlign w:val="center"/>
              </w:tcPr>
            </w:tcPrChange>
          </w:tcPr>
          <w:p w14:paraId="22BF0499" w14:textId="7DFDBCEE" w:rsidR="006D452C" w:rsidRPr="00F073C2" w:rsidDel="00BC22CC" w:rsidRDefault="006D452C" w:rsidP="00AD5760">
            <w:pPr>
              <w:jc w:val="left"/>
              <w:rPr>
                <w:del w:id="9024" w:author="Valeria Tapia" w:date="2026-10-01T18:41:00Z"/>
                <w:rFonts w:cs="Arial"/>
                <w:color w:val="000000"/>
                <w:sz w:val="16"/>
                <w:szCs w:val="16"/>
                <w:lang w:eastAsia="es-BO"/>
              </w:rPr>
            </w:pPr>
          </w:p>
        </w:tc>
        <w:tc>
          <w:tcPr>
            <w:tcW w:w="394" w:type="pct"/>
            <w:gridSpan w:val="5"/>
            <w:vMerge/>
            <w:shd w:val="clear" w:color="auto" w:fill="auto"/>
            <w:noWrap/>
            <w:vAlign w:val="bottom"/>
            <w:tcPrChange w:id="9025" w:author="Valeria Tapia" w:date="2026-10-01T18:54:00Z">
              <w:tcPr>
                <w:tcW w:w="394" w:type="pct"/>
                <w:gridSpan w:val="11"/>
                <w:vMerge/>
                <w:shd w:val="clear" w:color="auto" w:fill="auto"/>
                <w:noWrap/>
                <w:vAlign w:val="bottom"/>
              </w:tcPr>
            </w:tcPrChange>
          </w:tcPr>
          <w:p w14:paraId="1520277E" w14:textId="0A460008" w:rsidR="006D452C" w:rsidRPr="00F073C2" w:rsidDel="00BC22CC" w:rsidRDefault="006D452C" w:rsidP="00AD5760">
            <w:pPr>
              <w:ind w:firstLineChars="38" w:firstLine="61"/>
              <w:jc w:val="right"/>
              <w:rPr>
                <w:del w:id="9026" w:author="Valeria Tapia" w:date="2026-10-01T18:41:00Z"/>
                <w:rFonts w:cs="Arial"/>
                <w:color w:val="000000"/>
                <w:sz w:val="16"/>
                <w:szCs w:val="16"/>
                <w:lang w:eastAsia="es-BO"/>
              </w:rPr>
            </w:pPr>
          </w:p>
        </w:tc>
        <w:tc>
          <w:tcPr>
            <w:tcW w:w="2271" w:type="pct"/>
            <w:gridSpan w:val="17"/>
            <w:vMerge/>
            <w:shd w:val="clear" w:color="auto" w:fill="auto"/>
            <w:noWrap/>
            <w:vAlign w:val="bottom"/>
            <w:tcPrChange w:id="9027" w:author="Valeria Tapia" w:date="2026-10-01T18:54:00Z">
              <w:tcPr>
                <w:tcW w:w="2266" w:type="pct"/>
                <w:gridSpan w:val="27"/>
                <w:vMerge/>
                <w:shd w:val="clear" w:color="auto" w:fill="auto"/>
                <w:noWrap/>
                <w:vAlign w:val="bottom"/>
              </w:tcPr>
            </w:tcPrChange>
          </w:tcPr>
          <w:p w14:paraId="0D97D24F" w14:textId="3A7BF944" w:rsidR="006D452C" w:rsidRPr="00F073C2" w:rsidDel="00BC22CC" w:rsidRDefault="006D452C" w:rsidP="00AD5760">
            <w:pPr>
              <w:rPr>
                <w:del w:id="9028" w:author="Valeria Tapia" w:date="2026-10-01T18:41:00Z"/>
                <w:rFonts w:cs="Arial"/>
                <w:color w:val="000000"/>
                <w:sz w:val="16"/>
                <w:szCs w:val="16"/>
                <w:lang w:eastAsia="es-BO"/>
              </w:rPr>
            </w:pPr>
          </w:p>
        </w:tc>
      </w:tr>
      <w:tr w:rsidR="00BC22CC" w:rsidRPr="00F073C2" w:rsidDel="00BC22CC" w14:paraId="55787D46" w14:textId="2A5B3627" w:rsidTr="00471D04">
        <w:tblPrEx>
          <w:tblPrExChange w:id="9029" w:author="Valeria Tapia" w:date="2026-10-01T18:54:00Z">
            <w:tblPrEx>
              <w:tblW w:w="5314" w:type="pct"/>
              <w:tblInd w:w="70" w:type="dxa"/>
            </w:tblPrEx>
          </w:tblPrExChange>
        </w:tblPrEx>
        <w:trPr>
          <w:trHeight w:val="380"/>
          <w:del w:id="9030" w:author="Valeria Tapia" w:date="2026-10-01T18:41:00Z"/>
          <w:trPrChange w:id="9031" w:author="Valeria Tapia" w:date="2026-10-01T18:54:00Z">
            <w:trPr>
              <w:gridBefore w:val="1"/>
              <w:gridAfter w:val="0"/>
              <w:trHeight w:val="380"/>
            </w:trPr>
          </w:trPrChange>
        </w:trPr>
        <w:tc>
          <w:tcPr>
            <w:tcW w:w="329" w:type="pct"/>
            <w:gridSpan w:val="9"/>
            <w:vMerge/>
            <w:shd w:val="clear" w:color="000000" w:fill="FFFFFF"/>
            <w:tcPrChange w:id="9032" w:author="Valeria Tapia" w:date="2026-10-01T18:54:00Z">
              <w:tcPr>
                <w:tcW w:w="339" w:type="pct"/>
                <w:gridSpan w:val="12"/>
                <w:vMerge/>
                <w:shd w:val="clear" w:color="000000" w:fill="FFFFFF"/>
              </w:tcPr>
            </w:tcPrChange>
          </w:tcPr>
          <w:p w14:paraId="0AF36EC7" w14:textId="14A10645" w:rsidR="006D452C" w:rsidRPr="00F073C2" w:rsidDel="00BC22CC" w:rsidRDefault="006D452C" w:rsidP="00AD5760">
            <w:pPr>
              <w:ind w:firstLineChars="38" w:firstLine="61"/>
              <w:jc w:val="right"/>
              <w:rPr>
                <w:del w:id="9033" w:author="Valeria Tapia" w:date="2026-10-01T18:41:00Z"/>
                <w:rFonts w:cs="Arial"/>
                <w:color w:val="000000"/>
                <w:sz w:val="16"/>
                <w:szCs w:val="16"/>
                <w:lang w:eastAsia="es-BO"/>
              </w:rPr>
            </w:pPr>
          </w:p>
        </w:tc>
        <w:tc>
          <w:tcPr>
            <w:tcW w:w="1294" w:type="pct"/>
            <w:gridSpan w:val="24"/>
            <w:shd w:val="clear" w:color="000000" w:fill="FFFFFF"/>
            <w:noWrap/>
            <w:vAlign w:val="center"/>
            <w:tcPrChange w:id="9034" w:author="Valeria Tapia" w:date="2026-10-01T18:54:00Z">
              <w:tcPr>
                <w:tcW w:w="1299" w:type="pct"/>
                <w:gridSpan w:val="33"/>
                <w:shd w:val="clear" w:color="000000" w:fill="FFFFFF"/>
                <w:noWrap/>
                <w:vAlign w:val="center"/>
              </w:tcPr>
            </w:tcPrChange>
          </w:tcPr>
          <w:p w14:paraId="37ED7DB8" w14:textId="007A3E9E" w:rsidR="006D452C" w:rsidRPr="00F073C2" w:rsidDel="00BC22CC" w:rsidRDefault="006D452C" w:rsidP="00AD5760">
            <w:pPr>
              <w:jc w:val="left"/>
              <w:rPr>
                <w:del w:id="9035" w:author="Valeria Tapia" w:date="2026-10-01T18:41:00Z"/>
                <w:rFonts w:cs="Arial"/>
                <w:color w:val="000000"/>
                <w:sz w:val="16"/>
                <w:szCs w:val="16"/>
                <w:lang w:eastAsia="es-BO"/>
              </w:rPr>
            </w:pPr>
            <w:del w:id="9036" w:author="Valeria Tapia" w:date="2026-10-01T18:41:00Z">
              <w:r w:rsidRPr="00F073C2" w:rsidDel="00BC22CC">
                <w:rPr>
                  <w:rFonts w:cs="Arial"/>
                  <w:color w:val="000000"/>
                  <w:sz w:val="16"/>
                  <w:szCs w:val="16"/>
                  <w:lang w:eastAsia="es-BO"/>
                </w:rPr>
                <w:delText>Red Estatal</w:delText>
              </w:r>
            </w:del>
          </w:p>
        </w:tc>
        <w:tc>
          <w:tcPr>
            <w:tcW w:w="711" w:type="pct"/>
            <w:gridSpan w:val="9"/>
            <w:shd w:val="clear" w:color="000000" w:fill="FFFFFF"/>
            <w:vAlign w:val="center"/>
            <w:tcPrChange w:id="9037" w:author="Valeria Tapia" w:date="2026-10-01T18:54:00Z">
              <w:tcPr>
                <w:tcW w:w="703" w:type="pct"/>
                <w:gridSpan w:val="15"/>
                <w:shd w:val="clear" w:color="000000" w:fill="FFFFFF"/>
                <w:vAlign w:val="center"/>
              </w:tcPr>
            </w:tcPrChange>
          </w:tcPr>
          <w:p w14:paraId="2CFCC2E1" w14:textId="6CC0D3B1" w:rsidR="006D452C" w:rsidRPr="00F073C2" w:rsidDel="00BC22CC" w:rsidRDefault="006D452C" w:rsidP="00AD5760">
            <w:pPr>
              <w:jc w:val="left"/>
              <w:rPr>
                <w:del w:id="9038" w:author="Valeria Tapia" w:date="2026-10-01T18:41:00Z"/>
                <w:rFonts w:cs="Arial"/>
                <w:color w:val="000000"/>
                <w:sz w:val="16"/>
                <w:szCs w:val="16"/>
                <w:lang w:eastAsia="es-BO"/>
              </w:rPr>
            </w:pPr>
          </w:p>
        </w:tc>
        <w:tc>
          <w:tcPr>
            <w:tcW w:w="394" w:type="pct"/>
            <w:gridSpan w:val="5"/>
            <w:vMerge/>
            <w:shd w:val="clear" w:color="auto" w:fill="auto"/>
            <w:noWrap/>
            <w:vAlign w:val="bottom"/>
            <w:tcPrChange w:id="9039" w:author="Valeria Tapia" w:date="2026-10-01T18:54:00Z">
              <w:tcPr>
                <w:tcW w:w="394" w:type="pct"/>
                <w:gridSpan w:val="11"/>
                <w:vMerge/>
                <w:shd w:val="clear" w:color="auto" w:fill="auto"/>
                <w:noWrap/>
                <w:vAlign w:val="bottom"/>
              </w:tcPr>
            </w:tcPrChange>
          </w:tcPr>
          <w:p w14:paraId="77CCECB4" w14:textId="3C861228" w:rsidR="006D452C" w:rsidRPr="00F073C2" w:rsidDel="00BC22CC" w:rsidRDefault="006D452C" w:rsidP="00AD5760">
            <w:pPr>
              <w:ind w:firstLineChars="38" w:firstLine="61"/>
              <w:jc w:val="right"/>
              <w:rPr>
                <w:del w:id="9040" w:author="Valeria Tapia" w:date="2026-10-01T18:41:00Z"/>
                <w:rFonts w:cs="Arial"/>
                <w:color w:val="000000"/>
                <w:sz w:val="16"/>
                <w:szCs w:val="16"/>
                <w:lang w:eastAsia="es-BO"/>
              </w:rPr>
            </w:pPr>
          </w:p>
        </w:tc>
        <w:tc>
          <w:tcPr>
            <w:tcW w:w="2271" w:type="pct"/>
            <w:gridSpan w:val="17"/>
            <w:vMerge/>
            <w:shd w:val="clear" w:color="auto" w:fill="auto"/>
            <w:noWrap/>
            <w:vAlign w:val="bottom"/>
            <w:tcPrChange w:id="9041" w:author="Valeria Tapia" w:date="2026-10-01T18:54:00Z">
              <w:tcPr>
                <w:tcW w:w="2266" w:type="pct"/>
                <w:gridSpan w:val="27"/>
                <w:vMerge/>
                <w:shd w:val="clear" w:color="auto" w:fill="auto"/>
                <w:noWrap/>
                <w:vAlign w:val="bottom"/>
              </w:tcPr>
            </w:tcPrChange>
          </w:tcPr>
          <w:p w14:paraId="0BA1B3B9" w14:textId="7E735A46" w:rsidR="006D452C" w:rsidRPr="00F073C2" w:rsidDel="00BC22CC" w:rsidRDefault="006D452C" w:rsidP="00AD5760">
            <w:pPr>
              <w:rPr>
                <w:del w:id="9042" w:author="Valeria Tapia" w:date="2026-10-01T18:41:00Z"/>
                <w:rFonts w:cs="Arial"/>
                <w:color w:val="000000"/>
                <w:sz w:val="16"/>
                <w:szCs w:val="16"/>
                <w:lang w:eastAsia="es-BO"/>
              </w:rPr>
            </w:pPr>
          </w:p>
        </w:tc>
      </w:tr>
      <w:tr w:rsidR="006D452C" w:rsidRPr="00F073C2" w:rsidDel="00BC22CC" w14:paraId="3C958648" w14:textId="21723177" w:rsidTr="00BC22CC">
        <w:trPr>
          <w:trHeight w:val="434"/>
          <w:del w:id="9043" w:author="Valeria Tapia" w:date="2026-10-01T18:41:00Z"/>
          <w:trPrChange w:id="9044" w:author="Valeria Tapia" w:date="2026-10-01T18:43:00Z">
            <w:trPr>
              <w:gridAfter w:val="0"/>
              <w:trHeight w:val="434"/>
            </w:trPr>
          </w:trPrChange>
        </w:trPr>
        <w:tc>
          <w:tcPr>
            <w:tcW w:w="5000" w:type="pct"/>
            <w:gridSpan w:val="64"/>
            <w:shd w:val="clear" w:color="auto" w:fill="FEF7CA"/>
            <w:tcPrChange w:id="9045" w:author="Valeria Tapia" w:date="2026-10-01T18:43:00Z">
              <w:tcPr>
                <w:tcW w:w="5000" w:type="pct"/>
                <w:gridSpan w:val="98"/>
                <w:shd w:val="clear" w:color="auto" w:fill="FEF7CA"/>
              </w:tcPr>
            </w:tcPrChange>
          </w:tcPr>
          <w:p w14:paraId="0A6AC1B2" w14:textId="3D2DCF30" w:rsidR="006D452C" w:rsidRPr="00F073C2" w:rsidDel="00BC22CC" w:rsidRDefault="006D452C" w:rsidP="00AD5760">
            <w:pPr>
              <w:rPr>
                <w:del w:id="9046" w:author="Valeria Tapia" w:date="2026-10-01T18:41:00Z"/>
                <w:rFonts w:cs="Arial"/>
                <w:b/>
                <w:bCs/>
                <w:color w:val="000000"/>
                <w:sz w:val="16"/>
                <w:szCs w:val="16"/>
                <w:lang w:eastAsia="es-BO"/>
              </w:rPr>
            </w:pPr>
            <w:del w:id="9047" w:author="Valeria Tapia" w:date="2026-10-01T18:41:00Z">
              <w:r w:rsidRPr="00F073C2" w:rsidDel="00BC22CC">
                <w:rPr>
                  <w:rFonts w:cs="Arial"/>
                  <w:b/>
                  <w:bCs/>
                  <w:color w:val="000000"/>
                  <w:sz w:val="16"/>
                  <w:szCs w:val="16"/>
                  <w:lang w:eastAsia="es-BO"/>
                </w:rPr>
                <w:delText xml:space="preserve">10. ¿CUENTA CON LA DOCUMENTACIÓN TÉCNICA DE SUS SERVICIOS PARA LA INTEROPERABILIDAD? </w:delText>
              </w:r>
              <w:r w:rsidRPr="00F073C2" w:rsidDel="00BC22CC">
                <w:rPr>
                  <w:rFonts w:cs="Arial"/>
                  <w:bCs/>
                  <w:color w:val="000000"/>
                  <w:sz w:val="16"/>
                  <w:szCs w:val="16"/>
                  <w:lang w:eastAsia="es-BO"/>
                </w:rPr>
                <w:delText>(marque con una X).</w:delText>
              </w:r>
            </w:del>
          </w:p>
        </w:tc>
      </w:tr>
      <w:tr w:rsidR="00BC22CC" w:rsidRPr="00F073C2" w:rsidDel="00BC22CC" w14:paraId="67B1139A" w14:textId="7A9B72C4" w:rsidTr="00471D04">
        <w:tblPrEx>
          <w:tblPrExChange w:id="9048" w:author="Valeria Tapia" w:date="2026-10-01T18:54:00Z">
            <w:tblPrEx>
              <w:tblW w:w="5314" w:type="pct"/>
              <w:tblInd w:w="70" w:type="dxa"/>
            </w:tblPrEx>
          </w:tblPrExChange>
        </w:tblPrEx>
        <w:trPr>
          <w:trHeight w:val="471"/>
          <w:del w:id="9049" w:author="Valeria Tapia" w:date="2026-10-01T18:41:00Z"/>
          <w:trPrChange w:id="9050" w:author="Valeria Tapia" w:date="2026-10-01T18:54:00Z">
            <w:trPr>
              <w:gridBefore w:val="1"/>
              <w:gridAfter w:val="0"/>
              <w:trHeight w:val="471"/>
            </w:trPr>
          </w:trPrChange>
        </w:trPr>
        <w:tc>
          <w:tcPr>
            <w:tcW w:w="329" w:type="pct"/>
            <w:gridSpan w:val="9"/>
            <w:shd w:val="clear" w:color="auto" w:fill="auto"/>
            <w:vAlign w:val="center"/>
            <w:tcPrChange w:id="9051" w:author="Valeria Tapia" w:date="2026-10-01T18:54:00Z">
              <w:tcPr>
                <w:tcW w:w="338" w:type="pct"/>
                <w:gridSpan w:val="12"/>
                <w:shd w:val="clear" w:color="auto" w:fill="auto"/>
                <w:vAlign w:val="center"/>
              </w:tcPr>
            </w:tcPrChange>
          </w:tcPr>
          <w:p w14:paraId="4F4D4FF9" w14:textId="34E07195" w:rsidR="006D452C" w:rsidRPr="00F073C2" w:rsidDel="00BC22CC" w:rsidRDefault="006D452C" w:rsidP="00AD5760">
            <w:pPr>
              <w:jc w:val="center"/>
              <w:rPr>
                <w:del w:id="9052" w:author="Valeria Tapia" w:date="2026-10-01T18:41:00Z"/>
                <w:rFonts w:cs="Arial"/>
                <w:bCs/>
                <w:color w:val="000000"/>
                <w:sz w:val="16"/>
                <w:szCs w:val="16"/>
                <w:lang w:eastAsia="es-BO"/>
              </w:rPr>
            </w:pPr>
            <w:del w:id="9053" w:author="Valeria Tapia" w:date="2026-10-01T18:41:00Z">
              <w:r w:rsidRPr="00F073C2" w:rsidDel="00BC22CC">
                <w:rPr>
                  <w:rFonts w:cs="Arial"/>
                  <w:bCs/>
                  <w:color w:val="000000"/>
                  <w:sz w:val="16"/>
                  <w:szCs w:val="16"/>
                  <w:lang w:eastAsia="es-BO"/>
                </w:rPr>
                <w:delText>SI</w:delText>
              </w:r>
            </w:del>
          </w:p>
        </w:tc>
        <w:tc>
          <w:tcPr>
            <w:tcW w:w="270" w:type="pct"/>
            <w:gridSpan w:val="3"/>
            <w:shd w:val="clear" w:color="auto" w:fill="auto"/>
            <w:vAlign w:val="center"/>
            <w:tcPrChange w:id="9054" w:author="Valeria Tapia" w:date="2026-10-01T18:54:00Z">
              <w:tcPr>
                <w:tcW w:w="270" w:type="pct"/>
                <w:gridSpan w:val="3"/>
                <w:shd w:val="clear" w:color="auto" w:fill="auto"/>
                <w:vAlign w:val="center"/>
              </w:tcPr>
            </w:tcPrChange>
          </w:tcPr>
          <w:p w14:paraId="6401D8CC" w14:textId="21722252" w:rsidR="006D452C" w:rsidRPr="00F073C2" w:rsidDel="00BC22CC" w:rsidRDefault="006D452C" w:rsidP="00AD5760">
            <w:pPr>
              <w:jc w:val="center"/>
              <w:rPr>
                <w:del w:id="9055" w:author="Valeria Tapia" w:date="2026-10-01T18:41:00Z"/>
                <w:rFonts w:cs="Arial"/>
                <w:bCs/>
                <w:color w:val="000000"/>
                <w:sz w:val="16"/>
                <w:szCs w:val="16"/>
                <w:lang w:eastAsia="es-BO"/>
              </w:rPr>
            </w:pPr>
            <w:del w:id="9056" w:author="Valeria Tapia" w:date="2026-10-01T18:41:00Z">
              <w:r w:rsidRPr="00F073C2" w:rsidDel="00BC22CC">
                <w:rPr>
                  <w:rFonts w:cs="Arial"/>
                  <w:bCs/>
                  <w:color w:val="000000"/>
                  <w:sz w:val="16"/>
                  <w:szCs w:val="16"/>
                  <w:lang w:eastAsia="es-BO"/>
                </w:rPr>
                <w:delText>x</w:delText>
              </w:r>
            </w:del>
          </w:p>
        </w:tc>
        <w:tc>
          <w:tcPr>
            <w:tcW w:w="1736" w:type="pct"/>
            <w:gridSpan w:val="30"/>
            <w:shd w:val="clear" w:color="auto" w:fill="auto"/>
            <w:vAlign w:val="center"/>
            <w:tcPrChange w:id="9057" w:author="Valeria Tapia" w:date="2026-10-01T18:54:00Z">
              <w:tcPr>
                <w:tcW w:w="1733" w:type="pct"/>
                <w:gridSpan w:val="46"/>
                <w:shd w:val="clear" w:color="auto" w:fill="auto"/>
                <w:vAlign w:val="center"/>
              </w:tcPr>
            </w:tcPrChange>
          </w:tcPr>
          <w:p w14:paraId="35E7060B" w14:textId="329B5851" w:rsidR="006D452C" w:rsidRPr="00F073C2" w:rsidDel="00BC22CC" w:rsidRDefault="006D452C" w:rsidP="00AD5760">
            <w:pPr>
              <w:jc w:val="center"/>
              <w:rPr>
                <w:del w:id="9058" w:author="Valeria Tapia" w:date="2026-10-01T18:41:00Z"/>
                <w:rFonts w:cs="Arial"/>
                <w:bCs/>
                <w:i/>
                <w:color w:val="000000"/>
                <w:sz w:val="16"/>
                <w:szCs w:val="16"/>
                <w:lang w:eastAsia="es-BO"/>
              </w:rPr>
            </w:pPr>
            <w:del w:id="9059" w:author="Valeria Tapia" w:date="2026-10-01T18:41:00Z">
              <w:r w:rsidRPr="00F073C2" w:rsidDel="00BC22CC">
                <w:rPr>
                  <w:rFonts w:cs="Arial"/>
                  <w:bCs/>
                  <w:i/>
                  <w:color w:val="000000"/>
                  <w:sz w:val="16"/>
                  <w:szCs w:val="16"/>
                  <w:lang w:eastAsia="es-BO"/>
                </w:rPr>
                <w:delText>Especificar el nombre del documento</w:delText>
              </w:r>
            </w:del>
          </w:p>
        </w:tc>
        <w:tc>
          <w:tcPr>
            <w:tcW w:w="397" w:type="pct"/>
            <w:gridSpan w:val="6"/>
            <w:shd w:val="clear" w:color="auto" w:fill="auto"/>
            <w:vAlign w:val="center"/>
            <w:tcPrChange w:id="9060" w:author="Valeria Tapia" w:date="2026-10-01T18:54:00Z">
              <w:tcPr>
                <w:tcW w:w="397" w:type="pct"/>
                <w:gridSpan w:val="12"/>
                <w:shd w:val="clear" w:color="auto" w:fill="auto"/>
                <w:vAlign w:val="center"/>
              </w:tcPr>
            </w:tcPrChange>
          </w:tcPr>
          <w:p w14:paraId="7ADF981A" w14:textId="0C97DB91" w:rsidR="006D452C" w:rsidRPr="00F073C2" w:rsidDel="00BC22CC" w:rsidRDefault="006D452C" w:rsidP="00AD5760">
            <w:pPr>
              <w:jc w:val="center"/>
              <w:rPr>
                <w:del w:id="9061" w:author="Valeria Tapia" w:date="2026-10-01T18:41:00Z"/>
                <w:rFonts w:cs="Arial"/>
                <w:bCs/>
                <w:color w:val="000000"/>
                <w:sz w:val="16"/>
                <w:szCs w:val="16"/>
                <w:lang w:eastAsia="es-BO"/>
              </w:rPr>
            </w:pPr>
            <w:del w:id="9062" w:author="Valeria Tapia" w:date="2026-10-01T18:41:00Z">
              <w:r w:rsidRPr="00F073C2" w:rsidDel="00BC22CC">
                <w:rPr>
                  <w:rFonts w:cs="Arial"/>
                  <w:bCs/>
                  <w:color w:val="000000"/>
                  <w:sz w:val="16"/>
                  <w:szCs w:val="16"/>
                  <w:lang w:eastAsia="es-BO"/>
                </w:rPr>
                <w:delText>NO</w:delText>
              </w:r>
            </w:del>
          </w:p>
        </w:tc>
        <w:tc>
          <w:tcPr>
            <w:tcW w:w="2269" w:type="pct"/>
            <w:gridSpan w:val="16"/>
            <w:shd w:val="clear" w:color="auto" w:fill="auto"/>
            <w:vAlign w:val="center"/>
            <w:tcPrChange w:id="9063" w:author="Valeria Tapia" w:date="2026-10-01T18:54:00Z">
              <w:tcPr>
                <w:tcW w:w="2262" w:type="pct"/>
                <w:gridSpan w:val="25"/>
                <w:shd w:val="clear" w:color="auto" w:fill="auto"/>
                <w:vAlign w:val="center"/>
              </w:tcPr>
            </w:tcPrChange>
          </w:tcPr>
          <w:p w14:paraId="6EDB21EA" w14:textId="38CF0FBC" w:rsidR="006D452C" w:rsidRPr="00F073C2" w:rsidDel="00BC22CC" w:rsidRDefault="006D452C" w:rsidP="00AD5760">
            <w:pPr>
              <w:jc w:val="center"/>
              <w:rPr>
                <w:del w:id="9064" w:author="Valeria Tapia" w:date="2026-10-01T18:41:00Z"/>
                <w:rFonts w:cs="Arial"/>
                <w:bCs/>
                <w:color w:val="000000"/>
                <w:sz w:val="16"/>
                <w:szCs w:val="16"/>
                <w:lang w:eastAsia="es-BO"/>
              </w:rPr>
            </w:pPr>
            <w:del w:id="9065" w:author="Valeria Tapia" w:date="2026-10-01T18:41:00Z">
              <w:r w:rsidRPr="00F073C2" w:rsidDel="00BC22CC">
                <w:rPr>
                  <w:rFonts w:cs="Arial"/>
                  <w:bCs/>
                  <w:color w:val="000000"/>
                  <w:sz w:val="16"/>
                  <w:szCs w:val="16"/>
                  <w:lang w:eastAsia="es-BO"/>
                </w:rPr>
                <w:delText>x</w:delText>
              </w:r>
            </w:del>
          </w:p>
        </w:tc>
      </w:tr>
      <w:tr w:rsidR="006D452C" w:rsidRPr="00F073C2" w:rsidDel="00BC22CC" w14:paraId="23713B46" w14:textId="667DB8EE" w:rsidTr="00BC22CC">
        <w:trPr>
          <w:trHeight w:val="675"/>
          <w:del w:id="9066" w:author="Valeria Tapia" w:date="2026-10-01T18:41:00Z"/>
          <w:trPrChange w:id="9067" w:author="Valeria Tapia" w:date="2026-10-01T18:43:00Z">
            <w:trPr>
              <w:gridAfter w:val="0"/>
              <w:trHeight w:val="675"/>
            </w:trPr>
          </w:trPrChange>
        </w:trPr>
        <w:tc>
          <w:tcPr>
            <w:tcW w:w="5000" w:type="pct"/>
            <w:gridSpan w:val="64"/>
            <w:shd w:val="clear" w:color="auto" w:fill="FEF7CA"/>
            <w:tcPrChange w:id="9068" w:author="Valeria Tapia" w:date="2026-10-01T18:43:00Z">
              <w:tcPr>
                <w:tcW w:w="5000" w:type="pct"/>
                <w:gridSpan w:val="98"/>
                <w:shd w:val="clear" w:color="auto" w:fill="FEF7CA"/>
              </w:tcPr>
            </w:tcPrChange>
          </w:tcPr>
          <w:p w14:paraId="0F49F60E" w14:textId="0B30B433" w:rsidR="006D452C" w:rsidRPr="00F073C2" w:rsidDel="00BC22CC" w:rsidRDefault="006D452C" w:rsidP="00AD5760">
            <w:pPr>
              <w:rPr>
                <w:del w:id="9069" w:author="Valeria Tapia" w:date="2026-10-01T18:41:00Z"/>
                <w:rFonts w:cs="Arial"/>
                <w:b/>
                <w:bCs/>
                <w:color w:val="000000"/>
                <w:sz w:val="16"/>
                <w:szCs w:val="16"/>
                <w:lang w:eastAsia="es-BO"/>
              </w:rPr>
            </w:pPr>
            <w:del w:id="9070" w:author="Valeria Tapia" w:date="2026-10-01T18:41:00Z">
              <w:r w:rsidRPr="00F073C2" w:rsidDel="00BC22CC">
                <w:rPr>
                  <w:rFonts w:cs="Arial"/>
                  <w:b/>
                  <w:bCs/>
                  <w:color w:val="000000"/>
                  <w:sz w:val="16"/>
                  <w:szCs w:val="16"/>
                  <w:lang w:eastAsia="es-BO"/>
                </w:rPr>
                <w:delText xml:space="preserve">11.  ADJUNTE EL DIAGRAMA DE FLUJO DEL PROCESO (EN FORMATO BPMN)  DEL REGISTRO DE OPERADORES, IDENTIFICANDO: PROCESOS EN SISTEMA O PROCESOS MANUALES (SIN USO DE SISTEMA) Y LOS ACTORES QUE LO REALIZAN. </w:delText>
              </w:r>
            </w:del>
          </w:p>
        </w:tc>
      </w:tr>
      <w:tr w:rsidR="006D452C" w:rsidRPr="00F073C2" w:rsidDel="00BC22CC" w14:paraId="24CD6DA2" w14:textId="0B1CD750" w:rsidTr="00BC22CC">
        <w:trPr>
          <w:trHeight w:val="591"/>
          <w:del w:id="9071" w:author="Valeria Tapia" w:date="2026-10-01T18:41:00Z"/>
          <w:trPrChange w:id="9072" w:author="Valeria Tapia" w:date="2026-10-01T18:43:00Z">
            <w:trPr>
              <w:gridAfter w:val="0"/>
              <w:trHeight w:val="591"/>
            </w:trPr>
          </w:trPrChange>
        </w:trPr>
        <w:tc>
          <w:tcPr>
            <w:tcW w:w="5000" w:type="pct"/>
            <w:gridSpan w:val="64"/>
            <w:shd w:val="clear" w:color="000000" w:fill="FFFFFF"/>
            <w:tcPrChange w:id="9073" w:author="Valeria Tapia" w:date="2026-10-01T18:43:00Z">
              <w:tcPr>
                <w:tcW w:w="5000" w:type="pct"/>
                <w:gridSpan w:val="98"/>
                <w:shd w:val="clear" w:color="000000" w:fill="FFFFFF"/>
              </w:tcPr>
            </w:tcPrChange>
          </w:tcPr>
          <w:p w14:paraId="49FBAB25" w14:textId="002C6957" w:rsidR="006D452C" w:rsidRPr="00F073C2" w:rsidDel="00BC22CC" w:rsidRDefault="006D452C" w:rsidP="00AD5760">
            <w:pPr>
              <w:rPr>
                <w:del w:id="9074" w:author="Valeria Tapia" w:date="2026-10-01T18:41:00Z"/>
                <w:rFonts w:cs="Arial"/>
                <w:b/>
                <w:bCs/>
                <w:color w:val="000000"/>
                <w:sz w:val="16"/>
                <w:szCs w:val="16"/>
                <w:lang w:eastAsia="es-BO"/>
              </w:rPr>
            </w:pPr>
          </w:p>
          <w:p w14:paraId="56E1858E" w14:textId="42D1F124" w:rsidR="006D452C" w:rsidRPr="00F073C2" w:rsidDel="00BC22CC" w:rsidRDefault="006D452C" w:rsidP="00AD5760">
            <w:pPr>
              <w:rPr>
                <w:del w:id="9075" w:author="Valeria Tapia" w:date="2026-10-01T18:41:00Z"/>
                <w:rFonts w:cs="Arial"/>
                <w:b/>
                <w:bCs/>
                <w:color w:val="000000"/>
                <w:sz w:val="16"/>
                <w:szCs w:val="16"/>
                <w:lang w:eastAsia="es-BO"/>
              </w:rPr>
            </w:pPr>
          </w:p>
        </w:tc>
      </w:tr>
      <w:tr w:rsidR="006D452C" w:rsidRPr="00F073C2" w:rsidDel="00BC22CC" w14:paraId="57566474" w14:textId="2269C3CE" w:rsidTr="00BC22CC">
        <w:trPr>
          <w:trHeight w:val="945"/>
          <w:del w:id="9076" w:author="Valeria Tapia" w:date="2026-10-01T18:41:00Z"/>
          <w:trPrChange w:id="9077" w:author="Valeria Tapia" w:date="2026-10-01T18:43:00Z">
            <w:trPr>
              <w:gridAfter w:val="0"/>
              <w:trHeight w:val="945"/>
            </w:trPr>
          </w:trPrChange>
        </w:trPr>
        <w:tc>
          <w:tcPr>
            <w:tcW w:w="5000" w:type="pct"/>
            <w:gridSpan w:val="64"/>
            <w:shd w:val="clear" w:color="auto" w:fill="FEF7CA"/>
            <w:tcPrChange w:id="9078" w:author="Valeria Tapia" w:date="2026-10-01T18:43:00Z">
              <w:tcPr>
                <w:tcW w:w="5000" w:type="pct"/>
                <w:gridSpan w:val="98"/>
                <w:shd w:val="clear" w:color="auto" w:fill="FEF7CA"/>
              </w:tcPr>
            </w:tcPrChange>
          </w:tcPr>
          <w:p w14:paraId="77F3998B" w14:textId="1C3E7060" w:rsidR="006D452C" w:rsidRPr="00F073C2" w:rsidDel="00BC22CC" w:rsidRDefault="006D452C" w:rsidP="00AD5760">
            <w:pPr>
              <w:rPr>
                <w:del w:id="9079" w:author="Valeria Tapia" w:date="2026-10-01T18:41:00Z"/>
                <w:rFonts w:cs="Arial"/>
                <w:b/>
                <w:bCs/>
                <w:color w:val="000000"/>
                <w:sz w:val="16"/>
                <w:szCs w:val="16"/>
                <w:lang w:eastAsia="es-BO"/>
              </w:rPr>
            </w:pPr>
            <w:del w:id="9080" w:author="Valeria Tapia" w:date="2026-10-01T18:41:00Z">
              <w:r w:rsidRPr="00F073C2" w:rsidDel="00BC22CC">
                <w:rPr>
                  <w:rFonts w:cs="Arial"/>
                  <w:b/>
                  <w:bCs/>
                  <w:color w:val="000000"/>
                  <w:sz w:val="16"/>
                  <w:szCs w:val="16"/>
                  <w:lang w:eastAsia="es-BO"/>
                </w:rPr>
                <w:delText>12. ADJUNTE EL DICCIONARIO DE DATOS PARA EL PROCESO DEL REGISTRO DE OPERADORES, DEBE REMITIR M</w:delText>
              </w:r>
              <w:r w:rsidDel="00BC22CC">
                <w:rPr>
                  <w:rFonts w:cs="Arial"/>
                  <w:b/>
                  <w:bCs/>
                  <w:color w:val="000000"/>
                  <w:sz w:val="16"/>
                  <w:szCs w:val="16"/>
                  <w:lang w:eastAsia="es-BO"/>
                </w:rPr>
                <w:delText>Í</w:delText>
              </w:r>
              <w:r w:rsidRPr="00F073C2" w:rsidDel="00BC22CC">
                <w:rPr>
                  <w:rFonts w:cs="Arial"/>
                  <w:b/>
                  <w:bCs/>
                  <w:color w:val="000000"/>
                  <w:sz w:val="16"/>
                  <w:szCs w:val="16"/>
                  <w:lang w:eastAsia="es-BO"/>
                </w:rPr>
                <w:delText>NIMAMENTE LA SIGUIENTE INFORMACIÓN: NOMBRE DEL CAMPO, TIPO DE DATO (NÚMERO, CADENA, OTROS), OBLIGATORIO (SI/NO), LONGITUD, FORMATO (SI SE VALIDA), PARAMÉTRICA (SI/NO), LLENADO (AUTOMÁTICO/MANUAL).</w:delText>
              </w:r>
              <w:r w:rsidRPr="00F74D4A" w:rsidDel="00BC22CC">
                <w:rPr>
                  <w:rFonts w:cs="Arial"/>
                  <w:b/>
                  <w:bCs/>
                  <w:color w:val="000000"/>
                  <w:sz w:val="16"/>
                  <w:szCs w:val="16"/>
                  <w:lang w:eastAsia="es-BO"/>
                </w:rPr>
                <w:delText xml:space="preserve"> </w:delText>
              </w:r>
              <w:r w:rsidDel="00BC22CC">
                <w:rPr>
                  <w:rFonts w:cs="Arial"/>
                  <w:b/>
                  <w:bCs/>
                  <w:color w:val="000000"/>
                  <w:sz w:val="16"/>
                  <w:szCs w:val="16"/>
                  <w:lang w:eastAsia="es-BO"/>
                </w:rPr>
                <w:delText>(</w:delText>
              </w:r>
              <w:r w:rsidRPr="006755B5" w:rsidDel="00BC22CC">
                <w:rPr>
                  <w:rFonts w:cs="Arial"/>
                  <w:bCs/>
                  <w:color w:val="000000"/>
                  <w:sz w:val="16"/>
                  <w:szCs w:val="16"/>
                  <w:lang w:eastAsia="es-BO"/>
                </w:rPr>
                <w:delText>En formato digital preferentemente Excel)</w:delText>
              </w:r>
            </w:del>
          </w:p>
        </w:tc>
      </w:tr>
      <w:tr w:rsidR="006D452C" w:rsidRPr="00F073C2" w:rsidDel="00BC22CC" w14:paraId="3D990B35" w14:textId="4E60D9A1" w:rsidTr="00BC22CC">
        <w:trPr>
          <w:trHeight w:val="420"/>
          <w:del w:id="9081" w:author="Valeria Tapia" w:date="2026-10-01T18:41:00Z"/>
          <w:trPrChange w:id="9082" w:author="Valeria Tapia" w:date="2026-10-01T18:43:00Z">
            <w:trPr>
              <w:gridAfter w:val="0"/>
              <w:trHeight w:val="420"/>
            </w:trPr>
          </w:trPrChange>
        </w:trPr>
        <w:tc>
          <w:tcPr>
            <w:tcW w:w="5000" w:type="pct"/>
            <w:gridSpan w:val="64"/>
            <w:tcPrChange w:id="9083" w:author="Valeria Tapia" w:date="2026-10-01T18:43:00Z">
              <w:tcPr>
                <w:tcW w:w="5000" w:type="pct"/>
                <w:gridSpan w:val="98"/>
              </w:tcPr>
            </w:tcPrChange>
          </w:tcPr>
          <w:p w14:paraId="285892D4" w14:textId="4E8980C3" w:rsidR="006D452C" w:rsidRPr="00F073C2" w:rsidDel="00BC22CC" w:rsidRDefault="006D452C" w:rsidP="00AD5760">
            <w:pPr>
              <w:jc w:val="center"/>
              <w:rPr>
                <w:del w:id="9084" w:author="Valeria Tapia" w:date="2026-10-01T18:41:00Z"/>
                <w:rFonts w:cs="Arial"/>
                <w:b/>
                <w:bCs/>
                <w:color w:val="000000"/>
                <w:sz w:val="16"/>
                <w:szCs w:val="16"/>
                <w:lang w:eastAsia="es-BO"/>
              </w:rPr>
            </w:pPr>
          </w:p>
          <w:p w14:paraId="69059CF0" w14:textId="0C1DAB42" w:rsidR="006D452C" w:rsidRPr="00F073C2" w:rsidDel="00BC22CC" w:rsidRDefault="006D452C" w:rsidP="00AD5760">
            <w:pPr>
              <w:jc w:val="center"/>
              <w:rPr>
                <w:del w:id="9085" w:author="Valeria Tapia" w:date="2026-10-01T18:41:00Z"/>
                <w:rFonts w:cs="Arial"/>
                <w:b/>
                <w:bCs/>
                <w:color w:val="000000"/>
                <w:sz w:val="16"/>
                <w:szCs w:val="16"/>
                <w:lang w:eastAsia="es-BO"/>
              </w:rPr>
            </w:pPr>
          </w:p>
          <w:p w14:paraId="17629FCC" w14:textId="693FC476" w:rsidR="006D452C" w:rsidRPr="00F073C2" w:rsidDel="00BC22CC" w:rsidRDefault="006D452C" w:rsidP="00AD5760">
            <w:pPr>
              <w:jc w:val="center"/>
              <w:rPr>
                <w:del w:id="9086" w:author="Valeria Tapia" w:date="2026-10-01T18:41:00Z"/>
                <w:rFonts w:cs="Arial"/>
                <w:b/>
                <w:bCs/>
                <w:color w:val="000000"/>
                <w:sz w:val="16"/>
                <w:szCs w:val="16"/>
                <w:lang w:eastAsia="es-BO"/>
              </w:rPr>
            </w:pPr>
            <w:del w:id="9087" w:author="Valeria Tapia" w:date="2026-10-01T18:41:00Z">
              <w:r w:rsidRPr="00F073C2" w:rsidDel="00BC22CC">
                <w:rPr>
                  <w:rFonts w:cs="Arial"/>
                  <w:b/>
                  <w:bCs/>
                  <w:color w:val="000000"/>
                  <w:sz w:val="16"/>
                  <w:szCs w:val="16"/>
                  <w:lang w:eastAsia="es-BO"/>
                </w:rPr>
                <w:delText> </w:delText>
              </w:r>
            </w:del>
          </w:p>
        </w:tc>
      </w:tr>
      <w:tr w:rsidR="006D452C" w:rsidRPr="00F073C2" w:rsidDel="00BC22CC" w14:paraId="17DD82D3" w14:textId="5F8DD52D" w:rsidTr="00BC22CC">
        <w:trPr>
          <w:trHeight w:val="690"/>
          <w:del w:id="9088" w:author="Valeria Tapia" w:date="2026-10-01T18:42:00Z"/>
          <w:trPrChange w:id="9089" w:author="Valeria Tapia" w:date="2026-10-01T18:43:00Z">
            <w:trPr>
              <w:gridAfter w:val="0"/>
              <w:trHeight w:val="690"/>
            </w:trPr>
          </w:trPrChange>
        </w:trPr>
        <w:tc>
          <w:tcPr>
            <w:tcW w:w="5000" w:type="pct"/>
            <w:gridSpan w:val="64"/>
            <w:shd w:val="clear" w:color="auto" w:fill="FEF7CA"/>
            <w:tcPrChange w:id="9090" w:author="Valeria Tapia" w:date="2026-10-01T18:43:00Z">
              <w:tcPr>
                <w:tcW w:w="5000" w:type="pct"/>
                <w:gridSpan w:val="98"/>
                <w:shd w:val="clear" w:color="auto" w:fill="FEF7CA"/>
              </w:tcPr>
            </w:tcPrChange>
          </w:tcPr>
          <w:p w14:paraId="334FCFA4" w14:textId="06B16C21" w:rsidR="006D452C" w:rsidRPr="00F073C2" w:rsidDel="00BC22CC" w:rsidRDefault="006D452C" w:rsidP="00AD5760">
            <w:pPr>
              <w:rPr>
                <w:del w:id="9091" w:author="Valeria Tapia" w:date="2026-10-01T18:42:00Z"/>
                <w:rFonts w:cs="Arial"/>
                <w:b/>
                <w:bCs/>
                <w:color w:val="000000"/>
                <w:sz w:val="16"/>
                <w:szCs w:val="16"/>
                <w:lang w:eastAsia="es-BO"/>
              </w:rPr>
            </w:pPr>
            <w:del w:id="9092" w:author="Valeria Tapia" w:date="2026-10-01T18:42:00Z">
              <w:r w:rsidRPr="00F073C2" w:rsidDel="00BC22CC">
                <w:rPr>
                  <w:rFonts w:cs="Arial"/>
                  <w:b/>
                  <w:bCs/>
                  <w:color w:val="000000"/>
                  <w:sz w:val="16"/>
                  <w:szCs w:val="16"/>
                  <w:lang w:eastAsia="es-BO"/>
                </w:rPr>
                <w:delText>13.  ADJUNTE EL DIAGRAMA DE FLUJO DEL PROCESO (EN FORMATO BPMN) DE EMISIÓN PARA CADA  AP, C, O DESDE LA SOLICITUD REALIZADA POR EL INTERESADO HASTA SU  EMISIÓN, IDENTIFICANDO: PROCESOS EN SISTEMA O PROCESOS MANUALES (SIN USO DE SISTEMA)  Y LOS ACTORES QUE LO REALIZAN.</w:delText>
              </w:r>
            </w:del>
          </w:p>
        </w:tc>
      </w:tr>
      <w:tr w:rsidR="006D452C" w:rsidRPr="00F073C2" w:rsidDel="00BC22CC" w14:paraId="5883044C" w14:textId="0C364957" w:rsidTr="00BC22CC">
        <w:trPr>
          <w:trHeight w:val="41"/>
          <w:del w:id="9093" w:author="Valeria Tapia" w:date="2026-10-01T18:42:00Z"/>
          <w:trPrChange w:id="9094" w:author="Valeria Tapia" w:date="2026-10-01T18:43:00Z">
            <w:trPr>
              <w:gridAfter w:val="0"/>
              <w:trHeight w:val="41"/>
            </w:trPr>
          </w:trPrChange>
        </w:trPr>
        <w:tc>
          <w:tcPr>
            <w:tcW w:w="5000" w:type="pct"/>
            <w:gridSpan w:val="64"/>
            <w:tcPrChange w:id="9095" w:author="Valeria Tapia" w:date="2026-10-01T18:43:00Z">
              <w:tcPr>
                <w:tcW w:w="5000" w:type="pct"/>
                <w:gridSpan w:val="98"/>
              </w:tcPr>
            </w:tcPrChange>
          </w:tcPr>
          <w:p w14:paraId="27F08DA1" w14:textId="5F37F91C" w:rsidR="006D452C" w:rsidRPr="00F073C2" w:rsidDel="00BC22CC" w:rsidRDefault="006D452C" w:rsidP="00AD5760">
            <w:pPr>
              <w:jc w:val="center"/>
              <w:rPr>
                <w:del w:id="9096" w:author="Valeria Tapia" w:date="2026-10-01T18:42:00Z"/>
                <w:rFonts w:cs="Arial"/>
                <w:b/>
                <w:bCs/>
                <w:color w:val="000000"/>
                <w:sz w:val="16"/>
                <w:szCs w:val="16"/>
                <w:lang w:eastAsia="es-BO"/>
              </w:rPr>
            </w:pPr>
          </w:p>
          <w:p w14:paraId="52761D13" w14:textId="015C983E" w:rsidR="006D452C" w:rsidRPr="00F073C2" w:rsidDel="00BC22CC" w:rsidRDefault="006D452C" w:rsidP="00AD5760">
            <w:pPr>
              <w:jc w:val="center"/>
              <w:rPr>
                <w:del w:id="9097" w:author="Valeria Tapia" w:date="2026-10-01T18:42:00Z"/>
                <w:rFonts w:cs="Arial"/>
                <w:b/>
                <w:bCs/>
                <w:color w:val="000000"/>
                <w:sz w:val="16"/>
                <w:szCs w:val="16"/>
                <w:lang w:eastAsia="es-BO"/>
              </w:rPr>
            </w:pPr>
          </w:p>
          <w:p w14:paraId="1846359A" w14:textId="584939AB" w:rsidR="006D452C" w:rsidRPr="00F073C2" w:rsidDel="00BC22CC" w:rsidRDefault="006D452C" w:rsidP="00AD5760">
            <w:pPr>
              <w:jc w:val="center"/>
              <w:rPr>
                <w:del w:id="9098" w:author="Valeria Tapia" w:date="2026-10-01T18:42:00Z"/>
                <w:rFonts w:cs="Arial"/>
                <w:b/>
                <w:bCs/>
                <w:color w:val="000000"/>
                <w:sz w:val="16"/>
                <w:szCs w:val="16"/>
                <w:lang w:eastAsia="es-BO"/>
              </w:rPr>
            </w:pPr>
            <w:del w:id="9099" w:author="Valeria Tapia" w:date="2026-10-01T18:42:00Z">
              <w:r w:rsidRPr="00F073C2" w:rsidDel="00BC22CC">
                <w:rPr>
                  <w:rFonts w:cs="Arial"/>
                  <w:b/>
                  <w:bCs/>
                  <w:color w:val="000000"/>
                  <w:sz w:val="16"/>
                  <w:szCs w:val="16"/>
                  <w:lang w:eastAsia="es-BO"/>
                </w:rPr>
                <w:lastRenderedPageBreak/>
                <w:delText> </w:delText>
              </w:r>
            </w:del>
          </w:p>
        </w:tc>
      </w:tr>
      <w:tr w:rsidR="006D452C" w:rsidRPr="00F073C2" w:rsidDel="00BC22CC" w14:paraId="12A35D94" w14:textId="2F408086" w:rsidTr="00BC22CC">
        <w:trPr>
          <w:trHeight w:val="1245"/>
          <w:del w:id="9100" w:author="Valeria Tapia" w:date="2026-10-01T18:42:00Z"/>
          <w:trPrChange w:id="9101" w:author="Valeria Tapia" w:date="2026-10-01T18:43:00Z">
            <w:trPr>
              <w:gridAfter w:val="0"/>
              <w:trHeight w:val="1245"/>
            </w:trPr>
          </w:trPrChange>
        </w:trPr>
        <w:tc>
          <w:tcPr>
            <w:tcW w:w="5000" w:type="pct"/>
            <w:gridSpan w:val="64"/>
            <w:shd w:val="clear" w:color="auto" w:fill="FEF7CA"/>
            <w:tcPrChange w:id="9102" w:author="Valeria Tapia" w:date="2026-10-01T18:43:00Z">
              <w:tcPr>
                <w:tcW w:w="5000" w:type="pct"/>
                <w:gridSpan w:val="98"/>
                <w:shd w:val="clear" w:color="auto" w:fill="FEF7CA"/>
              </w:tcPr>
            </w:tcPrChange>
          </w:tcPr>
          <w:p w14:paraId="3548D005" w14:textId="19A842FC" w:rsidR="006D452C" w:rsidRPr="00F073C2" w:rsidDel="00BC22CC" w:rsidRDefault="006D452C" w:rsidP="00AD5760">
            <w:pPr>
              <w:rPr>
                <w:del w:id="9103" w:author="Valeria Tapia" w:date="2026-10-01T18:42:00Z"/>
                <w:rFonts w:cs="Arial"/>
                <w:b/>
                <w:bCs/>
                <w:color w:val="000000"/>
                <w:sz w:val="16"/>
                <w:szCs w:val="16"/>
                <w:lang w:eastAsia="es-BO"/>
              </w:rPr>
            </w:pPr>
            <w:del w:id="9104" w:author="Valeria Tapia" w:date="2026-10-01T18:42:00Z">
              <w:r w:rsidRPr="00F073C2" w:rsidDel="00BC22CC">
                <w:rPr>
                  <w:rFonts w:cs="Arial"/>
                  <w:b/>
                  <w:bCs/>
                  <w:color w:val="000000"/>
                  <w:sz w:val="16"/>
                  <w:szCs w:val="16"/>
                  <w:lang w:eastAsia="es-BO"/>
                </w:rPr>
                <w:lastRenderedPageBreak/>
                <w:delText>14.  ADJUNTE:</w:delText>
              </w:r>
            </w:del>
          </w:p>
          <w:p w14:paraId="456125AF" w14:textId="671E6FBF" w:rsidR="006D452C" w:rsidRPr="00F073C2" w:rsidDel="00BC22CC" w:rsidRDefault="006D452C" w:rsidP="008F0EB0">
            <w:pPr>
              <w:pStyle w:val="Prrafodelista"/>
              <w:numPr>
                <w:ilvl w:val="0"/>
                <w:numId w:val="14"/>
              </w:numPr>
              <w:ind w:left="142" w:hanging="142"/>
              <w:contextualSpacing/>
              <w:rPr>
                <w:del w:id="9105" w:author="Valeria Tapia" w:date="2026-10-01T18:42:00Z"/>
                <w:rFonts w:cs="Arial"/>
                <w:b/>
                <w:bCs/>
                <w:color w:val="000000"/>
                <w:sz w:val="16"/>
                <w:szCs w:val="16"/>
                <w:lang w:eastAsia="es-BO"/>
              </w:rPr>
            </w:pPr>
            <w:del w:id="9106" w:author="Valeria Tapia" w:date="2026-10-01T18:42:00Z">
              <w:r w:rsidRPr="00F073C2" w:rsidDel="00BC22CC">
                <w:rPr>
                  <w:rFonts w:cs="Arial"/>
                  <w:b/>
                  <w:bCs/>
                  <w:color w:val="000000"/>
                  <w:sz w:val="16"/>
                  <w:szCs w:val="16"/>
                  <w:lang w:eastAsia="es-BO"/>
                </w:rPr>
                <w:delText>EL DICCIONARIO DE DATOS PARA EL PROCESO DE SOLICITUD DE EMISIÓN DE DOCUMENTOS (AP,C,O) Y</w:delText>
              </w:r>
            </w:del>
          </w:p>
          <w:p w14:paraId="3AEF8A8F" w14:textId="5E77A6A2" w:rsidR="006D452C" w:rsidRPr="00F073C2" w:rsidDel="00BC22CC" w:rsidRDefault="006D452C" w:rsidP="008F0EB0">
            <w:pPr>
              <w:pStyle w:val="Prrafodelista"/>
              <w:numPr>
                <w:ilvl w:val="0"/>
                <w:numId w:val="14"/>
              </w:numPr>
              <w:ind w:left="142" w:hanging="142"/>
              <w:contextualSpacing/>
              <w:rPr>
                <w:del w:id="9107" w:author="Valeria Tapia" w:date="2026-10-01T18:42:00Z"/>
                <w:rFonts w:cs="Arial"/>
                <w:b/>
                <w:bCs/>
                <w:color w:val="000000"/>
                <w:sz w:val="16"/>
                <w:szCs w:val="16"/>
                <w:lang w:eastAsia="es-BO"/>
              </w:rPr>
            </w:pPr>
            <w:del w:id="9108" w:author="Valeria Tapia" w:date="2026-10-01T18:42:00Z">
              <w:r w:rsidRPr="00F073C2" w:rsidDel="00BC22CC">
                <w:rPr>
                  <w:rFonts w:cs="Arial"/>
                  <w:b/>
                  <w:bCs/>
                  <w:color w:val="000000"/>
                  <w:sz w:val="16"/>
                  <w:szCs w:val="16"/>
                  <w:lang w:eastAsia="es-BO"/>
                </w:rPr>
                <w:delText>LA INFORMACIÓN DEL AP,</w:delText>
              </w:r>
              <w:r w:rsidDel="00BC22CC">
                <w:rPr>
                  <w:rFonts w:cs="Arial"/>
                  <w:b/>
                  <w:bCs/>
                  <w:color w:val="000000"/>
                  <w:sz w:val="16"/>
                  <w:szCs w:val="16"/>
                  <w:lang w:eastAsia="es-BO"/>
                </w:rPr>
                <w:delText xml:space="preserve"> </w:delText>
              </w:r>
              <w:r w:rsidRPr="00F073C2" w:rsidDel="00BC22CC">
                <w:rPr>
                  <w:rFonts w:cs="Arial"/>
                  <w:b/>
                  <w:bCs/>
                  <w:color w:val="000000"/>
                  <w:sz w:val="16"/>
                  <w:szCs w:val="16"/>
                  <w:lang w:eastAsia="es-BO"/>
                </w:rPr>
                <w:delText>C,</w:delText>
              </w:r>
              <w:r w:rsidDel="00BC22CC">
                <w:rPr>
                  <w:rFonts w:cs="Arial"/>
                  <w:b/>
                  <w:bCs/>
                  <w:color w:val="000000"/>
                  <w:sz w:val="16"/>
                  <w:szCs w:val="16"/>
                  <w:lang w:eastAsia="es-BO"/>
                </w:rPr>
                <w:delText xml:space="preserve"> </w:delText>
              </w:r>
              <w:r w:rsidRPr="00F073C2" w:rsidDel="00BC22CC">
                <w:rPr>
                  <w:rFonts w:cs="Arial"/>
                  <w:b/>
                  <w:bCs/>
                  <w:color w:val="000000"/>
                  <w:sz w:val="16"/>
                  <w:szCs w:val="16"/>
                  <w:lang w:eastAsia="es-BO"/>
                </w:rPr>
                <w:delText>O EMITIDO, DEBE REMITIR M</w:delText>
              </w:r>
              <w:r w:rsidDel="00BC22CC">
                <w:rPr>
                  <w:rFonts w:cs="Arial"/>
                  <w:b/>
                  <w:bCs/>
                  <w:color w:val="000000"/>
                  <w:sz w:val="16"/>
                  <w:szCs w:val="16"/>
                  <w:lang w:eastAsia="es-BO"/>
                </w:rPr>
                <w:delText>Í</w:delText>
              </w:r>
              <w:r w:rsidRPr="00F073C2" w:rsidDel="00BC22CC">
                <w:rPr>
                  <w:rFonts w:cs="Arial"/>
                  <w:b/>
                  <w:bCs/>
                  <w:color w:val="000000"/>
                  <w:sz w:val="16"/>
                  <w:szCs w:val="16"/>
                  <w:lang w:eastAsia="es-BO"/>
                </w:rPr>
                <w:delText>NIMAMENTE LA SIGUIENTE INFORMACIÓN: NOMBRE DEL CAMPO, TIPO DE DATO (NÚMERO, CADENA, OTRO), OBLIGATORIO (SI/NO), LONGITUD, FORMATO (SI SE VALIDA), PARAMÉTRICA (SI/NO), LLENADO (AUTOMÁTICO/MANUAL).</w:delText>
              </w:r>
            </w:del>
          </w:p>
        </w:tc>
      </w:tr>
      <w:tr w:rsidR="006D452C" w:rsidRPr="00F073C2" w:rsidDel="00BC22CC" w14:paraId="6D24D177" w14:textId="10A01E07" w:rsidTr="00BC22CC">
        <w:trPr>
          <w:trHeight w:val="516"/>
          <w:del w:id="9109" w:author="Valeria Tapia" w:date="2026-10-01T18:42:00Z"/>
          <w:trPrChange w:id="9110" w:author="Valeria Tapia" w:date="2026-10-01T18:43:00Z">
            <w:trPr>
              <w:gridAfter w:val="0"/>
              <w:trHeight w:val="516"/>
            </w:trPr>
          </w:trPrChange>
        </w:trPr>
        <w:tc>
          <w:tcPr>
            <w:tcW w:w="5000" w:type="pct"/>
            <w:gridSpan w:val="64"/>
            <w:tcPrChange w:id="9111" w:author="Valeria Tapia" w:date="2026-10-01T18:43:00Z">
              <w:tcPr>
                <w:tcW w:w="5000" w:type="pct"/>
                <w:gridSpan w:val="98"/>
              </w:tcPr>
            </w:tcPrChange>
          </w:tcPr>
          <w:p w14:paraId="2049B123" w14:textId="588F6F31" w:rsidR="006D452C" w:rsidRPr="00F073C2" w:rsidDel="00BC22CC" w:rsidRDefault="006D452C" w:rsidP="00AD5760">
            <w:pPr>
              <w:jc w:val="center"/>
              <w:rPr>
                <w:del w:id="9112" w:author="Valeria Tapia" w:date="2026-10-01T18:42:00Z"/>
                <w:rFonts w:cs="Arial"/>
                <w:b/>
                <w:bCs/>
                <w:color w:val="000000"/>
                <w:sz w:val="16"/>
                <w:szCs w:val="16"/>
                <w:lang w:eastAsia="es-BO"/>
              </w:rPr>
            </w:pPr>
            <w:del w:id="9113" w:author="Valeria Tapia" w:date="2026-10-01T18:42:00Z">
              <w:r w:rsidRPr="00F073C2" w:rsidDel="00BC22CC">
                <w:rPr>
                  <w:rFonts w:cs="Arial"/>
                  <w:b/>
                  <w:bCs/>
                  <w:color w:val="000000"/>
                  <w:sz w:val="16"/>
                  <w:szCs w:val="16"/>
                  <w:lang w:eastAsia="es-BO"/>
                </w:rPr>
                <w:delText> </w:delText>
              </w:r>
            </w:del>
          </w:p>
          <w:p w14:paraId="461D524C" w14:textId="11A994D4" w:rsidR="006D452C" w:rsidRPr="00F073C2" w:rsidDel="00BC22CC" w:rsidRDefault="006D452C" w:rsidP="00AD5760">
            <w:pPr>
              <w:jc w:val="center"/>
              <w:rPr>
                <w:del w:id="9114" w:author="Valeria Tapia" w:date="2026-10-01T18:42:00Z"/>
                <w:rFonts w:cs="Arial"/>
                <w:b/>
                <w:bCs/>
                <w:color w:val="000000"/>
                <w:sz w:val="16"/>
                <w:szCs w:val="16"/>
                <w:lang w:eastAsia="es-BO"/>
              </w:rPr>
            </w:pPr>
            <w:del w:id="9115" w:author="Valeria Tapia" w:date="2026-10-01T18:42:00Z">
              <w:r w:rsidRPr="00F073C2" w:rsidDel="00BC22CC">
                <w:rPr>
                  <w:rFonts w:cs="Arial"/>
                  <w:b/>
                  <w:bCs/>
                  <w:color w:val="000000"/>
                  <w:sz w:val="16"/>
                  <w:szCs w:val="16"/>
                  <w:lang w:eastAsia="es-BO"/>
                </w:rPr>
                <w:delText> </w:delText>
              </w:r>
            </w:del>
          </w:p>
          <w:p w14:paraId="6DEB0B7E" w14:textId="31BF3D51" w:rsidR="006D452C" w:rsidRPr="00F073C2" w:rsidDel="00BC22CC" w:rsidRDefault="006D452C" w:rsidP="00AD5760">
            <w:pPr>
              <w:jc w:val="center"/>
              <w:rPr>
                <w:del w:id="9116" w:author="Valeria Tapia" w:date="2026-10-01T18:42:00Z"/>
                <w:rFonts w:cs="Arial"/>
                <w:b/>
                <w:bCs/>
                <w:color w:val="000000"/>
                <w:sz w:val="16"/>
                <w:szCs w:val="16"/>
                <w:lang w:eastAsia="es-BO"/>
              </w:rPr>
            </w:pPr>
            <w:del w:id="9117" w:author="Valeria Tapia" w:date="2026-10-01T18:42:00Z">
              <w:r w:rsidRPr="00F073C2" w:rsidDel="00BC22CC">
                <w:rPr>
                  <w:rFonts w:cs="Arial"/>
                  <w:b/>
                  <w:bCs/>
                  <w:color w:val="000000"/>
                  <w:sz w:val="16"/>
                  <w:szCs w:val="16"/>
                  <w:lang w:eastAsia="es-BO"/>
                </w:rPr>
                <w:delText> </w:delText>
              </w:r>
            </w:del>
          </w:p>
        </w:tc>
      </w:tr>
      <w:tr w:rsidR="006D452C" w:rsidRPr="00F073C2" w:rsidDel="00BC22CC" w14:paraId="537823DF" w14:textId="49C929B4" w:rsidTr="00BC22CC">
        <w:trPr>
          <w:trHeight w:val="720"/>
          <w:del w:id="9118" w:author="Valeria Tapia" w:date="2026-10-01T18:42:00Z"/>
          <w:trPrChange w:id="9119" w:author="Valeria Tapia" w:date="2026-10-01T18:43:00Z">
            <w:trPr>
              <w:gridAfter w:val="0"/>
              <w:trHeight w:val="720"/>
            </w:trPr>
          </w:trPrChange>
        </w:trPr>
        <w:tc>
          <w:tcPr>
            <w:tcW w:w="5000" w:type="pct"/>
            <w:gridSpan w:val="64"/>
            <w:shd w:val="clear" w:color="auto" w:fill="FEF7CA"/>
            <w:tcPrChange w:id="9120" w:author="Valeria Tapia" w:date="2026-10-01T18:43:00Z">
              <w:tcPr>
                <w:tcW w:w="5000" w:type="pct"/>
                <w:gridSpan w:val="98"/>
                <w:shd w:val="clear" w:color="auto" w:fill="FEF7CA"/>
              </w:tcPr>
            </w:tcPrChange>
          </w:tcPr>
          <w:p w14:paraId="3884A343" w14:textId="5A174544" w:rsidR="006D452C" w:rsidRPr="00F073C2" w:rsidDel="00BC22CC" w:rsidRDefault="006D452C" w:rsidP="00AD5760">
            <w:pPr>
              <w:rPr>
                <w:del w:id="9121" w:author="Valeria Tapia" w:date="2026-10-01T18:42:00Z"/>
                <w:rFonts w:cs="Arial"/>
                <w:b/>
                <w:bCs/>
                <w:color w:val="000000"/>
                <w:sz w:val="16"/>
                <w:szCs w:val="16"/>
                <w:lang w:eastAsia="es-BO"/>
              </w:rPr>
            </w:pPr>
            <w:del w:id="9122" w:author="Valeria Tapia" w:date="2026-10-01T18:42:00Z">
              <w:r w:rsidRPr="00F073C2" w:rsidDel="00BC22CC">
                <w:rPr>
                  <w:rFonts w:cs="Arial"/>
                  <w:b/>
                  <w:bCs/>
                  <w:color w:val="000000"/>
                  <w:sz w:val="16"/>
                  <w:szCs w:val="16"/>
                  <w:lang w:eastAsia="es-BO"/>
                </w:rPr>
                <w:delText>15. ADJUNTE EL LISTADO DE DOCUMENTOS QUE SE SOLICITAN EN EL PROCESO DE REGISTRO DE OPERADORES, PARA CADA DOCUMENTO DETALLE E INDIQUE: EL NOMBRE DEL DOCUMENTO, TAMAÑO MÁXIMO (EN MB) Y LA ENTIDAD EMISORA.</w:delText>
              </w:r>
            </w:del>
          </w:p>
        </w:tc>
      </w:tr>
      <w:tr w:rsidR="006D452C" w:rsidRPr="00F073C2" w:rsidDel="00BC22CC" w14:paraId="306CD54F" w14:textId="6BC1F958" w:rsidTr="00BC22CC">
        <w:trPr>
          <w:trHeight w:val="791"/>
          <w:del w:id="9123" w:author="Valeria Tapia" w:date="2026-10-01T18:42:00Z"/>
          <w:trPrChange w:id="9124" w:author="Valeria Tapia" w:date="2026-10-01T18:43:00Z">
            <w:trPr>
              <w:gridAfter w:val="0"/>
              <w:trHeight w:val="791"/>
            </w:trPr>
          </w:trPrChange>
        </w:trPr>
        <w:tc>
          <w:tcPr>
            <w:tcW w:w="5000" w:type="pct"/>
            <w:gridSpan w:val="64"/>
            <w:tcPrChange w:id="9125" w:author="Valeria Tapia" w:date="2026-10-01T18:43:00Z">
              <w:tcPr>
                <w:tcW w:w="5000" w:type="pct"/>
                <w:gridSpan w:val="98"/>
              </w:tcPr>
            </w:tcPrChange>
          </w:tcPr>
          <w:p w14:paraId="4304F662" w14:textId="4551BCBA" w:rsidR="006D452C" w:rsidRPr="00F073C2" w:rsidDel="00BC22CC" w:rsidRDefault="006D452C" w:rsidP="00AD5760">
            <w:pPr>
              <w:rPr>
                <w:del w:id="9126" w:author="Valeria Tapia" w:date="2026-10-01T18:42:00Z"/>
                <w:rFonts w:cs="Arial"/>
                <w:b/>
                <w:bCs/>
                <w:color w:val="000000"/>
                <w:sz w:val="16"/>
                <w:szCs w:val="16"/>
                <w:lang w:eastAsia="es-BO"/>
              </w:rPr>
            </w:pPr>
          </w:p>
        </w:tc>
      </w:tr>
      <w:tr w:rsidR="006D452C" w:rsidRPr="00F073C2" w:rsidDel="00BC22CC" w14:paraId="65F3980E" w14:textId="6D4E4F7A" w:rsidTr="00BC22CC">
        <w:trPr>
          <w:trHeight w:val="720"/>
          <w:del w:id="9127" w:author="Valeria Tapia" w:date="2026-10-01T18:42:00Z"/>
          <w:trPrChange w:id="9128" w:author="Valeria Tapia" w:date="2026-10-01T18:43:00Z">
            <w:trPr>
              <w:gridAfter w:val="0"/>
              <w:trHeight w:val="720"/>
            </w:trPr>
          </w:trPrChange>
        </w:trPr>
        <w:tc>
          <w:tcPr>
            <w:tcW w:w="5000" w:type="pct"/>
            <w:gridSpan w:val="64"/>
            <w:shd w:val="clear" w:color="auto" w:fill="FEF7CA"/>
            <w:tcPrChange w:id="9129" w:author="Valeria Tapia" w:date="2026-10-01T18:43:00Z">
              <w:tcPr>
                <w:tcW w:w="5000" w:type="pct"/>
                <w:gridSpan w:val="98"/>
                <w:shd w:val="clear" w:color="auto" w:fill="FEF7CA"/>
              </w:tcPr>
            </w:tcPrChange>
          </w:tcPr>
          <w:p w14:paraId="5A400B05" w14:textId="26A6EFE8" w:rsidR="006D452C" w:rsidRPr="00F073C2" w:rsidDel="00BC22CC" w:rsidRDefault="006D452C" w:rsidP="00AD5760">
            <w:pPr>
              <w:rPr>
                <w:del w:id="9130" w:author="Valeria Tapia" w:date="2026-10-01T18:42:00Z"/>
                <w:rFonts w:cs="Arial"/>
                <w:b/>
                <w:bCs/>
                <w:color w:val="000000"/>
                <w:sz w:val="16"/>
                <w:szCs w:val="16"/>
                <w:lang w:eastAsia="es-BO"/>
              </w:rPr>
            </w:pPr>
            <w:del w:id="9131" w:author="Valeria Tapia" w:date="2026-10-01T18:42:00Z">
              <w:r w:rsidRPr="00F073C2" w:rsidDel="00BC22CC">
                <w:rPr>
                  <w:rFonts w:cs="Arial"/>
                  <w:b/>
                  <w:bCs/>
                  <w:color w:val="000000"/>
                  <w:sz w:val="16"/>
                  <w:szCs w:val="16"/>
                  <w:lang w:eastAsia="es-BO"/>
                </w:rPr>
                <w:delText xml:space="preserve">16. ADJUNTE EL LISTADO DE DOCUMENTOS QUE SE SOLICITAN EN EL PROCESO DE EMISIÓN DE AP, C, O, PARA CADA DOCUMENTO DETALLE E INDIQUE: EL NOMBRE DEL DOCUMENTO, TAMAÑO MÁXIMO (EN MB) Y LA ENTIDAD EMISORA. </w:delText>
              </w:r>
              <w:r w:rsidRPr="006755B5" w:rsidDel="00BC22CC">
                <w:rPr>
                  <w:rFonts w:cs="Arial"/>
                  <w:bCs/>
                  <w:color w:val="000000"/>
                  <w:sz w:val="16"/>
                  <w:szCs w:val="16"/>
                  <w:lang w:eastAsia="es-BO"/>
                </w:rPr>
                <w:delText>(En formato digital preferentemente Excel)</w:delText>
              </w:r>
            </w:del>
          </w:p>
        </w:tc>
      </w:tr>
      <w:tr w:rsidR="006D452C" w:rsidRPr="00F073C2" w:rsidDel="00BC22CC" w14:paraId="74F021A7" w14:textId="29908862" w:rsidTr="00BC22CC">
        <w:trPr>
          <w:trHeight w:val="702"/>
          <w:del w:id="9132" w:author="Valeria Tapia" w:date="2026-10-01T18:42:00Z"/>
          <w:trPrChange w:id="9133" w:author="Valeria Tapia" w:date="2026-10-01T18:43:00Z">
            <w:trPr>
              <w:gridAfter w:val="0"/>
              <w:trHeight w:val="702"/>
            </w:trPr>
          </w:trPrChange>
        </w:trPr>
        <w:tc>
          <w:tcPr>
            <w:tcW w:w="5000" w:type="pct"/>
            <w:gridSpan w:val="64"/>
            <w:shd w:val="clear" w:color="auto" w:fill="auto"/>
            <w:tcPrChange w:id="9134" w:author="Valeria Tapia" w:date="2026-10-01T18:43:00Z">
              <w:tcPr>
                <w:tcW w:w="5000" w:type="pct"/>
                <w:gridSpan w:val="98"/>
                <w:shd w:val="clear" w:color="auto" w:fill="auto"/>
              </w:tcPr>
            </w:tcPrChange>
          </w:tcPr>
          <w:p w14:paraId="4D1D37BD" w14:textId="704BDE00" w:rsidR="006D452C" w:rsidRPr="00F073C2" w:rsidDel="00BC22CC" w:rsidRDefault="006D452C" w:rsidP="00AD5760">
            <w:pPr>
              <w:rPr>
                <w:del w:id="9135" w:author="Valeria Tapia" w:date="2026-10-01T18:42:00Z"/>
                <w:rFonts w:cs="Arial"/>
                <w:b/>
                <w:bCs/>
                <w:color w:val="000000"/>
                <w:sz w:val="16"/>
                <w:szCs w:val="16"/>
                <w:lang w:eastAsia="es-BO"/>
              </w:rPr>
            </w:pPr>
          </w:p>
        </w:tc>
      </w:tr>
      <w:tr w:rsidR="006D452C" w:rsidRPr="00F073C2" w:rsidDel="00BC22CC" w14:paraId="5298CCE7" w14:textId="3EC04A23" w:rsidTr="00BC22CC">
        <w:trPr>
          <w:trHeight w:val="702"/>
          <w:del w:id="9136" w:author="Valeria Tapia" w:date="2026-10-01T18:42:00Z"/>
          <w:trPrChange w:id="9137" w:author="Valeria Tapia" w:date="2026-10-01T18:43:00Z">
            <w:trPr>
              <w:gridAfter w:val="0"/>
              <w:trHeight w:val="702"/>
            </w:trPr>
          </w:trPrChange>
        </w:trPr>
        <w:tc>
          <w:tcPr>
            <w:tcW w:w="5000" w:type="pct"/>
            <w:gridSpan w:val="64"/>
            <w:shd w:val="clear" w:color="auto" w:fill="FEF7CA"/>
            <w:tcPrChange w:id="9138" w:author="Valeria Tapia" w:date="2026-10-01T18:43:00Z">
              <w:tcPr>
                <w:tcW w:w="5000" w:type="pct"/>
                <w:gridSpan w:val="98"/>
                <w:shd w:val="clear" w:color="auto" w:fill="FEF7CA"/>
              </w:tcPr>
            </w:tcPrChange>
          </w:tcPr>
          <w:p w14:paraId="3B47F543" w14:textId="67D703F9" w:rsidR="006D452C" w:rsidRPr="00F073C2" w:rsidDel="00BC22CC" w:rsidRDefault="006D452C" w:rsidP="00AD5760">
            <w:pPr>
              <w:rPr>
                <w:del w:id="9139" w:author="Valeria Tapia" w:date="2026-10-01T18:42:00Z"/>
                <w:rFonts w:cs="Arial"/>
                <w:b/>
                <w:bCs/>
                <w:color w:val="000000"/>
                <w:sz w:val="16"/>
                <w:szCs w:val="16"/>
                <w:lang w:eastAsia="es-BO"/>
              </w:rPr>
            </w:pPr>
            <w:del w:id="9140" w:author="Valeria Tapia" w:date="2026-10-01T18:42:00Z">
              <w:r w:rsidRPr="00F073C2" w:rsidDel="00BC22CC">
                <w:rPr>
                  <w:rFonts w:cs="Arial"/>
                  <w:b/>
                  <w:bCs/>
                  <w:color w:val="000000"/>
                  <w:sz w:val="16"/>
                  <w:szCs w:val="16"/>
                  <w:lang w:eastAsia="es-BO"/>
                </w:rPr>
                <w:delText>17. ADJUNTE PARA CADA DATO DESCRITO EN EL DICCIONARIO DE DATOS (DE LAS PREGUNTAS 11 Y 13), DE CORRESPONDER SU PARAMÉTRICA ASOCIADA (CÓDIGO Y DESCRIPCIÓN).</w:delText>
              </w:r>
              <w:r w:rsidDel="00BC22CC">
                <w:rPr>
                  <w:rFonts w:cs="Arial"/>
                  <w:b/>
                  <w:bCs/>
                  <w:color w:val="000000"/>
                  <w:sz w:val="16"/>
                  <w:szCs w:val="16"/>
                  <w:lang w:eastAsia="es-BO"/>
                </w:rPr>
                <w:delText xml:space="preserve"> </w:delText>
              </w:r>
              <w:r w:rsidRPr="00173169" w:rsidDel="00BC22CC">
                <w:rPr>
                  <w:rFonts w:cs="Arial"/>
                  <w:bCs/>
                  <w:color w:val="000000"/>
                  <w:sz w:val="16"/>
                  <w:szCs w:val="16"/>
                  <w:lang w:eastAsia="es-BO"/>
                </w:rPr>
                <w:delText>(En formato digital preferentemente Excel)</w:delText>
              </w:r>
            </w:del>
          </w:p>
        </w:tc>
      </w:tr>
      <w:tr w:rsidR="006D452C" w:rsidRPr="00F073C2" w:rsidDel="00BC22CC" w14:paraId="63476F6A" w14:textId="1325BCA6" w:rsidTr="00BC22CC">
        <w:trPr>
          <w:trHeight w:val="702"/>
          <w:del w:id="9141" w:author="Valeria Tapia" w:date="2026-10-01T18:42:00Z"/>
          <w:trPrChange w:id="9142" w:author="Valeria Tapia" w:date="2026-10-01T18:43:00Z">
            <w:trPr>
              <w:gridAfter w:val="0"/>
              <w:trHeight w:val="702"/>
            </w:trPr>
          </w:trPrChange>
        </w:trPr>
        <w:tc>
          <w:tcPr>
            <w:tcW w:w="5000" w:type="pct"/>
            <w:gridSpan w:val="64"/>
            <w:shd w:val="clear" w:color="auto" w:fill="auto"/>
            <w:tcPrChange w:id="9143" w:author="Valeria Tapia" w:date="2026-10-01T18:43:00Z">
              <w:tcPr>
                <w:tcW w:w="5000" w:type="pct"/>
                <w:gridSpan w:val="98"/>
                <w:shd w:val="clear" w:color="auto" w:fill="auto"/>
              </w:tcPr>
            </w:tcPrChange>
          </w:tcPr>
          <w:p w14:paraId="4AF99149" w14:textId="71E90305" w:rsidR="006D452C" w:rsidRPr="00F073C2" w:rsidDel="00BC22CC" w:rsidRDefault="006D452C" w:rsidP="00AD5760">
            <w:pPr>
              <w:rPr>
                <w:del w:id="9144" w:author="Valeria Tapia" w:date="2026-10-01T18:42:00Z"/>
                <w:rFonts w:cs="Arial"/>
                <w:b/>
                <w:bCs/>
                <w:color w:val="000000"/>
                <w:sz w:val="16"/>
                <w:szCs w:val="16"/>
                <w:lang w:eastAsia="es-BO"/>
              </w:rPr>
            </w:pPr>
          </w:p>
        </w:tc>
      </w:tr>
      <w:tr w:rsidR="006D452C" w:rsidRPr="00F073C2" w:rsidDel="00BC22CC" w14:paraId="699997B1" w14:textId="2E6C570A" w:rsidTr="00BC22CC">
        <w:trPr>
          <w:trHeight w:val="702"/>
          <w:del w:id="9145" w:author="Valeria Tapia" w:date="2026-10-01T18:42:00Z"/>
          <w:trPrChange w:id="9146" w:author="Valeria Tapia" w:date="2026-10-01T18:43:00Z">
            <w:trPr>
              <w:gridAfter w:val="0"/>
              <w:trHeight w:val="702"/>
            </w:trPr>
          </w:trPrChange>
        </w:trPr>
        <w:tc>
          <w:tcPr>
            <w:tcW w:w="5000" w:type="pct"/>
            <w:gridSpan w:val="64"/>
            <w:shd w:val="clear" w:color="auto" w:fill="FEF7CA"/>
            <w:tcPrChange w:id="9147" w:author="Valeria Tapia" w:date="2026-10-01T18:43:00Z">
              <w:tcPr>
                <w:tcW w:w="5000" w:type="pct"/>
                <w:gridSpan w:val="98"/>
                <w:shd w:val="clear" w:color="auto" w:fill="FEF7CA"/>
              </w:tcPr>
            </w:tcPrChange>
          </w:tcPr>
          <w:p w14:paraId="468A23CD" w14:textId="29C2DA16" w:rsidR="006D452C" w:rsidRPr="00F073C2" w:rsidDel="00BC22CC" w:rsidRDefault="006D452C" w:rsidP="00AD5760">
            <w:pPr>
              <w:rPr>
                <w:del w:id="9148" w:author="Valeria Tapia" w:date="2026-10-01T18:42:00Z"/>
                <w:rFonts w:cs="Arial"/>
                <w:b/>
                <w:bCs/>
                <w:color w:val="000000"/>
                <w:sz w:val="16"/>
                <w:szCs w:val="16"/>
                <w:lang w:eastAsia="es-BO"/>
              </w:rPr>
            </w:pPr>
            <w:del w:id="9149" w:author="Valeria Tapia" w:date="2026-10-01T18:42:00Z">
              <w:r w:rsidRPr="00F073C2" w:rsidDel="00BC22CC">
                <w:rPr>
                  <w:rFonts w:cs="Arial"/>
                  <w:b/>
                  <w:bCs/>
                  <w:color w:val="000000"/>
                  <w:sz w:val="16"/>
                  <w:szCs w:val="16"/>
                  <w:lang w:eastAsia="es-BO"/>
                </w:rPr>
                <w:delText>18. DETALLE  LO SIGUIENTE PARA EL REGISTRO DEL OPERADOR:</w:delText>
              </w:r>
            </w:del>
          </w:p>
          <w:p w14:paraId="3C8C57B3" w14:textId="33355728" w:rsidR="006D452C" w:rsidRPr="00F073C2" w:rsidDel="00BC22CC" w:rsidRDefault="006D452C" w:rsidP="008F0EB0">
            <w:pPr>
              <w:pStyle w:val="Prrafodelista"/>
              <w:numPr>
                <w:ilvl w:val="0"/>
                <w:numId w:val="15"/>
              </w:numPr>
              <w:ind w:left="426"/>
              <w:contextualSpacing/>
              <w:rPr>
                <w:del w:id="9150" w:author="Valeria Tapia" w:date="2026-10-01T18:42:00Z"/>
                <w:rFonts w:cs="Arial"/>
                <w:b/>
                <w:bCs/>
                <w:color w:val="000000"/>
                <w:sz w:val="16"/>
                <w:szCs w:val="16"/>
                <w:lang w:eastAsia="es-BO"/>
              </w:rPr>
            </w:pPr>
            <w:del w:id="9151" w:author="Valeria Tapia" w:date="2026-10-01T18:42:00Z">
              <w:r w:rsidRPr="00F073C2" w:rsidDel="00BC22CC">
                <w:rPr>
                  <w:rFonts w:cs="Arial"/>
                  <w:b/>
                  <w:bCs/>
                  <w:color w:val="000000"/>
                  <w:sz w:val="16"/>
                  <w:szCs w:val="16"/>
                  <w:lang w:eastAsia="es-BO"/>
                </w:rPr>
                <w:delText>LA INFORMACIÓN CONTENIDA EN LA SOLICITUD (LISTADO DE DATOS, REQUISITOS, DOCUMENTOS ADJUNTOS).</w:delText>
              </w:r>
            </w:del>
          </w:p>
          <w:p w14:paraId="6F0D3AE7" w14:textId="06B02446" w:rsidR="006D452C" w:rsidRPr="00F073C2" w:rsidDel="00BC22CC" w:rsidRDefault="006D452C" w:rsidP="008F0EB0">
            <w:pPr>
              <w:pStyle w:val="Prrafodelista"/>
              <w:numPr>
                <w:ilvl w:val="0"/>
                <w:numId w:val="15"/>
              </w:numPr>
              <w:ind w:left="426"/>
              <w:contextualSpacing/>
              <w:rPr>
                <w:del w:id="9152" w:author="Valeria Tapia" w:date="2026-10-01T18:42:00Z"/>
                <w:rFonts w:cs="Arial"/>
                <w:b/>
                <w:bCs/>
                <w:color w:val="000000"/>
                <w:sz w:val="16"/>
                <w:szCs w:val="16"/>
                <w:lang w:eastAsia="es-BO"/>
              </w:rPr>
            </w:pPr>
            <w:del w:id="9153" w:author="Valeria Tapia" w:date="2026-10-01T18:42:00Z">
              <w:r w:rsidRPr="00F073C2" w:rsidDel="00BC22CC">
                <w:rPr>
                  <w:rFonts w:cs="Arial"/>
                  <w:b/>
                  <w:bCs/>
                  <w:color w:val="000000"/>
                  <w:sz w:val="16"/>
                  <w:szCs w:val="16"/>
                  <w:lang w:eastAsia="es-BO"/>
                </w:rPr>
                <w:delText>EL DIAGRAMA DE FLUJO DE PROCESO (EN FORMATO BPMN) DE LA SOLICITUD Y  REGISTRO DE OPERADORES, IDENTIFICANDO: PROCESOS</w:delText>
              </w:r>
              <w:r w:rsidDel="00BC22CC">
                <w:rPr>
                  <w:rFonts w:cs="Arial"/>
                  <w:b/>
                  <w:bCs/>
                  <w:color w:val="000000"/>
                  <w:sz w:val="16"/>
                  <w:szCs w:val="16"/>
                  <w:lang w:eastAsia="es-BO"/>
                </w:rPr>
                <w:delText xml:space="preserve"> </w:delText>
              </w:r>
              <w:r w:rsidRPr="00F073C2" w:rsidDel="00BC22CC">
                <w:rPr>
                  <w:rFonts w:cs="Arial"/>
                  <w:b/>
                  <w:bCs/>
                  <w:color w:val="000000"/>
                  <w:sz w:val="16"/>
                  <w:szCs w:val="16"/>
                  <w:lang w:eastAsia="es-BO"/>
                </w:rPr>
                <w:delText xml:space="preserve">MANUALES (SIN USO DE SISTEMA) Y LOS ACTORES QUE LO REALIZAN. </w:delText>
              </w:r>
            </w:del>
          </w:p>
        </w:tc>
      </w:tr>
      <w:tr w:rsidR="006D452C" w:rsidRPr="00F073C2" w:rsidDel="00BC22CC" w14:paraId="4AFFBFBA" w14:textId="675E0892" w:rsidTr="00BC22CC">
        <w:trPr>
          <w:trHeight w:val="543"/>
          <w:del w:id="9154" w:author="Valeria Tapia" w:date="2026-10-01T18:42:00Z"/>
          <w:trPrChange w:id="9155" w:author="Valeria Tapia" w:date="2026-10-01T18:43:00Z">
            <w:trPr>
              <w:gridAfter w:val="0"/>
              <w:trHeight w:val="543"/>
            </w:trPr>
          </w:trPrChange>
        </w:trPr>
        <w:tc>
          <w:tcPr>
            <w:tcW w:w="5000" w:type="pct"/>
            <w:gridSpan w:val="64"/>
            <w:tcPrChange w:id="9156" w:author="Valeria Tapia" w:date="2026-10-01T18:43:00Z">
              <w:tcPr>
                <w:tcW w:w="5000" w:type="pct"/>
                <w:gridSpan w:val="98"/>
              </w:tcPr>
            </w:tcPrChange>
          </w:tcPr>
          <w:p w14:paraId="445D512B" w14:textId="0D53EAA9" w:rsidR="006D452C" w:rsidRPr="00F073C2" w:rsidDel="00BC22CC" w:rsidRDefault="006D452C" w:rsidP="00AD5760">
            <w:pPr>
              <w:rPr>
                <w:del w:id="9157" w:author="Valeria Tapia" w:date="2026-10-01T18:42:00Z"/>
                <w:rFonts w:cs="Arial"/>
                <w:color w:val="000000"/>
                <w:sz w:val="16"/>
                <w:szCs w:val="16"/>
                <w:lang w:eastAsia="es-BO"/>
              </w:rPr>
            </w:pPr>
            <w:del w:id="9158" w:author="Valeria Tapia" w:date="2026-10-01T18:42:00Z">
              <w:r w:rsidRPr="00F073C2" w:rsidDel="00BC22CC">
                <w:rPr>
                  <w:rFonts w:cs="Arial"/>
                  <w:color w:val="000000"/>
                  <w:sz w:val="16"/>
                  <w:szCs w:val="16"/>
                  <w:lang w:eastAsia="es-BO"/>
                </w:rPr>
                <w:delText> </w:delText>
              </w:r>
            </w:del>
          </w:p>
        </w:tc>
      </w:tr>
      <w:tr w:rsidR="006D452C" w:rsidRPr="00F073C2" w:rsidDel="00BC22CC" w14:paraId="3A839EEB" w14:textId="74519329" w:rsidTr="00BC22CC">
        <w:trPr>
          <w:trHeight w:val="360"/>
          <w:del w:id="9159" w:author="Valeria Tapia" w:date="2026-10-01T18:42:00Z"/>
          <w:trPrChange w:id="9160" w:author="Valeria Tapia" w:date="2026-10-01T18:43:00Z">
            <w:trPr>
              <w:gridAfter w:val="0"/>
              <w:trHeight w:val="360"/>
            </w:trPr>
          </w:trPrChange>
        </w:trPr>
        <w:tc>
          <w:tcPr>
            <w:tcW w:w="5000" w:type="pct"/>
            <w:gridSpan w:val="64"/>
            <w:tcPrChange w:id="9161" w:author="Valeria Tapia" w:date="2026-10-01T18:43:00Z">
              <w:tcPr>
                <w:tcW w:w="5000" w:type="pct"/>
                <w:gridSpan w:val="98"/>
              </w:tcPr>
            </w:tcPrChange>
          </w:tcPr>
          <w:p w14:paraId="506B2BFE" w14:textId="5B44AA99" w:rsidR="006D452C" w:rsidRPr="00F073C2" w:rsidDel="00BC22CC" w:rsidRDefault="006D452C" w:rsidP="00AD5760">
            <w:pPr>
              <w:rPr>
                <w:del w:id="9162" w:author="Valeria Tapia" w:date="2026-10-01T18:42:00Z"/>
                <w:rFonts w:cs="Arial"/>
                <w:i/>
                <w:iCs/>
                <w:color w:val="000000"/>
                <w:sz w:val="16"/>
                <w:szCs w:val="16"/>
                <w:lang w:eastAsia="es-BO"/>
              </w:rPr>
            </w:pPr>
            <w:del w:id="9163" w:author="Valeria Tapia" w:date="2026-10-01T18:42:00Z">
              <w:r w:rsidRPr="00F073C2" w:rsidDel="00BC22CC">
                <w:rPr>
                  <w:rFonts w:cs="Arial"/>
                  <w:i/>
                  <w:iCs/>
                  <w:color w:val="000000"/>
                  <w:sz w:val="16"/>
                  <w:szCs w:val="16"/>
                  <w:lang w:eastAsia="es-BO"/>
                </w:rPr>
                <w:delText>*Nota: remitir la información en formato digital (preferentemente en formato EXCEL)</w:delText>
              </w:r>
            </w:del>
          </w:p>
        </w:tc>
      </w:tr>
      <w:tr w:rsidR="006D452C" w:rsidRPr="00F073C2" w:rsidDel="00BC22CC" w14:paraId="7CC73EA0" w14:textId="37EBBEEB" w:rsidTr="00BC22CC">
        <w:trPr>
          <w:trHeight w:val="1245"/>
          <w:del w:id="9164" w:author="Valeria Tapia" w:date="2026-10-01T18:42:00Z"/>
          <w:trPrChange w:id="9165" w:author="Valeria Tapia" w:date="2026-10-01T18:43:00Z">
            <w:trPr>
              <w:gridAfter w:val="0"/>
              <w:trHeight w:val="1245"/>
            </w:trPr>
          </w:trPrChange>
        </w:trPr>
        <w:tc>
          <w:tcPr>
            <w:tcW w:w="5000" w:type="pct"/>
            <w:gridSpan w:val="64"/>
            <w:shd w:val="clear" w:color="auto" w:fill="FEF7CA"/>
            <w:tcPrChange w:id="9166" w:author="Valeria Tapia" w:date="2026-10-01T18:43:00Z">
              <w:tcPr>
                <w:tcW w:w="5000" w:type="pct"/>
                <w:gridSpan w:val="98"/>
                <w:shd w:val="clear" w:color="auto" w:fill="FEF7CA"/>
              </w:tcPr>
            </w:tcPrChange>
          </w:tcPr>
          <w:p w14:paraId="66746992" w14:textId="78877517" w:rsidR="006D452C" w:rsidRPr="00F073C2" w:rsidDel="00BC22CC" w:rsidRDefault="006D452C" w:rsidP="00AD5760">
            <w:pPr>
              <w:rPr>
                <w:del w:id="9167" w:author="Valeria Tapia" w:date="2026-10-01T18:42:00Z"/>
                <w:rFonts w:cs="Arial"/>
                <w:b/>
                <w:bCs/>
                <w:color w:val="000000"/>
                <w:sz w:val="16"/>
                <w:szCs w:val="16"/>
                <w:lang w:eastAsia="es-BO"/>
              </w:rPr>
            </w:pPr>
            <w:del w:id="9168" w:author="Valeria Tapia" w:date="2026-10-01T18:42:00Z">
              <w:r w:rsidRPr="00F073C2" w:rsidDel="00BC22CC">
                <w:rPr>
                  <w:rFonts w:cs="Arial"/>
                  <w:b/>
                  <w:bCs/>
                  <w:color w:val="000000"/>
                  <w:sz w:val="16"/>
                  <w:szCs w:val="16"/>
                  <w:lang w:eastAsia="es-BO"/>
                </w:rPr>
                <w:delText>19. DETALLE  POR CADA DOCUMENTO QUE EMITE (AP,C,O):</w:delText>
              </w:r>
            </w:del>
          </w:p>
          <w:p w14:paraId="1B02FBD4" w14:textId="4FE60525" w:rsidR="006D452C" w:rsidRPr="00F073C2" w:rsidDel="00BC22CC" w:rsidRDefault="006D452C" w:rsidP="008F0EB0">
            <w:pPr>
              <w:pStyle w:val="Prrafodelista"/>
              <w:numPr>
                <w:ilvl w:val="0"/>
                <w:numId w:val="16"/>
              </w:numPr>
              <w:ind w:left="426"/>
              <w:contextualSpacing/>
              <w:rPr>
                <w:del w:id="9169" w:author="Valeria Tapia" w:date="2026-10-01T18:42:00Z"/>
                <w:rFonts w:cs="Arial"/>
                <w:b/>
                <w:bCs/>
                <w:color w:val="000000"/>
                <w:sz w:val="16"/>
                <w:szCs w:val="16"/>
                <w:lang w:eastAsia="es-BO"/>
              </w:rPr>
            </w:pPr>
            <w:del w:id="9170" w:author="Valeria Tapia" w:date="2026-10-01T18:42:00Z">
              <w:r w:rsidRPr="00F073C2" w:rsidDel="00BC22CC">
                <w:rPr>
                  <w:rFonts w:cs="Arial"/>
                  <w:b/>
                  <w:bCs/>
                  <w:color w:val="000000"/>
                  <w:sz w:val="16"/>
                  <w:szCs w:val="16"/>
                  <w:lang w:eastAsia="es-BO"/>
                </w:rPr>
                <w:delText>LA INFORMACIÓN CONTENIDA EN LA SOLICITUD (LISTADO DE DATOS, REQUISITOS, DOCUMENTOS ADJUNTOS).</w:delText>
              </w:r>
            </w:del>
          </w:p>
          <w:p w14:paraId="5C83BC2C" w14:textId="466031C9" w:rsidR="006D452C" w:rsidRPr="00F073C2" w:rsidDel="00BC22CC" w:rsidRDefault="006D452C" w:rsidP="008F0EB0">
            <w:pPr>
              <w:pStyle w:val="Prrafodelista"/>
              <w:numPr>
                <w:ilvl w:val="0"/>
                <w:numId w:val="16"/>
              </w:numPr>
              <w:ind w:left="426"/>
              <w:contextualSpacing/>
              <w:rPr>
                <w:del w:id="9171" w:author="Valeria Tapia" w:date="2026-10-01T18:42:00Z"/>
                <w:rFonts w:cs="Arial"/>
                <w:b/>
                <w:bCs/>
                <w:color w:val="000000"/>
                <w:sz w:val="16"/>
                <w:szCs w:val="16"/>
                <w:lang w:eastAsia="es-BO"/>
              </w:rPr>
            </w:pPr>
            <w:del w:id="9172" w:author="Valeria Tapia" w:date="2026-10-01T18:42:00Z">
              <w:r w:rsidRPr="00F073C2" w:rsidDel="00BC22CC">
                <w:rPr>
                  <w:rFonts w:cs="Arial"/>
                  <w:b/>
                  <w:bCs/>
                  <w:color w:val="000000"/>
                  <w:sz w:val="16"/>
                  <w:szCs w:val="16"/>
                  <w:lang w:eastAsia="es-BO"/>
                </w:rPr>
                <w:delText>LA INFORMACIÓN CONTENIDA EN CADA DOCUMENTO EMITIDO (LISTADO DE DATOS), Y</w:delText>
              </w:r>
            </w:del>
          </w:p>
          <w:p w14:paraId="44D6BAC0" w14:textId="2EA981F7" w:rsidR="006D452C" w:rsidRPr="00F073C2" w:rsidDel="00BC22CC" w:rsidRDefault="006D452C" w:rsidP="008F0EB0">
            <w:pPr>
              <w:pStyle w:val="Prrafodelista"/>
              <w:numPr>
                <w:ilvl w:val="0"/>
                <w:numId w:val="16"/>
              </w:numPr>
              <w:ind w:left="426"/>
              <w:contextualSpacing/>
              <w:rPr>
                <w:del w:id="9173" w:author="Valeria Tapia" w:date="2026-10-01T18:42:00Z"/>
                <w:rFonts w:cs="Arial"/>
                <w:b/>
                <w:bCs/>
                <w:color w:val="000000"/>
                <w:sz w:val="16"/>
                <w:szCs w:val="16"/>
                <w:lang w:eastAsia="es-BO"/>
              </w:rPr>
            </w:pPr>
            <w:del w:id="9174" w:author="Valeria Tapia" w:date="2026-10-01T18:42:00Z">
              <w:r w:rsidRPr="00F073C2" w:rsidDel="00BC22CC">
                <w:rPr>
                  <w:rFonts w:cs="Arial"/>
                  <w:b/>
                  <w:bCs/>
                  <w:color w:val="000000"/>
                  <w:sz w:val="16"/>
                  <w:szCs w:val="16"/>
                  <w:lang w:eastAsia="es-BO"/>
                </w:rPr>
                <w:delText>LOS FORMATOS DE IMPRESIÓN DE CADA UNO DE LOS DOCUMENTOS QUE EMITE</w:delText>
              </w:r>
              <w:r w:rsidRPr="00F073C2" w:rsidDel="00BC22CC">
                <w:rPr>
                  <w:rFonts w:cs="Arial"/>
                  <w:b/>
                  <w:bCs/>
                  <w:color w:val="000000"/>
                  <w:sz w:val="16"/>
                  <w:szCs w:val="16"/>
                  <w:lang w:eastAsia="es-BO"/>
                </w:rPr>
                <w:br/>
                <w:delText xml:space="preserve">EL DIAGRAMA DE FLUJO DE PROCESO (EN FORMATO BPMN), SOLICITUD Y EMISIÓN DE AP, C, O; IDENTIFICANDO: PROCESOS MANUALES (SIN USO DE SISTEMA) Y LOS ACTORES QUE LO REALIZAN. </w:delText>
              </w:r>
            </w:del>
          </w:p>
        </w:tc>
      </w:tr>
      <w:tr w:rsidR="006D452C" w:rsidRPr="00F073C2" w:rsidDel="00BC22CC" w14:paraId="445BF068" w14:textId="4F89D12A" w:rsidTr="00BC22CC">
        <w:trPr>
          <w:trHeight w:val="182"/>
          <w:del w:id="9175" w:author="Valeria Tapia" w:date="2026-10-01T18:42:00Z"/>
          <w:trPrChange w:id="9176" w:author="Valeria Tapia" w:date="2026-10-01T18:43:00Z">
            <w:trPr>
              <w:gridAfter w:val="0"/>
              <w:trHeight w:val="182"/>
            </w:trPr>
          </w:trPrChange>
        </w:trPr>
        <w:tc>
          <w:tcPr>
            <w:tcW w:w="5000" w:type="pct"/>
            <w:gridSpan w:val="64"/>
            <w:tcPrChange w:id="9177" w:author="Valeria Tapia" w:date="2026-10-01T18:43:00Z">
              <w:tcPr>
                <w:tcW w:w="5000" w:type="pct"/>
                <w:gridSpan w:val="98"/>
              </w:tcPr>
            </w:tcPrChange>
          </w:tcPr>
          <w:p w14:paraId="02BA6907" w14:textId="6A07FD35" w:rsidR="006D452C" w:rsidRPr="00F073C2" w:rsidDel="00BC22CC" w:rsidRDefault="006D452C" w:rsidP="00AD5760">
            <w:pPr>
              <w:rPr>
                <w:del w:id="9178" w:author="Valeria Tapia" w:date="2026-10-01T18:42:00Z"/>
                <w:rFonts w:cs="Arial"/>
                <w:color w:val="000000"/>
                <w:sz w:val="16"/>
                <w:szCs w:val="16"/>
                <w:lang w:eastAsia="es-BO"/>
              </w:rPr>
            </w:pPr>
          </w:p>
        </w:tc>
      </w:tr>
      <w:tr w:rsidR="006D452C" w:rsidRPr="00F073C2" w:rsidDel="00BC22CC" w14:paraId="4B9A052F" w14:textId="6B89294B" w:rsidTr="00BC22CC">
        <w:trPr>
          <w:trHeight w:val="360"/>
          <w:del w:id="9179" w:author="Valeria Tapia" w:date="2026-10-01T18:42:00Z"/>
          <w:trPrChange w:id="9180" w:author="Valeria Tapia" w:date="2026-10-01T18:43:00Z">
            <w:trPr>
              <w:gridAfter w:val="0"/>
              <w:trHeight w:val="360"/>
            </w:trPr>
          </w:trPrChange>
        </w:trPr>
        <w:tc>
          <w:tcPr>
            <w:tcW w:w="5000" w:type="pct"/>
            <w:gridSpan w:val="64"/>
            <w:tcPrChange w:id="9181" w:author="Valeria Tapia" w:date="2026-10-01T18:43:00Z">
              <w:tcPr>
                <w:tcW w:w="5000" w:type="pct"/>
                <w:gridSpan w:val="98"/>
              </w:tcPr>
            </w:tcPrChange>
          </w:tcPr>
          <w:p w14:paraId="1622AED6" w14:textId="752A1C36" w:rsidR="006D452C" w:rsidRPr="00F073C2" w:rsidDel="00BC22CC" w:rsidRDefault="006D452C" w:rsidP="00AD5760">
            <w:pPr>
              <w:rPr>
                <w:del w:id="9182" w:author="Valeria Tapia" w:date="2026-10-01T18:42:00Z"/>
                <w:rFonts w:cs="Arial"/>
                <w:i/>
                <w:iCs/>
                <w:color w:val="000000"/>
                <w:sz w:val="16"/>
                <w:szCs w:val="16"/>
                <w:lang w:eastAsia="es-BO"/>
              </w:rPr>
            </w:pPr>
            <w:del w:id="9183" w:author="Valeria Tapia" w:date="2026-10-01T18:42:00Z">
              <w:r w:rsidRPr="00F073C2" w:rsidDel="00BC22CC">
                <w:rPr>
                  <w:rFonts w:cs="Arial"/>
                  <w:i/>
                  <w:iCs/>
                  <w:color w:val="000000"/>
                  <w:sz w:val="16"/>
                  <w:szCs w:val="16"/>
                  <w:lang w:eastAsia="es-BO"/>
                </w:rPr>
                <w:delText>*Nota: remitir la información en formato digital (preferentemente en formato EXCEL)</w:delText>
              </w:r>
            </w:del>
          </w:p>
        </w:tc>
      </w:tr>
      <w:tr w:rsidR="006D452C" w:rsidRPr="00F073C2" w:rsidDel="00BC22CC" w14:paraId="015B9BD9" w14:textId="6400EDF5" w:rsidTr="00BC22CC">
        <w:trPr>
          <w:trHeight w:val="841"/>
          <w:del w:id="9184" w:author="Valeria Tapia" w:date="2026-10-01T18:43:00Z"/>
          <w:trPrChange w:id="9185" w:author="Valeria Tapia" w:date="2026-10-01T18:43:00Z">
            <w:trPr>
              <w:gridAfter w:val="0"/>
              <w:trHeight w:val="841"/>
            </w:trPr>
          </w:trPrChange>
        </w:trPr>
        <w:tc>
          <w:tcPr>
            <w:tcW w:w="5000" w:type="pct"/>
            <w:gridSpan w:val="64"/>
            <w:shd w:val="clear" w:color="auto" w:fill="FEF7CA"/>
            <w:tcPrChange w:id="9186" w:author="Valeria Tapia" w:date="2026-10-01T18:43:00Z">
              <w:tcPr>
                <w:tcW w:w="5000" w:type="pct"/>
                <w:gridSpan w:val="98"/>
                <w:shd w:val="clear" w:color="auto" w:fill="FEF7CA"/>
              </w:tcPr>
            </w:tcPrChange>
          </w:tcPr>
          <w:p w14:paraId="6EC5B3D0" w14:textId="227BABB6" w:rsidR="006D452C" w:rsidRPr="002705DE" w:rsidDel="00BC22CC" w:rsidRDefault="006D452C" w:rsidP="00AD5760">
            <w:pPr>
              <w:rPr>
                <w:del w:id="9187" w:author="Valeria Tapia" w:date="2026-10-01T18:43:00Z"/>
                <w:rFonts w:cs="Arial"/>
                <w:b/>
                <w:bCs/>
                <w:color w:val="000000"/>
                <w:sz w:val="16"/>
                <w:szCs w:val="16"/>
                <w:lang w:eastAsia="es-BO"/>
              </w:rPr>
            </w:pPr>
            <w:del w:id="9188" w:author="Valeria Tapia" w:date="2026-10-01T18:43:00Z">
              <w:r w:rsidRPr="002705DE" w:rsidDel="00BC22CC">
                <w:rPr>
                  <w:rFonts w:cs="Arial"/>
                  <w:b/>
                  <w:bCs/>
                  <w:color w:val="000000"/>
                  <w:sz w:val="16"/>
                  <w:szCs w:val="16"/>
                  <w:lang w:eastAsia="es-BO"/>
                </w:rPr>
                <w:lastRenderedPageBreak/>
                <w:delText>20. COBERTURA GEOGRÁFICA</w:delText>
              </w:r>
              <w:r w:rsidRPr="002705DE" w:rsidDel="00BC22CC">
                <w:rPr>
                  <w:sz w:val="16"/>
                  <w:szCs w:val="16"/>
                </w:rPr>
                <w:delText xml:space="preserve">: </w:delText>
              </w:r>
              <w:r w:rsidRPr="009F1BAE" w:rsidDel="00BC22CC">
                <w:rPr>
                  <w:sz w:val="16"/>
                  <w:szCs w:val="16"/>
                </w:rPr>
                <w:delText>Debe indicarse el alcance territorial para la atención del trámite APCO, especificando si este puede ser gestionado o emitido a nivel nacional, únicamente en determinados departamentos o exclusivamente en puntos específicos</w:delText>
              </w:r>
              <w:r w:rsidRPr="002705DE" w:rsidDel="00BC22CC">
                <w:rPr>
                  <w:sz w:val="16"/>
                  <w:szCs w:val="16"/>
                </w:rPr>
                <w:delText>.</w:delText>
              </w:r>
            </w:del>
          </w:p>
          <w:tbl>
            <w:tblPr>
              <w:tblStyle w:val="Tablaconcuadrcula"/>
              <w:tblW w:w="9072" w:type="dxa"/>
              <w:jc w:val="center"/>
              <w:tblLayout w:type="fixed"/>
              <w:tblLook w:val="04A0" w:firstRow="1" w:lastRow="0" w:firstColumn="1" w:lastColumn="0" w:noHBand="0" w:noVBand="1"/>
            </w:tblPr>
            <w:tblGrid>
              <w:gridCol w:w="4612"/>
              <w:gridCol w:w="1969"/>
              <w:gridCol w:w="2491"/>
            </w:tblGrid>
            <w:tr w:rsidR="006D452C" w:rsidRPr="00F073C2" w:rsidDel="00BC22CC" w14:paraId="61243E30" w14:textId="5FEA4CBC" w:rsidTr="00AD5760">
              <w:trPr>
                <w:trHeight w:val="207"/>
                <w:jc w:val="center"/>
                <w:del w:id="9189" w:author="Valeria Tapia" w:date="2026-10-01T18:43:00Z"/>
              </w:trPr>
              <w:tc>
                <w:tcPr>
                  <w:tcW w:w="461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90274D" w14:textId="6213360C" w:rsidR="006D452C" w:rsidRPr="002705DE" w:rsidDel="00BC22CC" w:rsidRDefault="006D452C" w:rsidP="00AD5760">
                  <w:pPr>
                    <w:shd w:val="clear" w:color="auto" w:fill="FFFFFF" w:themeFill="background1"/>
                    <w:jc w:val="left"/>
                    <w:rPr>
                      <w:del w:id="9190" w:author="Valeria Tapia" w:date="2026-10-01T18:43:00Z"/>
                      <w:b/>
                      <w:sz w:val="16"/>
                      <w:szCs w:val="16"/>
                      <w:lang w:val="en-US" w:eastAsia="en-US"/>
                    </w:rPr>
                  </w:pPr>
                  <w:del w:id="9191" w:author="Valeria Tapia" w:date="2026-10-01T18:43:00Z">
                    <w:r w:rsidRPr="002705DE" w:rsidDel="00BC22CC">
                      <w:rPr>
                        <w:b/>
                        <w:sz w:val="16"/>
                        <w:szCs w:val="16"/>
                      </w:rPr>
                      <w:delText>COBERTURA</w:delText>
                    </w:r>
                  </w:del>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408ED1" w14:textId="16A4E2B3" w:rsidR="006D452C" w:rsidRPr="002705DE" w:rsidDel="00BC22CC" w:rsidRDefault="006D452C" w:rsidP="00AD5760">
                  <w:pPr>
                    <w:shd w:val="clear" w:color="auto" w:fill="FFFFFF" w:themeFill="background1"/>
                    <w:jc w:val="left"/>
                    <w:rPr>
                      <w:del w:id="9192" w:author="Valeria Tapia" w:date="2026-10-01T18:43:00Z"/>
                      <w:b/>
                      <w:sz w:val="16"/>
                      <w:szCs w:val="16"/>
                      <w:lang w:val="en-US" w:eastAsia="en-US"/>
                    </w:rPr>
                  </w:pPr>
                  <w:del w:id="9193" w:author="Valeria Tapia" w:date="2026-10-01T18:43:00Z">
                    <w:r w:rsidRPr="002705DE" w:rsidDel="00BC22CC">
                      <w:rPr>
                        <w:b/>
                        <w:sz w:val="16"/>
                        <w:szCs w:val="16"/>
                      </w:rPr>
                      <w:delText>SI/NO</w:delText>
                    </w:r>
                  </w:del>
                </w:p>
              </w:tc>
              <w:tc>
                <w:tcPr>
                  <w:tcW w:w="2491" w:type="dxa"/>
                  <w:tcBorders>
                    <w:top w:val="single" w:sz="4" w:space="0" w:color="auto"/>
                    <w:left w:val="single" w:sz="4" w:space="0" w:color="auto"/>
                    <w:bottom w:val="single" w:sz="4" w:space="0" w:color="auto"/>
                    <w:right w:val="single" w:sz="4" w:space="0" w:color="auto"/>
                  </w:tcBorders>
                  <w:shd w:val="clear" w:color="auto" w:fill="FFFFFF" w:themeFill="background1"/>
                </w:tcPr>
                <w:p w14:paraId="01B3933D" w14:textId="7B0A945A" w:rsidR="006D452C" w:rsidRPr="002705DE" w:rsidDel="00BC22CC" w:rsidRDefault="006D452C" w:rsidP="00AD5760">
                  <w:pPr>
                    <w:shd w:val="clear" w:color="auto" w:fill="FFFFFF" w:themeFill="background1"/>
                    <w:jc w:val="left"/>
                    <w:rPr>
                      <w:del w:id="9194" w:author="Valeria Tapia" w:date="2026-10-01T18:43:00Z"/>
                      <w:b/>
                      <w:sz w:val="16"/>
                      <w:szCs w:val="16"/>
                      <w:lang w:val="en-US" w:eastAsia="en-US"/>
                    </w:rPr>
                  </w:pPr>
                  <w:del w:id="9195" w:author="Valeria Tapia" w:date="2026-10-01T18:43:00Z">
                    <w:r w:rsidDel="00BC22CC">
                      <w:rPr>
                        <w:b/>
                        <w:sz w:val="16"/>
                        <w:szCs w:val="16"/>
                        <w:lang w:val="en-US" w:eastAsia="en-US"/>
                      </w:rPr>
                      <w:delText>DETALLE</w:delText>
                    </w:r>
                  </w:del>
                </w:p>
              </w:tc>
            </w:tr>
            <w:tr w:rsidR="006D452C" w:rsidRPr="00F073C2" w:rsidDel="00BC22CC" w14:paraId="41DC2FF1" w14:textId="767CC80E" w:rsidTr="00AD5760">
              <w:trPr>
                <w:trHeight w:val="414"/>
                <w:jc w:val="center"/>
                <w:del w:id="9196" w:author="Valeria Tapia" w:date="2026-10-01T18:43:00Z"/>
              </w:trPr>
              <w:tc>
                <w:tcPr>
                  <w:tcW w:w="461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6729CA9" w14:textId="690110F9" w:rsidR="006D452C" w:rsidRPr="002705DE" w:rsidDel="00BC22CC" w:rsidRDefault="006D452C" w:rsidP="008F0EB0">
                  <w:pPr>
                    <w:pStyle w:val="Prrafodelista"/>
                    <w:numPr>
                      <w:ilvl w:val="0"/>
                      <w:numId w:val="16"/>
                    </w:numPr>
                    <w:shd w:val="clear" w:color="auto" w:fill="FFFFFF" w:themeFill="background1"/>
                    <w:ind w:left="171" w:hanging="142"/>
                    <w:rPr>
                      <w:del w:id="9197" w:author="Valeria Tapia" w:date="2026-10-01T18:43:00Z"/>
                      <w:sz w:val="16"/>
                      <w:szCs w:val="16"/>
                      <w:lang w:eastAsia="en-US"/>
                    </w:rPr>
                  </w:pPr>
                  <w:del w:id="9198" w:author="Valeria Tapia" w:date="2026-10-01T18:43:00Z">
                    <w:r w:rsidDel="00BC22CC">
                      <w:rPr>
                        <w:b/>
                        <w:sz w:val="16"/>
                        <w:szCs w:val="16"/>
                        <w:lang w:eastAsia="es-BO"/>
                      </w:rPr>
                      <w:delText>NACIONAL</w:delText>
                    </w:r>
                    <w:r w:rsidDel="00BC22CC">
                      <w:rPr>
                        <w:sz w:val="16"/>
                        <w:szCs w:val="16"/>
                        <w:lang w:eastAsia="es-BO"/>
                      </w:rPr>
                      <w:delText xml:space="preserve"> (El trámite APCO se emite en todo el territorio nacional)</w:delText>
                    </w:r>
                  </w:del>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5F0E0CD" w14:textId="68F514AB" w:rsidR="006D452C" w:rsidRPr="002705DE" w:rsidDel="00BC22CC" w:rsidRDefault="006D452C" w:rsidP="00AD5760">
                  <w:pPr>
                    <w:shd w:val="clear" w:color="auto" w:fill="FFFFFF" w:themeFill="background1"/>
                    <w:jc w:val="left"/>
                    <w:rPr>
                      <w:del w:id="9199" w:author="Valeria Tapia" w:date="2026-10-01T18:43:00Z"/>
                      <w:sz w:val="16"/>
                      <w:szCs w:val="16"/>
                      <w:lang w:eastAsia="en-US"/>
                    </w:rPr>
                  </w:pPr>
                </w:p>
              </w:tc>
              <w:tc>
                <w:tcPr>
                  <w:tcW w:w="2491" w:type="dxa"/>
                  <w:tcBorders>
                    <w:top w:val="single" w:sz="4" w:space="0" w:color="auto"/>
                    <w:left w:val="single" w:sz="4" w:space="0" w:color="auto"/>
                    <w:bottom w:val="single" w:sz="4" w:space="0" w:color="auto"/>
                    <w:right w:val="single" w:sz="4" w:space="0" w:color="auto"/>
                  </w:tcBorders>
                  <w:shd w:val="clear" w:color="auto" w:fill="FFFFFF" w:themeFill="background1"/>
                </w:tcPr>
                <w:p w14:paraId="74ECF767" w14:textId="1D26D9C3" w:rsidR="006D452C" w:rsidRPr="002705DE" w:rsidDel="00BC22CC" w:rsidRDefault="006D452C" w:rsidP="00AD5760">
                  <w:pPr>
                    <w:shd w:val="clear" w:color="auto" w:fill="FFFFFF" w:themeFill="background1"/>
                    <w:jc w:val="left"/>
                    <w:rPr>
                      <w:del w:id="9200" w:author="Valeria Tapia" w:date="2026-10-01T18:43:00Z"/>
                      <w:sz w:val="16"/>
                      <w:szCs w:val="16"/>
                      <w:lang w:eastAsia="en-US"/>
                    </w:rPr>
                  </w:pPr>
                </w:p>
              </w:tc>
            </w:tr>
            <w:tr w:rsidR="006D452C" w:rsidRPr="00F073C2" w:rsidDel="00BC22CC" w14:paraId="62CD6F1C" w14:textId="5B74470E" w:rsidTr="00AD5760">
              <w:trPr>
                <w:trHeight w:val="414"/>
                <w:jc w:val="center"/>
                <w:del w:id="9201" w:author="Valeria Tapia" w:date="2026-10-01T18:43:00Z"/>
              </w:trPr>
              <w:tc>
                <w:tcPr>
                  <w:tcW w:w="461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27FE67" w14:textId="683B7C6E" w:rsidR="006D452C" w:rsidRPr="002705DE" w:rsidDel="00BC22CC" w:rsidRDefault="006D452C" w:rsidP="008F0EB0">
                  <w:pPr>
                    <w:pStyle w:val="Prrafodelista"/>
                    <w:numPr>
                      <w:ilvl w:val="0"/>
                      <w:numId w:val="16"/>
                    </w:numPr>
                    <w:shd w:val="clear" w:color="auto" w:fill="FFFFFF" w:themeFill="background1"/>
                    <w:ind w:left="171" w:hanging="171"/>
                    <w:rPr>
                      <w:del w:id="9202" w:author="Valeria Tapia" w:date="2026-10-01T18:43:00Z"/>
                      <w:sz w:val="16"/>
                      <w:szCs w:val="16"/>
                      <w:lang w:val="en-US" w:eastAsia="en-US"/>
                    </w:rPr>
                  </w:pPr>
                  <w:del w:id="9203" w:author="Valeria Tapia" w:date="2026-10-01T18:43:00Z">
                    <w:r w:rsidDel="00BC22CC">
                      <w:rPr>
                        <w:b/>
                        <w:sz w:val="16"/>
                        <w:szCs w:val="16"/>
                        <w:lang w:eastAsia="es-BO"/>
                      </w:rPr>
                      <w:delText>DEPARTAMENTAL</w:delText>
                    </w:r>
                    <w:r w:rsidDel="00BC22CC">
                      <w:rPr>
                        <w:sz w:val="16"/>
                        <w:szCs w:val="16"/>
                        <w:lang w:eastAsia="es-BO"/>
                      </w:rPr>
                      <w:delText xml:space="preserve"> (Solo puede emitirse o tramitarse en determinados departamentos. Especificar cuáles)</w:delText>
                    </w:r>
                  </w:del>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45784B2" w14:textId="4D217009" w:rsidR="006D452C" w:rsidRPr="002705DE" w:rsidDel="00BC22CC" w:rsidRDefault="006D452C" w:rsidP="00AD5760">
                  <w:pPr>
                    <w:shd w:val="clear" w:color="auto" w:fill="FFFFFF" w:themeFill="background1"/>
                    <w:jc w:val="left"/>
                    <w:rPr>
                      <w:del w:id="9204" w:author="Valeria Tapia" w:date="2026-10-01T18:43:00Z"/>
                      <w:sz w:val="16"/>
                      <w:szCs w:val="16"/>
                      <w:lang w:val="en-US" w:eastAsia="en-US"/>
                    </w:rPr>
                  </w:pPr>
                </w:p>
              </w:tc>
              <w:tc>
                <w:tcPr>
                  <w:tcW w:w="2491" w:type="dxa"/>
                  <w:tcBorders>
                    <w:top w:val="single" w:sz="4" w:space="0" w:color="auto"/>
                    <w:left w:val="single" w:sz="4" w:space="0" w:color="auto"/>
                    <w:bottom w:val="single" w:sz="4" w:space="0" w:color="auto"/>
                    <w:right w:val="single" w:sz="4" w:space="0" w:color="auto"/>
                  </w:tcBorders>
                  <w:shd w:val="clear" w:color="auto" w:fill="FFFFFF" w:themeFill="background1"/>
                </w:tcPr>
                <w:p w14:paraId="7C8A5AE1" w14:textId="16D3EE93" w:rsidR="006D452C" w:rsidRPr="002705DE" w:rsidDel="00BC22CC" w:rsidRDefault="006D452C" w:rsidP="00AD5760">
                  <w:pPr>
                    <w:shd w:val="clear" w:color="auto" w:fill="FFFFFF" w:themeFill="background1"/>
                    <w:jc w:val="left"/>
                    <w:rPr>
                      <w:del w:id="9205" w:author="Valeria Tapia" w:date="2026-10-01T18:43:00Z"/>
                      <w:sz w:val="16"/>
                      <w:szCs w:val="16"/>
                      <w:lang w:val="en-US" w:eastAsia="en-US"/>
                    </w:rPr>
                  </w:pPr>
                </w:p>
              </w:tc>
            </w:tr>
            <w:tr w:rsidR="006D452C" w:rsidRPr="00F073C2" w:rsidDel="00BC22CC" w14:paraId="07A78FA8" w14:textId="02C5CBF1" w:rsidTr="00AD5760">
              <w:trPr>
                <w:trHeight w:val="621"/>
                <w:jc w:val="center"/>
                <w:del w:id="9206" w:author="Valeria Tapia" w:date="2026-10-01T18:43:00Z"/>
              </w:trPr>
              <w:tc>
                <w:tcPr>
                  <w:tcW w:w="4612"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E2C6B4C" w14:textId="0B51B404" w:rsidR="006D452C" w:rsidRPr="002705DE" w:rsidDel="00BC22CC" w:rsidRDefault="006D452C" w:rsidP="008F0EB0">
                  <w:pPr>
                    <w:pStyle w:val="Prrafodelista"/>
                    <w:numPr>
                      <w:ilvl w:val="0"/>
                      <w:numId w:val="16"/>
                    </w:numPr>
                    <w:shd w:val="clear" w:color="auto" w:fill="FFFFFF" w:themeFill="background1"/>
                    <w:ind w:left="171" w:hanging="171"/>
                    <w:rPr>
                      <w:del w:id="9207" w:author="Valeria Tapia" w:date="2026-10-01T18:43:00Z"/>
                      <w:sz w:val="16"/>
                      <w:szCs w:val="16"/>
                      <w:lang w:eastAsia="en-US"/>
                    </w:rPr>
                  </w:pPr>
                  <w:del w:id="9208" w:author="Valeria Tapia" w:date="2026-10-01T18:43:00Z">
                    <w:r w:rsidDel="00BC22CC">
                      <w:rPr>
                        <w:b/>
                        <w:sz w:val="16"/>
                        <w:szCs w:val="16"/>
                      </w:rPr>
                      <w:delText>PUNTO ESPECÍFICO</w:delText>
                    </w:r>
                    <w:r w:rsidDel="00BC22CC">
                      <w:rPr>
                        <w:sz w:val="16"/>
                        <w:szCs w:val="16"/>
                      </w:rPr>
                      <w:delText xml:space="preserve"> (Solo se emite/tramita en fronteras,puertos, aeropuertos del país u otros. especificar cuáles) </w:delText>
                    </w:r>
                  </w:del>
                </w:p>
              </w:tc>
              <w:tc>
                <w:tcPr>
                  <w:tcW w:w="196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1D328E" w14:textId="5873C29C" w:rsidR="006D452C" w:rsidRPr="002705DE" w:rsidDel="00BC22CC" w:rsidRDefault="006D452C" w:rsidP="00AD5760">
                  <w:pPr>
                    <w:shd w:val="clear" w:color="auto" w:fill="FFFFFF" w:themeFill="background1"/>
                    <w:jc w:val="left"/>
                    <w:rPr>
                      <w:del w:id="9209" w:author="Valeria Tapia" w:date="2026-10-01T18:43:00Z"/>
                      <w:sz w:val="16"/>
                      <w:szCs w:val="16"/>
                      <w:lang w:eastAsia="en-US"/>
                    </w:rPr>
                  </w:pPr>
                </w:p>
              </w:tc>
              <w:tc>
                <w:tcPr>
                  <w:tcW w:w="2491" w:type="dxa"/>
                  <w:tcBorders>
                    <w:top w:val="single" w:sz="4" w:space="0" w:color="auto"/>
                    <w:left w:val="single" w:sz="4" w:space="0" w:color="auto"/>
                    <w:bottom w:val="single" w:sz="4" w:space="0" w:color="auto"/>
                    <w:right w:val="single" w:sz="4" w:space="0" w:color="auto"/>
                  </w:tcBorders>
                  <w:shd w:val="clear" w:color="auto" w:fill="FFFFFF" w:themeFill="background1"/>
                </w:tcPr>
                <w:p w14:paraId="40293373" w14:textId="6BFDCD9C" w:rsidR="006D452C" w:rsidRPr="002705DE" w:rsidDel="00BC22CC" w:rsidRDefault="006D452C" w:rsidP="00AD5760">
                  <w:pPr>
                    <w:shd w:val="clear" w:color="auto" w:fill="FFFFFF" w:themeFill="background1"/>
                    <w:jc w:val="left"/>
                    <w:rPr>
                      <w:del w:id="9210" w:author="Valeria Tapia" w:date="2026-10-01T18:43:00Z"/>
                      <w:sz w:val="16"/>
                      <w:szCs w:val="16"/>
                      <w:lang w:eastAsia="en-US"/>
                    </w:rPr>
                  </w:pPr>
                </w:p>
              </w:tc>
            </w:tr>
          </w:tbl>
          <w:p w14:paraId="423EE172" w14:textId="792D902C" w:rsidR="006D452C" w:rsidRPr="002705DE" w:rsidDel="00BC22CC" w:rsidRDefault="006D452C" w:rsidP="00AD5760">
            <w:pPr>
              <w:shd w:val="clear" w:color="auto" w:fill="FFFFFF" w:themeFill="background1"/>
              <w:rPr>
                <w:del w:id="9211" w:author="Valeria Tapia" w:date="2026-10-01T18:43:00Z"/>
                <w:rFonts w:cs="Arial"/>
                <w:b/>
                <w:bCs/>
                <w:color w:val="000000"/>
                <w:sz w:val="16"/>
                <w:szCs w:val="16"/>
                <w:lang w:eastAsia="es-BO"/>
              </w:rPr>
            </w:pPr>
          </w:p>
        </w:tc>
      </w:tr>
      <w:tr w:rsidR="006D452C" w:rsidRPr="00F073C2" w14:paraId="083D32DC" w14:textId="77777777" w:rsidTr="00BC22CC">
        <w:trPr>
          <w:trHeight w:val="514"/>
          <w:trPrChange w:id="9212" w:author="Valeria Tapia" w:date="2026-10-01T18:49:00Z">
            <w:trPr>
              <w:gridAfter w:val="0"/>
              <w:trHeight w:val="514"/>
            </w:trPr>
          </w:trPrChange>
        </w:trPr>
        <w:tc>
          <w:tcPr>
            <w:tcW w:w="5000" w:type="pct"/>
            <w:gridSpan w:val="64"/>
            <w:shd w:val="clear" w:color="auto" w:fill="F2F2F2" w:themeFill="background1" w:themeFillShade="F2"/>
            <w:tcPrChange w:id="9213" w:author="Valeria Tapia" w:date="2026-10-01T18:49:00Z">
              <w:tcPr>
                <w:tcW w:w="5000" w:type="pct"/>
                <w:gridSpan w:val="98"/>
                <w:shd w:val="clear" w:color="auto" w:fill="FEF7CA"/>
              </w:tcPr>
            </w:tcPrChange>
          </w:tcPr>
          <w:p w14:paraId="7433BDA6" w14:textId="77777777" w:rsidR="00BC22CC" w:rsidRDefault="006D452C" w:rsidP="00BC22CC">
            <w:pPr>
              <w:rPr>
                <w:ins w:id="9214" w:author="Valeria Tapia" w:date="2026-10-01T18:45:00Z"/>
                <w:rFonts w:cs="Arial"/>
                <w:b/>
                <w:bCs/>
                <w:color w:val="000000"/>
                <w:sz w:val="16"/>
                <w:szCs w:val="16"/>
                <w:lang w:eastAsia="es-BO"/>
              </w:rPr>
            </w:pPr>
            <w:del w:id="9215" w:author="Valeria Tapia" w:date="2026-10-01T18:44:00Z">
              <w:r w:rsidRPr="002705DE" w:rsidDel="00BC22CC">
                <w:rPr>
                  <w:rFonts w:cs="Arial"/>
                  <w:b/>
                  <w:bCs/>
                  <w:color w:val="000000"/>
                  <w:sz w:val="16"/>
                  <w:szCs w:val="16"/>
                  <w:lang w:eastAsia="es-BO"/>
                </w:rPr>
                <w:delText>2</w:delText>
              </w:r>
              <w:r w:rsidDel="00BC22CC">
                <w:rPr>
                  <w:rFonts w:cs="Arial"/>
                  <w:b/>
                  <w:bCs/>
                  <w:color w:val="000000"/>
                  <w:sz w:val="16"/>
                  <w:szCs w:val="16"/>
                  <w:lang w:eastAsia="es-BO"/>
                </w:rPr>
                <w:delText>1</w:delText>
              </w:r>
              <w:r w:rsidRPr="002705DE" w:rsidDel="00BC22CC">
                <w:rPr>
                  <w:rFonts w:cs="Arial"/>
                  <w:b/>
                  <w:bCs/>
                  <w:color w:val="000000"/>
                  <w:sz w:val="16"/>
                  <w:szCs w:val="16"/>
                  <w:lang w:eastAsia="es-BO"/>
                </w:rPr>
                <w:delText>.</w:delText>
              </w:r>
            </w:del>
            <w:ins w:id="9216" w:author="Valeria Tapia" w:date="2026-10-01T18:44:00Z">
              <w:r w:rsidR="00BC22CC">
                <w:rPr>
                  <w:rFonts w:cs="Arial"/>
                  <w:b/>
                  <w:bCs/>
                  <w:color w:val="000000"/>
                  <w:sz w:val="16"/>
                  <w:szCs w:val="16"/>
                  <w:lang w:eastAsia="es-BO"/>
                </w:rPr>
                <w:t>III.</w:t>
              </w:r>
            </w:ins>
            <w:r w:rsidRPr="002705DE">
              <w:rPr>
                <w:rFonts w:cs="Arial"/>
                <w:b/>
                <w:bCs/>
                <w:color w:val="000000"/>
                <w:sz w:val="16"/>
                <w:szCs w:val="16"/>
                <w:lang w:eastAsia="es-BO"/>
              </w:rPr>
              <w:t xml:space="preserve"> </w:t>
            </w:r>
            <w:del w:id="9217" w:author="Valeria Tapia" w:date="2026-10-01T18:44:00Z">
              <w:r w:rsidRPr="002705DE" w:rsidDel="00BC22CC">
                <w:rPr>
                  <w:rFonts w:cs="Arial"/>
                  <w:b/>
                  <w:bCs/>
                  <w:color w:val="000000"/>
                  <w:sz w:val="16"/>
                  <w:szCs w:val="16"/>
                  <w:lang w:eastAsia="es-BO"/>
                </w:rPr>
                <w:delText>DATOS</w:delText>
              </w:r>
            </w:del>
            <w:ins w:id="9218" w:author="Valeria Tapia" w:date="2026-10-01T18:44:00Z">
              <w:r w:rsidR="00BC22CC">
                <w:rPr>
                  <w:rFonts w:cs="Arial"/>
                  <w:b/>
                  <w:bCs/>
                  <w:color w:val="000000"/>
                  <w:sz w:val="16"/>
                  <w:szCs w:val="16"/>
                  <w:lang w:eastAsia="es-BO"/>
                </w:rPr>
                <w:t>INFORMACIÓN</w:t>
              </w:r>
            </w:ins>
            <w:r w:rsidRPr="002705DE">
              <w:rPr>
                <w:rFonts w:cs="Arial"/>
                <w:b/>
                <w:bCs/>
                <w:color w:val="000000"/>
                <w:sz w:val="16"/>
                <w:szCs w:val="16"/>
                <w:lang w:eastAsia="es-BO"/>
              </w:rPr>
              <w:t xml:space="preserve"> ESTADÍSTIC</w:t>
            </w:r>
            <w:del w:id="9219" w:author="Valeria Tapia" w:date="2026-10-01T18:44:00Z">
              <w:r w:rsidRPr="002705DE" w:rsidDel="00BC22CC">
                <w:rPr>
                  <w:rFonts w:cs="Arial"/>
                  <w:b/>
                  <w:bCs/>
                  <w:color w:val="000000"/>
                  <w:sz w:val="16"/>
                  <w:szCs w:val="16"/>
                  <w:lang w:eastAsia="es-BO"/>
                </w:rPr>
                <w:delText>OS</w:delText>
              </w:r>
            </w:del>
            <w:ins w:id="9220" w:author="Valeria Tapia" w:date="2026-10-01T18:44:00Z">
              <w:r w:rsidR="00BC22CC">
                <w:rPr>
                  <w:rFonts w:cs="Arial"/>
                  <w:b/>
                  <w:bCs/>
                  <w:color w:val="000000"/>
                  <w:sz w:val="16"/>
                  <w:szCs w:val="16"/>
                  <w:lang w:eastAsia="es-BO"/>
                </w:rPr>
                <w:t>A</w:t>
              </w:r>
            </w:ins>
            <w:r w:rsidRPr="002705DE">
              <w:rPr>
                <w:rFonts w:cs="Arial"/>
                <w:b/>
                <w:bCs/>
                <w:color w:val="000000"/>
                <w:sz w:val="16"/>
                <w:szCs w:val="16"/>
                <w:lang w:eastAsia="es-BO"/>
              </w:rPr>
              <w:t xml:space="preserve"> DE</w:t>
            </w:r>
            <w:ins w:id="9221" w:author="Valeria Tapia" w:date="2026-10-01T18:45:00Z">
              <w:r w:rsidR="00BC22CC">
                <w:rPr>
                  <w:rFonts w:cs="Arial"/>
                  <w:b/>
                  <w:bCs/>
                  <w:color w:val="000000"/>
                  <w:sz w:val="16"/>
                  <w:szCs w:val="16"/>
                  <w:lang w:eastAsia="es-BO"/>
                </w:rPr>
                <w:t xml:space="preserve"> LA EMISIÓN DE LA</w:t>
              </w:r>
            </w:ins>
            <w:ins w:id="9222" w:author="Valeria Tapia" w:date="2026-10-01T18:44:00Z">
              <w:r w:rsidR="00BC22CC">
                <w:rPr>
                  <w:rFonts w:cs="Arial"/>
                  <w:b/>
                  <w:bCs/>
                  <w:color w:val="000000"/>
                  <w:sz w:val="16"/>
                  <w:szCs w:val="16"/>
                  <w:lang w:eastAsia="es-BO"/>
                </w:rPr>
                <w:t xml:space="preserve"> </w:t>
              </w:r>
            </w:ins>
            <w:del w:id="9223" w:author="Valeria Tapia" w:date="2026-10-01T18:44:00Z">
              <w:r w:rsidRPr="002705DE" w:rsidDel="00BC22CC">
                <w:rPr>
                  <w:rFonts w:cs="Arial"/>
                  <w:b/>
                  <w:bCs/>
                  <w:color w:val="000000"/>
                  <w:sz w:val="16"/>
                  <w:szCs w:val="16"/>
                  <w:lang w:eastAsia="es-BO"/>
                </w:rPr>
                <w:delText xml:space="preserve"> TRÁMITES </w:delText>
              </w:r>
            </w:del>
            <w:r w:rsidRPr="002705DE">
              <w:rPr>
                <w:rFonts w:cs="Arial"/>
                <w:b/>
                <w:bCs/>
                <w:color w:val="000000"/>
                <w:sz w:val="16"/>
                <w:szCs w:val="16"/>
                <w:lang w:eastAsia="es-BO"/>
              </w:rPr>
              <w:t xml:space="preserve">APCO </w:t>
            </w:r>
            <w:del w:id="9224" w:author="Valeria Tapia" w:date="2026-10-01T18:43:00Z">
              <w:r w:rsidRPr="002705DE" w:rsidDel="00BC22CC">
                <w:rPr>
                  <w:rFonts w:cs="Arial"/>
                  <w:b/>
                  <w:bCs/>
                  <w:color w:val="000000"/>
                  <w:sz w:val="16"/>
                  <w:szCs w:val="16"/>
                  <w:lang w:eastAsia="es-BO"/>
                </w:rPr>
                <w:delText>EMITIDOS</w:delText>
              </w:r>
            </w:del>
            <w:r w:rsidRPr="002705DE">
              <w:rPr>
                <w:rFonts w:cs="Arial"/>
                <w:b/>
                <w:bCs/>
                <w:color w:val="000000"/>
                <w:sz w:val="16"/>
                <w:szCs w:val="16"/>
                <w:lang w:eastAsia="es-BO"/>
              </w:rPr>
              <w:t xml:space="preserve"> </w:t>
            </w:r>
          </w:p>
          <w:p w14:paraId="3276879C" w14:textId="28DBC14F" w:rsidR="006D452C" w:rsidRPr="00BC22CC" w:rsidRDefault="006D452C" w:rsidP="00BC22CC">
            <w:pPr>
              <w:rPr>
                <w:rFonts w:cs="Arial"/>
                <w:b/>
                <w:bCs/>
                <w:i/>
                <w:color w:val="000000"/>
                <w:sz w:val="16"/>
                <w:szCs w:val="16"/>
                <w:lang w:eastAsia="es-BO"/>
                <w:rPrChange w:id="9225" w:author="Valeria Tapia" w:date="2026-10-01T18:45:00Z">
                  <w:rPr>
                    <w:rFonts w:cs="Arial"/>
                    <w:b/>
                    <w:bCs/>
                    <w:color w:val="000000"/>
                    <w:sz w:val="16"/>
                    <w:szCs w:val="16"/>
                    <w:lang w:eastAsia="es-BO"/>
                  </w:rPr>
                </w:rPrChange>
              </w:rPr>
            </w:pPr>
            <w:r w:rsidRPr="00BC22CC">
              <w:rPr>
                <w:i/>
                <w:sz w:val="16"/>
                <w:szCs w:val="16"/>
                <w:rPrChange w:id="9226" w:author="Valeria Tapia" w:date="2026-10-01T18:45:00Z">
                  <w:rPr>
                    <w:sz w:val="16"/>
                    <w:szCs w:val="16"/>
                  </w:rPr>
                </w:rPrChange>
              </w:rPr>
              <w:t xml:space="preserve">Se debe registrar el número total de </w:t>
            </w:r>
            <w:del w:id="9227" w:author="Valeria Tapia" w:date="2026-10-01T18:45:00Z">
              <w:r w:rsidRPr="00BC22CC" w:rsidDel="00BC22CC">
                <w:rPr>
                  <w:i/>
                  <w:sz w:val="16"/>
                  <w:szCs w:val="16"/>
                  <w:rPrChange w:id="9228" w:author="Valeria Tapia" w:date="2026-10-01T18:45:00Z">
                    <w:rPr>
                      <w:sz w:val="16"/>
                      <w:szCs w:val="16"/>
                    </w:rPr>
                  </w:rPrChange>
                </w:rPr>
                <w:delText xml:space="preserve">trámites </w:delText>
              </w:r>
            </w:del>
            <w:r w:rsidRPr="00BC22CC">
              <w:rPr>
                <w:i/>
                <w:sz w:val="16"/>
                <w:szCs w:val="16"/>
                <w:rPrChange w:id="9229" w:author="Valeria Tapia" w:date="2026-10-01T18:45:00Z">
                  <w:rPr>
                    <w:sz w:val="16"/>
                    <w:szCs w:val="16"/>
                  </w:rPr>
                </w:rPrChange>
              </w:rPr>
              <w:t>APCO emitidos</w:t>
            </w:r>
            <w:del w:id="9230" w:author="Valeria Tapia" w:date="2026-10-01T18:45:00Z">
              <w:r w:rsidRPr="00BC22CC" w:rsidDel="00BC22CC">
                <w:rPr>
                  <w:i/>
                  <w:sz w:val="16"/>
                  <w:szCs w:val="16"/>
                  <w:rPrChange w:id="9231" w:author="Valeria Tapia" w:date="2026-10-01T18:45:00Z">
                    <w:rPr>
                      <w:sz w:val="16"/>
                      <w:szCs w:val="16"/>
                    </w:rPr>
                  </w:rPrChange>
                </w:rPr>
                <w:delText xml:space="preserve"> por la Entidad Pública Emisora (EPE) durante los últimos dos (2) años, de forma anual</w:delText>
              </w:r>
            </w:del>
            <w:ins w:id="9232" w:author="Valeria Tapia" w:date="2026-10-01T18:45:00Z">
              <w:r w:rsidR="00BC22CC" w:rsidRPr="00BC22CC">
                <w:rPr>
                  <w:i/>
                  <w:sz w:val="16"/>
                  <w:szCs w:val="16"/>
                  <w:rPrChange w:id="9233" w:author="Valeria Tapia" w:date="2026-10-01T18:45:00Z">
                    <w:rPr>
                      <w:sz w:val="16"/>
                      <w:szCs w:val="16"/>
                    </w:rPr>
                  </w:rPrChange>
                </w:rPr>
                <w:t xml:space="preserve"> </w:t>
              </w:r>
            </w:ins>
            <w:ins w:id="9234" w:author="Valeria Tapia" w:date="2026-10-01T18:46:00Z">
              <w:r w:rsidR="00BC22CC">
                <w:rPr>
                  <w:i/>
                  <w:sz w:val="16"/>
                  <w:szCs w:val="16"/>
                </w:rPr>
                <w:t>de</w:t>
              </w:r>
            </w:ins>
            <w:ins w:id="9235" w:author="Valeria Tapia" w:date="2026-10-01T18:45:00Z">
              <w:r w:rsidR="00BC22CC" w:rsidRPr="00BC22CC">
                <w:rPr>
                  <w:i/>
                  <w:sz w:val="16"/>
                  <w:szCs w:val="16"/>
                  <w:rPrChange w:id="9236" w:author="Valeria Tapia" w:date="2026-10-01T18:45:00Z">
                    <w:rPr>
                      <w:sz w:val="16"/>
                      <w:szCs w:val="16"/>
                    </w:rPr>
                  </w:rPrChange>
                </w:rPr>
                <w:t xml:space="preserve"> las</w:t>
              </w:r>
            </w:ins>
            <w:ins w:id="9237" w:author="Valeria Tapia" w:date="2026-10-01T18:46:00Z">
              <w:r w:rsidR="00BC22CC">
                <w:rPr>
                  <w:i/>
                  <w:sz w:val="16"/>
                  <w:szCs w:val="16"/>
                </w:rPr>
                <w:t xml:space="preserve"> últimas 3</w:t>
              </w:r>
            </w:ins>
            <w:ins w:id="9238" w:author="Valeria Tapia" w:date="2026-10-01T18:45:00Z">
              <w:r w:rsidR="00BC22CC" w:rsidRPr="00BC22CC">
                <w:rPr>
                  <w:i/>
                  <w:sz w:val="16"/>
                  <w:szCs w:val="16"/>
                  <w:rPrChange w:id="9239" w:author="Valeria Tapia" w:date="2026-10-01T18:45:00Z">
                    <w:rPr>
                      <w:sz w:val="16"/>
                      <w:szCs w:val="16"/>
                    </w:rPr>
                  </w:rPrChange>
                </w:rPr>
                <w:t xml:space="preserve"> gestiones</w:t>
              </w:r>
            </w:ins>
            <w:r w:rsidRPr="00BC22CC">
              <w:rPr>
                <w:i/>
                <w:sz w:val="16"/>
                <w:szCs w:val="16"/>
                <w:rPrChange w:id="9240" w:author="Valeria Tapia" w:date="2026-10-01T18:45:00Z">
                  <w:rPr>
                    <w:sz w:val="16"/>
                    <w:szCs w:val="16"/>
                  </w:rPr>
                </w:rPrChange>
              </w:rPr>
              <w:t>.</w:t>
            </w:r>
          </w:p>
        </w:tc>
      </w:tr>
      <w:tr w:rsidR="00BC22CC" w:rsidRPr="00F073C2" w14:paraId="0D2592AF" w14:textId="77777777" w:rsidTr="00471D04">
        <w:tblPrEx>
          <w:tblPrExChange w:id="9241" w:author="Valeria Tapia" w:date="2026-10-01T18:54:00Z">
            <w:tblPrEx>
              <w:tblW w:w="5314" w:type="pct"/>
              <w:tblInd w:w="70" w:type="dxa"/>
            </w:tblPrEx>
          </w:tblPrExChange>
        </w:tblPrEx>
        <w:trPr>
          <w:trHeight w:val="67"/>
          <w:trPrChange w:id="9242" w:author="Valeria Tapia" w:date="2026-10-01T18:54:00Z">
            <w:trPr>
              <w:gridBefore w:val="1"/>
              <w:gridAfter w:val="0"/>
              <w:trHeight w:val="67"/>
            </w:trPr>
          </w:trPrChange>
        </w:trPr>
        <w:tc>
          <w:tcPr>
            <w:tcW w:w="269" w:type="pct"/>
            <w:gridSpan w:val="7"/>
            <w:tcPrChange w:id="9243" w:author="Valeria Tapia" w:date="2026-10-01T18:54:00Z">
              <w:tcPr>
                <w:tcW w:w="278" w:type="pct"/>
                <w:gridSpan w:val="9"/>
              </w:tcPr>
            </w:tcPrChange>
          </w:tcPr>
          <w:p w14:paraId="2ED4CFF7" w14:textId="697AF423" w:rsidR="006D452C" w:rsidRPr="00F073C2" w:rsidRDefault="00BC22CC" w:rsidP="00AD5760">
            <w:pPr>
              <w:jc w:val="center"/>
              <w:rPr>
                <w:rFonts w:cs="Arial"/>
                <w:b/>
                <w:color w:val="000000"/>
                <w:sz w:val="16"/>
                <w:szCs w:val="16"/>
                <w:lang w:eastAsia="es-BO"/>
              </w:rPr>
            </w:pPr>
            <w:ins w:id="9244" w:author="Valeria Tapia" w:date="2026-10-01T18:48:00Z">
              <w:r>
                <w:rPr>
                  <w:rFonts w:cs="Arial"/>
                  <w:b/>
                  <w:color w:val="000000"/>
                  <w:sz w:val="16"/>
                  <w:szCs w:val="16"/>
                  <w:lang w:eastAsia="es-BO"/>
                </w:rPr>
                <w:t>Nº</w:t>
              </w:r>
            </w:ins>
            <w:del w:id="9245" w:author="Valeria Tapia" w:date="2026-10-01T18:47:00Z">
              <w:r w:rsidR="006D452C" w:rsidRPr="00F073C2" w:rsidDel="00BC22CC">
                <w:rPr>
                  <w:rFonts w:cs="Arial"/>
                  <w:b/>
                  <w:color w:val="000000"/>
                  <w:sz w:val="16"/>
                  <w:szCs w:val="16"/>
                  <w:lang w:eastAsia="es-BO"/>
                </w:rPr>
                <w:delText>AÑO</w:delText>
              </w:r>
            </w:del>
          </w:p>
        </w:tc>
        <w:tc>
          <w:tcPr>
            <w:tcW w:w="1601" w:type="pct"/>
            <w:gridSpan w:val="31"/>
            <w:tcPrChange w:id="9246" w:author="Valeria Tapia" w:date="2026-10-01T18:54:00Z">
              <w:tcPr>
                <w:tcW w:w="1607" w:type="pct"/>
                <w:gridSpan w:val="42"/>
              </w:tcPr>
            </w:tcPrChange>
          </w:tcPr>
          <w:p w14:paraId="353B151B" w14:textId="1BA960EC" w:rsidR="006D452C" w:rsidRPr="002705DE" w:rsidRDefault="006D452C" w:rsidP="00BC22CC">
            <w:pPr>
              <w:jc w:val="center"/>
              <w:rPr>
                <w:rFonts w:cs="Arial"/>
                <w:b/>
                <w:color w:val="000000"/>
                <w:sz w:val="16"/>
                <w:szCs w:val="16"/>
                <w:lang w:eastAsia="es-BO"/>
              </w:rPr>
            </w:pPr>
            <w:del w:id="9247" w:author="Valeria Tapia" w:date="2026-10-01T18:47:00Z">
              <w:r w:rsidRPr="002705DE" w:rsidDel="00BC22CC">
                <w:rPr>
                  <w:b/>
                  <w:sz w:val="16"/>
                  <w:szCs w:val="16"/>
                </w:rPr>
                <w:delText>TIPO DE TRÁMITES APCO EMITIDO</w:delText>
              </w:r>
            </w:del>
            <w:ins w:id="9248" w:author="Valeria Tapia" w:date="2026-10-01T18:47:00Z">
              <w:r w:rsidR="00BC22CC">
                <w:rPr>
                  <w:b/>
                  <w:sz w:val="16"/>
                  <w:szCs w:val="16"/>
                </w:rPr>
                <w:t>202</w:t>
              </w:r>
            </w:ins>
            <w:ins w:id="9249" w:author="Valeria Tapia" w:date="2026-10-01T18:48:00Z">
              <w:r w:rsidR="00BC22CC">
                <w:rPr>
                  <w:b/>
                  <w:sz w:val="16"/>
                  <w:szCs w:val="16"/>
                </w:rPr>
                <w:t>4</w:t>
              </w:r>
            </w:ins>
            <w:del w:id="9250" w:author="Valeria Tapia" w:date="2026-10-01T18:47:00Z">
              <w:r w:rsidRPr="002705DE" w:rsidDel="00BC22CC">
                <w:rPr>
                  <w:b/>
                  <w:sz w:val="16"/>
                  <w:szCs w:val="16"/>
                </w:rPr>
                <w:delText>S</w:delText>
              </w:r>
            </w:del>
          </w:p>
        </w:tc>
        <w:tc>
          <w:tcPr>
            <w:tcW w:w="1159" w:type="pct"/>
            <w:gridSpan w:val="12"/>
            <w:tcPrChange w:id="9251" w:author="Valeria Tapia" w:date="2026-10-01T18:54:00Z">
              <w:tcPr>
                <w:tcW w:w="1159" w:type="pct"/>
                <w:gridSpan w:val="24"/>
              </w:tcPr>
            </w:tcPrChange>
          </w:tcPr>
          <w:p w14:paraId="36A56AE3" w14:textId="475ED040" w:rsidR="006D452C" w:rsidRPr="002705DE" w:rsidRDefault="006D452C" w:rsidP="00BC22CC">
            <w:pPr>
              <w:jc w:val="center"/>
              <w:rPr>
                <w:rFonts w:cs="Arial"/>
                <w:b/>
                <w:color w:val="000000"/>
                <w:sz w:val="16"/>
                <w:szCs w:val="16"/>
                <w:lang w:eastAsia="es-BO"/>
              </w:rPr>
            </w:pPr>
            <w:del w:id="9252" w:author="Valeria Tapia" w:date="2026-10-01T18:47:00Z">
              <w:r w:rsidRPr="002705DE" w:rsidDel="00BC22CC">
                <w:rPr>
                  <w:b/>
                  <w:sz w:val="16"/>
                  <w:szCs w:val="16"/>
                </w:rPr>
                <w:delText>CANTIDAD DE TRÁMITES APCO EMITIDOS</w:delText>
              </w:r>
            </w:del>
            <w:ins w:id="9253" w:author="Valeria Tapia" w:date="2026-10-01T18:47:00Z">
              <w:r w:rsidR="00BC22CC">
                <w:rPr>
                  <w:b/>
                  <w:sz w:val="16"/>
                  <w:szCs w:val="16"/>
                </w:rPr>
                <w:t>202</w:t>
              </w:r>
            </w:ins>
            <w:ins w:id="9254" w:author="Valeria Tapia" w:date="2026-10-01T18:48:00Z">
              <w:r w:rsidR="00BC22CC">
                <w:rPr>
                  <w:b/>
                  <w:sz w:val="16"/>
                  <w:szCs w:val="16"/>
                </w:rPr>
                <w:t>5</w:t>
              </w:r>
            </w:ins>
          </w:p>
        </w:tc>
        <w:tc>
          <w:tcPr>
            <w:tcW w:w="1970" w:type="pct"/>
            <w:gridSpan w:val="14"/>
            <w:tcPrChange w:id="9255" w:author="Valeria Tapia" w:date="2026-10-01T18:54:00Z">
              <w:tcPr>
                <w:tcW w:w="1956" w:type="pct"/>
                <w:gridSpan w:val="23"/>
              </w:tcPr>
            </w:tcPrChange>
          </w:tcPr>
          <w:p w14:paraId="03025FE5" w14:textId="388C655C" w:rsidR="006D452C" w:rsidRPr="00F073C2" w:rsidRDefault="00BC22CC" w:rsidP="00AD5760">
            <w:pPr>
              <w:jc w:val="center"/>
              <w:rPr>
                <w:rFonts w:cs="Arial"/>
                <w:b/>
                <w:color w:val="000000"/>
                <w:sz w:val="16"/>
                <w:szCs w:val="16"/>
                <w:lang w:eastAsia="es-BO"/>
              </w:rPr>
            </w:pPr>
            <w:ins w:id="9256" w:author="Valeria Tapia" w:date="2026-10-01T18:48:00Z">
              <w:r>
                <w:rPr>
                  <w:b/>
                  <w:color w:val="000000" w:themeColor="text1"/>
                  <w:sz w:val="16"/>
                  <w:szCs w:val="16"/>
                </w:rPr>
                <w:t>2026</w:t>
              </w:r>
            </w:ins>
            <w:del w:id="9257" w:author="Valeria Tapia" w:date="2026-10-01T18:48:00Z">
              <w:r w:rsidR="006D452C" w:rsidRPr="006755B5" w:rsidDel="00BC22CC">
                <w:rPr>
                  <w:b/>
                  <w:color w:val="000000" w:themeColor="text1"/>
                  <w:sz w:val="16"/>
                  <w:szCs w:val="16"/>
                </w:rPr>
                <w:delText xml:space="preserve">REPRESENTATIVIDAD DEL TRÁMITE EN </w:delText>
              </w:r>
              <w:r w:rsidR="006D452C" w:rsidRPr="00173169" w:rsidDel="00BC22CC">
                <w:rPr>
                  <w:b/>
                  <w:color w:val="000000" w:themeColor="text1"/>
                  <w:sz w:val="16"/>
                  <w:szCs w:val="16"/>
                </w:rPr>
                <w:delText>REPRESENTATIVIDAD  DEL TR</w:delText>
              </w:r>
              <w:r w:rsidR="006D452C" w:rsidDel="00BC22CC">
                <w:rPr>
                  <w:b/>
                  <w:color w:val="000000" w:themeColor="text1"/>
                  <w:sz w:val="16"/>
                  <w:szCs w:val="16"/>
                </w:rPr>
                <w:delText>Á</w:delText>
              </w:r>
              <w:r w:rsidR="006D452C" w:rsidRPr="00173169" w:rsidDel="00BC22CC">
                <w:rPr>
                  <w:b/>
                  <w:color w:val="000000" w:themeColor="text1"/>
                  <w:sz w:val="16"/>
                  <w:szCs w:val="16"/>
                </w:rPr>
                <w:delText>MITE EN PORCENTAJE % DEL TOTAL DE TRÁMITES EMITIDOS POR LA EPE</w:delText>
              </w:r>
            </w:del>
          </w:p>
        </w:tc>
      </w:tr>
      <w:tr w:rsidR="00BC22CC" w:rsidRPr="00F073C2" w14:paraId="35B533F7" w14:textId="77777777" w:rsidTr="00471D04">
        <w:tblPrEx>
          <w:tblPrExChange w:id="9258" w:author="Valeria Tapia" w:date="2026-10-01T18:54:00Z">
            <w:tblPrEx>
              <w:tblW w:w="5314" w:type="pct"/>
              <w:tblInd w:w="70" w:type="dxa"/>
            </w:tblPrEx>
          </w:tblPrExChange>
        </w:tblPrEx>
        <w:trPr>
          <w:trHeight w:val="67"/>
          <w:trPrChange w:id="9259" w:author="Valeria Tapia" w:date="2026-10-01T18:54:00Z">
            <w:trPr>
              <w:gridBefore w:val="1"/>
              <w:gridAfter w:val="0"/>
              <w:trHeight w:val="67"/>
            </w:trPr>
          </w:trPrChange>
        </w:trPr>
        <w:tc>
          <w:tcPr>
            <w:tcW w:w="269" w:type="pct"/>
            <w:gridSpan w:val="7"/>
            <w:vAlign w:val="center"/>
            <w:tcPrChange w:id="9260" w:author="Valeria Tapia" w:date="2026-10-01T18:54:00Z">
              <w:tcPr>
                <w:tcW w:w="278" w:type="pct"/>
                <w:gridSpan w:val="9"/>
                <w:vAlign w:val="center"/>
              </w:tcPr>
            </w:tcPrChange>
          </w:tcPr>
          <w:p w14:paraId="757909C8" w14:textId="00D1E5E3" w:rsidR="00BC22CC" w:rsidRPr="00F073C2" w:rsidRDefault="00BC22CC" w:rsidP="00BC22CC">
            <w:pPr>
              <w:jc w:val="center"/>
              <w:rPr>
                <w:rFonts w:cs="Arial"/>
                <w:color w:val="000000"/>
                <w:sz w:val="16"/>
                <w:szCs w:val="16"/>
                <w:lang w:eastAsia="es-BO"/>
              </w:rPr>
            </w:pPr>
            <w:ins w:id="9261" w:author="Valeria Tapia" w:date="2026-10-01T18:49:00Z">
              <w:r>
                <w:rPr>
                  <w:sz w:val="16"/>
                  <w:szCs w:val="16"/>
                </w:rPr>
                <w:t>1</w:t>
              </w:r>
            </w:ins>
            <w:del w:id="9262" w:author="Valeria Tapia" w:date="2026-10-01T18:48:00Z">
              <w:r w:rsidRPr="00F073C2" w:rsidDel="00BC22CC">
                <w:rPr>
                  <w:sz w:val="16"/>
                  <w:szCs w:val="16"/>
                </w:rPr>
                <w:delText>202</w:delText>
              </w:r>
            </w:del>
            <w:del w:id="9263" w:author="Valeria Tapia" w:date="2026-10-01T18:43:00Z">
              <w:r w:rsidRPr="00F073C2" w:rsidDel="00BC22CC">
                <w:rPr>
                  <w:sz w:val="16"/>
                  <w:szCs w:val="16"/>
                </w:rPr>
                <w:delText>3</w:delText>
              </w:r>
            </w:del>
          </w:p>
        </w:tc>
        <w:tc>
          <w:tcPr>
            <w:tcW w:w="1601" w:type="pct"/>
            <w:gridSpan w:val="31"/>
            <w:vAlign w:val="center"/>
            <w:tcPrChange w:id="9264" w:author="Valeria Tapia" w:date="2026-10-01T18:54:00Z">
              <w:tcPr>
                <w:tcW w:w="1607" w:type="pct"/>
                <w:gridSpan w:val="42"/>
                <w:vAlign w:val="center"/>
              </w:tcPr>
            </w:tcPrChange>
          </w:tcPr>
          <w:p w14:paraId="3F79360F" w14:textId="25B3B214" w:rsidR="00BC22CC" w:rsidRPr="00BC22CC" w:rsidRDefault="00BC22CC" w:rsidP="00AD5760">
            <w:pPr>
              <w:jc w:val="center"/>
              <w:rPr>
                <w:rFonts w:ascii="Arial" w:hAnsi="Arial" w:cs="Arial"/>
                <w:color w:val="000000"/>
                <w:sz w:val="16"/>
                <w:szCs w:val="16"/>
                <w:lang w:eastAsia="es-BO"/>
                <w:rPrChange w:id="9265" w:author="Valeria Tapia" w:date="2026-10-01T18:48:00Z">
                  <w:rPr>
                    <w:rFonts w:cs="Arial"/>
                    <w:color w:val="000000"/>
                    <w:sz w:val="16"/>
                    <w:szCs w:val="16"/>
                    <w:lang w:eastAsia="es-BO"/>
                  </w:rPr>
                </w:rPrChange>
              </w:rPr>
            </w:pPr>
            <w:ins w:id="9266" w:author="Valeria Tapia" w:date="2026-10-01T18:48:00Z">
              <w:r w:rsidRPr="00BC22CC">
                <w:rPr>
                  <w:rFonts w:ascii="Arial" w:hAnsi="Arial" w:cs="Arial"/>
                  <w:color w:val="000000"/>
                  <w:sz w:val="16"/>
                  <w:szCs w:val="16"/>
                  <w:rPrChange w:id="9267" w:author="Valeria Tapia" w:date="2026-10-01T18:48:00Z">
                    <w:rPr>
                      <w:rFonts w:ascii="Arial" w:hAnsi="Arial" w:cs="Arial"/>
                      <w:color w:val="000000"/>
                      <w:sz w:val="18"/>
                    </w:rPr>
                  </w:rPrChange>
                </w:rPr>
                <w:t>Ej:2.500</w:t>
              </w:r>
            </w:ins>
            <w:del w:id="9268" w:author="Valeria Tapia" w:date="2026-10-01T18:48:00Z">
              <w:r w:rsidRPr="00BC22CC" w:rsidDel="007D51F0">
                <w:rPr>
                  <w:rFonts w:ascii="Arial" w:hAnsi="Arial" w:cs="Arial"/>
                  <w:color w:val="000000"/>
                  <w:sz w:val="16"/>
                  <w:szCs w:val="16"/>
                  <w:lang w:eastAsia="es-BO"/>
                  <w:rPrChange w:id="9269" w:author="Valeria Tapia" w:date="2026-10-01T18:48:00Z">
                    <w:rPr>
                      <w:rFonts w:cs="Arial"/>
                      <w:color w:val="000000"/>
                      <w:sz w:val="16"/>
                      <w:szCs w:val="16"/>
                      <w:lang w:eastAsia="es-BO"/>
                    </w:rPr>
                  </w:rPrChange>
                </w:rPr>
                <w:delText>Certificado Zoosanitario de Exportación</w:delText>
              </w:r>
            </w:del>
          </w:p>
        </w:tc>
        <w:tc>
          <w:tcPr>
            <w:tcW w:w="1159" w:type="pct"/>
            <w:gridSpan w:val="12"/>
            <w:vAlign w:val="center"/>
            <w:tcPrChange w:id="9270" w:author="Valeria Tapia" w:date="2026-10-01T18:54:00Z">
              <w:tcPr>
                <w:tcW w:w="1159" w:type="pct"/>
                <w:gridSpan w:val="24"/>
                <w:vAlign w:val="center"/>
              </w:tcPr>
            </w:tcPrChange>
          </w:tcPr>
          <w:p w14:paraId="281BA41C" w14:textId="56DDD5CA" w:rsidR="00BC22CC" w:rsidRPr="00BC22CC" w:rsidRDefault="00BC22CC" w:rsidP="00AD5760">
            <w:pPr>
              <w:jc w:val="center"/>
              <w:rPr>
                <w:rFonts w:ascii="Arial" w:hAnsi="Arial" w:cs="Arial"/>
                <w:color w:val="000000"/>
                <w:sz w:val="16"/>
                <w:szCs w:val="16"/>
                <w:lang w:eastAsia="es-BO"/>
                <w:rPrChange w:id="9271" w:author="Valeria Tapia" w:date="2026-10-01T18:48:00Z">
                  <w:rPr>
                    <w:rFonts w:cs="Arial"/>
                    <w:color w:val="000000"/>
                    <w:sz w:val="16"/>
                    <w:szCs w:val="16"/>
                    <w:lang w:eastAsia="es-BO"/>
                  </w:rPr>
                </w:rPrChange>
              </w:rPr>
            </w:pPr>
            <w:ins w:id="9272" w:author="Valeria Tapia" w:date="2026-10-01T18:48:00Z">
              <w:r w:rsidRPr="00BC22CC">
                <w:rPr>
                  <w:rFonts w:ascii="Arial" w:hAnsi="Arial" w:cs="Arial"/>
                  <w:color w:val="000000"/>
                  <w:sz w:val="16"/>
                  <w:szCs w:val="16"/>
                  <w:rPrChange w:id="9273" w:author="Valeria Tapia" w:date="2026-10-01T18:48:00Z">
                    <w:rPr>
                      <w:rFonts w:ascii="Arial" w:hAnsi="Arial" w:cs="Arial"/>
                      <w:color w:val="000000"/>
                      <w:sz w:val="18"/>
                    </w:rPr>
                  </w:rPrChange>
                </w:rPr>
                <w:t>Ej:3.500</w:t>
              </w:r>
            </w:ins>
            <w:del w:id="9274" w:author="Valeria Tapia" w:date="2026-10-01T18:48:00Z">
              <w:r w:rsidRPr="00BC22CC" w:rsidDel="007D51F0">
                <w:rPr>
                  <w:rFonts w:ascii="Arial" w:hAnsi="Arial" w:cs="Arial"/>
                  <w:color w:val="000000"/>
                  <w:sz w:val="16"/>
                  <w:szCs w:val="16"/>
                  <w:lang w:eastAsia="es-BO"/>
                  <w:rPrChange w:id="9275" w:author="Valeria Tapia" w:date="2026-10-01T18:48:00Z">
                    <w:rPr>
                      <w:rFonts w:cs="Arial"/>
                      <w:color w:val="000000"/>
                      <w:sz w:val="16"/>
                      <w:szCs w:val="16"/>
                      <w:lang w:eastAsia="es-BO"/>
                    </w:rPr>
                  </w:rPrChange>
                </w:rPr>
                <w:delText>Ejemplo: 11000</w:delText>
              </w:r>
            </w:del>
          </w:p>
        </w:tc>
        <w:tc>
          <w:tcPr>
            <w:tcW w:w="1970" w:type="pct"/>
            <w:gridSpan w:val="14"/>
            <w:vAlign w:val="center"/>
            <w:tcPrChange w:id="9276" w:author="Valeria Tapia" w:date="2026-10-01T18:54:00Z">
              <w:tcPr>
                <w:tcW w:w="1956" w:type="pct"/>
                <w:gridSpan w:val="23"/>
                <w:vAlign w:val="center"/>
              </w:tcPr>
            </w:tcPrChange>
          </w:tcPr>
          <w:p w14:paraId="477384A9" w14:textId="175F895E" w:rsidR="00BC22CC" w:rsidRPr="00BC22CC" w:rsidRDefault="00BC22CC" w:rsidP="00AD5760">
            <w:pPr>
              <w:jc w:val="center"/>
              <w:rPr>
                <w:rFonts w:ascii="Arial" w:hAnsi="Arial" w:cs="Arial"/>
                <w:color w:val="000000"/>
                <w:sz w:val="16"/>
                <w:szCs w:val="16"/>
                <w:lang w:eastAsia="es-BO"/>
                <w:rPrChange w:id="9277" w:author="Valeria Tapia" w:date="2026-10-01T18:48:00Z">
                  <w:rPr>
                    <w:rFonts w:cs="Arial"/>
                    <w:color w:val="000000"/>
                    <w:sz w:val="16"/>
                    <w:szCs w:val="16"/>
                    <w:lang w:eastAsia="es-BO"/>
                  </w:rPr>
                </w:rPrChange>
              </w:rPr>
            </w:pPr>
            <w:ins w:id="9278" w:author="Valeria Tapia" w:date="2026-10-01T18:48:00Z">
              <w:r w:rsidRPr="00BC22CC">
                <w:rPr>
                  <w:rFonts w:ascii="Arial" w:hAnsi="Arial" w:cs="Arial"/>
                  <w:color w:val="000000"/>
                  <w:sz w:val="16"/>
                  <w:szCs w:val="16"/>
                  <w:rPrChange w:id="9279" w:author="Valeria Tapia" w:date="2026-10-01T18:48:00Z">
                    <w:rPr>
                      <w:rFonts w:ascii="Arial" w:hAnsi="Arial" w:cs="Arial"/>
                      <w:color w:val="000000"/>
                      <w:sz w:val="18"/>
                    </w:rPr>
                  </w:rPrChange>
                </w:rPr>
                <w:t>Ej:4.500</w:t>
              </w:r>
            </w:ins>
          </w:p>
        </w:tc>
      </w:tr>
      <w:tr w:rsidR="00BC22CC" w:rsidRPr="00F073C2" w:rsidDel="00BC22CC" w14:paraId="2119202A" w14:textId="2049D359" w:rsidTr="00471D04">
        <w:tblPrEx>
          <w:tblPrExChange w:id="9280" w:author="Valeria Tapia" w:date="2026-10-01T18:54:00Z">
            <w:tblPrEx>
              <w:tblW w:w="5314" w:type="pct"/>
              <w:tblInd w:w="70" w:type="dxa"/>
            </w:tblPrEx>
          </w:tblPrExChange>
        </w:tblPrEx>
        <w:trPr>
          <w:trHeight w:val="67"/>
          <w:del w:id="9281" w:author="Valeria Tapia" w:date="2026-10-01T18:48:00Z"/>
          <w:trPrChange w:id="9282" w:author="Valeria Tapia" w:date="2026-10-01T18:54:00Z">
            <w:trPr>
              <w:gridBefore w:val="1"/>
              <w:gridAfter w:val="0"/>
              <w:trHeight w:val="67"/>
            </w:trPr>
          </w:trPrChange>
        </w:trPr>
        <w:tc>
          <w:tcPr>
            <w:tcW w:w="269" w:type="pct"/>
            <w:gridSpan w:val="7"/>
            <w:vAlign w:val="center"/>
            <w:tcPrChange w:id="9283" w:author="Valeria Tapia" w:date="2026-10-01T18:54:00Z">
              <w:tcPr>
                <w:tcW w:w="278" w:type="pct"/>
                <w:gridSpan w:val="9"/>
                <w:vAlign w:val="center"/>
              </w:tcPr>
            </w:tcPrChange>
          </w:tcPr>
          <w:p w14:paraId="03976C24" w14:textId="0F476867" w:rsidR="006D452C" w:rsidRPr="00F073C2" w:rsidDel="00BC22CC" w:rsidRDefault="006D452C" w:rsidP="00AD5760">
            <w:pPr>
              <w:jc w:val="center"/>
              <w:rPr>
                <w:del w:id="9284" w:author="Valeria Tapia" w:date="2026-10-01T18:48:00Z"/>
                <w:rFonts w:cs="Arial"/>
                <w:color w:val="000000"/>
                <w:sz w:val="16"/>
                <w:szCs w:val="16"/>
                <w:lang w:eastAsia="es-BO"/>
              </w:rPr>
            </w:pPr>
            <w:del w:id="9285" w:author="Valeria Tapia" w:date="2026-10-01T18:48:00Z">
              <w:r w:rsidRPr="00F073C2" w:rsidDel="00BC22CC">
                <w:rPr>
                  <w:sz w:val="16"/>
                  <w:szCs w:val="16"/>
                </w:rPr>
                <w:delText>202</w:delText>
              </w:r>
            </w:del>
            <w:del w:id="9286" w:author="Valeria Tapia" w:date="2026-10-01T18:43:00Z">
              <w:r w:rsidRPr="00F073C2" w:rsidDel="00BC22CC">
                <w:rPr>
                  <w:sz w:val="16"/>
                  <w:szCs w:val="16"/>
                </w:rPr>
                <w:delText>4</w:delText>
              </w:r>
            </w:del>
          </w:p>
        </w:tc>
        <w:tc>
          <w:tcPr>
            <w:tcW w:w="1601" w:type="pct"/>
            <w:gridSpan w:val="31"/>
            <w:vAlign w:val="center"/>
            <w:tcPrChange w:id="9287" w:author="Valeria Tapia" w:date="2026-10-01T18:54:00Z">
              <w:tcPr>
                <w:tcW w:w="1607" w:type="pct"/>
                <w:gridSpan w:val="42"/>
                <w:vAlign w:val="center"/>
              </w:tcPr>
            </w:tcPrChange>
          </w:tcPr>
          <w:p w14:paraId="631C59A6" w14:textId="417CEE44" w:rsidR="006D452C" w:rsidRPr="002705DE" w:rsidDel="00BC22CC" w:rsidRDefault="006D452C" w:rsidP="00AD5760">
            <w:pPr>
              <w:jc w:val="center"/>
              <w:rPr>
                <w:del w:id="9288" w:author="Valeria Tapia" w:date="2026-10-01T18:48:00Z"/>
                <w:rFonts w:cs="Arial"/>
                <w:color w:val="000000"/>
                <w:sz w:val="16"/>
                <w:szCs w:val="16"/>
                <w:lang w:eastAsia="es-BO"/>
              </w:rPr>
            </w:pPr>
            <w:del w:id="9289" w:author="Valeria Tapia" w:date="2026-10-01T18:48:00Z">
              <w:r w:rsidRPr="002705DE" w:rsidDel="00BC22CC">
                <w:rPr>
                  <w:rFonts w:cs="Arial"/>
                  <w:color w:val="000000"/>
                  <w:sz w:val="16"/>
                  <w:szCs w:val="16"/>
                  <w:lang w:eastAsia="es-BO"/>
                </w:rPr>
                <w:delText>Certificado Zoosanitario de Exportación</w:delText>
              </w:r>
            </w:del>
          </w:p>
        </w:tc>
        <w:tc>
          <w:tcPr>
            <w:tcW w:w="1159" w:type="pct"/>
            <w:gridSpan w:val="12"/>
            <w:vAlign w:val="center"/>
            <w:tcPrChange w:id="9290" w:author="Valeria Tapia" w:date="2026-10-01T18:54:00Z">
              <w:tcPr>
                <w:tcW w:w="1159" w:type="pct"/>
                <w:gridSpan w:val="24"/>
                <w:vAlign w:val="center"/>
              </w:tcPr>
            </w:tcPrChange>
          </w:tcPr>
          <w:p w14:paraId="51A81476" w14:textId="70CD7F0A" w:rsidR="006D452C" w:rsidRPr="002705DE" w:rsidDel="00BC22CC" w:rsidRDefault="006D452C" w:rsidP="00AD5760">
            <w:pPr>
              <w:jc w:val="center"/>
              <w:rPr>
                <w:del w:id="9291" w:author="Valeria Tapia" w:date="2026-10-01T18:48:00Z"/>
                <w:rFonts w:cs="Arial"/>
                <w:color w:val="000000"/>
                <w:sz w:val="16"/>
                <w:szCs w:val="16"/>
                <w:lang w:eastAsia="es-BO"/>
              </w:rPr>
            </w:pPr>
            <w:del w:id="9292" w:author="Valeria Tapia" w:date="2026-10-01T18:48:00Z">
              <w:r w:rsidRPr="002705DE" w:rsidDel="00BC22CC">
                <w:rPr>
                  <w:rFonts w:cs="Arial"/>
                  <w:color w:val="000000"/>
                  <w:sz w:val="16"/>
                  <w:szCs w:val="16"/>
                  <w:lang w:eastAsia="es-BO"/>
                </w:rPr>
                <w:delText>Ejemplo: 9850</w:delText>
              </w:r>
            </w:del>
          </w:p>
        </w:tc>
        <w:tc>
          <w:tcPr>
            <w:tcW w:w="1970" w:type="pct"/>
            <w:gridSpan w:val="14"/>
            <w:vAlign w:val="center"/>
            <w:tcPrChange w:id="9293" w:author="Valeria Tapia" w:date="2026-10-01T18:54:00Z">
              <w:tcPr>
                <w:tcW w:w="1956" w:type="pct"/>
                <w:gridSpan w:val="23"/>
                <w:vAlign w:val="center"/>
              </w:tcPr>
            </w:tcPrChange>
          </w:tcPr>
          <w:p w14:paraId="3825E6EF" w14:textId="168FA8C2" w:rsidR="006D452C" w:rsidRPr="00F073C2" w:rsidDel="00BC22CC" w:rsidRDefault="006D452C" w:rsidP="00AD5760">
            <w:pPr>
              <w:jc w:val="center"/>
              <w:rPr>
                <w:del w:id="9294" w:author="Valeria Tapia" w:date="2026-10-01T18:48:00Z"/>
                <w:rFonts w:cs="Arial"/>
                <w:color w:val="000000"/>
                <w:sz w:val="16"/>
                <w:szCs w:val="16"/>
                <w:lang w:eastAsia="es-BO"/>
              </w:rPr>
            </w:pPr>
          </w:p>
        </w:tc>
      </w:tr>
      <w:tr w:rsidR="006D452C" w:rsidRPr="00F073C2" w14:paraId="2E5C4A1B" w14:textId="77777777" w:rsidTr="00BC22CC">
        <w:trPr>
          <w:trHeight w:val="300"/>
          <w:trPrChange w:id="9295" w:author="Valeria Tapia" w:date="2026-10-01T18:50:00Z">
            <w:trPr>
              <w:gridAfter w:val="0"/>
              <w:trHeight w:val="300"/>
            </w:trPr>
          </w:trPrChange>
        </w:trPr>
        <w:tc>
          <w:tcPr>
            <w:tcW w:w="5000" w:type="pct"/>
            <w:gridSpan w:val="64"/>
            <w:shd w:val="clear" w:color="auto" w:fill="F2F2F2" w:themeFill="background1" w:themeFillShade="F2"/>
            <w:tcPrChange w:id="9296" w:author="Valeria Tapia" w:date="2026-10-01T18:50:00Z">
              <w:tcPr>
                <w:tcW w:w="5000" w:type="pct"/>
                <w:gridSpan w:val="98"/>
                <w:shd w:val="clear" w:color="000000" w:fill="BDD7EE"/>
              </w:tcPr>
            </w:tcPrChange>
          </w:tcPr>
          <w:p w14:paraId="5BF3ADB8" w14:textId="194F3137" w:rsidR="006D452C" w:rsidRPr="00F073C2" w:rsidRDefault="006D452C" w:rsidP="00BC22CC">
            <w:pPr>
              <w:rPr>
                <w:rFonts w:cs="Arial"/>
                <w:b/>
                <w:bCs/>
                <w:sz w:val="16"/>
                <w:szCs w:val="16"/>
                <w:lang w:eastAsia="es-BO"/>
              </w:rPr>
            </w:pPr>
            <w:r w:rsidRPr="00BC22CC">
              <w:rPr>
                <w:rFonts w:cs="Arial"/>
                <w:b/>
                <w:bCs/>
                <w:sz w:val="16"/>
                <w:szCs w:val="16"/>
                <w:shd w:val="clear" w:color="auto" w:fill="F2F2F2" w:themeFill="background1" w:themeFillShade="F2"/>
                <w:lang w:eastAsia="es-BO"/>
                <w:rPrChange w:id="9297" w:author="Valeria Tapia" w:date="2026-10-01T18:49:00Z">
                  <w:rPr>
                    <w:rFonts w:cs="Arial"/>
                    <w:b/>
                    <w:bCs/>
                    <w:sz w:val="16"/>
                    <w:szCs w:val="16"/>
                    <w:lang w:eastAsia="es-BO"/>
                  </w:rPr>
                </w:rPrChange>
              </w:rPr>
              <w:t xml:space="preserve">IV. PROPUESTA DE OPTIMIZACIÓN PARA LA EMISIÓN DEL </w:t>
            </w:r>
            <w:ins w:id="9298" w:author="Valeria Tapia" w:date="2026-10-01T18:49:00Z">
              <w:r w:rsidR="00BC22CC" w:rsidRPr="00BC22CC">
                <w:rPr>
                  <w:rFonts w:cs="Arial"/>
                  <w:b/>
                  <w:bCs/>
                  <w:sz w:val="16"/>
                  <w:szCs w:val="16"/>
                  <w:shd w:val="clear" w:color="auto" w:fill="F2F2F2" w:themeFill="background1" w:themeFillShade="F2"/>
                  <w:lang w:eastAsia="es-BO"/>
                  <w:rPrChange w:id="9299" w:author="Valeria Tapia" w:date="2026-10-01T18:49:00Z">
                    <w:rPr>
                      <w:rFonts w:cs="Arial"/>
                      <w:b/>
                      <w:bCs/>
                      <w:sz w:val="16"/>
                      <w:szCs w:val="16"/>
                      <w:lang w:eastAsia="es-BO"/>
                    </w:rPr>
                  </w:rPrChange>
                </w:rPr>
                <w:t>APCO</w:t>
              </w:r>
            </w:ins>
            <w:del w:id="9300" w:author="Valeria Tapia" w:date="2026-10-01T18:49:00Z">
              <w:r w:rsidRPr="00F073C2" w:rsidDel="00BC22CC">
                <w:rPr>
                  <w:rFonts w:cs="Arial"/>
                  <w:b/>
                  <w:bCs/>
                  <w:sz w:val="16"/>
                  <w:szCs w:val="16"/>
                  <w:lang w:eastAsia="es-BO"/>
                </w:rPr>
                <w:delText>TRÁMITE A TRAVÉS DE LA VUCE</w:delText>
              </w:r>
              <w:r w:rsidDel="00BC22CC">
                <w:rPr>
                  <w:rFonts w:cs="Arial"/>
                  <w:b/>
                  <w:bCs/>
                  <w:sz w:val="16"/>
                  <w:szCs w:val="16"/>
                  <w:lang w:eastAsia="es-BO"/>
                </w:rPr>
                <w:delText xml:space="preserve"> (</w:delText>
              </w:r>
              <w:r w:rsidRPr="006755B5" w:rsidDel="00BC22CC">
                <w:rPr>
                  <w:rFonts w:cs="Arial"/>
                  <w:b/>
                  <w:bCs/>
                  <w:color w:val="000000" w:themeColor="text1"/>
                  <w:sz w:val="16"/>
                  <w:szCs w:val="16"/>
                  <w:lang w:eastAsia="es-BO"/>
                </w:rPr>
                <w:delText xml:space="preserve">detalle la propuesta considerando la incorporación de ciudadanía digital, pasarela de pago y </w:delText>
              </w:r>
              <w:r w:rsidRPr="0087090C" w:rsidDel="00BC22CC">
                <w:rPr>
                  <w:rFonts w:cs="Arial"/>
                  <w:b/>
                  <w:bCs/>
                  <w:color w:val="000000" w:themeColor="text1"/>
                  <w:sz w:val="16"/>
                  <w:szCs w:val="16"/>
                  <w:lang w:eastAsia="es-BO"/>
                </w:rPr>
                <w:delText>AGETIC</w:delText>
              </w:r>
              <w:r w:rsidRPr="006755B5" w:rsidDel="00BC22CC">
                <w:rPr>
                  <w:rFonts w:cs="Arial"/>
                  <w:b/>
                  <w:bCs/>
                  <w:color w:val="000000" w:themeColor="text1"/>
                  <w:sz w:val="16"/>
                  <w:szCs w:val="16"/>
                  <w:lang w:eastAsia="es-BO"/>
                </w:rPr>
                <w:delText>)</w:delText>
              </w:r>
            </w:del>
          </w:p>
        </w:tc>
      </w:tr>
      <w:tr w:rsidR="006D452C" w:rsidRPr="00F073C2" w14:paraId="2E84DDD4" w14:textId="77777777" w:rsidTr="00471D04">
        <w:trPr>
          <w:trHeight w:val="300"/>
          <w:trPrChange w:id="9301" w:author="Valeria Tapia" w:date="2026-10-01T18:50:00Z">
            <w:trPr>
              <w:gridAfter w:val="0"/>
              <w:trHeight w:val="300"/>
            </w:trPr>
          </w:trPrChange>
        </w:trPr>
        <w:tc>
          <w:tcPr>
            <w:tcW w:w="5000" w:type="pct"/>
            <w:gridSpan w:val="64"/>
            <w:shd w:val="clear" w:color="auto" w:fill="F2F2F2" w:themeFill="background1" w:themeFillShade="F2"/>
            <w:tcPrChange w:id="9302" w:author="Valeria Tapia" w:date="2026-10-01T18:50:00Z">
              <w:tcPr>
                <w:tcW w:w="5000" w:type="pct"/>
                <w:gridSpan w:val="98"/>
                <w:shd w:val="clear" w:color="auto" w:fill="FEF7CA"/>
              </w:tcPr>
            </w:tcPrChange>
          </w:tcPr>
          <w:p w14:paraId="2593B49E" w14:textId="77777777" w:rsidR="006D452C" w:rsidRPr="00F073C2" w:rsidRDefault="006D452C" w:rsidP="00AD5760">
            <w:pPr>
              <w:spacing w:after="200" w:line="276" w:lineRule="auto"/>
              <w:contextualSpacing/>
              <w:jc w:val="left"/>
              <w:rPr>
                <w:rFonts w:eastAsiaTheme="minorHAnsi" w:cstheme="minorBidi"/>
                <w:b/>
                <w:szCs w:val="24"/>
                <w:lang w:val="es-BO" w:eastAsia="en-US"/>
              </w:rPr>
            </w:pPr>
            <w:r w:rsidRPr="00F073C2">
              <w:rPr>
                <w:rFonts w:eastAsiaTheme="minorHAnsi" w:cstheme="minorBidi"/>
                <w:b/>
                <w:sz w:val="16"/>
                <w:szCs w:val="24"/>
                <w:lang w:val="es-BO" w:eastAsia="en-US"/>
              </w:rPr>
              <w:t>A. INFORMACIÓN DEL DOCUMENTO.</w:t>
            </w:r>
          </w:p>
        </w:tc>
      </w:tr>
      <w:tr w:rsidR="00BC22CC" w:rsidRPr="00F073C2" w:rsidDel="00471D04" w14:paraId="07786780" w14:textId="29E60C8A" w:rsidTr="00471D04">
        <w:tblPrEx>
          <w:tblPrExChange w:id="9303" w:author="Valeria Tapia" w:date="2026-10-01T18:54:00Z">
            <w:tblPrEx>
              <w:tblW w:w="5314" w:type="pct"/>
              <w:tblInd w:w="70" w:type="dxa"/>
            </w:tblPrEx>
          </w:tblPrExChange>
        </w:tblPrEx>
        <w:trPr>
          <w:trHeight w:val="300"/>
          <w:del w:id="9304" w:author="Valeria Tapia" w:date="2026-10-01T18:52:00Z"/>
          <w:trPrChange w:id="9305" w:author="Valeria Tapia" w:date="2026-10-01T18:54:00Z">
            <w:trPr>
              <w:gridBefore w:val="1"/>
              <w:gridAfter w:val="0"/>
              <w:trHeight w:val="300"/>
            </w:trPr>
          </w:trPrChange>
        </w:trPr>
        <w:tc>
          <w:tcPr>
            <w:tcW w:w="1419" w:type="pct"/>
            <w:gridSpan w:val="31"/>
            <w:shd w:val="clear" w:color="auto" w:fill="auto"/>
            <w:tcPrChange w:id="9306" w:author="Valeria Tapia" w:date="2026-10-01T18:54:00Z">
              <w:tcPr>
                <w:tcW w:w="1431" w:type="pct"/>
                <w:gridSpan w:val="41"/>
                <w:shd w:val="clear" w:color="auto" w:fill="auto"/>
              </w:tcPr>
            </w:tcPrChange>
          </w:tcPr>
          <w:p w14:paraId="3A3ECBFB" w14:textId="2966FECB" w:rsidR="006D452C" w:rsidRPr="00F073C2" w:rsidDel="00471D04" w:rsidRDefault="006D452C" w:rsidP="00AD5760">
            <w:pPr>
              <w:jc w:val="right"/>
              <w:rPr>
                <w:del w:id="9307" w:author="Valeria Tapia" w:date="2026-10-01T18:52:00Z"/>
                <w:rFonts w:cs="Arial"/>
                <w:b/>
                <w:bCs/>
                <w:sz w:val="16"/>
                <w:szCs w:val="16"/>
                <w:lang w:eastAsia="es-BO"/>
              </w:rPr>
            </w:pPr>
            <w:del w:id="9308" w:author="Valeria Tapia" w:date="2026-10-01T18:52:00Z">
              <w:r w:rsidRPr="002705DE" w:rsidDel="00471D04">
                <w:rPr>
                  <w:b/>
                  <w:sz w:val="16"/>
                </w:rPr>
                <w:delText>TIPO DE  OPERACIÓN:</w:delText>
              </w:r>
            </w:del>
          </w:p>
        </w:tc>
        <w:tc>
          <w:tcPr>
            <w:tcW w:w="3581" w:type="pct"/>
            <w:gridSpan w:val="33"/>
            <w:shd w:val="clear" w:color="auto" w:fill="auto"/>
            <w:tcPrChange w:id="9309" w:author="Valeria Tapia" w:date="2026-10-01T18:54:00Z">
              <w:tcPr>
                <w:tcW w:w="3569" w:type="pct"/>
                <w:gridSpan w:val="57"/>
                <w:shd w:val="clear" w:color="auto" w:fill="auto"/>
              </w:tcPr>
            </w:tcPrChange>
          </w:tcPr>
          <w:p w14:paraId="16243E58" w14:textId="6F805912" w:rsidR="006D452C" w:rsidRPr="00F073C2" w:rsidDel="00471D04" w:rsidRDefault="006D452C" w:rsidP="00AD5760">
            <w:pPr>
              <w:rPr>
                <w:del w:id="9310" w:author="Valeria Tapia" w:date="2026-10-01T18:52:00Z"/>
                <w:rFonts w:cs="Arial"/>
                <w:bCs/>
                <w:sz w:val="16"/>
                <w:szCs w:val="16"/>
                <w:lang w:eastAsia="es-BO"/>
              </w:rPr>
            </w:pPr>
            <w:del w:id="9311" w:author="Valeria Tapia" w:date="2026-10-01T18:52:00Z">
              <w:r w:rsidRPr="00F073C2" w:rsidDel="00471D04">
                <w:rPr>
                  <w:sz w:val="16"/>
                  <w:szCs w:val="24"/>
                </w:rPr>
                <w:delText xml:space="preserve">Exportación </w:delText>
              </w:r>
            </w:del>
          </w:p>
        </w:tc>
      </w:tr>
      <w:tr w:rsidR="00BC22CC" w:rsidRPr="00F073C2" w:rsidDel="00471D04" w14:paraId="791E358D" w14:textId="12E30D12" w:rsidTr="00471D04">
        <w:tblPrEx>
          <w:tblPrExChange w:id="9312" w:author="Valeria Tapia" w:date="2026-10-01T18:54:00Z">
            <w:tblPrEx>
              <w:tblW w:w="5314" w:type="pct"/>
              <w:tblInd w:w="70" w:type="dxa"/>
            </w:tblPrEx>
          </w:tblPrExChange>
        </w:tblPrEx>
        <w:trPr>
          <w:trHeight w:val="300"/>
          <w:del w:id="9313" w:author="Valeria Tapia" w:date="2026-10-01T18:52:00Z"/>
          <w:trPrChange w:id="9314" w:author="Valeria Tapia" w:date="2026-10-01T18:54:00Z">
            <w:trPr>
              <w:gridBefore w:val="1"/>
              <w:gridAfter w:val="0"/>
              <w:trHeight w:val="300"/>
            </w:trPr>
          </w:trPrChange>
        </w:trPr>
        <w:tc>
          <w:tcPr>
            <w:tcW w:w="1419" w:type="pct"/>
            <w:gridSpan w:val="31"/>
            <w:shd w:val="clear" w:color="auto" w:fill="auto"/>
            <w:tcPrChange w:id="9315" w:author="Valeria Tapia" w:date="2026-10-01T18:54:00Z">
              <w:tcPr>
                <w:tcW w:w="1431" w:type="pct"/>
                <w:gridSpan w:val="41"/>
                <w:shd w:val="clear" w:color="auto" w:fill="auto"/>
              </w:tcPr>
            </w:tcPrChange>
          </w:tcPr>
          <w:p w14:paraId="31274F73" w14:textId="1D873FEE" w:rsidR="006D452C" w:rsidRPr="00F073C2" w:rsidDel="00471D04" w:rsidRDefault="006D452C" w:rsidP="00AD5760">
            <w:pPr>
              <w:jc w:val="right"/>
              <w:rPr>
                <w:del w:id="9316" w:author="Valeria Tapia" w:date="2026-10-01T18:52:00Z"/>
                <w:rFonts w:cs="Arial"/>
                <w:b/>
                <w:bCs/>
                <w:sz w:val="16"/>
                <w:szCs w:val="16"/>
                <w:lang w:eastAsia="es-BO"/>
              </w:rPr>
            </w:pPr>
            <w:del w:id="9317" w:author="Valeria Tapia" w:date="2026-10-01T18:52:00Z">
              <w:r w:rsidRPr="002705DE" w:rsidDel="00471D04">
                <w:rPr>
                  <w:b/>
                  <w:sz w:val="16"/>
                </w:rPr>
                <w:delText>TIPO DE DOCUMENTO:</w:delText>
              </w:r>
            </w:del>
          </w:p>
        </w:tc>
        <w:tc>
          <w:tcPr>
            <w:tcW w:w="3581" w:type="pct"/>
            <w:gridSpan w:val="33"/>
            <w:shd w:val="clear" w:color="auto" w:fill="auto"/>
            <w:tcPrChange w:id="9318" w:author="Valeria Tapia" w:date="2026-10-01T18:54:00Z">
              <w:tcPr>
                <w:tcW w:w="3569" w:type="pct"/>
                <w:gridSpan w:val="57"/>
                <w:shd w:val="clear" w:color="auto" w:fill="auto"/>
              </w:tcPr>
            </w:tcPrChange>
          </w:tcPr>
          <w:p w14:paraId="4C1FC039" w14:textId="3485FA60" w:rsidR="006D452C" w:rsidRPr="00F073C2" w:rsidDel="00471D04" w:rsidRDefault="006D452C" w:rsidP="00AD5760">
            <w:pPr>
              <w:rPr>
                <w:del w:id="9319" w:author="Valeria Tapia" w:date="2026-10-01T18:52:00Z"/>
                <w:rFonts w:cs="Arial"/>
                <w:b/>
                <w:bCs/>
                <w:sz w:val="16"/>
                <w:szCs w:val="16"/>
                <w:lang w:eastAsia="es-BO"/>
              </w:rPr>
            </w:pPr>
            <w:del w:id="9320" w:author="Valeria Tapia" w:date="2026-10-01T18:52:00Z">
              <w:r w:rsidRPr="00F073C2" w:rsidDel="00471D04">
                <w:rPr>
                  <w:rFonts w:cs="Arial"/>
                  <w:color w:val="000000"/>
                  <w:sz w:val="16"/>
                  <w:szCs w:val="24"/>
                  <w:lang w:eastAsia="es-BO"/>
                </w:rPr>
                <w:delText xml:space="preserve">Certificado </w:delText>
              </w:r>
            </w:del>
          </w:p>
        </w:tc>
      </w:tr>
      <w:tr w:rsidR="00BC22CC" w:rsidRPr="00F073C2" w:rsidDel="00471D04" w14:paraId="5C63503B" w14:textId="2F41FF1C" w:rsidTr="00471D04">
        <w:tblPrEx>
          <w:tblPrExChange w:id="9321" w:author="Valeria Tapia" w:date="2026-10-01T18:54:00Z">
            <w:tblPrEx>
              <w:tblW w:w="5314" w:type="pct"/>
              <w:tblInd w:w="70" w:type="dxa"/>
            </w:tblPrEx>
          </w:tblPrExChange>
        </w:tblPrEx>
        <w:trPr>
          <w:trHeight w:val="300"/>
          <w:del w:id="9322" w:author="Valeria Tapia" w:date="2026-10-01T18:52:00Z"/>
          <w:trPrChange w:id="9323" w:author="Valeria Tapia" w:date="2026-10-01T18:54:00Z">
            <w:trPr>
              <w:gridBefore w:val="1"/>
              <w:gridAfter w:val="0"/>
              <w:trHeight w:val="300"/>
            </w:trPr>
          </w:trPrChange>
        </w:trPr>
        <w:tc>
          <w:tcPr>
            <w:tcW w:w="1419" w:type="pct"/>
            <w:gridSpan w:val="31"/>
            <w:shd w:val="clear" w:color="auto" w:fill="auto"/>
            <w:tcPrChange w:id="9324" w:author="Valeria Tapia" w:date="2026-10-01T18:54:00Z">
              <w:tcPr>
                <w:tcW w:w="1431" w:type="pct"/>
                <w:gridSpan w:val="41"/>
                <w:shd w:val="clear" w:color="auto" w:fill="auto"/>
              </w:tcPr>
            </w:tcPrChange>
          </w:tcPr>
          <w:p w14:paraId="16F9632D" w14:textId="2F2C70FC" w:rsidR="006D452C" w:rsidRPr="00F073C2" w:rsidDel="00471D04" w:rsidRDefault="006D452C" w:rsidP="00AD5760">
            <w:pPr>
              <w:jc w:val="right"/>
              <w:rPr>
                <w:del w:id="9325" w:author="Valeria Tapia" w:date="2026-10-01T18:52:00Z"/>
                <w:rFonts w:cs="Arial"/>
                <w:b/>
                <w:bCs/>
                <w:sz w:val="16"/>
                <w:szCs w:val="16"/>
                <w:lang w:eastAsia="es-BO"/>
              </w:rPr>
            </w:pPr>
            <w:del w:id="9326" w:author="Valeria Tapia" w:date="2026-10-01T18:52:00Z">
              <w:r w:rsidRPr="00F073C2" w:rsidDel="00471D04">
                <w:rPr>
                  <w:b/>
                  <w:sz w:val="16"/>
                </w:rPr>
                <w:delText xml:space="preserve"> DENOMINACIÓN DEL TR</w:delText>
              </w:r>
              <w:r w:rsidDel="00471D04">
                <w:rPr>
                  <w:b/>
                  <w:sz w:val="16"/>
                </w:rPr>
                <w:delText>Á</w:delText>
              </w:r>
              <w:r w:rsidRPr="00F073C2" w:rsidDel="00471D04">
                <w:rPr>
                  <w:b/>
                  <w:sz w:val="16"/>
                </w:rPr>
                <w:delText>MITE:</w:delText>
              </w:r>
            </w:del>
          </w:p>
        </w:tc>
        <w:tc>
          <w:tcPr>
            <w:tcW w:w="3581" w:type="pct"/>
            <w:gridSpan w:val="33"/>
            <w:shd w:val="clear" w:color="auto" w:fill="auto"/>
            <w:tcPrChange w:id="9327" w:author="Valeria Tapia" w:date="2026-10-01T18:54:00Z">
              <w:tcPr>
                <w:tcW w:w="3569" w:type="pct"/>
                <w:gridSpan w:val="57"/>
                <w:shd w:val="clear" w:color="auto" w:fill="auto"/>
              </w:tcPr>
            </w:tcPrChange>
          </w:tcPr>
          <w:p w14:paraId="785E800C" w14:textId="653EA4B7" w:rsidR="006D452C" w:rsidRPr="00F073C2" w:rsidDel="00471D04" w:rsidRDefault="006D452C" w:rsidP="00AD5760">
            <w:pPr>
              <w:rPr>
                <w:del w:id="9328" w:author="Valeria Tapia" w:date="2026-10-01T18:52:00Z"/>
                <w:rFonts w:cs="Arial"/>
                <w:b/>
                <w:bCs/>
                <w:sz w:val="16"/>
                <w:szCs w:val="16"/>
                <w:lang w:eastAsia="es-BO"/>
              </w:rPr>
            </w:pPr>
            <w:del w:id="9329" w:author="Valeria Tapia" w:date="2026-10-01T18:52:00Z">
              <w:r w:rsidRPr="00F073C2" w:rsidDel="00471D04">
                <w:rPr>
                  <w:rFonts w:cs="Arial"/>
                  <w:color w:val="000000"/>
                  <w:sz w:val="16"/>
                  <w:szCs w:val="24"/>
                  <w:lang w:eastAsia="es-BO"/>
                </w:rPr>
                <w:delText>Certificado de Exportación de Oro – CEO</w:delText>
              </w:r>
            </w:del>
          </w:p>
        </w:tc>
      </w:tr>
      <w:tr w:rsidR="00BC22CC" w:rsidRPr="00F073C2" w14:paraId="34399459" w14:textId="77777777" w:rsidTr="00471D04">
        <w:tblPrEx>
          <w:tblPrExChange w:id="9330" w:author="Valeria Tapia" w:date="2026-10-01T18:54:00Z">
            <w:tblPrEx>
              <w:tblW w:w="5314" w:type="pct"/>
              <w:tblInd w:w="70" w:type="dxa"/>
            </w:tblPrEx>
          </w:tblPrExChange>
        </w:tblPrEx>
        <w:trPr>
          <w:trHeight w:val="300"/>
          <w:trPrChange w:id="9331" w:author="Valeria Tapia" w:date="2026-10-01T18:54:00Z">
            <w:trPr>
              <w:gridBefore w:val="1"/>
              <w:gridAfter w:val="0"/>
              <w:trHeight w:val="300"/>
            </w:trPr>
          </w:trPrChange>
        </w:trPr>
        <w:tc>
          <w:tcPr>
            <w:tcW w:w="1419" w:type="pct"/>
            <w:gridSpan w:val="31"/>
            <w:shd w:val="clear" w:color="auto" w:fill="auto"/>
            <w:tcPrChange w:id="9332" w:author="Valeria Tapia" w:date="2026-10-01T18:54:00Z">
              <w:tcPr>
                <w:tcW w:w="1431" w:type="pct"/>
                <w:gridSpan w:val="41"/>
                <w:shd w:val="clear" w:color="auto" w:fill="auto"/>
              </w:tcPr>
            </w:tcPrChange>
          </w:tcPr>
          <w:p w14:paraId="6909DBA5" w14:textId="77777777" w:rsidR="006D452C" w:rsidRPr="00F073C2" w:rsidRDefault="006D452C" w:rsidP="00AD5760">
            <w:pPr>
              <w:jc w:val="right"/>
              <w:rPr>
                <w:rFonts w:cs="Arial"/>
                <w:b/>
                <w:bCs/>
                <w:sz w:val="16"/>
                <w:szCs w:val="16"/>
                <w:lang w:eastAsia="es-BO"/>
              </w:rPr>
            </w:pPr>
            <w:r w:rsidRPr="00F073C2">
              <w:rPr>
                <w:b/>
                <w:sz w:val="16"/>
              </w:rPr>
              <w:t xml:space="preserve"> VIGENCIA DEL DOCUMENTO:</w:t>
            </w:r>
          </w:p>
        </w:tc>
        <w:tc>
          <w:tcPr>
            <w:tcW w:w="3581" w:type="pct"/>
            <w:gridSpan w:val="33"/>
            <w:shd w:val="clear" w:color="auto" w:fill="auto"/>
            <w:tcPrChange w:id="9333" w:author="Valeria Tapia" w:date="2026-10-01T18:54:00Z">
              <w:tcPr>
                <w:tcW w:w="3569" w:type="pct"/>
                <w:gridSpan w:val="57"/>
                <w:shd w:val="clear" w:color="auto" w:fill="auto"/>
              </w:tcPr>
            </w:tcPrChange>
          </w:tcPr>
          <w:p w14:paraId="3A3C3E94" w14:textId="77777777" w:rsidR="006D452C" w:rsidRPr="00F073C2" w:rsidRDefault="006D452C" w:rsidP="00AD5760">
            <w:pPr>
              <w:rPr>
                <w:rFonts w:cs="Arial"/>
                <w:b/>
                <w:bCs/>
                <w:sz w:val="16"/>
                <w:szCs w:val="16"/>
                <w:lang w:eastAsia="es-BO"/>
              </w:rPr>
            </w:pPr>
            <w:r w:rsidRPr="00F073C2">
              <w:rPr>
                <w:sz w:val="16"/>
                <w:szCs w:val="24"/>
              </w:rPr>
              <w:t>10 días calendario a partir de su emisión</w:t>
            </w:r>
          </w:p>
        </w:tc>
      </w:tr>
      <w:tr w:rsidR="00BC22CC" w:rsidRPr="00F073C2" w14:paraId="758349E0" w14:textId="77777777" w:rsidTr="00471D04">
        <w:tblPrEx>
          <w:tblPrExChange w:id="9334" w:author="Valeria Tapia" w:date="2026-10-01T18:54:00Z">
            <w:tblPrEx>
              <w:tblW w:w="5314" w:type="pct"/>
              <w:tblInd w:w="70" w:type="dxa"/>
            </w:tblPrEx>
          </w:tblPrExChange>
        </w:tblPrEx>
        <w:trPr>
          <w:trHeight w:val="300"/>
          <w:trPrChange w:id="9335" w:author="Valeria Tapia" w:date="2026-10-01T18:54:00Z">
            <w:trPr>
              <w:gridBefore w:val="1"/>
              <w:gridAfter w:val="0"/>
              <w:trHeight w:val="300"/>
            </w:trPr>
          </w:trPrChange>
        </w:trPr>
        <w:tc>
          <w:tcPr>
            <w:tcW w:w="1419" w:type="pct"/>
            <w:gridSpan w:val="31"/>
            <w:shd w:val="clear" w:color="auto" w:fill="auto"/>
            <w:tcPrChange w:id="9336" w:author="Valeria Tapia" w:date="2026-10-01T18:54:00Z">
              <w:tcPr>
                <w:tcW w:w="1431" w:type="pct"/>
                <w:gridSpan w:val="41"/>
                <w:shd w:val="clear" w:color="auto" w:fill="auto"/>
              </w:tcPr>
            </w:tcPrChange>
          </w:tcPr>
          <w:p w14:paraId="1FFCF958" w14:textId="77777777" w:rsidR="006D452C" w:rsidRPr="00F073C2" w:rsidRDefault="006D452C" w:rsidP="00AD5760">
            <w:pPr>
              <w:jc w:val="right"/>
              <w:rPr>
                <w:rFonts w:cs="Arial"/>
                <w:b/>
                <w:bCs/>
                <w:sz w:val="16"/>
                <w:szCs w:val="16"/>
                <w:lang w:eastAsia="es-BO"/>
              </w:rPr>
            </w:pPr>
            <w:r w:rsidRPr="00F073C2">
              <w:rPr>
                <w:b/>
                <w:sz w:val="16"/>
              </w:rPr>
              <w:t>COSTO DEL DOCUMENTO:</w:t>
            </w:r>
          </w:p>
        </w:tc>
        <w:tc>
          <w:tcPr>
            <w:tcW w:w="3581" w:type="pct"/>
            <w:gridSpan w:val="33"/>
            <w:shd w:val="clear" w:color="auto" w:fill="auto"/>
            <w:tcPrChange w:id="9337" w:author="Valeria Tapia" w:date="2026-10-01T18:54:00Z">
              <w:tcPr>
                <w:tcW w:w="3569" w:type="pct"/>
                <w:gridSpan w:val="57"/>
                <w:shd w:val="clear" w:color="auto" w:fill="auto"/>
              </w:tcPr>
            </w:tcPrChange>
          </w:tcPr>
          <w:p w14:paraId="46F664BC" w14:textId="77777777" w:rsidR="006D452C" w:rsidRPr="00F073C2" w:rsidRDefault="006D452C" w:rsidP="00AD5760">
            <w:pPr>
              <w:rPr>
                <w:rFonts w:cs="Arial"/>
                <w:b/>
                <w:bCs/>
                <w:sz w:val="16"/>
                <w:szCs w:val="16"/>
                <w:lang w:eastAsia="es-BO"/>
              </w:rPr>
            </w:pPr>
            <w:r w:rsidRPr="00F073C2">
              <w:rPr>
                <w:sz w:val="16"/>
                <w:szCs w:val="24"/>
              </w:rPr>
              <w:t>No tiene costo</w:t>
            </w:r>
          </w:p>
        </w:tc>
      </w:tr>
      <w:tr w:rsidR="00BC22CC" w:rsidRPr="00F073C2" w:rsidDel="00471D04" w14:paraId="63553A27" w14:textId="7A7D006A" w:rsidTr="00471D04">
        <w:tblPrEx>
          <w:tblPrExChange w:id="9338" w:author="Valeria Tapia" w:date="2026-10-01T18:54:00Z">
            <w:tblPrEx>
              <w:tblW w:w="5314" w:type="pct"/>
              <w:tblInd w:w="70" w:type="dxa"/>
            </w:tblPrEx>
          </w:tblPrExChange>
        </w:tblPrEx>
        <w:trPr>
          <w:trHeight w:val="300"/>
          <w:del w:id="9339" w:author="Valeria Tapia" w:date="2026-10-01T18:54:00Z"/>
          <w:trPrChange w:id="9340" w:author="Valeria Tapia" w:date="2026-10-01T18:54:00Z">
            <w:trPr>
              <w:gridBefore w:val="1"/>
              <w:gridAfter w:val="0"/>
              <w:trHeight w:val="300"/>
            </w:trPr>
          </w:trPrChange>
        </w:trPr>
        <w:tc>
          <w:tcPr>
            <w:tcW w:w="1419" w:type="pct"/>
            <w:gridSpan w:val="31"/>
            <w:shd w:val="clear" w:color="auto" w:fill="auto"/>
            <w:tcPrChange w:id="9341" w:author="Valeria Tapia" w:date="2026-10-01T18:54:00Z">
              <w:tcPr>
                <w:tcW w:w="1431" w:type="pct"/>
                <w:gridSpan w:val="41"/>
                <w:shd w:val="clear" w:color="auto" w:fill="auto"/>
              </w:tcPr>
            </w:tcPrChange>
          </w:tcPr>
          <w:p w14:paraId="48B5FE73" w14:textId="702223B1" w:rsidR="006D452C" w:rsidRPr="00F073C2" w:rsidDel="00471D04" w:rsidRDefault="006D452C" w:rsidP="00AD5760">
            <w:pPr>
              <w:jc w:val="right"/>
              <w:rPr>
                <w:del w:id="9342" w:author="Valeria Tapia" w:date="2026-10-01T18:54:00Z"/>
                <w:rFonts w:cs="Arial"/>
                <w:b/>
                <w:bCs/>
                <w:sz w:val="16"/>
                <w:szCs w:val="16"/>
                <w:lang w:eastAsia="es-BO"/>
              </w:rPr>
            </w:pPr>
            <w:del w:id="9343" w:author="Valeria Tapia" w:date="2026-10-01T18:54:00Z">
              <w:r w:rsidRPr="00F073C2" w:rsidDel="00471D04">
                <w:rPr>
                  <w:b/>
                  <w:sz w:val="16"/>
                </w:rPr>
                <w:delText>MEDIO DE PAGO:</w:delText>
              </w:r>
            </w:del>
          </w:p>
        </w:tc>
        <w:tc>
          <w:tcPr>
            <w:tcW w:w="3581" w:type="pct"/>
            <w:gridSpan w:val="33"/>
            <w:shd w:val="clear" w:color="auto" w:fill="auto"/>
            <w:tcPrChange w:id="9344" w:author="Valeria Tapia" w:date="2026-10-01T18:54:00Z">
              <w:tcPr>
                <w:tcW w:w="3569" w:type="pct"/>
                <w:gridSpan w:val="57"/>
                <w:shd w:val="clear" w:color="auto" w:fill="auto"/>
              </w:tcPr>
            </w:tcPrChange>
          </w:tcPr>
          <w:p w14:paraId="08EF6729" w14:textId="30244522" w:rsidR="006D452C" w:rsidRPr="00F073C2" w:rsidDel="00471D04" w:rsidRDefault="006D452C" w:rsidP="00AD5760">
            <w:pPr>
              <w:rPr>
                <w:del w:id="9345" w:author="Valeria Tapia" w:date="2026-10-01T18:54:00Z"/>
                <w:rFonts w:cs="Arial"/>
                <w:b/>
                <w:bCs/>
                <w:sz w:val="16"/>
                <w:szCs w:val="16"/>
                <w:lang w:eastAsia="es-BO"/>
              </w:rPr>
            </w:pPr>
            <w:del w:id="9346" w:author="Valeria Tapia" w:date="2026-10-01T18:54:00Z">
              <w:r w:rsidRPr="00F073C2" w:rsidDel="00471D04">
                <w:rPr>
                  <w:sz w:val="16"/>
                  <w:szCs w:val="24"/>
                </w:rPr>
                <w:delText>No corresponde</w:delText>
              </w:r>
            </w:del>
          </w:p>
        </w:tc>
      </w:tr>
      <w:tr w:rsidR="00BC22CC" w:rsidRPr="00F073C2" w14:paraId="491C3B84" w14:textId="77777777" w:rsidTr="00471D04">
        <w:tblPrEx>
          <w:tblPrExChange w:id="9347" w:author="Valeria Tapia" w:date="2026-10-01T18:54:00Z">
            <w:tblPrEx>
              <w:tblW w:w="5314" w:type="pct"/>
              <w:tblInd w:w="70" w:type="dxa"/>
            </w:tblPrEx>
          </w:tblPrExChange>
        </w:tblPrEx>
        <w:trPr>
          <w:trHeight w:val="300"/>
          <w:trPrChange w:id="9348" w:author="Valeria Tapia" w:date="2026-10-01T18:54:00Z">
            <w:trPr>
              <w:gridBefore w:val="1"/>
              <w:gridAfter w:val="0"/>
              <w:trHeight w:val="300"/>
            </w:trPr>
          </w:trPrChange>
        </w:trPr>
        <w:tc>
          <w:tcPr>
            <w:tcW w:w="1419" w:type="pct"/>
            <w:gridSpan w:val="31"/>
            <w:shd w:val="clear" w:color="auto" w:fill="auto"/>
            <w:tcPrChange w:id="9349" w:author="Valeria Tapia" w:date="2026-10-01T18:54:00Z">
              <w:tcPr>
                <w:tcW w:w="1431" w:type="pct"/>
                <w:gridSpan w:val="41"/>
                <w:shd w:val="clear" w:color="auto" w:fill="auto"/>
              </w:tcPr>
            </w:tcPrChange>
          </w:tcPr>
          <w:p w14:paraId="57A4D517" w14:textId="77777777" w:rsidR="006D452C" w:rsidRPr="00F073C2" w:rsidRDefault="006D452C" w:rsidP="00AD5760">
            <w:pPr>
              <w:jc w:val="right"/>
              <w:rPr>
                <w:b/>
                <w:sz w:val="16"/>
                <w:szCs w:val="24"/>
              </w:rPr>
            </w:pPr>
            <w:r w:rsidRPr="002705DE">
              <w:rPr>
                <w:b/>
                <w:sz w:val="16"/>
              </w:rPr>
              <w:t>CUENTA CON PASARELA DE PAGO:</w:t>
            </w:r>
          </w:p>
        </w:tc>
        <w:tc>
          <w:tcPr>
            <w:tcW w:w="3581" w:type="pct"/>
            <w:gridSpan w:val="33"/>
            <w:shd w:val="clear" w:color="auto" w:fill="auto"/>
            <w:tcPrChange w:id="9350" w:author="Valeria Tapia" w:date="2026-10-01T18:54:00Z">
              <w:tcPr>
                <w:tcW w:w="3569" w:type="pct"/>
                <w:gridSpan w:val="57"/>
                <w:shd w:val="clear" w:color="auto" w:fill="auto"/>
              </w:tcPr>
            </w:tcPrChange>
          </w:tcPr>
          <w:p w14:paraId="698FB4E9" w14:textId="77777777" w:rsidR="006D452C" w:rsidRPr="00F073C2" w:rsidRDefault="006D452C" w:rsidP="00AD5760">
            <w:pPr>
              <w:rPr>
                <w:sz w:val="16"/>
                <w:szCs w:val="24"/>
              </w:rPr>
            </w:pPr>
            <w:r w:rsidRPr="00F073C2">
              <w:rPr>
                <w:rFonts w:cs="Arial"/>
                <w:i/>
                <w:color w:val="000000"/>
                <w:sz w:val="16"/>
                <w:szCs w:val="16"/>
                <w:lang w:eastAsia="es-BO"/>
              </w:rPr>
              <w:t>Si</w:t>
            </w:r>
          </w:p>
        </w:tc>
      </w:tr>
      <w:tr w:rsidR="00BC22CC" w:rsidRPr="00F073C2" w14:paraId="37467987" w14:textId="77777777" w:rsidTr="00471D04">
        <w:tblPrEx>
          <w:tblPrExChange w:id="9351" w:author="Valeria Tapia" w:date="2026-10-01T18:54:00Z">
            <w:tblPrEx>
              <w:tblW w:w="5314" w:type="pct"/>
              <w:tblInd w:w="70" w:type="dxa"/>
            </w:tblPrEx>
          </w:tblPrExChange>
        </w:tblPrEx>
        <w:trPr>
          <w:trHeight w:val="300"/>
          <w:trPrChange w:id="9352" w:author="Valeria Tapia" w:date="2026-10-01T18:54:00Z">
            <w:trPr>
              <w:gridBefore w:val="1"/>
              <w:gridAfter w:val="0"/>
              <w:trHeight w:val="300"/>
            </w:trPr>
          </w:trPrChange>
        </w:trPr>
        <w:tc>
          <w:tcPr>
            <w:tcW w:w="1419" w:type="pct"/>
            <w:gridSpan w:val="31"/>
            <w:shd w:val="clear" w:color="auto" w:fill="auto"/>
            <w:tcPrChange w:id="9353" w:author="Valeria Tapia" w:date="2026-10-01T18:54:00Z">
              <w:tcPr>
                <w:tcW w:w="1431" w:type="pct"/>
                <w:gridSpan w:val="41"/>
                <w:shd w:val="clear" w:color="auto" w:fill="auto"/>
              </w:tcPr>
            </w:tcPrChange>
          </w:tcPr>
          <w:p w14:paraId="5B240DDE" w14:textId="77777777" w:rsidR="006D452C" w:rsidRPr="00F073C2" w:rsidRDefault="006D452C" w:rsidP="00AD5760">
            <w:pPr>
              <w:jc w:val="right"/>
              <w:rPr>
                <w:b/>
                <w:sz w:val="16"/>
              </w:rPr>
            </w:pPr>
            <w:r w:rsidRPr="002705DE">
              <w:rPr>
                <w:b/>
                <w:sz w:val="16"/>
              </w:rPr>
              <w:t xml:space="preserve">EMITE FACTURA: </w:t>
            </w:r>
          </w:p>
        </w:tc>
        <w:tc>
          <w:tcPr>
            <w:tcW w:w="3581" w:type="pct"/>
            <w:gridSpan w:val="33"/>
            <w:shd w:val="clear" w:color="auto" w:fill="auto"/>
            <w:tcPrChange w:id="9354" w:author="Valeria Tapia" w:date="2026-10-01T18:54:00Z">
              <w:tcPr>
                <w:tcW w:w="3569" w:type="pct"/>
                <w:gridSpan w:val="57"/>
                <w:shd w:val="clear" w:color="auto" w:fill="auto"/>
              </w:tcPr>
            </w:tcPrChange>
          </w:tcPr>
          <w:p w14:paraId="1134F277" w14:textId="77777777" w:rsidR="006D452C" w:rsidRPr="00F073C2" w:rsidRDefault="006D452C" w:rsidP="00AD5760">
            <w:pPr>
              <w:rPr>
                <w:rFonts w:cs="Arial"/>
                <w:i/>
                <w:color w:val="000000"/>
                <w:sz w:val="16"/>
                <w:szCs w:val="16"/>
                <w:lang w:eastAsia="es-BO"/>
              </w:rPr>
            </w:pPr>
            <w:r w:rsidRPr="00F073C2">
              <w:rPr>
                <w:rFonts w:cs="Arial"/>
                <w:i/>
                <w:color w:val="000000"/>
                <w:sz w:val="16"/>
                <w:szCs w:val="16"/>
                <w:lang w:eastAsia="es-BO"/>
              </w:rPr>
              <w:t>No</w:t>
            </w:r>
          </w:p>
        </w:tc>
      </w:tr>
      <w:tr w:rsidR="00BC22CC" w:rsidRPr="00F073C2" w:rsidDel="00471D04" w14:paraId="277A6397" w14:textId="2B05D070" w:rsidTr="00471D04">
        <w:tblPrEx>
          <w:tblPrExChange w:id="9355" w:author="Valeria Tapia" w:date="2026-10-01T18:54:00Z">
            <w:tblPrEx>
              <w:tblW w:w="5314" w:type="pct"/>
              <w:tblInd w:w="70" w:type="dxa"/>
            </w:tblPrEx>
          </w:tblPrExChange>
        </w:tblPrEx>
        <w:trPr>
          <w:trHeight w:val="300"/>
          <w:del w:id="9356" w:author="Valeria Tapia" w:date="2026-10-01T18:54:00Z"/>
          <w:trPrChange w:id="9357" w:author="Valeria Tapia" w:date="2026-10-01T18:54:00Z">
            <w:trPr>
              <w:gridBefore w:val="1"/>
              <w:gridAfter w:val="0"/>
              <w:trHeight w:val="300"/>
            </w:trPr>
          </w:trPrChange>
        </w:trPr>
        <w:tc>
          <w:tcPr>
            <w:tcW w:w="1419" w:type="pct"/>
            <w:gridSpan w:val="31"/>
            <w:shd w:val="clear" w:color="auto" w:fill="auto"/>
            <w:tcPrChange w:id="9358" w:author="Valeria Tapia" w:date="2026-10-01T18:54:00Z">
              <w:tcPr>
                <w:tcW w:w="1431" w:type="pct"/>
                <w:gridSpan w:val="41"/>
                <w:shd w:val="clear" w:color="auto" w:fill="auto"/>
              </w:tcPr>
            </w:tcPrChange>
          </w:tcPr>
          <w:p w14:paraId="25B0EFA9" w14:textId="06D8E0E0" w:rsidR="006D452C" w:rsidRPr="00F073C2" w:rsidDel="00471D04" w:rsidRDefault="006D452C" w:rsidP="00AD5760">
            <w:pPr>
              <w:jc w:val="right"/>
              <w:rPr>
                <w:del w:id="9359" w:author="Valeria Tapia" w:date="2026-10-01T18:54:00Z"/>
                <w:rFonts w:cs="Arial"/>
                <w:b/>
                <w:bCs/>
                <w:sz w:val="16"/>
                <w:szCs w:val="16"/>
                <w:lang w:eastAsia="es-BO"/>
              </w:rPr>
            </w:pPr>
            <w:del w:id="9360" w:author="Valeria Tapia" w:date="2026-10-01T18:54:00Z">
              <w:r w:rsidRPr="00F073C2" w:rsidDel="00471D04">
                <w:rPr>
                  <w:b/>
                  <w:sz w:val="16"/>
                </w:rPr>
                <w:delText>SUBPARTIDAS MERCANCÍAS:</w:delText>
              </w:r>
            </w:del>
          </w:p>
        </w:tc>
        <w:tc>
          <w:tcPr>
            <w:tcW w:w="3581" w:type="pct"/>
            <w:gridSpan w:val="33"/>
            <w:shd w:val="clear" w:color="auto" w:fill="auto"/>
            <w:tcPrChange w:id="9361" w:author="Valeria Tapia" w:date="2026-10-01T18:54:00Z">
              <w:tcPr>
                <w:tcW w:w="3569" w:type="pct"/>
                <w:gridSpan w:val="57"/>
                <w:shd w:val="clear" w:color="auto" w:fill="auto"/>
              </w:tcPr>
            </w:tcPrChange>
          </w:tcPr>
          <w:p w14:paraId="0FE6E20A" w14:textId="2E41BD3E" w:rsidR="006D452C" w:rsidRPr="00F073C2" w:rsidDel="00471D04" w:rsidRDefault="006D452C" w:rsidP="00AD5760">
            <w:pPr>
              <w:rPr>
                <w:del w:id="9362" w:author="Valeria Tapia" w:date="2026-10-01T18:54:00Z"/>
                <w:rFonts w:cs="Arial"/>
                <w:b/>
                <w:bCs/>
                <w:sz w:val="16"/>
                <w:szCs w:val="16"/>
                <w:lang w:eastAsia="es-BO"/>
              </w:rPr>
            </w:pPr>
            <w:del w:id="9363" w:author="Valeria Tapia" w:date="2026-10-01T18:54:00Z">
              <w:r w:rsidRPr="00F073C2" w:rsidDel="00471D04">
                <w:rPr>
                  <w:sz w:val="16"/>
                  <w:szCs w:val="24"/>
                </w:rPr>
                <w:delText>2616</w:delText>
              </w:r>
              <w:r w:rsidDel="00471D04">
                <w:rPr>
                  <w:sz w:val="16"/>
                  <w:szCs w:val="24"/>
                </w:rPr>
                <w:delText>.</w:delText>
              </w:r>
              <w:r w:rsidRPr="00F073C2" w:rsidDel="00471D04">
                <w:rPr>
                  <w:sz w:val="16"/>
                  <w:szCs w:val="24"/>
                </w:rPr>
                <w:delText>90</w:delText>
              </w:r>
              <w:r w:rsidDel="00471D04">
                <w:rPr>
                  <w:sz w:val="16"/>
                  <w:szCs w:val="24"/>
                </w:rPr>
                <w:delText>.</w:delText>
              </w:r>
              <w:r w:rsidRPr="00F073C2" w:rsidDel="00471D04">
                <w:rPr>
                  <w:sz w:val="16"/>
                  <w:szCs w:val="24"/>
                </w:rPr>
                <w:delText>10</w:delText>
              </w:r>
              <w:r w:rsidDel="00471D04">
                <w:rPr>
                  <w:sz w:val="16"/>
                  <w:szCs w:val="24"/>
                </w:rPr>
                <w:delText>.</w:delText>
              </w:r>
              <w:r w:rsidRPr="00F073C2" w:rsidDel="00471D04">
                <w:rPr>
                  <w:sz w:val="16"/>
                  <w:szCs w:val="24"/>
                </w:rPr>
                <w:delText>00,  7108</w:delText>
              </w:r>
              <w:r w:rsidDel="00471D04">
                <w:rPr>
                  <w:sz w:val="16"/>
                  <w:szCs w:val="24"/>
                </w:rPr>
                <w:delText>.</w:delText>
              </w:r>
              <w:r w:rsidRPr="00F073C2" w:rsidDel="00471D04">
                <w:rPr>
                  <w:sz w:val="16"/>
                  <w:szCs w:val="24"/>
                </w:rPr>
                <w:delText>11</w:delText>
              </w:r>
              <w:r w:rsidDel="00471D04">
                <w:rPr>
                  <w:sz w:val="16"/>
                  <w:szCs w:val="24"/>
                </w:rPr>
                <w:delText>.</w:delText>
              </w:r>
              <w:r w:rsidRPr="00F073C2" w:rsidDel="00471D04">
                <w:rPr>
                  <w:sz w:val="16"/>
                  <w:szCs w:val="24"/>
                </w:rPr>
                <w:delText>00</w:delText>
              </w:r>
              <w:r w:rsidDel="00471D04">
                <w:rPr>
                  <w:sz w:val="16"/>
                  <w:szCs w:val="24"/>
                </w:rPr>
                <w:delText>.</w:delText>
              </w:r>
              <w:r w:rsidRPr="00F073C2" w:rsidDel="00471D04">
                <w:rPr>
                  <w:sz w:val="16"/>
                  <w:szCs w:val="24"/>
                </w:rPr>
                <w:delText>00, 7108</w:delText>
              </w:r>
              <w:r w:rsidDel="00471D04">
                <w:rPr>
                  <w:sz w:val="16"/>
                  <w:szCs w:val="24"/>
                </w:rPr>
                <w:delText>.</w:delText>
              </w:r>
              <w:r w:rsidRPr="00F073C2" w:rsidDel="00471D04">
                <w:rPr>
                  <w:sz w:val="16"/>
                  <w:szCs w:val="24"/>
                </w:rPr>
                <w:delText>12</w:delText>
              </w:r>
              <w:r w:rsidDel="00471D04">
                <w:rPr>
                  <w:sz w:val="16"/>
                  <w:szCs w:val="24"/>
                </w:rPr>
                <w:delText>.</w:delText>
              </w:r>
              <w:r w:rsidRPr="00F073C2" w:rsidDel="00471D04">
                <w:rPr>
                  <w:sz w:val="16"/>
                  <w:szCs w:val="24"/>
                </w:rPr>
                <w:delText>00</w:delText>
              </w:r>
              <w:r w:rsidDel="00471D04">
                <w:rPr>
                  <w:sz w:val="16"/>
                  <w:szCs w:val="24"/>
                </w:rPr>
                <w:delText>.</w:delText>
              </w:r>
              <w:r w:rsidRPr="00F073C2" w:rsidDel="00471D04">
                <w:rPr>
                  <w:sz w:val="16"/>
                  <w:szCs w:val="24"/>
                </w:rPr>
                <w:delText>00, 7108</w:delText>
              </w:r>
              <w:r w:rsidDel="00471D04">
                <w:rPr>
                  <w:sz w:val="16"/>
                  <w:szCs w:val="24"/>
                </w:rPr>
                <w:delText>.</w:delText>
              </w:r>
              <w:r w:rsidRPr="00F073C2" w:rsidDel="00471D04">
                <w:rPr>
                  <w:sz w:val="16"/>
                  <w:szCs w:val="24"/>
                </w:rPr>
                <w:delText>13</w:delText>
              </w:r>
              <w:r w:rsidDel="00471D04">
                <w:rPr>
                  <w:sz w:val="16"/>
                  <w:szCs w:val="24"/>
                </w:rPr>
                <w:delText>.</w:delText>
              </w:r>
              <w:r w:rsidRPr="00F073C2" w:rsidDel="00471D04">
                <w:rPr>
                  <w:sz w:val="16"/>
                  <w:szCs w:val="24"/>
                </w:rPr>
                <w:delText>00</w:delText>
              </w:r>
              <w:r w:rsidDel="00471D04">
                <w:rPr>
                  <w:sz w:val="16"/>
                  <w:szCs w:val="24"/>
                </w:rPr>
                <w:delText>.</w:delText>
              </w:r>
              <w:r w:rsidRPr="00F073C2" w:rsidDel="00471D04">
                <w:rPr>
                  <w:sz w:val="16"/>
                  <w:szCs w:val="24"/>
                </w:rPr>
                <w:delText>00, 7108</w:delText>
              </w:r>
              <w:r w:rsidDel="00471D04">
                <w:rPr>
                  <w:sz w:val="16"/>
                  <w:szCs w:val="24"/>
                </w:rPr>
                <w:delText>.</w:delText>
              </w:r>
              <w:r w:rsidRPr="00F073C2" w:rsidDel="00471D04">
                <w:rPr>
                  <w:sz w:val="16"/>
                  <w:szCs w:val="24"/>
                </w:rPr>
                <w:delText>20</w:delText>
              </w:r>
              <w:r w:rsidDel="00471D04">
                <w:rPr>
                  <w:sz w:val="16"/>
                  <w:szCs w:val="24"/>
                </w:rPr>
                <w:delText>.</w:delText>
              </w:r>
              <w:r w:rsidRPr="00F073C2" w:rsidDel="00471D04">
                <w:rPr>
                  <w:sz w:val="16"/>
                  <w:szCs w:val="24"/>
                </w:rPr>
                <w:delText>00</w:delText>
              </w:r>
              <w:r w:rsidDel="00471D04">
                <w:rPr>
                  <w:sz w:val="16"/>
                  <w:szCs w:val="24"/>
                </w:rPr>
                <w:delText>.</w:delText>
              </w:r>
              <w:r w:rsidRPr="00F073C2" w:rsidDel="00471D04">
                <w:rPr>
                  <w:sz w:val="16"/>
                  <w:szCs w:val="24"/>
                </w:rPr>
                <w:delText>00, 7112</w:delText>
              </w:r>
              <w:r w:rsidDel="00471D04">
                <w:rPr>
                  <w:sz w:val="16"/>
                  <w:szCs w:val="24"/>
                </w:rPr>
                <w:delText>.</w:delText>
              </w:r>
              <w:r w:rsidRPr="00F073C2" w:rsidDel="00471D04">
                <w:rPr>
                  <w:sz w:val="16"/>
                  <w:szCs w:val="24"/>
                </w:rPr>
                <w:delText>91</w:delText>
              </w:r>
              <w:r w:rsidDel="00471D04">
                <w:rPr>
                  <w:sz w:val="16"/>
                  <w:szCs w:val="24"/>
                </w:rPr>
                <w:delText>.</w:delText>
              </w:r>
              <w:r w:rsidRPr="00F073C2" w:rsidDel="00471D04">
                <w:rPr>
                  <w:sz w:val="16"/>
                  <w:szCs w:val="24"/>
                </w:rPr>
                <w:delText>00</w:delText>
              </w:r>
              <w:r w:rsidDel="00471D04">
                <w:rPr>
                  <w:sz w:val="16"/>
                  <w:szCs w:val="24"/>
                </w:rPr>
                <w:delText>.</w:delText>
              </w:r>
              <w:r w:rsidRPr="00F073C2" w:rsidDel="00471D04">
                <w:rPr>
                  <w:sz w:val="16"/>
                  <w:szCs w:val="24"/>
                </w:rPr>
                <w:delText>00</w:delText>
              </w:r>
            </w:del>
          </w:p>
        </w:tc>
      </w:tr>
      <w:tr w:rsidR="00BC22CC" w:rsidRPr="00F073C2" w14:paraId="635099FA" w14:textId="77777777" w:rsidTr="00471D04">
        <w:tblPrEx>
          <w:tblPrExChange w:id="9364" w:author="Valeria Tapia" w:date="2026-10-01T18:54:00Z">
            <w:tblPrEx>
              <w:tblW w:w="5314" w:type="pct"/>
              <w:tblInd w:w="70" w:type="dxa"/>
            </w:tblPrEx>
          </w:tblPrExChange>
        </w:tblPrEx>
        <w:trPr>
          <w:trHeight w:val="300"/>
          <w:trPrChange w:id="9365" w:author="Valeria Tapia" w:date="2026-10-01T18:54:00Z">
            <w:trPr>
              <w:gridBefore w:val="1"/>
              <w:gridAfter w:val="0"/>
              <w:trHeight w:val="300"/>
            </w:trPr>
          </w:trPrChange>
        </w:trPr>
        <w:tc>
          <w:tcPr>
            <w:tcW w:w="1419" w:type="pct"/>
            <w:gridSpan w:val="31"/>
            <w:shd w:val="clear" w:color="auto" w:fill="auto"/>
            <w:tcPrChange w:id="9366" w:author="Valeria Tapia" w:date="2026-10-01T18:54:00Z">
              <w:tcPr>
                <w:tcW w:w="1431" w:type="pct"/>
                <w:gridSpan w:val="41"/>
                <w:shd w:val="clear" w:color="auto" w:fill="auto"/>
              </w:tcPr>
            </w:tcPrChange>
          </w:tcPr>
          <w:p w14:paraId="1D4B560C" w14:textId="77777777" w:rsidR="006D452C" w:rsidRPr="00F073C2" w:rsidRDefault="006D452C" w:rsidP="00AD5760">
            <w:pPr>
              <w:jc w:val="right"/>
              <w:rPr>
                <w:rFonts w:cs="Arial"/>
                <w:b/>
                <w:bCs/>
                <w:sz w:val="16"/>
                <w:szCs w:val="16"/>
                <w:lang w:eastAsia="es-BO"/>
              </w:rPr>
            </w:pPr>
            <w:r w:rsidRPr="00F073C2">
              <w:rPr>
                <w:b/>
                <w:sz w:val="16"/>
              </w:rPr>
              <w:t>PLAZO DE EMISIÓN:</w:t>
            </w:r>
          </w:p>
        </w:tc>
        <w:tc>
          <w:tcPr>
            <w:tcW w:w="3581" w:type="pct"/>
            <w:gridSpan w:val="33"/>
            <w:shd w:val="clear" w:color="auto" w:fill="auto"/>
            <w:tcPrChange w:id="9367" w:author="Valeria Tapia" w:date="2026-10-01T18:54:00Z">
              <w:tcPr>
                <w:tcW w:w="3569" w:type="pct"/>
                <w:gridSpan w:val="57"/>
                <w:shd w:val="clear" w:color="auto" w:fill="auto"/>
              </w:tcPr>
            </w:tcPrChange>
          </w:tcPr>
          <w:p w14:paraId="6E30DB0E" w14:textId="77777777" w:rsidR="006D452C" w:rsidRPr="00F073C2" w:rsidRDefault="006D452C" w:rsidP="00AD5760">
            <w:pPr>
              <w:rPr>
                <w:rFonts w:cs="Arial"/>
                <w:b/>
                <w:bCs/>
                <w:sz w:val="16"/>
                <w:szCs w:val="16"/>
                <w:lang w:eastAsia="es-BO"/>
              </w:rPr>
            </w:pPr>
            <w:r w:rsidRPr="00F073C2">
              <w:rPr>
                <w:sz w:val="16"/>
                <w:szCs w:val="24"/>
              </w:rPr>
              <w:t>1 día hábil</w:t>
            </w:r>
          </w:p>
        </w:tc>
      </w:tr>
      <w:tr w:rsidR="00BC22CC" w:rsidRPr="00F073C2" w:rsidDel="00471D04" w14:paraId="01487E52" w14:textId="0673D4B4" w:rsidTr="00471D04">
        <w:tblPrEx>
          <w:tblPrExChange w:id="9368" w:author="Valeria Tapia" w:date="2026-10-01T18:54:00Z">
            <w:tblPrEx>
              <w:tblW w:w="5314" w:type="pct"/>
              <w:tblInd w:w="70" w:type="dxa"/>
            </w:tblPrEx>
          </w:tblPrExChange>
        </w:tblPrEx>
        <w:trPr>
          <w:trHeight w:val="300"/>
          <w:del w:id="9369" w:author="Valeria Tapia" w:date="2026-10-01T18:54:00Z"/>
          <w:trPrChange w:id="9370" w:author="Valeria Tapia" w:date="2026-10-01T18:54:00Z">
            <w:trPr>
              <w:gridBefore w:val="1"/>
              <w:gridAfter w:val="0"/>
              <w:trHeight w:val="300"/>
            </w:trPr>
          </w:trPrChange>
        </w:trPr>
        <w:tc>
          <w:tcPr>
            <w:tcW w:w="1419" w:type="pct"/>
            <w:gridSpan w:val="31"/>
            <w:shd w:val="clear" w:color="auto" w:fill="auto"/>
            <w:tcPrChange w:id="9371" w:author="Valeria Tapia" w:date="2026-10-01T18:54:00Z">
              <w:tcPr>
                <w:tcW w:w="1431" w:type="pct"/>
                <w:gridSpan w:val="41"/>
                <w:shd w:val="clear" w:color="auto" w:fill="auto"/>
              </w:tcPr>
            </w:tcPrChange>
          </w:tcPr>
          <w:p w14:paraId="262FE942" w14:textId="14405FBF" w:rsidR="006D452C" w:rsidRPr="00F073C2" w:rsidDel="00471D04" w:rsidRDefault="006D452C" w:rsidP="00AD5760">
            <w:pPr>
              <w:jc w:val="right"/>
              <w:rPr>
                <w:del w:id="9372" w:author="Valeria Tapia" w:date="2026-10-01T18:54:00Z"/>
                <w:b/>
                <w:sz w:val="16"/>
                <w:szCs w:val="24"/>
              </w:rPr>
            </w:pPr>
            <w:del w:id="9373" w:author="Valeria Tapia" w:date="2026-10-01T18:54:00Z">
              <w:r w:rsidRPr="002705DE" w:rsidDel="00471D04">
                <w:rPr>
                  <w:b/>
                  <w:sz w:val="16"/>
                </w:rPr>
                <w:delText>SUCURSALES/REGIONALES  HABILITADAS PARA EMISIÓN:</w:delText>
              </w:r>
            </w:del>
          </w:p>
        </w:tc>
        <w:tc>
          <w:tcPr>
            <w:tcW w:w="3581" w:type="pct"/>
            <w:gridSpan w:val="33"/>
            <w:shd w:val="clear" w:color="auto" w:fill="auto"/>
            <w:tcPrChange w:id="9374" w:author="Valeria Tapia" w:date="2026-10-01T18:54:00Z">
              <w:tcPr>
                <w:tcW w:w="3569" w:type="pct"/>
                <w:gridSpan w:val="57"/>
                <w:shd w:val="clear" w:color="auto" w:fill="auto"/>
              </w:tcPr>
            </w:tcPrChange>
          </w:tcPr>
          <w:p w14:paraId="17144FDD" w14:textId="6BADD290" w:rsidR="006D452C" w:rsidRPr="00F073C2" w:rsidDel="00471D04" w:rsidRDefault="006D452C" w:rsidP="00AD5760">
            <w:pPr>
              <w:rPr>
                <w:del w:id="9375" w:author="Valeria Tapia" w:date="2026-10-01T18:54:00Z"/>
                <w:sz w:val="16"/>
                <w:szCs w:val="24"/>
              </w:rPr>
            </w:pPr>
            <w:del w:id="9376" w:author="Valeria Tapia" w:date="2026-10-01T18:54:00Z">
              <w:r w:rsidRPr="00F073C2" w:rsidDel="00471D04">
                <w:rPr>
                  <w:rFonts w:cs="Arial"/>
                  <w:i/>
                  <w:color w:val="000000"/>
                  <w:sz w:val="16"/>
                  <w:szCs w:val="16"/>
                  <w:lang w:eastAsia="es-BO"/>
                </w:rPr>
                <w:delText>a nivel nacional</w:delText>
              </w:r>
            </w:del>
          </w:p>
        </w:tc>
      </w:tr>
      <w:tr w:rsidR="00BC22CC" w:rsidRPr="00F073C2" w14:paraId="7966456F" w14:textId="77777777" w:rsidTr="00471D04">
        <w:tblPrEx>
          <w:tblPrExChange w:id="9377" w:author="Valeria Tapia" w:date="2026-10-01T18:54:00Z">
            <w:tblPrEx>
              <w:tblW w:w="5314" w:type="pct"/>
              <w:tblInd w:w="70" w:type="dxa"/>
            </w:tblPrEx>
          </w:tblPrExChange>
        </w:tblPrEx>
        <w:trPr>
          <w:trHeight w:val="300"/>
          <w:trPrChange w:id="9378" w:author="Valeria Tapia" w:date="2026-10-01T18:54:00Z">
            <w:trPr>
              <w:gridBefore w:val="1"/>
              <w:gridAfter w:val="0"/>
              <w:trHeight w:val="300"/>
            </w:trPr>
          </w:trPrChange>
        </w:trPr>
        <w:tc>
          <w:tcPr>
            <w:tcW w:w="1419" w:type="pct"/>
            <w:gridSpan w:val="31"/>
            <w:shd w:val="clear" w:color="auto" w:fill="auto"/>
            <w:tcPrChange w:id="9379" w:author="Valeria Tapia" w:date="2026-10-01T18:54:00Z">
              <w:tcPr>
                <w:tcW w:w="1431" w:type="pct"/>
                <w:gridSpan w:val="41"/>
                <w:shd w:val="clear" w:color="auto" w:fill="auto"/>
              </w:tcPr>
            </w:tcPrChange>
          </w:tcPr>
          <w:p w14:paraId="5522C9A2" w14:textId="77777777" w:rsidR="006D452C" w:rsidRPr="00F073C2" w:rsidRDefault="006D452C" w:rsidP="00AD5760">
            <w:pPr>
              <w:jc w:val="right"/>
              <w:rPr>
                <w:rFonts w:cs="Arial"/>
                <w:b/>
                <w:bCs/>
                <w:sz w:val="16"/>
                <w:szCs w:val="16"/>
                <w:lang w:eastAsia="es-BO"/>
              </w:rPr>
            </w:pPr>
            <w:r w:rsidRPr="00F073C2">
              <w:rPr>
                <w:b/>
                <w:sz w:val="16"/>
              </w:rPr>
              <w:t>TIPO DE TRÁMITE:</w:t>
            </w:r>
          </w:p>
        </w:tc>
        <w:tc>
          <w:tcPr>
            <w:tcW w:w="3581" w:type="pct"/>
            <w:gridSpan w:val="33"/>
            <w:shd w:val="clear" w:color="auto" w:fill="auto"/>
            <w:tcPrChange w:id="9380" w:author="Valeria Tapia" w:date="2026-10-01T18:54:00Z">
              <w:tcPr>
                <w:tcW w:w="3569" w:type="pct"/>
                <w:gridSpan w:val="57"/>
                <w:shd w:val="clear" w:color="auto" w:fill="auto"/>
              </w:tcPr>
            </w:tcPrChange>
          </w:tcPr>
          <w:p w14:paraId="329E2E62" w14:textId="77777777" w:rsidR="006D452C" w:rsidRPr="00F073C2" w:rsidRDefault="006D452C" w:rsidP="00AD5760">
            <w:pPr>
              <w:rPr>
                <w:rFonts w:cs="Arial"/>
                <w:b/>
                <w:bCs/>
                <w:sz w:val="16"/>
                <w:szCs w:val="16"/>
                <w:lang w:eastAsia="es-BO"/>
              </w:rPr>
            </w:pPr>
            <w:r w:rsidRPr="00F073C2">
              <w:rPr>
                <w:sz w:val="16"/>
                <w:szCs w:val="24"/>
              </w:rPr>
              <w:t>En línea a través de la VUCE</w:t>
            </w:r>
          </w:p>
        </w:tc>
      </w:tr>
      <w:tr w:rsidR="006D452C" w:rsidRPr="00F073C2" w14:paraId="2442E100" w14:textId="77777777" w:rsidTr="00BC22CC">
        <w:trPr>
          <w:trHeight w:val="300"/>
          <w:trPrChange w:id="9381" w:author="Valeria Tapia" w:date="2026-10-01T18:43:00Z">
            <w:trPr>
              <w:gridAfter w:val="0"/>
              <w:trHeight w:val="300"/>
            </w:trPr>
          </w:trPrChange>
        </w:trPr>
        <w:tc>
          <w:tcPr>
            <w:tcW w:w="5000" w:type="pct"/>
            <w:gridSpan w:val="64"/>
            <w:shd w:val="clear" w:color="auto" w:fill="FEF7CA"/>
            <w:tcPrChange w:id="9382" w:author="Valeria Tapia" w:date="2026-10-01T18:43:00Z">
              <w:tcPr>
                <w:tcW w:w="5000" w:type="pct"/>
                <w:gridSpan w:val="98"/>
                <w:shd w:val="clear" w:color="auto" w:fill="FEF7CA"/>
              </w:tcPr>
            </w:tcPrChange>
          </w:tcPr>
          <w:p w14:paraId="63829960" w14:textId="6EAD4C5C" w:rsidR="006D452C" w:rsidRPr="00F073C2" w:rsidRDefault="00471D04" w:rsidP="00AD5760">
            <w:pPr>
              <w:spacing w:after="200" w:line="276" w:lineRule="auto"/>
              <w:contextualSpacing/>
              <w:jc w:val="left"/>
              <w:rPr>
                <w:rFonts w:eastAsiaTheme="minorHAnsi" w:cstheme="minorBidi"/>
                <w:b/>
                <w:sz w:val="16"/>
                <w:szCs w:val="16"/>
                <w:lang w:val="es-BO" w:eastAsia="en-US"/>
              </w:rPr>
            </w:pPr>
            <w:ins w:id="9383" w:author="Valeria Tapia" w:date="2026-10-01T18:57:00Z">
              <w:r>
                <w:rPr>
                  <w:rFonts w:ascii="Arial" w:hAnsi="Arial" w:cs="Arial"/>
                  <w:b/>
                  <w:sz w:val="16"/>
                  <w:szCs w:val="16"/>
                  <w:lang w:eastAsia="es-BO"/>
                </w:rPr>
                <w:t xml:space="preserve">B. </w:t>
              </w:r>
            </w:ins>
            <w:ins w:id="9384" w:author="Valeria Tapia" w:date="2026-10-01T18:55:00Z">
              <w:r w:rsidRPr="003C239A">
                <w:rPr>
                  <w:rFonts w:ascii="Arial" w:hAnsi="Arial" w:cs="Arial"/>
                  <w:b/>
                  <w:sz w:val="16"/>
                  <w:szCs w:val="16"/>
                  <w:lang w:eastAsia="es-BO"/>
                </w:rPr>
                <w:t>REQUISITOS PARA LA OBTENCIÓN DE LA APCO</w:t>
              </w:r>
              <w:r>
                <w:rPr>
                  <w:rFonts w:ascii="Arial" w:hAnsi="Arial" w:cs="Arial"/>
                  <w:b/>
                  <w:sz w:val="16"/>
                  <w:szCs w:val="16"/>
                  <w:lang w:eastAsia="es-BO"/>
                </w:rPr>
                <w:t xml:space="preserve"> </w:t>
              </w:r>
              <w:r w:rsidRPr="003C239A">
                <w:rPr>
                  <w:rFonts w:ascii="Arial" w:hAnsi="Arial" w:cs="Arial"/>
                  <w:b/>
                  <w:sz w:val="16"/>
                  <w:szCs w:val="16"/>
                  <w:lang w:eastAsia="es-BO"/>
                </w:rPr>
                <w:t>(Registrar los requisitos exigidos actualmente para la obtención del Documento Requerido)</w:t>
              </w:r>
            </w:ins>
            <w:del w:id="9385" w:author="Valeria Tapia" w:date="2026-10-01T18:55:00Z">
              <w:r w:rsidR="006D452C" w:rsidRPr="00F073C2" w:rsidDel="00471D04">
                <w:rPr>
                  <w:rFonts w:eastAsiaTheme="minorHAnsi" w:cstheme="minorBidi"/>
                  <w:b/>
                  <w:sz w:val="16"/>
                  <w:szCs w:val="16"/>
                  <w:lang w:val="es-BO" w:eastAsia="en-US"/>
                </w:rPr>
                <w:delText>B. REQUISITOS</w:delText>
              </w:r>
              <w:r w:rsidR="006D452C" w:rsidRPr="00F073C2" w:rsidDel="00471D04">
                <w:rPr>
                  <w:rFonts w:eastAsiaTheme="minorHAnsi" w:cstheme="minorBidi"/>
                  <w:sz w:val="16"/>
                  <w:szCs w:val="16"/>
                  <w:lang w:val="es-BO" w:eastAsia="en-US"/>
                </w:rPr>
                <w:delText>.(Registrar los requisitos para la obtención del documento requerido para la VUCE)</w:delText>
              </w:r>
            </w:del>
          </w:p>
        </w:tc>
      </w:tr>
      <w:tr w:rsidR="006D452C" w:rsidRPr="00F073C2" w14:paraId="0DC4B242" w14:textId="77777777" w:rsidTr="00BC22CC">
        <w:trPr>
          <w:trHeight w:val="300"/>
          <w:trPrChange w:id="9386" w:author="Valeria Tapia" w:date="2026-10-01T18:43:00Z">
            <w:trPr>
              <w:gridAfter w:val="0"/>
              <w:trHeight w:val="300"/>
            </w:trPr>
          </w:trPrChange>
        </w:trPr>
        <w:tc>
          <w:tcPr>
            <w:tcW w:w="5000" w:type="pct"/>
            <w:gridSpan w:val="64"/>
            <w:shd w:val="clear" w:color="auto" w:fill="auto"/>
            <w:tcPrChange w:id="9387" w:author="Valeria Tapia" w:date="2026-10-01T18:43:00Z">
              <w:tcPr>
                <w:tcW w:w="5000" w:type="pct"/>
                <w:gridSpan w:val="98"/>
                <w:shd w:val="clear" w:color="auto" w:fill="auto"/>
              </w:tcPr>
            </w:tcPrChange>
          </w:tcPr>
          <w:p w14:paraId="34BE90C5" w14:textId="77777777" w:rsidR="006D452C" w:rsidRPr="00F073C2" w:rsidRDefault="006D452C" w:rsidP="00AD5760">
            <w:pPr>
              <w:rPr>
                <w:rFonts w:cs="Arial"/>
                <w:b/>
                <w:bCs/>
                <w:sz w:val="16"/>
                <w:szCs w:val="16"/>
                <w:lang w:eastAsia="es-BO"/>
              </w:rPr>
            </w:pPr>
          </w:p>
        </w:tc>
      </w:tr>
      <w:tr w:rsidR="006D452C" w:rsidRPr="00F073C2" w14:paraId="1FCDC561" w14:textId="77777777" w:rsidTr="00BC22CC">
        <w:trPr>
          <w:trHeight w:val="300"/>
          <w:trPrChange w:id="9388" w:author="Valeria Tapia" w:date="2026-10-01T18:43:00Z">
            <w:trPr>
              <w:gridAfter w:val="0"/>
              <w:trHeight w:val="300"/>
            </w:trPr>
          </w:trPrChange>
        </w:trPr>
        <w:tc>
          <w:tcPr>
            <w:tcW w:w="5000" w:type="pct"/>
            <w:gridSpan w:val="64"/>
            <w:shd w:val="clear" w:color="auto" w:fill="FEF7CA"/>
            <w:tcPrChange w:id="9389" w:author="Valeria Tapia" w:date="2026-10-01T18:43:00Z">
              <w:tcPr>
                <w:tcW w:w="5000" w:type="pct"/>
                <w:gridSpan w:val="98"/>
                <w:shd w:val="clear" w:color="auto" w:fill="FEF7CA"/>
              </w:tcPr>
            </w:tcPrChange>
          </w:tcPr>
          <w:p w14:paraId="4DF7358A" w14:textId="77777777" w:rsidR="006D452C" w:rsidRPr="00F073C2" w:rsidRDefault="006D452C" w:rsidP="00AD5760">
            <w:pPr>
              <w:rPr>
                <w:rFonts w:cs="Arial"/>
                <w:b/>
                <w:bCs/>
                <w:sz w:val="16"/>
                <w:szCs w:val="16"/>
                <w:lang w:eastAsia="es-BO"/>
              </w:rPr>
            </w:pPr>
            <w:r w:rsidRPr="00F073C2">
              <w:rPr>
                <w:rFonts w:cs="Arial"/>
                <w:b/>
                <w:bCs/>
                <w:sz w:val="16"/>
                <w:szCs w:val="16"/>
                <w:lang w:eastAsia="es-BO"/>
              </w:rPr>
              <w:t>C.</w:t>
            </w:r>
            <w:r w:rsidRPr="00F073C2">
              <w:rPr>
                <w:rFonts w:cs="Arial"/>
                <w:b/>
                <w:sz w:val="16"/>
                <w:szCs w:val="16"/>
                <w:lang w:eastAsia="es-BO"/>
              </w:rPr>
              <w:t xml:space="preserve"> ANÁLISIS DE LABORATORIO Y/O INSPECCIÓN </w:t>
            </w:r>
            <w:r w:rsidRPr="00F073C2">
              <w:rPr>
                <w:rFonts w:cs="Arial"/>
                <w:sz w:val="16"/>
                <w:szCs w:val="16"/>
                <w:lang w:eastAsia="es-BO"/>
              </w:rPr>
              <w:t>(</w:t>
            </w:r>
            <w:r w:rsidRPr="00F073C2">
              <w:rPr>
                <w:rFonts w:cs="Arial"/>
                <w:i/>
                <w:sz w:val="16"/>
                <w:szCs w:val="16"/>
                <w:lang w:eastAsia="es-BO"/>
              </w:rPr>
              <w:t>Registrar SI pa</w:t>
            </w:r>
            <w:r w:rsidRPr="00F073C2">
              <w:rPr>
                <w:rFonts w:cs="Arial"/>
                <w:i/>
                <w:sz w:val="16"/>
                <w:szCs w:val="16"/>
                <w:shd w:val="clear" w:color="auto" w:fill="FDE9D9" w:themeFill="accent6" w:themeFillTint="33"/>
                <w:lang w:eastAsia="es-BO"/>
              </w:rPr>
              <w:t>r</w:t>
            </w:r>
            <w:r w:rsidRPr="00F073C2">
              <w:rPr>
                <w:rFonts w:cs="Arial"/>
                <w:i/>
                <w:sz w:val="16"/>
                <w:szCs w:val="16"/>
                <w:lang w:eastAsia="es-BO"/>
              </w:rPr>
              <w:t xml:space="preserve">a la obtención del documento requiere Análisis de Laboratorio </w:t>
            </w:r>
            <w:r w:rsidRPr="002705DE">
              <w:rPr>
                <w:rFonts w:cs="Arial"/>
                <w:b/>
                <w:i/>
                <w:sz w:val="16"/>
                <w:szCs w:val="16"/>
                <w:lang w:eastAsia="es-BO"/>
              </w:rPr>
              <w:t>y/o inspección</w:t>
            </w:r>
            <w:r w:rsidRPr="00F073C2">
              <w:rPr>
                <w:rFonts w:cs="Arial"/>
                <w:i/>
                <w:sz w:val="16"/>
                <w:szCs w:val="16"/>
                <w:lang w:eastAsia="es-BO"/>
              </w:rPr>
              <w:t>, caso contrario consignar NO</w:t>
            </w:r>
            <w:r w:rsidRPr="00F073C2">
              <w:rPr>
                <w:rFonts w:cs="Arial"/>
                <w:sz w:val="16"/>
                <w:szCs w:val="16"/>
                <w:lang w:eastAsia="es-BO"/>
              </w:rPr>
              <w:t>)</w:t>
            </w:r>
          </w:p>
        </w:tc>
      </w:tr>
      <w:tr w:rsidR="00BC22CC" w:rsidRPr="00F073C2" w14:paraId="2D875417" w14:textId="77777777" w:rsidTr="00471D04">
        <w:tblPrEx>
          <w:tblPrExChange w:id="9390" w:author="Valeria Tapia" w:date="2026-10-01T18:54:00Z">
            <w:tblPrEx>
              <w:tblW w:w="5314" w:type="pct"/>
              <w:tblInd w:w="70" w:type="dxa"/>
            </w:tblPrEx>
          </w:tblPrExChange>
        </w:tblPrEx>
        <w:trPr>
          <w:trHeight w:val="300"/>
          <w:trPrChange w:id="9391" w:author="Valeria Tapia" w:date="2026-10-01T18:54:00Z">
            <w:trPr>
              <w:gridBefore w:val="1"/>
              <w:gridAfter w:val="0"/>
              <w:trHeight w:val="300"/>
            </w:trPr>
          </w:trPrChange>
        </w:trPr>
        <w:tc>
          <w:tcPr>
            <w:tcW w:w="238" w:type="pct"/>
            <w:gridSpan w:val="6"/>
            <w:shd w:val="clear" w:color="auto" w:fill="auto"/>
            <w:tcPrChange w:id="9392" w:author="Valeria Tapia" w:date="2026-10-01T18:54:00Z">
              <w:tcPr>
                <w:tcW w:w="247" w:type="pct"/>
                <w:gridSpan w:val="8"/>
                <w:shd w:val="clear" w:color="auto" w:fill="auto"/>
              </w:tcPr>
            </w:tcPrChange>
          </w:tcPr>
          <w:p w14:paraId="3419D056" w14:textId="77777777" w:rsidR="006D452C" w:rsidRPr="00F073C2" w:rsidRDefault="006D452C" w:rsidP="00AD5760">
            <w:pPr>
              <w:jc w:val="center"/>
              <w:rPr>
                <w:rFonts w:cs="Arial"/>
                <w:bCs/>
                <w:sz w:val="16"/>
                <w:szCs w:val="16"/>
                <w:lang w:eastAsia="es-BO"/>
              </w:rPr>
            </w:pPr>
            <w:r w:rsidRPr="00F073C2">
              <w:rPr>
                <w:rFonts w:cs="Arial"/>
                <w:bCs/>
                <w:sz w:val="16"/>
                <w:szCs w:val="16"/>
                <w:lang w:eastAsia="es-BO"/>
              </w:rPr>
              <w:t>SI</w:t>
            </w:r>
          </w:p>
        </w:tc>
        <w:tc>
          <w:tcPr>
            <w:tcW w:w="2579" w:type="pct"/>
            <w:gridSpan w:val="43"/>
            <w:shd w:val="clear" w:color="auto" w:fill="auto"/>
            <w:tcPrChange w:id="9393" w:author="Valeria Tapia" w:date="2026-10-01T18:54:00Z">
              <w:tcPr>
                <w:tcW w:w="2581" w:type="pct"/>
                <w:gridSpan w:val="66"/>
                <w:shd w:val="clear" w:color="auto" w:fill="auto"/>
              </w:tcPr>
            </w:tcPrChange>
          </w:tcPr>
          <w:p w14:paraId="5D5A52A0" w14:textId="77777777" w:rsidR="006D452C" w:rsidRPr="00F073C2" w:rsidRDefault="006D452C" w:rsidP="00AD5760">
            <w:pPr>
              <w:jc w:val="center"/>
              <w:rPr>
                <w:rFonts w:cs="Arial"/>
                <w:bCs/>
                <w:sz w:val="16"/>
                <w:szCs w:val="16"/>
                <w:lang w:eastAsia="es-BO"/>
              </w:rPr>
            </w:pPr>
          </w:p>
        </w:tc>
        <w:tc>
          <w:tcPr>
            <w:tcW w:w="317" w:type="pct"/>
            <w:gridSpan w:val="4"/>
            <w:shd w:val="clear" w:color="auto" w:fill="auto"/>
            <w:tcPrChange w:id="9394" w:author="Valeria Tapia" w:date="2026-10-01T18:54:00Z">
              <w:tcPr>
                <w:tcW w:w="317" w:type="pct"/>
                <w:gridSpan w:val="5"/>
                <w:shd w:val="clear" w:color="auto" w:fill="auto"/>
              </w:tcPr>
            </w:tcPrChange>
          </w:tcPr>
          <w:p w14:paraId="6D20A6BA" w14:textId="77777777" w:rsidR="006D452C" w:rsidRPr="00F073C2" w:rsidRDefault="006D452C" w:rsidP="00AD5760">
            <w:pPr>
              <w:jc w:val="center"/>
              <w:rPr>
                <w:rFonts w:cs="Arial"/>
                <w:bCs/>
                <w:sz w:val="16"/>
                <w:szCs w:val="16"/>
                <w:lang w:eastAsia="es-BO"/>
              </w:rPr>
            </w:pPr>
            <w:r w:rsidRPr="00F073C2">
              <w:rPr>
                <w:rFonts w:cs="Arial"/>
                <w:bCs/>
                <w:sz w:val="16"/>
                <w:szCs w:val="16"/>
                <w:lang w:eastAsia="es-BO"/>
              </w:rPr>
              <w:t>NO</w:t>
            </w:r>
          </w:p>
        </w:tc>
        <w:tc>
          <w:tcPr>
            <w:tcW w:w="1866" w:type="pct"/>
            <w:gridSpan w:val="11"/>
            <w:shd w:val="clear" w:color="auto" w:fill="auto"/>
            <w:tcPrChange w:id="9395" w:author="Valeria Tapia" w:date="2026-10-01T18:54:00Z">
              <w:tcPr>
                <w:tcW w:w="1854" w:type="pct"/>
                <w:gridSpan w:val="19"/>
                <w:shd w:val="clear" w:color="auto" w:fill="auto"/>
              </w:tcPr>
            </w:tcPrChange>
          </w:tcPr>
          <w:p w14:paraId="18A92F46" w14:textId="77777777" w:rsidR="006D452C" w:rsidRPr="00F073C2" w:rsidRDefault="006D452C" w:rsidP="00AD5760">
            <w:pPr>
              <w:rPr>
                <w:rFonts w:cs="Arial"/>
                <w:b/>
                <w:bCs/>
                <w:sz w:val="16"/>
                <w:szCs w:val="16"/>
                <w:lang w:eastAsia="es-BO"/>
              </w:rPr>
            </w:pPr>
          </w:p>
        </w:tc>
      </w:tr>
      <w:tr w:rsidR="006D452C" w:rsidRPr="00F073C2" w14:paraId="2FAC7E6A" w14:textId="77777777" w:rsidTr="00BC22CC">
        <w:trPr>
          <w:trHeight w:val="300"/>
          <w:trPrChange w:id="9396" w:author="Valeria Tapia" w:date="2026-10-01T18:43:00Z">
            <w:trPr>
              <w:gridAfter w:val="0"/>
              <w:trHeight w:val="300"/>
            </w:trPr>
          </w:trPrChange>
        </w:trPr>
        <w:tc>
          <w:tcPr>
            <w:tcW w:w="5000" w:type="pct"/>
            <w:gridSpan w:val="64"/>
            <w:shd w:val="clear" w:color="auto" w:fill="FEF7CA"/>
            <w:tcPrChange w:id="9397" w:author="Valeria Tapia" w:date="2026-10-01T18:43:00Z">
              <w:tcPr>
                <w:tcW w:w="5000" w:type="pct"/>
                <w:gridSpan w:val="98"/>
                <w:shd w:val="clear" w:color="auto" w:fill="FEF7CA"/>
              </w:tcPr>
            </w:tcPrChange>
          </w:tcPr>
          <w:p w14:paraId="3BB1D105" w14:textId="77777777" w:rsidR="006D452C" w:rsidRPr="00F073C2" w:rsidRDefault="006D452C" w:rsidP="00AD5760">
            <w:pPr>
              <w:rPr>
                <w:rFonts w:cs="Arial"/>
                <w:b/>
                <w:bCs/>
                <w:sz w:val="16"/>
                <w:szCs w:val="16"/>
                <w:lang w:eastAsia="es-BO"/>
              </w:rPr>
            </w:pPr>
            <w:r w:rsidRPr="00F073C2">
              <w:rPr>
                <w:rFonts w:cs="Arial"/>
                <w:b/>
                <w:bCs/>
                <w:sz w:val="16"/>
                <w:szCs w:val="16"/>
                <w:lang w:eastAsia="es-BO"/>
              </w:rPr>
              <w:t xml:space="preserve">D. PROCEDIMIENTO DEL TRÁMITE </w:t>
            </w:r>
            <w:r w:rsidRPr="002705DE">
              <w:rPr>
                <w:rFonts w:cs="Arial"/>
                <w:b/>
                <w:bCs/>
                <w:sz w:val="16"/>
                <w:szCs w:val="16"/>
                <w:lang w:eastAsia="es-BO"/>
              </w:rPr>
              <w:t xml:space="preserve">OPTIMIZADO (PASO A PASO) </w:t>
            </w:r>
            <w:r w:rsidRPr="00F073C2">
              <w:rPr>
                <w:rFonts w:cs="Arial"/>
                <w:bCs/>
                <w:sz w:val="16"/>
                <w:szCs w:val="16"/>
                <w:lang w:eastAsia="es-BO"/>
              </w:rPr>
              <w:t>(Describir paso a paso el proceso optimizado para la VUCE)</w:t>
            </w:r>
          </w:p>
        </w:tc>
      </w:tr>
      <w:tr w:rsidR="006D452C" w:rsidRPr="00F073C2" w14:paraId="3B631B68" w14:textId="77777777" w:rsidTr="00BC22CC">
        <w:trPr>
          <w:trHeight w:val="300"/>
          <w:trPrChange w:id="9398" w:author="Valeria Tapia" w:date="2026-10-01T18:43:00Z">
            <w:trPr>
              <w:gridAfter w:val="0"/>
              <w:trHeight w:val="300"/>
            </w:trPr>
          </w:trPrChange>
        </w:trPr>
        <w:tc>
          <w:tcPr>
            <w:tcW w:w="5000" w:type="pct"/>
            <w:gridSpan w:val="64"/>
            <w:shd w:val="clear" w:color="auto" w:fill="auto"/>
            <w:tcPrChange w:id="9399" w:author="Valeria Tapia" w:date="2026-10-01T18:43:00Z">
              <w:tcPr>
                <w:tcW w:w="5000" w:type="pct"/>
                <w:gridSpan w:val="98"/>
                <w:shd w:val="clear" w:color="auto" w:fill="auto"/>
              </w:tcPr>
            </w:tcPrChange>
          </w:tcPr>
          <w:p w14:paraId="077A7AEF" w14:textId="77777777" w:rsidR="006D452C" w:rsidRPr="006755B5" w:rsidRDefault="006D452C" w:rsidP="00AD5760">
            <w:pPr>
              <w:contextualSpacing/>
              <w:jc w:val="left"/>
              <w:rPr>
                <w:rFonts w:cs="Arial"/>
                <w:i/>
                <w:iCs/>
                <w:color w:val="000000"/>
                <w:sz w:val="16"/>
                <w:szCs w:val="16"/>
                <w:lang w:eastAsia="es-BO"/>
              </w:rPr>
            </w:pPr>
            <w:r w:rsidRPr="006755B5">
              <w:rPr>
                <w:rFonts w:cs="Arial"/>
                <w:i/>
                <w:iCs/>
                <w:color w:val="000000"/>
                <w:sz w:val="16"/>
                <w:szCs w:val="16"/>
                <w:lang w:eastAsia="es-BO"/>
              </w:rPr>
              <w:lastRenderedPageBreak/>
              <w:t>Ejemplo:</w:t>
            </w:r>
          </w:p>
          <w:p w14:paraId="00CACED0"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I</w:t>
            </w:r>
            <w:r w:rsidRPr="00064455">
              <w:rPr>
                <w:rFonts w:cs="Arial"/>
                <w:i/>
                <w:iCs/>
                <w:color w:val="000000"/>
                <w:sz w:val="16"/>
                <w:szCs w:val="16"/>
                <w:lang w:eastAsia="es-BO"/>
              </w:rPr>
              <w:t>n</w:t>
            </w:r>
            <w:r>
              <w:rPr>
                <w:rFonts w:cs="Arial"/>
                <w:i/>
                <w:iCs/>
                <w:color w:val="000000"/>
                <w:sz w:val="16"/>
                <w:szCs w:val="16"/>
                <w:lang w:eastAsia="es-BO"/>
              </w:rPr>
              <w:t xml:space="preserve">icio </w:t>
            </w:r>
            <w:r w:rsidRPr="00064455">
              <w:rPr>
                <w:rFonts w:cs="Arial"/>
                <w:i/>
                <w:iCs/>
                <w:color w:val="000000"/>
                <w:sz w:val="16"/>
                <w:szCs w:val="16"/>
                <w:lang w:eastAsia="es-BO"/>
              </w:rPr>
              <w:t>de la solicitud por parte del interesado</w:t>
            </w:r>
            <w:r>
              <w:rPr>
                <w:rFonts w:cs="Arial"/>
                <w:i/>
                <w:iCs/>
                <w:color w:val="000000"/>
                <w:sz w:val="16"/>
                <w:szCs w:val="16"/>
                <w:lang w:eastAsia="es-BO"/>
              </w:rPr>
              <w:t xml:space="preserve"> a través de la VUCE </w:t>
            </w:r>
          </w:p>
          <w:p w14:paraId="7F6CA693"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Validaciones automáticas</w:t>
            </w:r>
          </w:p>
          <w:p w14:paraId="063F4B45"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 xml:space="preserve">Llenado del formulario APCO </w:t>
            </w:r>
          </w:p>
          <w:p w14:paraId="45374A71"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 xml:space="preserve">Adjuntar documentos </w:t>
            </w:r>
          </w:p>
          <w:p w14:paraId="752FA99D"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Envió de la solicitud con firma digital</w:t>
            </w:r>
          </w:p>
          <w:p w14:paraId="408AE0B3" w14:textId="77777777" w:rsidR="006D452C" w:rsidRPr="006755B5"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Evaluación por parte de la EPE</w:t>
            </w:r>
          </w:p>
          <w:p w14:paraId="2ADB05D3"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Emisión de liquidación</w:t>
            </w:r>
          </w:p>
          <w:p w14:paraId="2F7B3E7A"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sidRPr="00064455">
              <w:rPr>
                <w:rFonts w:cs="Arial"/>
                <w:i/>
                <w:iCs/>
                <w:color w:val="000000"/>
                <w:sz w:val="16"/>
                <w:szCs w:val="16"/>
                <w:lang w:eastAsia="es-BO"/>
              </w:rPr>
              <w:t>Pago por el trámite</w:t>
            </w:r>
            <w:r>
              <w:rPr>
                <w:rFonts w:cs="Arial"/>
                <w:i/>
                <w:iCs/>
                <w:color w:val="000000"/>
                <w:sz w:val="16"/>
                <w:szCs w:val="16"/>
                <w:lang w:eastAsia="es-BO"/>
              </w:rPr>
              <w:t xml:space="preserve"> a través de la pasarela de pagos QR y/o CPT.</w:t>
            </w:r>
          </w:p>
          <w:p w14:paraId="2618AB75" w14:textId="77777777" w:rsidR="006D452C" w:rsidRPr="00064455"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Evaluación por parte de la EPE</w:t>
            </w:r>
          </w:p>
          <w:p w14:paraId="1B7678E1" w14:textId="77777777" w:rsidR="006D452C"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Notificación e interoperabilidad</w:t>
            </w:r>
          </w:p>
          <w:p w14:paraId="2B080D42" w14:textId="77777777" w:rsidR="006D452C" w:rsidRPr="00F073C2" w:rsidRDefault="006D452C" w:rsidP="008F0EB0">
            <w:pPr>
              <w:pStyle w:val="Prrafodelista"/>
              <w:numPr>
                <w:ilvl w:val="0"/>
                <w:numId w:val="111"/>
              </w:numPr>
              <w:contextualSpacing/>
              <w:jc w:val="left"/>
              <w:rPr>
                <w:rFonts w:cs="Arial"/>
                <w:i/>
                <w:iCs/>
                <w:color w:val="000000"/>
                <w:sz w:val="16"/>
                <w:szCs w:val="16"/>
                <w:lang w:eastAsia="es-BO"/>
              </w:rPr>
            </w:pPr>
            <w:r>
              <w:rPr>
                <w:rFonts w:cs="Arial"/>
                <w:i/>
                <w:iCs/>
                <w:color w:val="000000"/>
                <w:sz w:val="16"/>
                <w:szCs w:val="16"/>
                <w:lang w:eastAsia="es-BO"/>
              </w:rPr>
              <w:t>Descarga e impresión del trámite APCO (sí corresponde)</w:t>
            </w:r>
          </w:p>
          <w:p w14:paraId="6EF15552" w14:textId="77777777" w:rsidR="006D452C" w:rsidRPr="00F073C2" w:rsidRDefault="006D452C" w:rsidP="00AD5760">
            <w:pPr>
              <w:rPr>
                <w:rFonts w:cs="Arial"/>
                <w:b/>
                <w:bCs/>
                <w:sz w:val="16"/>
                <w:szCs w:val="16"/>
                <w:lang w:eastAsia="es-BO"/>
              </w:rPr>
            </w:pPr>
          </w:p>
        </w:tc>
      </w:tr>
      <w:tr w:rsidR="006D452C" w:rsidRPr="00F073C2" w14:paraId="1DBDAAEB" w14:textId="77777777" w:rsidTr="00BC22CC">
        <w:trPr>
          <w:trHeight w:val="300"/>
          <w:trPrChange w:id="9400" w:author="Valeria Tapia" w:date="2026-10-01T18:43:00Z">
            <w:trPr>
              <w:gridAfter w:val="0"/>
              <w:trHeight w:val="300"/>
            </w:trPr>
          </w:trPrChange>
        </w:trPr>
        <w:tc>
          <w:tcPr>
            <w:tcW w:w="5000" w:type="pct"/>
            <w:gridSpan w:val="64"/>
            <w:shd w:val="clear" w:color="auto" w:fill="FEF7CA"/>
            <w:tcPrChange w:id="9401" w:author="Valeria Tapia" w:date="2026-10-01T18:43:00Z">
              <w:tcPr>
                <w:tcW w:w="5000" w:type="pct"/>
                <w:gridSpan w:val="98"/>
                <w:shd w:val="clear" w:color="auto" w:fill="FEF7CA"/>
              </w:tcPr>
            </w:tcPrChange>
          </w:tcPr>
          <w:p w14:paraId="641F3EEB" w14:textId="77777777" w:rsidR="006D452C" w:rsidRPr="00F073C2" w:rsidRDefault="006D452C" w:rsidP="00AD5760">
            <w:pPr>
              <w:rPr>
                <w:rFonts w:cs="Arial"/>
                <w:b/>
                <w:bCs/>
                <w:sz w:val="16"/>
                <w:szCs w:val="16"/>
                <w:lang w:eastAsia="es-BO"/>
              </w:rPr>
            </w:pPr>
            <w:r w:rsidRPr="00F073C2">
              <w:rPr>
                <w:rFonts w:cs="Arial"/>
                <w:b/>
                <w:bCs/>
                <w:sz w:val="16"/>
                <w:szCs w:val="16"/>
                <w:lang w:eastAsia="es-BO"/>
              </w:rPr>
              <w:t xml:space="preserve">E. FLUJO DEL PROCESO OPTIMIZADO. </w:t>
            </w:r>
            <w:r w:rsidRPr="00F073C2">
              <w:rPr>
                <w:rFonts w:cs="Arial"/>
                <w:bCs/>
                <w:sz w:val="16"/>
                <w:szCs w:val="16"/>
                <w:lang w:eastAsia="es-BO"/>
              </w:rPr>
              <w:t>(Describir flujo del proceso optimizado para la VUCE)</w:t>
            </w:r>
          </w:p>
        </w:tc>
      </w:tr>
      <w:tr w:rsidR="006D452C" w:rsidRPr="00F073C2" w14:paraId="51F3ED84" w14:textId="77777777" w:rsidTr="00BC22CC">
        <w:trPr>
          <w:trHeight w:val="300"/>
          <w:trPrChange w:id="9402" w:author="Valeria Tapia" w:date="2026-10-01T18:43:00Z">
            <w:trPr>
              <w:gridAfter w:val="0"/>
              <w:trHeight w:val="300"/>
            </w:trPr>
          </w:trPrChange>
        </w:trPr>
        <w:tc>
          <w:tcPr>
            <w:tcW w:w="5000" w:type="pct"/>
            <w:gridSpan w:val="64"/>
            <w:shd w:val="clear" w:color="auto" w:fill="auto"/>
            <w:tcPrChange w:id="9403" w:author="Valeria Tapia" w:date="2026-10-01T18:43:00Z">
              <w:tcPr>
                <w:tcW w:w="5000" w:type="pct"/>
                <w:gridSpan w:val="98"/>
                <w:shd w:val="clear" w:color="auto" w:fill="auto"/>
              </w:tcPr>
            </w:tcPrChange>
          </w:tcPr>
          <w:p w14:paraId="1052C248" w14:textId="77777777" w:rsidR="006D452C" w:rsidRPr="00F073C2" w:rsidRDefault="006D452C" w:rsidP="00AD5760">
            <w:pPr>
              <w:rPr>
                <w:rFonts w:cs="Arial"/>
                <w:b/>
                <w:bCs/>
                <w:sz w:val="16"/>
                <w:szCs w:val="16"/>
                <w:lang w:eastAsia="es-BO"/>
              </w:rPr>
            </w:pPr>
          </w:p>
        </w:tc>
      </w:tr>
      <w:tr w:rsidR="006D452C" w:rsidRPr="00F073C2" w14:paraId="7EAF5663" w14:textId="77777777" w:rsidTr="00471D04">
        <w:trPr>
          <w:trHeight w:val="300"/>
          <w:trPrChange w:id="9404" w:author="Valeria Tapia" w:date="2026-10-01T18:58:00Z">
            <w:trPr>
              <w:gridAfter w:val="0"/>
              <w:trHeight w:val="300"/>
            </w:trPr>
          </w:trPrChange>
        </w:trPr>
        <w:tc>
          <w:tcPr>
            <w:tcW w:w="5000" w:type="pct"/>
            <w:gridSpan w:val="64"/>
            <w:shd w:val="clear" w:color="auto" w:fill="F2F2F2" w:themeFill="background1" w:themeFillShade="F2"/>
            <w:tcPrChange w:id="9405" w:author="Valeria Tapia" w:date="2026-10-01T18:58:00Z">
              <w:tcPr>
                <w:tcW w:w="5000" w:type="pct"/>
                <w:gridSpan w:val="98"/>
                <w:shd w:val="clear" w:color="000000" w:fill="BDD7EE"/>
              </w:tcPr>
            </w:tcPrChange>
          </w:tcPr>
          <w:p w14:paraId="15EBC4FC" w14:textId="77777777" w:rsidR="006D452C" w:rsidRPr="00F073C2" w:rsidRDefault="006D452C" w:rsidP="00AD5760">
            <w:pPr>
              <w:rPr>
                <w:rFonts w:cs="Arial"/>
                <w:b/>
                <w:bCs/>
                <w:sz w:val="16"/>
                <w:szCs w:val="16"/>
                <w:lang w:eastAsia="es-BO"/>
              </w:rPr>
            </w:pPr>
            <w:r w:rsidRPr="00F073C2">
              <w:rPr>
                <w:rFonts w:cs="Arial"/>
                <w:b/>
                <w:bCs/>
                <w:sz w:val="16"/>
                <w:szCs w:val="16"/>
                <w:lang w:eastAsia="es-BO"/>
              </w:rPr>
              <w:t>V. DATOS DE LA(S) PERSONA (S) RESPONSABLE (S) DEL LLENADO DEL PRESENTE FORMULARIO</w:t>
            </w:r>
          </w:p>
          <w:p w14:paraId="10F0BDD5" w14:textId="77777777" w:rsidR="006D452C" w:rsidRPr="00F073C2" w:rsidRDefault="006D452C" w:rsidP="00AD5760">
            <w:pPr>
              <w:rPr>
                <w:rFonts w:cs="Arial"/>
                <w:b/>
                <w:bCs/>
                <w:sz w:val="16"/>
                <w:szCs w:val="16"/>
                <w:lang w:eastAsia="es-BO"/>
              </w:rPr>
            </w:pPr>
          </w:p>
        </w:tc>
      </w:tr>
      <w:tr w:rsidR="00BC22CC" w:rsidRPr="00F073C2" w14:paraId="37DEB274" w14:textId="77777777" w:rsidTr="00471D04">
        <w:tblPrEx>
          <w:tblPrExChange w:id="9406" w:author="Valeria Tapia" w:date="2026-10-01T18:54:00Z">
            <w:tblPrEx>
              <w:tblW w:w="5314" w:type="pct"/>
              <w:tblInd w:w="70" w:type="dxa"/>
            </w:tblPrEx>
          </w:tblPrExChange>
        </w:tblPrEx>
        <w:trPr>
          <w:trHeight w:val="256"/>
          <w:trPrChange w:id="9407" w:author="Valeria Tapia" w:date="2026-10-01T18:54:00Z">
            <w:trPr>
              <w:gridBefore w:val="1"/>
              <w:gridAfter w:val="0"/>
              <w:trHeight w:val="256"/>
            </w:trPr>
          </w:trPrChange>
        </w:trPr>
        <w:tc>
          <w:tcPr>
            <w:tcW w:w="913" w:type="pct"/>
            <w:gridSpan w:val="18"/>
            <w:shd w:val="clear" w:color="auto" w:fill="auto"/>
            <w:vAlign w:val="bottom"/>
            <w:tcPrChange w:id="9408" w:author="Valeria Tapia" w:date="2026-10-01T18:54:00Z">
              <w:tcPr>
                <w:tcW w:w="928" w:type="pct"/>
                <w:gridSpan w:val="22"/>
                <w:shd w:val="clear" w:color="auto" w:fill="auto"/>
                <w:vAlign w:val="bottom"/>
              </w:tcPr>
            </w:tcPrChange>
          </w:tcPr>
          <w:p w14:paraId="27921525" w14:textId="77777777" w:rsidR="006D452C" w:rsidRPr="00F073C2" w:rsidRDefault="006D452C" w:rsidP="00AD5760">
            <w:pPr>
              <w:jc w:val="center"/>
              <w:rPr>
                <w:rFonts w:cs="Arial"/>
                <w:b/>
                <w:iCs/>
                <w:color w:val="000000"/>
                <w:sz w:val="16"/>
                <w:szCs w:val="16"/>
                <w:lang w:eastAsia="es-BO"/>
              </w:rPr>
            </w:pPr>
            <w:r w:rsidRPr="00F073C2">
              <w:rPr>
                <w:rFonts w:cs="Arial"/>
                <w:b/>
                <w:iCs/>
                <w:color w:val="000000"/>
                <w:sz w:val="16"/>
                <w:szCs w:val="16"/>
                <w:lang w:eastAsia="es-BO"/>
              </w:rPr>
              <w:t>NOMBRE COMPLETO</w:t>
            </w:r>
          </w:p>
        </w:tc>
        <w:tc>
          <w:tcPr>
            <w:tcW w:w="1467" w:type="pct"/>
            <w:gridSpan w:val="25"/>
            <w:tcPrChange w:id="9409" w:author="Valeria Tapia" w:date="2026-10-01T18:54:00Z">
              <w:tcPr>
                <w:tcW w:w="1467" w:type="pct"/>
                <w:gridSpan w:val="41"/>
              </w:tcPr>
            </w:tcPrChange>
          </w:tcPr>
          <w:p w14:paraId="2A41E59D" w14:textId="77777777" w:rsidR="006D452C" w:rsidRPr="00F073C2" w:rsidRDefault="006D452C" w:rsidP="00AD5760">
            <w:pPr>
              <w:jc w:val="center"/>
              <w:rPr>
                <w:rFonts w:cs="Arial"/>
                <w:b/>
                <w:iCs/>
                <w:color w:val="000000"/>
                <w:sz w:val="16"/>
                <w:szCs w:val="16"/>
                <w:lang w:eastAsia="es-BO"/>
              </w:rPr>
            </w:pPr>
            <w:r w:rsidRPr="00F073C2">
              <w:rPr>
                <w:rFonts w:cs="Arial"/>
                <w:b/>
                <w:iCs/>
                <w:color w:val="000000"/>
                <w:sz w:val="16"/>
                <w:szCs w:val="16"/>
                <w:lang w:eastAsia="es-BO"/>
              </w:rPr>
              <w:t>CARGO</w:t>
            </w:r>
          </w:p>
        </w:tc>
        <w:tc>
          <w:tcPr>
            <w:tcW w:w="910" w:type="pct"/>
            <w:gridSpan w:val="12"/>
            <w:tcPrChange w:id="9410" w:author="Valeria Tapia" w:date="2026-10-01T18:54:00Z">
              <w:tcPr>
                <w:tcW w:w="903" w:type="pct"/>
                <w:gridSpan w:val="19"/>
              </w:tcPr>
            </w:tcPrChange>
          </w:tcPr>
          <w:p w14:paraId="3D128237" w14:textId="77777777" w:rsidR="006D452C" w:rsidRPr="00F073C2" w:rsidRDefault="006D452C" w:rsidP="00AD5760">
            <w:pPr>
              <w:jc w:val="center"/>
              <w:rPr>
                <w:rFonts w:cs="Arial"/>
                <w:b/>
                <w:iCs/>
                <w:color w:val="000000"/>
                <w:sz w:val="16"/>
                <w:szCs w:val="16"/>
                <w:lang w:eastAsia="es-BO"/>
              </w:rPr>
            </w:pPr>
            <w:r w:rsidRPr="00F073C2">
              <w:rPr>
                <w:rFonts w:cs="Arial"/>
                <w:b/>
                <w:iCs/>
                <w:color w:val="000000"/>
                <w:sz w:val="16"/>
                <w:szCs w:val="16"/>
                <w:lang w:eastAsia="es-BO"/>
              </w:rPr>
              <w:t>CORREO</w:t>
            </w:r>
          </w:p>
        </w:tc>
        <w:tc>
          <w:tcPr>
            <w:tcW w:w="1710" w:type="pct"/>
            <w:gridSpan w:val="9"/>
            <w:shd w:val="clear" w:color="auto" w:fill="auto"/>
            <w:vAlign w:val="bottom"/>
            <w:tcPrChange w:id="9411" w:author="Valeria Tapia" w:date="2026-10-01T18:54:00Z">
              <w:tcPr>
                <w:tcW w:w="1702" w:type="pct"/>
                <w:gridSpan w:val="16"/>
                <w:shd w:val="clear" w:color="auto" w:fill="auto"/>
                <w:vAlign w:val="bottom"/>
              </w:tcPr>
            </w:tcPrChange>
          </w:tcPr>
          <w:p w14:paraId="0A1A4B14" w14:textId="77777777" w:rsidR="006D452C" w:rsidRPr="00F073C2" w:rsidRDefault="006D452C" w:rsidP="00AD5760">
            <w:pPr>
              <w:jc w:val="center"/>
              <w:rPr>
                <w:rFonts w:cs="Arial"/>
                <w:b/>
                <w:iCs/>
                <w:color w:val="000000"/>
                <w:sz w:val="16"/>
                <w:szCs w:val="16"/>
                <w:lang w:eastAsia="es-BO"/>
              </w:rPr>
            </w:pPr>
            <w:r w:rsidRPr="00F073C2">
              <w:rPr>
                <w:rFonts w:cs="Arial"/>
                <w:b/>
                <w:iCs/>
                <w:color w:val="000000"/>
                <w:sz w:val="16"/>
                <w:szCs w:val="16"/>
                <w:lang w:eastAsia="es-BO"/>
              </w:rPr>
              <w:t>TEL</w:t>
            </w:r>
            <w:r w:rsidRPr="002705DE">
              <w:rPr>
                <w:rFonts w:cs="Arial"/>
                <w:b/>
                <w:iCs/>
                <w:sz w:val="16"/>
                <w:szCs w:val="16"/>
                <w:lang w:eastAsia="es-BO"/>
              </w:rPr>
              <w:t>É</w:t>
            </w:r>
            <w:r w:rsidRPr="00F073C2">
              <w:rPr>
                <w:rFonts w:cs="Arial"/>
                <w:b/>
                <w:iCs/>
                <w:color w:val="000000"/>
                <w:sz w:val="16"/>
                <w:szCs w:val="16"/>
                <w:lang w:eastAsia="es-BO"/>
              </w:rPr>
              <w:t>FONO/</w:t>
            </w:r>
          </w:p>
          <w:p w14:paraId="2DBF029A" w14:textId="77777777" w:rsidR="006D452C" w:rsidRPr="00F073C2" w:rsidRDefault="006D452C" w:rsidP="00AD5760">
            <w:pPr>
              <w:jc w:val="center"/>
              <w:rPr>
                <w:rFonts w:cs="Arial"/>
                <w:b/>
                <w:iCs/>
                <w:color w:val="000000"/>
                <w:sz w:val="16"/>
                <w:szCs w:val="16"/>
                <w:lang w:eastAsia="es-BO"/>
              </w:rPr>
            </w:pPr>
            <w:r w:rsidRPr="00F073C2">
              <w:rPr>
                <w:rFonts w:cs="Arial"/>
                <w:b/>
                <w:iCs/>
                <w:color w:val="000000"/>
                <w:sz w:val="16"/>
                <w:szCs w:val="16"/>
                <w:lang w:eastAsia="es-BO"/>
              </w:rPr>
              <w:t>CELULAR</w:t>
            </w:r>
            <w:r w:rsidRPr="00F073C2" w:rsidDel="009C20B7">
              <w:rPr>
                <w:rFonts w:cs="Arial"/>
                <w:b/>
                <w:iCs/>
                <w:color w:val="000000"/>
                <w:sz w:val="16"/>
                <w:szCs w:val="16"/>
                <w:lang w:eastAsia="es-BO"/>
              </w:rPr>
              <w:t xml:space="preserve"> </w:t>
            </w:r>
          </w:p>
          <w:p w14:paraId="13D39A9A" w14:textId="77777777" w:rsidR="006D452C" w:rsidRPr="00F073C2" w:rsidRDefault="006D452C" w:rsidP="00AD5760">
            <w:pPr>
              <w:jc w:val="center"/>
              <w:rPr>
                <w:rFonts w:cs="Arial"/>
                <w:b/>
                <w:iCs/>
                <w:color w:val="000000"/>
                <w:sz w:val="16"/>
                <w:szCs w:val="16"/>
                <w:lang w:eastAsia="es-BO"/>
              </w:rPr>
            </w:pPr>
          </w:p>
        </w:tc>
      </w:tr>
      <w:tr w:rsidR="00BC22CC" w:rsidRPr="00F073C2" w14:paraId="4CFA9FB1" w14:textId="77777777" w:rsidTr="00471D04">
        <w:tblPrEx>
          <w:tblPrExChange w:id="9412" w:author="Valeria Tapia" w:date="2026-10-01T18:54:00Z">
            <w:tblPrEx>
              <w:tblW w:w="5314" w:type="pct"/>
              <w:tblInd w:w="70" w:type="dxa"/>
            </w:tblPrEx>
          </w:tblPrExChange>
        </w:tblPrEx>
        <w:trPr>
          <w:trHeight w:val="335"/>
          <w:trPrChange w:id="9413" w:author="Valeria Tapia" w:date="2026-10-01T18:54:00Z">
            <w:trPr>
              <w:gridBefore w:val="1"/>
              <w:gridAfter w:val="0"/>
              <w:trHeight w:val="335"/>
            </w:trPr>
          </w:trPrChange>
        </w:trPr>
        <w:tc>
          <w:tcPr>
            <w:tcW w:w="913" w:type="pct"/>
            <w:gridSpan w:val="18"/>
            <w:shd w:val="clear" w:color="auto" w:fill="auto"/>
            <w:vAlign w:val="bottom"/>
            <w:tcPrChange w:id="9414" w:author="Valeria Tapia" w:date="2026-10-01T18:54:00Z">
              <w:tcPr>
                <w:tcW w:w="928" w:type="pct"/>
                <w:gridSpan w:val="22"/>
                <w:shd w:val="clear" w:color="auto" w:fill="auto"/>
                <w:vAlign w:val="bottom"/>
              </w:tcPr>
            </w:tcPrChange>
          </w:tcPr>
          <w:p w14:paraId="7570E1EE" w14:textId="77777777" w:rsidR="006D452C" w:rsidRPr="00F073C2" w:rsidRDefault="006D452C" w:rsidP="00AD5760">
            <w:pPr>
              <w:rPr>
                <w:rFonts w:cs="Arial"/>
                <w:i/>
                <w:iCs/>
                <w:color w:val="000000"/>
                <w:sz w:val="16"/>
                <w:szCs w:val="16"/>
                <w:lang w:eastAsia="es-BO"/>
              </w:rPr>
            </w:pPr>
          </w:p>
        </w:tc>
        <w:tc>
          <w:tcPr>
            <w:tcW w:w="1467" w:type="pct"/>
            <w:gridSpan w:val="25"/>
            <w:tcPrChange w:id="9415" w:author="Valeria Tapia" w:date="2026-10-01T18:54:00Z">
              <w:tcPr>
                <w:tcW w:w="1467" w:type="pct"/>
                <w:gridSpan w:val="41"/>
              </w:tcPr>
            </w:tcPrChange>
          </w:tcPr>
          <w:p w14:paraId="069866D8" w14:textId="77777777" w:rsidR="006D452C" w:rsidRPr="00F073C2" w:rsidRDefault="006D452C" w:rsidP="00AD5760">
            <w:pPr>
              <w:rPr>
                <w:rFonts w:cs="Arial"/>
                <w:i/>
                <w:iCs/>
                <w:color w:val="000000"/>
                <w:sz w:val="16"/>
                <w:szCs w:val="16"/>
                <w:lang w:eastAsia="es-BO"/>
              </w:rPr>
            </w:pPr>
          </w:p>
        </w:tc>
        <w:tc>
          <w:tcPr>
            <w:tcW w:w="910" w:type="pct"/>
            <w:gridSpan w:val="12"/>
            <w:tcPrChange w:id="9416" w:author="Valeria Tapia" w:date="2026-10-01T18:54:00Z">
              <w:tcPr>
                <w:tcW w:w="903" w:type="pct"/>
                <w:gridSpan w:val="19"/>
              </w:tcPr>
            </w:tcPrChange>
          </w:tcPr>
          <w:p w14:paraId="1FAE17DB" w14:textId="77777777" w:rsidR="006D452C" w:rsidRPr="00F073C2" w:rsidRDefault="006D452C" w:rsidP="00AD5760">
            <w:pPr>
              <w:rPr>
                <w:rFonts w:cs="Arial"/>
                <w:i/>
                <w:iCs/>
                <w:color w:val="000000"/>
                <w:sz w:val="16"/>
                <w:szCs w:val="16"/>
                <w:lang w:eastAsia="es-BO"/>
              </w:rPr>
            </w:pPr>
          </w:p>
        </w:tc>
        <w:tc>
          <w:tcPr>
            <w:tcW w:w="1710" w:type="pct"/>
            <w:gridSpan w:val="9"/>
            <w:shd w:val="clear" w:color="auto" w:fill="auto"/>
            <w:vAlign w:val="bottom"/>
            <w:tcPrChange w:id="9417" w:author="Valeria Tapia" w:date="2026-10-01T18:54:00Z">
              <w:tcPr>
                <w:tcW w:w="1702" w:type="pct"/>
                <w:gridSpan w:val="16"/>
                <w:shd w:val="clear" w:color="auto" w:fill="auto"/>
                <w:vAlign w:val="bottom"/>
              </w:tcPr>
            </w:tcPrChange>
          </w:tcPr>
          <w:p w14:paraId="74D5E68D" w14:textId="77777777" w:rsidR="006D452C" w:rsidRPr="00F073C2" w:rsidRDefault="006D452C" w:rsidP="00AD5760">
            <w:pPr>
              <w:rPr>
                <w:rFonts w:cs="Arial"/>
                <w:i/>
                <w:iCs/>
                <w:color w:val="000000"/>
                <w:sz w:val="16"/>
                <w:szCs w:val="16"/>
                <w:lang w:eastAsia="es-BO"/>
              </w:rPr>
            </w:pPr>
          </w:p>
        </w:tc>
      </w:tr>
      <w:tr w:rsidR="00BC22CC" w:rsidRPr="00F073C2" w14:paraId="46185DEE" w14:textId="77777777" w:rsidTr="00471D04">
        <w:tblPrEx>
          <w:tblPrExChange w:id="9418" w:author="Valeria Tapia" w:date="2026-10-01T18:54:00Z">
            <w:tblPrEx>
              <w:tblW w:w="5314" w:type="pct"/>
              <w:tblInd w:w="70" w:type="dxa"/>
            </w:tblPrEx>
          </w:tblPrExChange>
        </w:tblPrEx>
        <w:trPr>
          <w:trHeight w:val="329"/>
          <w:trPrChange w:id="9419" w:author="Valeria Tapia" w:date="2026-10-01T18:54:00Z">
            <w:trPr>
              <w:gridBefore w:val="1"/>
              <w:gridAfter w:val="0"/>
              <w:trHeight w:val="329"/>
            </w:trPr>
          </w:trPrChange>
        </w:trPr>
        <w:tc>
          <w:tcPr>
            <w:tcW w:w="913" w:type="pct"/>
            <w:gridSpan w:val="18"/>
            <w:shd w:val="clear" w:color="auto" w:fill="auto"/>
            <w:vAlign w:val="bottom"/>
            <w:tcPrChange w:id="9420" w:author="Valeria Tapia" w:date="2026-10-01T18:54:00Z">
              <w:tcPr>
                <w:tcW w:w="928" w:type="pct"/>
                <w:gridSpan w:val="22"/>
                <w:shd w:val="clear" w:color="auto" w:fill="auto"/>
                <w:vAlign w:val="bottom"/>
              </w:tcPr>
            </w:tcPrChange>
          </w:tcPr>
          <w:p w14:paraId="45CD1581" w14:textId="77777777" w:rsidR="006D452C" w:rsidRPr="00F073C2" w:rsidRDefault="006D452C" w:rsidP="00AD5760">
            <w:pPr>
              <w:rPr>
                <w:rFonts w:cs="Arial"/>
                <w:i/>
                <w:iCs/>
                <w:color w:val="000000"/>
                <w:sz w:val="16"/>
                <w:szCs w:val="16"/>
                <w:lang w:eastAsia="es-BO"/>
              </w:rPr>
            </w:pPr>
          </w:p>
        </w:tc>
        <w:tc>
          <w:tcPr>
            <w:tcW w:w="1467" w:type="pct"/>
            <w:gridSpan w:val="25"/>
            <w:tcPrChange w:id="9421" w:author="Valeria Tapia" w:date="2026-10-01T18:54:00Z">
              <w:tcPr>
                <w:tcW w:w="1467" w:type="pct"/>
                <w:gridSpan w:val="41"/>
              </w:tcPr>
            </w:tcPrChange>
          </w:tcPr>
          <w:p w14:paraId="67BEC549" w14:textId="77777777" w:rsidR="006D452C" w:rsidRPr="00F073C2" w:rsidRDefault="006D452C" w:rsidP="00AD5760">
            <w:pPr>
              <w:rPr>
                <w:rFonts w:cs="Arial"/>
                <w:i/>
                <w:iCs/>
                <w:color w:val="000000"/>
                <w:sz w:val="16"/>
                <w:szCs w:val="16"/>
                <w:lang w:eastAsia="es-BO"/>
              </w:rPr>
            </w:pPr>
          </w:p>
        </w:tc>
        <w:tc>
          <w:tcPr>
            <w:tcW w:w="910" w:type="pct"/>
            <w:gridSpan w:val="12"/>
            <w:tcPrChange w:id="9422" w:author="Valeria Tapia" w:date="2026-10-01T18:54:00Z">
              <w:tcPr>
                <w:tcW w:w="903" w:type="pct"/>
                <w:gridSpan w:val="19"/>
              </w:tcPr>
            </w:tcPrChange>
          </w:tcPr>
          <w:p w14:paraId="1CA3700B" w14:textId="77777777" w:rsidR="006D452C" w:rsidRPr="00F073C2" w:rsidRDefault="006D452C" w:rsidP="00AD5760">
            <w:pPr>
              <w:rPr>
                <w:rFonts w:cs="Arial"/>
                <w:i/>
                <w:iCs/>
                <w:color w:val="000000"/>
                <w:sz w:val="16"/>
                <w:szCs w:val="16"/>
                <w:lang w:eastAsia="es-BO"/>
              </w:rPr>
            </w:pPr>
          </w:p>
        </w:tc>
        <w:tc>
          <w:tcPr>
            <w:tcW w:w="1710" w:type="pct"/>
            <w:gridSpan w:val="9"/>
            <w:shd w:val="clear" w:color="auto" w:fill="auto"/>
            <w:vAlign w:val="bottom"/>
            <w:tcPrChange w:id="9423" w:author="Valeria Tapia" w:date="2026-10-01T18:54:00Z">
              <w:tcPr>
                <w:tcW w:w="1702" w:type="pct"/>
                <w:gridSpan w:val="16"/>
                <w:shd w:val="clear" w:color="auto" w:fill="auto"/>
                <w:vAlign w:val="bottom"/>
              </w:tcPr>
            </w:tcPrChange>
          </w:tcPr>
          <w:p w14:paraId="450E0666" w14:textId="77777777" w:rsidR="006D452C" w:rsidRPr="00F073C2" w:rsidRDefault="006D452C" w:rsidP="00AD5760">
            <w:pPr>
              <w:rPr>
                <w:rFonts w:cs="Arial"/>
                <w:i/>
                <w:iCs/>
                <w:color w:val="000000"/>
                <w:sz w:val="16"/>
                <w:szCs w:val="16"/>
                <w:lang w:eastAsia="es-BO"/>
              </w:rPr>
            </w:pPr>
          </w:p>
        </w:tc>
      </w:tr>
      <w:tr w:rsidR="006D452C" w:rsidRPr="00F073C2" w14:paraId="1A5C1AA7" w14:textId="77777777" w:rsidTr="00471D04">
        <w:trPr>
          <w:trHeight w:val="278"/>
          <w:trPrChange w:id="9424" w:author="Valeria Tapia" w:date="2026-10-01T18:58:00Z">
            <w:trPr>
              <w:gridAfter w:val="0"/>
              <w:trHeight w:val="278"/>
            </w:trPr>
          </w:trPrChange>
        </w:trPr>
        <w:tc>
          <w:tcPr>
            <w:tcW w:w="5000" w:type="pct"/>
            <w:gridSpan w:val="64"/>
            <w:shd w:val="clear" w:color="auto" w:fill="F2F2F2" w:themeFill="background1" w:themeFillShade="F2"/>
            <w:vAlign w:val="bottom"/>
            <w:tcPrChange w:id="9425" w:author="Valeria Tapia" w:date="2026-10-01T18:58:00Z">
              <w:tcPr>
                <w:tcW w:w="5000" w:type="pct"/>
                <w:gridSpan w:val="98"/>
                <w:shd w:val="clear" w:color="auto" w:fill="C6D9F1" w:themeFill="text2" w:themeFillTint="33"/>
                <w:vAlign w:val="bottom"/>
              </w:tcPr>
            </w:tcPrChange>
          </w:tcPr>
          <w:p w14:paraId="2FD85C5D" w14:textId="77777777" w:rsidR="006D452C" w:rsidRPr="00F073C2" w:rsidRDefault="006D452C" w:rsidP="00AD5760">
            <w:pPr>
              <w:rPr>
                <w:rFonts w:cs="Arial"/>
                <w:i/>
                <w:iCs/>
                <w:color w:val="000000"/>
                <w:sz w:val="16"/>
                <w:szCs w:val="16"/>
                <w:lang w:eastAsia="es-BO"/>
              </w:rPr>
            </w:pPr>
            <w:r w:rsidRPr="00F073C2">
              <w:rPr>
                <w:rFonts w:cs="Arial"/>
                <w:b/>
                <w:sz w:val="16"/>
                <w:szCs w:val="16"/>
                <w:lang w:eastAsia="es-BO"/>
              </w:rPr>
              <w:t>VI. FIRMA Y SELLOS</w:t>
            </w:r>
            <w:r w:rsidRPr="00F073C2">
              <w:t xml:space="preserve"> </w:t>
            </w:r>
          </w:p>
        </w:tc>
      </w:tr>
      <w:tr w:rsidR="00BC22CC" w:rsidRPr="00F073C2" w14:paraId="627D734A" w14:textId="77777777" w:rsidTr="00471D04">
        <w:tblPrEx>
          <w:tblPrExChange w:id="9426" w:author="Valeria Tapia" w:date="2026-10-01T18:54:00Z">
            <w:tblPrEx>
              <w:tblW w:w="5314" w:type="pct"/>
              <w:tblInd w:w="70" w:type="dxa"/>
            </w:tblPrEx>
          </w:tblPrExChange>
        </w:tblPrEx>
        <w:trPr>
          <w:trHeight w:val="278"/>
          <w:trPrChange w:id="9427" w:author="Valeria Tapia" w:date="2026-10-01T18:54:00Z">
            <w:trPr>
              <w:gridBefore w:val="1"/>
              <w:gridAfter w:val="0"/>
              <w:trHeight w:val="278"/>
            </w:trPr>
          </w:trPrChange>
        </w:trPr>
        <w:tc>
          <w:tcPr>
            <w:tcW w:w="2380" w:type="pct"/>
            <w:gridSpan w:val="43"/>
            <w:shd w:val="clear" w:color="auto" w:fill="auto"/>
            <w:vAlign w:val="bottom"/>
            <w:tcPrChange w:id="9428" w:author="Valeria Tapia" w:date="2026-10-01T18:54:00Z">
              <w:tcPr>
                <w:tcW w:w="2392" w:type="pct"/>
                <w:gridSpan w:val="62"/>
                <w:shd w:val="clear" w:color="auto" w:fill="auto"/>
                <w:vAlign w:val="bottom"/>
              </w:tcPr>
            </w:tcPrChange>
          </w:tcPr>
          <w:p w14:paraId="5A773B5A" w14:textId="77777777" w:rsidR="006D452C" w:rsidRPr="00F073C2" w:rsidRDefault="006D452C" w:rsidP="00AD5760">
            <w:pPr>
              <w:rPr>
                <w:sz w:val="16"/>
                <w:lang w:eastAsia="es-BO"/>
              </w:rPr>
            </w:pPr>
            <w:r w:rsidRPr="00F073C2">
              <w:rPr>
                <w:sz w:val="16"/>
                <w:lang w:eastAsia="es-BO"/>
              </w:rPr>
              <w:t>Elaborado por (personal técnico):</w:t>
            </w:r>
          </w:p>
          <w:p w14:paraId="2B2CDEDD" w14:textId="77777777" w:rsidR="006D452C" w:rsidRPr="00F073C2" w:rsidRDefault="006D452C" w:rsidP="00AD5760">
            <w:pPr>
              <w:rPr>
                <w:sz w:val="16"/>
                <w:lang w:eastAsia="es-BO"/>
              </w:rPr>
            </w:pPr>
          </w:p>
          <w:p w14:paraId="736E7EBA" w14:textId="77777777" w:rsidR="006D452C" w:rsidRPr="00F073C2" w:rsidRDefault="006D452C" w:rsidP="00AD5760">
            <w:pPr>
              <w:rPr>
                <w:sz w:val="16"/>
                <w:lang w:eastAsia="es-BO"/>
              </w:rPr>
            </w:pPr>
          </w:p>
          <w:p w14:paraId="7100997B" w14:textId="77777777" w:rsidR="006D452C" w:rsidRPr="00F073C2" w:rsidRDefault="006D452C" w:rsidP="00AD5760">
            <w:pPr>
              <w:rPr>
                <w:sz w:val="16"/>
                <w:lang w:eastAsia="es-BO"/>
              </w:rPr>
            </w:pPr>
          </w:p>
          <w:p w14:paraId="3F0D03E3" w14:textId="77777777" w:rsidR="006D452C" w:rsidRPr="00F073C2" w:rsidRDefault="006D452C" w:rsidP="00AD5760">
            <w:pPr>
              <w:rPr>
                <w:sz w:val="16"/>
                <w:lang w:eastAsia="es-BO"/>
              </w:rPr>
            </w:pPr>
          </w:p>
          <w:p w14:paraId="715AED35" w14:textId="77777777" w:rsidR="006D452C" w:rsidRPr="00F073C2" w:rsidRDefault="006D452C" w:rsidP="00AD5760">
            <w:pPr>
              <w:rPr>
                <w:sz w:val="16"/>
                <w:lang w:eastAsia="es-BO"/>
              </w:rPr>
            </w:pPr>
          </w:p>
          <w:p w14:paraId="484B10FA" w14:textId="77777777" w:rsidR="006D452C" w:rsidRPr="00F073C2" w:rsidRDefault="006D452C" w:rsidP="00AD5760">
            <w:pPr>
              <w:rPr>
                <w:sz w:val="16"/>
                <w:lang w:eastAsia="es-BO"/>
              </w:rPr>
            </w:pPr>
          </w:p>
          <w:p w14:paraId="02D71114" w14:textId="77777777" w:rsidR="006D452C" w:rsidRPr="00F073C2" w:rsidRDefault="006D452C" w:rsidP="00AD5760">
            <w:pPr>
              <w:rPr>
                <w:sz w:val="16"/>
                <w:lang w:eastAsia="es-BO"/>
              </w:rPr>
            </w:pPr>
          </w:p>
          <w:p w14:paraId="0FB6DFF8" w14:textId="77777777" w:rsidR="006D452C" w:rsidRPr="00F073C2" w:rsidRDefault="006D452C" w:rsidP="00AD5760">
            <w:pPr>
              <w:rPr>
                <w:sz w:val="16"/>
                <w:lang w:eastAsia="es-BO"/>
              </w:rPr>
            </w:pPr>
          </w:p>
          <w:p w14:paraId="75BAED4F" w14:textId="77777777" w:rsidR="006D452C" w:rsidRPr="00F073C2" w:rsidRDefault="006D452C" w:rsidP="00AD5760">
            <w:pPr>
              <w:rPr>
                <w:rFonts w:cs="Arial"/>
                <w:i/>
                <w:iCs/>
                <w:color w:val="000000"/>
                <w:sz w:val="16"/>
                <w:szCs w:val="16"/>
                <w:lang w:eastAsia="es-BO"/>
              </w:rPr>
            </w:pPr>
          </w:p>
        </w:tc>
        <w:tc>
          <w:tcPr>
            <w:tcW w:w="2620" w:type="pct"/>
            <w:gridSpan w:val="21"/>
            <w:tcPrChange w:id="9429" w:author="Valeria Tapia" w:date="2026-10-01T18:54:00Z">
              <w:tcPr>
                <w:tcW w:w="2608" w:type="pct"/>
                <w:gridSpan w:val="36"/>
              </w:tcPr>
            </w:tcPrChange>
          </w:tcPr>
          <w:p w14:paraId="1F2ED3BB" w14:textId="77777777" w:rsidR="006D452C" w:rsidRPr="00F073C2" w:rsidRDefault="006D452C" w:rsidP="00AD5760">
            <w:pPr>
              <w:rPr>
                <w:rFonts w:cs="Arial"/>
                <w:i/>
                <w:iCs/>
                <w:color w:val="000000"/>
                <w:sz w:val="16"/>
                <w:szCs w:val="16"/>
                <w:lang w:eastAsia="es-BO"/>
              </w:rPr>
            </w:pPr>
            <w:r w:rsidRPr="00F073C2">
              <w:rPr>
                <w:sz w:val="16"/>
                <w:lang w:eastAsia="es-BO"/>
              </w:rPr>
              <w:t>Autorizado por (personal con nivel jerárquico):</w:t>
            </w:r>
          </w:p>
        </w:tc>
      </w:tr>
      <w:tr w:rsidR="006D452C" w:rsidRPr="00F073C2" w14:paraId="431A00C3" w14:textId="77777777" w:rsidTr="00471D04">
        <w:trPr>
          <w:trHeight w:val="163"/>
          <w:trPrChange w:id="9430" w:author="Valeria Tapia" w:date="2026-10-01T18:58:00Z">
            <w:trPr>
              <w:gridAfter w:val="0"/>
              <w:trHeight w:val="163"/>
            </w:trPr>
          </w:trPrChange>
        </w:trPr>
        <w:tc>
          <w:tcPr>
            <w:tcW w:w="5000" w:type="pct"/>
            <w:gridSpan w:val="64"/>
            <w:shd w:val="clear" w:color="auto" w:fill="F2F2F2" w:themeFill="background1" w:themeFillShade="F2"/>
            <w:noWrap/>
            <w:vAlign w:val="bottom"/>
            <w:hideMark/>
            <w:tcPrChange w:id="9431" w:author="Valeria Tapia" w:date="2026-10-01T18:58:00Z">
              <w:tcPr>
                <w:tcW w:w="5000" w:type="pct"/>
                <w:gridSpan w:val="98"/>
                <w:shd w:val="clear" w:color="000000" w:fill="DDEBF7"/>
                <w:noWrap/>
                <w:vAlign w:val="bottom"/>
                <w:hideMark/>
              </w:tcPr>
            </w:tcPrChange>
          </w:tcPr>
          <w:p w14:paraId="01BCCD3B" w14:textId="77777777" w:rsidR="006D452C" w:rsidRPr="00F073C2" w:rsidRDefault="006D452C" w:rsidP="00AD5760">
            <w:pPr>
              <w:rPr>
                <w:rFonts w:cs="Arial"/>
                <w:b/>
                <w:bCs/>
                <w:sz w:val="16"/>
                <w:szCs w:val="16"/>
                <w:lang w:eastAsia="es-BO"/>
              </w:rPr>
            </w:pPr>
            <w:r w:rsidRPr="00F073C2">
              <w:rPr>
                <w:rFonts w:cs="Arial"/>
                <w:b/>
                <w:bCs/>
                <w:sz w:val="16"/>
                <w:szCs w:val="16"/>
                <w:lang w:eastAsia="es-BO"/>
              </w:rPr>
              <w:t>ACLARACIÓN</w:t>
            </w:r>
          </w:p>
        </w:tc>
      </w:tr>
      <w:tr w:rsidR="006D452C" w:rsidRPr="00F073C2" w14:paraId="1A6E5B6A" w14:textId="77777777" w:rsidTr="00BC22CC">
        <w:trPr>
          <w:trHeight w:val="432"/>
          <w:trPrChange w:id="9432" w:author="Valeria Tapia" w:date="2026-10-01T18:43:00Z">
            <w:trPr>
              <w:gridAfter w:val="0"/>
              <w:trHeight w:val="432"/>
            </w:trPr>
          </w:trPrChange>
        </w:trPr>
        <w:tc>
          <w:tcPr>
            <w:tcW w:w="5000" w:type="pct"/>
            <w:gridSpan w:val="64"/>
            <w:shd w:val="clear" w:color="auto" w:fill="auto"/>
            <w:vAlign w:val="center"/>
            <w:hideMark/>
            <w:tcPrChange w:id="9433" w:author="Valeria Tapia" w:date="2026-10-01T18:43:00Z">
              <w:tcPr>
                <w:tcW w:w="5000" w:type="pct"/>
                <w:gridSpan w:val="98"/>
                <w:shd w:val="clear" w:color="auto" w:fill="auto"/>
                <w:vAlign w:val="center"/>
                <w:hideMark/>
              </w:tcPr>
            </w:tcPrChange>
          </w:tcPr>
          <w:p w14:paraId="579C18C0" w14:textId="77777777" w:rsidR="006D452C" w:rsidRPr="00F073C2" w:rsidRDefault="006D452C" w:rsidP="00AD5760">
            <w:pPr>
              <w:rPr>
                <w:rFonts w:cs="Arial"/>
                <w:color w:val="000000"/>
                <w:sz w:val="16"/>
                <w:szCs w:val="16"/>
                <w:lang w:eastAsia="es-BO"/>
              </w:rPr>
            </w:pPr>
            <w:r w:rsidRPr="00F073C2">
              <w:rPr>
                <w:rFonts w:cs="Arial"/>
                <w:color w:val="000000"/>
                <w:sz w:val="16"/>
                <w:szCs w:val="16"/>
                <w:lang w:eastAsia="es-BO"/>
              </w:rPr>
              <w:t>En ningún caso se solicita información referente a registros o información personal sobre operadores y operaciones específicos relacionadas al Comercio Exterior.</w:t>
            </w:r>
          </w:p>
        </w:tc>
      </w:tr>
      <w:tr w:rsidR="006D452C" w:rsidRPr="00F073C2" w14:paraId="51D1E5DB" w14:textId="77777777" w:rsidTr="00471D04">
        <w:trPr>
          <w:trHeight w:val="157"/>
          <w:trPrChange w:id="9434" w:author="Valeria Tapia" w:date="2026-10-01T18:58:00Z">
            <w:trPr>
              <w:gridAfter w:val="0"/>
              <w:trHeight w:val="157"/>
            </w:trPr>
          </w:trPrChange>
        </w:trPr>
        <w:tc>
          <w:tcPr>
            <w:tcW w:w="5000" w:type="pct"/>
            <w:gridSpan w:val="64"/>
            <w:shd w:val="clear" w:color="auto" w:fill="F2F2F2" w:themeFill="background1" w:themeFillShade="F2"/>
            <w:noWrap/>
            <w:vAlign w:val="bottom"/>
            <w:hideMark/>
            <w:tcPrChange w:id="9435" w:author="Valeria Tapia" w:date="2026-10-01T18:58:00Z">
              <w:tcPr>
                <w:tcW w:w="5000" w:type="pct"/>
                <w:gridSpan w:val="98"/>
                <w:shd w:val="clear" w:color="000000" w:fill="DDEBF7"/>
                <w:noWrap/>
                <w:vAlign w:val="bottom"/>
                <w:hideMark/>
              </w:tcPr>
            </w:tcPrChange>
          </w:tcPr>
          <w:p w14:paraId="16B5A6EF" w14:textId="77777777" w:rsidR="006D452C" w:rsidRPr="00F073C2" w:rsidRDefault="006D452C" w:rsidP="00AD5760">
            <w:pPr>
              <w:rPr>
                <w:rFonts w:cs="Arial"/>
                <w:b/>
                <w:bCs/>
                <w:sz w:val="16"/>
                <w:szCs w:val="16"/>
                <w:lang w:eastAsia="es-BO"/>
              </w:rPr>
            </w:pPr>
            <w:r w:rsidRPr="00F073C2">
              <w:rPr>
                <w:rFonts w:cs="Arial"/>
                <w:b/>
                <w:bCs/>
                <w:sz w:val="16"/>
                <w:szCs w:val="16"/>
                <w:lang w:eastAsia="es-BO"/>
              </w:rPr>
              <w:t>CONFIDENCIALIDAD</w:t>
            </w:r>
          </w:p>
        </w:tc>
      </w:tr>
      <w:tr w:rsidR="006D452C" w:rsidRPr="00F073C2" w14:paraId="521279CB" w14:textId="77777777" w:rsidTr="00BC22CC">
        <w:trPr>
          <w:trHeight w:val="425"/>
          <w:trPrChange w:id="9436" w:author="Valeria Tapia" w:date="2026-10-01T18:43:00Z">
            <w:trPr>
              <w:gridAfter w:val="0"/>
              <w:trHeight w:val="425"/>
            </w:trPr>
          </w:trPrChange>
        </w:trPr>
        <w:tc>
          <w:tcPr>
            <w:tcW w:w="5000" w:type="pct"/>
            <w:gridSpan w:val="64"/>
            <w:shd w:val="clear" w:color="auto" w:fill="auto"/>
            <w:vAlign w:val="center"/>
            <w:hideMark/>
            <w:tcPrChange w:id="9437" w:author="Valeria Tapia" w:date="2026-10-01T18:43:00Z">
              <w:tcPr>
                <w:tcW w:w="5000" w:type="pct"/>
                <w:gridSpan w:val="98"/>
                <w:shd w:val="clear" w:color="auto" w:fill="auto"/>
                <w:vAlign w:val="center"/>
                <w:hideMark/>
              </w:tcPr>
            </w:tcPrChange>
          </w:tcPr>
          <w:p w14:paraId="7C6BE3E3" w14:textId="77777777" w:rsidR="006D452C" w:rsidRPr="00F073C2" w:rsidRDefault="006D452C" w:rsidP="00AD5760">
            <w:pPr>
              <w:rPr>
                <w:rFonts w:cs="Arial"/>
                <w:color w:val="000000"/>
                <w:sz w:val="16"/>
                <w:szCs w:val="16"/>
                <w:lang w:eastAsia="es-BO"/>
              </w:rPr>
            </w:pPr>
            <w:r w:rsidRPr="00F073C2">
              <w:rPr>
                <w:rFonts w:cs="Arial"/>
                <w:color w:val="000000"/>
                <w:sz w:val="16"/>
                <w:szCs w:val="16"/>
                <w:lang w:eastAsia="es-BO"/>
              </w:rPr>
              <w:t>La información proporcionada en el presente cuestionario será utilizada únicamente para fines de revisión de las actividades de comercio exterior y la interrelación de su entidad con la Ventanilla Única de Comercio Exterior de Bolivia.</w:t>
            </w:r>
          </w:p>
        </w:tc>
      </w:tr>
    </w:tbl>
    <w:p w14:paraId="0350D321" w14:textId="77777777" w:rsidR="008F0EB0" w:rsidRDefault="008F0EB0" w:rsidP="008F0EB0"/>
    <w:p w14:paraId="4EC0493E" w14:textId="77777777" w:rsidR="008F0EB0" w:rsidRDefault="008F0EB0" w:rsidP="008F0EB0"/>
    <w:p w14:paraId="41C6A877" w14:textId="77777777" w:rsidR="008F0EB0" w:rsidRDefault="008F0EB0" w:rsidP="008F0EB0"/>
    <w:p w14:paraId="7D39BF02" w14:textId="77777777" w:rsidR="008F0EB0" w:rsidRPr="008F0EB0" w:rsidRDefault="008F0EB0" w:rsidP="008F0EB0"/>
    <w:p w14:paraId="15C2777D" w14:textId="77777777" w:rsidR="003B57DD" w:rsidRPr="00F073C2" w:rsidRDefault="003B57DD" w:rsidP="003B57DD">
      <w:pPr>
        <w:rPr>
          <w:rFonts w:cs="Arial"/>
        </w:rPr>
      </w:pPr>
    </w:p>
    <w:p w14:paraId="606EA709" w14:textId="77777777" w:rsidR="003B57DD" w:rsidRPr="00F073C2" w:rsidRDefault="003B57DD" w:rsidP="003B57DD">
      <w:pPr>
        <w:rPr>
          <w:rFonts w:cs="Arial"/>
        </w:rPr>
      </w:pPr>
    </w:p>
    <w:p w14:paraId="7B269070" w14:textId="77777777" w:rsidR="006B47E8" w:rsidRPr="00F073C2" w:rsidRDefault="006B47E8" w:rsidP="003B57DD">
      <w:pPr>
        <w:rPr>
          <w:rFonts w:cs="Arial"/>
        </w:rPr>
      </w:pPr>
    </w:p>
    <w:p w14:paraId="11800E1A" w14:textId="77777777" w:rsidR="006B47E8" w:rsidRPr="00F073C2" w:rsidRDefault="006B47E8" w:rsidP="003B57DD">
      <w:pPr>
        <w:rPr>
          <w:rFonts w:cs="Arial"/>
        </w:rPr>
      </w:pPr>
    </w:p>
    <w:p w14:paraId="78A9C732" w14:textId="77777777" w:rsidR="006B47E8" w:rsidRPr="00F073C2" w:rsidRDefault="006B47E8" w:rsidP="003B57DD">
      <w:pPr>
        <w:rPr>
          <w:rFonts w:cs="Arial"/>
        </w:rPr>
      </w:pPr>
    </w:p>
    <w:p w14:paraId="244BBB82" w14:textId="77777777" w:rsidR="006B47E8" w:rsidRPr="00F073C2" w:rsidRDefault="006B47E8" w:rsidP="003B57DD">
      <w:pPr>
        <w:rPr>
          <w:rFonts w:cs="Arial"/>
        </w:rPr>
      </w:pPr>
    </w:p>
    <w:p w14:paraId="086524C0" w14:textId="77777777" w:rsidR="006B47E8" w:rsidRDefault="006B47E8" w:rsidP="003B57DD">
      <w:pPr>
        <w:rPr>
          <w:rFonts w:cs="Arial"/>
        </w:rPr>
      </w:pPr>
    </w:p>
    <w:p w14:paraId="324F110D" w14:textId="77777777" w:rsidR="008F0EB0" w:rsidRDefault="008F0EB0" w:rsidP="003B57DD">
      <w:pPr>
        <w:rPr>
          <w:rFonts w:cs="Arial"/>
        </w:rPr>
      </w:pPr>
    </w:p>
    <w:p w14:paraId="1E4DE422" w14:textId="77777777" w:rsidR="008F0EB0" w:rsidRDefault="008F0EB0" w:rsidP="003B57DD">
      <w:pPr>
        <w:rPr>
          <w:rFonts w:cs="Arial"/>
        </w:rPr>
      </w:pPr>
    </w:p>
    <w:p w14:paraId="2D35BFF9" w14:textId="77777777" w:rsidR="008F0EB0" w:rsidRDefault="008F0EB0" w:rsidP="003B57DD">
      <w:pPr>
        <w:rPr>
          <w:rFonts w:cs="Arial"/>
        </w:rPr>
      </w:pPr>
    </w:p>
    <w:p w14:paraId="02128236" w14:textId="77777777" w:rsidR="008F0EB0" w:rsidRDefault="008F0EB0" w:rsidP="003B57DD">
      <w:pPr>
        <w:rPr>
          <w:rFonts w:cs="Arial"/>
        </w:rPr>
      </w:pPr>
    </w:p>
    <w:p w14:paraId="1B1A016D" w14:textId="77777777" w:rsidR="008F0EB0" w:rsidRDefault="008F0EB0" w:rsidP="003B57DD">
      <w:pPr>
        <w:rPr>
          <w:rFonts w:cs="Arial"/>
        </w:rPr>
      </w:pPr>
    </w:p>
    <w:p w14:paraId="4FB561BB" w14:textId="77777777" w:rsidR="008F0EB0" w:rsidRDefault="008F0EB0" w:rsidP="003B57DD">
      <w:pPr>
        <w:rPr>
          <w:rFonts w:cs="Arial"/>
        </w:rPr>
      </w:pPr>
    </w:p>
    <w:p w14:paraId="7C731713" w14:textId="77777777" w:rsidR="008F0EB0" w:rsidRDefault="008F0EB0" w:rsidP="003B57DD">
      <w:pPr>
        <w:rPr>
          <w:rFonts w:cs="Arial"/>
        </w:rPr>
      </w:pPr>
    </w:p>
    <w:p w14:paraId="6649336E" w14:textId="77777777" w:rsidR="008F0EB0" w:rsidRDefault="008F0EB0" w:rsidP="003B57DD">
      <w:pPr>
        <w:rPr>
          <w:rFonts w:cs="Arial"/>
        </w:rPr>
      </w:pPr>
    </w:p>
    <w:p w14:paraId="2146E2CC" w14:textId="77777777" w:rsidR="008F0EB0" w:rsidRDefault="008F0EB0" w:rsidP="003B57DD">
      <w:pPr>
        <w:rPr>
          <w:rFonts w:cs="Arial"/>
        </w:rPr>
      </w:pPr>
    </w:p>
    <w:p w14:paraId="37776BCD" w14:textId="77777777" w:rsidR="008F0EB0" w:rsidRDefault="008F0EB0" w:rsidP="003B57DD">
      <w:pPr>
        <w:rPr>
          <w:rFonts w:cs="Arial"/>
        </w:rPr>
      </w:pPr>
    </w:p>
    <w:p w14:paraId="7B6F5A15" w14:textId="77777777" w:rsidR="008F0EB0" w:rsidRDefault="008F0EB0" w:rsidP="003B57DD">
      <w:pPr>
        <w:rPr>
          <w:rFonts w:cs="Arial"/>
        </w:rPr>
      </w:pPr>
    </w:p>
    <w:p w14:paraId="79DFC3D2" w14:textId="77777777" w:rsidR="008F0EB0" w:rsidRDefault="008F0EB0" w:rsidP="003B57DD">
      <w:pPr>
        <w:rPr>
          <w:rFonts w:cs="Arial"/>
        </w:rPr>
      </w:pPr>
    </w:p>
    <w:p w14:paraId="18685A95" w14:textId="77777777" w:rsidR="008F0EB0" w:rsidRDefault="008F0EB0" w:rsidP="003B57DD">
      <w:pPr>
        <w:rPr>
          <w:rFonts w:cs="Arial"/>
        </w:rPr>
      </w:pPr>
    </w:p>
    <w:p w14:paraId="7667D361" w14:textId="77777777" w:rsidR="008F0EB0" w:rsidRPr="00F073C2" w:rsidRDefault="008F0EB0" w:rsidP="003B57DD">
      <w:pPr>
        <w:rPr>
          <w:rFonts w:cs="Arial"/>
        </w:rPr>
      </w:pPr>
    </w:p>
    <w:p w14:paraId="2B3F87E8" w14:textId="77777777" w:rsidR="006B47E8" w:rsidRPr="00F073C2" w:rsidRDefault="006B47E8" w:rsidP="003B57DD">
      <w:pPr>
        <w:rPr>
          <w:rFonts w:cs="Arial"/>
        </w:rPr>
      </w:pPr>
    </w:p>
    <w:p w14:paraId="100B000E" w14:textId="77777777" w:rsidR="003B57DD" w:rsidRDefault="003B57DD" w:rsidP="00DE605E">
      <w:pPr>
        <w:jc w:val="center"/>
        <w:rPr>
          <w:rFonts w:cs="Arial"/>
        </w:rPr>
      </w:pPr>
    </w:p>
    <w:p w14:paraId="1B9C69B8" w14:textId="77777777" w:rsidR="004760CC" w:rsidRDefault="004760CC" w:rsidP="00DE605E">
      <w:pPr>
        <w:jc w:val="center"/>
        <w:rPr>
          <w:rFonts w:cs="Arial"/>
        </w:rPr>
      </w:pPr>
    </w:p>
    <w:p w14:paraId="5A907BA7" w14:textId="77777777" w:rsidR="004760CC" w:rsidRDefault="004760CC" w:rsidP="00DE605E">
      <w:pPr>
        <w:jc w:val="center"/>
        <w:rPr>
          <w:rFonts w:cs="Arial"/>
        </w:rPr>
      </w:pPr>
    </w:p>
    <w:p w14:paraId="73E49E44" w14:textId="77777777" w:rsidR="004760CC" w:rsidRDefault="004760CC" w:rsidP="00DE605E">
      <w:pPr>
        <w:jc w:val="center"/>
        <w:rPr>
          <w:rFonts w:cs="Arial"/>
        </w:rPr>
      </w:pPr>
    </w:p>
    <w:p w14:paraId="2498866C" w14:textId="77777777" w:rsidR="004760CC" w:rsidRPr="00F073C2" w:rsidRDefault="004760CC" w:rsidP="00DE605E">
      <w:pPr>
        <w:jc w:val="center"/>
        <w:rPr>
          <w:rFonts w:cs="Arial"/>
        </w:rPr>
      </w:pPr>
    </w:p>
    <w:p w14:paraId="23703335" w14:textId="77777777" w:rsidR="00BE5816" w:rsidRPr="006755B5" w:rsidRDefault="00BE5816" w:rsidP="00BE5816">
      <w:pPr>
        <w:jc w:val="center"/>
        <w:rPr>
          <w:rFonts w:cs="Arial"/>
          <w:b/>
        </w:rPr>
      </w:pPr>
      <w:r w:rsidRPr="006755B5">
        <w:rPr>
          <w:rFonts w:cs="Arial"/>
          <w:b/>
        </w:rPr>
        <w:t>INSTRUCTIVO DE LLENADO</w:t>
      </w:r>
    </w:p>
    <w:p w14:paraId="22693399" w14:textId="77777777" w:rsidR="00BE5816" w:rsidRPr="006755B5" w:rsidRDefault="00BE5816" w:rsidP="00BE5816">
      <w:pPr>
        <w:jc w:val="center"/>
        <w:rPr>
          <w:rFonts w:cs="Arial"/>
          <w:b/>
        </w:rPr>
      </w:pPr>
      <w:r w:rsidRPr="006755B5">
        <w:rPr>
          <w:rFonts w:cs="Arial"/>
          <w:b/>
        </w:rPr>
        <w:t>R-424</w:t>
      </w:r>
    </w:p>
    <w:p w14:paraId="38ED4907" w14:textId="77777777" w:rsidR="00BE5816" w:rsidRDefault="00BE5816" w:rsidP="00BE5816">
      <w:pPr>
        <w:rPr>
          <w:rFonts w:cs="Arial"/>
        </w:rPr>
      </w:pPr>
      <w:r w:rsidRPr="006F5EFE">
        <w:rPr>
          <w:b/>
          <w:sz w:val="20"/>
        </w:rPr>
        <w:t xml:space="preserve">REGISTRO DE RELEVAMIENTO DE INFORMACIÓN NORMATIVA Y TECNOLÓGICA </w:t>
      </w:r>
      <w:r>
        <w:rPr>
          <w:b/>
          <w:sz w:val="20"/>
        </w:rPr>
        <w:t>–</w:t>
      </w:r>
      <w:r w:rsidRPr="006F5EFE">
        <w:rPr>
          <w:b/>
          <w:sz w:val="20"/>
        </w:rPr>
        <w:t xml:space="preserve"> VUCE</w:t>
      </w:r>
    </w:p>
    <w:tbl>
      <w:tblPr>
        <w:tblW w:w="9170" w:type="dxa"/>
        <w:tblInd w:w="-72" w:type="dxa"/>
        <w:tblCellMar>
          <w:left w:w="70" w:type="dxa"/>
          <w:right w:w="70" w:type="dxa"/>
        </w:tblCellMar>
        <w:tblLook w:val="04A0" w:firstRow="1" w:lastRow="0" w:firstColumn="1" w:lastColumn="0" w:noHBand="0" w:noVBand="1"/>
      </w:tblPr>
      <w:tblGrid>
        <w:gridCol w:w="2188"/>
        <w:gridCol w:w="140"/>
        <w:gridCol w:w="553"/>
        <w:gridCol w:w="206"/>
        <w:gridCol w:w="559"/>
        <w:gridCol w:w="146"/>
        <w:gridCol w:w="791"/>
        <w:gridCol w:w="379"/>
        <w:gridCol w:w="379"/>
        <w:gridCol w:w="885"/>
        <w:gridCol w:w="2798"/>
        <w:gridCol w:w="146"/>
      </w:tblGrid>
      <w:tr w:rsidR="008F0EB0" w:rsidRPr="00BD609B" w14:paraId="11BCF317" w14:textId="77777777" w:rsidTr="00AD5760">
        <w:trPr>
          <w:trHeight w:val="270"/>
        </w:trPr>
        <w:tc>
          <w:tcPr>
            <w:tcW w:w="9170" w:type="dxa"/>
            <w:gridSpan w:val="12"/>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29F75D24" w14:textId="77777777" w:rsidR="008F0EB0" w:rsidRPr="00BD609B" w:rsidRDefault="008F0EB0" w:rsidP="00AD5760">
            <w:pPr>
              <w:rPr>
                <w:rFonts w:cs="Arial"/>
                <w:b/>
                <w:bCs/>
                <w:color w:val="FFFFFF"/>
                <w:sz w:val="16"/>
                <w:szCs w:val="16"/>
                <w:lang w:eastAsia="es-BO"/>
              </w:rPr>
            </w:pPr>
            <w:r w:rsidRPr="00BD609B">
              <w:rPr>
                <w:rFonts w:cs="Arial"/>
                <w:b/>
                <w:bCs/>
                <w:color w:val="FFFFFF"/>
                <w:sz w:val="16"/>
                <w:szCs w:val="16"/>
                <w:lang w:eastAsia="es-BO"/>
              </w:rPr>
              <w:t xml:space="preserve">I. </w:t>
            </w:r>
            <w:r w:rsidRPr="00F0644D">
              <w:rPr>
                <w:rFonts w:cs="Arial"/>
                <w:b/>
                <w:bCs/>
                <w:color w:val="FFFFFF"/>
                <w:sz w:val="16"/>
                <w:szCs w:val="16"/>
                <w:lang w:eastAsia="es-BO"/>
              </w:rPr>
              <w:t>DATOS DE LA ENTIDAD Y DOCUMENTO QUE EMITE RELACIONADO AL COMERCIO EXTERIOR.</w:t>
            </w:r>
          </w:p>
        </w:tc>
      </w:tr>
      <w:tr w:rsidR="008F0EB0" w:rsidRPr="00BD609B" w14:paraId="10F645C9"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18C67800"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1</w:t>
            </w:r>
            <w:r>
              <w:rPr>
                <w:rFonts w:cs="Arial"/>
                <w:b/>
                <w:bCs/>
                <w:color w:val="000000"/>
                <w:sz w:val="16"/>
                <w:szCs w:val="16"/>
                <w:lang w:eastAsia="es-BO"/>
              </w:rPr>
              <w:t>.</w:t>
            </w:r>
            <w:r w:rsidRPr="00BD609B">
              <w:rPr>
                <w:rFonts w:cs="Arial"/>
                <w:b/>
                <w:bCs/>
                <w:color w:val="000000"/>
                <w:sz w:val="16"/>
                <w:szCs w:val="16"/>
                <w:lang w:eastAsia="es-BO"/>
              </w:rPr>
              <w:t xml:space="preserve"> DATOS DE LA ENTIDAD</w:t>
            </w:r>
            <w:r>
              <w:rPr>
                <w:rFonts w:cs="Arial"/>
                <w:b/>
                <w:bCs/>
                <w:color w:val="000000"/>
                <w:sz w:val="16"/>
                <w:szCs w:val="16"/>
                <w:lang w:eastAsia="es-BO"/>
              </w:rPr>
              <w:t xml:space="preserve"> </w:t>
            </w:r>
            <w:r w:rsidRPr="00F073C2">
              <w:rPr>
                <w:rFonts w:cs="Arial"/>
                <w:b/>
                <w:bCs/>
                <w:color w:val="000000"/>
                <w:sz w:val="16"/>
                <w:szCs w:val="16"/>
                <w:lang w:eastAsia="es-BO"/>
              </w:rPr>
              <w:t>PÚBLICA EMISORA.</w:t>
            </w:r>
          </w:p>
        </w:tc>
      </w:tr>
      <w:tr w:rsidR="008F0EB0" w:rsidRPr="00BD609B" w14:paraId="08DA3594" w14:textId="77777777" w:rsidTr="00AD5760">
        <w:trPr>
          <w:trHeight w:val="505"/>
        </w:trPr>
        <w:tc>
          <w:tcPr>
            <w:tcW w:w="5341" w:type="dxa"/>
            <w:gridSpan w:val="9"/>
            <w:tcBorders>
              <w:top w:val="nil"/>
              <w:left w:val="single" w:sz="4" w:space="0" w:color="auto"/>
              <w:bottom w:val="single" w:sz="4" w:space="0" w:color="auto"/>
              <w:right w:val="single" w:sz="4" w:space="0" w:color="auto"/>
            </w:tcBorders>
            <w:shd w:val="clear" w:color="auto" w:fill="auto"/>
            <w:noWrap/>
            <w:vAlign w:val="center"/>
            <w:hideMark/>
          </w:tcPr>
          <w:p w14:paraId="52DFE2D2"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RAZ</w:t>
            </w:r>
            <w:r>
              <w:rPr>
                <w:rFonts w:cs="Arial"/>
                <w:b/>
                <w:bCs/>
                <w:color w:val="000000"/>
                <w:sz w:val="16"/>
                <w:szCs w:val="16"/>
                <w:lang w:eastAsia="es-BO"/>
              </w:rPr>
              <w:t>Ó</w:t>
            </w:r>
            <w:r w:rsidRPr="00BD609B">
              <w:rPr>
                <w:rFonts w:cs="Arial"/>
                <w:b/>
                <w:bCs/>
                <w:color w:val="000000"/>
                <w:sz w:val="16"/>
                <w:szCs w:val="16"/>
                <w:lang w:eastAsia="es-BO"/>
              </w:rPr>
              <w:t>N SOCIAL</w:t>
            </w:r>
          </w:p>
        </w:tc>
        <w:tc>
          <w:tcPr>
            <w:tcW w:w="3829" w:type="dxa"/>
            <w:gridSpan w:val="3"/>
            <w:tcBorders>
              <w:top w:val="nil"/>
              <w:left w:val="nil"/>
              <w:bottom w:val="single" w:sz="4" w:space="0" w:color="auto"/>
              <w:right w:val="single" w:sz="4" w:space="0" w:color="auto"/>
            </w:tcBorders>
            <w:shd w:val="clear" w:color="auto" w:fill="auto"/>
            <w:vAlign w:val="center"/>
            <w:hideMark/>
          </w:tcPr>
          <w:p w14:paraId="720D71F8"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la denominación de la entidad.</w:t>
            </w:r>
          </w:p>
        </w:tc>
      </w:tr>
      <w:tr w:rsidR="008F0EB0" w:rsidRPr="00BD609B" w14:paraId="556C7B6B" w14:textId="77777777" w:rsidTr="00AD5760">
        <w:trPr>
          <w:trHeight w:val="300"/>
        </w:trPr>
        <w:tc>
          <w:tcPr>
            <w:tcW w:w="5341" w:type="dxa"/>
            <w:gridSpan w:val="9"/>
            <w:tcBorders>
              <w:top w:val="nil"/>
              <w:left w:val="single" w:sz="4" w:space="0" w:color="auto"/>
              <w:bottom w:val="single" w:sz="4" w:space="0" w:color="auto"/>
              <w:right w:val="single" w:sz="4" w:space="0" w:color="auto"/>
            </w:tcBorders>
            <w:shd w:val="clear" w:color="auto" w:fill="auto"/>
            <w:noWrap/>
            <w:vAlign w:val="center"/>
            <w:hideMark/>
          </w:tcPr>
          <w:p w14:paraId="36461342"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NIT</w:t>
            </w:r>
          </w:p>
        </w:tc>
        <w:tc>
          <w:tcPr>
            <w:tcW w:w="3829" w:type="dxa"/>
            <w:gridSpan w:val="3"/>
            <w:tcBorders>
              <w:top w:val="nil"/>
              <w:left w:val="nil"/>
              <w:bottom w:val="single" w:sz="4" w:space="0" w:color="auto"/>
              <w:right w:val="single" w:sz="4" w:space="0" w:color="auto"/>
            </w:tcBorders>
            <w:shd w:val="clear" w:color="auto" w:fill="auto"/>
            <w:vAlign w:val="center"/>
            <w:hideMark/>
          </w:tcPr>
          <w:p w14:paraId="395D9010"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Número de Identificación Tributaria de la entidad</w:t>
            </w:r>
          </w:p>
        </w:tc>
      </w:tr>
      <w:tr w:rsidR="008F0EB0" w:rsidRPr="00BD609B" w14:paraId="3074F384"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3DC7AE42"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2. DETALLE LOS DOCUMENTOS QUE EMITE SU ENTIDAD (AUTORIZACI</w:t>
            </w:r>
            <w:r>
              <w:rPr>
                <w:rFonts w:cs="Arial"/>
                <w:b/>
                <w:bCs/>
                <w:color w:val="000000"/>
                <w:sz w:val="16"/>
                <w:szCs w:val="16"/>
                <w:lang w:eastAsia="es-BO"/>
              </w:rPr>
              <w:t>ONES PREVIAS-AP; CERTIFICADOS-C</w:t>
            </w:r>
            <w:r w:rsidRPr="00BD609B">
              <w:rPr>
                <w:rFonts w:cs="Arial"/>
                <w:b/>
                <w:bCs/>
                <w:color w:val="000000"/>
                <w:sz w:val="16"/>
                <w:szCs w:val="16"/>
                <w:lang w:eastAsia="es-BO"/>
              </w:rPr>
              <w:t xml:space="preserve"> U OTROS (O).</w:t>
            </w:r>
          </w:p>
        </w:tc>
      </w:tr>
      <w:tr w:rsidR="008F0EB0" w:rsidRPr="00BD609B" w14:paraId="7E7EA168" w14:textId="77777777" w:rsidTr="00AD5760">
        <w:trPr>
          <w:trHeight w:val="205"/>
        </w:trPr>
        <w:tc>
          <w:tcPr>
            <w:tcW w:w="9170" w:type="dxa"/>
            <w:gridSpan w:val="12"/>
            <w:tcBorders>
              <w:top w:val="nil"/>
              <w:left w:val="single" w:sz="4" w:space="0" w:color="auto"/>
              <w:bottom w:val="single" w:sz="4" w:space="0" w:color="auto"/>
              <w:right w:val="single" w:sz="4" w:space="0" w:color="auto"/>
            </w:tcBorders>
            <w:shd w:val="clear" w:color="auto" w:fill="auto"/>
          </w:tcPr>
          <w:p w14:paraId="11AEEB1E" w14:textId="77777777" w:rsidR="008F0EB0" w:rsidRPr="00BD609B" w:rsidRDefault="008F0EB0" w:rsidP="00AD5760">
            <w:pPr>
              <w:jc w:val="left"/>
              <w:rPr>
                <w:rFonts w:eastAsiaTheme="minorHAnsi" w:cstheme="minorBidi"/>
                <w:b/>
                <w:sz w:val="16"/>
                <w:szCs w:val="24"/>
                <w:lang w:val="es-BO" w:eastAsia="en-US"/>
              </w:rPr>
            </w:pPr>
            <w:r w:rsidRPr="00BD609B">
              <w:rPr>
                <w:rFonts w:eastAsiaTheme="minorHAnsi" w:cstheme="minorBidi"/>
                <w:b/>
                <w:sz w:val="16"/>
                <w:szCs w:val="24"/>
                <w:lang w:val="es-BO" w:eastAsia="en-US"/>
              </w:rPr>
              <w:t xml:space="preserve">N°: </w:t>
            </w:r>
            <w:r w:rsidRPr="00BD609B">
              <w:rPr>
                <w:rFonts w:cs="Arial"/>
                <w:color w:val="000000"/>
                <w:sz w:val="16"/>
                <w:szCs w:val="16"/>
                <w:lang w:eastAsia="es-BO"/>
              </w:rPr>
              <w:t>Consignar el número del documento según la cantidad total de documentos que emite la entidad, ejemplo: si son 2 se deberá consignar en esta casilla “1” en la siguiente “2”, “3”…”n”,  así sucesivamente.</w:t>
            </w:r>
          </w:p>
        </w:tc>
      </w:tr>
      <w:tr w:rsidR="008F0EB0" w:rsidRPr="00BD609B" w14:paraId="1E0515DA" w14:textId="77777777" w:rsidTr="00AD5760">
        <w:trPr>
          <w:trHeight w:val="205"/>
        </w:trPr>
        <w:tc>
          <w:tcPr>
            <w:tcW w:w="9170" w:type="dxa"/>
            <w:gridSpan w:val="12"/>
            <w:tcBorders>
              <w:top w:val="nil"/>
              <w:left w:val="single" w:sz="4" w:space="0" w:color="auto"/>
              <w:bottom w:val="single" w:sz="4" w:space="0" w:color="auto"/>
              <w:right w:val="single" w:sz="4" w:space="0" w:color="auto"/>
            </w:tcBorders>
            <w:shd w:val="clear" w:color="auto" w:fill="auto"/>
          </w:tcPr>
          <w:p w14:paraId="5B0305DF" w14:textId="77777777" w:rsidR="008F0EB0" w:rsidRPr="00BD609B" w:rsidRDefault="008F0EB0" w:rsidP="00AD5760">
            <w:pPr>
              <w:rPr>
                <w:rFonts w:cs="Arial"/>
                <w:color w:val="000000"/>
                <w:sz w:val="16"/>
                <w:szCs w:val="16"/>
                <w:lang w:eastAsia="es-BO"/>
              </w:rPr>
            </w:pPr>
            <w:r w:rsidRPr="00BD609B">
              <w:rPr>
                <w:rFonts w:eastAsiaTheme="minorHAnsi" w:cstheme="minorBidi"/>
                <w:b/>
                <w:sz w:val="16"/>
                <w:szCs w:val="24"/>
                <w:lang w:val="es-BO" w:eastAsia="en-US"/>
              </w:rPr>
              <w:t>A. INFORMACIÓN DEL DOCUMENTO:</w:t>
            </w:r>
          </w:p>
        </w:tc>
      </w:tr>
      <w:tr w:rsidR="008F0EB0" w:rsidRPr="00BD609B" w14:paraId="2006F8DC" w14:textId="77777777" w:rsidTr="00AD5760">
        <w:trPr>
          <w:trHeight w:val="300"/>
        </w:trPr>
        <w:tc>
          <w:tcPr>
            <w:tcW w:w="2881" w:type="dxa"/>
            <w:gridSpan w:val="3"/>
            <w:tcBorders>
              <w:top w:val="nil"/>
              <w:left w:val="single" w:sz="4" w:space="0" w:color="auto"/>
              <w:bottom w:val="single" w:sz="4" w:space="0" w:color="auto"/>
              <w:right w:val="single" w:sz="4" w:space="0" w:color="auto"/>
            </w:tcBorders>
            <w:shd w:val="clear" w:color="auto" w:fill="auto"/>
          </w:tcPr>
          <w:p w14:paraId="44241DDE" w14:textId="77777777" w:rsidR="008F0EB0" w:rsidRPr="00BD609B" w:rsidRDefault="008F0EB0" w:rsidP="00AD5760">
            <w:pPr>
              <w:jc w:val="right"/>
              <w:rPr>
                <w:b/>
                <w:sz w:val="16"/>
              </w:rPr>
            </w:pPr>
            <w:r>
              <w:rPr>
                <w:b/>
                <w:sz w:val="16"/>
              </w:rPr>
              <w:lastRenderedPageBreak/>
              <w:t>TIPO DE</w:t>
            </w:r>
            <w:r w:rsidRPr="002705DE">
              <w:rPr>
                <w:b/>
                <w:sz w:val="16"/>
              </w:rPr>
              <w:t xml:space="preserve"> OPERACIÓN:</w:t>
            </w:r>
          </w:p>
        </w:tc>
        <w:tc>
          <w:tcPr>
            <w:tcW w:w="6289" w:type="dxa"/>
            <w:gridSpan w:val="9"/>
            <w:tcBorders>
              <w:top w:val="nil"/>
              <w:left w:val="nil"/>
              <w:bottom w:val="single" w:sz="4" w:space="0" w:color="auto"/>
              <w:right w:val="single" w:sz="4" w:space="0" w:color="auto"/>
            </w:tcBorders>
            <w:shd w:val="clear" w:color="auto" w:fill="auto"/>
            <w:vAlign w:val="center"/>
            <w:hideMark/>
          </w:tcPr>
          <w:p w14:paraId="389AA70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tipo de operación a la cual está relacionado el documento (Importación/Exportación) Ej.: Exportación</w:t>
            </w:r>
          </w:p>
        </w:tc>
      </w:tr>
      <w:tr w:rsidR="008F0EB0" w:rsidRPr="00BD609B" w14:paraId="4E554A89" w14:textId="77777777" w:rsidTr="00AD5760">
        <w:trPr>
          <w:trHeight w:val="381"/>
        </w:trPr>
        <w:tc>
          <w:tcPr>
            <w:tcW w:w="2881" w:type="dxa"/>
            <w:gridSpan w:val="3"/>
            <w:tcBorders>
              <w:top w:val="nil"/>
              <w:left w:val="single" w:sz="4" w:space="0" w:color="auto"/>
              <w:bottom w:val="single" w:sz="4" w:space="0" w:color="auto"/>
              <w:right w:val="single" w:sz="4" w:space="0" w:color="auto"/>
            </w:tcBorders>
            <w:shd w:val="clear" w:color="auto" w:fill="auto"/>
          </w:tcPr>
          <w:p w14:paraId="4685DBAD" w14:textId="77777777" w:rsidR="008F0EB0" w:rsidRPr="00BD609B" w:rsidRDefault="008F0EB0" w:rsidP="00AD5760">
            <w:pPr>
              <w:jc w:val="right"/>
              <w:rPr>
                <w:b/>
                <w:sz w:val="16"/>
              </w:rPr>
            </w:pPr>
            <w:r>
              <w:rPr>
                <w:b/>
                <w:sz w:val="16"/>
              </w:rPr>
              <w:t xml:space="preserve">TIPO DE </w:t>
            </w:r>
            <w:r w:rsidRPr="00BD609B">
              <w:rPr>
                <w:b/>
                <w:sz w:val="16"/>
              </w:rPr>
              <w:t>DOCUMENTO:</w:t>
            </w:r>
          </w:p>
        </w:tc>
        <w:tc>
          <w:tcPr>
            <w:tcW w:w="6289" w:type="dxa"/>
            <w:gridSpan w:val="9"/>
            <w:tcBorders>
              <w:top w:val="nil"/>
              <w:left w:val="nil"/>
              <w:bottom w:val="single" w:sz="4" w:space="0" w:color="auto"/>
              <w:right w:val="single" w:sz="4" w:space="0" w:color="auto"/>
            </w:tcBorders>
            <w:shd w:val="clear" w:color="auto" w:fill="auto"/>
            <w:vAlign w:val="center"/>
            <w:hideMark/>
          </w:tcPr>
          <w:p w14:paraId="184947D4"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 xml:space="preserve">Describir si el tipo de documento es: Autorización </w:t>
            </w:r>
            <w:r>
              <w:rPr>
                <w:rFonts w:cs="Arial"/>
                <w:color w:val="000000"/>
                <w:sz w:val="16"/>
                <w:szCs w:val="16"/>
                <w:lang w:eastAsia="es-BO"/>
              </w:rPr>
              <w:t xml:space="preserve">Previa (AP), Certificación (C) </w:t>
            </w:r>
            <w:r w:rsidRPr="00BD609B">
              <w:rPr>
                <w:rFonts w:cs="Arial"/>
                <w:color w:val="000000"/>
                <w:sz w:val="16"/>
                <w:szCs w:val="16"/>
                <w:lang w:eastAsia="es-BO"/>
              </w:rPr>
              <w:t>u Otro</w:t>
            </w:r>
            <w:r>
              <w:rPr>
                <w:rFonts w:cs="Arial"/>
                <w:color w:val="000000"/>
                <w:sz w:val="16"/>
                <w:szCs w:val="16"/>
                <w:lang w:eastAsia="es-BO"/>
              </w:rPr>
              <w:t>s</w:t>
            </w:r>
            <w:r w:rsidRPr="00BD609B">
              <w:rPr>
                <w:rFonts w:cs="Arial"/>
                <w:color w:val="000000"/>
                <w:sz w:val="16"/>
                <w:szCs w:val="16"/>
                <w:lang w:eastAsia="es-BO"/>
              </w:rPr>
              <w:t xml:space="preserve"> (O)</w:t>
            </w:r>
          </w:p>
        </w:tc>
      </w:tr>
      <w:tr w:rsidR="008F0EB0" w:rsidRPr="00BD609B" w14:paraId="4FE72F40" w14:textId="77777777" w:rsidTr="00AD5760">
        <w:trPr>
          <w:trHeight w:val="347"/>
        </w:trPr>
        <w:tc>
          <w:tcPr>
            <w:tcW w:w="2881" w:type="dxa"/>
            <w:gridSpan w:val="3"/>
            <w:tcBorders>
              <w:top w:val="nil"/>
              <w:left w:val="single" w:sz="4" w:space="0" w:color="auto"/>
              <w:bottom w:val="single" w:sz="4" w:space="0" w:color="auto"/>
              <w:right w:val="single" w:sz="4" w:space="0" w:color="auto"/>
            </w:tcBorders>
            <w:shd w:val="clear" w:color="auto" w:fill="auto"/>
          </w:tcPr>
          <w:p w14:paraId="39193E4A" w14:textId="77777777" w:rsidR="008F0EB0" w:rsidRPr="00BD609B" w:rsidRDefault="008F0EB0" w:rsidP="00AD5760">
            <w:pPr>
              <w:jc w:val="right"/>
              <w:rPr>
                <w:b/>
                <w:sz w:val="16"/>
              </w:rPr>
            </w:pPr>
            <w:r w:rsidRPr="00BD609B">
              <w:rPr>
                <w:b/>
                <w:sz w:val="16"/>
              </w:rPr>
              <w:t>DENOMINACIÓN</w:t>
            </w:r>
            <w:r>
              <w:rPr>
                <w:b/>
                <w:sz w:val="16"/>
              </w:rPr>
              <w:t xml:space="preserve"> </w:t>
            </w:r>
            <w:r w:rsidRPr="002705DE">
              <w:rPr>
                <w:b/>
                <w:sz w:val="16"/>
              </w:rPr>
              <w:t>D</w:t>
            </w:r>
            <w:r w:rsidRPr="00F073C2">
              <w:rPr>
                <w:b/>
                <w:sz w:val="16"/>
              </w:rPr>
              <w:t>EL</w:t>
            </w:r>
            <w:r>
              <w:rPr>
                <w:b/>
                <w:sz w:val="16"/>
              </w:rPr>
              <w:t xml:space="preserve"> TRÁMITE</w:t>
            </w:r>
            <w:r w:rsidRPr="00BD609B">
              <w:rPr>
                <w:b/>
                <w:sz w:val="16"/>
              </w:rPr>
              <w:t>:</w:t>
            </w:r>
          </w:p>
        </w:tc>
        <w:tc>
          <w:tcPr>
            <w:tcW w:w="6289" w:type="dxa"/>
            <w:gridSpan w:val="9"/>
            <w:tcBorders>
              <w:top w:val="nil"/>
              <w:left w:val="nil"/>
              <w:bottom w:val="single" w:sz="4" w:space="0" w:color="auto"/>
              <w:right w:val="single" w:sz="4" w:space="0" w:color="auto"/>
            </w:tcBorders>
            <w:shd w:val="clear" w:color="auto" w:fill="auto"/>
            <w:vAlign w:val="center"/>
            <w:hideMark/>
          </w:tcPr>
          <w:p w14:paraId="18777287"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nombre del doc</w:t>
            </w:r>
            <w:r>
              <w:rPr>
                <w:rFonts w:cs="Arial"/>
                <w:color w:val="000000"/>
                <w:sz w:val="16"/>
                <w:szCs w:val="16"/>
                <w:lang w:eastAsia="es-BO"/>
              </w:rPr>
              <w:t>umento que se emite (AP,C</w:t>
            </w:r>
            <w:r w:rsidRPr="00BD609B">
              <w:rPr>
                <w:rFonts w:cs="Arial"/>
                <w:color w:val="000000"/>
                <w:sz w:val="16"/>
                <w:szCs w:val="16"/>
                <w:lang w:eastAsia="es-BO"/>
              </w:rPr>
              <w:t>,O)</w:t>
            </w:r>
          </w:p>
          <w:p w14:paraId="3971701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Ej: AP- Autorización previa para exportación de Mercurio.</w:t>
            </w:r>
          </w:p>
        </w:tc>
      </w:tr>
      <w:tr w:rsidR="008F0EB0" w:rsidRPr="00BD609B" w14:paraId="13841797" w14:textId="77777777" w:rsidTr="00AD5760">
        <w:trPr>
          <w:trHeight w:val="315"/>
        </w:trPr>
        <w:tc>
          <w:tcPr>
            <w:tcW w:w="2881" w:type="dxa"/>
            <w:gridSpan w:val="3"/>
            <w:tcBorders>
              <w:top w:val="nil"/>
              <w:left w:val="single" w:sz="4" w:space="0" w:color="auto"/>
              <w:bottom w:val="single" w:sz="4" w:space="0" w:color="auto"/>
              <w:right w:val="single" w:sz="4" w:space="0" w:color="auto"/>
            </w:tcBorders>
            <w:shd w:val="clear" w:color="auto" w:fill="auto"/>
          </w:tcPr>
          <w:p w14:paraId="730C89DB" w14:textId="77777777" w:rsidR="008F0EB0" w:rsidRPr="00BD609B" w:rsidRDefault="008F0EB0" w:rsidP="00AD5760">
            <w:pPr>
              <w:jc w:val="right"/>
              <w:rPr>
                <w:b/>
                <w:sz w:val="16"/>
              </w:rPr>
            </w:pPr>
            <w:r w:rsidRPr="00BD609B">
              <w:rPr>
                <w:b/>
                <w:sz w:val="16"/>
              </w:rPr>
              <w:t>VIGENCIA</w:t>
            </w:r>
            <w:r>
              <w:rPr>
                <w:b/>
                <w:sz w:val="16"/>
              </w:rPr>
              <w:t xml:space="preserve"> DEL DOCUMENTO</w:t>
            </w:r>
            <w:r w:rsidRPr="00BD609B">
              <w:rPr>
                <w:b/>
                <w:sz w:val="16"/>
              </w:rPr>
              <w:t>:</w:t>
            </w:r>
          </w:p>
        </w:tc>
        <w:tc>
          <w:tcPr>
            <w:tcW w:w="6289" w:type="dxa"/>
            <w:gridSpan w:val="9"/>
            <w:tcBorders>
              <w:top w:val="nil"/>
              <w:left w:val="nil"/>
              <w:bottom w:val="single" w:sz="4" w:space="0" w:color="auto"/>
              <w:right w:val="single" w:sz="4" w:space="0" w:color="auto"/>
            </w:tcBorders>
            <w:shd w:val="clear" w:color="auto" w:fill="auto"/>
            <w:vAlign w:val="center"/>
          </w:tcPr>
          <w:p w14:paraId="43118E12"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Consignar la vigencia en días estableciendo si son hábiles o calendario, ejemplo “Vigencia: Treinta (30) días calendario a partir de su emisión”</w:t>
            </w:r>
          </w:p>
        </w:tc>
      </w:tr>
      <w:tr w:rsidR="008F0EB0" w:rsidRPr="00BD609B" w14:paraId="79A3924B" w14:textId="77777777" w:rsidTr="00AD5760">
        <w:trPr>
          <w:trHeight w:val="270"/>
        </w:trPr>
        <w:tc>
          <w:tcPr>
            <w:tcW w:w="2881" w:type="dxa"/>
            <w:gridSpan w:val="3"/>
            <w:tcBorders>
              <w:top w:val="nil"/>
              <w:left w:val="single" w:sz="4" w:space="0" w:color="auto"/>
              <w:bottom w:val="single" w:sz="4" w:space="0" w:color="auto"/>
              <w:right w:val="single" w:sz="4" w:space="0" w:color="auto"/>
            </w:tcBorders>
            <w:shd w:val="clear" w:color="auto" w:fill="auto"/>
          </w:tcPr>
          <w:p w14:paraId="4D89C788" w14:textId="77777777" w:rsidR="008F0EB0" w:rsidRPr="00BD609B" w:rsidRDefault="008F0EB0" w:rsidP="00AD5760">
            <w:pPr>
              <w:jc w:val="right"/>
              <w:rPr>
                <w:b/>
                <w:sz w:val="16"/>
              </w:rPr>
            </w:pPr>
            <w:r w:rsidRPr="00BD609B">
              <w:rPr>
                <w:b/>
                <w:sz w:val="16"/>
              </w:rPr>
              <w:t>COSTO</w:t>
            </w:r>
            <w:r>
              <w:rPr>
                <w:b/>
                <w:sz w:val="16"/>
              </w:rPr>
              <w:t xml:space="preserve"> DEL DOCUMENTO</w:t>
            </w:r>
            <w:r w:rsidRPr="00BD609B">
              <w:rPr>
                <w:b/>
                <w:sz w:val="16"/>
              </w:rPr>
              <w:t>:</w:t>
            </w:r>
          </w:p>
        </w:tc>
        <w:tc>
          <w:tcPr>
            <w:tcW w:w="6289" w:type="dxa"/>
            <w:gridSpan w:val="9"/>
            <w:tcBorders>
              <w:top w:val="nil"/>
              <w:left w:val="nil"/>
              <w:bottom w:val="single" w:sz="4" w:space="0" w:color="auto"/>
              <w:right w:val="single" w:sz="4" w:space="0" w:color="auto"/>
            </w:tcBorders>
            <w:shd w:val="clear" w:color="auto" w:fill="auto"/>
            <w:vAlign w:val="center"/>
          </w:tcPr>
          <w:p w14:paraId="39B897C7"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Consignar el costo del Documento Requerido en Bolivianos, ejemplo: Costo: Bs 50 (cincuenta)</w:t>
            </w:r>
          </w:p>
        </w:tc>
      </w:tr>
      <w:tr w:rsidR="008F0EB0" w:rsidRPr="00BD609B" w14:paraId="5C64FD58" w14:textId="77777777" w:rsidTr="00AD5760">
        <w:trPr>
          <w:trHeight w:val="377"/>
        </w:trPr>
        <w:tc>
          <w:tcPr>
            <w:tcW w:w="2881" w:type="dxa"/>
            <w:gridSpan w:val="3"/>
            <w:tcBorders>
              <w:top w:val="nil"/>
              <w:left w:val="single" w:sz="4" w:space="0" w:color="auto"/>
              <w:bottom w:val="single" w:sz="4" w:space="0" w:color="auto"/>
              <w:right w:val="single" w:sz="4" w:space="0" w:color="auto"/>
            </w:tcBorders>
            <w:shd w:val="clear" w:color="auto" w:fill="auto"/>
          </w:tcPr>
          <w:p w14:paraId="133041C2" w14:textId="77777777" w:rsidR="008F0EB0" w:rsidRPr="00BD609B" w:rsidRDefault="008F0EB0" w:rsidP="00AD5760">
            <w:pPr>
              <w:jc w:val="right"/>
              <w:rPr>
                <w:b/>
                <w:sz w:val="16"/>
              </w:rPr>
            </w:pPr>
            <w:r w:rsidRPr="00BD609B">
              <w:rPr>
                <w:b/>
                <w:sz w:val="16"/>
              </w:rPr>
              <w:t>MEDIO DE PAGO:</w:t>
            </w:r>
          </w:p>
        </w:tc>
        <w:tc>
          <w:tcPr>
            <w:tcW w:w="6289" w:type="dxa"/>
            <w:gridSpan w:val="9"/>
            <w:tcBorders>
              <w:top w:val="nil"/>
              <w:left w:val="nil"/>
              <w:bottom w:val="single" w:sz="4" w:space="0" w:color="auto"/>
              <w:right w:val="single" w:sz="4" w:space="0" w:color="auto"/>
            </w:tcBorders>
            <w:shd w:val="clear" w:color="auto" w:fill="auto"/>
            <w:vAlign w:val="center"/>
          </w:tcPr>
          <w:p w14:paraId="3D57625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Consignar el medio de pago para la obtención del documento requerido, ejemplo: Transferencia Bancaria, Depósito Bancario, Código QR, etc.</w:t>
            </w:r>
          </w:p>
        </w:tc>
      </w:tr>
      <w:tr w:rsidR="008F0EB0" w:rsidRPr="00BD609B" w14:paraId="60F588F3" w14:textId="77777777" w:rsidTr="00AD5760">
        <w:trPr>
          <w:trHeight w:val="419"/>
        </w:trPr>
        <w:tc>
          <w:tcPr>
            <w:tcW w:w="2881" w:type="dxa"/>
            <w:gridSpan w:val="3"/>
            <w:tcBorders>
              <w:top w:val="nil"/>
              <w:left w:val="single" w:sz="4" w:space="0" w:color="auto"/>
              <w:bottom w:val="single" w:sz="4" w:space="0" w:color="auto"/>
              <w:right w:val="single" w:sz="4" w:space="0" w:color="auto"/>
            </w:tcBorders>
            <w:shd w:val="clear" w:color="auto" w:fill="auto"/>
          </w:tcPr>
          <w:p w14:paraId="29581354" w14:textId="77777777" w:rsidR="008F0EB0" w:rsidRPr="00BD609B" w:rsidRDefault="008F0EB0" w:rsidP="00AD5760">
            <w:pPr>
              <w:jc w:val="right"/>
              <w:rPr>
                <w:b/>
                <w:sz w:val="16"/>
              </w:rPr>
            </w:pPr>
            <w:r w:rsidRPr="002705DE">
              <w:rPr>
                <w:b/>
                <w:sz w:val="16"/>
              </w:rPr>
              <w:t>CUENTA CON PASARELA DE PAGO:</w:t>
            </w:r>
          </w:p>
        </w:tc>
        <w:tc>
          <w:tcPr>
            <w:tcW w:w="6289" w:type="dxa"/>
            <w:gridSpan w:val="9"/>
            <w:tcBorders>
              <w:top w:val="nil"/>
              <w:left w:val="nil"/>
              <w:bottom w:val="single" w:sz="4" w:space="0" w:color="auto"/>
              <w:right w:val="single" w:sz="4" w:space="0" w:color="auto"/>
            </w:tcBorders>
            <w:shd w:val="clear" w:color="auto" w:fill="auto"/>
            <w:vAlign w:val="center"/>
          </w:tcPr>
          <w:p w14:paraId="32EA48BF" w14:textId="77777777" w:rsidR="008F0EB0" w:rsidRPr="00BD609B" w:rsidRDefault="008F0EB0" w:rsidP="00AD5760">
            <w:pPr>
              <w:rPr>
                <w:rFonts w:cs="Arial"/>
                <w:color w:val="000000"/>
                <w:sz w:val="16"/>
                <w:szCs w:val="16"/>
                <w:lang w:eastAsia="es-BO"/>
              </w:rPr>
            </w:pPr>
            <w:r>
              <w:rPr>
                <w:rFonts w:cs="Arial"/>
                <w:color w:val="000000"/>
                <w:sz w:val="16"/>
                <w:szCs w:val="16"/>
                <w:lang w:eastAsia="es-BO"/>
              </w:rPr>
              <w:t>Consignar si la entidad</w:t>
            </w:r>
            <w:r>
              <w:t xml:space="preserve"> </w:t>
            </w:r>
            <w:r>
              <w:rPr>
                <w:rFonts w:cs="Arial"/>
                <w:color w:val="000000"/>
                <w:sz w:val="16"/>
                <w:szCs w:val="16"/>
                <w:lang w:eastAsia="es-BO"/>
              </w:rPr>
              <w:t>tiene implementada</w:t>
            </w:r>
            <w:r w:rsidRPr="003610E2">
              <w:rPr>
                <w:rFonts w:cs="Arial"/>
                <w:color w:val="000000"/>
                <w:sz w:val="16"/>
                <w:szCs w:val="16"/>
                <w:lang w:eastAsia="es-BO"/>
              </w:rPr>
              <w:t xml:space="preserve"> </w:t>
            </w:r>
            <w:r>
              <w:rPr>
                <w:rFonts w:cs="Arial"/>
                <w:color w:val="000000"/>
                <w:sz w:val="16"/>
                <w:szCs w:val="16"/>
                <w:lang w:eastAsia="es-BO"/>
              </w:rPr>
              <w:t>la Pasarela de Pagos para realizar este trámite</w:t>
            </w:r>
          </w:p>
        </w:tc>
      </w:tr>
      <w:tr w:rsidR="008F0EB0" w:rsidRPr="00BD609B" w14:paraId="0F27300A" w14:textId="77777777" w:rsidTr="00AD5760">
        <w:trPr>
          <w:trHeight w:val="425"/>
        </w:trPr>
        <w:tc>
          <w:tcPr>
            <w:tcW w:w="2881" w:type="dxa"/>
            <w:gridSpan w:val="3"/>
            <w:tcBorders>
              <w:top w:val="nil"/>
              <w:left w:val="single" w:sz="4" w:space="0" w:color="auto"/>
              <w:bottom w:val="single" w:sz="4" w:space="0" w:color="auto"/>
              <w:right w:val="single" w:sz="4" w:space="0" w:color="auto"/>
            </w:tcBorders>
            <w:shd w:val="clear" w:color="auto" w:fill="auto"/>
          </w:tcPr>
          <w:p w14:paraId="4693A9A5" w14:textId="77777777" w:rsidR="008F0EB0" w:rsidRPr="00BD609B" w:rsidRDefault="008F0EB0" w:rsidP="00AD5760">
            <w:pPr>
              <w:jc w:val="right"/>
              <w:rPr>
                <w:b/>
                <w:sz w:val="16"/>
              </w:rPr>
            </w:pPr>
            <w:r w:rsidRPr="002705DE">
              <w:rPr>
                <w:b/>
                <w:sz w:val="16"/>
              </w:rPr>
              <w:t xml:space="preserve">EMITE FACTURA: </w:t>
            </w:r>
          </w:p>
        </w:tc>
        <w:tc>
          <w:tcPr>
            <w:tcW w:w="6289" w:type="dxa"/>
            <w:gridSpan w:val="9"/>
            <w:tcBorders>
              <w:top w:val="nil"/>
              <w:left w:val="nil"/>
              <w:bottom w:val="single" w:sz="4" w:space="0" w:color="auto"/>
              <w:right w:val="single" w:sz="4" w:space="0" w:color="auto"/>
            </w:tcBorders>
            <w:shd w:val="clear" w:color="auto" w:fill="auto"/>
          </w:tcPr>
          <w:p w14:paraId="29DFF0D7" w14:textId="77777777" w:rsidR="008F0EB0" w:rsidRPr="00BD609B" w:rsidRDefault="008F0EB0" w:rsidP="00AD5760">
            <w:pPr>
              <w:rPr>
                <w:rFonts w:cs="Arial"/>
                <w:color w:val="000000"/>
                <w:sz w:val="16"/>
                <w:szCs w:val="16"/>
                <w:lang w:eastAsia="es-BO"/>
              </w:rPr>
            </w:pPr>
            <w:r w:rsidRPr="003610E2">
              <w:rPr>
                <w:rFonts w:cs="Arial"/>
                <w:i/>
                <w:color w:val="000000"/>
                <w:sz w:val="16"/>
                <w:szCs w:val="16"/>
                <w:lang w:eastAsia="es-BO"/>
              </w:rPr>
              <w:t>Indique si la entidad emite factura y, en caso afirmativo, especifique el régimen de facturación correspondiente. En caso de no emitir factura, escribir: “No corresponde”.</w:t>
            </w:r>
          </w:p>
        </w:tc>
      </w:tr>
      <w:tr w:rsidR="008F0EB0" w:rsidRPr="00BD609B" w14:paraId="6BADB503" w14:textId="77777777" w:rsidTr="00AD5760">
        <w:trPr>
          <w:trHeight w:val="425"/>
        </w:trPr>
        <w:tc>
          <w:tcPr>
            <w:tcW w:w="2881" w:type="dxa"/>
            <w:gridSpan w:val="3"/>
            <w:tcBorders>
              <w:top w:val="nil"/>
              <w:left w:val="single" w:sz="4" w:space="0" w:color="auto"/>
              <w:bottom w:val="single" w:sz="4" w:space="0" w:color="auto"/>
              <w:right w:val="single" w:sz="4" w:space="0" w:color="auto"/>
            </w:tcBorders>
            <w:shd w:val="clear" w:color="auto" w:fill="auto"/>
          </w:tcPr>
          <w:p w14:paraId="6D6AB17E" w14:textId="77777777" w:rsidR="008F0EB0" w:rsidRPr="00BD609B" w:rsidRDefault="008F0EB0" w:rsidP="00AD5760">
            <w:pPr>
              <w:jc w:val="right"/>
              <w:rPr>
                <w:b/>
                <w:sz w:val="16"/>
              </w:rPr>
            </w:pPr>
            <w:r w:rsidRPr="00BD609B">
              <w:rPr>
                <w:b/>
                <w:sz w:val="16"/>
              </w:rPr>
              <w:t>SUBPARTIDAS</w:t>
            </w:r>
            <w:r>
              <w:rPr>
                <w:b/>
                <w:sz w:val="16"/>
              </w:rPr>
              <w:t xml:space="preserve"> DE LAS</w:t>
            </w:r>
            <w:r w:rsidRPr="00BD609B">
              <w:rPr>
                <w:b/>
                <w:sz w:val="16"/>
              </w:rPr>
              <w:t xml:space="preserve"> MERCANCÍAS:</w:t>
            </w:r>
          </w:p>
        </w:tc>
        <w:tc>
          <w:tcPr>
            <w:tcW w:w="6289" w:type="dxa"/>
            <w:gridSpan w:val="9"/>
            <w:tcBorders>
              <w:top w:val="nil"/>
              <w:left w:val="nil"/>
              <w:bottom w:val="single" w:sz="4" w:space="0" w:color="auto"/>
              <w:right w:val="single" w:sz="4" w:space="0" w:color="auto"/>
            </w:tcBorders>
            <w:shd w:val="clear" w:color="auto" w:fill="auto"/>
            <w:vAlign w:val="center"/>
          </w:tcPr>
          <w:p w14:paraId="31282204"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la subpartida arancelaria a nivel de 10 dígitos</w:t>
            </w:r>
          </w:p>
        </w:tc>
      </w:tr>
      <w:tr w:rsidR="008F0EB0" w:rsidRPr="00BD609B" w14:paraId="4536141D" w14:textId="77777777" w:rsidTr="00AD5760">
        <w:trPr>
          <w:trHeight w:val="404"/>
        </w:trPr>
        <w:tc>
          <w:tcPr>
            <w:tcW w:w="2881" w:type="dxa"/>
            <w:gridSpan w:val="3"/>
            <w:tcBorders>
              <w:top w:val="nil"/>
              <w:left w:val="single" w:sz="4" w:space="0" w:color="auto"/>
              <w:bottom w:val="single" w:sz="4" w:space="0" w:color="auto"/>
              <w:right w:val="single" w:sz="4" w:space="0" w:color="auto"/>
            </w:tcBorders>
            <w:shd w:val="clear" w:color="auto" w:fill="auto"/>
          </w:tcPr>
          <w:p w14:paraId="020631D3" w14:textId="77777777" w:rsidR="008F0EB0" w:rsidRPr="00BD609B" w:rsidRDefault="008F0EB0" w:rsidP="00AD5760">
            <w:pPr>
              <w:jc w:val="right"/>
              <w:rPr>
                <w:b/>
                <w:sz w:val="16"/>
              </w:rPr>
            </w:pPr>
            <w:r w:rsidRPr="00BD609B">
              <w:rPr>
                <w:b/>
                <w:sz w:val="16"/>
              </w:rPr>
              <w:t>PLAZO DE EMISIÓN:</w:t>
            </w:r>
          </w:p>
        </w:tc>
        <w:tc>
          <w:tcPr>
            <w:tcW w:w="6289" w:type="dxa"/>
            <w:gridSpan w:val="9"/>
            <w:tcBorders>
              <w:top w:val="nil"/>
              <w:left w:val="nil"/>
              <w:bottom w:val="single" w:sz="4" w:space="0" w:color="auto"/>
              <w:right w:val="single" w:sz="4" w:space="0" w:color="auto"/>
            </w:tcBorders>
            <w:shd w:val="clear" w:color="auto" w:fill="auto"/>
            <w:vAlign w:val="center"/>
          </w:tcPr>
          <w:p w14:paraId="42B2175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plazo de emisión especificando si son hábiles o calendario, ejemplo: “Plazo de emisión: Cuarenta y ocho (48) horas”</w:t>
            </w:r>
          </w:p>
        </w:tc>
      </w:tr>
      <w:tr w:rsidR="008F0EB0" w:rsidRPr="00BD609B" w14:paraId="57FF7DB2" w14:textId="77777777" w:rsidTr="00AD5760">
        <w:trPr>
          <w:trHeight w:val="423"/>
        </w:trPr>
        <w:tc>
          <w:tcPr>
            <w:tcW w:w="2881" w:type="dxa"/>
            <w:gridSpan w:val="3"/>
            <w:tcBorders>
              <w:top w:val="nil"/>
              <w:left w:val="single" w:sz="4" w:space="0" w:color="auto"/>
              <w:bottom w:val="single" w:sz="4" w:space="0" w:color="auto"/>
              <w:right w:val="single" w:sz="4" w:space="0" w:color="auto"/>
            </w:tcBorders>
            <w:shd w:val="clear" w:color="auto" w:fill="auto"/>
          </w:tcPr>
          <w:p w14:paraId="46AE6D28" w14:textId="77777777" w:rsidR="008F0EB0" w:rsidRPr="00BD609B" w:rsidRDefault="008F0EB0" w:rsidP="00AD5760">
            <w:pPr>
              <w:jc w:val="right"/>
              <w:rPr>
                <w:b/>
                <w:sz w:val="16"/>
              </w:rPr>
            </w:pPr>
            <w:r>
              <w:rPr>
                <w:b/>
                <w:sz w:val="16"/>
              </w:rPr>
              <w:t>SUCURSALES/REGIONALE</w:t>
            </w:r>
            <w:r w:rsidRPr="002705DE">
              <w:rPr>
                <w:b/>
                <w:sz w:val="16"/>
              </w:rPr>
              <w:t>S  HABILITADAS PARA EMISIÓN:</w:t>
            </w:r>
          </w:p>
        </w:tc>
        <w:tc>
          <w:tcPr>
            <w:tcW w:w="6289" w:type="dxa"/>
            <w:gridSpan w:val="9"/>
            <w:tcBorders>
              <w:top w:val="nil"/>
              <w:left w:val="nil"/>
              <w:bottom w:val="single" w:sz="4" w:space="0" w:color="auto"/>
              <w:right w:val="single" w:sz="4" w:space="0" w:color="auto"/>
            </w:tcBorders>
            <w:shd w:val="clear" w:color="auto" w:fill="auto"/>
          </w:tcPr>
          <w:p w14:paraId="2C9E8275" w14:textId="77777777" w:rsidR="008F0EB0" w:rsidRPr="00BD609B" w:rsidRDefault="008F0EB0" w:rsidP="00AD5760">
            <w:pPr>
              <w:rPr>
                <w:rFonts w:cs="Arial"/>
                <w:color w:val="000000"/>
                <w:sz w:val="16"/>
                <w:szCs w:val="16"/>
                <w:lang w:eastAsia="es-BO"/>
              </w:rPr>
            </w:pPr>
            <w:r>
              <w:rPr>
                <w:rFonts w:cs="Arial"/>
                <w:i/>
                <w:color w:val="000000"/>
                <w:sz w:val="16"/>
                <w:szCs w:val="16"/>
                <w:lang w:eastAsia="es-BO"/>
              </w:rPr>
              <w:t>Indique t</w:t>
            </w:r>
            <w:r w:rsidRPr="00877FB0">
              <w:rPr>
                <w:rFonts w:cs="Arial"/>
                <w:i/>
                <w:color w:val="000000"/>
                <w:sz w:val="16"/>
                <w:szCs w:val="16"/>
                <w:lang w:eastAsia="es-BO"/>
              </w:rPr>
              <w:t xml:space="preserve">odas las sucursales </w:t>
            </w:r>
            <w:r>
              <w:rPr>
                <w:rFonts w:cs="Arial"/>
                <w:i/>
                <w:color w:val="000000"/>
                <w:sz w:val="16"/>
                <w:szCs w:val="16"/>
                <w:lang w:eastAsia="es-BO"/>
              </w:rPr>
              <w:t xml:space="preserve">habilitadas </w:t>
            </w:r>
            <w:r w:rsidRPr="00877FB0">
              <w:rPr>
                <w:rFonts w:cs="Arial"/>
                <w:i/>
                <w:color w:val="000000"/>
                <w:sz w:val="16"/>
                <w:szCs w:val="16"/>
                <w:lang w:eastAsia="es-BO"/>
              </w:rPr>
              <w:t xml:space="preserve">a nivel nacional, </w:t>
            </w:r>
            <w:r>
              <w:rPr>
                <w:rFonts w:cs="Arial"/>
                <w:i/>
                <w:color w:val="000000"/>
                <w:sz w:val="16"/>
                <w:szCs w:val="16"/>
                <w:lang w:eastAsia="es-BO"/>
              </w:rPr>
              <w:t>por ejemplo</w:t>
            </w:r>
            <w:r w:rsidRPr="00877FB0">
              <w:rPr>
                <w:rFonts w:cs="Arial"/>
                <w:i/>
                <w:color w:val="000000"/>
                <w:sz w:val="16"/>
                <w:szCs w:val="16"/>
                <w:lang w:eastAsia="es-BO"/>
              </w:rPr>
              <w:t xml:space="preserve"> departamentos del país: La Paz, Cochabamba, Santa Cruz, Oruro, Potosí, Chuquisaca, Tarija, Beni y Pando.</w:t>
            </w:r>
          </w:p>
        </w:tc>
      </w:tr>
      <w:tr w:rsidR="008F0EB0" w:rsidRPr="00BD609B" w14:paraId="77EBE662" w14:textId="77777777" w:rsidTr="00AD5760">
        <w:trPr>
          <w:trHeight w:val="423"/>
        </w:trPr>
        <w:tc>
          <w:tcPr>
            <w:tcW w:w="2881" w:type="dxa"/>
            <w:gridSpan w:val="3"/>
            <w:tcBorders>
              <w:top w:val="nil"/>
              <w:left w:val="single" w:sz="4" w:space="0" w:color="auto"/>
              <w:bottom w:val="single" w:sz="4" w:space="0" w:color="auto"/>
              <w:right w:val="single" w:sz="4" w:space="0" w:color="auto"/>
            </w:tcBorders>
            <w:shd w:val="clear" w:color="auto" w:fill="auto"/>
          </w:tcPr>
          <w:p w14:paraId="7F860288" w14:textId="77777777" w:rsidR="008F0EB0" w:rsidRPr="00BD609B" w:rsidRDefault="008F0EB0" w:rsidP="00AD5760">
            <w:pPr>
              <w:jc w:val="right"/>
              <w:rPr>
                <w:b/>
                <w:sz w:val="16"/>
              </w:rPr>
            </w:pPr>
            <w:r w:rsidRPr="00BD609B">
              <w:rPr>
                <w:b/>
                <w:sz w:val="16"/>
              </w:rPr>
              <w:t>TIPO DE TRÁMITE:</w:t>
            </w:r>
          </w:p>
        </w:tc>
        <w:tc>
          <w:tcPr>
            <w:tcW w:w="6289" w:type="dxa"/>
            <w:gridSpan w:val="9"/>
            <w:tcBorders>
              <w:top w:val="nil"/>
              <w:left w:val="nil"/>
              <w:bottom w:val="single" w:sz="4" w:space="0" w:color="auto"/>
              <w:right w:val="single" w:sz="4" w:space="0" w:color="auto"/>
            </w:tcBorders>
            <w:shd w:val="clear" w:color="auto" w:fill="auto"/>
            <w:vAlign w:val="center"/>
          </w:tcPr>
          <w:p w14:paraId="531C18A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tipo de trámite</w:t>
            </w:r>
            <w:r>
              <w:rPr>
                <w:rFonts w:cs="Arial"/>
                <w:color w:val="000000"/>
                <w:sz w:val="16"/>
                <w:szCs w:val="16"/>
                <w:lang w:eastAsia="es-BO"/>
              </w:rPr>
              <w:t xml:space="preserve"> si este es presencial o en línea</w:t>
            </w:r>
            <w:r w:rsidRPr="00BD609B">
              <w:rPr>
                <w:rFonts w:cs="Arial"/>
                <w:color w:val="000000"/>
                <w:sz w:val="16"/>
                <w:szCs w:val="16"/>
                <w:lang w:eastAsia="es-BO"/>
              </w:rPr>
              <w:t>.</w:t>
            </w:r>
          </w:p>
        </w:tc>
      </w:tr>
      <w:tr w:rsidR="008F0EB0" w:rsidRPr="00BD609B" w14:paraId="7C3F6DE3" w14:textId="77777777" w:rsidTr="00AD5760">
        <w:trPr>
          <w:trHeight w:val="268"/>
        </w:trPr>
        <w:tc>
          <w:tcPr>
            <w:tcW w:w="9170" w:type="dxa"/>
            <w:gridSpan w:val="12"/>
            <w:tcBorders>
              <w:top w:val="nil"/>
              <w:left w:val="single" w:sz="4" w:space="0" w:color="auto"/>
              <w:bottom w:val="single" w:sz="4" w:space="0" w:color="auto"/>
              <w:right w:val="single" w:sz="4" w:space="0" w:color="auto"/>
            </w:tcBorders>
            <w:shd w:val="clear" w:color="auto" w:fill="auto"/>
            <w:vAlign w:val="center"/>
          </w:tcPr>
          <w:p w14:paraId="2FF244A0" w14:textId="77777777" w:rsidR="008F0EB0" w:rsidRPr="00BD609B" w:rsidRDefault="008F0EB0" w:rsidP="00AD5760">
            <w:pPr>
              <w:rPr>
                <w:rFonts w:cs="Arial"/>
                <w:color w:val="000000"/>
                <w:sz w:val="16"/>
                <w:szCs w:val="16"/>
                <w:lang w:eastAsia="es-BO"/>
              </w:rPr>
            </w:pPr>
            <w:r w:rsidRPr="00BD609B">
              <w:rPr>
                <w:rFonts w:cs="Arial"/>
                <w:b/>
                <w:color w:val="000000"/>
                <w:sz w:val="16"/>
                <w:szCs w:val="16"/>
                <w:lang w:eastAsia="es-BO"/>
              </w:rPr>
              <w:t>B. REQUISITOS</w:t>
            </w:r>
            <w:r>
              <w:rPr>
                <w:rFonts w:cs="Arial"/>
                <w:b/>
                <w:color w:val="000000"/>
                <w:sz w:val="16"/>
                <w:szCs w:val="16"/>
                <w:lang w:eastAsia="es-BO"/>
              </w:rPr>
              <w:t xml:space="preserve"> </w:t>
            </w:r>
            <w:r w:rsidRPr="00877FB0">
              <w:rPr>
                <w:rFonts w:cs="Arial"/>
                <w:b/>
                <w:color w:val="000000"/>
                <w:sz w:val="16"/>
                <w:szCs w:val="16"/>
                <w:lang w:eastAsia="es-BO"/>
              </w:rPr>
              <w:t>ACTUALES</w:t>
            </w:r>
            <w:r w:rsidRPr="00BD609B">
              <w:rPr>
                <w:rFonts w:cs="Arial"/>
                <w:b/>
                <w:color w:val="000000"/>
                <w:sz w:val="16"/>
                <w:szCs w:val="16"/>
                <w:lang w:eastAsia="es-BO"/>
              </w:rPr>
              <w:t xml:space="preserve">: </w:t>
            </w:r>
            <w:r w:rsidRPr="00BD609B">
              <w:rPr>
                <w:rFonts w:cs="Arial"/>
                <w:color w:val="000000"/>
                <w:sz w:val="16"/>
                <w:szCs w:val="16"/>
                <w:lang w:eastAsia="es-BO"/>
              </w:rPr>
              <w:t>Registrar los requisitos exigidos actualmente para la obtención del Documento Requerido.</w:t>
            </w:r>
          </w:p>
        </w:tc>
      </w:tr>
      <w:tr w:rsidR="008F0EB0" w:rsidRPr="00BD609B" w14:paraId="27A8B702" w14:textId="77777777" w:rsidTr="00AD5760">
        <w:trPr>
          <w:trHeight w:val="411"/>
        </w:trPr>
        <w:tc>
          <w:tcPr>
            <w:tcW w:w="9170" w:type="dxa"/>
            <w:gridSpan w:val="12"/>
            <w:tcBorders>
              <w:top w:val="nil"/>
              <w:left w:val="single" w:sz="4" w:space="0" w:color="auto"/>
              <w:bottom w:val="single" w:sz="4" w:space="0" w:color="auto"/>
              <w:right w:val="single" w:sz="4" w:space="0" w:color="auto"/>
            </w:tcBorders>
            <w:shd w:val="clear" w:color="auto" w:fill="auto"/>
            <w:vAlign w:val="center"/>
          </w:tcPr>
          <w:p w14:paraId="28678D69" w14:textId="77777777" w:rsidR="008F0EB0" w:rsidRPr="00BD609B" w:rsidRDefault="008F0EB0" w:rsidP="00AD5760">
            <w:pPr>
              <w:rPr>
                <w:rFonts w:cs="Arial"/>
                <w:b/>
                <w:bCs/>
                <w:color w:val="000000"/>
                <w:sz w:val="16"/>
                <w:szCs w:val="16"/>
                <w:lang w:eastAsia="es-BO"/>
              </w:rPr>
            </w:pPr>
            <w:r w:rsidRPr="00BD609B">
              <w:rPr>
                <w:rFonts w:cs="Arial"/>
                <w:b/>
                <w:bCs/>
                <w:sz w:val="16"/>
                <w:szCs w:val="16"/>
                <w:lang w:eastAsia="es-BO"/>
              </w:rPr>
              <w:t>C. ANÁLISIS DE LABORATORIO</w:t>
            </w:r>
            <w:r>
              <w:rPr>
                <w:rFonts w:cs="Arial"/>
                <w:b/>
                <w:bCs/>
                <w:sz w:val="16"/>
                <w:szCs w:val="16"/>
                <w:lang w:eastAsia="es-BO"/>
              </w:rPr>
              <w:t xml:space="preserve"> </w:t>
            </w:r>
            <w:r w:rsidRPr="00825C3F">
              <w:rPr>
                <w:rFonts w:cs="Arial"/>
                <w:b/>
                <w:bCs/>
                <w:sz w:val="16"/>
                <w:szCs w:val="16"/>
                <w:lang w:eastAsia="es-BO"/>
              </w:rPr>
              <w:t>Y/O INSPECCIÓN</w:t>
            </w:r>
            <w:r w:rsidRPr="00BD609B">
              <w:rPr>
                <w:rFonts w:cs="Arial"/>
                <w:b/>
                <w:bCs/>
                <w:sz w:val="16"/>
                <w:szCs w:val="16"/>
                <w:lang w:eastAsia="es-BO"/>
              </w:rPr>
              <w:t xml:space="preserve">: </w:t>
            </w:r>
            <w:r w:rsidRPr="00BD609B">
              <w:rPr>
                <w:rFonts w:cs="Arial"/>
                <w:bCs/>
                <w:sz w:val="16"/>
                <w:szCs w:val="16"/>
                <w:lang w:eastAsia="es-BO"/>
              </w:rPr>
              <w:t>Registrar SI para la obtención del documento requiere Análisis de Laboratorio</w:t>
            </w:r>
            <w:r>
              <w:rPr>
                <w:rFonts w:cs="Arial"/>
                <w:bCs/>
                <w:sz w:val="16"/>
                <w:szCs w:val="16"/>
                <w:lang w:eastAsia="es-BO"/>
              </w:rPr>
              <w:t xml:space="preserve"> y/o inspección</w:t>
            </w:r>
            <w:r w:rsidRPr="00BD609B">
              <w:rPr>
                <w:rFonts w:cs="Arial"/>
                <w:bCs/>
                <w:sz w:val="16"/>
                <w:szCs w:val="16"/>
                <w:lang w:eastAsia="es-BO"/>
              </w:rPr>
              <w:t>, caso contrario consignar NO.</w:t>
            </w:r>
          </w:p>
        </w:tc>
      </w:tr>
      <w:tr w:rsidR="008F0EB0" w:rsidRPr="00BD609B" w14:paraId="1C2EBFB9" w14:textId="77777777" w:rsidTr="00AD5760">
        <w:trPr>
          <w:trHeight w:val="41"/>
        </w:trPr>
        <w:tc>
          <w:tcPr>
            <w:tcW w:w="9170" w:type="dxa"/>
            <w:gridSpan w:val="12"/>
            <w:tcBorders>
              <w:top w:val="nil"/>
              <w:left w:val="single" w:sz="4" w:space="0" w:color="auto"/>
              <w:bottom w:val="single" w:sz="4" w:space="0" w:color="auto"/>
              <w:right w:val="single" w:sz="4" w:space="0" w:color="auto"/>
            </w:tcBorders>
            <w:shd w:val="clear" w:color="auto" w:fill="auto"/>
            <w:vAlign w:val="center"/>
          </w:tcPr>
          <w:p w14:paraId="0E81949B" w14:textId="77777777" w:rsidR="008F0EB0" w:rsidRPr="00BD609B" w:rsidRDefault="008F0EB0" w:rsidP="00AD5760">
            <w:pPr>
              <w:rPr>
                <w:rFonts w:cs="Arial"/>
                <w:b/>
                <w:iCs/>
                <w:color w:val="000000"/>
                <w:sz w:val="16"/>
                <w:szCs w:val="16"/>
                <w:lang w:eastAsia="es-BO"/>
              </w:rPr>
            </w:pPr>
            <w:r w:rsidRPr="00BD609B">
              <w:rPr>
                <w:rFonts w:cs="Arial"/>
                <w:b/>
                <w:bCs/>
                <w:sz w:val="16"/>
                <w:szCs w:val="16"/>
                <w:lang w:eastAsia="es-BO"/>
              </w:rPr>
              <w:t>D. PROCEDIMIENTO</w:t>
            </w:r>
            <w:r>
              <w:rPr>
                <w:rFonts w:cs="Arial"/>
                <w:b/>
                <w:bCs/>
                <w:sz w:val="16"/>
                <w:szCs w:val="16"/>
                <w:lang w:eastAsia="es-BO"/>
              </w:rPr>
              <w:t xml:space="preserve"> ACTUAL</w:t>
            </w:r>
            <w:r w:rsidRPr="00BD609B">
              <w:rPr>
                <w:rFonts w:cs="Arial"/>
                <w:b/>
                <w:bCs/>
                <w:sz w:val="16"/>
                <w:szCs w:val="16"/>
                <w:lang w:eastAsia="es-BO"/>
              </w:rPr>
              <w:t xml:space="preserve"> (PASO A PASO): </w:t>
            </w:r>
            <w:r w:rsidRPr="00F073C2">
              <w:rPr>
                <w:rFonts w:cs="Arial"/>
                <w:sz w:val="16"/>
                <w:szCs w:val="16"/>
                <w:lang w:eastAsia="es-BO"/>
              </w:rPr>
              <w:t xml:space="preserve">Describir paso a paso </w:t>
            </w:r>
            <w:r>
              <w:rPr>
                <w:rFonts w:cs="Arial"/>
                <w:sz w:val="16"/>
                <w:szCs w:val="16"/>
                <w:lang w:eastAsia="es-BO"/>
              </w:rPr>
              <w:t xml:space="preserve">el proceso </w:t>
            </w:r>
            <w:r w:rsidRPr="00F073C2">
              <w:rPr>
                <w:rFonts w:cs="Arial"/>
                <w:sz w:val="16"/>
                <w:szCs w:val="16"/>
                <w:lang w:eastAsia="es-BO"/>
              </w:rPr>
              <w:t>actual para la obtención del Documento Requerido</w:t>
            </w:r>
          </w:p>
        </w:tc>
      </w:tr>
      <w:tr w:rsidR="008F0EB0" w:rsidRPr="00BD609B" w14:paraId="20DF785B" w14:textId="77777777" w:rsidTr="00AD5760">
        <w:trPr>
          <w:trHeight w:val="233"/>
        </w:trPr>
        <w:tc>
          <w:tcPr>
            <w:tcW w:w="9170" w:type="dxa"/>
            <w:gridSpan w:val="12"/>
            <w:tcBorders>
              <w:top w:val="nil"/>
              <w:left w:val="single" w:sz="4" w:space="0" w:color="auto"/>
              <w:bottom w:val="single" w:sz="4" w:space="0" w:color="auto"/>
              <w:right w:val="single" w:sz="4" w:space="0" w:color="auto"/>
            </w:tcBorders>
            <w:shd w:val="clear" w:color="auto" w:fill="auto"/>
            <w:vAlign w:val="center"/>
          </w:tcPr>
          <w:p w14:paraId="487DE5A3" w14:textId="77777777" w:rsidR="008F0EB0" w:rsidRPr="00BD609B" w:rsidRDefault="008F0EB0" w:rsidP="00AD5760">
            <w:pPr>
              <w:rPr>
                <w:rFonts w:cs="Arial"/>
                <w:b/>
                <w:bCs/>
                <w:sz w:val="16"/>
                <w:szCs w:val="16"/>
                <w:lang w:eastAsia="es-BO"/>
              </w:rPr>
            </w:pPr>
            <w:r w:rsidRPr="00BD609B">
              <w:rPr>
                <w:rFonts w:cs="Arial"/>
                <w:b/>
                <w:color w:val="000000"/>
                <w:sz w:val="16"/>
                <w:szCs w:val="16"/>
                <w:lang w:eastAsia="es-BO"/>
              </w:rPr>
              <w:t xml:space="preserve">E. </w:t>
            </w:r>
            <w:r w:rsidRPr="00825C3F">
              <w:rPr>
                <w:rFonts w:cs="Arial"/>
                <w:b/>
                <w:color w:val="000000"/>
                <w:sz w:val="16"/>
                <w:szCs w:val="16"/>
                <w:lang w:eastAsia="es-BO"/>
              </w:rPr>
              <w:t>SUSTENTO NORMATIVO VIGENTE (LEY, DECRETO SUPREMO, RESOLUCIÓN U OTROS)</w:t>
            </w:r>
            <w:r w:rsidRPr="00BD609B">
              <w:rPr>
                <w:rFonts w:cs="Arial"/>
                <w:color w:val="000000"/>
                <w:sz w:val="16"/>
                <w:szCs w:val="16"/>
                <w:lang w:eastAsia="es-BO"/>
              </w:rPr>
              <w:t xml:space="preserve">: Señalar </w:t>
            </w:r>
            <w:r>
              <w:rPr>
                <w:rFonts w:cs="Arial"/>
                <w:iCs/>
                <w:color w:val="000000"/>
                <w:sz w:val="16"/>
                <w:szCs w:val="16"/>
                <w:lang w:eastAsia="es-BO"/>
              </w:rPr>
              <w:t>normativa que respalde</w:t>
            </w:r>
            <w:r w:rsidRPr="00BD609B">
              <w:rPr>
                <w:rFonts w:cs="Arial"/>
                <w:iCs/>
                <w:color w:val="000000"/>
                <w:sz w:val="16"/>
                <w:szCs w:val="16"/>
                <w:lang w:eastAsia="es-BO"/>
              </w:rPr>
              <w:t xml:space="preserve"> la e</w:t>
            </w:r>
            <w:r>
              <w:rPr>
                <w:rFonts w:cs="Arial"/>
                <w:iCs/>
                <w:color w:val="000000"/>
                <w:sz w:val="16"/>
                <w:szCs w:val="16"/>
                <w:lang w:eastAsia="es-BO"/>
              </w:rPr>
              <w:t>misión de los documentos citados</w:t>
            </w:r>
            <w:r w:rsidRPr="00BD609B">
              <w:rPr>
                <w:rFonts w:cs="Arial"/>
                <w:color w:val="000000"/>
                <w:sz w:val="16"/>
                <w:szCs w:val="16"/>
                <w:lang w:eastAsia="es-BO"/>
              </w:rPr>
              <w:t>.</w:t>
            </w:r>
          </w:p>
        </w:tc>
      </w:tr>
      <w:tr w:rsidR="008F0EB0" w:rsidRPr="00BD609B" w14:paraId="3277CD6E"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3819023E" w14:textId="77777777" w:rsidR="008F0EB0" w:rsidRPr="00BD609B" w:rsidRDefault="008F0EB0" w:rsidP="00AD5760">
            <w:pPr>
              <w:rPr>
                <w:rFonts w:cs="Arial"/>
                <w:b/>
                <w:bCs/>
                <w:color w:val="FFFFFF"/>
                <w:sz w:val="16"/>
                <w:szCs w:val="16"/>
                <w:lang w:eastAsia="es-BO"/>
              </w:rPr>
            </w:pPr>
            <w:r w:rsidRPr="00BD609B">
              <w:rPr>
                <w:rFonts w:cs="Arial"/>
                <w:b/>
                <w:bCs/>
                <w:color w:val="FFFFFF"/>
                <w:sz w:val="16"/>
                <w:szCs w:val="16"/>
                <w:lang w:eastAsia="es-BO"/>
              </w:rPr>
              <w:t>II. ENTIDADES CON SISTEMA PARA LA EMISIÓN DE DOCUMENTOS REQUERIDOS.</w:t>
            </w:r>
          </w:p>
        </w:tc>
      </w:tr>
      <w:tr w:rsidR="008F0EB0" w:rsidRPr="00BD609B" w14:paraId="5356519A"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3910C4AF"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1. </w:t>
            </w:r>
            <w:r w:rsidRPr="00606749">
              <w:rPr>
                <w:rFonts w:cs="Arial"/>
                <w:b/>
                <w:bCs/>
                <w:color w:val="000000"/>
                <w:sz w:val="16"/>
                <w:szCs w:val="16"/>
                <w:lang w:eastAsia="es-BO"/>
              </w:rPr>
              <w:t xml:space="preserve">¿LA ENTIDAD DISPONE DE UN SISTEMA INFORMÁTICO PARA REALIZAR EL REGISTRO DE OPERADORES? </w:t>
            </w:r>
            <w:r w:rsidRPr="00AA1E36">
              <w:rPr>
                <w:rFonts w:cs="Arial"/>
                <w:b/>
                <w:bCs/>
                <w:color w:val="000000"/>
                <w:sz w:val="16"/>
                <w:szCs w:val="16"/>
                <w:lang w:eastAsia="es-BO"/>
              </w:rPr>
              <w:t>(seleccione marcando con una X)</w:t>
            </w:r>
          </w:p>
        </w:tc>
      </w:tr>
      <w:tr w:rsidR="008F0EB0" w:rsidRPr="00BD609B" w14:paraId="73900C3E" w14:textId="77777777" w:rsidTr="00AD5760">
        <w:trPr>
          <w:trHeight w:val="360"/>
        </w:trPr>
        <w:tc>
          <w:tcPr>
            <w:tcW w:w="4962" w:type="dxa"/>
            <w:gridSpan w:val="8"/>
            <w:tcBorders>
              <w:top w:val="nil"/>
              <w:left w:val="single" w:sz="4" w:space="0" w:color="auto"/>
              <w:bottom w:val="single" w:sz="4" w:space="0" w:color="auto"/>
              <w:right w:val="single" w:sz="4" w:space="0" w:color="auto"/>
            </w:tcBorders>
            <w:shd w:val="clear" w:color="auto" w:fill="auto"/>
            <w:vAlign w:val="center"/>
            <w:hideMark/>
          </w:tcPr>
          <w:p w14:paraId="31856D98"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SI</w:t>
            </w:r>
          </w:p>
        </w:tc>
        <w:tc>
          <w:tcPr>
            <w:tcW w:w="4208" w:type="dxa"/>
            <w:gridSpan w:val="4"/>
            <w:tcBorders>
              <w:top w:val="nil"/>
              <w:left w:val="nil"/>
              <w:bottom w:val="single" w:sz="4" w:space="0" w:color="auto"/>
              <w:right w:val="single" w:sz="4" w:space="0" w:color="auto"/>
            </w:tcBorders>
            <w:shd w:val="clear" w:color="auto" w:fill="auto"/>
            <w:vAlign w:val="center"/>
            <w:hideMark/>
          </w:tcPr>
          <w:p w14:paraId="66CA223B"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cuenta con un sistema informático.</w:t>
            </w:r>
          </w:p>
        </w:tc>
      </w:tr>
      <w:tr w:rsidR="008F0EB0" w:rsidRPr="00BD609B" w14:paraId="5E61168C" w14:textId="77777777" w:rsidTr="00AD5760">
        <w:trPr>
          <w:trHeight w:val="300"/>
        </w:trPr>
        <w:tc>
          <w:tcPr>
            <w:tcW w:w="4962" w:type="dxa"/>
            <w:gridSpan w:val="8"/>
            <w:tcBorders>
              <w:top w:val="nil"/>
              <w:left w:val="single" w:sz="4" w:space="0" w:color="auto"/>
              <w:bottom w:val="single" w:sz="4" w:space="0" w:color="auto"/>
              <w:right w:val="single" w:sz="4" w:space="0" w:color="auto"/>
            </w:tcBorders>
            <w:shd w:val="clear" w:color="auto" w:fill="auto"/>
            <w:vAlign w:val="center"/>
            <w:hideMark/>
          </w:tcPr>
          <w:p w14:paraId="7832AC6B"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NO</w:t>
            </w:r>
          </w:p>
        </w:tc>
        <w:tc>
          <w:tcPr>
            <w:tcW w:w="4208" w:type="dxa"/>
            <w:gridSpan w:val="4"/>
            <w:tcBorders>
              <w:top w:val="nil"/>
              <w:left w:val="nil"/>
              <w:bottom w:val="single" w:sz="4" w:space="0" w:color="auto"/>
              <w:right w:val="single" w:sz="4" w:space="0" w:color="auto"/>
            </w:tcBorders>
            <w:shd w:val="clear" w:color="auto" w:fill="auto"/>
            <w:vAlign w:val="center"/>
            <w:hideMark/>
          </w:tcPr>
          <w:p w14:paraId="4B0D757D"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NO cuenta con un sistema informático.</w:t>
            </w:r>
          </w:p>
        </w:tc>
      </w:tr>
      <w:tr w:rsidR="008F0EB0" w:rsidRPr="00BD609B" w14:paraId="6B65EBA9" w14:textId="77777777" w:rsidTr="00AD5760">
        <w:trPr>
          <w:trHeight w:val="375"/>
        </w:trPr>
        <w:tc>
          <w:tcPr>
            <w:tcW w:w="4962" w:type="dxa"/>
            <w:gridSpan w:val="8"/>
            <w:tcBorders>
              <w:top w:val="nil"/>
              <w:left w:val="single" w:sz="4" w:space="0" w:color="auto"/>
              <w:bottom w:val="single" w:sz="4" w:space="0" w:color="auto"/>
              <w:right w:val="single" w:sz="4" w:space="0" w:color="auto"/>
            </w:tcBorders>
            <w:shd w:val="clear" w:color="auto" w:fill="auto"/>
            <w:vAlign w:val="center"/>
            <w:hideMark/>
          </w:tcPr>
          <w:p w14:paraId="4DAAE667"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EN DESARROLLO</w:t>
            </w:r>
          </w:p>
        </w:tc>
        <w:tc>
          <w:tcPr>
            <w:tcW w:w="4208" w:type="dxa"/>
            <w:gridSpan w:val="4"/>
            <w:tcBorders>
              <w:top w:val="nil"/>
              <w:left w:val="nil"/>
              <w:bottom w:val="single" w:sz="4" w:space="0" w:color="auto"/>
              <w:right w:val="single" w:sz="4" w:space="0" w:color="auto"/>
            </w:tcBorders>
            <w:shd w:val="clear" w:color="auto" w:fill="auto"/>
            <w:vAlign w:val="center"/>
            <w:hideMark/>
          </w:tcPr>
          <w:p w14:paraId="3055ECB0"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está en proceso de desarrollo del sistema informático.</w:t>
            </w:r>
          </w:p>
        </w:tc>
      </w:tr>
      <w:tr w:rsidR="008F0EB0" w:rsidRPr="00BD609B" w14:paraId="0849DE3E" w14:textId="77777777" w:rsidTr="00AD5760">
        <w:trPr>
          <w:trHeight w:val="600"/>
        </w:trPr>
        <w:tc>
          <w:tcPr>
            <w:tcW w:w="4962" w:type="dxa"/>
            <w:gridSpan w:val="8"/>
            <w:tcBorders>
              <w:top w:val="nil"/>
              <w:left w:val="single" w:sz="4" w:space="0" w:color="auto"/>
              <w:bottom w:val="single" w:sz="4" w:space="0" w:color="auto"/>
              <w:right w:val="single" w:sz="4" w:space="0" w:color="auto"/>
            </w:tcBorders>
            <w:shd w:val="clear" w:color="auto" w:fill="auto"/>
            <w:noWrap/>
            <w:vAlign w:val="center"/>
            <w:hideMark/>
          </w:tcPr>
          <w:p w14:paraId="400E966D" w14:textId="77777777" w:rsidR="008F0EB0" w:rsidRPr="00BD609B" w:rsidRDefault="008F0EB0" w:rsidP="00AD5760">
            <w:pPr>
              <w:rPr>
                <w:rFonts w:cs="Arial"/>
                <w:b/>
                <w:color w:val="000000"/>
                <w:sz w:val="16"/>
                <w:szCs w:val="16"/>
                <w:lang w:eastAsia="es-BO"/>
              </w:rPr>
            </w:pPr>
            <w:r w:rsidRPr="00BD609B">
              <w:rPr>
                <w:rFonts w:cs="Arial"/>
                <w:b/>
                <w:color w:val="000000"/>
                <w:sz w:val="16"/>
                <w:szCs w:val="16"/>
                <w:lang w:eastAsia="es-BO"/>
              </w:rPr>
              <w:t>% DE AVANCE DE</w:t>
            </w:r>
            <w:r>
              <w:rPr>
                <w:rFonts w:cs="Arial"/>
                <w:b/>
                <w:color w:val="000000"/>
                <w:sz w:val="16"/>
                <w:szCs w:val="16"/>
                <w:lang w:eastAsia="es-BO"/>
              </w:rPr>
              <w:t>L</w:t>
            </w:r>
            <w:r w:rsidRPr="00BD609B">
              <w:rPr>
                <w:rFonts w:cs="Arial"/>
                <w:b/>
                <w:color w:val="000000"/>
                <w:sz w:val="16"/>
                <w:szCs w:val="16"/>
                <w:lang w:eastAsia="es-BO"/>
              </w:rPr>
              <w:t xml:space="preserve"> DESARROLLO</w:t>
            </w:r>
          </w:p>
        </w:tc>
        <w:tc>
          <w:tcPr>
            <w:tcW w:w="4208" w:type="dxa"/>
            <w:gridSpan w:val="4"/>
            <w:tcBorders>
              <w:top w:val="nil"/>
              <w:left w:val="nil"/>
              <w:bottom w:val="single" w:sz="4" w:space="0" w:color="auto"/>
              <w:right w:val="single" w:sz="4" w:space="0" w:color="auto"/>
            </w:tcBorders>
            <w:shd w:val="clear" w:color="auto" w:fill="auto"/>
            <w:vAlign w:val="center"/>
            <w:hideMark/>
          </w:tcPr>
          <w:p w14:paraId="0AAD99F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Solo llene en caso de estar en desarrollo el sistema informático, describir el % de avance (10, 50, 80) del desarrollo del sistema informático.</w:t>
            </w:r>
          </w:p>
          <w:p w14:paraId="40F814F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Ej: 50%</w:t>
            </w:r>
          </w:p>
        </w:tc>
      </w:tr>
      <w:tr w:rsidR="008F0EB0" w:rsidRPr="00BD609B" w14:paraId="638C3B32"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vAlign w:val="bottom"/>
            <w:hideMark/>
          </w:tcPr>
          <w:p w14:paraId="14DFAA12" w14:textId="77777777" w:rsidR="008F0EB0" w:rsidRPr="00BD609B" w:rsidRDefault="008F0EB0" w:rsidP="00AD5760">
            <w:pPr>
              <w:rPr>
                <w:rFonts w:cs="Arial"/>
                <w:b/>
                <w:bCs/>
                <w:sz w:val="16"/>
                <w:szCs w:val="16"/>
                <w:lang w:eastAsia="es-BO"/>
              </w:rPr>
            </w:pPr>
            <w:r w:rsidRPr="00BD609B">
              <w:rPr>
                <w:rFonts w:cs="Arial"/>
                <w:b/>
                <w:bCs/>
                <w:sz w:val="16"/>
                <w:szCs w:val="16"/>
                <w:lang w:eastAsia="es-BO"/>
              </w:rPr>
              <w:t xml:space="preserve">2. </w:t>
            </w:r>
            <w:r w:rsidRPr="00F073C2">
              <w:rPr>
                <w:rFonts w:cs="Arial"/>
                <w:b/>
                <w:bCs/>
                <w:color w:val="000000"/>
                <w:sz w:val="16"/>
                <w:szCs w:val="16"/>
                <w:lang w:eastAsia="es-BO"/>
              </w:rPr>
              <w:t>SEÑALE, CUALES SON LOS TIPOS DE OPERADORES DE COMERCIO EXTERIOR QUE REGISTRA LA ENTIDAD</w:t>
            </w:r>
            <w:r>
              <w:rPr>
                <w:rFonts w:cs="Arial"/>
                <w:b/>
                <w:bCs/>
                <w:color w:val="000000"/>
                <w:sz w:val="16"/>
                <w:szCs w:val="16"/>
                <w:lang w:eastAsia="es-BO"/>
              </w:rPr>
              <w:t>:</w:t>
            </w:r>
          </w:p>
        </w:tc>
      </w:tr>
      <w:tr w:rsidR="008F0EB0" w:rsidRPr="00BD609B" w14:paraId="4D31F46D"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15C7D205" w14:textId="77777777" w:rsidR="008F0EB0" w:rsidRPr="00BD609B" w:rsidRDefault="008F0EB0" w:rsidP="00AD5760">
            <w:pPr>
              <w:rPr>
                <w:rFonts w:cs="Arial"/>
                <w:b/>
                <w:bCs/>
                <w:sz w:val="16"/>
                <w:szCs w:val="16"/>
                <w:lang w:eastAsia="es-BO"/>
              </w:rPr>
            </w:pPr>
            <w:r w:rsidRPr="00BD609B">
              <w:rPr>
                <w:rFonts w:cs="Arial"/>
                <w:b/>
                <w:bCs/>
                <w:sz w:val="16"/>
                <w:szCs w:val="16"/>
                <w:lang w:eastAsia="es-BO"/>
              </w:rPr>
              <w:t>TIPO OPERADOR</w:t>
            </w:r>
          </w:p>
        </w:tc>
        <w:tc>
          <w:tcPr>
            <w:tcW w:w="5378" w:type="dxa"/>
            <w:gridSpan w:val="6"/>
            <w:tcBorders>
              <w:top w:val="nil"/>
              <w:left w:val="nil"/>
              <w:bottom w:val="single" w:sz="4" w:space="0" w:color="auto"/>
              <w:right w:val="single" w:sz="4" w:space="0" w:color="auto"/>
            </w:tcBorders>
            <w:shd w:val="clear" w:color="auto" w:fill="auto"/>
            <w:vAlign w:val="bottom"/>
            <w:hideMark/>
          </w:tcPr>
          <w:p w14:paraId="2DD0D007" w14:textId="77777777" w:rsidR="008F0EB0" w:rsidRPr="00BD609B" w:rsidRDefault="008F0EB0" w:rsidP="00AD5760">
            <w:pPr>
              <w:rPr>
                <w:rFonts w:cs="Arial"/>
                <w:bCs/>
                <w:sz w:val="16"/>
                <w:szCs w:val="16"/>
                <w:lang w:eastAsia="es-BO"/>
              </w:rPr>
            </w:pPr>
            <w:r w:rsidRPr="00BD609B">
              <w:rPr>
                <w:rFonts w:cs="Arial"/>
                <w:bCs/>
                <w:sz w:val="16"/>
                <w:szCs w:val="16"/>
                <w:lang w:eastAsia="es-BO"/>
              </w:rPr>
              <w:t> Describir el tipo de operador.</w:t>
            </w:r>
          </w:p>
          <w:p w14:paraId="3EC95796" w14:textId="77777777" w:rsidR="008F0EB0" w:rsidRPr="00BD609B" w:rsidRDefault="008F0EB0" w:rsidP="00AD5760">
            <w:pPr>
              <w:rPr>
                <w:rFonts w:cs="Arial"/>
                <w:bCs/>
                <w:i/>
                <w:sz w:val="16"/>
                <w:szCs w:val="16"/>
                <w:lang w:eastAsia="es-BO"/>
              </w:rPr>
            </w:pPr>
            <w:r w:rsidRPr="00BD609B">
              <w:rPr>
                <w:rFonts w:cs="Arial"/>
                <w:bCs/>
                <w:i/>
                <w:sz w:val="16"/>
                <w:szCs w:val="16"/>
                <w:lang w:eastAsia="es-BO"/>
              </w:rPr>
              <w:t>Ej.: Exportador</w:t>
            </w:r>
          </w:p>
        </w:tc>
      </w:tr>
      <w:tr w:rsidR="008F0EB0" w:rsidRPr="00BD609B" w14:paraId="0D3D1B30"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107AD8C3" w14:textId="77777777" w:rsidR="008F0EB0" w:rsidRPr="00BD609B" w:rsidRDefault="008F0EB0" w:rsidP="00AD5760">
            <w:pPr>
              <w:rPr>
                <w:rFonts w:cs="Arial"/>
                <w:b/>
                <w:bCs/>
                <w:sz w:val="16"/>
                <w:szCs w:val="16"/>
                <w:lang w:eastAsia="es-BO"/>
              </w:rPr>
            </w:pPr>
            <w:r w:rsidRPr="00BD609B">
              <w:rPr>
                <w:rFonts w:cs="Arial"/>
                <w:b/>
                <w:bCs/>
                <w:sz w:val="16"/>
                <w:szCs w:val="16"/>
                <w:lang w:eastAsia="es-BO"/>
              </w:rPr>
              <w:t>DENOMINACIÓN DEL REGISTRO DEL OPERADOR</w:t>
            </w:r>
          </w:p>
        </w:tc>
        <w:tc>
          <w:tcPr>
            <w:tcW w:w="5378" w:type="dxa"/>
            <w:gridSpan w:val="6"/>
            <w:tcBorders>
              <w:top w:val="nil"/>
              <w:left w:val="nil"/>
              <w:bottom w:val="single" w:sz="4" w:space="0" w:color="auto"/>
              <w:right w:val="single" w:sz="4" w:space="0" w:color="auto"/>
            </w:tcBorders>
            <w:shd w:val="clear" w:color="auto" w:fill="auto"/>
            <w:vAlign w:val="bottom"/>
            <w:hideMark/>
          </w:tcPr>
          <w:p w14:paraId="53DA582D" w14:textId="77777777" w:rsidR="008F0EB0" w:rsidRPr="00BD609B" w:rsidRDefault="008F0EB0" w:rsidP="00AD5760">
            <w:pPr>
              <w:rPr>
                <w:rFonts w:cs="Arial"/>
                <w:bCs/>
                <w:sz w:val="16"/>
                <w:szCs w:val="16"/>
                <w:lang w:eastAsia="es-BO"/>
              </w:rPr>
            </w:pPr>
            <w:r w:rsidRPr="00BD609B">
              <w:rPr>
                <w:rFonts w:cs="Arial"/>
                <w:bCs/>
                <w:sz w:val="16"/>
                <w:szCs w:val="16"/>
                <w:lang w:eastAsia="es-BO"/>
              </w:rPr>
              <w:t>Describir la denominación que se asigna al registro del operador cuando concluye su registro ante la entidad.</w:t>
            </w:r>
          </w:p>
          <w:p w14:paraId="7A759E0C" w14:textId="77777777" w:rsidR="008F0EB0" w:rsidRPr="00BD609B" w:rsidRDefault="008F0EB0" w:rsidP="00AD5760">
            <w:pPr>
              <w:rPr>
                <w:rFonts w:cs="Arial"/>
                <w:bCs/>
                <w:i/>
                <w:sz w:val="16"/>
                <w:szCs w:val="16"/>
                <w:lang w:eastAsia="es-BO"/>
              </w:rPr>
            </w:pPr>
            <w:r w:rsidRPr="00BD609B">
              <w:rPr>
                <w:rFonts w:cs="Arial"/>
                <w:bCs/>
                <w:i/>
                <w:sz w:val="16"/>
                <w:szCs w:val="16"/>
                <w:lang w:eastAsia="es-BO"/>
              </w:rPr>
              <w:t>Ej.: Registro Único de Exportación</w:t>
            </w:r>
          </w:p>
        </w:tc>
      </w:tr>
      <w:tr w:rsidR="008F0EB0" w:rsidRPr="00BD609B" w14:paraId="0CD761EC"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vAlign w:val="center"/>
            <w:hideMark/>
          </w:tcPr>
          <w:p w14:paraId="7C48B868"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3. </w:t>
            </w:r>
            <w:r w:rsidRPr="00F073C2">
              <w:rPr>
                <w:rFonts w:cs="Arial"/>
                <w:b/>
                <w:bCs/>
                <w:color w:val="000000"/>
                <w:sz w:val="16"/>
                <w:szCs w:val="16"/>
                <w:lang w:eastAsia="es-BO"/>
              </w:rPr>
              <w:t>LA ENTIDAD CUENTA CON UN SISTEMA INFORMÁTICO PARA LA EMISIÓN DE</w:t>
            </w:r>
            <w:r>
              <w:rPr>
                <w:rFonts w:cs="Arial"/>
                <w:b/>
                <w:bCs/>
                <w:color w:val="000000"/>
                <w:sz w:val="16"/>
                <w:szCs w:val="16"/>
                <w:lang w:eastAsia="es-BO"/>
              </w:rPr>
              <w:t>:</w:t>
            </w:r>
            <w:r w:rsidRPr="00BD609B">
              <w:rPr>
                <w:rFonts w:cs="Arial"/>
                <w:b/>
                <w:bCs/>
                <w:color w:val="000000"/>
                <w:sz w:val="16"/>
                <w:szCs w:val="16"/>
                <w:lang w:eastAsia="es-BO"/>
              </w:rPr>
              <w:t xml:space="preserve">  LA AUTORIZACIÓN PREVIA (</w:t>
            </w:r>
            <w:r>
              <w:rPr>
                <w:rFonts w:cs="Arial"/>
                <w:b/>
                <w:bCs/>
                <w:color w:val="000000"/>
                <w:sz w:val="16"/>
                <w:szCs w:val="16"/>
                <w:lang w:eastAsia="es-BO"/>
              </w:rPr>
              <w:t xml:space="preserve">AP), CERTIFICACIÓN(C) </w:t>
            </w:r>
            <w:r w:rsidRPr="00BD609B">
              <w:rPr>
                <w:rFonts w:cs="Arial"/>
                <w:b/>
                <w:bCs/>
                <w:color w:val="000000"/>
                <w:sz w:val="16"/>
                <w:szCs w:val="16"/>
                <w:lang w:eastAsia="es-BO"/>
              </w:rPr>
              <w:t>U OTRO DOCUMENTO (O) SEGÚN CORRESPONDA? (marque con una X) </w:t>
            </w:r>
          </w:p>
        </w:tc>
      </w:tr>
      <w:tr w:rsidR="008F0EB0" w:rsidRPr="00BD609B" w14:paraId="2491A4A9"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3DD46331"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lastRenderedPageBreak/>
              <w:t>SI</w:t>
            </w:r>
          </w:p>
        </w:tc>
        <w:tc>
          <w:tcPr>
            <w:tcW w:w="5378" w:type="dxa"/>
            <w:gridSpan w:val="6"/>
            <w:tcBorders>
              <w:top w:val="nil"/>
              <w:left w:val="nil"/>
              <w:bottom w:val="single" w:sz="4" w:space="0" w:color="auto"/>
              <w:right w:val="single" w:sz="4" w:space="0" w:color="auto"/>
            </w:tcBorders>
            <w:shd w:val="clear" w:color="auto" w:fill="auto"/>
            <w:vAlign w:val="center"/>
            <w:hideMark/>
          </w:tcPr>
          <w:p w14:paraId="17EE1B1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cuenta con un sistema informático.</w:t>
            </w:r>
          </w:p>
        </w:tc>
      </w:tr>
      <w:tr w:rsidR="008F0EB0" w:rsidRPr="00BD609B" w14:paraId="12E532CE"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0266AB6F"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center"/>
            <w:hideMark/>
          </w:tcPr>
          <w:p w14:paraId="37CB721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NO cuenta con un sistema informático.</w:t>
            </w:r>
          </w:p>
        </w:tc>
      </w:tr>
      <w:tr w:rsidR="008F0EB0" w:rsidRPr="00BD609B" w14:paraId="115FD84A" w14:textId="77777777" w:rsidTr="00AD5760">
        <w:trPr>
          <w:trHeight w:val="27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7DDACDC4"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EN DESARROLLO</w:t>
            </w:r>
          </w:p>
        </w:tc>
        <w:tc>
          <w:tcPr>
            <w:tcW w:w="5378" w:type="dxa"/>
            <w:gridSpan w:val="6"/>
            <w:tcBorders>
              <w:top w:val="nil"/>
              <w:left w:val="nil"/>
              <w:bottom w:val="single" w:sz="4" w:space="0" w:color="auto"/>
              <w:right w:val="single" w:sz="4" w:space="0" w:color="auto"/>
            </w:tcBorders>
            <w:shd w:val="clear" w:color="auto" w:fill="auto"/>
            <w:vAlign w:val="center"/>
            <w:hideMark/>
          </w:tcPr>
          <w:p w14:paraId="4E14DC9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está en proceso de desarrollo del sistema informático.</w:t>
            </w:r>
          </w:p>
        </w:tc>
      </w:tr>
      <w:tr w:rsidR="008F0EB0" w:rsidRPr="00BD609B" w14:paraId="39E64079" w14:textId="77777777" w:rsidTr="00AD5760">
        <w:trPr>
          <w:trHeight w:val="72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24F94848" w14:textId="77777777" w:rsidR="008F0EB0" w:rsidRPr="00BD609B" w:rsidRDefault="008F0EB0" w:rsidP="00AD5760">
            <w:pPr>
              <w:rPr>
                <w:rFonts w:cs="Arial"/>
                <w:b/>
                <w:color w:val="000000"/>
                <w:sz w:val="16"/>
                <w:szCs w:val="16"/>
                <w:lang w:eastAsia="es-BO"/>
              </w:rPr>
            </w:pPr>
            <w:r w:rsidRPr="00BD609B">
              <w:rPr>
                <w:rFonts w:cs="Arial"/>
                <w:b/>
                <w:color w:val="000000"/>
                <w:sz w:val="16"/>
                <w:szCs w:val="16"/>
                <w:lang w:eastAsia="es-BO"/>
              </w:rPr>
              <w:t>% DE AVANCE DE</w:t>
            </w:r>
            <w:r>
              <w:rPr>
                <w:rFonts w:cs="Arial"/>
                <w:b/>
                <w:color w:val="000000"/>
                <w:sz w:val="16"/>
                <w:szCs w:val="16"/>
                <w:lang w:eastAsia="es-BO"/>
              </w:rPr>
              <w:t xml:space="preserve">L </w:t>
            </w:r>
            <w:r w:rsidRPr="00BD609B">
              <w:rPr>
                <w:rFonts w:cs="Arial"/>
                <w:b/>
                <w:color w:val="000000"/>
                <w:sz w:val="16"/>
                <w:szCs w:val="16"/>
                <w:lang w:eastAsia="es-BO"/>
              </w:rPr>
              <w:t>DESARROLLO</w:t>
            </w:r>
          </w:p>
        </w:tc>
        <w:tc>
          <w:tcPr>
            <w:tcW w:w="5378" w:type="dxa"/>
            <w:gridSpan w:val="6"/>
            <w:tcBorders>
              <w:top w:val="nil"/>
              <w:left w:val="nil"/>
              <w:bottom w:val="single" w:sz="4" w:space="0" w:color="auto"/>
              <w:right w:val="single" w:sz="4" w:space="0" w:color="auto"/>
            </w:tcBorders>
            <w:shd w:val="clear" w:color="auto" w:fill="auto"/>
            <w:vAlign w:val="center"/>
            <w:hideMark/>
          </w:tcPr>
          <w:p w14:paraId="0A56AAE1"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Solo llene en caso de estar en desarrollo el sistema informático, describir el % de avance (10, 50,80) del desarrollo del sistema informático.</w:t>
            </w:r>
          </w:p>
        </w:tc>
      </w:tr>
      <w:tr w:rsidR="008F0EB0" w:rsidRPr="00BD609B" w14:paraId="3EA8F5F5"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5144276A"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4.</w:t>
            </w:r>
            <w:r w:rsidRPr="005A6FCF">
              <w:rPr>
                <w:rFonts w:cs="Arial"/>
                <w:b/>
                <w:bCs/>
                <w:color w:val="000000"/>
                <w:sz w:val="16"/>
                <w:szCs w:val="16"/>
                <w:lang w:eastAsia="es-BO"/>
              </w:rPr>
              <w:t xml:space="preserve">¿QUÉ INSTANCIA DESARROLLÓ LOS SISTEMAS INFORMÁTICOS QUE UTILIZA LA ENTIDAD? </w:t>
            </w:r>
            <w:r w:rsidRPr="00BD609B">
              <w:rPr>
                <w:rFonts w:cs="Arial"/>
                <w:b/>
                <w:bCs/>
                <w:color w:val="000000"/>
                <w:sz w:val="16"/>
                <w:szCs w:val="16"/>
                <w:lang w:eastAsia="es-BO"/>
              </w:rPr>
              <w:t>(marque con una X)</w:t>
            </w:r>
          </w:p>
        </w:tc>
      </w:tr>
      <w:tr w:rsidR="008F0EB0" w:rsidRPr="00BD609B" w14:paraId="61B35FE0"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72F099C8"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SISTEMA</w:t>
            </w:r>
          </w:p>
        </w:tc>
        <w:tc>
          <w:tcPr>
            <w:tcW w:w="5378" w:type="dxa"/>
            <w:gridSpan w:val="6"/>
            <w:tcBorders>
              <w:top w:val="nil"/>
              <w:left w:val="nil"/>
              <w:bottom w:val="single" w:sz="4" w:space="0" w:color="auto"/>
              <w:right w:val="single" w:sz="4" w:space="0" w:color="auto"/>
            </w:tcBorders>
            <w:shd w:val="clear" w:color="auto" w:fill="auto"/>
            <w:vAlign w:val="bottom"/>
            <w:hideMark/>
          </w:tcPr>
          <w:p w14:paraId="13488F6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sistema de: Registro de operadores, Emisión AP,C,P,O.</w:t>
            </w:r>
          </w:p>
        </w:tc>
      </w:tr>
      <w:tr w:rsidR="008F0EB0" w:rsidRPr="00BD609B" w14:paraId="64554E0E"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39720A50"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SU ENTIDAD</w:t>
            </w:r>
          </w:p>
        </w:tc>
        <w:tc>
          <w:tcPr>
            <w:tcW w:w="5378" w:type="dxa"/>
            <w:gridSpan w:val="6"/>
            <w:tcBorders>
              <w:top w:val="nil"/>
              <w:left w:val="nil"/>
              <w:bottom w:val="single" w:sz="4" w:space="0" w:color="auto"/>
              <w:right w:val="single" w:sz="4" w:space="0" w:color="auto"/>
            </w:tcBorders>
            <w:shd w:val="clear" w:color="auto" w:fill="auto"/>
            <w:vAlign w:val="bottom"/>
            <w:hideMark/>
          </w:tcPr>
          <w:p w14:paraId="67027527"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desarrollo del sistema informático fue realizado por su entidad.</w:t>
            </w:r>
          </w:p>
        </w:tc>
      </w:tr>
      <w:tr w:rsidR="008F0EB0" w:rsidRPr="00BD609B" w14:paraId="24F3E3D7" w14:textId="77777777" w:rsidTr="00AD5760">
        <w:trPr>
          <w:trHeight w:val="585"/>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37A056B6"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ENTIDAD PRIVADA</w:t>
            </w:r>
          </w:p>
        </w:tc>
        <w:tc>
          <w:tcPr>
            <w:tcW w:w="5378" w:type="dxa"/>
            <w:gridSpan w:val="6"/>
            <w:tcBorders>
              <w:top w:val="nil"/>
              <w:left w:val="nil"/>
              <w:bottom w:val="single" w:sz="4" w:space="0" w:color="auto"/>
              <w:right w:val="single" w:sz="4" w:space="0" w:color="auto"/>
            </w:tcBorders>
            <w:shd w:val="clear" w:color="auto" w:fill="auto"/>
            <w:vAlign w:val="bottom"/>
            <w:hideMark/>
          </w:tcPr>
          <w:p w14:paraId="1D2B65F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desarrollo del sistema informático fue realizado por una entidad privada.</w:t>
            </w:r>
          </w:p>
        </w:tc>
      </w:tr>
      <w:tr w:rsidR="008F0EB0" w:rsidRPr="00BD609B" w14:paraId="59E39B33" w14:textId="77777777" w:rsidTr="00AD5760">
        <w:trPr>
          <w:trHeight w:val="570"/>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3B78758A"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ENTIDAD PÚ</w:t>
            </w:r>
            <w:r w:rsidRPr="00BD609B">
              <w:rPr>
                <w:rFonts w:cs="Arial"/>
                <w:b/>
                <w:bCs/>
                <w:color w:val="000000"/>
                <w:sz w:val="16"/>
                <w:szCs w:val="16"/>
                <w:lang w:eastAsia="es-BO"/>
              </w:rPr>
              <w:t>BLICA EXTERNA</w:t>
            </w:r>
          </w:p>
        </w:tc>
        <w:tc>
          <w:tcPr>
            <w:tcW w:w="5378" w:type="dxa"/>
            <w:gridSpan w:val="6"/>
            <w:tcBorders>
              <w:top w:val="nil"/>
              <w:left w:val="nil"/>
              <w:bottom w:val="single" w:sz="4" w:space="0" w:color="auto"/>
              <w:right w:val="single" w:sz="4" w:space="0" w:color="auto"/>
            </w:tcBorders>
            <w:shd w:val="clear" w:color="auto" w:fill="auto"/>
            <w:vAlign w:val="bottom"/>
            <w:hideMark/>
          </w:tcPr>
          <w:p w14:paraId="1741FF1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desarrollo del sistema informático fue realizado una entidad pública como AGETIC.</w:t>
            </w:r>
          </w:p>
        </w:tc>
      </w:tr>
      <w:tr w:rsidR="008F0EB0" w:rsidRPr="00BD609B" w14:paraId="3F5B95B3"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0BC5D3D0"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5. </w:t>
            </w:r>
            <w:r>
              <w:rPr>
                <w:rFonts w:cs="Arial"/>
                <w:b/>
                <w:bCs/>
                <w:color w:val="000000"/>
                <w:sz w:val="16"/>
                <w:szCs w:val="16"/>
                <w:lang w:eastAsia="es-BO"/>
              </w:rPr>
              <w:t>¿</w:t>
            </w:r>
            <w:r w:rsidRPr="00F073C2">
              <w:rPr>
                <w:rFonts w:cs="Arial"/>
                <w:b/>
                <w:bCs/>
                <w:color w:val="000000"/>
                <w:sz w:val="16"/>
                <w:szCs w:val="16"/>
                <w:lang w:eastAsia="es-BO"/>
              </w:rPr>
              <w:t>LOS SISTEMAS INFORMÁTICOS DE LA ENTIDAD EST</w:t>
            </w:r>
            <w:r>
              <w:rPr>
                <w:rFonts w:cs="Arial"/>
                <w:b/>
                <w:bCs/>
                <w:color w:val="000000"/>
                <w:sz w:val="16"/>
                <w:szCs w:val="16"/>
                <w:lang w:eastAsia="es-BO"/>
              </w:rPr>
              <w:t>Á</w:t>
            </w:r>
            <w:r w:rsidRPr="00F073C2">
              <w:rPr>
                <w:rFonts w:cs="Arial"/>
                <w:b/>
                <w:bCs/>
                <w:color w:val="000000"/>
                <w:sz w:val="16"/>
                <w:szCs w:val="16"/>
                <w:lang w:eastAsia="es-BO"/>
              </w:rPr>
              <w:t>N DESARROLLADOS SOBRE SOFTWARE LIBRE</w:t>
            </w:r>
            <w:r w:rsidRPr="00BD609B">
              <w:rPr>
                <w:rFonts w:cs="Arial"/>
                <w:b/>
                <w:bCs/>
                <w:color w:val="000000"/>
                <w:sz w:val="16"/>
                <w:szCs w:val="16"/>
                <w:lang w:eastAsia="es-BO"/>
              </w:rPr>
              <w:t>? (marque con una X)</w:t>
            </w:r>
          </w:p>
        </w:tc>
      </w:tr>
      <w:tr w:rsidR="008F0EB0" w:rsidRPr="00BD609B" w14:paraId="373A242D"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bottom"/>
            <w:hideMark/>
          </w:tcPr>
          <w:p w14:paraId="378AC447"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SI</w:t>
            </w:r>
          </w:p>
        </w:tc>
        <w:tc>
          <w:tcPr>
            <w:tcW w:w="5378" w:type="dxa"/>
            <w:gridSpan w:val="6"/>
            <w:tcBorders>
              <w:top w:val="nil"/>
              <w:left w:val="nil"/>
              <w:bottom w:val="single" w:sz="4" w:space="0" w:color="auto"/>
              <w:right w:val="single" w:sz="4" w:space="0" w:color="auto"/>
            </w:tcBorders>
            <w:shd w:val="clear" w:color="auto" w:fill="auto"/>
            <w:vAlign w:val="center"/>
            <w:hideMark/>
          </w:tcPr>
          <w:p w14:paraId="61989FD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sistema informático fue desarrollado sobre software libre</w:t>
            </w:r>
          </w:p>
        </w:tc>
      </w:tr>
      <w:tr w:rsidR="008F0EB0" w:rsidRPr="00BD609B" w14:paraId="4FCE1F81" w14:textId="77777777" w:rsidTr="00AD5760">
        <w:trPr>
          <w:trHeight w:val="645"/>
        </w:trPr>
        <w:tc>
          <w:tcPr>
            <w:tcW w:w="3792" w:type="dxa"/>
            <w:gridSpan w:val="6"/>
            <w:tcBorders>
              <w:top w:val="nil"/>
              <w:left w:val="single" w:sz="4" w:space="0" w:color="auto"/>
              <w:bottom w:val="single" w:sz="4" w:space="0" w:color="auto"/>
              <w:right w:val="single" w:sz="4" w:space="0" w:color="auto"/>
            </w:tcBorders>
            <w:shd w:val="clear" w:color="auto" w:fill="auto"/>
            <w:vAlign w:val="center"/>
            <w:hideMark/>
          </w:tcPr>
          <w:p w14:paraId="4C8A96FB"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center"/>
            <w:hideMark/>
          </w:tcPr>
          <w:p w14:paraId="7BCF03B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sistema informático NO fue desarrollado sobre software libre</w:t>
            </w:r>
          </w:p>
        </w:tc>
      </w:tr>
      <w:tr w:rsidR="008F0EB0" w:rsidRPr="00BD609B" w14:paraId="3309DC34"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hideMark/>
          </w:tcPr>
          <w:p w14:paraId="319B6F4E"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6. </w:t>
            </w:r>
            <w:r w:rsidRPr="002705DE">
              <w:rPr>
                <w:rFonts w:cs="Arial"/>
                <w:b/>
                <w:bCs/>
                <w:sz w:val="16"/>
                <w:szCs w:val="16"/>
                <w:lang w:eastAsia="es-BO"/>
              </w:rPr>
              <w:t>PUEDEN LOS SISTEMAS INFORMÁTICOS DE LA ENTIDAD INTEROPERAR A TRAVÉS DE SERVICIOS WEB BAJO LA ARQUITECTURA REST</w:t>
            </w:r>
            <w:r w:rsidRPr="00BD609B">
              <w:rPr>
                <w:rFonts w:cs="Arial"/>
                <w:b/>
                <w:bCs/>
                <w:color w:val="000000"/>
                <w:sz w:val="16"/>
                <w:szCs w:val="16"/>
                <w:lang w:eastAsia="es-BO"/>
              </w:rPr>
              <w:t xml:space="preserve"> (marque con una X)</w:t>
            </w:r>
          </w:p>
        </w:tc>
      </w:tr>
      <w:tr w:rsidR="008F0EB0" w:rsidRPr="00BD609B" w14:paraId="4760A2D8"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vAlign w:val="bottom"/>
            <w:hideMark/>
          </w:tcPr>
          <w:p w14:paraId="1C517AB4"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SI</w:t>
            </w:r>
          </w:p>
        </w:tc>
        <w:tc>
          <w:tcPr>
            <w:tcW w:w="5378" w:type="dxa"/>
            <w:gridSpan w:val="6"/>
            <w:tcBorders>
              <w:top w:val="nil"/>
              <w:left w:val="nil"/>
              <w:bottom w:val="single" w:sz="4" w:space="0" w:color="auto"/>
              <w:right w:val="single" w:sz="4" w:space="0" w:color="auto"/>
            </w:tcBorders>
            <w:shd w:val="clear" w:color="auto" w:fill="auto"/>
            <w:vAlign w:val="bottom"/>
            <w:hideMark/>
          </w:tcPr>
          <w:p w14:paraId="7CDD0DA0"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sistema informático puede operar mediante servicios Web</w:t>
            </w:r>
          </w:p>
        </w:tc>
      </w:tr>
      <w:tr w:rsidR="008F0EB0" w:rsidRPr="00BD609B" w14:paraId="1E17D986" w14:textId="77777777" w:rsidTr="00AD5760">
        <w:trPr>
          <w:trHeight w:val="370"/>
        </w:trPr>
        <w:tc>
          <w:tcPr>
            <w:tcW w:w="3792" w:type="dxa"/>
            <w:gridSpan w:val="6"/>
            <w:tcBorders>
              <w:top w:val="nil"/>
              <w:left w:val="single" w:sz="4" w:space="0" w:color="auto"/>
              <w:bottom w:val="single" w:sz="4" w:space="0" w:color="auto"/>
              <w:right w:val="single" w:sz="4" w:space="0" w:color="auto"/>
            </w:tcBorders>
            <w:shd w:val="clear" w:color="auto" w:fill="auto"/>
            <w:vAlign w:val="bottom"/>
            <w:hideMark/>
          </w:tcPr>
          <w:p w14:paraId="61540BB6"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bottom"/>
            <w:hideMark/>
          </w:tcPr>
          <w:p w14:paraId="70523DC0"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el sistema informático NO puede operar mediante servicios Web</w:t>
            </w:r>
          </w:p>
        </w:tc>
      </w:tr>
      <w:tr w:rsidR="008F0EB0" w:rsidRPr="00BD609B" w14:paraId="7B6DE197"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1400BD61"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7. </w:t>
            </w:r>
            <w:r>
              <w:rPr>
                <w:rFonts w:cs="Arial"/>
                <w:b/>
                <w:bCs/>
                <w:color w:val="000000"/>
                <w:sz w:val="16"/>
                <w:szCs w:val="16"/>
                <w:lang w:eastAsia="es-BO"/>
              </w:rPr>
              <w:t>¿</w:t>
            </w:r>
            <w:r w:rsidRPr="00F073C2">
              <w:rPr>
                <w:rFonts w:cs="Arial"/>
                <w:b/>
                <w:bCs/>
                <w:color w:val="000000"/>
                <w:sz w:val="16"/>
                <w:szCs w:val="16"/>
                <w:lang w:eastAsia="es-BO"/>
              </w:rPr>
              <w:t>LA ENTIDAD CUENTA CON PERSONAL PROPIO EN EL ÁREA DE DESARROLLO DE SISTEMAS</w:t>
            </w:r>
            <w:r>
              <w:rPr>
                <w:rFonts w:cs="Arial"/>
                <w:b/>
                <w:bCs/>
                <w:color w:val="000000"/>
                <w:sz w:val="16"/>
                <w:szCs w:val="16"/>
                <w:lang w:eastAsia="es-BO"/>
              </w:rPr>
              <w:t>?</w:t>
            </w:r>
            <w:r w:rsidRPr="00BD609B">
              <w:rPr>
                <w:rFonts w:cs="Arial"/>
                <w:b/>
                <w:bCs/>
                <w:color w:val="000000"/>
                <w:sz w:val="16"/>
                <w:szCs w:val="16"/>
                <w:lang w:eastAsia="es-BO"/>
              </w:rPr>
              <w:t xml:space="preserve"> (marque con una X) </w:t>
            </w:r>
          </w:p>
        </w:tc>
      </w:tr>
      <w:tr w:rsidR="008F0EB0" w:rsidRPr="00BD609B" w14:paraId="4F3C54E4" w14:textId="77777777" w:rsidTr="00AD5760">
        <w:trPr>
          <w:trHeight w:val="27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41745644" w14:textId="77777777" w:rsidR="008F0EB0" w:rsidRPr="00BD609B" w:rsidRDefault="008F0EB0" w:rsidP="00AD5760">
            <w:pPr>
              <w:rPr>
                <w:rFonts w:cs="Arial"/>
                <w:b/>
                <w:color w:val="000000"/>
                <w:sz w:val="16"/>
                <w:szCs w:val="16"/>
                <w:lang w:eastAsia="es-BO"/>
              </w:rPr>
            </w:pPr>
            <w:r w:rsidRPr="00BD609B">
              <w:rPr>
                <w:rFonts w:cs="Arial"/>
                <w:b/>
                <w:color w:val="000000"/>
                <w:sz w:val="16"/>
                <w:szCs w:val="16"/>
                <w:lang w:eastAsia="es-BO"/>
              </w:rPr>
              <w:t>SI</w:t>
            </w:r>
          </w:p>
        </w:tc>
        <w:tc>
          <w:tcPr>
            <w:tcW w:w="5378" w:type="dxa"/>
            <w:gridSpan w:val="6"/>
            <w:tcBorders>
              <w:top w:val="nil"/>
              <w:left w:val="nil"/>
              <w:bottom w:val="single" w:sz="4" w:space="0" w:color="auto"/>
              <w:right w:val="single" w:sz="4" w:space="0" w:color="auto"/>
            </w:tcBorders>
            <w:shd w:val="clear" w:color="auto" w:fill="auto"/>
            <w:vAlign w:val="bottom"/>
            <w:hideMark/>
          </w:tcPr>
          <w:p w14:paraId="271E44A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SI cuenta con personal de sistemas en su Entidad</w:t>
            </w:r>
          </w:p>
        </w:tc>
      </w:tr>
      <w:tr w:rsidR="008F0EB0" w:rsidRPr="00BD609B" w14:paraId="4571B5FE"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58919EB2" w14:textId="77777777" w:rsidR="008F0EB0" w:rsidRPr="00BD609B" w:rsidRDefault="008F0EB0" w:rsidP="00AD5760">
            <w:pPr>
              <w:rPr>
                <w:rFonts w:cs="Arial"/>
                <w:b/>
                <w:color w:val="000000"/>
                <w:sz w:val="16"/>
                <w:szCs w:val="16"/>
                <w:lang w:eastAsia="es-BO"/>
              </w:rPr>
            </w:pPr>
            <w:r w:rsidRPr="00BD609B">
              <w:rPr>
                <w:rFonts w:cs="Arial"/>
                <w:b/>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bottom"/>
            <w:hideMark/>
          </w:tcPr>
          <w:p w14:paraId="6581F3C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si su Entidad NO cuenta con persona de sistemas</w:t>
            </w:r>
          </w:p>
        </w:tc>
      </w:tr>
      <w:tr w:rsidR="008F0EB0" w:rsidRPr="00BD609B" w14:paraId="0CB905CB" w14:textId="77777777" w:rsidTr="00AD5760">
        <w:trPr>
          <w:trHeight w:val="375"/>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hideMark/>
          </w:tcPr>
          <w:p w14:paraId="365F9A8E"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t xml:space="preserve">8. </w:t>
            </w:r>
            <w:r>
              <w:rPr>
                <w:rFonts w:cs="Arial"/>
                <w:b/>
                <w:bCs/>
                <w:color w:val="000000"/>
                <w:sz w:val="16"/>
                <w:szCs w:val="16"/>
                <w:lang w:eastAsia="es-BO"/>
              </w:rPr>
              <w:t>¿</w:t>
            </w:r>
            <w:r w:rsidRPr="00F073C2">
              <w:rPr>
                <w:rFonts w:cs="Arial"/>
                <w:b/>
                <w:bCs/>
                <w:color w:val="000000"/>
                <w:sz w:val="16"/>
                <w:szCs w:val="16"/>
                <w:lang w:eastAsia="es-BO"/>
              </w:rPr>
              <w:t>LOS SISTEMAS INFORMÁTICOS INTERACTÚAN CON ALGUNO DE LOS SIGUIENTES MÓDULOS DESARROLLADOS POR AGETIC</w:t>
            </w:r>
            <w:r>
              <w:rPr>
                <w:rFonts w:cs="Arial"/>
                <w:b/>
                <w:bCs/>
                <w:color w:val="000000"/>
                <w:sz w:val="16"/>
                <w:szCs w:val="16"/>
                <w:lang w:eastAsia="es-BO"/>
              </w:rPr>
              <w:t>?</w:t>
            </w:r>
            <w:r w:rsidRPr="00BD609B">
              <w:rPr>
                <w:rFonts w:cs="Arial"/>
                <w:b/>
                <w:bCs/>
                <w:color w:val="000000"/>
                <w:sz w:val="16"/>
                <w:szCs w:val="16"/>
                <w:lang w:eastAsia="es-BO"/>
              </w:rPr>
              <w:t xml:space="preserve"> (marque con una X)</w:t>
            </w:r>
          </w:p>
        </w:tc>
      </w:tr>
      <w:tr w:rsidR="008F0EB0" w:rsidRPr="00BD609B" w14:paraId="738DBFD3" w14:textId="77777777" w:rsidTr="00AD5760">
        <w:trPr>
          <w:trHeight w:val="375"/>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311FE5CF" w14:textId="77777777" w:rsidR="008F0EB0" w:rsidRPr="00BD609B" w:rsidRDefault="008F0EB0" w:rsidP="00AD5760">
            <w:pPr>
              <w:jc w:val="right"/>
              <w:rPr>
                <w:rFonts w:cs="Arial"/>
                <w:color w:val="000000"/>
                <w:sz w:val="16"/>
                <w:szCs w:val="16"/>
                <w:lang w:eastAsia="es-BO"/>
              </w:rPr>
            </w:pPr>
            <w:r w:rsidRPr="00BD609B">
              <w:rPr>
                <w:rFonts w:cs="Arial"/>
                <w:color w:val="000000"/>
                <w:sz w:val="16"/>
                <w:szCs w:val="16"/>
                <w:lang w:eastAsia="es-BO"/>
              </w:rPr>
              <w:t>CIUDADAN</w:t>
            </w:r>
            <w:r>
              <w:rPr>
                <w:rFonts w:cs="Arial"/>
                <w:color w:val="000000"/>
                <w:sz w:val="16"/>
                <w:szCs w:val="16"/>
                <w:lang w:eastAsia="es-BO"/>
              </w:rPr>
              <w:t>Í</w:t>
            </w:r>
            <w:r w:rsidRPr="00BD609B">
              <w:rPr>
                <w:rFonts w:cs="Arial"/>
                <w:color w:val="000000"/>
                <w:sz w:val="16"/>
                <w:szCs w:val="16"/>
                <w:lang w:eastAsia="es-BO"/>
              </w:rPr>
              <w:t>A DIGITAL:</w:t>
            </w:r>
          </w:p>
        </w:tc>
        <w:tc>
          <w:tcPr>
            <w:tcW w:w="5378" w:type="dxa"/>
            <w:gridSpan w:val="6"/>
            <w:tcBorders>
              <w:top w:val="nil"/>
              <w:left w:val="nil"/>
              <w:bottom w:val="single" w:sz="4" w:space="0" w:color="auto"/>
              <w:right w:val="single" w:sz="4" w:space="0" w:color="auto"/>
            </w:tcBorders>
            <w:shd w:val="clear" w:color="auto" w:fill="auto"/>
            <w:vAlign w:val="bottom"/>
          </w:tcPr>
          <w:p w14:paraId="2FBFFE5B" w14:textId="77777777" w:rsidR="008F0EB0" w:rsidRPr="00BD609B" w:rsidRDefault="008F0EB0" w:rsidP="00AD5760">
            <w:pPr>
              <w:jc w:val="right"/>
              <w:rPr>
                <w:rFonts w:cs="Arial"/>
                <w:b/>
                <w:bCs/>
                <w:color w:val="000000"/>
                <w:sz w:val="16"/>
                <w:szCs w:val="16"/>
                <w:lang w:eastAsia="es-BO"/>
              </w:rPr>
            </w:pPr>
          </w:p>
        </w:tc>
      </w:tr>
      <w:tr w:rsidR="008F0EB0" w:rsidRPr="00BD609B" w14:paraId="3C91C1A6" w14:textId="77777777" w:rsidTr="00AD5760">
        <w:trPr>
          <w:trHeight w:val="375"/>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2004E888" w14:textId="77777777" w:rsidR="008F0EB0" w:rsidRPr="00BD609B" w:rsidRDefault="008F0EB0" w:rsidP="00AD5760">
            <w:pPr>
              <w:jc w:val="right"/>
              <w:rPr>
                <w:rFonts w:cs="Arial"/>
                <w:color w:val="000000"/>
                <w:sz w:val="16"/>
                <w:szCs w:val="16"/>
                <w:lang w:eastAsia="es-BO"/>
              </w:rPr>
            </w:pPr>
            <w:r w:rsidRPr="00BD609B">
              <w:rPr>
                <w:rFonts w:cs="Arial"/>
                <w:color w:val="000000"/>
                <w:sz w:val="16"/>
                <w:szCs w:val="16"/>
                <w:lang w:eastAsia="es-BO"/>
              </w:rPr>
              <w:t>PASARELA DE PAGOS:</w:t>
            </w:r>
          </w:p>
        </w:tc>
        <w:tc>
          <w:tcPr>
            <w:tcW w:w="5378" w:type="dxa"/>
            <w:gridSpan w:val="6"/>
            <w:tcBorders>
              <w:top w:val="nil"/>
              <w:left w:val="nil"/>
              <w:bottom w:val="single" w:sz="4" w:space="0" w:color="auto"/>
              <w:right w:val="single" w:sz="4" w:space="0" w:color="auto"/>
            </w:tcBorders>
            <w:shd w:val="clear" w:color="auto" w:fill="auto"/>
            <w:vAlign w:val="bottom"/>
          </w:tcPr>
          <w:p w14:paraId="77596C04" w14:textId="77777777" w:rsidR="008F0EB0" w:rsidRPr="00BD609B" w:rsidRDefault="008F0EB0" w:rsidP="00AD5760">
            <w:pPr>
              <w:jc w:val="right"/>
              <w:rPr>
                <w:rFonts w:cs="Arial"/>
                <w:b/>
                <w:bCs/>
                <w:color w:val="000000"/>
                <w:sz w:val="16"/>
                <w:szCs w:val="16"/>
                <w:lang w:eastAsia="es-BO"/>
              </w:rPr>
            </w:pPr>
          </w:p>
        </w:tc>
      </w:tr>
      <w:tr w:rsidR="008F0EB0" w:rsidRPr="00BD609B" w14:paraId="7CD201BD" w14:textId="77777777" w:rsidTr="00AD5760">
        <w:trPr>
          <w:trHeight w:val="375"/>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3EBEE23C" w14:textId="77777777" w:rsidR="008F0EB0" w:rsidRPr="00BD609B" w:rsidRDefault="008F0EB0" w:rsidP="00AD5760">
            <w:pPr>
              <w:jc w:val="right"/>
              <w:rPr>
                <w:rFonts w:cs="Arial"/>
                <w:color w:val="000000"/>
                <w:sz w:val="16"/>
                <w:szCs w:val="16"/>
                <w:lang w:eastAsia="es-BO"/>
              </w:rPr>
            </w:pPr>
            <w:r w:rsidRPr="00BD609B">
              <w:rPr>
                <w:rFonts w:cs="Arial"/>
                <w:color w:val="000000"/>
                <w:sz w:val="16"/>
                <w:szCs w:val="16"/>
                <w:lang w:eastAsia="es-BO"/>
              </w:rPr>
              <w:t>FIRMA DIGITAL:</w:t>
            </w:r>
          </w:p>
        </w:tc>
        <w:tc>
          <w:tcPr>
            <w:tcW w:w="5378" w:type="dxa"/>
            <w:gridSpan w:val="6"/>
            <w:tcBorders>
              <w:top w:val="nil"/>
              <w:left w:val="nil"/>
              <w:bottom w:val="single" w:sz="4" w:space="0" w:color="auto"/>
              <w:right w:val="single" w:sz="4" w:space="0" w:color="auto"/>
            </w:tcBorders>
            <w:shd w:val="clear" w:color="auto" w:fill="auto"/>
            <w:vAlign w:val="bottom"/>
          </w:tcPr>
          <w:p w14:paraId="3BF9E4F9" w14:textId="77777777" w:rsidR="008F0EB0" w:rsidRPr="00BD609B" w:rsidRDefault="008F0EB0" w:rsidP="00AD5760">
            <w:pPr>
              <w:jc w:val="right"/>
              <w:rPr>
                <w:rFonts w:cs="Arial"/>
                <w:color w:val="000000"/>
                <w:sz w:val="16"/>
                <w:szCs w:val="16"/>
                <w:lang w:eastAsia="es-BO"/>
              </w:rPr>
            </w:pPr>
          </w:p>
        </w:tc>
      </w:tr>
      <w:tr w:rsidR="008F0EB0" w:rsidRPr="00BD609B" w14:paraId="154CFC6A" w14:textId="77777777" w:rsidTr="00AD5760">
        <w:trPr>
          <w:trHeight w:val="375"/>
        </w:trPr>
        <w:tc>
          <w:tcPr>
            <w:tcW w:w="3792" w:type="dxa"/>
            <w:gridSpan w:val="6"/>
            <w:tcBorders>
              <w:top w:val="nil"/>
              <w:left w:val="single" w:sz="4" w:space="0" w:color="auto"/>
              <w:bottom w:val="single" w:sz="4" w:space="0" w:color="auto"/>
              <w:right w:val="single" w:sz="4" w:space="0" w:color="auto"/>
            </w:tcBorders>
            <w:shd w:val="clear" w:color="auto" w:fill="auto"/>
            <w:noWrap/>
            <w:vAlign w:val="bottom"/>
          </w:tcPr>
          <w:p w14:paraId="1F99B556" w14:textId="77777777" w:rsidR="008F0EB0" w:rsidRPr="00BD609B" w:rsidRDefault="008F0EB0" w:rsidP="00AD5760">
            <w:pPr>
              <w:jc w:val="right"/>
              <w:rPr>
                <w:rFonts w:cs="Arial"/>
                <w:color w:val="000000"/>
                <w:sz w:val="16"/>
                <w:szCs w:val="16"/>
                <w:lang w:eastAsia="es-BO"/>
              </w:rPr>
            </w:pPr>
            <w:r w:rsidRPr="002A3AE0">
              <w:rPr>
                <w:rFonts w:cs="Arial"/>
                <w:bCs/>
                <w:sz w:val="16"/>
                <w:szCs w:val="16"/>
                <w:lang w:eastAsia="es-BO"/>
              </w:rPr>
              <w:t>CPT</w:t>
            </w:r>
            <w:r>
              <w:rPr>
                <w:rFonts w:cs="Arial"/>
                <w:bCs/>
                <w:sz w:val="16"/>
                <w:szCs w:val="16"/>
                <w:lang w:eastAsia="es-BO"/>
              </w:rPr>
              <w:t>:</w:t>
            </w:r>
          </w:p>
        </w:tc>
        <w:tc>
          <w:tcPr>
            <w:tcW w:w="5378" w:type="dxa"/>
            <w:gridSpan w:val="6"/>
            <w:tcBorders>
              <w:top w:val="nil"/>
              <w:left w:val="nil"/>
              <w:bottom w:val="single" w:sz="4" w:space="0" w:color="auto"/>
              <w:right w:val="single" w:sz="4" w:space="0" w:color="auto"/>
            </w:tcBorders>
            <w:shd w:val="clear" w:color="auto" w:fill="auto"/>
            <w:vAlign w:val="bottom"/>
          </w:tcPr>
          <w:p w14:paraId="66CE5984" w14:textId="77777777" w:rsidR="008F0EB0" w:rsidRPr="00BD609B" w:rsidRDefault="008F0EB0" w:rsidP="00AD5760">
            <w:pPr>
              <w:jc w:val="right"/>
              <w:rPr>
                <w:rFonts w:cs="Arial"/>
                <w:color w:val="000000"/>
                <w:sz w:val="16"/>
                <w:szCs w:val="16"/>
                <w:lang w:eastAsia="es-BO"/>
              </w:rPr>
            </w:pPr>
          </w:p>
        </w:tc>
      </w:tr>
      <w:tr w:rsidR="008F0EB0" w:rsidRPr="00BD609B" w14:paraId="462924C6" w14:textId="77777777" w:rsidTr="00AD5760">
        <w:trPr>
          <w:trHeight w:val="375"/>
        </w:trPr>
        <w:tc>
          <w:tcPr>
            <w:tcW w:w="3792" w:type="dxa"/>
            <w:gridSpan w:val="6"/>
            <w:tcBorders>
              <w:top w:val="nil"/>
              <w:left w:val="single" w:sz="4" w:space="0" w:color="auto"/>
              <w:bottom w:val="single" w:sz="4" w:space="0" w:color="auto"/>
              <w:right w:val="single" w:sz="4" w:space="0" w:color="auto"/>
            </w:tcBorders>
            <w:shd w:val="clear" w:color="auto" w:fill="auto"/>
            <w:noWrap/>
            <w:vAlign w:val="bottom"/>
          </w:tcPr>
          <w:p w14:paraId="457C31B8" w14:textId="77777777" w:rsidR="008F0EB0" w:rsidRPr="00BD609B" w:rsidRDefault="008F0EB0" w:rsidP="00AD5760">
            <w:pPr>
              <w:jc w:val="right"/>
              <w:rPr>
                <w:rFonts w:cs="Arial"/>
                <w:color w:val="000000"/>
                <w:sz w:val="16"/>
                <w:szCs w:val="16"/>
                <w:lang w:eastAsia="es-BO"/>
              </w:rPr>
            </w:pPr>
            <w:r w:rsidRPr="002A3AE0">
              <w:rPr>
                <w:rFonts w:cs="Arial"/>
                <w:color w:val="000000"/>
                <w:sz w:val="16"/>
                <w:szCs w:val="16"/>
                <w:lang w:eastAsia="es-BO"/>
              </w:rPr>
              <w:t>QR</w:t>
            </w:r>
            <w:r>
              <w:rPr>
                <w:rFonts w:cs="Arial"/>
                <w:color w:val="000000"/>
                <w:sz w:val="16"/>
                <w:szCs w:val="16"/>
                <w:lang w:eastAsia="es-BO"/>
              </w:rPr>
              <w:t>:</w:t>
            </w:r>
          </w:p>
        </w:tc>
        <w:tc>
          <w:tcPr>
            <w:tcW w:w="5378" w:type="dxa"/>
            <w:gridSpan w:val="6"/>
            <w:tcBorders>
              <w:top w:val="nil"/>
              <w:left w:val="nil"/>
              <w:bottom w:val="single" w:sz="4" w:space="0" w:color="auto"/>
              <w:right w:val="single" w:sz="4" w:space="0" w:color="auto"/>
            </w:tcBorders>
            <w:shd w:val="clear" w:color="auto" w:fill="auto"/>
            <w:vAlign w:val="bottom"/>
          </w:tcPr>
          <w:p w14:paraId="488C370F" w14:textId="77777777" w:rsidR="008F0EB0" w:rsidRPr="00BD609B" w:rsidRDefault="008F0EB0" w:rsidP="00AD5760">
            <w:pPr>
              <w:jc w:val="right"/>
              <w:rPr>
                <w:rFonts w:cs="Arial"/>
                <w:color w:val="000000"/>
                <w:sz w:val="16"/>
                <w:szCs w:val="16"/>
                <w:lang w:eastAsia="es-BO"/>
              </w:rPr>
            </w:pPr>
          </w:p>
        </w:tc>
      </w:tr>
      <w:tr w:rsidR="008F0EB0" w:rsidRPr="00BD609B" w14:paraId="53675DA7"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3374901B" w14:textId="77777777" w:rsidR="008F0EB0" w:rsidRPr="00BD609B" w:rsidRDefault="008F0EB0" w:rsidP="00AD5760">
            <w:pPr>
              <w:jc w:val="right"/>
              <w:rPr>
                <w:rFonts w:cs="Arial"/>
                <w:color w:val="000000"/>
                <w:sz w:val="16"/>
                <w:szCs w:val="16"/>
                <w:lang w:eastAsia="es-BO"/>
              </w:rPr>
            </w:pPr>
            <w:r w:rsidRPr="00BD609B">
              <w:rPr>
                <w:rFonts w:cs="Arial"/>
                <w:color w:val="000000"/>
                <w:sz w:val="16"/>
                <w:szCs w:val="16"/>
                <w:lang w:eastAsia="es-BO"/>
              </w:rPr>
              <w:t xml:space="preserve">FACTURACIÓN </w:t>
            </w:r>
          </w:p>
        </w:tc>
        <w:tc>
          <w:tcPr>
            <w:tcW w:w="5378" w:type="dxa"/>
            <w:gridSpan w:val="6"/>
            <w:tcBorders>
              <w:top w:val="nil"/>
              <w:left w:val="nil"/>
              <w:bottom w:val="single" w:sz="4" w:space="0" w:color="auto"/>
              <w:right w:val="single" w:sz="4" w:space="0" w:color="auto"/>
            </w:tcBorders>
            <w:shd w:val="clear" w:color="auto" w:fill="auto"/>
            <w:vAlign w:val="bottom"/>
            <w:hideMark/>
          </w:tcPr>
          <w:p w14:paraId="19C91CED" w14:textId="77777777" w:rsidR="008F0EB0" w:rsidRPr="006755B5" w:rsidRDefault="008F0EB0" w:rsidP="00AD5760">
            <w:pPr>
              <w:jc w:val="right"/>
              <w:rPr>
                <w:rFonts w:cs="Arial"/>
                <w:i/>
                <w:color w:val="000000"/>
                <w:sz w:val="16"/>
                <w:szCs w:val="16"/>
                <w:lang w:eastAsia="es-BO"/>
              </w:rPr>
            </w:pPr>
            <w:r w:rsidRPr="006755B5">
              <w:rPr>
                <w:rFonts w:cs="Arial"/>
                <w:i/>
                <w:color w:val="000000"/>
                <w:sz w:val="16"/>
                <w:szCs w:val="16"/>
                <w:lang w:eastAsia="es-BO"/>
              </w:rPr>
              <w:t> </w:t>
            </w:r>
          </w:p>
        </w:tc>
      </w:tr>
      <w:tr w:rsidR="008F0EB0" w:rsidRPr="00BD609B" w14:paraId="2E994574"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tcPr>
          <w:p w14:paraId="3F80BA4B" w14:textId="77777777" w:rsidR="008F0EB0" w:rsidRPr="00BD609B" w:rsidRDefault="008F0EB0" w:rsidP="00AD5760">
            <w:pPr>
              <w:jc w:val="right"/>
              <w:rPr>
                <w:rFonts w:cs="Arial"/>
                <w:color w:val="000000"/>
                <w:sz w:val="16"/>
                <w:szCs w:val="16"/>
                <w:lang w:eastAsia="es-BO"/>
              </w:rPr>
            </w:pPr>
            <w:r w:rsidRPr="00F1728D">
              <w:rPr>
                <w:rFonts w:cs="Arial"/>
                <w:color w:val="000000"/>
                <w:sz w:val="16"/>
                <w:szCs w:val="16"/>
                <w:lang w:eastAsia="es-BO"/>
              </w:rPr>
              <w:t>COMENTARIOS:</w:t>
            </w:r>
          </w:p>
        </w:tc>
        <w:tc>
          <w:tcPr>
            <w:tcW w:w="5378" w:type="dxa"/>
            <w:gridSpan w:val="6"/>
            <w:tcBorders>
              <w:top w:val="nil"/>
              <w:left w:val="nil"/>
              <w:bottom w:val="single" w:sz="4" w:space="0" w:color="auto"/>
              <w:right w:val="single" w:sz="4" w:space="0" w:color="auto"/>
            </w:tcBorders>
            <w:shd w:val="clear" w:color="auto" w:fill="auto"/>
            <w:vAlign w:val="bottom"/>
          </w:tcPr>
          <w:p w14:paraId="487794EE" w14:textId="77777777" w:rsidR="008F0EB0" w:rsidRPr="00BD609B" w:rsidRDefault="008F0EB0" w:rsidP="00AD5760">
            <w:pPr>
              <w:jc w:val="right"/>
              <w:rPr>
                <w:rFonts w:cs="Arial"/>
                <w:color w:val="000000"/>
                <w:sz w:val="16"/>
                <w:szCs w:val="16"/>
                <w:lang w:eastAsia="es-BO"/>
              </w:rPr>
            </w:pPr>
            <w:r w:rsidRPr="002A3AE0">
              <w:rPr>
                <w:i/>
                <w:sz w:val="16"/>
                <w:szCs w:val="16"/>
              </w:rPr>
              <w:t>Ind</w:t>
            </w:r>
            <w:r>
              <w:rPr>
                <w:i/>
                <w:sz w:val="16"/>
                <w:szCs w:val="16"/>
              </w:rPr>
              <w:t>i</w:t>
            </w:r>
            <w:r w:rsidRPr="002A3AE0">
              <w:rPr>
                <w:i/>
                <w:sz w:val="16"/>
                <w:szCs w:val="16"/>
              </w:rPr>
              <w:t xml:space="preserve">que si la entidad emite factura y, en caso afirmativo, especifique el régimen de facturación </w:t>
            </w:r>
            <w:r>
              <w:rPr>
                <w:i/>
                <w:sz w:val="16"/>
                <w:szCs w:val="16"/>
              </w:rPr>
              <w:t xml:space="preserve">(manual, en línea u otro) </w:t>
            </w:r>
            <w:r w:rsidRPr="002A3AE0">
              <w:rPr>
                <w:i/>
                <w:sz w:val="16"/>
                <w:szCs w:val="16"/>
              </w:rPr>
              <w:t>correspondiente. En caso de no emitir factura, escribir: “No corresponde”.</w:t>
            </w:r>
          </w:p>
        </w:tc>
      </w:tr>
      <w:tr w:rsidR="008F0EB0" w:rsidRPr="00BD609B" w14:paraId="2A8E727D"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noWrap/>
            <w:vAlign w:val="center"/>
            <w:hideMark/>
          </w:tcPr>
          <w:p w14:paraId="490A488F" w14:textId="77777777" w:rsidR="008F0EB0" w:rsidRPr="00BD609B" w:rsidRDefault="008F0EB0" w:rsidP="00AD5760">
            <w:pPr>
              <w:rPr>
                <w:rFonts w:cs="Arial"/>
                <w:b/>
                <w:bCs/>
                <w:color w:val="000000"/>
                <w:sz w:val="16"/>
                <w:szCs w:val="16"/>
                <w:lang w:eastAsia="es-BO"/>
              </w:rPr>
            </w:pPr>
            <w:r w:rsidRPr="00BD609B">
              <w:rPr>
                <w:rFonts w:cs="Arial"/>
                <w:b/>
                <w:bCs/>
                <w:color w:val="000000"/>
                <w:sz w:val="16"/>
                <w:szCs w:val="16"/>
                <w:lang w:eastAsia="es-BO"/>
              </w:rPr>
              <w:lastRenderedPageBreak/>
              <w:t xml:space="preserve">9. </w:t>
            </w:r>
            <w:r>
              <w:rPr>
                <w:rFonts w:cs="Arial"/>
                <w:b/>
                <w:bCs/>
                <w:color w:val="000000"/>
                <w:sz w:val="16"/>
                <w:szCs w:val="16"/>
                <w:lang w:eastAsia="es-BO"/>
              </w:rPr>
              <w:t>¿</w:t>
            </w:r>
            <w:r w:rsidRPr="00F073C2">
              <w:rPr>
                <w:rFonts w:cs="Arial"/>
                <w:b/>
                <w:bCs/>
                <w:color w:val="000000"/>
                <w:sz w:val="16"/>
                <w:szCs w:val="16"/>
                <w:lang w:eastAsia="es-BO"/>
              </w:rPr>
              <w:t>LA ENTIDAD CUENTA CON INFRAESTRUCTURA TECNOLÓGICA PROPIA (CENTRO DE PROCESAMIENTO DE DATOS - CPD)</w:t>
            </w:r>
            <w:r>
              <w:rPr>
                <w:rFonts w:cs="Arial"/>
                <w:b/>
                <w:bCs/>
                <w:color w:val="000000"/>
                <w:sz w:val="16"/>
                <w:szCs w:val="16"/>
                <w:lang w:eastAsia="es-BO"/>
              </w:rPr>
              <w:t xml:space="preserve">? </w:t>
            </w:r>
            <w:r w:rsidRPr="00BD609B">
              <w:rPr>
                <w:rFonts w:cs="Arial"/>
                <w:b/>
                <w:bCs/>
                <w:color w:val="000000"/>
                <w:sz w:val="16"/>
                <w:szCs w:val="16"/>
                <w:lang w:eastAsia="es-BO"/>
              </w:rPr>
              <w:t>(marque con una X) </w:t>
            </w:r>
          </w:p>
        </w:tc>
      </w:tr>
      <w:tr w:rsidR="008F0EB0" w:rsidRPr="00BD609B" w14:paraId="048481D9"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35CAE56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SI</w:t>
            </w:r>
          </w:p>
        </w:tc>
        <w:tc>
          <w:tcPr>
            <w:tcW w:w="5378" w:type="dxa"/>
            <w:gridSpan w:val="6"/>
            <w:tcBorders>
              <w:top w:val="nil"/>
              <w:left w:val="nil"/>
              <w:bottom w:val="single" w:sz="4" w:space="0" w:color="auto"/>
              <w:right w:val="single" w:sz="4" w:space="0" w:color="auto"/>
            </w:tcBorders>
            <w:shd w:val="clear" w:color="auto" w:fill="auto"/>
            <w:vAlign w:val="bottom"/>
            <w:hideMark/>
          </w:tcPr>
          <w:p w14:paraId="43CF588A"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cuenta con infraestructura tecnológica propia.</w:t>
            </w:r>
          </w:p>
        </w:tc>
      </w:tr>
      <w:tr w:rsidR="008F0EB0" w:rsidRPr="00BD609B" w14:paraId="696D1888" w14:textId="77777777" w:rsidTr="00AD5760">
        <w:trPr>
          <w:trHeight w:val="300"/>
        </w:trPr>
        <w:tc>
          <w:tcPr>
            <w:tcW w:w="3792" w:type="dxa"/>
            <w:gridSpan w:val="6"/>
            <w:tcBorders>
              <w:top w:val="nil"/>
              <w:left w:val="single" w:sz="4" w:space="0" w:color="auto"/>
              <w:bottom w:val="single" w:sz="4" w:space="0" w:color="auto"/>
              <w:right w:val="single" w:sz="4" w:space="0" w:color="auto"/>
            </w:tcBorders>
            <w:shd w:val="clear" w:color="auto" w:fill="auto"/>
            <w:noWrap/>
            <w:vAlign w:val="bottom"/>
            <w:hideMark/>
          </w:tcPr>
          <w:p w14:paraId="6A7621E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bottom"/>
            <w:hideMark/>
          </w:tcPr>
          <w:p w14:paraId="50FF33A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Marque la casilla con una X, si su Entidad NO cuenta con infraestructura tecnológica propia.</w:t>
            </w:r>
          </w:p>
        </w:tc>
      </w:tr>
      <w:tr w:rsidR="008F0EB0" w:rsidRPr="00BD609B" w14:paraId="203BD330" w14:textId="77777777" w:rsidTr="00AD5760">
        <w:trPr>
          <w:trHeight w:val="675"/>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19530036" w14:textId="77777777" w:rsidR="008F0EB0" w:rsidRPr="00BD609B" w:rsidRDefault="008F0EB0" w:rsidP="00AD5760">
            <w:pPr>
              <w:rPr>
                <w:rFonts w:cs="Arial"/>
                <w:b/>
                <w:bCs/>
                <w:color w:val="000000"/>
                <w:sz w:val="16"/>
                <w:szCs w:val="16"/>
                <w:lang w:eastAsia="es-BO"/>
              </w:rPr>
            </w:pPr>
            <w:r w:rsidRPr="00F073C2">
              <w:rPr>
                <w:rFonts w:cs="Arial"/>
                <w:b/>
                <w:bCs/>
                <w:color w:val="000000"/>
                <w:sz w:val="16"/>
                <w:szCs w:val="16"/>
                <w:lang w:eastAsia="es-BO"/>
              </w:rPr>
              <w:t xml:space="preserve">10. ¿CUENTA CON LA DOCUMENTACIÓN TÉCNICA DE SUS SERVICIOS PARA LA INTEROPERABILIDAD? </w:t>
            </w:r>
            <w:r w:rsidRPr="00F073C2">
              <w:rPr>
                <w:rFonts w:cs="Arial"/>
                <w:bCs/>
                <w:color w:val="000000"/>
                <w:sz w:val="16"/>
                <w:szCs w:val="16"/>
                <w:lang w:eastAsia="es-BO"/>
              </w:rPr>
              <w:t>(marque con una X).</w:t>
            </w:r>
          </w:p>
        </w:tc>
      </w:tr>
      <w:tr w:rsidR="008F0EB0" w:rsidRPr="00BD609B" w14:paraId="16FCC8F8" w14:textId="77777777" w:rsidTr="00AD5760">
        <w:trPr>
          <w:trHeight w:val="268"/>
        </w:trPr>
        <w:tc>
          <w:tcPr>
            <w:tcW w:w="3792"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32219B6D"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SI</w:t>
            </w:r>
          </w:p>
        </w:tc>
        <w:tc>
          <w:tcPr>
            <w:tcW w:w="5378"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4E5466E9"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 xml:space="preserve">Marque la casilla con una X, SI cuenta con </w:t>
            </w:r>
            <w:r>
              <w:rPr>
                <w:rFonts w:cs="Arial"/>
                <w:color w:val="000000"/>
                <w:sz w:val="16"/>
                <w:szCs w:val="16"/>
                <w:lang w:eastAsia="es-BO"/>
              </w:rPr>
              <w:t>documentación técnica para la interoperabilidad</w:t>
            </w:r>
            <w:r w:rsidRPr="00BD609B">
              <w:rPr>
                <w:rFonts w:cs="Arial"/>
                <w:color w:val="000000"/>
                <w:sz w:val="16"/>
                <w:szCs w:val="16"/>
                <w:lang w:eastAsia="es-BO"/>
              </w:rPr>
              <w:t>.</w:t>
            </w:r>
          </w:p>
        </w:tc>
      </w:tr>
      <w:tr w:rsidR="008F0EB0" w:rsidRPr="00BD609B" w14:paraId="76E66E6B" w14:textId="77777777" w:rsidTr="00AD5760">
        <w:trPr>
          <w:trHeight w:val="286"/>
        </w:trPr>
        <w:tc>
          <w:tcPr>
            <w:tcW w:w="3792"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7AB6A124"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NO</w:t>
            </w:r>
          </w:p>
        </w:tc>
        <w:tc>
          <w:tcPr>
            <w:tcW w:w="5378"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4B50D41E"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 xml:space="preserve">Marque la casilla con una X, </w:t>
            </w:r>
            <w:r>
              <w:rPr>
                <w:rFonts w:cs="Arial"/>
                <w:color w:val="000000"/>
                <w:sz w:val="16"/>
                <w:szCs w:val="16"/>
                <w:lang w:eastAsia="es-BO"/>
              </w:rPr>
              <w:t>si NO</w:t>
            </w:r>
            <w:r w:rsidRPr="00BD609B">
              <w:rPr>
                <w:rFonts w:cs="Arial"/>
                <w:color w:val="000000"/>
                <w:sz w:val="16"/>
                <w:szCs w:val="16"/>
                <w:lang w:eastAsia="es-BO"/>
              </w:rPr>
              <w:t xml:space="preserve"> cuenta con </w:t>
            </w:r>
            <w:r>
              <w:rPr>
                <w:rFonts w:cs="Arial"/>
                <w:color w:val="000000"/>
                <w:sz w:val="16"/>
                <w:szCs w:val="16"/>
                <w:lang w:eastAsia="es-BO"/>
              </w:rPr>
              <w:t>documentación técnica para la interoperabilidad.</w:t>
            </w:r>
          </w:p>
        </w:tc>
      </w:tr>
      <w:tr w:rsidR="008F0EB0" w:rsidRPr="00BD609B" w14:paraId="4E17849D" w14:textId="77777777" w:rsidTr="00AD5760">
        <w:trPr>
          <w:trHeight w:val="675"/>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0126F1D1"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 xml:space="preserve">11. </w:t>
            </w:r>
            <w:r w:rsidRPr="00F073C2">
              <w:rPr>
                <w:rFonts w:cs="Arial"/>
                <w:b/>
                <w:bCs/>
                <w:color w:val="000000"/>
                <w:sz w:val="16"/>
                <w:szCs w:val="16"/>
                <w:lang w:eastAsia="es-BO"/>
              </w:rPr>
              <w:t>ADJUNTE EL DIAGRAMA DE FLUJO DEL PROCESO (EN FORMATO BPMN)  DEL REGISTRO DE OPERADORES, IDENTIFICANDO: PROCESOS EN SISTEMA O PROCESOS MANUALES (SIN USO DE SISTEMA) Y LOS ACTORES QUE LO REALIZAN.</w:t>
            </w:r>
          </w:p>
        </w:tc>
      </w:tr>
      <w:tr w:rsidR="008F0EB0" w:rsidRPr="00BD609B" w14:paraId="08A97A55" w14:textId="77777777" w:rsidTr="00AD5760">
        <w:trPr>
          <w:trHeight w:val="467"/>
        </w:trPr>
        <w:tc>
          <w:tcPr>
            <w:tcW w:w="9170" w:type="dxa"/>
            <w:gridSpan w:val="12"/>
            <w:tcBorders>
              <w:top w:val="single" w:sz="4" w:space="0" w:color="auto"/>
              <w:left w:val="single" w:sz="4" w:space="0" w:color="auto"/>
              <w:bottom w:val="single" w:sz="4" w:space="0" w:color="auto"/>
              <w:right w:val="single" w:sz="4" w:space="0" w:color="auto"/>
            </w:tcBorders>
            <w:shd w:val="clear" w:color="000000" w:fill="FFFFFF"/>
            <w:vAlign w:val="center"/>
            <w:hideMark/>
          </w:tcPr>
          <w:p w14:paraId="774762E2"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Los diagramas en formato BPMN del proceso del registro de operadores deberán ser remitidos en formato PDF.</w:t>
            </w:r>
          </w:p>
        </w:tc>
      </w:tr>
      <w:tr w:rsidR="008F0EB0" w:rsidRPr="00BD609B" w14:paraId="2A5A82E8" w14:textId="77777777" w:rsidTr="00AD5760">
        <w:trPr>
          <w:trHeight w:val="945"/>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68C6B6AA"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12</w:t>
            </w:r>
            <w:r w:rsidRPr="00BD609B">
              <w:rPr>
                <w:rFonts w:cs="Arial"/>
                <w:b/>
                <w:bCs/>
                <w:color w:val="000000"/>
                <w:sz w:val="16"/>
                <w:szCs w:val="16"/>
                <w:lang w:eastAsia="es-BO"/>
              </w:rPr>
              <w:t xml:space="preserve">. </w:t>
            </w:r>
            <w:r w:rsidRPr="00F073C2">
              <w:rPr>
                <w:rFonts w:cs="Arial"/>
                <w:b/>
                <w:bCs/>
                <w:color w:val="000000"/>
                <w:sz w:val="16"/>
                <w:szCs w:val="16"/>
                <w:lang w:eastAsia="es-BO"/>
              </w:rPr>
              <w:t>ADJUNTE EL DICCIONARIO DE DATOS PARA EL PROCESO DEL REGISTRO DE OPERADORES, DEBE REMITIR M</w:t>
            </w:r>
            <w:r>
              <w:rPr>
                <w:rFonts w:cs="Arial"/>
                <w:b/>
                <w:bCs/>
                <w:color w:val="000000"/>
                <w:sz w:val="16"/>
                <w:szCs w:val="16"/>
                <w:lang w:eastAsia="es-BO"/>
              </w:rPr>
              <w:t>Í</w:t>
            </w:r>
            <w:r w:rsidRPr="00F073C2">
              <w:rPr>
                <w:rFonts w:cs="Arial"/>
                <w:b/>
                <w:bCs/>
                <w:color w:val="000000"/>
                <w:sz w:val="16"/>
                <w:szCs w:val="16"/>
                <w:lang w:eastAsia="es-BO"/>
              </w:rPr>
              <w:t>NIMAMENTE LA SIGUIENTE INFORMACIÓN: NOMBRE DEL CAMPO, TIPO DE DATO (NÚMERO, CADENA, OTROS), OBLIGATORIO (SI/NO), LONGITUD, FORMATO (SI SE VALIDA), PARAMÉTRICA (SI/NO), LLENADO (AUTOMÁTICO/MANUAL).</w:t>
            </w:r>
            <w:r>
              <w:rPr>
                <w:rFonts w:cs="Arial"/>
                <w:b/>
                <w:bCs/>
                <w:color w:val="000000"/>
                <w:sz w:val="16"/>
                <w:szCs w:val="16"/>
                <w:lang w:eastAsia="es-BO"/>
              </w:rPr>
              <w:t xml:space="preserve"> </w:t>
            </w:r>
            <w:r w:rsidRPr="006755B5">
              <w:rPr>
                <w:rFonts w:cs="Arial"/>
                <w:bCs/>
                <w:color w:val="000000"/>
                <w:sz w:val="16"/>
                <w:szCs w:val="16"/>
                <w:lang w:eastAsia="es-BO"/>
              </w:rPr>
              <w:t xml:space="preserve">(En </w:t>
            </w:r>
            <w:r w:rsidRPr="002705DE">
              <w:rPr>
                <w:rFonts w:cs="Arial"/>
                <w:bCs/>
                <w:color w:val="000000"/>
                <w:sz w:val="16"/>
                <w:szCs w:val="16"/>
                <w:lang w:eastAsia="es-BO"/>
              </w:rPr>
              <w:t>formato digital preferentemente Excel):</w:t>
            </w:r>
          </w:p>
        </w:tc>
      </w:tr>
      <w:tr w:rsidR="008F0EB0" w:rsidRPr="00BD609B" w14:paraId="425259AF" w14:textId="77777777" w:rsidTr="00AD5760">
        <w:trPr>
          <w:trHeight w:val="1455"/>
        </w:trPr>
        <w:tc>
          <w:tcPr>
            <w:tcW w:w="9170" w:type="dxa"/>
            <w:gridSpan w:val="12"/>
            <w:tcBorders>
              <w:top w:val="single" w:sz="4" w:space="0" w:color="auto"/>
              <w:left w:val="single" w:sz="4" w:space="0" w:color="auto"/>
              <w:bottom w:val="single" w:sz="4" w:space="0" w:color="auto"/>
              <w:right w:val="single" w:sz="4" w:space="0" w:color="auto"/>
            </w:tcBorders>
            <w:shd w:val="clear" w:color="000000" w:fill="FFFFFF"/>
            <w:vAlign w:val="center"/>
            <w:hideMark/>
          </w:tcPr>
          <w:p w14:paraId="6D5CCE61"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El diccionario de datos que se utilizan en el proceso de registro de operadores deberá contener mínimamente los campos de: NOMBRE DEL CAMPO, TIPO DE DATO (NÚMERO, CADENA, OTROS), OBLIGATORIO (SI/NO), LONGITUD, FORMATO (SI SE VALIDA), PARAMÉTRICA (SI/NO), LLENADO (AUTOMÁTICO/MANUAL), no limitando a describir otros campos de interés o importancia.</w:t>
            </w:r>
          </w:p>
          <w:p w14:paraId="1C663FC0"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Ej.:</w:t>
            </w:r>
          </w:p>
          <w:tbl>
            <w:tblPr>
              <w:tblStyle w:val="Tablaconcuadrcula"/>
              <w:tblW w:w="0" w:type="auto"/>
              <w:tblLook w:val="04A0" w:firstRow="1" w:lastRow="0" w:firstColumn="1" w:lastColumn="0" w:noHBand="0" w:noVBand="1"/>
            </w:tblPr>
            <w:tblGrid>
              <w:gridCol w:w="1379"/>
              <w:gridCol w:w="1629"/>
              <w:gridCol w:w="1292"/>
              <w:gridCol w:w="1026"/>
              <w:gridCol w:w="931"/>
              <w:gridCol w:w="1337"/>
              <w:gridCol w:w="954"/>
            </w:tblGrid>
            <w:tr w:rsidR="008F0EB0" w:rsidRPr="00BD609B" w14:paraId="46BD6E02" w14:textId="77777777" w:rsidTr="00AD5760">
              <w:tc>
                <w:tcPr>
                  <w:tcW w:w="1343" w:type="dxa"/>
                </w:tcPr>
                <w:p w14:paraId="19A85A6E"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 xml:space="preserve">NOMBRE </w:t>
                  </w:r>
                  <w:r>
                    <w:rPr>
                      <w:rFonts w:cs="Arial"/>
                      <w:b/>
                      <w:i/>
                      <w:color w:val="000000"/>
                      <w:sz w:val="16"/>
                      <w:szCs w:val="16"/>
                      <w:lang w:eastAsia="es-BO"/>
                    </w:rPr>
                    <w:t xml:space="preserve">DEL </w:t>
                  </w:r>
                  <w:r w:rsidRPr="006755B5">
                    <w:rPr>
                      <w:rFonts w:cs="Arial"/>
                      <w:b/>
                      <w:i/>
                      <w:color w:val="000000"/>
                      <w:sz w:val="16"/>
                      <w:szCs w:val="16"/>
                      <w:lang w:eastAsia="es-BO"/>
                    </w:rPr>
                    <w:t>CAMPO</w:t>
                  </w:r>
                </w:p>
              </w:tc>
              <w:tc>
                <w:tcPr>
                  <w:tcW w:w="1629" w:type="dxa"/>
                </w:tcPr>
                <w:p w14:paraId="6AA1F1D8"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TIPO DE DATO</w:t>
                  </w:r>
                </w:p>
              </w:tc>
              <w:tc>
                <w:tcPr>
                  <w:tcW w:w="1292" w:type="dxa"/>
                </w:tcPr>
                <w:p w14:paraId="61C7DB09"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OBLIGATORIO</w:t>
                  </w:r>
                </w:p>
              </w:tc>
              <w:tc>
                <w:tcPr>
                  <w:tcW w:w="1026" w:type="dxa"/>
                </w:tcPr>
                <w:p w14:paraId="4B2AD3DE"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LONGITUD</w:t>
                  </w:r>
                </w:p>
              </w:tc>
              <w:tc>
                <w:tcPr>
                  <w:tcW w:w="931" w:type="dxa"/>
                </w:tcPr>
                <w:p w14:paraId="450EBF32" w14:textId="77777777" w:rsidR="008F0EB0" w:rsidRPr="006755B5" w:rsidRDefault="008F0EB0" w:rsidP="00AD5760">
                  <w:pPr>
                    <w:ind w:left="-77"/>
                    <w:jc w:val="center"/>
                    <w:rPr>
                      <w:rFonts w:cs="Arial"/>
                      <w:b/>
                      <w:i/>
                      <w:color w:val="000000"/>
                      <w:sz w:val="16"/>
                      <w:szCs w:val="16"/>
                      <w:lang w:eastAsia="es-BO"/>
                    </w:rPr>
                  </w:pPr>
                  <w:r w:rsidRPr="006755B5">
                    <w:rPr>
                      <w:rFonts w:cs="Arial"/>
                      <w:b/>
                      <w:i/>
                      <w:color w:val="000000"/>
                      <w:sz w:val="16"/>
                      <w:szCs w:val="16"/>
                      <w:lang w:eastAsia="es-BO"/>
                    </w:rPr>
                    <w:t>FORMATO</w:t>
                  </w:r>
                </w:p>
              </w:tc>
              <w:tc>
                <w:tcPr>
                  <w:tcW w:w="1337" w:type="dxa"/>
                </w:tcPr>
                <w:p w14:paraId="61C9A8F2"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PARAMÉTRICA</w:t>
                  </w:r>
                </w:p>
              </w:tc>
              <w:tc>
                <w:tcPr>
                  <w:tcW w:w="954" w:type="dxa"/>
                </w:tcPr>
                <w:p w14:paraId="10632635"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LLENADO</w:t>
                  </w:r>
                </w:p>
              </w:tc>
            </w:tr>
            <w:tr w:rsidR="008F0EB0" w:rsidRPr="00BD609B" w14:paraId="5DF0AC94" w14:textId="77777777" w:rsidTr="00AD5760">
              <w:tc>
                <w:tcPr>
                  <w:tcW w:w="1343" w:type="dxa"/>
                </w:tcPr>
                <w:p w14:paraId="6C3229C0"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NOMBRE</w:t>
                  </w:r>
                </w:p>
              </w:tc>
              <w:tc>
                <w:tcPr>
                  <w:tcW w:w="1629" w:type="dxa"/>
                </w:tcPr>
                <w:p w14:paraId="5B78A196"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ALFANUMÉRICO</w:t>
                  </w:r>
                </w:p>
              </w:tc>
              <w:tc>
                <w:tcPr>
                  <w:tcW w:w="1292" w:type="dxa"/>
                </w:tcPr>
                <w:p w14:paraId="3DDBD4A1"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SI</w:t>
                  </w:r>
                </w:p>
              </w:tc>
              <w:tc>
                <w:tcPr>
                  <w:tcW w:w="1026" w:type="dxa"/>
                </w:tcPr>
                <w:p w14:paraId="3578F5DD"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250</w:t>
                  </w:r>
                </w:p>
              </w:tc>
              <w:tc>
                <w:tcPr>
                  <w:tcW w:w="931" w:type="dxa"/>
                </w:tcPr>
                <w:p w14:paraId="7C7CDCCC"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 SE VALIDA</w:t>
                  </w:r>
                </w:p>
              </w:tc>
              <w:tc>
                <w:tcPr>
                  <w:tcW w:w="1337" w:type="dxa"/>
                </w:tcPr>
                <w:p w14:paraId="5D2F832E"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w:t>
                  </w:r>
                </w:p>
              </w:tc>
              <w:tc>
                <w:tcPr>
                  <w:tcW w:w="954" w:type="dxa"/>
                </w:tcPr>
                <w:p w14:paraId="02C86C55"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MANUAL</w:t>
                  </w:r>
                </w:p>
              </w:tc>
            </w:tr>
            <w:tr w:rsidR="008F0EB0" w:rsidRPr="00BD609B" w14:paraId="36772CBE" w14:textId="77777777" w:rsidTr="00AD5760">
              <w:tc>
                <w:tcPr>
                  <w:tcW w:w="1343" w:type="dxa"/>
                </w:tcPr>
                <w:p w14:paraId="75199058"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DOMICILIO</w:t>
                  </w:r>
                </w:p>
              </w:tc>
              <w:tc>
                <w:tcPr>
                  <w:tcW w:w="1629" w:type="dxa"/>
                </w:tcPr>
                <w:p w14:paraId="70C363FF"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ALFANUMÉRICO</w:t>
                  </w:r>
                </w:p>
              </w:tc>
              <w:tc>
                <w:tcPr>
                  <w:tcW w:w="1292" w:type="dxa"/>
                </w:tcPr>
                <w:p w14:paraId="12E01A5C"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SI</w:t>
                  </w:r>
                </w:p>
              </w:tc>
              <w:tc>
                <w:tcPr>
                  <w:tcW w:w="1026" w:type="dxa"/>
                </w:tcPr>
                <w:p w14:paraId="3A60047A"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250</w:t>
                  </w:r>
                </w:p>
              </w:tc>
              <w:tc>
                <w:tcPr>
                  <w:tcW w:w="931" w:type="dxa"/>
                </w:tcPr>
                <w:p w14:paraId="109899FC"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 SE VALIDA</w:t>
                  </w:r>
                </w:p>
              </w:tc>
              <w:tc>
                <w:tcPr>
                  <w:tcW w:w="1337" w:type="dxa"/>
                </w:tcPr>
                <w:p w14:paraId="49580DF8"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w:t>
                  </w:r>
                </w:p>
              </w:tc>
              <w:tc>
                <w:tcPr>
                  <w:tcW w:w="954" w:type="dxa"/>
                </w:tcPr>
                <w:p w14:paraId="521CD07D"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MANUAL</w:t>
                  </w:r>
                </w:p>
              </w:tc>
            </w:tr>
            <w:tr w:rsidR="008F0EB0" w:rsidRPr="00BD609B" w14:paraId="713D45A8" w14:textId="77777777" w:rsidTr="00AD5760">
              <w:tc>
                <w:tcPr>
                  <w:tcW w:w="1343" w:type="dxa"/>
                </w:tcPr>
                <w:p w14:paraId="14FC4CFE"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DEPARTAMENTO</w:t>
                  </w:r>
                </w:p>
              </w:tc>
              <w:tc>
                <w:tcPr>
                  <w:tcW w:w="1629" w:type="dxa"/>
                </w:tcPr>
                <w:p w14:paraId="2E226931"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CADENA</w:t>
                  </w:r>
                </w:p>
              </w:tc>
              <w:tc>
                <w:tcPr>
                  <w:tcW w:w="1292" w:type="dxa"/>
                </w:tcPr>
                <w:p w14:paraId="792A4A20"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SI</w:t>
                  </w:r>
                </w:p>
              </w:tc>
              <w:tc>
                <w:tcPr>
                  <w:tcW w:w="1026" w:type="dxa"/>
                </w:tcPr>
                <w:p w14:paraId="666A98D8"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250</w:t>
                  </w:r>
                </w:p>
              </w:tc>
              <w:tc>
                <w:tcPr>
                  <w:tcW w:w="931" w:type="dxa"/>
                </w:tcPr>
                <w:p w14:paraId="227693FA"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NO SE VALIDA</w:t>
                  </w:r>
                </w:p>
              </w:tc>
              <w:tc>
                <w:tcPr>
                  <w:tcW w:w="1337" w:type="dxa"/>
                </w:tcPr>
                <w:p w14:paraId="3A179AD0"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SI</w:t>
                  </w:r>
                </w:p>
              </w:tc>
              <w:tc>
                <w:tcPr>
                  <w:tcW w:w="954" w:type="dxa"/>
                </w:tcPr>
                <w:p w14:paraId="369AF1DC" w14:textId="77777777" w:rsidR="008F0EB0" w:rsidRPr="0064378D" w:rsidRDefault="008F0EB0" w:rsidP="00AD5760">
                  <w:pPr>
                    <w:rPr>
                      <w:rFonts w:cs="Arial"/>
                      <w:i/>
                      <w:color w:val="000000"/>
                      <w:sz w:val="16"/>
                      <w:szCs w:val="16"/>
                      <w:lang w:eastAsia="es-BO"/>
                    </w:rPr>
                  </w:pPr>
                  <w:r w:rsidRPr="0064378D">
                    <w:rPr>
                      <w:rFonts w:cs="Arial"/>
                      <w:i/>
                      <w:color w:val="000000"/>
                      <w:sz w:val="16"/>
                      <w:szCs w:val="16"/>
                      <w:lang w:eastAsia="es-BO"/>
                    </w:rPr>
                    <w:t>MANUAL</w:t>
                  </w:r>
                </w:p>
              </w:tc>
            </w:tr>
          </w:tbl>
          <w:p w14:paraId="56A63BD6" w14:textId="77777777" w:rsidR="008F0EB0" w:rsidRPr="00BD609B" w:rsidRDefault="008F0EB0" w:rsidP="00AD5760">
            <w:pPr>
              <w:rPr>
                <w:rFonts w:cs="Arial"/>
                <w:color w:val="000000"/>
                <w:sz w:val="16"/>
                <w:szCs w:val="16"/>
                <w:lang w:eastAsia="es-BO"/>
              </w:rPr>
            </w:pPr>
          </w:p>
        </w:tc>
      </w:tr>
      <w:tr w:rsidR="008F0EB0" w:rsidRPr="00BD609B" w14:paraId="083BB62E" w14:textId="77777777" w:rsidTr="00AD5760">
        <w:trPr>
          <w:trHeight w:val="602"/>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6C47595A"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 xml:space="preserve">13. </w:t>
            </w:r>
            <w:r w:rsidRPr="0064378D">
              <w:rPr>
                <w:rFonts w:cs="Arial"/>
                <w:b/>
                <w:bCs/>
                <w:color w:val="000000"/>
                <w:sz w:val="16"/>
                <w:szCs w:val="16"/>
                <w:lang w:eastAsia="es-BO"/>
              </w:rPr>
              <w:t>ADJUNTE EL DIAGRAMA DE FLUJO DEL PROCESO (EN FORMATO BPMN</w:t>
            </w:r>
            <w:r>
              <w:rPr>
                <w:rFonts w:cs="Arial"/>
                <w:b/>
                <w:bCs/>
                <w:color w:val="000000"/>
                <w:sz w:val="16"/>
                <w:szCs w:val="16"/>
                <w:lang w:eastAsia="es-BO"/>
              </w:rPr>
              <w:t>) DE EMISIÓN PARA CADA  AP, C</w:t>
            </w:r>
            <w:r w:rsidRPr="0064378D">
              <w:rPr>
                <w:rFonts w:cs="Arial"/>
                <w:b/>
                <w:bCs/>
                <w:color w:val="000000"/>
                <w:sz w:val="16"/>
                <w:szCs w:val="16"/>
                <w:lang w:eastAsia="es-BO"/>
              </w:rPr>
              <w:t>, O DESDE LA SOLICITUD REALIZADA POR EL INTERESADO HASTA SU  EMISIÓN, IDENTIFICANDO: PROCESOS EN SISTEMA O PROCESOS MANUALES (SIN USO DE SISTEMA)  Y LOS ACTORES QUE LO REALIZAN.</w:t>
            </w:r>
          </w:p>
        </w:tc>
      </w:tr>
      <w:tr w:rsidR="008F0EB0" w:rsidRPr="00BD609B" w14:paraId="2D9AFCC9" w14:textId="77777777" w:rsidTr="00AD5760">
        <w:trPr>
          <w:trHeight w:val="391"/>
        </w:trPr>
        <w:tc>
          <w:tcPr>
            <w:tcW w:w="9170" w:type="dxa"/>
            <w:gridSpan w:val="12"/>
            <w:tcBorders>
              <w:top w:val="single" w:sz="4" w:space="0" w:color="auto"/>
              <w:left w:val="single" w:sz="4" w:space="0" w:color="auto"/>
              <w:bottom w:val="single" w:sz="4" w:space="0" w:color="auto"/>
              <w:right w:val="single" w:sz="4" w:space="0" w:color="auto"/>
            </w:tcBorders>
            <w:shd w:val="clear" w:color="000000" w:fill="FFFFFF"/>
            <w:vAlign w:val="center"/>
            <w:hideMark/>
          </w:tcPr>
          <w:p w14:paraId="75C8A62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Los diagramas en formato BPMN del p</w:t>
            </w:r>
            <w:r>
              <w:rPr>
                <w:rFonts w:cs="Arial"/>
                <w:color w:val="000000"/>
                <w:sz w:val="16"/>
                <w:szCs w:val="16"/>
                <w:lang w:eastAsia="es-BO"/>
              </w:rPr>
              <w:t>roceso de emisión de la AP, C</w:t>
            </w:r>
            <w:r w:rsidRPr="00BD609B">
              <w:rPr>
                <w:rFonts w:cs="Arial"/>
                <w:color w:val="000000"/>
                <w:sz w:val="16"/>
                <w:szCs w:val="16"/>
                <w:lang w:eastAsia="es-BO"/>
              </w:rPr>
              <w:t>, O deberán ser remitidos en formato PDF.</w:t>
            </w:r>
          </w:p>
        </w:tc>
      </w:tr>
      <w:tr w:rsidR="008F0EB0" w:rsidRPr="00BD609B" w14:paraId="4D1BF177" w14:textId="77777777" w:rsidTr="00AD5760">
        <w:trPr>
          <w:trHeight w:val="1296"/>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2DE083F6" w14:textId="77777777" w:rsidR="008F0EB0" w:rsidRPr="006755B5" w:rsidRDefault="008F0EB0" w:rsidP="008F0EB0">
            <w:pPr>
              <w:pStyle w:val="Prrafodelista"/>
              <w:numPr>
                <w:ilvl w:val="0"/>
                <w:numId w:val="113"/>
              </w:numPr>
              <w:ind w:left="356"/>
              <w:rPr>
                <w:rFonts w:cs="Arial"/>
                <w:b/>
                <w:bCs/>
                <w:color w:val="000000"/>
                <w:sz w:val="16"/>
                <w:szCs w:val="16"/>
                <w:lang w:eastAsia="es-BO"/>
              </w:rPr>
            </w:pPr>
            <w:r w:rsidRPr="006755B5">
              <w:rPr>
                <w:rFonts w:cs="Arial"/>
                <w:b/>
                <w:bCs/>
                <w:color w:val="000000"/>
                <w:sz w:val="16"/>
                <w:szCs w:val="16"/>
                <w:lang w:eastAsia="es-BO"/>
              </w:rPr>
              <w:t>ADJUNTE:</w:t>
            </w:r>
          </w:p>
          <w:p w14:paraId="19333F26" w14:textId="77777777" w:rsidR="008F0EB0" w:rsidRDefault="008F0EB0" w:rsidP="008F0EB0">
            <w:pPr>
              <w:pStyle w:val="Prrafodelista"/>
              <w:numPr>
                <w:ilvl w:val="0"/>
                <w:numId w:val="14"/>
              </w:numPr>
              <w:ind w:left="142" w:hanging="142"/>
              <w:contextualSpacing/>
              <w:rPr>
                <w:rFonts w:cs="Arial"/>
                <w:b/>
                <w:bCs/>
                <w:color w:val="000000"/>
                <w:sz w:val="16"/>
                <w:szCs w:val="16"/>
                <w:lang w:eastAsia="es-BO"/>
              </w:rPr>
            </w:pPr>
            <w:r w:rsidRPr="00F073C2">
              <w:rPr>
                <w:rFonts w:cs="Arial"/>
                <w:b/>
                <w:bCs/>
                <w:color w:val="000000"/>
                <w:sz w:val="16"/>
                <w:szCs w:val="16"/>
                <w:lang w:eastAsia="es-BO"/>
              </w:rPr>
              <w:t xml:space="preserve">EL DICCIONARIO DE DATOS PARA EL PROCESO DE SOLICITUD </w:t>
            </w:r>
            <w:r>
              <w:rPr>
                <w:rFonts w:cs="Arial"/>
                <w:b/>
                <w:bCs/>
                <w:color w:val="000000"/>
                <w:sz w:val="16"/>
                <w:szCs w:val="16"/>
                <w:lang w:eastAsia="es-BO"/>
              </w:rPr>
              <w:t>DE EMISIÓN DE DOCUMENTOS (AP,C</w:t>
            </w:r>
            <w:r w:rsidRPr="00F073C2">
              <w:rPr>
                <w:rFonts w:cs="Arial"/>
                <w:b/>
                <w:bCs/>
                <w:color w:val="000000"/>
                <w:sz w:val="16"/>
                <w:szCs w:val="16"/>
                <w:lang w:eastAsia="es-BO"/>
              </w:rPr>
              <w:t>,O) Y</w:t>
            </w:r>
          </w:p>
          <w:p w14:paraId="5E0A52EB" w14:textId="77777777" w:rsidR="008F0EB0" w:rsidRPr="006755B5" w:rsidRDefault="008F0EB0" w:rsidP="008F0EB0">
            <w:pPr>
              <w:pStyle w:val="Prrafodelista"/>
              <w:numPr>
                <w:ilvl w:val="0"/>
                <w:numId w:val="14"/>
              </w:numPr>
              <w:ind w:left="142" w:hanging="142"/>
              <w:contextualSpacing/>
              <w:rPr>
                <w:rFonts w:cs="Arial"/>
                <w:b/>
                <w:bCs/>
                <w:color w:val="000000"/>
                <w:sz w:val="16"/>
                <w:szCs w:val="16"/>
                <w:lang w:eastAsia="es-BO"/>
              </w:rPr>
            </w:pPr>
            <w:r w:rsidRPr="006755B5">
              <w:rPr>
                <w:rFonts w:cs="Arial"/>
                <w:b/>
                <w:bCs/>
                <w:color w:val="000000"/>
                <w:sz w:val="16"/>
                <w:szCs w:val="16"/>
                <w:lang w:eastAsia="es-BO"/>
              </w:rPr>
              <w:t>LA INFORMACIÓN DEL AP,</w:t>
            </w:r>
            <w:r>
              <w:rPr>
                <w:rFonts w:cs="Arial"/>
                <w:b/>
                <w:bCs/>
                <w:color w:val="000000"/>
                <w:sz w:val="16"/>
                <w:szCs w:val="16"/>
                <w:lang w:eastAsia="es-BO"/>
              </w:rPr>
              <w:t xml:space="preserve"> </w:t>
            </w:r>
            <w:r w:rsidRPr="006755B5">
              <w:rPr>
                <w:rFonts w:cs="Arial"/>
                <w:b/>
                <w:bCs/>
                <w:color w:val="000000"/>
                <w:sz w:val="16"/>
                <w:szCs w:val="16"/>
                <w:lang w:eastAsia="es-BO"/>
              </w:rPr>
              <w:t>C,</w:t>
            </w:r>
            <w:r>
              <w:rPr>
                <w:rFonts w:cs="Arial"/>
                <w:b/>
                <w:bCs/>
                <w:color w:val="000000"/>
                <w:sz w:val="16"/>
                <w:szCs w:val="16"/>
                <w:lang w:eastAsia="es-BO"/>
              </w:rPr>
              <w:t xml:space="preserve"> </w:t>
            </w:r>
            <w:r w:rsidRPr="006755B5">
              <w:rPr>
                <w:rFonts w:cs="Arial"/>
                <w:b/>
                <w:bCs/>
                <w:color w:val="000000"/>
                <w:sz w:val="16"/>
                <w:szCs w:val="16"/>
                <w:lang w:eastAsia="es-BO"/>
              </w:rPr>
              <w:t xml:space="preserve">O EMITIDO, DEBE REMITIR </w:t>
            </w:r>
            <w:r w:rsidRPr="003F7D63">
              <w:rPr>
                <w:rFonts w:cs="Arial"/>
                <w:b/>
                <w:bCs/>
                <w:color w:val="000000"/>
                <w:sz w:val="16"/>
                <w:szCs w:val="16"/>
                <w:lang w:eastAsia="es-BO"/>
              </w:rPr>
              <w:t>MÍNIMAMENTE</w:t>
            </w:r>
            <w:r w:rsidRPr="006755B5">
              <w:rPr>
                <w:rFonts w:cs="Arial"/>
                <w:b/>
                <w:bCs/>
                <w:color w:val="000000"/>
                <w:sz w:val="16"/>
                <w:szCs w:val="16"/>
                <w:lang w:eastAsia="es-BO"/>
              </w:rPr>
              <w:t xml:space="preserve"> LA SIGUIENTE INFORMACIÓN: NOMBRE DEL CAMPO, TIPO DE DATO (NÚMERO, CADENA, OTRO), OBLIGATORIO (SI/NO), LONGITUD, FORMATO (SI SE VALIDA), PARAMÉTRICA (SI/NO), LLENADO (AUTOMÁTICO/MANUAL).</w:t>
            </w:r>
            <w:r w:rsidRPr="006755B5">
              <w:rPr>
                <w:rFonts w:cs="Arial"/>
                <w:bCs/>
                <w:color w:val="000000"/>
                <w:sz w:val="16"/>
                <w:szCs w:val="16"/>
                <w:lang w:eastAsia="es-BO"/>
              </w:rPr>
              <w:t xml:space="preserve"> </w:t>
            </w:r>
            <w:r w:rsidRPr="006755B5">
              <w:rPr>
                <w:rFonts w:cs="Arial"/>
                <w:b/>
                <w:bCs/>
                <w:color w:val="000000"/>
                <w:sz w:val="16"/>
                <w:szCs w:val="16"/>
                <w:lang w:eastAsia="es-BO"/>
              </w:rPr>
              <w:t>(En formato digital preferentemente Excel):</w:t>
            </w:r>
          </w:p>
        </w:tc>
      </w:tr>
      <w:tr w:rsidR="008F0EB0" w:rsidRPr="00BD609B" w14:paraId="68AD1F1F" w14:textId="77777777" w:rsidTr="00AD5760">
        <w:trPr>
          <w:trHeight w:val="488"/>
        </w:trPr>
        <w:tc>
          <w:tcPr>
            <w:tcW w:w="9170" w:type="dxa"/>
            <w:gridSpan w:val="12"/>
            <w:tcBorders>
              <w:top w:val="single" w:sz="4" w:space="0" w:color="auto"/>
              <w:left w:val="single" w:sz="4" w:space="0" w:color="auto"/>
              <w:bottom w:val="single" w:sz="4" w:space="0" w:color="auto"/>
              <w:right w:val="single" w:sz="4" w:space="0" w:color="auto"/>
            </w:tcBorders>
            <w:shd w:val="clear" w:color="000000" w:fill="FFFFFF"/>
            <w:vAlign w:val="center"/>
            <w:hideMark/>
          </w:tcPr>
          <w:p w14:paraId="440B31E1"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 xml:space="preserve">El diccionario de datos </w:t>
            </w:r>
            <w:r>
              <w:rPr>
                <w:rFonts w:cs="Arial"/>
                <w:color w:val="000000"/>
                <w:sz w:val="16"/>
                <w:szCs w:val="16"/>
                <w:lang w:eastAsia="es-BO"/>
              </w:rPr>
              <w:t xml:space="preserve">correspondientes a la información que </w:t>
            </w:r>
            <w:r w:rsidRPr="00BD609B">
              <w:rPr>
                <w:rFonts w:cs="Arial"/>
                <w:color w:val="000000"/>
                <w:sz w:val="16"/>
                <w:szCs w:val="16"/>
                <w:lang w:eastAsia="es-BO"/>
              </w:rPr>
              <w:t>utilizan en el p</w:t>
            </w:r>
            <w:r>
              <w:rPr>
                <w:rFonts w:cs="Arial"/>
                <w:color w:val="000000"/>
                <w:sz w:val="16"/>
                <w:szCs w:val="16"/>
                <w:lang w:eastAsia="es-BO"/>
              </w:rPr>
              <w:t>roceso de emisión de la AP, C</w:t>
            </w:r>
            <w:r w:rsidRPr="00BD609B">
              <w:rPr>
                <w:rFonts w:cs="Arial"/>
                <w:color w:val="000000"/>
                <w:sz w:val="16"/>
                <w:szCs w:val="16"/>
                <w:lang w:eastAsia="es-BO"/>
              </w:rPr>
              <w:t>, O deberá contener mínimamente los campos de: NOMBRE DEL CAMPO, TIPO DE DATO (NÚMERO, CADENA, OTROS), OBLIGATORIO (SI/NO), LONGITUD, FORMATO (SI SE VALIDA), PARAMÉTRICA (SI/NO), LLENADO (AUTOMÁTICO/MANUAL), no limitando a describir otros campos de interés o importancia.</w:t>
            </w:r>
          </w:p>
          <w:p w14:paraId="7C8561C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Ej.:</w:t>
            </w:r>
          </w:p>
          <w:tbl>
            <w:tblPr>
              <w:tblStyle w:val="Tablaconcuadrcula"/>
              <w:tblW w:w="8627" w:type="dxa"/>
              <w:tblLook w:val="04A0" w:firstRow="1" w:lastRow="0" w:firstColumn="1" w:lastColumn="0" w:noHBand="0" w:noVBand="1"/>
            </w:tblPr>
            <w:tblGrid>
              <w:gridCol w:w="1508"/>
              <w:gridCol w:w="1463"/>
              <w:gridCol w:w="1342"/>
              <w:gridCol w:w="1024"/>
              <w:gridCol w:w="1005"/>
              <w:gridCol w:w="1333"/>
              <w:gridCol w:w="952"/>
            </w:tblGrid>
            <w:tr w:rsidR="008F0EB0" w:rsidRPr="00BD609B" w14:paraId="02684CE6" w14:textId="77777777" w:rsidTr="00AD5760">
              <w:tc>
                <w:tcPr>
                  <w:tcW w:w="1514" w:type="dxa"/>
                </w:tcPr>
                <w:p w14:paraId="2405BFE1"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lastRenderedPageBreak/>
                    <w:t xml:space="preserve">NOMBRE </w:t>
                  </w:r>
                  <w:r>
                    <w:rPr>
                      <w:rFonts w:cs="Arial"/>
                      <w:b/>
                      <w:i/>
                      <w:color w:val="000000"/>
                      <w:sz w:val="16"/>
                      <w:szCs w:val="16"/>
                      <w:lang w:eastAsia="es-BO"/>
                    </w:rPr>
                    <w:t xml:space="preserve">DEL </w:t>
                  </w:r>
                  <w:r w:rsidRPr="006755B5">
                    <w:rPr>
                      <w:rFonts w:cs="Arial"/>
                      <w:b/>
                      <w:i/>
                      <w:color w:val="000000"/>
                      <w:sz w:val="16"/>
                      <w:szCs w:val="16"/>
                      <w:lang w:eastAsia="es-BO"/>
                    </w:rPr>
                    <w:t>CAMPO</w:t>
                  </w:r>
                </w:p>
              </w:tc>
              <w:tc>
                <w:tcPr>
                  <w:tcW w:w="1470" w:type="dxa"/>
                </w:tcPr>
                <w:p w14:paraId="0B9EDC74"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TIPO DE DATO</w:t>
                  </w:r>
                </w:p>
              </w:tc>
              <w:tc>
                <w:tcPr>
                  <w:tcW w:w="1348" w:type="dxa"/>
                </w:tcPr>
                <w:p w14:paraId="687C0D14"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OBLIGATORIO</w:t>
                  </w:r>
                </w:p>
              </w:tc>
              <w:tc>
                <w:tcPr>
                  <w:tcW w:w="1026" w:type="dxa"/>
                </w:tcPr>
                <w:p w14:paraId="7A0EA848"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LONGITUD</w:t>
                  </w:r>
                </w:p>
              </w:tc>
              <w:tc>
                <w:tcPr>
                  <w:tcW w:w="1008" w:type="dxa"/>
                </w:tcPr>
                <w:p w14:paraId="1F5AC134"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FORMATO</w:t>
                  </w:r>
                </w:p>
              </w:tc>
              <w:tc>
                <w:tcPr>
                  <w:tcW w:w="1337" w:type="dxa"/>
                </w:tcPr>
                <w:p w14:paraId="77B2A2DB" w14:textId="77777777" w:rsidR="008F0EB0" w:rsidRPr="006755B5" w:rsidRDefault="008F0EB0" w:rsidP="00AD5760">
                  <w:pPr>
                    <w:jc w:val="center"/>
                    <w:rPr>
                      <w:rFonts w:cs="Arial"/>
                      <w:b/>
                      <w:i/>
                      <w:color w:val="000000"/>
                      <w:sz w:val="16"/>
                      <w:szCs w:val="16"/>
                      <w:lang w:eastAsia="es-BO"/>
                    </w:rPr>
                  </w:pPr>
                  <w:r w:rsidRPr="00C54DBA">
                    <w:rPr>
                      <w:rFonts w:cs="Arial"/>
                      <w:b/>
                      <w:i/>
                      <w:color w:val="000000"/>
                      <w:sz w:val="16"/>
                      <w:szCs w:val="16"/>
                      <w:lang w:eastAsia="es-BO"/>
                    </w:rPr>
                    <w:t>PARAM</w:t>
                  </w:r>
                  <w:r>
                    <w:rPr>
                      <w:rFonts w:cs="Arial"/>
                      <w:b/>
                      <w:i/>
                      <w:color w:val="000000"/>
                      <w:sz w:val="16"/>
                      <w:szCs w:val="16"/>
                      <w:lang w:eastAsia="es-BO"/>
                    </w:rPr>
                    <w:t>É</w:t>
                  </w:r>
                  <w:r w:rsidRPr="00C54DBA">
                    <w:rPr>
                      <w:rFonts w:cs="Arial"/>
                      <w:b/>
                      <w:i/>
                      <w:color w:val="000000"/>
                      <w:sz w:val="16"/>
                      <w:szCs w:val="16"/>
                      <w:lang w:eastAsia="es-BO"/>
                    </w:rPr>
                    <w:t>TRICA</w:t>
                  </w:r>
                </w:p>
              </w:tc>
              <w:tc>
                <w:tcPr>
                  <w:tcW w:w="954" w:type="dxa"/>
                </w:tcPr>
                <w:p w14:paraId="1B1EA9E4"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LLENADO</w:t>
                  </w:r>
                </w:p>
              </w:tc>
            </w:tr>
            <w:tr w:rsidR="008F0EB0" w:rsidRPr="00BD609B" w14:paraId="439A0AE1" w14:textId="77777777" w:rsidTr="00AD5760">
              <w:tc>
                <w:tcPr>
                  <w:tcW w:w="1514" w:type="dxa"/>
                </w:tcPr>
                <w:p w14:paraId="765AC873"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NOMBRE</w:t>
                  </w:r>
                </w:p>
              </w:tc>
              <w:tc>
                <w:tcPr>
                  <w:tcW w:w="1470" w:type="dxa"/>
                </w:tcPr>
                <w:p w14:paraId="13C8ED20"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ALFANUMÉRICO</w:t>
                  </w:r>
                </w:p>
              </w:tc>
              <w:tc>
                <w:tcPr>
                  <w:tcW w:w="1348" w:type="dxa"/>
                </w:tcPr>
                <w:p w14:paraId="1E3DAD15"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26" w:type="dxa"/>
                </w:tcPr>
                <w:p w14:paraId="3F25CAE8"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250</w:t>
                  </w:r>
                </w:p>
              </w:tc>
              <w:tc>
                <w:tcPr>
                  <w:tcW w:w="1008" w:type="dxa"/>
                </w:tcPr>
                <w:p w14:paraId="27E5FCA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 SE VALIDA</w:t>
                  </w:r>
                </w:p>
              </w:tc>
              <w:tc>
                <w:tcPr>
                  <w:tcW w:w="1337" w:type="dxa"/>
                </w:tcPr>
                <w:p w14:paraId="3D1B3CE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w:t>
                  </w:r>
                </w:p>
              </w:tc>
              <w:tc>
                <w:tcPr>
                  <w:tcW w:w="954" w:type="dxa"/>
                </w:tcPr>
                <w:p w14:paraId="58FB813E"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r w:rsidR="008F0EB0" w:rsidRPr="00BD609B" w14:paraId="357723B4" w14:textId="77777777" w:rsidTr="00AD5760">
              <w:tc>
                <w:tcPr>
                  <w:tcW w:w="1514" w:type="dxa"/>
                </w:tcPr>
                <w:p w14:paraId="07A02E09"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CANTIDAD EN LITROS</w:t>
                  </w:r>
                </w:p>
              </w:tc>
              <w:tc>
                <w:tcPr>
                  <w:tcW w:w="1470" w:type="dxa"/>
                </w:tcPr>
                <w:p w14:paraId="2712D00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NUMÉRICO</w:t>
                  </w:r>
                </w:p>
              </w:tc>
              <w:tc>
                <w:tcPr>
                  <w:tcW w:w="1348" w:type="dxa"/>
                </w:tcPr>
                <w:p w14:paraId="17C2B42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26" w:type="dxa"/>
                </w:tcPr>
                <w:p w14:paraId="2386AE7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10,3</w:t>
                  </w:r>
                </w:p>
              </w:tc>
              <w:tc>
                <w:tcPr>
                  <w:tcW w:w="1008" w:type="dxa"/>
                </w:tcPr>
                <w:p w14:paraId="00E0B539"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 VALIDA</w:t>
                  </w:r>
                </w:p>
              </w:tc>
              <w:tc>
                <w:tcPr>
                  <w:tcW w:w="1337" w:type="dxa"/>
                </w:tcPr>
                <w:p w14:paraId="47950DF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w:t>
                  </w:r>
                </w:p>
              </w:tc>
              <w:tc>
                <w:tcPr>
                  <w:tcW w:w="954" w:type="dxa"/>
                </w:tcPr>
                <w:p w14:paraId="3C44C645"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r w:rsidR="008F0EB0" w:rsidRPr="00BD609B" w14:paraId="5A773B2C" w14:textId="77777777" w:rsidTr="00AD5760">
              <w:tc>
                <w:tcPr>
                  <w:tcW w:w="1514" w:type="dxa"/>
                </w:tcPr>
                <w:p w14:paraId="36A173A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DEPARTAMENTO</w:t>
                  </w:r>
                </w:p>
              </w:tc>
              <w:tc>
                <w:tcPr>
                  <w:tcW w:w="1470" w:type="dxa"/>
                </w:tcPr>
                <w:p w14:paraId="6ADF9208"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CADENA</w:t>
                  </w:r>
                </w:p>
              </w:tc>
              <w:tc>
                <w:tcPr>
                  <w:tcW w:w="1348" w:type="dxa"/>
                </w:tcPr>
                <w:p w14:paraId="1DF2231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26" w:type="dxa"/>
                </w:tcPr>
                <w:p w14:paraId="6D39B9B8"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250</w:t>
                  </w:r>
                </w:p>
              </w:tc>
              <w:tc>
                <w:tcPr>
                  <w:tcW w:w="1008" w:type="dxa"/>
                </w:tcPr>
                <w:p w14:paraId="5A96ABC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 SE VALIDA</w:t>
                  </w:r>
                </w:p>
              </w:tc>
              <w:tc>
                <w:tcPr>
                  <w:tcW w:w="1337" w:type="dxa"/>
                </w:tcPr>
                <w:p w14:paraId="614996EF"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954" w:type="dxa"/>
                </w:tcPr>
                <w:p w14:paraId="5F304941"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bl>
          <w:p w14:paraId="2B25EACA" w14:textId="77777777" w:rsidR="008F0EB0" w:rsidRPr="00BD609B" w:rsidRDefault="008F0EB0" w:rsidP="00AD5760">
            <w:pPr>
              <w:rPr>
                <w:rFonts w:cs="Arial"/>
                <w:color w:val="000000"/>
                <w:sz w:val="16"/>
                <w:szCs w:val="16"/>
                <w:lang w:eastAsia="es-BO"/>
              </w:rPr>
            </w:pPr>
          </w:p>
        </w:tc>
      </w:tr>
      <w:tr w:rsidR="008F0EB0" w:rsidRPr="00BD609B" w14:paraId="2E1E22B1" w14:textId="77777777" w:rsidTr="00AD5760">
        <w:trPr>
          <w:trHeight w:val="387"/>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548FDD00"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lastRenderedPageBreak/>
              <w:t>15</w:t>
            </w:r>
            <w:r w:rsidRPr="00BD609B">
              <w:rPr>
                <w:rFonts w:cs="Arial"/>
                <w:b/>
                <w:bCs/>
                <w:color w:val="000000"/>
                <w:sz w:val="16"/>
                <w:szCs w:val="16"/>
                <w:lang w:eastAsia="es-BO"/>
              </w:rPr>
              <w:t>. ADJUNTE EL LISTADO DE DOCUMENTOS QUE SE SOLICITAN EN EL PROCESO DE REGISTRO DE OPERADORES, PARA CADA DOCUMENTO DETALLE E INDIQUE: EL NOMBRE DEL DOCUMENTO, TAMAÑO MÁXIMO (EN MB) Y LA ENTIDAD EMISORA.</w:t>
            </w:r>
          </w:p>
        </w:tc>
      </w:tr>
      <w:tr w:rsidR="008F0EB0" w:rsidRPr="00BD609B" w14:paraId="2012CEE7" w14:textId="77777777" w:rsidTr="00AD5760">
        <w:trPr>
          <w:trHeight w:val="690"/>
        </w:trPr>
        <w:tc>
          <w:tcPr>
            <w:tcW w:w="917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5525A409"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Detallar los documentos que se solicita en el proceso de Registro de Operadores, estos documento</w:t>
            </w:r>
            <w:r>
              <w:rPr>
                <w:rFonts w:cs="Arial"/>
                <w:color w:val="000000"/>
                <w:sz w:val="16"/>
                <w:szCs w:val="16"/>
                <w:lang w:eastAsia="es-BO"/>
              </w:rPr>
              <w:t>s</w:t>
            </w:r>
            <w:r w:rsidRPr="00BD609B">
              <w:rPr>
                <w:rFonts w:cs="Arial"/>
                <w:color w:val="000000"/>
                <w:sz w:val="16"/>
                <w:szCs w:val="16"/>
                <w:lang w:eastAsia="es-BO"/>
              </w:rPr>
              <w:t xml:space="preserve"> se refieren a aquellos que se adjuntan en el sistema informático y son de respaldo para el proceso.</w:t>
            </w:r>
          </w:p>
        </w:tc>
      </w:tr>
      <w:tr w:rsidR="008F0EB0" w:rsidRPr="00BD609B" w14:paraId="4811927D" w14:textId="77777777" w:rsidTr="00AD5760">
        <w:trPr>
          <w:trHeight w:val="81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0C984166"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16</w:t>
            </w:r>
            <w:r w:rsidRPr="00BD609B">
              <w:rPr>
                <w:rFonts w:cs="Arial"/>
                <w:b/>
                <w:bCs/>
                <w:color w:val="000000"/>
                <w:sz w:val="16"/>
                <w:szCs w:val="16"/>
                <w:lang w:eastAsia="es-BO"/>
              </w:rPr>
              <w:t xml:space="preserve">. </w:t>
            </w:r>
            <w:r w:rsidRPr="00F073C2">
              <w:rPr>
                <w:rFonts w:cs="Arial"/>
                <w:b/>
                <w:bCs/>
                <w:color w:val="000000"/>
                <w:sz w:val="16"/>
                <w:szCs w:val="16"/>
                <w:lang w:eastAsia="es-BO"/>
              </w:rPr>
              <w:t>ADJUNTE EL LISTADO DE DOCUMENTOS QUE SE SOLICITAN EN EL</w:t>
            </w:r>
            <w:r>
              <w:rPr>
                <w:rFonts w:cs="Arial"/>
                <w:b/>
                <w:bCs/>
                <w:color w:val="000000"/>
                <w:sz w:val="16"/>
                <w:szCs w:val="16"/>
                <w:lang w:eastAsia="es-BO"/>
              </w:rPr>
              <w:t xml:space="preserve"> PROCESO DE EMISIÓN DE AP, C</w:t>
            </w:r>
            <w:r w:rsidRPr="00F073C2">
              <w:rPr>
                <w:rFonts w:cs="Arial"/>
                <w:b/>
                <w:bCs/>
                <w:color w:val="000000"/>
                <w:sz w:val="16"/>
                <w:szCs w:val="16"/>
                <w:lang w:eastAsia="es-BO"/>
              </w:rPr>
              <w:t xml:space="preserve">, O, PARA CADA DOCUMENTO DETALLE E INDIQUE: EL NOMBRE DEL DOCUMENTO, TAMAÑO MÁXIMO (EN MB) Y LA ENTIDAD EMISORA. </w:t>
            </w:r>
            <w:r w:rsidRPr="003F7D63">
              <w:rPr>
                <w:rFonts w:cs="Arial"/>
                <w:b/>
                <w:bCs/>
                <w:color w:val="000000"/>
                <w:sz w:val="16"/>
                <w:szCs w:val="16"/>
                <w:lang w:eastAsia="es-BO"/>
              </w:rPr>
              <w:t>(En formato digital preferentemente Excel)</w:t>
            </w:r>
          </w:p>
        </w:tc>
      </w:tr>
      <w:tr w:rsidR="008F0EB0" w:rsidRPr="00BD609B" w14:paraId="54160486" w14:textId="77777777" w:rsidTr="00AD5760">
        <w:trPr>
          <w:trHeight w:val="283"/>
        </w:trPr>
        <w:tc>
          <w:tcPr>
            <w:tcW w:w="9170" w:type="dxa"/>
            <w:gridSpan w:val="12"/>
            <w:tcBorders>
              <w:top w:val="single" w:sz="4" w:space="0" w:color="auto"/>
              <w:left w:val="single" w:sz="4" w:space="0" w:color="auto"/>
              <w:bottom w:val="single" w:sz="4" w:space="0" w:color="auto"/>
              <w:right w:val="single" w:sz="4" w:space="0" w:color="auto"/>
            </w:tcBorders>
            <w:shd w:val="clear" w:color="auto" w:fill="auto"/>
            <w:vAlign w:val="center"/>
            <w:hideMark/>
          </w:tcPr>
          <w:p w14:paraId="652D943C" w14:textId="77777777" w:rsidR="008F0EB0" w:rsidRPr="00BD609B" w:rsidRDefault="008F0EB0" w:rsidP="00AD5760">
            <w:pPr>
              <w:rPr>
                <w:rFonts w:cs="Arial"/>
                <w:color w:val="000000"/>
                <w:sz w:val="16"/>
                <w:szCs w:val="16"/>
                <w:lang w:eastAsia="es-BO"/>
              </w:rPr>
            </w:pPr>
          </w:p>
          <w:p w14:paraId="209C9EE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Detallar los documentos que se solicita en e</w:t>
            </w:r>
            <w:r>
              <w:rPr>
                <w:rFonts w:cs="Arial"/>
                <w:color w:val="000000"/>
                <w:sz w:val="16"/>
                <w:szCs w:val="16"/>
                <w:lang w:eastAsia="es-BO"/>
              </w:rPr>
              <w:t>l proceso de Emisión de AP, C</w:t>
            </w:r>
            <w:r w:rsidRPr="00BD609B">
              <w:rPr>
                <w:rFonts w:cs="Arial"/>
                <w:color w:val="000000"/>
                <w:sz w:val="16"/>
                <w:szCs w:val="16"/>
                <w:lang w:eastAsia="es-BO"/>
              </w:rPr>
              <w:t>, O, este documento se refiere a aquellos que se adjuntan en el sistema informático y son de respaldo para el proceso.</w:t>
            </w:r>
            <w:r>
              <w:rPr>
                <w:rFonts w:cs="Arial"/>
                <w:color w:val="000000"/>
                <w:sz w:val="16"/>
                <w:szCs w:val="16"/>
                <w:lang w:eastAsia="es-BO"/>
              </w:rPr>
              <w:t xml:space="preserve"> </w:t>
            </w:r>
            <w:r w:rsidRPr="00BD609B">
              <w:rPr>
                <w:rFonts w:cs="Arial"/>
                <w:color w:val="000000"/>
                <w:sz w:val="16"/>
                <w:szCs w:val="16"/>
                <w:lang w:eastAsia="es-BO"/>
              </w:rPr>
              <w:t>Ej.:</w:t>
            </w:r>
          </w:p>
          <w:tbl>
            <w:tblPr>
              <w:tblStyle w:val="Tablaconcuadrcula"/>
              <w:tblW w:w="0" w:type="auto"/>
              <w:jc w:val="center"/>
              <w:tblLook w:val="04A0" w:firstRow="1" w:lastRow="0" w:firstColumn="1" w:lastColumn="0" w:noHBand="0" w:noVBand="1"/>
            </w:tblPr>
            <w:tblGrid>
              <w:gridCol w:w="3050"/>
              <w:gridCol w:w="2482"/>
              <w:gridCol w:w="2549"/>
            </w:tblGrid>
            <w:tr w:rsidR="008F0EB0" w:rsidRPr="00BD609B" w14:paraId="7452F801" w14:textId="77777777" w:rsidTr="00AD5760">
              <w:trPr>
                <w:trHeight w:val="201"/>
                <w:jc w:val="center"/>
              </w:trPr>
              <w:tc>
                <w:tcPr>
                  <w:tcW w:w="3050" w:type="dxa"/>
                </w:tcPr>
                <w:p w14:paraId="338A0833"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NOMBRE  DEL DOCUMENTO</w:t>
                  </w:r>
                </w:p>
              </w:tc>
              <w:tc>
                <w:tcPr>
                  <w:tcW w:w="2482" w:type="dxa"/>
                </w:tcPr>
                <w:p w14:paraId="51694A0B"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TAMAÑO MÁXIMO</w:t>
                  </w:r>
                </w:p>
              </w:tc>
              <w:tc>
                <w:tcPr>
                  <w:tcW w:w="2549" w:type="dxa"/>
                </w:tcPr>
                <w:p w14:paraId="4F4A66B4"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ENTIDAD EMISORA</w:t>
                  </w:r>
                </w:p>
              </w:tc>
            </w:tr>
            <w:tr w:rsidR="008F0EB0" w:rsidRPr="00BD609B" w14:paraId="790980D2" w14:textId="77777777" w:rsidTr="00AD5760">
              <w:trPr>
                <w:trHeight w:val="210"/>
                <w:jc w:val="center"/>
              </w:trPr>
              <w:tc>
                <w:tcPr>
                  <w:tcW w:w="3050" w:type="dxa"/>
                </w:tcPr>
                <w:p w14:paraId="2E013ECB"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Cédula de Identidad</w:t>
                  </w:r>
                </w:p>
              </w:tc>
              <w:tc>
                <w:tcPr>
                  <w:tcW w:w="2482" w:type="dxa"/>
                </w:tcPr>
                <w:p w14:paraId="00D2B21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 MB</w:t>
                  </w:r>
                </w:p>
              </w:tc>
              <w:tc>
                <w:tcPr>
                  <w:tcW w:w="2549" w:type="dxa"/>
                </w:tcPr>
                <w:p w14:paraId="2E07B723"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SEGIP</w:t>
                  </w:r>
                </w:p>
              </w:tc>
            </w:tr>
            <w:tr w:rsidR="008F0EB0" w:rsidRPr="00BD609B" w14:paraId="4C99C152" w14:textId="77777777" w:rsidTr="00AD5760">
              <w:trPr>
                <w:trHeight w:val="210"/>
                <w:jc w:val="center"/>
              </w:trPr>
              <w:tc>
                <w:tcPr>
                  <w:tcW w:w="3050" w:type="dxa"/>
                </w:tcPr>
                <w:p w14:paraId="7C9FEC16"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Certificado Nacimiento</w:t>
                  </w:r>
                </w:p>
              </w:tc>
              <w:tc>
                <w:tcPr>
                  <w:tcW w:w="2482" w:type="dxa"/>
                </w:tcPr>
                <w:p w14:paraId="1E3110E3"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 MB</w:t>
                  </w:r>
                </w:p>
              </w:tc>
              <w:tc>
                <w:tcPr>
                  <w:tcW w:w="2549" w:type="dxa"/>
                </w:tcPr>
                <w:p w14:paraId="5B61A8E8"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SERECI</w:t>
                  </w:r>
                </w:p>
              </w:tc>
            </w:tr>
          </w:tbl>
          <w:p w14:paraId="419A35FD" w14:textId="77777777" w:rsidR="008F0EB0" w:rsidRPr="00BD609B" w:rsidRDefault="008F0EB0" w:rsidP="00AD5760">
            <w:pPr>
              <w:rPr>
                <w:rFonts w:cs="Arial"/>
                <w:color w:val="000000"/>
                <w:sz w:val="16"/>
                <w:szCs w:val="16"/>
                <w:lang w:eastAsia="es-BO"/>
              </w:rPr>
            </w:pPr>
          </w:p>
        </w:tc>
      </w:tr>
      <w:tr w:rsidR="008F0EB0" w:rsidRPr="00BD609B" w14:paraId="1D0CC9F4" w14:textId="77777777" w:rsidTr="00AD5760">
        <w:trPr>
          <w:trHeight w:val="63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6BB86BCF" w14:textId="77777777" w:rsidR="008F0EB0" w:rsidRPr="00BD609B" w:rsidRDefault="008F0EB0" w:rsidP="00AD5760">
            <w:pPr>
              <w:rPr>
                <w:rFonts w:cs="Arial"/>
                <w:color w:val="000000"/>
                <w:sz w:val="16"/>
                <w:szCs w:val="16"/>
                <w:lang w:eastAsia="es-BO"/>
              </w:rPr>
            </w:pPr>
            <w:r>
              <w:rPr>
                <w:rFonts w:cs="Arial"/>
                <w:b/>
                <w:bCs/>
                <w:color w:val="000000"/>
                <w:sz w:val="16"/>
                <w:szCs w:val="16"/>
                <w:lang w:eastAsia="es-BO"/>
              </w:rPr>
              <w:t>17</w:t>
            </w:r>
            <w:r w:rsidRPr="00BD609B">
              <w:rPr>
                <w:rFonts w:cs="Arial"/>
                <w:b/>
                <w:bCs/>
                <w:color w:val="000000"/>
                <w:sz w:val="16"/>
                <w:szCs w:val="16"/>
                <w:lang w:eastAsia="es-BO"/>
              </w:rPr>
              <w:t>. ADJUNTE PARA CADA DATO DESCRITO EN EL DICCIONARIO DE DATOS (DE LAS PREGUNTAS 11 Y 13), DE CORRESPONDER SU PARAMÉTRICA ASOCIADA (CÓDIGO Y DESCRIPCIÓN).</w:t>
            </w:r>
            <w:r w:rsidRPr="00F073C2">
              <w:rPr>
                <w:rFonts w:cs="Arial"/>
                <w:b/>
                <w:bCs/>
                <w:color w:val="000000"/>
                <w:sz w:val="16"/>
                <w:szCs w:val="16"/>
                <w:lang w:eastAsia="es-BO"/>
              </w:rPr>
              <w:t xml:space="preserve"> </w:t>
            </w:r>
            <w:r w:rsidRPr="00F92964">
              <w:rPr>
                <w:rFonts w:cs="Arial"/>
                <w:b/>
                <w:bCs/>
                <w:color w:val="000000"/>
                <w:sz w:val="16"/>
                <w:szCs w:val="16"/>
                <w:lang w:eastAsia="es-BO"/>
              </w:rPr>
              <w:t>(En formato digital preferentemente Excel):</w:t>
            </w:r>
            <w:r w:rsidRPr="00BD609B">
              <w:rPr>
                <w:rFonts w:cs="Arial"/>
                <w:b/>
                <w:bCs/>
                <w:color w:val="000000"/>
                <w:sz w:val="16"/>
                <w:szCs w:val="16"/>
                <w:lang w:eastAsia="es-BO"/>
              </w:rPr>
              <w:t xml:space="preserve">  </w:t>
            </w:r>
          </w:p>
        </w:tc>
      </w:tr>
      <w:tr w:rsidR="008F0EB0" w:rsidRPr="00BD609B" w14:paraId="065AA916" w14:textId="77777777" w:rsidTr="00AD5760">
        <w:trPr>
          <w:trHeight w:val="630"/>
        </w:trPr>
        <w:tc>
          <w:tcPr>
            <w:tcW w:w="9170" w:type="dxa"/>
            <w:gridSpan w:val="12"/>
            <w:tcBorders>
              <w:top w:val="single" w:sz="4" w:space="0" w:color="auto"/>
              <w:left w:val="single" w:sz="4" w:space="0" w:color="auto"/>
              <w:bottom w:val="single" w:sz="4" w:space="0" w:color="auto"/>
              <w:right w:val="single" w:sz="4" w:space="0" w:color="auto"/>
            </w:tcBorders>
            <w:shd w:val="clear" w:color="auto" w:fill="auto"/>
            <w:vAlign w:val="center"/>
          </w:tcPr>
          <w:p w14:paraId="0EAC62E5"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En el diccionario de datos considerar que de existir campos que impliquen la utilización de una paramétrica se las debe listar indicando el código y descripción.</w:t>
            </w:r>
          </w:p>
        </w:tc>
      </w:tr>
      <w:tr w:rsidR="008F0EB0" w:rsidRPr="00BD609B" w14:paraId="52EFDEF0"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000000" w:fill="2F75B5"/>
            <w:noWrap/>
            <w:vAlign w:val="bottom"/>
            <w:hideMark/>
          </w:tcPr>
          <w:p w14:paraId="5F1565D1" w14:textId="77777777" w:rsidR="008F0EB0" w:rsidRPr="00BD609B" w:rsidRDefault="008F0EB0" w:rsidP="00AD5760">
            <w:pPr>
              <w:rPr>
                <w:rFonts w:cs="Arial"/>
                <w:b/>
                <w:bCs/>
                <w:color w:val="FFFFFF"/>
                <w:sz w:val="16"/>
                <w:szCs w:val="16"/>
                <w:lang w:eastAsia="es-BO"/>
              </w:rPr>
            </w:pPr>
            <w:r w:rsidRPr="00BD609B">
              <w:rPr>
                <w:rFonts w:cs="Arial"/>
                <w:b/>
                <w:bCs/>
                <w:color w:val="FFFFFF"/>
                <w:sz w:val="16"/>
                <w:szCs w:val="16"/>
                <w:lang w:eastAsia="es-BO"/>
              </w:rPr>
              <w:t>III. ENTIDADES SIN SISTE</w:t>
            </w:r>
            <w:r>
              <w:rPr>
                <w:rFonts w:cs="Arial"/>
                <w:b/>
                <w:bCs/>
                <w:color w:val="FFFFFF"/>
                <w:sz w:val="16"/>
                <w:szCs w:val="16"/>
                <w:lang w:eastAsia="es-BO"/>
              </w:rPr>
              <w:t>MA PARA LA EMISIÓN DE TRÁMITES</w:t>
            </w:r>
            <w:r w:rsidRPr="00BD609B">
              <w:rPr>
                <w:rFonts w:cs="Arial"/>
                <w:b/>
                <w:bCs/>
                <w:color w:val="FFFFFF"/>
                <w:sz w:val="16"/>
                <w:szCs w:val="16"/>
                <w:lang w:eastAsia="es-BO"/>
              </w:rPr>
              <w:t xml:space="preserve"> REQUERIDOS.</w:t>
            </w:r>
          </w:p>
        </w:tc>
      </w:tr>
      <w:tr w:rsidR="008F0EB0" w:rsidRPr="00BA46FE" w14:paraId="125B9599"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57487920"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1. ¿</w:t>
            </w:r>
            <w:r w:rsidRPr="00F073C2">
              <w:rPr>
                <w:rFonts w:cs="Arial"/>
                <w:b/>
                <w:bCs/>
                <w:color w:val="000000"/>
                <w:sz w:val="16"/>
                <w:szCs w:val="16"/>
                <w:lang w:eastAsia="es-BO"/>
              </w:rPr>
              <w:t>LA ENTIDAD CUENTA CON ÁREA DE DESARROLLO DE SIST</w:t>
            </w:r>
            <w:r w:rsidRPr="002A3AE0">
              <w:rPr>
                <w:rFonts w:cs="Arial"/>
                <w:b/>
                <w:bCs/>
                <w:color w:val="000000"/>
                <w:sz w:val="16"/>
                <w:szCs w:val="16"/>
                <w:lang w:eastAsia="es-BO"/>
              </w:rPr>
              <w:t>EMAS? (marque con una X).</w:t>
            </w:r>
          </w:p>
        </w:tc>
      </w:tr>
      <w:tr w:rsidR="008F0EB0" w:rsidRPr="00BA46FE" w14:paraId="5058DABE" w14:textId="77777777" w:rsidTr="00AD5760">
        <w:trPr>
          <w:trHeight w:val="36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5E86C14F"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SI</w:t>
            </w:r>
          </w:p>
        </w:tc>
        <w:tc>
          <w:tcPr>
            <w:tcW w:w="5524" w:type="dxa"/>
            <w:gridSpan w:val="7"/>
            <w:tcBorders>
              <w:top w:val="nil"/>
              <w:left w:val="nil"/>
              <w:bottom w:val="single" w:sz="4" w:space="0" w:color="auto"/>
              <w:right w:val="single" w:sz="4" w:space="0" w:color="auto"/>
            </w:tcBorders>
            <w:shd w:val="clear" w:color="auto" w:fill="auto"/>
            <w:vAlign w:val="center"/>
            <w:hideMark/>
          </w:tcPr>
          <w:p w14:paraId="72B2CC69"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cuenta con un</w:t>
            </w:r>
            <w:r>
              <w:rPr>
                <w:rFonts w:cs="Arial"/>
                <w:color w:val="000000"/>
                <w:sz w:val="16"/>
                <w:szCs w:val="16"/>
                <w:lang w:eastAsia="es-BO"/>
              </w:rPr>
              <w:t xml:space="preserve"> área de desarrollo de sistemas</w:t>
            </w:r>
            <w:r w:rsidRPr="00BA46FE">
              <w:rPr>
                <w:rFonts w:cs="Arial"/>
                <w:color w:val="000000"/>
                <w:sz w:val="16"/>
                <w:szCs w:val="16"/>
                <w:lang w:eastAsia="es-BO"/>
              </w:rPr>
              <w:t>.</w:t>
            </w:r>
          </w:p>
        </w:tc>
      </w:tr>
      <w:tr w:rsidR="008F0EB0" w:rsidRPr="00BA46FE" w14:paraId="261A6DDF"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7BCC9BF0"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NO</w:t>
            </w:r>
          </w:p>
        </w:tc>
        <w:tc>
          <w:tcPr>
            <w:tcW w:w="5524" w:type="dxa"/>
            <w:gridSpan w:val="7"/>
            <w:tcBorders>
              <w:top w:val="nil"/>
              <w:left w:val="nil"/>
              <w:bottom w:val="single" w:sz="4" w:space="0" w:color="auto"/>
              <w:right w:val="single" w:sz="4" w:space="0" w:color="auto"/>
            </w:tcBorders>
            <w:shd w:val="clear" w:color="auto" w:fill="auto"/>
            <w:vAlign w:val="center"/>
            <w:hideMark/>
          </w:tcPr>
          <w:p w14:paraId="73873C1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NO cuenta con un</w:t>
            </w:r>
            <w:r>
              <w:rPr>
                <w:rFonts w:cs="Arial"/>
                <w:color w:val="000000"/>
                <w:sz w:val="16"/>
                <w:szCs w:val="16"/>
                <w:lang w:eastAsia="es-BO"/>
              </w:rPr>
              <w:t xml:space="preserve"> área de desarrollo de sistemas</w:t>
            </w:r>
            <w:r w:rsidRPr="00BA46FE">
              <w:rPr>
                <w:rFonts w:cs="Arial"/>
                <w:color w:val="000000"/>
                <w:sz w:val="16"/>
                <w:szCs w:val="16"/>
                <w:lang w:eastAsia="es-BO"/>
              </w:rPr>
              <w:t>.</w:t>
            </w:r>
          </w:p>
        </w:tc>
      </w:tr>
      <w:tr w:rsidR="008F0EB0" w:rsidRPr="00BA46FE" w14:paraId="2662CB16" w14:textId="77777777" w:rsidTr="00AD5760">
        <w:trPr>
          <w:trHeight w:val="375"/>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5EF5BA2F"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EN DESARROLLO</w:t>
            </w:r>
          </w:p>
        </w:tc>
        <w:tc>
          <w:tcPr>
            <w:tcW w:w="5524" w:type="dxa"/>
            <w:gridSpan w:val="7"/>
            <w:tcBorders>
              <w:top w:val="nil"/>
              <w:left w:val="nil"/>
              <w:bottom w:val="single" w:sz="4" w:space="0" w:color="auto"/>
              <w:right w:val="single" w:sz="4" w:space="0" w:color="auto"/>
            </w:tcBorders>
            <w:shd w:val="clear" w:color="auto" w:fill="auto"/>
            <w:vAlign w:val="center"/>
            <w:hideMark/>
          </w:tcPr>
          <w:p w14:paraId="13F4836E"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está en proceso de desarrol</w:t>
            </w:r>
            <w:r>
              <w:rPr>
                <w:rFonts w:cs="Arial"/>
                <w:color w:val="000000"/>
                <w:sz w:val="16"/>
                <w:szCs w:val="16"/>
                <w:lang w:eastAsia="es-BO"/>
              </w:rPr>
              <w:t>lo del sistema</w:t>
            </w:r>
            <w:r w:rsidRPr="00BA46FE">
              <w:rPr>
                <w:rFonts w:cs="Arial"/>
                <w:color w:val="000000"/>
                <w:sz w:val="16"/>
                <w:szCs w:val="16"/>
                <w:lang w:eastAsia="es-BO"/>
              </w:rPr>
              <w:t>.</w:t>
            </w:r>
          </w:p>
        </w:tc>
      </w:tr>
      <w:tr w:rsidR="008F0EB0" w:rsidRPr="00BA46FE" w14:paraId="5880B008" w14:textId="77777777" w:rsidTr="00AD5760">
        <w:trPr>
          <w:trHeight w:val="375"/>
        </w:trPr>
        <w:tc>
          <w:tcPr>
            <w:tcW w:w="9170" w:type="dxa"/>
            <w:gridSpan w:val="12"/>
            <w:tcBorders>
              <w:top w:val="nil"/>
              <w:left w:val="single" w:sz="4" w:space="0" w:color="auto"/>
              <w:bottom w:val="single" w:sz="4" w:space="0" w:color="auto"/>
              <w:right w:val="single" w:sz="4" w:space="0" w:color="auto"/>
            </w:tcBorders>
            <w:shd w:val="clear" w:color="auto" w:fill="auto"/>
            <w:vAlign w:val="center"/>
          </w:tcPr>
          <w:p w14:paraId="3715C058" w14:textId="77777777" w:rsidR="008F0EB0" w:rsidRPr="00BA46FE" w:rsidRDefault="008F0EB0" w:rsidP="00AD5760">
            <w:pPr>
              <w:rPr>
                <w:rFonts w:cs="Arial"/>
                <w:color w:val="000000"/>
                <w:sz w:val="16"/>
                <w:szCs w:val="16"/>
                <w:lang w:eastAsia="es-BO"/>
              </w:rPr>
            </w:pPr>
            <w:r w:rsidRPr="00F073C2">
              <w:rPr>
                <w:rFonts w:cs="Arial"/>
                <w:i/>
                <w:iCs/>
                <w:color w:val="000000"/>
                <w:sz w:val="16"/>
                <w:szCs w:val="16"/>
                <w:lang w:eastAsia="es-BO"/>
              </w:rPr>
              <w:t>SI LA RESPUESTA ES "SI"  O "EN DESARROLLO"  CONTIN</w:t>
            </w:r>
            <w:r>
              <w:rPr>
                <w:rFonts w:cs="Arial"/>
                <w:i/>
                <w:iCs/>
                <w:color w:val="000000"/>
                <w:sz w:val="16"/>
                <w:szCs w:val="16"/>
                <w:lang w:eastAsia="es-BO"/>
              </w:rPr>
              <w:t>Ú</w:t>
            </w:r>
            <w:r w:rsidRPr="00F073C2">
              <w:rPr>
                <w:rFonts w:cs="Arial"/>
                <w:i/>
                <w:iCs/>
                <w:color w:val="000000"/>
                <w:sz w:val="16"/>
                <w:szCs w:val="16"/>
                <w:lang w:eastAsia="es-BO"/>
              </w:rPr>
              <w:t>E  CON LA PREGUNTA 2, SI LA RESPUESTA ES "</w:t>
            </w:r>
            <w:r w:rsidRPr="00F073C2">
              <w:rPr>
                <w:rFonts w:cs="Arial"/>
                <w:b/>
                <w:i/>
                <w:iCs/>
                <w:color w:val="000000"/>
                <w:sz w:val="16"/>
                <w:szCs w:val="16"/>
                <w:lang w:eastAsia="es-BO"/>
              </w:rPr>
              <w:t>NO</w:t>
            </w:r>
            <w:r w:rsidRPr="00F073C2">
              <w:rPr>
                <w:rFonts w:cs="Arial"/>
                <w:i/>
                <w:iCs/>
                <w:color w:val="000000"/>
                <w:sz w:val="16"/>
                <w:szCs w:val="16"/>
                <w:lang w:eastAsia="es-BO"/>
              </w:rPr>
              <w:t>",  CONTIN</w:t>
            </w:r>
            <w:r>
              <w:rPr>
                <w:rFonts w:cs="Arial"/>
                <w:i/>
                <w:iCs/>
                <w:color w:val="000000"/>
                <w:sz w:val="16"/>
                <w:szCs w:val="16"/>
                <w:lang w:eastAsia="es-BO"/>
              </w:rPr>
              <w:t>Ú</w:t>
            </w:r>
            <w:r w:rsidRPr="00F073C2">
              <w:rPr>
                <w:rFonts w:cs="Arial"/>
                <w:i/>
                <w:iCs/>
                <w:color w:val="000000"/>
                <w:sz w:val="16"/>
                <w:szCs w:val="16"/>
                <w:lang w:eastAsia="es-BO"/>
              </w:rPr>
              <w:t>E CON  LA PREGUNTA 4.</w:t>
            </w:r>
          </w:p>
        </w:tc>
      </w:tr>
      <w:tr w:rsidR="008F0EB0" w:rsidRPr="00BA46FE" w14:paraId="55C38903"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vAlign w:val="bottom"/>
            <w:hideMark/>
          </w:tcPr>
          <w:p w14:paraId="5BEE085C" w14:textId="77777777" w:rsidR="008F0EB0" w:rsidRPr="00BA46FE" w:rsidRDefault="008F0EB0" w:rsidP="00AD5760">
            <w:pPr>
              <w:rPr>
                <w:rFonts w:cs="Arial"/>
                <w:b/>
                <w:bCs/>
                <w:sz w:val="16"/>
                <w:szCs w:val="16"/>
                <w:lang w:eastAsia="es-BO"/>
              </w:rPr>
            </w:pPr>
            <w:r w:rsidRPr="00BA46FE">
              <w:rPr>
                <w:rFonts w:cs="Arial"/>
                <w:b/>
                <w:bCs/>
                <w:sz w:val="16"/>
                <w:szCs w:val="16"/>
                <w:lang w:eastAsia="es-BO"/>
              </w:rPr>
              <w:t>2</w:t>
            </w:r>
            <w:r w:rsidRPr="00F073C2">
              <w:rPr>
                <w:rFonts w:cs="Arial"/>
                <w:b/>
                <w:bCs/>
                <w:color w:val="000000"/>
                <w:sz w:val="16"/>
                <w:szCs w:val="16"/>
                <w:lang w:eastAsia="es-BO"/>
              </w:rPr>
              <w:t xml:space="preserve">. INDIQUE SI CUENTA CON LOS SIGUIENTES </w:t>
            </w:r>
            <w:r w:rsidRPr="002A3AE0">
              <w:rPr>
                <w:rFonts w:cs="Arial"/>
                <w:b/>
                <w:bCs/>
                <w:color w:val="000000"/>
                <w:sz w:val="16"/>
                <w:szCs w:val="16"/>
                <w:lang w:eastAsia="es-BO"/>
              </w:rPr>
              <w:t>MÓDULOS (marque con una X).</w:t>
            </w:r>
          </w:p>
        </w:tc>
      </w:tr>
      <w:tr w:rsidR="008F0EB0" w:rsidRPr="00BA46FE" w14:paraId="5112E5D3"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496C1EE4" w14:textId="77777777" w:rsidR="008F0EB0" w:rsidRPr="002A3AE0" w:rsidRDefault="008F0EB0" w:rsidP="00AD5760">
            <w:pPr>
              <w:rPr>
                <w:rFonts w:cs="Arial"/>
                <w:bCs/>
                <w:sz w:val="16"/>
                <w:szCs w:val="16"/>
                <w:lang w:eastAsia="es-BO"/>
              </w:rPr>
            </w:pPr>
            <w:r w:rsidRPr="002A3AE0">
              <w:rPr>
                <w:rFonts w:cs="Arial"/>
                <w:color w:val="000000"/>
                <w:sz w:val="16"/>
                <w:szCs w:val="16"/>
                <w:lang w:eastAsia="es-BO"/>
              </w:rPr>
              <w:t>CIUDADAN</w:t>
            </w:r>
            <w:r>
              <w:rPr>
                <w:rFonts w:cs="Arial"/>
                <w:color w:val="000000"/>
                <w:sz w:val="16"/>
                <w:szCs w:val="16"/>
                <w:lang w:eastAsia="es-BO"/>
              </w:rPr>
              <w:t>Í</w:t>
            </w:r>
            <w:r w:rsidRPr="002A3AE0">
              <w:rPr>
                <w:rFonts w:cs="Arial"/>
                <w:color w:val="000000"/>
                <w:sz w:val="16"/>
                <w:szCs w:val="16"/>
                <w:lang w:eastAsia="es-BO"/>
              </w:rPr>
              <w:t>A DIGITAL:</w:t>
            </w:r>
          </w:p>
        </w:tc>
        <w:tc>
          <w:tcPr>
            <w:tcW w:w="5524" w:type="dxa"/>
            <w:gridSpan w:val="7"/>
            <w:tcBorders>
              <w:top w:val="nil"/>
              <w:left w:val="nil"/>
              <w:bottom w:val="single" w:sz="4" w:space="0" w:color="auto"/>
              <w:right w:val="single" w:sz="4" w:space="0" w:color="auto"/>
            </w:tcBorders>
            <w:shd w:val="clear" w:color="auto" w:fill="auto"/>
            <w:vAlign w:val="bottom"/>
          </w:tcPr>
          <w:p w14:paraId="53E9F2C2" w14:textId="77777777" w:rsidR="008F0EB0" w:rsidRPr="00BA46FE" w:rsidRDefault="008F0EB0" w:rsidP="00AD5760">
            <w:pPr>
              <w:rPr>
                <w:rFonts w:cs="Arial"/>
                <w:bCs/>
                <w:sz w:val="16"/>
                <w:szCs w:val="16"/>
                <w:lang w:eastAsia="es-BO"/>
              </w:rPr>
            </w:pPr>
            <w:r w:rsidRPr="00BA46FE">
              <w:rPr>
                <w:rFonts w:cs="Arial"/>
                <w:b/>
                <w:bCs/>
                <w:color w:val="000000"/>
                <w:sz w:val="16"/>
                <w:szCs w:val="16"/>
                <w:lang w:eastAsia="es-BO"/>
              </w:rPr>
              <w:t> </w:t>
            </w:r>
          </w:p>
        </w:tc>
      </w:tr>
      <w:tr w:rsidR="008F0EB0" w:rsidRPr="00BA46FE" w14:paraId="3E728D28"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5D07B853" w14:textId="77777777" w:rsidR="008F0EB0" w:rsidRPr="002A3AE0" w:rsidRDefault="008F0EB0" w:rsidP="00AD5760">
            <w:pPr>
              <w:rPr>
                <w:rFonts w:cs="Arial"/>
                <w:bCs/>
                <w:sz w:val="16"/>
                <w:szCs w:val="16"/>
                <w:lang w:eastAsia="es-BO"/>
              </w:rPr>
            </w:pPr>
            <w:r>
              <w:rPr>
                <w:rFonts w:cs="Arial"/>
                <w:color w:val="000000"/>
                <w:sz w:val="16"/>
                <w:szCs w:val="16"/>
                <w:lang w:eastAsia="es-BO"/>
              </w:rPr>
              <w:t>FIRMA DIGITAL:</w:t>
            </w:r>
          </w:p>
        </w:tc>
        <w:tc>
          <w:tcPr>
            <w:tcW w:w="5524" w:type="dxa"/>
            <w:gridSpan w:val="7"/>
            <w:tcBorders>
              <w:top w:val="nil"/>
              <w:left w:val="nil"/>
              <w:bottom w:val="single" w:sz="4" w:space="0" w:color="auto"/>
              <w:right w:val="single" w:sz="4" w:space="0" w:color="auto"/>
            </w:tcBorders>
            <w:shd w:val="clear" w:color="auto" w:fill="auto"/>
            <w:vAlign w:val="bottom"/>
          </w:tcPr>
          <w:p w14:paraId="0C373ED8" w14:textId="77777777" w:rsidR="008F0EB0" w:rsidRPr="00BA46FE" w:rsidRDefault="008F0EB0" w:rsidP="00AD5760">
            <w:pPr>
              <w:rPr>
                <w:rFonts w:cs="Arial"/>
                <w:bCs/>
                <w:sz w:val="16"/>
                <w:szCs w:val="16"/>
                <w:lang w:eastAsia="es-BO"/>
              </w:rPr>
            </w:pPr>
            <w:r w:rsidRPr="00BA46FE">
              <w:rPr>
                <w:rFonts w:cs="Arial"/>
                <w:b/>
                <w:bCs/>
                <w:color w:val="000000"/>
                <w:sz w:val="16"/>
                <w:szCs w:val="16"/>
                <w:lang w:eastAsia="es-BO"/>
              </w:rPr>
              <w:t> </w:t>
            </w:r>
          </w:p>
        </w:tc>
      </w:tr>
      <w:tr w:rsidR="008F0EB0" w:rsidRPr="00BA46FE" w14:paraId="4EA82621"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4B9E0335" w14:textId="77777777" w:rsidR="008F0EB0" w:rsidRPr="002A3AE0" w:rsidRDefault="008F0EB0" w:rsidP="00AD5760">
            <w:pPr>
              <w:rPr>
                <w:rFonts w:cs="Arial"/>
                <w:bCs/>
                <w:sz w:val="16"/>
                <w:szCs w:val="16"/>
                <w:lang w:eastAsia="es-BO"/>
              </w:rPr>
            </w:pPr>
            <w:r w:rsidRPr="002A3AE0">
              <w:rPr>
                <w:rFonts w:cs="Arial"/>
                <w:color w:val="000000"/>
                <w:sz w:val="16"/>
                <w:szCs w:val="16"/>
                <w:lang w:eastAsia="es-BO"/>
              </w:rPr>
              <w:t>APROBADOR DE DOCUMENTOS (AGETIC)</w:t>
            </w:r>
            <w:r>
              <w:rPr>
                <w:rFonts w:cs="Arial"/>
                <w:color w:val="000000"/>
                <w:sz w:val="16"/>
                <w:szCs w:val="16"/>
                <w:lang w:eastAsia="es-BO"/>
              </w:rPr>
              <w:t>:</w:t>
            </w:r>
          </w:p>
        </w:tc>
        <w:tc>
          <w:tcPr>
            <w:tcW w:w="5524" w:type="dxa"/>
            <w:gridSpan w:val="7"/>
            <w:tcBorders>
              <w:top w:val="nil"/>
              <w:left w:val="nil"/>
              <w:bottom w:val="single" w:sz="4" w:space="0" w:color="auto"/>
              <w:right w:val="single" w:sz="4" w:space="0" w:color="auto"/>
            </w:tcBorders>
            <w:shd w:val="clear" w:color="auto" w:fill="auto"/>
            <w:vAlign w:val="bottom"/>
          </w:tcPr>
          <w:p w14:paraId="07EDF3A1" w14:textId="77777777" w:rsidR="008F0EB0" w:rsidRPr="00BA46FE" w:rsidRDefault="008F0EB0" w:rsidP="00AD5760">
            <w:pPr>
              <w:rPr>
                <w:rFonts w:cs="Arial"/>
                <w:bCs/>
                <w:sz w:val="16"/>
                <w:szCs w:val="16"/>
                <w:lang w:eastAsia="es-BO"/>
              </w:rPr>
            </w:pPr>
            <w:r w:rsidRPr="00BA46FE">
              <w:rPr>
                <w:rFonts w:cs="Arial"/>
                <w:color w:val="000000"/>
                <w:sz w:val="16"/>
                <w:szCs w:val="16"/>
                <w:lang w:eastAsia="es-BO"/>
              </w:rPr>
              <w:t> </w:t>
            </w:r>
          </w:p>
        </w:tc>
      </w:tr>
      <w:tr w:rsidR="008F0EB0" w:rsidRPr="00BA46FE" w14:paraId="6D8668A2"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23CB9423" w14:textId="77777777" w:rsidR="008F0EB0" w:rsidRPr="002A3AE0" w:rsidRDefault="008F0EB0" w:rsidP="00AD5760">
            <w:pPr>
              <w:rPr>
                <w:rFonts w:cs="Arial"/>
                <w:bCs/>
                <w:sz w:val="16"/>
                <w:szCs w:val="16"/>
                <w:lang w:eastAsia="es-BO"/>
              </w:rPr>
            </w:pPr>
            <w:r w:rsidRPr="002A3AE0">
              <w:rPr>
                <w:rFonts w:cs="Arial"/>
                <w:color w:val="000000"/>
                <w:sz w:val="16"/>
                <w:szCs w:val="16"/>
                <w:lang w:eastAsia="es-BO"/>
              </w:rPr>
              <w:t>PASARELA DE PAGOS</w:t>
            </w:r>
            <w:r>
              <w:rPr>
                <w:rFonts w:cs="Arial"/>
                <w:color w:val="000000"/>
                <w:sz w:val="16"/>
                <w:szCs w:val="16"/>
                <w:lang w:eastAsia="es-BO"/>
              </w:rPr>
              <w:t>:</w:t>
            </w:r>
          </w:p>
        </w:tc>
        <w:tc>
          <w:tcPr>
            <w:tcW w:w="5524" w:type="dxa"/>
            <w:gridSpan w:val="7"/>
            <w:tcBorders>
              <w:top w:val="nil"/>
              <w:left w:val="nil"/>
              <w:bottom w:val="single" w:sz="4" w:space="0" w:color="auto"/>
              <w:right w:val="single" w:sz="4" w:space="0" w:color="auto"/>
            </w:tcBorders>
            <w:shd w:val="clear" w:color="auto" w:fill="auto"/>
            <w:vAlign w:val="bottom"/>
          </w:tcPr>
          <w:p w14:paraId="53FEB584" w14:textId="77777777" w:rsidR="008F0EB0" w:rsidRPr="00BA46FE" w:rsidRDefault="008F0EB0" w:rsidP="00AD5760">
            <w:pPr>
              <w:rPr>
                <w:rFonts w:cs="Arial"/>
                <w:bCs/>
                <w:sz w:val="16"/>
                <w:szCs w:val="16"/>
                <w:lang w:eastAsia="es-BO"/>
              </w:rPr>
            </w:pPr>
            <w:r w:rsidRPr="00BA46FE">
              <w:rPr>
                <w:rFonts w:cs="Arial"/>
                <w:color w:val="000000"/>
                <w:sz w:val="16"/>
                <w:szCs w:val="16"/>
                <w:lang w:eastAsia="es-BO"/>
              </w:rPr>
              <w:t> </w:t>
            </w:r>
          </w:p>
        </w:tc>
      </w:tr>
      <w:tr w:rsidR="008F0EB0" w:rsidRPr="00BA46FE" w14:paraId="698D3161"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58690D54" w14:textId="77777777" w:rsidR="008F0EB0" w:rsidRPr="002A3AE0" w:rsidRDefault="008F0EB0" w:rsidP="00AD5760">
            <w:pPr>
              <w:rPr>
                <w:rFonts w:cs="Arial"/>
                <w:color w:val="000000"/>
                <w:sz w:val="16"/>
                <w:szCs w:val="16"/>
                <w:lang w:eastAsia="es-BO"/>
              </w:rPr>
            </w:pPr>
            <w:r w:rsidRPr="002A3AE0">
              <w:rPr>
                <w:rFonts w:cs="Arial"/>
                <w:bCs/>
                <w:sz w:val="16"/>
                <w:szCs w:val="16"/>
                <w:lang w:eastAsia="es-BO"/>
              </w:rPr>
              <w:t>CPT</w:t>
            </w:r>
            <w:r>
              <w:rPr>
                <w:rFonts w:cs="Arial"/>
                <w:bCs/>
                <w:sz w:val="16"/>
                <w:szCs w:val="16"/>
                <w:lang w:eastAsia="es-BO"/>
              </w:rPr>
              <w:t>:</w:t>
            </w:r>
          </w:p>
        </w:tc>
        <w:tc>
          <w:tcPr>
            <w:tcW w:w="5524" w:type="dxa"/>
            <w:gridSpan w:val="7"/>
            <w:tcBorders>
              <w:top w:val="nil"/>
              <w:left w:val="nil"/>
              <w:bottom w:val="single" w:sz="4" w:space="0" w:color="auto"/>
              <w:right w:val="single" w:sz="4" w:space="0" w:color="auto"/>
            </w:tcBorders>
            <w:shd w:val="clear" w:color="auto" w:fill="auto"/>
            <w:vAlign w:val="bottom"/>
          </w:tcPr>
          <w:p w14:paraId="513140BB" w14:textId="77777777" w:rsidR="008F0EB0" w:rsidRPr="00BA46FE" w:rsidRDefault="008F0EB0" w:rsidP="00AD5760">
            <w:pPr>
              <w:rPr>
                <w:rFonts w:cs="Arial"/>
                <w:color w:val="000000"/>
                <w:sz w:val="16"/>
                <w:szCs w:val="16"/>
                <w:lang w:eastAsia="es-BO"/>
              </w:rPr>
            </w:pPr>
          </w:p>
        </w:tc>
      </w:tr>
      <w:tr w:rsidR="008F0EB0" w:rsidRPr="00BA46FE" w14:paraId="26012A1F"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68AC4235" w14:textId="77777777" w:rsidR="008F0EB0" w:rsidRPr="002A3AE0" w:rsidRDefault="008F0EB0" w:rsidP="00AD5760">
            <w:pPr>
              <w:rPr>
                <w:rFonts w:cs="Arial"/>
                <w:color w:val="000000"/>
                <w:sz w:val="16"/>
                <w:szCs w:val="16"/>
                <w:lang w:eastAsia="es-BO"/>
              </w:rPr>
            </w:pPr>
            <w:r w:rsidRPr="002A3AE0">
              <w:rPr>
                <w:rFonts w:cs="Arial"/>
                <w:color w:val="000000"/>
                <w:sz w:val="16"/>
                <w:szCs w:val="16"/>
                <w:lang w:eastAsia="es-BO"/>
              </w:rPr>
              <w:t>QR</w:t>
            </w:r>
            <w:r>
              <w:rPr>
                <w:rFonts w:cs="Arial"/>
                <w:color w:val="000000"/>
                <w:sz w:val="16"/>
                <w:szCs w:val="16"/>
                <w:lang w:eastAsia="es-BO"/>
              </w:rPr>
              <w:t>:</w:t>
            </w:r>
          </w:p>
        </w:tc>
        <w:tc>
          <w:tcPr>
            <w:tcW w:w="5524" w:type="dxa"/>
            <w:gridSpan w:val="7"/>
            <w:tcBorders>
              <w:top w:val="nil"/>
              <w:left w:val="nil"/>
              <w:bottom w:val="single" w:sz="4" w:space="0" w:color="auto"/>
              <w:right w:val="single" w:sz="4" w:space="0" w:color="auto"/>
            </w:tcBorders>
            <w:shd w:val="clear" w:color="auto" w:fill="auto"/>
            <w:vAlign w:val="bottom"/>
          </w:tcPr>
          <w:p w14:paraId="3374E1A4" w14:textId="77777777" w:rsidR="008F0EB0" w:rsidRPr="00BA46FE" w:rsidRDefault="008F0EB0" w:rsidP="00AD5760">
            <w:pPr>
              <w:rPr>
                <w:rFonts w:cs="Arial"/>
                <w:color w:val="000000"/>
                <w:sz w:val="16"/>
                <w:szCs w:val="16"/>
                <w:lang w:eastAsia="es-BO"/>
              </w:rPr>
            </w:pPr>
          </w:p>
        </w:tc>
      </w:tr>
      <w:tr w:rsidR="008F0EB0" w:rsidRPr="00BA46FE" w14:paraId="6A5666E0"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tcPr>
          <w:p w14:paraId="15B99D10" w14:textId="77777777" w:rsidR="008F0EB0" w:rsidRPr="002A3AE0" w:rsidRDefault="008F0EB0" w:rsidP="00AD5760">
            <w:pPr>
              <w:rPr>
                <w:rFonts w:cs="Arial"/>
                <w:bCs/>
                <w:sz w:val="16"/>
                <w:szCs w:val="16"/>
                <w:lang w:eastAsia="es-BO"/>
              </w:rPr>
            </w:pPr>
            <w:r w:rsidRPr="002A3AE0">
              <w:rPr>
                <w:rFonts w:cs="Arial"/>
                <w:color w:val="000000"/>
                <w:sz w:val="16"/>
                <w:szCs w:val="16"/>
                <w:lang w:eastAsia="es-BO"/>
              </w:rPr>
              <w:lastRenderedPageBreak/>
              <w:t xml:space="preserve">RÉGIMEN DE FACTURACIÓN (simplificado, general, otro):  </w:t>
            </w:r>
          </w:p>
        </w:tc>
        <w:tc>
          <w:tcPr>
            <w:tcW w:w="5524" w:type="dxa"/>
            <w:gridSpan w:val="7"/>
            <w:tcBorders>
              <w:top w:val="nil"/>
              <w:left w:val="nil"/>
              <w:bottom w:val="single" w:sz="4" w:space="0" w:color="auto"/>
              <w:right w:val="single" w:sz="4" w:space="0" w:color="auto"/>
            </w:tcBorders>
            <w:shd w:val="clear" w:color="auto" w:fill="auto"/>
            <w:vAlign w:val="bottom"/>
          </w:tcPr>
          <w:p w14:paraId="0CCB3254" w14:textId="77777777" w:rsidR="008F0EB0" w:rsidRPr="00BA46FE" w:rsidRDefault="008F0EB0" w:rsidP="00AD5760">
            <w:pPr>
              <w:rPr>
                <w:rFonts w:cs="Arial"/>
                <w:bCs/>
                <w:sz w:val="16"/>
                <w:szCs w:val="16"/>
                <w:lang w:eastAsia="es-BO"/>
              </w:rPr>
            </w:pPr>
          </w:p>
        </w:tc>
      </w:tr>
      <w:tr w:rsidR="008F0EB0" w:rsidRPr="00BA46FE" w14:paraId="45B7C270"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vAlign w:val="center"/>
            <w:hideMark/>
          </w:tcPr>
          <w:p w14:paraId="0FB59F95"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3. </w:t>
            </w:r>
            <w:r>
              <w:rPr>
                <w:rFonts w:cs="Arial"/>
                <w:b/>
                <w:bCs/>
                <w:color w:val="000000"/>
                <w:sz w:val="16"/>
                <w:szCs w:val="16"/>
                <w:lang w:eastAsia="es-BO"/>
              </w:rPr>
              <w:t>¿</w:t>
            </w:r>
            <w:r w:rsidRPr="00F073C2">
              <w:rPr>
                <w:rFonts w:cs="Arial"/>
                <w:b/>
                <w:bCs/>
                <w:color w:val="000000"/>
                <w:sz w:val="16"/>
                <w:szCs w:val="16"/>
                <w:lang w:eastAsia="es-BO"/>
              </w:rPr>
              <w:t xml:space="preserve">LA ENTIDAD CUENTA CON INFRAESTRUCTURA TECNOLÓGICA PROPIA (CENTRO DE PROCESAMIENTO DE DATOS - </w:t>
            </w:r>
            <w:r w:rsidRPr="008F1FD5">
              <w:rPr>
                <w:rFonts w:cs="Arial"/>
                <w:b/>
                <w:bCs/>
                <w:color w:val="000000"/>
                <w:sz w:val="16"/>
                <w:szCs w:val="16"/>
                <w:lang w:eastAsia="es-BO"/>
              </w:rPr>
              <w:t>CPD)? (marque con una X).</w:t>
            </w:r>
          </w:p>
        </w:tc>
      </w:tr>
      <w:tr w:rsidR="008F0EB0" w:rsidRPr="00BA46FE" w14:paraId="23502287"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35AB1C14"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SI</w:t>
            </w:r>
          </w:p>
        </w:tc>
        <w:tc>
          <w:tcPr>
            <w:tcW w:w="5524" w:type="dxa"/>
            <w:gridSpan w:val="7"/>
            <w:tcBorders>
              <w:top w:val="nil"/>
              <w:left w:val="nil"/>
              <w:bottom w:val="single" w:sz="4" w:space="0" w:color="auto"/>
              <w:right w:val="single" w:sz="4" w:space="0" w:color="auto"/>
            </w:tcBorders>
            <w:shd w:val="clear" w:color="auto" w:fill="auto"/>
            <w:vAlign w:val="center"/>
            <w:hideMark/>
          </w:tcPr>
          <w:p w14:paraId="0060F97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 xml:space="preserve">Marque la casilla con una X, SI cuenta con una </w:t>
            </w:r>
            <w:r>
              <w:rPr>
                <w:rFonts w:cs="Arial"/>
                <w:color w:val="000000"/>
                <w:sz w:val="16"/>
                <w:szCs w:val="16"/>
                <w:lang w:eastAsia="es-BO"/>
              </w:rPr>
              <w:t>infraestructura tecnológica propia</w:t>
            </w:r>
            <w:r w:rsidRPr="00BA46FE">
              <w:rPr>
                <w:rFonts w:cs="Arial"/>
                <w:color w:val="000000"/>
                <w:sz w:val="16"/>
                <w:szCs w:val="16"/>
                <w:lang w:eastAsia="es-BO"/>
              </w:rPr>
              <w:t>.</w:t>
            </w:r>
          </w:p>
        </w:tc>
      </w:tr>
      <w:tr w:rsidR="008F0EB0" w:rsidRPr="00BA46FE" w14:paraId="303CD7B8"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54496105"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NO</w:t>
            </w:r>
          </w:p>
        </w:tc>
        <w:tc>
          <w:tcPr>
            <w:tcW w:w="5524" w:type="dxa"/>
            <w:gridSpan w:val="7"/>
            <w:tcBorders>
              <w:top w:val="nil"/>
              <w:left w:val="nil"/>
              <w:bottom w:val="single" w:sz="4" w:space="0" w:color="auto"/>
              <w:right w:val="single" w:sz="4" w:space="0" w:color="auto"/>
            </w:tcBorders>
            <w:shd w:val="clear" w:color="auto" w:fill="auto"/>
            <w:vAlign w:val="center"/>
            <w:hideMark/>
          </w:tcPr>
          <w:p w14:paraId="1E1BEC16"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 xml:space="preserve">Marque la casilla con una X, si NO cuenta con una </w:t>
            </w:r>
            <w:r>
              <w:rPr>
                <w:rFonts w:cs="Arial"/>
                <w:color w:val="000000"/>
                <w:sz w:val="16"/>
                <w:szCs w:val="16"/>
                <w:lang w:eastAsia="es-BO"/>
              </w:rPr>
              <w:t>infraestructura tecnológica propia</w:t>
            </w:r>
            <w:r w:rsidRPr="00BA46FE">
              <w:rPr>
                <w:rFonts w:cs="Arial"/>
                <w:color w:val="000000"/>
                <w:sz w:val="16"/>
                <w:szCs w:val="16"/>
                <w:lang w:eastAsia="es-BO"/>
              </w:rPr>
              <w:t>.</w:t>
            </w:r>
          </w:p>
        </w:tc>
      </w:tr>
      <w:tr w:rsidR="008F0EB0" w:rsidRPr="00BA46FE" w14:paraId="391CC163" w14:textId="77777777" w:rsidTr="00AD5760">
        <w:trPr>
          <w:trHeight w:val="27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292C6B83"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EN DESARROLLO</w:t>
            </w:r>
          </w:p>
        </w:tc>
        <w:tc>
          <w:tcPr>
            <w:tcW w:w="5524" w:type="dxa"/>
            <w:gridSpan w:val="7"/>
            <w:tcBorders>
              <w:top w:val="nil"/>
              <w:left w:val="nil"/>
              <w:bottom w:val="single" w:sz="4" w:space="0" w:color="auto"/>
              <w:right w:val="single" w:sz="4" w:space="0" w:color="auto"/>
            </w:tcBorders>
            <w:shd w:val="clear" w:color="auto" w:fill="auto"/>
            <w:vAlign w:val="center"/>
            <w:hideMark/>
          </w:tcPr>
          <w:p w14:paraId="282546E0"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está en proceso de desarrollo del sistema informático.</w:t>
            </w:r>
          </w:p>
        </w:tc>
      </w:tr>
      <w:tr w:rsidR="008F0EB0" w:rsidRPr="00BA46FE" w14:paraId="216A2AD4" w14:textId="77777777" w:rsidTr="00AD5760">
        <w:trPr>
          <w:trHeight w:val="720"/>
        </w:trPr>
        <w:tc>
          <w:tcPr>
            <w:tcW w:w="9170" w:type="dxa"/>
            <w:gridSpan w:val="12"/>
            <w:tcBorders>
              <w:top w:val="nil"/>
              <w:left w:val="single" w:sz="4" w:space="0" w:color="auto"/>
              <w:bottom w:val="single" w:sz="4" w:space="0" w:color="auto"/>
              <w:right w:val="single" w:sz="4" w:space="0" w:color="auto"/>
            </w:tcBorders>
            <w:shd w:val="clear" w:color="auto" w:fill="auto"/>
            <w:noWrap/>
            <w:vAlign w:val="bottom"/>
          </w:tcPr>
          <w:p w14:paraId="1F33CDC8" w14:textId="77777777" w:rsidR="008F0EB0" w:rsidRPr="00BA46FE" w:rsidRDefault="008F0EB0" w:rsidP="00AD5760">
            <w:pPr>
              <w:rPr>
                <w:rFonts w:cs="Arial"/>
                <w:color w:val="000000"/>
                <w:sz w:val="16"/>
                <w:szCs w:val="16"/>
                <w:lang w:eastAsia="es-BO"/>
              </w:rPr>
            </w:pPr>
            <w:r w:rsidRPr="00F073C2">
              <w:rPr>
                <w:sz w:val="16"/>
                <w:szCs w:val="24"/>
              </w:rPr>
              <w:t xml:space="preserve">En caso de NO contar con </w:t>
            </w:r>
            <w:r w:rsidRPr="00F073C2">
              <w:rPr>
                <w:rFonts w:cs="Arial"/>
                <w:bCs/>
                <w:color w:val="000000"/>
                <w:sz w:val="16"/>
                <w:szCs w:val="16"/>
                <w:lang w:eastAsia="es-BO"/>
              </w:rPr>
              <w:t xml:space="preserve">infraestructura tecnológica deberá gestionar las mismas para implementar el Módulo Informático Estándar desarrollado por la AN, </w:t>
            </w:r>
            <w:r w:rsidRPr="00F073C2">
              <w:rPr>
                <w:sz w:val="16"/>
                <w:szCs w:val="24"/>
              </w:rPr>
              <w:t>dentro los plazos establecidos en el Cronograma de Implementación Gradual de la VUCE</w:t>
            </w:r>
            <w:r w:rsidRPr="00F073C2">
              <w:rPr>
                <w:rFonts w:cs="Arial"/>
                <w:bCs/>
                <w:color w:val="000000"/>
                <w:sz w:val="16"/>
                <w:szCs w:val="16"/>
                <w:lang w:eastAsia="es-BO"/>
              </w:rPr>
              <w:t>.</w:t>
            </w:r>
          </w:p>
        </w:tc>
      </w:tr>
      <w:tr w:rsidR="008F0EB0" w:rsidRPr="00BA46FE" w14:paraId="0ADB3E43"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00F9D133"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4. </w:t>
            </w:r>
            <w:r>
              <w:rPr>
                <w:rFonts w:cs="Arial"/>
                <w:b/>
                <w:bCs/>
                <w:color w:val="000000"/>
                <w:sz w:val="16"/>
                <w:szCs w:val="16"/>
                <w:lang w:eastAsia="es-BO"/>
              </w:rPr>
              <w:t>¿QUÉ INSTANCIA DESARROLLÓ</w:t>
            </w:r>
            <w:r w:rsidRPr="005C09B8">
              <w:rPr>
                <w:rFonts w:cs="Arial"/>
                <w:b/>
                <w:bCs/>
                <w:color w:val="000000"/>
                <w:sz w:val="16"/>
                <w:szCs w:val="16"/>
                <w:lang w:eastAsia="es-BO"/>
              </w:rPr>
              <w:t xml:space="preserve"> LOS SISTEMAS INFORMÁTICOS QUE UTILIZA LA ENTIDAD? (marque con una X).</w:t>
            </w:r>
          </w:p>
        </w:tc>
      </w:tr>
      <w:tr w:rsidR="008F0EB0" w:rsidRPr="00BA46FE" w14:paraId="1F166686"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17F054AE"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SISTEMA</w:t>
            </w:r>
          </w:p>
        </w:tc>
        <w:tc>
          <w:tcPr>
            <w:tcW w:w="5524" w:type="dxa"/>
            <w:gridSpan w:val="7"/>
            <w:tcBorders>
              <w:top w:val="nil"/>
              <w:left w:val="nil"/>
              <w:bottom w:val="single" w:sz="4" w:space="0" w:color="auto"/>
              <w:right w:val="single" w:sz="4" w:space="0" w:color="auto"/>
            </w:tcBorders>
            <w:shd w:val="clear" w:color="auto" w:fill="auto"/>
            <w:vAlign w:val="bottom"/>
            <w:hideMark/>
          </w:tcPr>
          <w:p w14:paraId="79ED48F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Describir el sistema de: Registro de operadores, Emisión</w:t>
            </w:r>
            <w:r>
              <w:rPr>
                <w:rFonts w:cs="Arial"/>
                <w:color w:val="000000"/>
                <w:sz w:val="16"/>
                <w:szCs w:val="16"/>
                <w:lang w:eastAsia="es-BO"/>
              </w:rPr>
              <w:t xml:space="preserve"> AP,C</w:t>
            </w:r>
            <w:r w:rsidRPr="00BA46FE">
              <w:rPr>
                <w:rFonts w:cs="Arial"/>
                <w:color w:val="000000"/>
                <w:sz w:val="16"/>
                <w:szCs w:val="16"/>
                <w:lang w:eastAsia="es-BO"/>
              </w:rPr>
              <w:t>,O.</w:t>
            </w:r>
          </w:p>
        </w:tc>
      </w:tr>
      <w:tr w:rsidR="008F0EB0" w:rsidRPr="00BA46FE" w14:paraId="741B5F87"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3967D28F"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SU ENTIDAD</w:t>
            </w:r>
          </w:p>
        </w:tc>
        <w:tc>
          <w:tcPr>
            <w:tcW w:w="5524" w:type="dxa"/>
            <w:gridSpan w:val="7"/>
            <w:tcBorders>
              <w:top w:val="nil"/>
              <w:left w:val="nil"/>
              <w:bottom w:val="single" w:sz="4" w:space="0" w:color="auto"/>
              <w:right w:val="single" w:sz="4" w:space="0" w:color="auto"/>
            </w:tcBorders>
            <w:shd w:val="clear" w:color="auto" w:fill="auto"/>
            <w:vAlign w:val="bottom"/>
            <w:hideMark/>
          </w:tcPr>
          <w:p w14:paraId="5F059469"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desarrollo del sistema informático fue realizado por su entidad.</w:t>
            </w:r>
          </w:p>
        </w:tc>
      </w:tr>
      <w:tr w:rsidR="008F0EB0" w:rsidRPr="00BA46FE" w14:paraId="67C60C86" w14:textId="77777777" w:rsidTr="00AD5760">
        <w:trPr>
          <w:trHeight w:val="585"/>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592CA0A6"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ENTIDAD PRIVADA</w:t>
            </w:r>
          </w:p>
        </w:tc>
        <w:tc>
          <w:tcPr>
            <w:tcW w:w="5524" w:type="dxa"/>
            <w:gridSpan w:val="7"/>
            <w:tcBorders>
              <w:top w:val="nil"/>
              <w:left w:val="nil"/>
              <w:bottom w:val="single" w:sz="4" w:space="0" w:color="auto"/>
              <w:right w:val="single" w:sz="4" w:space="0" w:color="auto"/>
            </w:tcBorders>
            <w:shd w:val="clear" w:color="auto" w:fill="auto"/>
            <w:vAlign w:val="bottom"/>
            <w:hideMark/>
          </w:tcPr>
          <w:p w14:paraId="201BDBA5"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desarrollo del sistema informático fue realizado por una entidad privada.</w:t>
            </w:r>
          </w:p>
        </w:tc>
      </w:tr>
      <w:tr w:rsidR="008F0EB0" w:rsidRPr="00BA46FE" w14:paraId="5F871D48" w14:textId="77777777" w:rsidTr="00AD5760">
        <w:trPr>
          <w:trHeight w:val="570"/>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33DB6ABD"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ENTIDAD </w:t>
            </w:r>
            <w:r>
              <w:rPr>
                <w:rFonts w:cs="Arial"/>
                <w:b/>
                <w:bCs/>
                <w:color w:val="000000"/>
                <w:sz w:val="16"/>
                <w:szCs w:val="16"/>
                <w:lang w:eastAsia="es-BO"/>
              </w:rPr>
              <w:t>PÚBLICA</w:t>
            </w:r>
            <w:r w:rsidRPr="00BA46FE">
              <w:rPr>
                <w:rFonts w:cs="Arial"/>
                <w:b/>
                <w:bCs/>
                <w:color w:val="000000"/>
                <w:sz w:val="16"/>
                <w:szCs w:val="16"/>
                <w:lang w:eastAsia="es-BO"/>
              </w:rPr>
              <w:t xml:space="preserve"> EXTERNA</w:t>
            </w:r>
          </w:p>
        </w:tc>
        <w:tc>
          <w:tcPr>
            <w:tcW w:w="5524" w:type="dxa"/>
            <w:gridSpan w:val="7"/>
            <w:tcBorders>
              <w:top w:val="nil"/>
              <w:left w:val="nil"/>
              <w:bottom w:val="single" w:sz="4" w:space="0" w:color="auto"/>
              <w:right w:val="single" w:sz="4" w:space="0" w:color="auto"/>
            </w:tcBorders>
            <w:shd w:val="clear" w:color="auto" w:fill="auto"/>
            <w:vAlign w:val="bottom"/>
            <w:hideMark/>
          </w:tcPr>
          <w:p w14:paraId="039AAA62"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desarrollo del sistema informático fue realizado una entidad pública como AGETIC.</w:t>
            </w:r>
          </w:p>
        </w:tc>
      </w:tr>
      <w:tr w:rsidR="008F0EB0" w:rsidRPr="00BA46FE" w14:paraId="5EA168F2"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5D7B4F63"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5. </w:t>
            </w:r>
            <w:r w:rsidRPr="005C09B8">
              <w:rPr>
                <w:rFonts w:cs="Arial"/>
                <w:b/>
                <w:bCs/>
                <w:color w:val="000000"/>
                <w:sz w:val="16"/>
                <w:szCs w:val="16"/>
                <w:lang w:eastAsia="es-BO"/>
              </w:rPr>
              <w:t>¿LOS SISTEMAS INFORMÁTICOS DE LA ENTIDAD EST</w:t>
            </w:r>
            <w:r>
              <w:rPr>
                <w:rFonts w:cs="Arial"/>
                <w:b/>
                <w:bCs/>
                <w:color w:val="000000"/>
                <w:sz w:val="16"/>
                <w:szCs w:val="16"/>
                <w:lang w:eastAsia="es-BO"/>
              </w:rPr>
              <w:t>Á</w:t>
            </w:r>
            <w:r w:rsidRPr="005C09B8">
              <w:rPr>
                <w:rFonts w:cs="Arial"/>
                <w:b/>
                <w:bCs/>
                <w:color w:val="000000"/>
                <w:sz w:val="16"/>
                <w:szCs w:val="16"/>
                <w:lang w:eastAsia="es-BO"/>
              </w:rPr>
              <w:t>N DESARROLLADOS SOBRE SOFTWARE LIBRE? (marque con una X).</w:t>
            </w:r>
          </w:p>
        </w:tc>
      </w:tr>
      <w:tr w:rsidR="008F0EB0" w:rsidRPr="00BA46FE" w14:paraId="6AC0CA53"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hideMark/>
          </w:tcPr>
          <w:p w14:paraId="7143FFE6"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SI</w:t>
            </w:r>
          </w:p>
        </w:tc>
        <w:tc>
          <w:tcPr>
            <w:tcW w:w="5524" w:type="dxa"/>
            <w:gridSpan w:val="7"/>
            <w:tcBorders>
              <w:top w:val="nil"/>
              <w:left w:val="nil"/>
              <w:bottom w:val="single" w:sz="4" w:space="0" w:color="auto"/>
              <w:right w:val="single" w:sz="4" w:space="0" w:color="auto"/>
            </w:tcBorders>
            <w:shd w:val="clear" w:color="auto" w:fill="auto"/>
            <w:vAlign w:val="center"/>
            <w:hideMark/>
          </w:tcPr>
          <w:p w14:paraId="58BD21A6"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sistema informático fue desarrollado sobre software libre</w:t>
            </w:r>
          </w:p>
        </w:tc>
      </w:tr>
      <w:tr w:rsidR="008F0EB0" w:rsidRPr="00BA46FE" w14:paraId="76D4EB3B" w14:textId="77777777" w:rsidTr="00AD5760">
        <w:trPr>
          <w:trHeight w:val="645"/>
        </w:trPr>
        <w:tc>
          <w:tcPr>
            <w:tcW w:w="3646" w:type="dxa"/>
            <w:gridSpan w:val="5"/>
            <w:tcBorders>
              <w:top w:val="nil"/>
              <w:left w:val="single" w:sz="4" w:space="0" w:color="auto"/>
              <w:bottom w:val="single" w:sz="4" w:space="0" w:color="auto"/>
              <w:right w:val="single" w:sz="4" w:space="0" w:color="auto"/>
            </w:tcBorders>
            <w:shd w:val="clear" w:color="auto" w:fill="auto"/>
            <w:vAlign w:val="center"/>
            <w:hideMark/>
          </w:tcPr>
          <w:p w14:paraId="011EB703"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NO</w:t>
            </w:r>
          </w:p>
        </w:tc>
        <w:tc>
          <w:tcPr>
            <w:tcW w:w="5524" w:type="dxa"/>
            <w:gridSpan w:val="7"/>
            <w:tcBorders>
              <w:top w:val="nil"/>
              <w:left w:val="nil"/>
              <w:bottom w:val="single" w:sz="4" w:space="0" w:color="auto"/>
              <w:right w:val="single" w:sz="4" w:space="0" w:color="auto"/>
            </w:tcBorders>
            <w:shd w:val="clear" w:color="auto" w:fill="auto"/>
            <w:vAlign w:val="center"/>
            <w:hideMark/>
          </w:tcPr>
          <w:p w14:paraId="125F8DF0"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sistema informático NO fue desarrollado sobre software libre</w:t>
            </w:r>
          </w:p>
        </w:tc>
      </w:tr>
      <w:tr w:rsidR="008F0EB0" w:rsidRPr="00BA46FE" w14:paraId="0066D293" w14:textId="77777777" w:rsidTr="00AD5760">
        <w:trPr>
          <w:trHeight w:val="300"/>
        </w:trPr>
        <w:tc>
          <w:tcPr>
            <w:tcW w:w="9170" w:type="dxa"/>
            <w:gridSpan w:val="12"/>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hideMark/>
          </w:tcPr>
          <w:p w14:paraId="615120DE"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6. </w:t>
            </w:r>
            <w:r w:rsidRPr="00997323">
              <w:rPr>
                <w:rFonts w:cs="Arial"/>
                <w:b/>
                <w:bCs/>
                <w:color w:val="000000"/>
                <w:sz w:val="16"/>
                <w:szCs w:val="16"/>
                <w:lang w:eastAsia="es-BO"/>
              </w:rPr>
              <w:t>¿LOS SISTEMAS INFORMÁTICOS DE LA ENTIDAD PUEDEN INTEROPERAR A TRAVÉS DE SERVICIOS WEB BAJO LA ARQUITECTURA REST? (marque con una X).</w:t>
            </w:r>
          </w:p>
        </w:tc>
      </w:tr>
      <w:tr w:rsidR="008F0EB0" w:rsidRPr="00BA46FE" w14:paraId="6DEBA0C1" w14:textId="77777777" w:rsidTr="00AD5760">
        <w:trPr>
          <w:trHeight w:val="300"/>
        </w:trPr>
        <w:tc>
          <w:tcPr>
            <w:tcW w:w="3646" w:type="dxa"/>
            <w:gridSpan w:val="5"/>
            <w:tcBorders>
              <w:top w:val="nil"/>
              <w:left w:val="single" w:sz="4" w:space="0" w:color="auto"/>
              <w:bottom w:val="single" w:sz="4" w:space="0" w:color="auto"/>
              <w:right w:val="single" w:sz="4" w:space="0" w:color="auto"/>
            </w:tcBorders>
            <w:shd w:val="clear" w:color="auto" w:fill="auto"/>
            <w:vAlign w:val="bottom"/>
            <w:hideMark/>
          </w:tcPr>
          <w:p w14:paraId="03A8F06D"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SI</w:t>
            </w:r>
          </w:p>
        </w:tc>
        <w:tc>
          <w:tcPr>
            <w:tcW w:w="5524" w:type="dxa"/>
            <w:gridSpan w:val="7"/>
            <w:tcBorders>
              <w:top w:val="nil"/>
              <w:left w:val="nil"/>
              <w:bottom w:val="single" w:sz="4" w:space="0" w:color="auto"/>
              <w:right w:val="single" w:sz="4" w:space="0" w:color="auto"/>
            </w:tcBorders>
            <w:shd w:val="clear" w:color="auto" w:fill="auto"/>
            <w:vAlign w:val="bottom"/>
            <w:hideMark/>
          </w:tcPr>
          <w:p w14:paraId="031C40B9"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sistema informático puede operar mediante servicios Web</w:t>
            </w:r>
          </w:p>
        </w:tc>
      </w:tr>
      <w:tr w:rsidR="008F0EB0" w:rsidRPr="00BA46FE" w14:paraId="616085D1" w14:textId="77777777" w:rsidTr="00AD5760">
        <w:trPr>
          <w:trHeight w:val="585"/>
        </w:trPr>
        <w:tc>
          <w:tcPr>
            <w:tcW w:w="3646" w:type="dxa"/>
            <w:gridSpan w:val="5"/>
            <w:tcBorders>
              <w:top w:val="nil"/>
              <w:left w:val="single" w:sz="4" w:space="0" w:color="auto"/>
              <w:bottom w:val="single" w:sz="4" w:space="0" w:color="auto"/>
              <w:right w:val="single" w:sz="4" w:space="0" w:color="auto"/>
            </w:tcBorders>
            <w:shd w:val="clear" w:color="auto" w:fill="auto"/>
            <w:vAlign w:val="bottom"/>
            <w:hideMark/>
          </w:tcPr>
          <w:p w14:paraId="0382F1D7"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NO</w:t>
            </w:r>
          </w:p>
        </w:tc>
        <w:tc>
          <w:tcPr>
            <w:tcW w:w="5524" w:type="dxa"/>
            <w:gridSpan w:val="7"/>
            <w:tcBorders>
              <w:top w:val="nil"/>
              <w:left w:val="nil"/>
              <w:bottom w:val="single" w:sz="4" w:space="0" w:color="auto"/>
              <w:right w:val="single" w:sz="4" w:space="0" w:color="auto"/>
            </w:tcBorders>
            <w:shd w:val="clear" w:color="auto" w:fill="auto"/>
            <w:vAlign w:val="bottom"/>
            <w:hideMark/>
          </w:tcPr>
          <w:p w14:paraId="518473E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el sistema informático NO puede operar mediante servicios Web</w:t>
            </w:r>
          </w:p>
        </w:tc>
      </w:tr>
      <w:tr w:rsidR="008F0EB0" w:rsidRPr="00BA46FE" w14:paraId="7E4B91EF" w14:textId="77777777" w:rsidTr="00AD5760">
        <w:trPr>
          <w:trHeight w:val="300"/>
        </w:trPr>
        <w:tc>
          <w:tcPr>
            <w:tcW w:w="9170" w:type="dxa"/>
            <w:gridSpan w:val="12"/>
            <w:tcBorders>
              <w:top w:val="nil"/>
              <w:left w:val="single" w:sz="4" w:space="0" w:color="auto"/>
              <w:bottom w:val="single" w:sz="4" w:space="0" w:color="auto"/>
              <w:right w:val="single" w:sz="4" w:space="0" w:color="auto"/>
            </w:tcBorders>
            <w:shd w:val="clear" w:color="auto" w:fill="D6E3BC" w:themeFill="accent3" w:themeFillTint="66"/>
            <w:noWrap/>
            <w:vAlign w:val="bottom"/>
            <w:hideMark/>
          </w:tcPr>
          <w:p w14:paraId="4EFA95A4"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7. </w:t>
            </w:r>
            <w:r w:rsidRPr="00997323">
              <w:rPr>
                <w:rFonts w:cs="Arial"/>
                <w:b/>
                <w:bCs/>
                <w:color w:val="000000"/>
                <w:sz w:val="16"/>
                <w:szCs w:val="16"/>
                <w:lang w:eastAsia="es-BO"/>
              </w:rPr>
              <w:t>¿LA ENTIDAD CUENTA CON PERSONAL PROPIO EN EL ÁREA DE DESARROLLO DE SISTEMAS? (marque con una X).</w:t>
            </w:r>
          </w:p>
        </w:tc>
      </w:tr>
      <w:tr w:rsidR="008F0EB0" w:rsidRPr="00BA46FE" w14:paraId="56213517" w14:textId="77777777" w:rsidTr="00AD5760">
        <w:trPr>
          <w:trHeight w:val="270"/>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342A8A77" w14:textId="77777777" w:rsidR="008F0EB0" w:rsidRPr="00BA46FE" w:rsidRDefault="008F0EB0" w:rsidP="00AD5760">
            <w:pPr>
              <w:rPr>
                <w:rFonts w:cs="Arial"/>
                <w:b/>
                <w:color w:val="000000"/>
                <w:sz w:val="16"/>
                <w:szCs w:val="16"/>
                <w:lang w:eastAsia="es-BO"/>
              </w:rPr>
            </w:pPr>
            <w:r w:rsidRPr="00BA46FE">
              <w:rPr>
                <w:rFonts w:cs="Arial"/>
                <w:b/>
                <w:color w:val="000000"/>
                <w:sz w:val="16"/>
                <w:szCs w:val="16"/>
                <w:lang w:eastAsia="es-BO"/>
              </w:rPr>
              <w:t>SI</w:t>
            </w:r>
          </w:p>
        </w:tc>
        <w:tc>
          <w:tcPr>
            <w:tcW w:w="5524" w:type="dxa"/>
            <w:gridSpan w:val="7"/>
            <w:tcBorders>
              <w:top w:val="nil"/>
              <w:left w:val="nil"/>
              <w:bottom w:val="single" w:sz="4" w:space="0" w:color="auto"/>
              <w:right w:val="single" w:sz="4" w:space="0" w:color="auto"/>
            </w:tcBorders>
            <w:shd w:val="clear" w:color="auto" w:fill="auto"/>
            <w:vAlign w:val="bottom"/>
            <w:hideMark/>
          </w:tcPr>
          <w:p w14:paraId="5F0ECED2"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SI cuenta con personal de sistemas en su Entidad</w:t>
            </w:r>
          </w:p>
        </w:tc>
      </w:tr>
      <w:tr w:rsidR="008F0EB0" w:rsidRPr="00BA46FE" w14:paraId="45F1FF53" w14:textId="77777777" w:rsidTr="00AD5760">
        <w:trPr>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52FE9549" w14:textId="77777777" w:rsidR="008F0EB0" w:rsidRPr="00BA46FE" w:rsidRDefault="008F0EB0" w:rsidP="00AD5760">
            <w:pPr>
              <w:rPr>
                <w:rFonts w:cs="Arial"/>
                <w:b/>
                <w:color w:val="000000"/>
                <w:sz w:val="16"/>
                <w:szCs w:val="16"/>
                <w:lang w:eastAsia="es-BO"/>
              </w:rPr>
            </w:pPr>
            <w:r w:rsidRPr="00BA46FE">
              <w:rPr>
                <w:rFonts w:cs="Arial"/>
                <w:b/>
                <w:color w:val="000000"/>
                <w:sz w:val="16"/>
                <w:szCs w:val="16"/>
                <w:lang w:eastAsia="es-BO"/>
              </w:rPr>
              <w:t>NO</w:t>
            </w:r>
          </w:p>
        </w:tc>
        <w:tc>
          <w:tcPr>
            <w:tcW w:w="5524" w:type="dxa"/>
            <w:gridSpan w:val="7"/>
            <w:tcBorders>
              <w:top w:val="nil"/>
              <w:left w:val="nil"/>
              <w:bottom w:val="single" w:sz="4" w:space="0" w:color="auto"/>
              <w:right w:val="single" w:sz="4" w:space="0" w:color="auto"/>
            </w:tcBorders>
            <w:shd w:val="clear" w:color="auto" w:fill="auto"/>
            <w:vAlign w:val="bottom"/>
            <w:hideMark/>
          </w:tcPr>
          <w:p w14:paraId="0BB1FAD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si su Entidad NO cuenta con persona de sistemas</w:t>
            </w:r>
          </w:p>
        </w:tc>
      </w:tr>
      <w:tr w:rsidR="008F0EB0" w:rsidRPr="006F5EFE" w14:paraId="57D59E43" w14:textId="77777777" w:rsidTr="00AD5760">
        <w:trPr>
          <w:trHeight w:val="375"/>
        </w:trPr>
        <w:tc>
          <w:tcPr>
            <w:tcW w:w="9024" w:type="dxa"/>
            <w:gridSpan w:val="11"/>
            <w:tcBorders>
              <w:top w:val="nil"/>
              <w:left w:val="single" w:sz="4" w:space="0" w:color="auto"/>
              <w:bottom w:val="single" w:sz="4" w:space="0" w:color="auto"/>
              <w:right w:val="single" w:sz="4" w:space="0" w:color="auto"/>
            </w:tcBorders>
            <w:shd w:val="clear" w:color="auto" w:fill="auto"/>
            <w:noWrap/>
            <w:vAlign w:val="center"/>
          </w:tcPr>
          <w:p w14:paraId="6FDCE379" w14:textId="77777777" w:rsidR="008F0EB0" w:rsidRPr="002A3AE0" w:rsidRDefault="008F0EB0" w:rsidP="00AD5760">
            <w:pPr>
              <w:rPr>
                <w:rFonts w:cs="Arial"/>
                <w:color w:val="000000"/>
                <w:sz w:val="16"/>
                <w:szCs w:val="16"/>
                <w:highlight w:val="red"/>
                <w:lang w:eastAsia="es-BO"/>
              </w:rPr>
            </w:pPr>
            <w:r w:rsidRPr="00F073C2">
              <w:rPr>
                <w:rFonts w:cs="Arial"/>
                <w:i/>
                <w:iCs/>
                <w:color w:val="000000"/>
                <w:sz w:val="16"/>
                <w:szCs w:val="16"/>
                <w:lang w:eastAsia="es-BO"/>
              </w:rPr>
              <w:t>SI LA RESPUESTA ES "SI"  CONTIN</w:t>
            </w:r>
            <w:r>
              <w:rPr>
                <w:rFonts w:cs="Arial"/>
                <w:i/>
                <w:iCs/>
                <w:color w:val="000000"/>
                <w:sz w:val="16"/>
                <w:szCs w:val="16"/>
                <w:lang w:eastAsia="es-BO"/>
              </w:rPr>
              <w:t>Ú</w:t>
            </w:r>
            <w:r w:rsidRPr="00F073C2">
              <w:rPr>
                <w:rFonts w:cs="Arial"/>
                <w:i/>
                <w:iCs/>
                <w:color w:val="000000"/>
                <w:sz w:val="16"/>
                <w:szCs w:val="16"/>
                <w:lang w:eastAsia="es-BO"/>
              </w:rPr>
              <w:t>E CON  LA PREGUNTA 8.  SI LA RESPUESTA ES "</w:t>
            </w:r>
            <w:r w:rsidRPr="00F073C2">
              <w:rPr>
                <w:rFonts w:cs="Arial"/>
                <w:b/>
                <w:i/>
                <w:iCs/>
                <w:color w:val="000000"/>
                <w:sz w:val="16"/>
                <w:szCs w:val="16"/>
                <w:lang w:eastAsia="es-BO"/>
              </w:rPr>
              <w:t>NO</w:t>
            </w:r>
            <w:r w:rsidRPr="00F073C2">
              <w:rPr>
                <w:rFonts w:cs="Arial"/>
                <w:i/>
                <w:iCs/>
                <w:color w:val="000000"/>
                <w:sz w:val="16"/>
                <w:szCs w:val="16"/>
                <w:lang w:eastAsia="es-BO"/>
              </w:rPr>
              <w:t>",  ESPECIFIQUE LA ENTIDAD DEPENDIENTE:</w:t>
            </w:r>
          </w:p>
        </w:tc>
        <w:tc>
          <w:tcPr>
            <w:tcW w:w="146" w:type="dxa"/>
            <w:vAlign w:val="center"/>
          </w:tcPr>
          <w:p w14:paraId="080F8E60" w14:textId="77777777" w:rsidR="008F0EB0" w:rsidRPr="006F5EFE" w:rsidRDefault="008F0EB0" w:rsidP="00AD5760">
            <w:pPr>
              <w:spacing w:after="200" w:line="276" w:lineRule="auto"/>
              <w:jc w:val="left"/>
            </w:pPr>
          </w:p>
        </w:tc>
      </w:tr>
      <w:tr w:rsidR="008F0EB0" w:rsidRPr="00BA46FE" w14:paraId="6A478E17" w14:textId="77777777" w:rsidTr="00AD5760">
        <w:trPr>
          <w:gridAfter w:val="1"/>
          <w:wAfter w:w="146" w:type="dxa"/>
          <w:trHeight w:val="375"/>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noWrap/>
            <w:vAlign w:val="bottom"/>
            <w:hideMark/>
          </w:tcPr>
          <w:p w14:paraId="392562AE"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8. </w:t>
            </w:r>
            <w:r w:rsidRPr="00997323">
              <w:rPr>
                <w:rFonts w:cs="Arial"/>
                <w:b/>
                <w:bCs/>
                <w:color w:val="000000"/>
                <w:sz w:val="16"/>
                <w:szCs w:val="16"/>
                <w:lang w:eastAsia="es-BO"/>
              </w:rPr>
              <w:t>¿LOS SISTEMAS INFORMÁTICOS INTERACTÚAN CON ALGUNO DE LOS SIGUIENTES MÓDULOS DESARROLLADOS POR AGETIC? (marque con una X).</w:t>
            </w:r>
          </w:p>
        </w:tc>
      </w:tr>
      <w:tr w:rsidR="008F0EB0" w:rsidRPr="00BA46FE" w14:paraId="6CD179E9" w14:textId="77777777" w:rsidTr="00AD5760">
        <w:trPr>
          <w:gridAfter w:val="1"/>
          <w:wAfter w:w="146" w:type="dxa"/>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5623033D" w14:textId="77777777" w:rsidR="008F0EB0" w:rsidRPr="00BA46FE" w:rsidRDefault="008F0EB0" w:rsidP="00AD5760">
            <w:pPr>
              <w:rPr>
                <w:rFonts w:cs="Arial"/>
                <w:color w:val="000000"/>
                <w:sz w:val="16"/>
                <w:szCs w:val="16"/>
                <w:lang w:eastAsia="es-BO"/>
              </w:rPr>
            </w:pPr>
            <w:r>
              <w:rPr>
                <w:rFonts w:cs="Arial"/>
                <w:color w:val="000000"/>
                <w:sz w:val="16"/>
                <w:szCs w:val="16"/>
                <w:lang w:eastAsia="es-BO"/>
              </w:rPr>
              <w:t>CIUDADANÍ</w:t>
            </w:r>
            <w:r w:rsidRPr="00BA46FE">
              <w:rPr>
                <w:rFonts w:cs="Arial"/>
                <w:color w:val="000000"/>
                <w:sz w:val="16"/>
                <w:szCs w:val="16"/>
                <w:lang w:eastAsia="es-BO"/>
              </w:rPr>
              <w:t>A DIGITAL:</w:t>
            </w:r>
          </w:p>
        </w:tc>
        <w:tc>
          <w:tcPr>
            <w:tcW w:w="5378" w:type="dxa"/>
            <w:gridSpan w:val="6"/>
            <w:tcBorders>
              <w:top w:val="nil"/>
              <w:left w:val="nil"/>
              <w:bottom w:val="single" w:sz="4" w:space="0" w:color="auto"/>
              <w:right w:val="single" w:sz="4" w:space="0" w:color="auto"/>
            </w:tcBorders>
            <w:shd w:val="clear" w:color="auto" w:fill="auto"/>
            <w:vAlign w:val="bottom"/>
            <w:hideMark/>
          </w:tcPr>
          <w:p w14:paraId="184010CE"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w:t>
            </w:r>
          </w:p>
        </w:tc>
      </w:tr>
      <w:tr w:rsidR="008F0EB0" w:rsidRPr="00BA46FE" w14:paraId="61EC36E7" w14:textId="77777777" w:rsidTr="00AD5760">
        <w:trPr>
          <w:gridAfter w:val="1"/>
          <w:wAfter w:w="146" w:type="dxa"/>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3B3EDFFF"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PASARELA DE PAGOS:</w:t>
            </w:r>
          </w:p>
        </w:tc>
        <w:tc>
          <w:tcPr>
            <w:tcW w:w="5378" w:type="dxa"/>
            <w:gridSpan w:val="6"/>
            <w:tcBorders>
              <w:top w:val="nil"/>
              <w:left w:val="nil"/>
              <w:bottom w:val="single" w:sz="4" w:space="0" w:color="auto"/>
              <w:right w:val="single" w:sz="4" w:space="0" w:color="auto"/>
            </w:tcBorders>
            <w:shd w:val="clear" w:color="auto" w:fill="auto"/>
            <w:vAlign w:val="bottom"/>
            <w:hideMark/>
          </w:tcPr>
          <w:p w14:paraId="76241951"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w:t>
            </w:r>
          </w:p>
        </w:tc>
      </w:tr>
      <w:tr w:rsidR="008F0EB0" w:rsidRPr="00BA46FE" w14:paraId="38DFEA15" w14:textId="77777777" w:rsidTr="00AD5760">
        <w:trPr>
          <w:gridAfter w:val="1"/>
          <w:wAfter w:w="146" w:type="dxa"/>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3E032D23"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lastRenderedPageBreak/>
              <w:t>FIRMA DIGITAL:</w:t>
            </w:r>
          </w:p>
        </w:tc>
        <w:tc>
          <w:tcPr>
            <w:tcW w:w="5378" w:type="dxa"/>
            <w:gridSpan w:val="6"/>
            <w:tcBorders>
              <w:top w:val="nil"/>
              <w:left w:val="nil"/>
              <w:bottom w:val="single" w:sz="4" w:space="0" w:color="auto"/>
              <w:right w:val="single" w:sz="4" w:space="0" w:color="auto"/>
            </w:tcBorders>
            <w:shd w:val="clear" w:color="auto" w:fill="auto"/>
            <w:vAlign w:val="bottom"/>
            <w:hideMark/>
          </w:tcPr>
          <w:p w14:paraId="1AE75CCD"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 </w:t>
            </w:r>
          </w:p>
        </w:tc>
      </w:tr>
      <w:tr w:rsidR="008F0EB0" w:rsidRPr="00BA46FE" w14:paraId="52AF1C6B" w14:textId="77777777" w:rsidTr="00AD5760">
        <w:trPr>
          <w:gridAfter w:val="1"/>
          <w:wAfter w:w="146" w:type="dxa"/>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tcPr>
          <w:p w14:paraId="0123F7A8" w14:textId="77777777" w:rsidR="008F0EB0" w:rsidRPr="00BA46FE" w:rsidRDefault="008F0EB0" w:rsidP="00AD5760">
            <w:pPr>
              <w:rPr>
                <w:rFonts w:cs="Arial"/>
                <w:color w:val="000000"/>
                <w:sz w:val="16"/>
                <w:szCs w:val="16"/>
                <w:lang w:eastAsia="es-BO"/>
              </w:rPr>
            </w:pPr>
            <w:r>
              <w:rPr>
                <w:rFonts w:cs="Arial"/>
                <w:color w:val="000000"/>
                <w:sz w:val="16"/>
                <w:szCs w:val="16"/>
                <w:lang w:eastAsia="es-BO"/>
              </w:rPr>
              <w:t>CPT:</w:t>
            </w:r>
          </w:p>
        </w:tc>
        <w:tc>
          <w:tcPr>
            <w:tcW w:w="5378" w:type="dxa"/>
            <w:gridSpan w:val="6"/>
            <w:tcBorders>
              <w:top w:val="nil"/>
              <w:left w:val="nil"/>
              <w:bottom w:val="single" w:sz="4" w:space="0" w:color="auto"/>
              <w:right w:val="single" w:sz="4" w:space="0" w:color="auto"/>
            </w:tcBorders>
            <w:shd w:val="clear" w:color="auto" w:fill="auto"/>
            <w:vAlign w:val="bottom"/>
          </w:tcPr>
          <w:p w14:paraId="5BE09B35" w14:textId="77777777" w:rsidR="008F0EB0" w:rsidRPr="00BA46FE" w:rsidRDefault="008F0EB0" w:rsidP="00AD5760">
            <w:pPr>
              <w:rPr>
                <w:rFonts w:cs="Arial"/>
                <w:color w:val="000000"/>
                <w:sz w:val="16"/>
                <w:szCs w:val="16"/>
                <w:lang w:eastAsia="es-BO"/>
              </w:rPr>
            </w:pPr>
          </w:p>
        </w:tc>
      </w:tr>
      <w:tr w:rsidR="008F0EB0" w:rsidRPr="00BA46FE" w14:paraId="30167DA1" w14:textId="77777777" w:rsidTr="00AD5760">
        <w:trPr>
          <w:gridAfter w:val="1"/>
          <w:wAfter w:w="146" w:type="dxa"/>
          <w:trHeight w:val="375"/>
        </w:trPr>
        <w:tc>
          <w:tcPr>
            <w:tcW w:w="3646" w:type="dxa"/>
            <w:gridSpan w:val="5"/>
            <w:tcBorders>
              <w:top w:val="nil"/>
              <w:left w:val="single" w:sz="4" w:space="0" w:color="auto"/>
              <w:bottom w:val="single" w:sz="4" w:space="0" w:color="auto"/>
              <w:right w:val="single" w:sz="4" w:space="0" w:color="auto"/>
            </w:tcBorders>
            <w:shd w:val="clear" w:color="auto" w:fill="auto"/>
            <w:noWrap/>
            <w:vAlign w:val="bottom"/>
          </w:tcPr>
          <w:p w14:paraId="22E203D9" w14:textId="77777777" w:rsidR="008F0EB0" w:rsidRPr="00BA46FE" w:rsidRDefault="008F0EB0" w:rsidP="00AD5760">
            <w:pPr>
              <w:rPr>
                <w:rFonts w:cs="Arial"/>
                <w:color w:val="000000"/>
                <w:sz w:val="16"/>
                <w:szCs w:val="16"/>
                <w:lang w:eastAsia="es-BO"/>
              </w:rPr>
            </w:pPr>
            <w:r>
              <w:rPr>
                <w:rFonts w:cs="Arial"/>
                <w:color w:val="000000"/>
                <w:sz w:val="16"/>
                <w:szCs w:val="16"/>
                <w:lang w:eastAsia="es-BO"/>
              </w:rPr>
              <w:t>QR:</w:t>
            </w:r>
          </w:p>
        </w:tc>
        <w:tc>
          <w:tcPr>
            <w:tcW w:w="5378" w:type="dxa"/>
            <w:gridSpan w:val="6"/>
            <w:tcBorders>
              <w:top w:val="nil"/>
              <w:left w:val="nil"/>
              <w:bottom w:val="single" w:sz="4" w:space="0" w:color="auto"/>
              <w:right w:val="single" w:sz="4" w:space="0" w:color="auto"/>
            </w:tcBorders>
            <w:shd w:val="clear" w:color="auto" w:fill="auto"/>
            <w:vAlign w:val="bottom"/>
          </w:tcPr>
          <w:p w14:paraId="53BA608A" w14:textId="77777777" w:rsidR="008F0EB0" w:rsidRPr="00BA46FE" w:rsidRDefault="008F0EB0" w:rsidP="00AD5760">
            <w:pPr>
              <w:rPr>
                <w:rFonts w:cs="Arial"/>
                <w:color w:val="000000"/>
                <w:sz w:val="16"/>
                <w:szCs w:val="16"/>
                <w:lang w:eastAsia="es-BO"/>
              </w:rPr>
            </w:pPr>
          </w:p>
        </w:tc>
      </w:tr>
      <w:tr w:rsidR="008F0EB0" w:rsidRPr="00BA46FE" w14:paraId="5F395610" w14:textId="77777777" w:rsidTr="00AD5760">
        <w:trPr>
          <w:gridAfter w:val="1"/>
          <w:wAfter w:w="146" w:type="dxa"/>
          <w:trHeight w:val="300"/>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69DE47C0" w14:textId="77777777" w:rsidR="008F0EB0" w:rsidRPr="00BA46FE" w:rsidRDefault="008F0EB0" w:rsidP="00AD5760">
            <w:pPr>
              <w:rPr>
                <w:rFonts w:cs="Arial"/>
                <w:color w:val="000000"/>
                <w:sz w:val="16"/>
                <w:szCs w:val="16"/>
                <w:lang w:eastAsia="es-BO"/>
              </w:rPr>
            </w:pPr>
            <w:r>
              <w:rPr>
                <w:rFonts w:cs="Arial"/>
                <w:color w:val="000000"/>
                <w:sz w:val="16"/>
                <w:szCs w:val="16"/>
                <w:lang w:eastAsia="es-BO"/>
              </w:rPr>
              <w:t>FACTURACIÓN:</w:t>
            </w:r>
            <w:r w:rsidRPr="00E7696C">
              <w:rPr>
                <w:rFonts w:cs="Arial"/>
                <w:color w:val="000000"/>
                <w:sz w:val="16"/>
                <w:szCs w:val="16"/>
                <w:lang w:eastAsia="es-BO"/>
              </w:rPr>
              <w:t xml:space="preserve"> </w:t>
            </w:r>
          </w:p>
        </w:tc>
        <w:tc>
          <w:tcPr>
            <w:tcW w:w="5378" w:type="dxa"/>
            <w:gridSpan w:val="6"/>
            <w:tcBorders>
              <w:top w:val="nil"/>
              <w:left w:val="nil"/>
              <w:bottom w:val="single" w:sz="4" w:space="0" w:color="auto"/>
              <w:right w:val="single" w:sz="4" w:space="0" w:color="auto"/>
            </w:tcBorders>
            <w:shd w:val="clear" w:color="auto" w:fill="auto"/>
            <w:vAlign w:val="bottom"/>
            <w:hideMark/>
          </w:tcPr>
          <w:p w14:paraId="0F738EC8" w14:textId="77777777" w:rsidR="008F0EB0" w:rsidRPr="00BA46FE" w:rsidRDefault="008F0EB0" w:rsidP="00AD5760">
            <w:pPr>
              <w:rPr>
                <w:rFonts w:cs="Arial"/>
                <w:color w:val="000000"/>
                <w:sz w:val="16"/>
                <w:szCs w:val="16"/>
                <w:lang w:eastAsia="es-BO"/>
              </w:rPr>
            </w:pPr>
          </w:p>
        </w:tc>
      </w:tr>
      <w:tr w:rsidR="008F0EB0" w:rsidRPr="00BA46FE" w14:paraId="75476C32" w14:textId="77777777" w:rsidTr="00AD5760">
        <w:trPr>
          <w:gridAfter w:val="1"/>
          <w:wAfter w:w="146" w:type="dxa"/>
          <w:trHeight w:val="300"/>
        </w:trPr>
        <w:tc>
          <w:tcPr>
            <w:tcW w:w="3646" w:type="dxa"/>
            <w:gridSpan w:val="5"/>
            <w:tcBorders>
              <w:top w:val="nil"/>
              <w:left w:val="single" w:sz="4" w:space="0" w:color="auto"/>
              <w:bottom w:val="single" w:sz="4" w:space="0" w:color="auto"/>
              <w:right w:val="single" w:sz="4" w:space="0" w:color="auto"/>
            </w:tcBorders>
            <w:shd w:val="clear" w:color="auto" w:fill="auto"/>
            <w:noWrap/>
            <w:vAlign w:val="bottom"/>
          </w:tcPr>
          <w:p w14:paraId="35A781A0" w14:textId="77777777" w:rsidR="008F0EB0" w:rsidRPr="00BA46FE" w:rsidRDefault="008F0EB0" w:rsidP="00AD5760">
            <w:pPr>
              <w:rPr>
                <w:rFonts w:cs="Arial"/>
                <w:color w:val="000000"/>
                <w:sz w:val="16"/>
                <w:szCs w:val="16"/>
                <w:lang w:eastAsia="es-BO"/>
              </w:rPr>
            </w:pPr>
            <w:r w:rsidRPr="00F1728D">
              <w:rPr>
                <w:rFonts w:cs="Arial"/>
                <w:color w:val="000000"/>
                <w:sz w:val="16"/>
                <w:szCs w:val="16"/>
                <w:lang w:eastAsia="es-BO"/>
              </w:rPr>
              <w:t>COMENTARIOS:</w:t>
            </w:r>
          </w:p>
        </w:tc>
        <w:tc>
          <w:tcPr>
            <w:tcW w:w="5378" w:type="dxa"/>
            <w:gridSpan w:val="6"/>
            <w:tcBorders>
              <w:top w:val="nil"/>
              <w:left w:val="nil"/>
              <w:bottom w:val="single" w:sz="4" w:space="0" w:color="auto"/>
              <w:right w:val="single" w:sz="4" w:space="0" w:color="auto"/>
            </w:tcBorders>
            <w:shd w:val="clear" w:color="auto" w:fill="auto"/>
            <w:vAlign w:val="bottom"/>
          </w:tcPr>
          <w:p w14:paraId="76249A7C" w14:textId="77777777" w:rsidR="008F0EB0" w:rsidRPr="00BA46FE" w:rsidRDefault="008F0EB0" w:rsidP="00AD5760">
            <w:pPr>
              <w:rPr>
                <w:rFonts w:cs="Arial"/>
                <w:color w:val="000000"/>
                <w:sz w:val="16"/>
                <w:szCs w:val="16"/>
                <w:lang w:eastAsia="es-BO"/>
              </w:rPr>
            </w:pPr>
            <w:r w:rsidRPr="002A3AE0">
              <w:rPr>
                <w:i/>
                <w:sz w:val="16"/>
                <w:szCs w:val="16"/>
              </w:rPr>
              <w:t xml:space="preserve">Indique si la entidad emite factura y, en caso afirmativo, especifique el régimen de facturación </w:t>
            </w:r>
            <w:r>
              <w:rPr>
                <w:i/>
                <w:sz w:val="16"/>
                <w:szCs w:val="16"/>
              </w:rPr>
              <w:t xml:space="preserve">(manual, en línea u otro) </w:t>
            </w:r>
            <w:r w:rsidRPr="002A3AE0">
              <w:rPr>
                <w:i/>
                <w:sz w:val="16"/>
                <w:szCs w:val="16"/>
              </w:rPr>
              <w:t>correspondiente. En caso de no emitir factura, escribir: “No corresponde”.</w:t>
            </w:r>
          </w:p>
        </w:tc>
      </w:tr>
      <w:tr w:rsidR="008F0EB0" w:rsidRPr="00BA46FE" w14:paraId="61526B69" w14:textId="77777777" w:rsidTr="00AD5760">
        <w:trPr>
          <w:gridAfter w:val="1"/>
          <w:wAfter w:w="146" w:type="dxa"/>
          <w:trHeight w:val="300"/>
        </w:trPr>
        <w:tc>
          <w:tcPr>
            <w:tcW w:w="9024" w:type="dxa"/>
            <w:gridSpan w:val="11"/>
            <w:tcBorders>
              <w:top w:val="nil"/>
              <w:left w:val="single" w:sz="4" w:space="0" w:color="auto"/>
              <w:bottom w:val="single" w:sz="4" w:space="0" w:color="auto"/>
              <w:right w:val="single" w:sz="4" w:space="0" w:color="auto"/>
            </w:tcBorders>
            <w:shd w:val="clear" w:color="auto" w:fill="D6E3BC" w:themeFill="accent3" w:themeFillTint="66"/>
            <w:noWrap/>
            <w:vAlign w:val="center"/>
            <w:hideMark/>
          </w:tcPr>
          <w:p w14:paraId="500EC2C2" w14:textId="77777777" w:rsidR="008F0EB0" w:rsidRPr="00BA46FE" w:rsidRDefault="008F0EB0" w:rsidP="00AD5760">
            <w:pPr>
              <w:rPr>
                <w:rFonts w:cs="Arial"/>
                <w:b/>
                <w:bCs/>
                <w:color w:val="000000"/>
                <w:sz w:val="16"/>
                <w:szCs w:val="16"/>
                <w:lang w:eastAsia="es-BO"/>
              </w:rPr>
            </w:pPr>
            <w:r w:rsidRPr="00BA46FE">
              <w:rPr>
                <w:rFonts w:cs="Arial"/>
                <w:b/>
                <w:bCs/>
                <w:color w:val="000000"/>
                <w:sz w:val="16"/>
                <w:szCs w:val="16"/>
                <w:lang w:eastAsia="es-BO"/>
              </w:rPr>
              <w:t xml:space="preserve">9. </w:t>
            </w:r>
            <w:r>
              <w:rPr>
                <w:rFonts w:cs="Arial"/>
                <w:b/>
                <w:bCs/>
                <w:color w:val="000000"/>
                <w:sz w:val="16"/>
                <w:szCs w:val="16"/>
                <w:lang w:eastAsia="es-BO"/>
              </w:rPr>
              <w:t>¿</w:t>
            </w:r>
            <w:r w:rsidRPr="00F74D4A">
              <w:rPr>
                <w:rFonts w:cs="Arial"/>
                <w:b/>
                <w:bCs/>
                <w:color w:val="000000"/>
                <w:sz w:val="16"/>
                <w:szCs w:val="16"/>
                <w:lang w:eastAsia="es-BO"/>
              </w:rPr>
              <w:t>LA ENTIDAD CUENTA CON INFRAESTRUCTURA TECNOLÓGICA PROPIA (CENTRO DE PROCESAMIENTO DE DATOS - CPD)? (marque con una X).</w:t>
            </w:r>
          </w:p>
        </w:tc>
      </w:tr>
      <w:tr w:rsidR="008F0EB0" w:rsidRPr="00BA46FE" w14:paraId="1DC0D0F9" w14:textId="77777777" w:rsidTr="00AD5760">
        <w:trPr>
          <w:gridAfter w:val="1"/>
          <w:wAfter w:w="146" w:type="dxa"/>
          <w:trHeight w:val="300"/>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31EF7A4E"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SI</w:t>
            </w:r>
          </w:p>
        </w:tc>
        <w:tc>
          <w:tcPr>
            <w:tcW w:w="5378" w:type="dxa"/>
            <w:gridSpan w:val="6"/>
            <w:tcBorders>
              <w:top w:val="nil"/>
              <w:left w:val="nil"/>
              <w:bottom w:val="single" w:sz="4" w:space="0" w:color="auto"/>
              <w:right w:val="single" w:sz="4" w:space="0" w:color="auto"/>
            </w:tcBorders>
            <w:shd w:val="clear" w:color="auto" w:fill="auto"/>
            <w:vAlign w:val="bottom"/>
            <w:hideMark/>
          </w:tcPr>
          <w:p w14:paraId="4B33D009"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cuenta con infraestructura tecnológica propia.</w:t>
            </w:r>
          </w:p>
        </w:tc>
      </w:tr>
      <w:tr w:rsidR="008F0EB0" w:rsidRPr="00BA46FE" w14:paraId="0598E0AA" w14:textId="77777777" w:rsidTr="00AD5760">
        <w:trPr>
          <w:gridAfter w:val="1"/>
          <w:wAfter w:w="146" w:type="dxa"/>
          <w:trHeight w:val="300"/>
        </w:trPr>
        <w:tc>
          <w:tcPr>
            <w:tcW w:w="3646" w:type="dxa"/>
            <w:gridSpan w:val="5"/>
            <w:tcBorders>
              <w:top w:val="nil"/>
              <w:left w:val="single" w:sz="4" w:space="0" w:color="auto"/>
              <w:bottom w:val="single" w:sz="4" w:space="0" w:color="auto"/>
              <w:right w:val="single" w:sz="4" w:space="0" w:color="auto"/>
            </w:tcBorders>
            <w:shd w:val="clear" w:color="auto" w:fill="auto"/>
            <w:noWrap/>
            <w:vAlign w:val="bottom"/>
            <w:hideMark/>
          </w:tcPr>
          <w:p w14:paraId="091DA2EC"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NO</w:t>
            </w:r>
          </w:p>
        </w:tc>
        <w:tc>
          <w:tcPr>
            <w:tcW w:w="5378" w:type="dxa"/>
            <w:gridSpan w:val="6"/>
            <w:tcBorders>
              <w:top w:val="nil"/>
              <w:left w:val="nil"/>
              <w:bottom w:val="single" w:sz="4" w:space="0" w:color="auto"/>
              <w:right w:val="single" w:sz="4" w:space="0" w:color="auto"/>
            </w:tcBorders>
            <w:shd w:val="clear" w:color="auto" w:fill="auto"/>
            <w:vAlign w:val="bottom"/>
            <w:hideMark/>
          </w:tcPr>
          <w:p w14:paraId="50FFEFA1" w14:textId="77777777" w:rsidR="008F0EB0" w:rsidRPr="00BA46FE" w:rsidRDefault="008F0EB0" w:rsidP="00AD5760">
            <w:pPr>
              <w:rPr>
                <w:rFonts w:cs="Arial"/>
                <w:color w:val="000000"/>
                <w:sz w:val="16"/>
                <w:szCs w:val="16"/>
                <w:lang w:eastAsia="es-BO"/>
              </w:rPr>
            </w:pPr>
            <w:r w:rsidRPr="00BA46FE">
              <w:rPr>
                <w:rFonts w:cs="Arial"/>
                <w:color w:val="000000"/>
                <w:sz w:val="16"/>
                <w:szCs w:val="16"/>
                <w:lang w:eastAsia="es-BO"/>
              </w:rPr>
              <w:t>Marque la casilla con una X, si su Entidad NO cuenta con infraestructura tecnológica propia.</w:t>
            </w:r>
          </w:p>
        </w:tc>
      </w:tr>
      <w:tr w:rsidR="008F0EB0" w:rsidRPr="00BD609B" w14:paraId="03077F9F" w14:textId="77777777" w:rsidTr="00AD5760">
        <w:trPr>
          <w:gridAfter w:val="1"/>
          <w:wAfter w:w="146" w:type="dxa"/>
          <w:trHeight w:val="675"/>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54EF7FD2" w14:textId="77777777" w:rsidR="008F0EB0" w:rsidRPr="00BD609B" w:rsidRDefault="008F0EB0" w:rsidP="00AD5760">
            <w:pPr>
              <w:rPr>
                <w:rFonts w:cs="Arial"/>
                <w:b/>
                <w:bCs/>
                <w:color w:val="000000"/>
                <w:sz w:val="16"/>
                <w:szCs w:val="16"/>
                <w:lang w:eastAsia="es-BO"/>
              </w:rPr>
            </w:pPr>
            <w:r w:rsidRPr="00F073C2">
              <w:rPr>
                <w:rFonts w:cs="Arial"/>
                <w:b/>
                <w:bCs/>
                <w:color w:val="000000"/>
                <w:sz w:val="16"/>
                <w:szCs w:val="16"/>
                <w:lang w:eastAsia="es-BO"/>
              </w:rPr>
              <w:t xml:space="preserve">10. ¿CUENTA CON LA DOCUMENTACIÓN TÉCNICA DE SUS SERVICIOS PARA LA INTEROPERABILIDAD? </w:t>
            </w:r>
            <w:r w:rsidRPr="00F073C2">
              <w:rPr>
                <w:rFonts w:cs="Arial"/>
                <w:bCs/>
                <w:color w:val="000000"/>
                <w:sz w:val="16"/>
                <w:szCs w:val="16"/>
                <w:lang w:eastAsia="es-BO"/>
              </w:rPr>
              <w:t>(marque con una X).</w:t>
            </w:r>
          </w:p>
        </w:tc>
      </w:tr>
      <w:tr w:rsidR="008F0EB0" w:rsidRPr="00F073C2" w14:paraId="1CC340A3" w14:textId="77777777" w:rsidTr="00AD5760">
        <w:trPr>
          <w:gridAfter w:val="1"/>
          <w:wAfter w:w="146" w:type="dxa"/>
          <w:trHeight w:val="268"/>
        </w:trPr>
        <w:tc>
          <w:tcPr>
            <w:tcW w:w="3646"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51B7B28E" w14:textId="77777777" w:rsidR="008F0EB0" w:rsidRPr="00F073C2" w:rsidRDefault="008F0EB0" w:rsidP="00AD5760">
            <w:pPr>
              <w:rPr>
                <w:rFonts w:cs="Arial"/>
                <w:b/>
                <w:bCs/>
                <w:color w:val="000000"/>
                <w:sz w:val="16"/>
                <w:szCs w:val="16"/>
                <w:lang w:eastAsia="es-BO"/>
              </w:rPr>
            </w:pPr>
            <w:r w:rsidRPr="00BA46FE">
              <w:rPr>
                <w:rFonts w:cs="Arial"/>
                <w:color w:val="000000"/>
                <w:sz w:val="16"/>
                <w:szCs w:val="16"/>
                <w:lang w:eastAsia="es-BO"/>
              </w:rPr>
              <w:t>SI</w:t>
            </w:r>
          </w:p>
        </w:tc>
        <w:tc>
          <w:tcPr>
            <w:tcW w:w="5378"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0F49C97C"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 xml:space="preserve">Marque la casilla con una X, SI cuenta con </w:t>
            </w:r>
            <w:r>
              <w:rPr>
                <w:rFonts w:cs="Arial"/>
                <w:color w:val="000000"/>
                <w:sz w:val="16"/>
                <w:szCs w:val="16"/>
                <w:lang w:eastAsia="es-BO"/>
              </w:rPr>
              <w:t>documentación técnica para la interoperabilidad</w:t>
            </w:r>
            <w:r w:rsidRPr="00BD609B">
              <w:rPr>
                <w:rFonts w:cs="Arial"/>
                <w:color w:val="000000"/>
                <w:sz w:val="16"/>
                <w:szCs w:val="16"/>
                <w:lang w:eastAsia="es-BO"/>
              </w:rPr>
              <w:t>.</w:t>
            </w:r>
          </w:p>
        </w:tc>
      </w:tr>
      <w:tr w:rsidR="008F0EB0" w:rsidRPr="00F073C2" w14:paraId="70BA8C57" w14:textId="77777777" w:rsidTr="00AD5760">
        <w:trPr>
          <w:gridAfter w:val="1"/>
          <w:wAfter w:w="146" w:type="dxa"/>
          <w:trHeight w:val="286"/>
        </w:trPr>
        <w:tc>
          <w:tcPr>
            <w:tcW w:w="3646" w:type="dxa"/>
            <w:gridSpan w:val="5"/>
            <w:tcBorders>
              <w:top w:val="single" w:sz="4" w:space="0" w:color="auto"/>
              <w:left w:val="single" w:sz="4" w:space="0" w:color="auto"/>
              <w:bottom w:val="single" w:sz="4" w:space="0" w:color="auto"/>
              <w:right w:val="single" w:sz="4" w:space="0" w:color="auto"/>
            </w:tcBorders>
            <w:shd w:val="clear" w:color="auto" w:fill="auto"/>
            <w:vAlign w:val="bottom"/>
          </w:tcPr>
          <w:p w14:paraId="09937599" w14:textId="77777777" w:rsidR="008F0EB0" w:rsidRPr="00F073C2" w:rsidRDefault="008F0EB0" w:rsidP="00AD5760">
            <w:pPr>
              <w:rPr>
                <w:rFonts w:cs="Arial"/>
                <w:b/>
                <w:bCs/>
                <w:color w:val="000000"/>
                <w:sz w:val="16"/>
                <w:szCs w:val="16"/>
                <w:lang w:eastAsia="es-BO"/>
              </w:rPr>
            </w:pPr>
            <w:r w:rsidRPr="00BA46FE">
              <w:rPr>
                <w:rFonts w:cs="Arial"/>
                <w:color w:val="000000"/>
                <w:sz w:val="16"/>
                <w:szCs w:val="16"/>
                <w:lang w:eastAsia="es-BO"/>
              </w:rPr>
              <w:t>NO</w:t>
            </w:r>
          </w:p>
        </w:tc>
        <w:tc>
          <w:tcPr>
            <w:tcW w:w="5378" w:type="dxa"/>
            <w:gridSpan w:val="6"/>
            <w:tcBorders>
              <w:top w:val="single" w:sz="4" w:space="0" w:color="auto"/>
              <w:left w:val="single" w:sz="4" w:space="0" w:color="auto"/>
              <w:bottom w:val="single" w:sz="4" w:space="0" w:color="auto"/>
              <w:right w:val="single" w:sz="4" w:space="0" w:color="auto"/>
            </w:tcBorders>
            <w:shd w:val="clear" w:color="auto" w:fill="auto"/>
            <w:vAlign w:val="bottom"/>
          </w:tcPr>
          <w:p w14:paraId="791333E3" w14:textId="77777777" w:rsidR="008F0EB0" w:rsidRPr="00F073C2" w:rsidRDefault="008F0EB0" w:rsidP="00AD5760">
            <w:pPr>
              <w:rPr>
                <w:rFonts w:cs="Arial"/>
                <w:b/>
                <w:bCs/>
                <w:color w:val="000000"/>
                <w:sz w:val="16"/>
                <w:szCs w:val="16"/>
                <w:lang w:eastAsia="es-BO"/>
              </w:rPr>
            </w:pPr>
            <w:r w:rsidRPr="00BD609B">
              <w:rPr>
                <w:rFonts w:cs="Arial"/>
                <w:color w:val="000000"/>
                <w:sz w:val="16"/>
                <w:szCs w:val="16"/>
                <w:lang w:eastAsia="es-BO"/>
              </w:rPr>
              <w:t xml:space="preserve">Marque la casilla con una X, </w:t>
            </w:r>
            <w:r>
              <w:rPr>
                <w:rFonts w:cs="Arial"/>
                <w:color w:val="000000"/>
                <w:sz w:val="16"/>
                <w:szCs w:val="16"/>
                <w:lang w:eastAsia="es-BO"/>
              </w:rPr>
              <w:t>si NO</w:t>
            </w:r>
            <w:r w:rsidRPr="00BD609B">
              <w:rPr>
                <w:rFonts w:cs="Arial"/>
                <w:color w:val="000000"/>
                <w:sz w:val="16"/>
                <w:szCs w:val="16"/>
                <w:lang w:eastAsia="es-BO"/>
              </w:rPr>
              <w:t xml:space="preserve"> cuenta con </w:t>
            </w:r>
            <w:r>
              <w:rPr>
                <w:rFonts w:cs="Arial"/>
                <w:color w:val="000000"/>
                <w:sz w:val="16"/>
                <w:szCs w:val="16"/>
                <w:lang w:eastAsia="es-BO"/>
              </w:rPr>
              <w:t>documentación técnica para la interoperabilidad.</w:t>
            </w:r>
          </w:p>
        </w:tc>
      </w:tr>
      <w:tr w:rsidR="008F0EB0" w:rsidRPr="00BD609B" w14:paraId="7D782E39" w14:textId="77777777" w:rsidTr="00AD5760">
        <w:trPr>
          <w:gridAfter w:val="1"/>
          <w:wAfter w:w="146" w:type="dxa"/>
          <w:trHeight w:val="675"/>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3FA6CFA1"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 xml:space="preserve">11. </w:t>
            </w:r>
            <w:r w:rsidRPr="00F073C2">
              <w:rPr>
                <w:rFonts w:cs="Arial"/>
                <w:b/>
                <w:bCs/>
                <w:color w:val="000000"/>
                <w:sz w:val="16"/>
                <w:szCs w:val="16"/>
                <w:lang w:eastAsia="es-BO"/>
              </w:rPr>
              <w:t>ADJUNTE EL DIAGRAMA DE FLUJO DEL PROCESO (EN FORMATO BPMN)  DEL REGISTRO DE OPERADORES, IDENTIFICANDO: PROCESOS EN SISTEMA O PROCESOS MANUALES (SIN USO DE SISTEMA) Y LOS ACTORES QUE LO REALIZAN.</w:t>
            </w:r>
          </w:p>
        </w:tc>
      </w:tr>
      <w:tr w:rsidR="008F0EB0" w:rsidRPr="00BD609B" w14:paraId="33A01EAA" w14:textId="77777777" w:rsidTr="00AD5760">
        <w:trPr>
          <w:gridAfter w:val="1"/>
          <w:wAfter w:w="146" w:type="dxa"/>
          <w:trHeight w:val="467"/>
        </w:trPr>
        <w:tc>
          <w:tcPr>
            <w:tcW w:w="9024" w:type="dxa"/>
            <w:gridSpan w:val="11"/>
            <w:tcBorders>
              <w:top w:val="single" w:sz="4" w:space="0" w:color="auto"/>
              <w:left w:val="single" w:sz="4" w:space="0" w:color="auto"/>
              <w:bottom w:val="single" w:sz="4" w:space="0" w:color="auto"/>
              <w:right w:val="single" w:sz="4" w:space="0" w:color="auto"/>
            </w:tcBorders>
            <w:shd w:val="clear" w:color="000000" w:fill="FFFFFF"/>
            <w:vAlign w:val="center"/>
            <w:hideMark/>
          </w:tcPr>
          <w:p w14:paraId="06923FA4"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Los diagramas en formato BPMN del proceso del registro de operadores deberán ser remitidos en formato PDF.</w:t>
            </w:r>
          </w:p>
        </w:tc>
      </w:tr>
      <w:tr w:rsidR="008F0EB0" w:rsidRPr="00BD609B" w14:paraId="4A45087C" w14:textId="77777777" w:rsidTr="00AD5760">
        <w:trPr>
          <w:gridAfter w:val="1"/>
          <w:wAfter w:w="146" w:type="dxa"/>
          <w:trHeight w:val="945"/>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20C5406B"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12</w:t>
            </w:r>
            <w:r w:rsidRPr="00BD609B">
              <w:rPr>
                <w:rFonts w:cs="Arial"/>
                <w:b/>
                <w:bCs/>
                <w:color w:val="000000"/>
                <w:sz w:val="16"/>
                <w:szCs w:val="16"/>
                <w:lang w:eastAsia="es-BO"/>
              </w:rPr>
              <w:t xml:space="preserve">. </w:t>
            </w:r>
            <w:r w:rsidRPr="00F073C2">
              <w:rPr>
                <w:rFonts w:cs="Arial"/>
                <w:b/>
                <w:bCs/>
                <w:color w:val="000000"/>
                <w:sz w:val="16"/>
                <w:szCs w:val="16"/>
                <w:lang w:eastAsia="es-BO"/>
              </w:rPr>
              <w:t>ADJUNTE EL DICCIONARIO DE DATOS PARA EL PROCESO DEL REGISTRO DE OPERADORES, DEBE REMITIR M</w:t>
            </w:r>
            <w:r>
              <w:rPr>
                <w:rFonts w:cs="Arial"/>
                <w:b/>
                <w:bCs/>
                <w:color w:val="000000"/>
                <w:sz w:val="16"/>
                <w:szCs w:val="16"/>
                <w:lang w:eastAsia="es-BO"/>
              </w:rPr>
              <w:t>Í</w:t>
            </w:r>
            <w:r w:rsidRPr="00F073C2">
              <w:rPr>
                <w:rFonts w:cs="Arial"/>
                <w:b/>
                <w:bCs/>
                <w:color w:val="000000"/>
                <w:sz w:val="16"/>
                <w:szCs w:val="16"/>
                <w:lang w:eastAsia="es-BO"/>
              </w:rPr>
              <w:t>NIMAMENTE LA SIGUIENTE INFORMACIÓN: NOMBRE DEL CAMPO, TIPO DE DATO (NÚMERO, CADENA, OTROS), OBLIGATORIO (SI/NO), LONGITUD, FORMATO (SI SE VALIDA), PARAMÉTRICA (SI/NO), LLENADO (AUTOMÁTICO/MANUAL)</w:t>
            </w:r>
            <w:r w:rsidRPr="00F74D4A">
              <w:rPr>
                <w:rFonts w:cs="Arial"/>
                <w:b/>
                <w:bCs/>
                <w:color w:val="000000"/>
                <w:sz w:val="16"/>
                <w:szCs w:val="16"/>
                <w:lang w:eastAsia="es-BO"/>
              </w:rPr>
              <w:t>. (En formato digital preferentemente Excel):</w:t>
            </w:r>
          </w:p>
        </w:tc>
      </w:tr>
      <w:tr w:rsidR="008F0EB0" w:rsidRPr="00BD609B" w14:paraId="2E0EA040" w14:textId="77777777" w:rsidTr="00AD5760">
        <w:trPr>
          <w:gridAfter w:val="1"/>
          <w:wAfter w:w="146" w:type="dxa"/>
          <w:trHeight w:val="283"/>
        </w:trPr>
        <w:tc>
          <w:tcPr>
            <w:tcW w:w="9024" w:type="dxa"/>
            <w:gridSpan w:val="11"/>
            <w:tcBorders>
              <w:top w:val="single" w:sz="4" w:space="0" w:color="auto"/>
              <w:left w:val="single" w:sz="4" w:space="0" w:color="auto"/>
              <w:bottom w:val="single" w:sz="4" w:space="0" w:color="auto"/>
              <w:right w:val="single" w:sz="4" w:space="0" w:color="auto"/>
            </w:tcBorders>
            <w:shd w:val="clear" w:color="000000" w:fill="FFFFFF"/>
            <w:vAlign w:val="center"/>
            <w:hideMark/>
          </w:tcPr>
          <w:p w14:paraId="55635F0D"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El diccionario de datos que se utilizan en el proceso de registro de operadores deberá contener mínimamente los campos de: NOMBRE DEL CAMPO, TIPO DE DATO (NÚMERO, CADENA, OTROS), OBLIGATORIO (SI/NO), LONGITUD, FORMATO (SI SE VALIDA), PARAMÉTRICA (SI/NO), LLENADO (AUTOMÁTICO/MANUAL), no limitando a describir otros campos de interés o importancia.</w:t>
            </w:r>
          </w:p>
          <w:p w14:paraId="6042660A"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Ej.:</w:t>
            </w:r>
          </w:p>
          <w:tbl>
            <w:tblPr>
              <w:tblStyle w:val="Tablaconcuadrcula"/>
              <w:tblW w:w="0" w:type="auto"/>
              <w:tblLook w:val="04A0" w:firstRow="1" w:lastRow="0" w:firstColumn="1" w:lastColumn="0" w:noHBand="0" w:noVBand="1"/>
            </w:tblPr>
            <w:tblGrid>
              <w:gridCol w:w="1379"/>
              <w:gridCol w:w="1630"/>
              <w:gridCol w:w="1315"/>
              <w:gridCol w:w="1058"/>
              <w:gridCol w:w="945"/>
              <w:gridCol w:w="1367"/>
              <w:gridCol w:w="969"/>
            </w:tblGrid>
            <w:tr w:rsidR="008F0EB0" w:rsidRPr="00BD609B" w14:paraId="5933DC3E" w14:textId="77777777" w:rsidTr="00AD5760">
              <w:tc>
                <w:tcPr>
                  <w:tcW w:w="1343" w:type="dxa"/>
                </w:tcPr>
                <w:p w14:paraId="6E51722F"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 xml:space="preserve">NOMBRE </w:t>
                  </w:r>
                  <w:r>
                    <w:rPr>
                      <w:rFonts w:cs="Arial"/>
                      <w:b/>
                      <w:i/>
                      <w:color w:val="000000"/>
                      <w:sz w:val="16"/>
                      <w:szCs w:val="16"/>
                      <w:lang w:eastAsia="es-BO"/>
                    </w:rPr>
                    <w:t xml:space="preserve">DEL </w:t>
                  </w:r>
                  <w:r w:rsidRPr="006755B5">
                    <w:rPr>
                      <w:rFonts w:cs="Arial"/>
                      <w:b/>
                      <w:i/>
                      <w:color w:val="000000"/>
                      <w:sz w:val="16"/>
                      <w:szCs w:val="16"/>
                      <w:lang w:eastAsia="es-BO"/>
                    </w:rPr>
                    <w:t>CAMPO</w:t>
                  </w:r>
                </w:p>
              </w:tc>
              <w:tc>
                <w:tcPr>
                  <w:tcW w:w="1630" w:type="dxa"/>
                </w:tcPr>
                <w:p w14:paraId="45966C23"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TIPO DE DATO</w:t>
                  </w:r>
                </w:p>
              </w:tc>
              <w:tc>
                <w:tcPr>
                  <w:tcW w:w="1315" w:type="dxa"/>
                </w:tcPr>
                <w:p w14:paraId="36BF4652"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OBLIGATORIO</w:t>
                  </w:r>
                </w:p>
              </w:tc>
              <w:tc>
                <w:tcPr>
                  <w:tcW w:w="1058" w:type="dxa"/>
                </w:tcPr>
                <w:p w14:paraId="62F975D4"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LONGITUD</w:t>
                  </w:r>
                </w:p>
              </w:tc>
              <w:tc>
                <w:tcPr>
                  <w:tcW w:w="945" w:type="dxa"/>
                </w:tcPr>
                <w:p w14:paraId="172A2F25" w14:textId="77777777" w:rsidR="008F0EB0" w:rsidRPr="006755B5" w:rsidRDefault="008F0EB0" w:rsidP="00AD5760">
                  <w:pPr>
                    <w:ind w:left="-77"/>
                    <w:jc w:val="center"/>
                    <w:rPr>
                      <w:rFonts w:cs="Arial"/>
                      <w:b/>
                      <w:i/>
                      <w:color w:val="000000"/>
                      <w:sz w:val="16"/>
                      <w:szCs w:val="16"/>
                      <w:lang w:eastAsia="es-BO"/>
                    </w:rPr>
                  </w:pPr>
                  <w:r w:rsidRPr="006755B5">
                    <w:rPr>
                      <w:rFonts w:cs="Arial"/>
                      <w:b/>
                      <w:i/>
                      <w:color w:val="000000"/>
                      <w:sz w:val="16"/>
                      <w:szCs w:val="16"/>
                      <w:lang w:eastAsia="es-BO"/>
                    </w:rPr>
                    <w:t>FORMATO</w:t>
                  </w:r>
                </w:p>
              </w:tc>
              <w:tc>
                <w:tcPr>
                  <w:tcW w:w="1367" w:type="dxa"/>
                </w:tcPr>
                <w:p w14:paraId="485F4BD9"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PARAMÉTRICA</w:t>
                  </w:r>
                </w:p>
              </w:tc>
              <w:tc>
                <w:tcPr>
                  <w:tcW w:w="969" w:type="dxa"/>
                </w:tcPr>
                <w:p w14:paraId="0AEDA086" w14:textId="77777777" w:rsidR="008F0EB0" w:rsidRPr="006755B5" w:rsidRDefault="008F0EB0" w:rsidP="00AD5760">
                  <w:pPr>
                    <w:jc w:val="center"/>
                    <w:rPr>
                      <w:rFonts w:cs="Arial"/>
                      <w:b/>
                      <w:i/>
                      <w:color w:val="000000"/>
                      <w:sz w:val="16"/>
                      <w:szCs w:val="16"/>
                      <w:lang w:eastAsia="es-BO"/>
                    </w:rPr>
                  </w:pPr>
                  <w:r w:rsidRPr="006755B5">
                    <w:rPr>
                      <w:rFonts w:cs="Arial"/>
                      <w:b/>
                      <w:i/>
                      <w:color w:val="000000"/>
                      <w:sz w:val="16"/>
                      <w:szCs w:val="16"/>
                      <w:lang w:eastAsia="es-BO"/>
                    </w:rPr>
                    <w:t>LLENADO</w:t>
                  </w:r>
                </w:p>
              </w:tc>
            </w:tr>
            <w:tr w:rsidR="008F0EB0" w:rsidRPr="00BD609B" w14:paraId="3FC6CBBA" w14:textId="77777777" w:rsidTr="00AD5760">
              <w:tc>
                <w:tcPr>
                  <w:tcW w:w="1343" w:type="dxa"/>
                </w:tcPr>
                <w:p w14:paraId="35950CC4"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NOMBRE</w:t>
                  </w:r>
                </w:p>
              </w:tc>
              <w:tc>
                <w:tcPr>
                  <w:tcW w:w="1630" w:type="dxa"/>
                </w:tcPr>
                <w:p w14:paraId="321797AA"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ALFANUMÉRICO</w:t>
                  </w:r>
                </w:p>
              </w:tc>
              <w:tc>
                <w:tcPr>
                  <w:tcW w:w="1315" w:type="dxa"/>
                </w:tcPr>
                <w:p w14:paraId="4E223424"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SI</w:t>
                  </w:r>
                </w:p>
              </w:tc>
              <w:tc>
                <w:tcPr>
                  <w:tcW w:w="1058" w:type="dxa"/>
                </w:tcPr>
                <w:p w14:paraId="11372BB0"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250</w:t>
                  </w:r>
                </w:p>
              </w:tc>
              <w:tc>
                <w:tcPr>
                  <w:tcW w:w="945" w:type="dxa"/>
                </w:tcPr>
                <w:p w14:paraId="0C93B3EA"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 SE VALIDA</w:t>
                  </w:r>
                </w:p>
              </w:tc>
              <w:tc>
                <w:tcPr>
                  <w:tcW w:w="1367" w:type="dxa"/>
                </w:tcPr>
                <w:p w14:paraId="1969DB99"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w:t>
                  </w:r>
                </w:p>
              </w:tc>
              <w:tc>
                <w:tcPr>
                  <w:tcW w:w="969" w:type="dxa"/>
                </w:tcPr>
                <w:p w14:paraId="0D1A29EB"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MANUAL</w:t>
                  </w:r>
                </w:p>
              </w:tc>
            </w:tr>
            <w:tr w:rsidR="008F0EB0" w:rsidRPr="00BD609B" w14:paraId="1A60AD51" w14:textId="77777777" w:rsidTr="00AD5760">
              <w:tc>
                <w:tcPr>
                  <w:tcW w:w="1343" w:type="dxa"/>
                </w:tcPr>
                <w:p w14:paraId="4882709E"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DOMICILIO</w:t>
                  </w:r>
                </w:p>
              </w:tc>
              <w:tc>
                <w:tcPr>
                  <w:tcW w:w="1630" w:type="dxa"/>
                </w:tcPr>
                <w:p w14:paraId="4F273344"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ALFANUMÉRICO</w:t>
                  </w:r>
                </w:p>
              </w:tc>
              <w:tc>
                <w:tcPr>
                  <w:tcW w:w="1315" w:type="dxa"/>
                </w:tcPr>
                <w:p w14:paraId="2DE697B0"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SI</w:t>
                  </w:r>
                </w:p>
              </w:tc>
              <w:tc>
                <w:tcPr>
                  <w:tcW w:w="1058" w:type="dxa"/>
                </w:tcPr>
                <w:p w14:paraId="02560891"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250</w:t>
                  </w:r>
                </w:p>
              </w:tc>
              <w:tc>
                <w:tcPr>
                  <w:tcW w:w="945" w:type="dxa"/>
                </w:tcPr>
                <w:p w14:paraId="39935D0C"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 SE VALIDA</w:t>
                  </w:r>
                </w:p>
              </w:tc>
              <w:tc>
                <w:tcPr>
                  <w:tcW w:w="1367" w:type="dxa"/>
                </w:tcPr>
                <w:p w14:paraId="65655BF1"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w:t>
                  </w:r>
                </w:p>
              </w:tc>
              <w:tc>
                <w:tcPr>
                  <w:tcW w:w="969" w:type="dxa"/>
                </w:tcPr>
                <w:p w14:paraId="7C85216F"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MANUAL</w:t>
                  </w:r>
                </w:p>
              </w:tc>
            </w:tr>
            <w:tr w:rsidR="008F0EB0" w:rsidRPr="00BD609B" w14:paraId="282CEF0E" w14:textId="77777777" w:rsidTr="00AD5760">
              <w:tc>
                <w:tcPr>
                  <w:tcW w:w="1343" w:type="dxa"/>
                </w:tcPr>
                <w:p w14:paraId="09E5B7FF"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DEPARTAMENTO</w:t>
                  </w:r>
                </w:p>
              </w:tc>
              <w:tc>
                <w:tcPr>
                  <w:tcW w:w="1630" w:type="dxa"/>
                </w:tcPr>
                <w:p w14:paraId="4CD0749F"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CADENA</w:t>
                  </w:r>
                </w:p>
              </w:tc>
              <w:tc>
                <w:tcPr>
                  <w:tcW w:w="1315" w:type="dxa"/>
                </w:tcPr>
                <w:p w14:paraId="7416E06F"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SI</w:t>
                  </w:r>
                </w:p>
              </w:tc>
              <w:tc>
                <w:tcPr>
                  <w:tcW w:w="1058" w:type="dxa"/>
                </w:tcPr>
                <w:p w14:paraId="2CACF903"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250</w:t>
                  </w:r>
                </w:p>
              </w:tc>
              <w:tc>
                <w:tcPr>
                  <w:tcW w:w="945" w:type="dxa"/>
                </w:tcPr>
                <w:p w14:paraId="02D9B725"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NO SE VALIDA</w:t>
                  </w:r>
                </w:p>
              </w:tc>
              <w:tc>
                <w:tcPr>
                  <w:tcW w:w="1367" w:type="dxa"/>
                </w:tcPr>
                <w:p w14:paraId="7553ABC1"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SI</w:t>
                  </w:r>
                </w:p>
              </w:tc>
              <w:tc>
                <w:tcPr>
                  <w:tcW w:w="969" w:type="dxa"/>
                </w:tcPr>
                <w:p w14:paraId="25F0F67D" w14:textId="77777777" w:rsidR="008F0EB0" w:rsidRPr="002A3AE0" w:rsidRDefault="008F0EB0" w:rsidP="00AD5760">
                  <w:pPr>
                    <w:rPr>
                      <w:rFonts w:cs="Arial"/>
                      <w:i/>
                      <w:color w:val="000000"/>
                      <w:sz w:val="16"/>
                      <w:szCs w:val="16"/>
                      <w:lang w:eastAsia="es-BO"/>
                    </w:rPr>
                  </w:pPr>
                  <w:r w:rsidRPr="002A3AE0">
                    <w:rPr>
                      <w:rFonts w:cs="Arial"/>
                      <w:i/>
                      <w:color w:val="000000"/>
                      <w:sz w:val="16"/>
                      <w:szCs w:val="16"/>
                      <w:lang w:eastAsia="es-BO"/>
                    </w:rPr>
                    <w:t>MANUAL</w:t>
                  </w:r>
                </w:p>
              </w:tc>
            </w:tr>
          </w:tbl>
          <w:p w14:paraId="5EDBB72A" w14:textId="77777777" w:rsidR="008F0EB0" w:rsidRPr="00BD609B" w:rsidRDefault="008F0EB0" w:rsidP="00AD5760">
            <w:pPr>
              <w:rPr>
                <w:rFonts w:cs="Arial"/>
                <w:color w:val="000000"/>
                <w:sz w:val="16"/>
                <w:szCs w:val="16"/>
                <w:lang w:eastAsia="es-BO"/>
              </w:rPr>
            </w:pPr>
          </w:p>
        </w:tc>
      </w:tr>
      <w:tr w:rsidR="008F0EB0" w:rsidRPr="00BD609B" w14:paraId="17B68949" w14:textId="77777777" w:rsidTr="00AD5760">
        <w:trPr>
          <w:gridAfter w:val="1"/>
          <w:wAfter w:w="146" w:type="dxa"/>
          <w:trHeight w:val="557"/>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02267080"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 xml:space="preserve">13. </w:t>
            </w:r>
            <w:r w:rsidRPr="0064378D">
              <w:rPr>
                <w:rFonts w:cs="Arial"/>
                <w:b/>
                <w:bCs/>
                <w:color w:val="000000"/>
                <w:sz w:val="16"/>
                <w:szCs w:val="16"/>
                <w:lang w:eastAsia="es-BO"/>
              </w:rPr>
              <w:t>ADJUNTE EL DIAGRAMA DE FLUJO DEL PROCESO (EN FORMATO BPMN</w:t>
            </w:r>
            <w:r>
              <w:rPr>
                <w:rFonts w:cs="Arial"/>
                <w:b/>
                <w:bCs/>
                <w:color w:val="000000"/>
                <w:sz w:val="16"/>
                <w:szCs w:val="16"/>
                <w:lang w:eastAsia="es-BO"/>
              </w:rPr>
              <w:t>) DE EMISIÓN PARA CADA  AP, C</w:t>
            </w:r>
            <w:r w:rsidRPr="0064378D">
              <w:rPr>
                <w:rFonts w:cs="Arial"/>
                <w:b/>
                <w:bCs/>
                <w:color w:val="000000"/>
                <w:sz w:val="16"/>
                <w:szCs w:val="16"/>
                <w:lang w:eastAsia="es-BO"/>
              </w:rPr>
              <w:t>, O DESDE LA SOLICITUD REALIZADA POR EL INTERESADO HASTA SU  EMISIÓN, IDENTIFICANDO: PROCESOS EN SISTEMA O PROCESOS MANUALES (SIN USO DE SISTEMA)  Y LOS ACTORES QUE LO REALIZAN.</w:t>
            </w:r>
          </w:p>
        </w:tc>
      </w:tr>
      <w:tr w:rsidR="008F0EB0" w:rsidRPr="00BD609B" w14:paraId="1190D7DA" w14:textId="77777777" w:rsidTr="00AD5760">
        <w:trPr>
          <w:gridAfter w:val="1"/>
          <w:wAfter w:w="146" w:type="dxa"/>
          <w:trHeight w:val="391"/>
        </w:trPr>
        <w:tc>
          <w:tcPr>
            <w:tcW w:w="9024" w:type="dxa"/>
            <w:gridSpan w:val="11"/>
            <w:tcBorders>
              <w:top w:val="single" w:sz="4" w:space="0" w:color="auto"/>
              <w:left w:val="single" w:sz="4" w:space="0" w:color="auto"/>
              <w:bottom w:val="single" w:sz="4" w:space="0" w:color="auto"/>
              <w:right w:val="single" w:sz="4" w:space="0" w:color="auto"/>
            </w:tcBorders>
            <w:shd w:val="clear" w:color="000000" w:fill="FFFFFF"/>
            <w:vAlign w:val="center"/>
            <w:hideMark/>
          </w:tcPr>
          <w:p w14:paraId="50BD847F"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Los diagramas en formato BPMN del p</w:t>
            </w:r>
            <w:r>
              <w:rPr>
                <w:rFonts w:cs="Arial"/>
                <w:color w:val="000000"/>
                <w:sz w:val="16"/>
                <w:szCs w:val="16"/>
                <w:lang w:eastAsia="es-BO"/>
              </w:rPr>
              <w:t>roceso de emisión de la AP, C</w:t>
            </w:r>
            <w:r w:rsidRPr="00BD609B">
              <w:rPr>
                <w:rFonts w:cs="Arial"/>
                <w:color w:val="000000"/>
                <w:sz w:val="16"/>
                <w:szCs w:val="16"/>
                <w:lang w:eastAsia="es-BO"/>
              </w:rPr>
              <w:t>, O deberán ser remitidos en formato PDF.</w:t>
            </w:r>
          </w:p>
        </w:tc>
      </w:tr>
      <w:tr w:rsidR="008F0EB0" w:rsidRPr="002A3AE0" w14:paraId="0FA55DC5" w14:textId="77777777" w:rsidTr="00AD5760">
        <w:trPr>
          <w:gridAfter w:val="1"/>
          <w:wAfter w:w="146" w:type="dxa"/>
          <w:trHeight w:val="1515"/>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7CB58641" w14:textId="77777777" w:rsidR="008F0EB0" w:rsidRPr="006755B5" w:rsidRDefault="008F0EB0" w:rsidP="008F0EB0">
            <w:pPr>
              <w:pStyle w:val="Prrafodelista"/>
              <w:numPr>
                <w:ilvl w:val="0"/>
                <w:numId w:val="114"/>
              </w:numPr>
              <w:ind w:left="72" w:hanging="644"/>
              <w:rPr>
                <w:rFonts w:cs="Arial"/>
                <w:b/>
                <w:bCs/>
                <w:color w:val="000000"/>
                <w:sz w:val="16"/>
                <w:szCs w:val="16"/>
                <w:lang w:eastAsia="es-BO"/>
              </w:rPr>
            </w:pPr>
            <w:r>
              <w:rPr>
                <w:rFonts w:cs="Arial"/>
                <w:b/>
                <w:bCs/>
                <w:color w:val="000000"/>
                <w:sz w:val="16"/>
                <w:szCs w:val="16"/>
                <w:lang w:eastAsia="es-BO"/>
              </w:rPr>
              <w:lastRenderedPageBreak/>
              <w:t xml:space="preserve">14. </w:t>
            </w:r>
            <w:r w:rsidRPr="006755B5">
              <w:rPr>
                <w:rFonts w:cs="Arial"/>
                <w:b/>
                <w:bCs/>
                <w:color w:val="000000"/>
                <w:sz w:val="16"/>
                <w:szCs w:val="16"/>
                <w:lang w:eastAsia="es-BO"/>
              </w:rPr>
              <w:t>ADJUNTE:</w:t>
            </w:r>
          </w:p>
          <w:p w14:paraId="5AEC776E" w14:textId="77777777" w:rsidR="008F0EB0" w:rsidRDefault="008F0EB0" w:rsidP="008F0EB0">
            <w:pPr>
              <w:pStyle w:val="Prrafodelista"/>
              <w:numPr>
                <w:ilvl w:val="0"/>
                <w:numId w:val="14"/>
              </w:numPr>
              <w:ind w:left="142" w:hanging="142"/>
              <w:contextualSpacing/>
              <w:rPr>
                <w:rFonts w:cs="Arial"/>
                <w:b/>
                <w:bCs/>
                <w:color w:val="000000"/>
                <w:sz w:val="16"/>
                <w:szCs w:val="16"/>
                <w:lang w:eastAsia="es-BO"/>
              </w:rPr>
            </w:pPr>
            <w:r w:rsidRPr="00F073C2">
              <w:rPr>
                <w:rFonts w:cs="Arial"/>
                <w:b/>
                <w:bCs/>
                <w:color w:val="000000"/>
                <w:sz w:val="16"/>
                <w:szCs w:val="16"/>
                <w:lang w:eastAsia="es-BO"/>
              </w:rPr>
              <w:t xml:space="preserve">EL DICCIONARIO DE DATOS PARA EL PROCESO DE SOLICITUD </w:t>
            </w:r>
            <w:r>
              <w:rPr>
                <w:rFonts w:cs="Arial"/>
                <w:b/>
                <w:bCs/>
                <w:color w:val="000000"/>
                <w:sz w:val="16"/>
                <w:szCs w:val="16"/>
                <w:lang w:eastAsia="es-BO"/>
              </w:rPr>
              <w:t>DE EMISIÓN DE DOCUMENTOS (AP,C</w:t>
            </w:r>
            <w:r w:rsidRPr="00F073C2">
              <w:rPr>
                <w:rFonts w:cs="Arial"/>
                <w:b/>
                <w:bCs/>
                <w:color w:val="000000"/>
                <w:sz w:val="16"/>
                <w:szCs w:val="16"/>
                <w:lang w:eastAsia="es-BO"/>
              </w:rPr>
              <w:t>,O) Y</w:t>
            </w:r>
          </w:p>
          <w:p w14:paraId="3CAE8EB4" w14:textId="77777777" w:rsidR="008F0EB0" w:rsidRPr="002A3AE0" w:rsidRDefault="008F0EB0" w:rsidP="008F0EB0">
            <w:pPr>
              <w:pStyle w:val="Prrafodelista"/>
              <w:numPr>
                <w:ilvl w:val="0"/>
                <w:numId w:val="14"/>
              </w:numPr>
              <w:ind w:left="142" w:hanging="142"/>
              <w:contextualSpacing/>
              <w:rPr>
                <w:rFonts w:cs="Arial"/>
                <w:b/>
                <w:bCs/>
                <w:color w:val="000000"/>
                <w:sz w:val="16"/>
                <w:szCs w:val="16"/>
                <w:lang w:eastAsia="es-BO"/>
              </w:rPr>
            </w:pPr>
            <w:r w:rsidRPr="002A3AE0">
              <w:rPr>
                <w:rFonts w:cs="Arial"/>
                <w:b/>
                <w:bCs/>
                <w:color w:val="000000"/>
                <w:sz w:val="16"/>
                <w:szCs w:val="16"/>
                <w:lang w:eastAsia="es-BO"/>
              </w:rPr>
              <w:t>LA INFORMACIÓN DEL AP,</w:t>
            </w:r>
            <w:r>
              <w:rPr>
                <w:rFonts w:cs="Arial"/>
                <w:b/>
                <w:bCs/>
                <w:color w:val="000000"/>
                <w:sz w:val="16"/>
                <w:szCs w:val="16"/>
                <w:lang w:eastAsia="es-BO"/>
              </w:rPr>
              <w:t xml:space="preserve"> </w:t>
            </w:r>
            <w:r w:rsidRPr="002A3AE0">
              <w:rPr>
                <w:rFonts w:cs="Arial"/>
                <w:b/>
                <w:bCs/>
                <w:color w:val="000000"/>
                <w:sz w:val="16"/>
                <w:szCs w:val="16"/>
                <w:lang w:eastAsia="es-BO"/>
              </w:rPr>
              <w:t>C,</w:t>
            </w:r>
            <w:r>
              <w:rPr>
                <w:rFonts w:cs="Arial"/>
                <w:b/>
                <w:bCs/>
                <w:color w:val="000000"/>
                <w:sz w:val="16"/>
                <w:szCs w:val="16"/>
                <w:lang w:eastAsia="es-BO"/>
              </w:rPr>
              <w:t xml:space="preserve"> </w:t>
            </w:r>
            <w:r w:rsidRPr="002A3AE0">
              <w:rPr>
                <w:rFonts w:cs="Arial"/>
                <w:b/>
                <w:bCs/>
                <w:color w:val="000000"/>
                <w:sz w:val="16"/>
                <w:szCs w:val="16"/>
                <w:lang w:eastAsia="es-BO"/>
              </w:rPr>
              <w:t>O EMITIDO, DEBE REMITIR MÍNIMAMENTE LA SIGUIENTE INFORMACIÓN: NOMBRE DEL CAMPO, TIPO DE DATO (NÚMERO, CADENA, OTRO), OBLIGATORIO (SI/NO), LONGITUD, FORMATO (SI SE VALIDA), PARAMÉTRICA (SI/NO), LLENADO (AUTOMÁTICO/MANUAL).</w:t>
            </w:r>
            <w:r w:rsidRPr="002A3AE0">
              <w:rPr>
                <w:rFonts w:cs="Arial"/>
                <w:bCs/>
                <w:color w:val="000000"/>
                <w:sz w:val="16"/>
                <w:szCs w:val="16"/>
                <w:lang w:eastAsia="es-BO"/>
              </w:rPr>
              <w:t xml:space="preserve"> </w:t>
            </w:r>
            <w:r w:rsidRPr="002A3AE0">
              <w:rPr>
                <w:rFonts w:cs="Arial"/>
                <w:b/>
                <w:bCs/>
                <w:color w:val="000000"/>
                <w:sz w:val="16"/>
                <w:szCs w:val="16"/>
                <w:lang w:eastAsia="es-BO"/>
              </w:rPr>
              <w:t>(En formato digital preferentemente Excel):</w:t>
            </w:r>
          </w:p>
        </w:tc>
      </w:tr>
      <w:tr w:rsidR="008F0EB0" w:rsidRPr="00BD609B" w14:paraId="66150580" w14:textId="77777777" w:rsidTr="00AD5760">
        <w:trPr>
          <w:gridAfter w:val="1"/>
          <w:wAfter w:w="146" w:type="dxa"/>
          <w:trHeight w:val="488"/>
        </w:trPr>
        <w:tc>
          <w:tcPr>
            <w:tcW w:w="9024" w:type="dxa"/>
            <w:gridSpan w:val="11"/>
            <w:tcBorders>
              <w:top w:val="single" w:sz="4" w:space="0" w:color="auto"/>
              <w:left w:val="single" w:sz="4" w:space="0" w:color="auto"/>
              <w:bottom w:val="single" w:sz="4" w:space="0" w:color="auto"/>
              <w:right w:val="single" w:sz="4" w:space="0" w:color="auto"/>
            </w:tcBorders>
            <w:shd w:val="clear" w:color="000000" w:fill="FFFFFF"/>
            <w:vAlign w:val="center"/>
            <w:hideMark/>
          </w:tcPr>
          <w:p w14:paraId="560B01E4"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 xml:space="preserve">El diccionario de datos </w:t>
            </w:r>
            <w:r>
              <w:rPr>
                <w:rFonts w:cs="Arial"/>
                <w:color w:val="000000"/>
                <w:sz w:val="16"/>
                <w:szCs w:val="16"/>
                <w:lang w:eastAsia="es-BO"/>
              </w:rPr>
              <w:t xml:space="preserve">correspondientes a la información que </w:t>
            </w:r>
            <w:r w:rsidRPr="00BD609B">
              <w:rPr>
                <w:rFonts w:cs="Arial"/>
                <w:color w:val="000000"/>
                <w:sz w:val="16"/>
                <w:szCs w:val="16"/>
                <w:lang w:eastAsia="es-BO"/>
              </w:rPr>
              <w:t>utilizan en el p</w:t>
            </w:r>
            <w:r>
              <w:rPr>
                <w:rFonts w:cs="Arial"/>
                <w:color w:val="000000"/>
                <w:sz w:val="16"/>
                <w:szCs w:val="16"/>
                <w:lang w:eastAsia="es-BO"/>
              </w:rPr>
              <w:t>roceso de emisión de la AP, C</w:t>
            </w:r>
            <w:r w:rsidRPr="00BD609B">
              <w:rPr>
                <w:rFonts w:cs="Arial"/>
                <w:color w:val="000000"/>
                <w:sz w:val="16"/>
                <w:szCs w:val="16"/>
                <w:lang w:eastAsia="es-BO"/>
              </w:rPr>
              <w:t>, O deberá contener mínimamente los campos de: NOMBRE DEL CAMPO, TIPO DE DATO (NÚMERO, CADENA, OTROS), OBLIGATORIO (SI/NO), LONGITUD, FORMATO (SI SE VALIDA), PARAMÉTRICA (SI/NO), LLENADO (AUTOMÁTICO/MANUAL), no limitando a describir otros campos de interés o importancia.</w:t>
            </w:r>
          </w:p>
          <w:p w14:paraId="7F5471E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Ej.:</w:t>
            </w:r>
          </w:p>
          <w:tbl>
            <w:tblPr>
              <w:tblStyle w:val="Tablaconcuadrcula"/>
              <w:tblW w:w="8733" w:type="dxa"/>
              <w:tblLook w:val="04A0" w:firstRow="1" w:lastRow="0" w:firstColumn="1" w:lastColumn="0" w:noHBand="0" w:noVBand="1"/>
            </w:tblPr>
            <w:tblGrid>
              <w:gridCol w:w="1380"/>
              <w:gridCol w:w="1626"/>
              <w:gridCol w:w="1314"/>
              <w:gridCol w:w="1057"/>
              <w:gridCol w:w="1021"/>
              <w:gridCol w:w="1366"/>
              <w:gridCol w:w="969"/>
            </w:tblGrid>
            <w:tr w:rsidR="008F0EB0" w:rsidRPr="00BD609B" w14:paraId="7FCB033F" w14:textId="77777777" w:rsidTr="00AD5760">
              <w:tc>
                <w:tcPr>
                  <w:tcW w:w="1343" w:type="dxa"/>
                </w:tcPr>
                <w:p w14:paraId="65A372BA"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 xml:space="preserve">NOMBRE </w:t>
                  </w:r>
                  <w:r>
                    <w:rPr>
                      <w:rFonts w:cs="Arial"/>
                      <w:b/>
                      <w:i/>
                      <w:color w:val="000000"/>
                      <w:sz w:val="16"/>
                      <w:szCs w:val="16"/>
                      <w:lang w:eastAsia="es-BO"/>
                    </w:rPr>
                    <w:t xml:space="preserve"> DEL </w:t>
                  </w:r>
                  <w:r w:rsidRPr="006755B5">
                    <w:rPr>
                      <w:rFonts w:cs="Arial"/>
                      <w:b/>
                      <w:i/>
                      <w:color w:val="000000"/>
                      <w:sz w:val="16"/>
                      <w:szCs w:val="16"/>
                      <w:lang w:eastAsia="es-BO"/>
                    </w:rPr>
                    <w:t>CAMPO</w:t>
                  </w:r>
                </w:p>
              </w:tc>
              <w:tc>
                <w:tcPr>
                  <w:tcW w:w="1641" w:type="dxa"/>
                </w:tcPr>
                <w:p w14:paraId="4A753D7C"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TIPO DE DATO</w:t>
                  </w:r>
                </w:p>
              </w:tc>
              <w:tc>
                <w:tcPr>
                  <w:tcW w:w="1319" w:type="dxa"/>
                </w:tcPr>
                <w:p w14:paraId="0EC497D0"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OBLIGATORIO</w:t>
                  </w:r>
                </w:p>
              </w:tc>
              <w:tc>
                <w:tcPr>
                  <w:tcW w:w="1061" w:type="dxa"/>
                </w:tcPr>
                <w:p w14:paraId="2700D145"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LONGITUD</w:t>
                  </w:r>
                </w:p>
              </w:tc>
              <w:tc>
                <w:tcPr>
                  <w:tcW w:w="1025" w:type="dxa"/>
                </w:tcPr>
                <w:p w14:paraId="6568FB36"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FORMATO</w:t>
                  </w:r>
                </w:p>
              </w:tc>
              <w:tc>
                <w:tcPr>
                  <w:tcW w:w="1372" w:type="dxa"/>
                </w:tcPr>
                <w:p w14:paraId="077A3AD6"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PARAM</w:t>
                  </w:r>
                  <w:r>
                    <w:rPr>
                      <w:rFonts w:cs="Arial"/>
                      <w:b/>
                      <w:i/>
                      <w:color w:val="000000"/>
                      <w:sz w:val="16"/>
                      <w:szCs w:val="16"/>
                      <w:lang w:eastAsia="es-BO"/>
                    </w:rPr>
                    <w:t>É</w:t>
                  </w:r>
                  <w:r w:rsidRPr="006755B5">
                    <w:rPr>
                      <w:rFonts w:cs="Arial"/>
                      <w:b/>
                      <w:i/>
                      <w:color w:val="000000"/>
                      <w:sz w:val="16"/>
                      <w:szCs w:val="16"/>
                      <w:lang w:eastAsia="es-BO"/>
                    </w:rPr>
                    <w:t>TRICA</w:t>
                  </w:r>
                </w:p>
              </w:tc>
              <w:tc>
                <w:tcPr>
                  <w:tcW w:w="972" w:type="dxa"/>
                </w:tcPr>
                <w:p w14:paraId="772FCCA6"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LLENADO</w:t>
                  </w:r>
                </w:p>
              </w:tc>
            </w:tr>
            <w:tr w:rsidR="008F0EB0" w:rsidRPr="00BD609B" w14:paraId="6FC07910" w14:textId="77777777" w:rsidTr="00AD5760">
              <w:tc>
                <w:tcPr>
                  <w:tcW w:w="1343" w:type="dxa"/>
                </w:tcPr>
                <w:p w14:paraId="2A488D56"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NOMBRE</w:t>
                  </w:r>
                </w:p>
              </w:tc>
              <w:tc>
                <w:tcPr>
                  <w:tcW w:w="1641" w:type="dxa"/>
                </w:tcPr>
                <w:p w14:paraId="3C62E30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ALFANUMÉRICO</w:t>
                  </w:r>
                </w:p>
              </w:tc>
              <w:tc>
                <w:tcPr>
                  <w:tcW w:w="1319" w:type="dxa"/>
                </w:tcPr>
                <w:p w14:paraId="38AD3626"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61" w:type="dxa"/>
                </w:tcPr>
                <w:p w14:paraId="6803342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250</w:t>
                  </w:r>
                </w:p>
              </w:tc>
              <w:tc>
                <w:tcPr>
                  <w:tcW w:w="1025" w:type="dxa"/>
                </w:tcPr>
                <w:p w14:paraId="5DF3DE8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 SE VALIDA</w:t>
                  </w:r>
                </w:p>
              </w:tc>
              <w:tc>
                <w:tcPr>
                  <w:tcW w:w="1372" w:type="dxa"/>
                </w:tcPr>
                <w:p w14:paraId="6FABF91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w:t>
                  </w:r>
                </w:p>
              </w:tc>
              <w:tc>
                <w:tcPr>
                  <w:tcW w:w="972" w:type="dxa"/>
                </w:tcPr>
                <w:p w14:paraId="3380D036"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r w:rsidR="008F0EB0" w:rsidRPr="00BD609B" w14:paraId="1D88DDF6" w14:textId="77777777" w:rsidTr="00AD5760">
              <w:tc>
                <w:tcPr>
                  <w:tcW w:w="1343" w:type="dxa"/>
                </w:tcPr>
                <w:p w14:paraId="45F145A9"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CANTIDAD EN LITROS</w:t>
                  </w:r>
                </w:p>
              </w:tc>
              <w:tc>
                <w:tcPr>
                  <w:tcW w:w="1641" w:type="dxa"/>
                </w:tcPr>
                <w:p w14:paraId="540A3F2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NUMÉRICO</w:t>
                  </w:r>
                </w:p>
              </w:tc>
              <w:tc>
                <w:tcPr>
                  <w:tcW w:w="1319" w:type="dxa"/>
                </w:tcPr>
                <w:p w14:paraId="2824D3EB"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61" w:type="dxa"/>
                </w:tcPr>
                <w:p w14:paraId="27E2ACA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10,3</w:t>
                  </w:r>
                </w:p>
              </w:tc>
              <w:tc>
                <w:tcPr>
                  <w:tcW w:w="1025" w:type="dxa"/>
                </w:tcPr>
                <w:p w14:paraId="3E071535"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 VALIDA</w:t>
                  </w:r>
                </w:p>
              </w:tc>
              <w:tc>
                <w:tcPr>
                  <w:tcW w:w="1372" w:type="dxa"/>
                </w:tcPr>
                <w:p w14:paraId="30C55A1D"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w:t>
                  </w:r>
                </w:p>
              </w:tc>
              <w:tc>
                <w:tcPr>
                  <w:tcW w:w="972" w:type="dxa"/>
                </w:tcPr>
                <w:p w14:paraId="1E1EC56E"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r w:rsidR="008F0EB0" w:rsidRPr="00BD609B" w14:paraId="6695A5F1" w14:textId="77777777" w:rsidTr="00AD5760">
              <w:tc>
                <w:tcPr>
                  <w:tcW w:w="1343" w:type="dxa"/>
                </w:tcPr>
                <w:p w14:paraId="26B7E768"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DEPARTAMENTO</w:t>
                  </w:r>
                </w:p>
              </w:tc>
              <w:tc>
                <w:tcPr>
                  <w:tcW w:w="1641" w:type="dxa"/>
                </w:tcPr>
                <w:p w14:paraId="78354DBB"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CADENA</w:t>
                  </w:r>
                </w:p>
              </w:tc>
              <w:tc>
                <w:tcPr>
                  <w:tcW w:w="1319" w:type="dxa"/>
                </w:tcPr>
                <w:p w14:paraId="2FF3EDAE"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1061" w:type="dxa"/>
                </w:tcPr>
                <w:p w14:paraId="3BF1F1AC"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250</w:t>
                  </w:r>
                </w:p>
              </w:tc>
              <w:tc>
                <w:tcPr>
                  <w:tcW w:w="1025" w:type="dxa"/>
                </w:tcPr>
                <w:p w14:paraId="4BD1159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NO SE VALIDA</w:t>
                  </w:r>
                </w:p>
              </w:tc>
              <w:tc>
                <w:tcPr>
                  <w:tcW w:w="1372" w:type="dxa"/>
                </w:tcPr>
                <w:p w14:paraId="2F3563D2"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SI</w:t>
                  </w:r>
                </w:p>
              </w:tc>
              <w:tc>
                <w:tcPr>
                  <w:tcW w:w="972" w:type="dxa"/>
                </w:tcPr>
                <w:p w14:paraId="2E434AB4"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MANUAL</w:t>
                  </w:r>
                </w:p>
              </w:tc>
            </w:tr>
          </w:tbl>
          <w:p w14:paraId="160C047E" w14:textId="77777777" w:rsidR="008F0EB0" w:rsidRPr="00BD609B" w:rsidRDefault="008F0EB0" w:rsidP="00AD5760">
            <w:pPr>
              <w:rPr>
                <w:rFonts w:cs="Arial"/>
                <w:color w:val="000000"/>
                <w:sz w:val="16"/>
                <w:szCs w:val="16"/>
                <w:lang w:eastAsia="es-BO"/>
              </w:rPr>
            </w:pPr>
          </w:p>
        </w:tc>
      </w:tr>
      <w:tr w:rsidR="008F0EB0" w:rsidRPr="00BD609B" w14:paraId="212C6198" w14:textId="77777777" w:rsidTr="00AD5760">
        <w:trPr>
          <w:gridAfter w:val="1"/>
          <w:wAfter w:w="146" w:type="dxa"/>
          <w:trHeight w:val="720"/>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bottom"/>
            <w:hideMark/>
          </w:tcPr>
          <w:p w14:paraId="4F80F463"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15</w:t>
            </w:r>
            <w:r w:rsidRPr="00BD609B">
              <w:rPr>
                <w:rFonts w:cs="Arial"/>
                <w:b/>
                <w:bCs/>
                <w:color w:val="000000"/>
                <w:sz w:val="16"/>
                <w:szCs w:val="16"/>
                <w:lang w:eastAsia="es-BO"/>
              </w:rPr>
              <w:t>. ADJUNTE EL LISTADO DE DOCUMENTOS QUE SE SOLICITAN EN EL PROCESO DE REGISTRO DE OPERADORES, PARA CADA DOCUMENTO DETALLE E INDIQUE: EL NOMBRE DEL DOCUMENTO, TAMAÑO MÁXIMO (EN MB) Y LA ENTIDAD EMISORA.</w:t>
            </w:r>
          </w:p>
        </w:tc>
      </w:tr>
      <w:tr w:rsidR="008F0EB0" w:rsidRPr="00BD609B" w14:paraId="6ACF8B7F" w14:textId="77777777" w:rsidTr="00AD5760">
        <w:trPr>
          <w:gridAfter w:val="1"/>
          <w:wAfter w:w="146" w:type="dxa"/>
          <w:trHeight w:val="690"/>
        </w:trPr>
        <w:tc>
          <w:tcPr>
            <w:tcW w:w="9024"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3EA8BFB6"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Detallar los documentos que se solicita en el proceso de Registro de Operadores, estos documento</w:t>
            </w:r>
            <w:r>
              <w:rPr>
                <w:rFonts w:cs="Arial"/>
                <w:color w:val="000000"/>
                <w:sz w:val="16"/>
                <w:szCs w:val="16"/>
                <w:lang w:eastAsia="es-BO"/>
              </w:rPr>
              <w:t>s</w:t>
            </w:r>
            <w:r w:rsidRPr="00BD609B">
              <w:rPr>
                <w:rFonts w:cs="Arial"/>
                <w:color w:val="000000"/>
                <w:sz w:val="16"/>
                <w:szCs w:val="16"/>
                <w:lang w:eastAsia="es-BO"/>
              </w:rPr>
              <w:t xml:space="preserve"> se refieren a aquellos que se adjuntan en el sistema informático y son de respaldo para el proceso.</w:t>
            </w:r>
          </w:p>
        </w:tc>
      </w:tr>
      <w:tr w:rsidR="008F0EB0" w:rsidRPr="00BD609B" w14:paraId="7F9767C5" w14:textId="77777777" w:rsidTr="00AD5760">
        <w:trPr>
          <w:gridAfter w:val="1"/>
          <w:wAfter w:w="146" w:type="dxa"/>
          <w:trHeight w:val="821"/>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hideMark/>
          </w:tcPr>
          <w:p w14:paraId="372773EF" w14:textId="77777777" w:rsidR="008F0EB0" w:rsidRPr="00BD609B" w:rsidRDefault="008F0EB0" w:rsidP="00AD5760">
            <w:pPr>
              <w:rPr>
                <w:rFonts w:cs="Arial"/>
                <w:b/>
                <w:bCs/>
                <w:color w:val="000000"/>
                <w:sz w:val="16"/>
                <w:szCs w:val="16"/>
                <w:lang w:eastAsia="es-BO"/>
              </w:rPr>
            </w:pPr>
            <w:r>
              <w:rPr>
                <w:rFonts w:cs="Arial"/>
                <w:b/>
                <w:bCs/>
                <w:color w:val="000000"/>
                <w:sz w:val="16"/>
                <w:szCs w:val="16"/>
                <w:lang w:eastAsia="es-BO"/>
              </w:rPr>
              <w:t>16</w:t>
            </w:r>
            <w:r w:rsidRPr="00BD609B">
              <w:rPr>
                <w:rFonts w:cs="Arial"/>
                <w:b/>
                <w:bCs/>
                <w:color w:val="000000"/>
                <w:sz w:val="16"/>
                <w:szCs w:val="16"/>
                <w:lang w:eastAsia="es-BO"/>
              </w:rPr>
              <w:t xml:space="preserve">. </w:t>
            </w:r>
            <w:r w:rsidRPr="00F073C2">
              <w:rPr>
                <w:rFonts w:cs="Arial"/>
                <w:b/>
                <w:bCs/>
                <w:color w:val="000000"/>
                <w:sz w:val="16"/>
                <w:szCs w:val="16"/>
                <w:lang w:eastAsia="es-BO"/>
              </w:rPr>
              <w:t>ADJUNTE EL LISTADO DE DOCUMENTOS QUE SE SOLICITAN EN EL</w:t>
            </w:r>
            <w:r>
              <w:rPr>
                <w:rFonts w:cs="Arial"/>
                <w:b/>
                <w:bCs/>
                <w:color w:val="000000"/>
                <w:sz w:val="16"/>
                <w:szCs w:val="16"/>
                <w:lang w:eastAsia="es-BO"/>
              </w:rPr>
              <w:t xml:space="preserve"> PROCESO DE EMISIÓN DE AP, C</w:t>
            </w:r>
            <w:r w:rsidRPr="00F073C2">
              <w:rPr>
                <w:rFonts w:cs="Arial"/>
                <w:b/>
                <w:bCs/>
                <w:color w:val="000000"/>
                <w:sz w:val="16"/>
                <w:szCs w:val="16"/>
                <w:lang w:eastAsia="es-BO"/>
              </w:rPr>
              <w:t xml:space="preserve">, O, PARA CADA DOCUMENTO DETALLE E INDIQUE: EL NOMBRE DEL DOCUMENTO, TAMAÑO MÁXIMO (EN MB) Y LA ENTIDAD EMISORA. </w:t>
            </w:r>
            <w:r w:rsidRPr="002A3AE0">
              <w:rPr>
                <w:rFonts w:cs="Arial"/>
                <w:b/>
                <w:bCs/>
                <w:color w:val="000000"/>
                <w:sz w:val="16"/>
                <w:szCs w:val="16"/>
                <w:lang w:eastAsia="es-BO"/>
              </w:rPr>
              <w:t>(En formato digital preferentemente Excel)</w:t>
            </w:r>
          </w:p>
        </w:tc>
      </w:tr>
      <w:tr w:rsidR="008F0EB0" w:rsidRPr="00BD609B" w14:paraId="79C8B28C" w14:textId="77777777" w:rsidTr="00AD5760">
        <w:trPr>
          <w:gridAfter w:val="1"/>
          <w:wAfter w:w="146" w:type="dxa"/>
          <w:trHeight w:val="1400"/>
        </w:trPr>
        <w:tc>
          <w:tcPr>
            <w:tcW w:w="9024" w:type="dxa"/>
            <w:gridSpan w:val="11"/>
            <w:tcBorders>
              <w:top w:val="single" w:sz="4" w:space="0" w:color="auto"/>
              <w:left w:val="single" w:sz="4" w:space="0" w:color="auto"/>
              <w:bottom w:val="single" w:sz="4" w:space="0" w:color="auto"/>
              <w:right w:val="single" w:sz="4" w:space="0" w:color="auto"/>
            </w:tcBorders>
            <w:shd w:val="clear" w:color="auto" w:fill="auto"/>
            <w:vAlign w:val="center"/>
            <w:hideMark/>
          </w:tcPr>
          <w:p w14:paraId="6E74E980" w14:textId="77777777" w:rsidR="008F0EB0" w:rsidRPr="00BD609B" w:rsidRDefault="008F0EB0" w:rsidP="00AD5760">
            <w:pPr>
              <w:rPr>
                <w:rFonts w:cs="Arial"/>
                <w:color w:val="000000"/>
                <w:sz w:val="16"/>
                <w:szCs w:val="16"/>
                <w:lang w:eastAsia="es-BO"/>
              </w:rPr>
            </w:pPr>
          </w:p>
          <w:p w14:paraId="162EB3F0"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Detallar los documentos que se solicita en e</w:t>
            </w:r>
            <w:r>
              <w:rPr>
                <w:rFonts w:cs="Arial"/>
                <w:color w:val="000000"/>
                <w:sz w:val="16"/>
                <w:szCs w:val="16"/>
                <w:lang w:eastAsia="es-BO"/>
              </w:rPr>
              <w:t>l proceso de Emisión de AP, C</w:t>
            </w:r>
            <w:r w:rsidRPr="00BD609B">
              <w:rPr>
                <w:rFonts w:cs="Arial"/>
                <w:color w:val="000000"/>
                <w:sz w:val="16"/>
                <w:szCs w:val="16"/>
                <w:lang w:eastAsia="es-BO"/>
              </w:rPr>
              <w:t>, O, este documento se refiere a aquellos que se adjuntan en el sistema informático y son de respaldo para el proceso.</w:t>
            </w:r>
          </w:p>
          <w:p w14:paraId="18B9A8F9"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Ej.:</w:t>
            </w:r>
          </w:p>
          <w:tbl>
            <w:tblPr>
              <w:tblStyle w:val="Tablaconcuadrcula"/>
              <w:tblW w:w="8874" w:type="dxa"/>
              <w:tblLook w:val="04A0" w:firstRow="1" w:lastRow="0" w:firstColumn="1" w:lastColumn="0" w:noHBand="0" w:noVBand="1"/>
            </w:tblPr>
            <w:tblGrid>
              <w:gridCol w:w="3349"/>
              <w:gridCol w:w="2726"/>
              <w:gridCol w:w="2799"/>
            </w:tblGrid>
            <w:tr w:rsidR="008F0EB0" w:rsidRPr="00BD609B" w14:paraId="7FC829AE" w14:textId="77777777" w:rsidTr="00AD5760">
              <w:trPr>
                <w:trHeight w:val="248"/>
              </w:trPr>
              <w:tc>
                <w:tcPr>
                  <w:tcW w:w="3349" w:type="dxa"/>
                </w:tcPr>
                <w:p w14:paraId="2594276F"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NOMBRE DEL DOCUMENTO</w:t>
                  </w:r>
                </w:p>
              </w:tc>
              <w:tc>
                <w:tcPr>
                  <w:tcW w:w="2726" w:type="dxa"/>
                </w:tcPr>
                <w:p w14:paraId="3FB99209"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TAMAÑO MÁXIMO</w:t>
                  </w:r>
                </w:p>
              </w:tc>
              <w:tc>
                <w:tcPr>
                  <w:tcW w:w="2799" w:type="dxa"/>
                </w:tcPr>
                <w:p w14:paraId="4D242C66" w14:textId="77777777" w:rsidR="008F0EB0" w:rsidRPr="006755B5" w:rsidRDefault="008F0EB0" w:rsidP="00AD5760">
                  <w:pPr>
                    <w:rPr>
                      <w:rFonts w:cs="Arial"/>
                      <w:b/>
                      <w:i/>
                      <w:color w:val="000000"/>
                      <w:sz w:val="16"/>
                      <w:szCs w:val="16"/>
                      <w:lang w:eastAsia="es-BO"/>
                    </w:rPr>
                  </w:pPr>
                  <w:r w:rsidRPr="006755B5">
                    <w:rPr>
                      <w:rFonts w:cs="Arial"/>
                      <w:b/>
                      <w:i/>
                      <w:color w:val="000000"/>
                      <w:sz w:val="16"/>
                      <w:szCs w:val="16"/>
                      <w:lang w:eastAsia="es-BO"/>
                    </w:rPr>
                    <w:t>ENTIDAD EMISORA</w:t>
                  </w:r>
                </w:p>
              </w:tc>
            </w:tr>
            <w:tr w:rsidR="008F0EB0" w:rsidRPr="00BD609B" w14:paraId="5549A3B8" w14:textId="77777777" w:rsidTr="00AD5760">
              <w:trPr>
                <w:trHeight w:val="248"/>
              </w:trPr>
              <w:tc>
                <w:tcPr>
                  <w:tcW w:w="3349" w:type="dxa"/>
                </w:tcPr>
                <w:p w14:paraId="3CF3F63E"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Cédula de Identidad</w:t>
                  </w:r>
                </w:p>
              </w:tc>
              <w:tc>
                <w:tcPr>
                  <w:tcW w:w="2726" w:type="dxa"/>
                </w:tcPr>
                <w:p w14:paraId="763A7014"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 MB</w:t>
                  </w:r>
                </w:p>
              </w:tc>
              <w:tc>
                <w:tcPr>
                  <w:tcW w:w="2799" w:type="dxa"/>
                </w:tcPr>
                <w:p w14:paraId="3AEA9B03"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SEGIP</w:t>
                  </w:r>
                </w:p>
              </w:tc>
            </w:tr>
            <w:tr w:rsidR="008F0EB0" w:rsidRPr="00BD609B" w14:paraId="5540DC61" w14:textId="77777777" w:rsidTr="00AD5760">
              <w:trPr>
                <w:trHeight w:val="264"/>
              </w:trPr>
              <w:tc>
                <w:tcPr>
                  <w:tcW w:w="3349" w:type="dxa"/>
                </w:tcPr>
                <w:p w14:paraId="051ABDB0"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Certificado Nacimiento</w:t>
                  </w:r>
                </w:p>
              </w:tc>
              <w:tc>
                <w:tcPr>
                  <w:tcW w:w="2726" w:type="dxa"/>
                </w:tcPr>
                <w:p w14:paraId="6DEBB55E"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2 MB</w:t>
                  </w:r>
                </w:p>
              </w:tc>
              <w:tc>
                <w:tcPr>
                  <w:tcW w:w="2799" w:type="dxa"/>
                </w:tcPr>
                <w:p w14:paraId="0699CC57" w14:textId="77777777" w:rsidR="008F0EB0" w:rsidRPr="00BD609B" w:rsidRDefault="008F0EB0" w:rsidP="00AD5760">
                  <w:pPr>
                    <w:rPr>
                      <w:rFonts w:cs="Arial"/>
                      <w:i/>
                      <w:color w:val="000000"/>
                      <w:sz w:val="16"/>
                      <w:szCs w:val="16"/>
                      <w:lang w:eastAsia="es-BO"/>
                    </w:rPr>
                  </w:pPr>
                  <w:r w:rsidRPr="00BD609B">
                    <w:rPr>
                      <w:rFonts w:cs="Arial"/>
                      <w:i/>
                      <w:color w:val="000000"/>
                      <w:sz w:val="16"/>
                      <w:szCs w:val="16"/>
                      <w:lang w:eastAsia="es-BO"/>
                    </w:rPr>
                    <w:t>SERECI</w:t>
                  </w:r>
                </w:p>
              </w:tc>
            </w:tr>
          </w:tbl>
          <w:p w14:paraId="3453469D" w14:textId="77777777" w:rsidR="008F0EB0" w:rsidRPr="00BD609B" w:rsidRDefault="008F0EB0" w:rsidP="00AD5760">
            <w:pPr>
              <w:rPr>
                <w:rFonts w:cs="Arial"/>
                <w:color w:val="000000"/>
                <w:sz w:val="16"/>
                <w:szCs w:val="16"/>
                <w:lang w:eastAsia="es-BO"/>
              </w:rPr>
            </w:pPr>
          </w:p>
        </w:tc>
      </w:tr>
      <w:tr w:rsidR="008F0EB0" w:rsidRPr="00BD609B" w14:paraId="1A620015" w14:textId="77777777" w:rsidTr="00AD5760">
        <w:trPr>
          <w:gridAfter w:val="1"/>
          <w:wAfter w:w="146" w:type="dxa"/>
          <w:trHeight w:val="630"/>
        </w:trPr>
        <w:tc>
          <w:tcPr>
            <w:tcW w:w="9024" w:type="dxa"/>
            <w:gridSpan w:val="11"/>
            <w:tcBorders>
              <w:top w:val="single" w:sz="4" w:space="0" w:color="auto"/>
              <w:left w:val="single" w:sz="4" w:space="0" w:color="auto"/>
              <w:bottom w:val="single" w:sz="4" w:space="0" w:color="auto"/>
              <w:right w:val="single" w:sz="4" w:space="0" w:color="auto"/>
            </w:tcBorders>
            <w:shd w:val="clear" w:color="auto" w:fill="D6E3BC" w:themeFill="accent3" w:themeFillTint="66"/>
            <w:vAlign w:val="center"/>
          </w:tcPr>
          <w:p w14:paraId="2376A9EF" w14:textId="77777777" w:rsidR="008F0EB0" w:rsidRPr="00BD609B" w:rsidRDefault="008F0EB0" w:rsidP="00AD5760">
            <w:pPr>
              <w:rPr>
                <w:rFonts w:cs="Arial"/>
                <w:color w:val="000000"/>
                <w:sz w:val="16"/>
                <w:szCs w:val="16"/>
                <w:lang w:eastAsia="es-BO"/>
              </w:rPr>
            </w:pPr>
            <w:r>
              <w:rPr>
                <w:rFonts w:cs="Arial"/>
                <w:b/>
                <w:bCs/>
                <w:color w:val="000000"/>
                <w:sz w:val="16"/>
                <w:szCs w:val="16"/>
                <w:lang w:eastAsia="es-BO"/>
              </w:rPr>
              <w:t>17</w:t>
            </w:r>
            <w:r w:rsidRPr="00BD609B">
              <w:rPr>
                <w:rFonts w:cs="Arial"/>
                <w:b/>
                <w:bCs/>
                <w:color w:val="000000"/>
                <w:sz w:val="16"/>
                <w:szCs w:val="16"/>
                <w:lang w:eastAsia="es-BO"/>
              </w:rPr>
              <w:t>. ADJUNTE PARA CADA DATO DESCRITO EN EL DICCIONARIO DE DATOS (DE LAS PREGUNTAS 11 Y 13), DE CORRESPONDER SU PARAMÉTRICA ASOCIADA (CÓDIGO Y DESCRIPCIÓN).</w:t>
            </w:r>
            <w:r w:rsidRPr="00F073C2">
              <w:rPr>
                <w:rFonts w:cs="Arial"/>
                <w:b/>
                <w:bCs/>
                <w:color w:val="000000"/>
                <w:sz w:val="16"/>
                <w:szCs w:val="16"/>
                <w:lang w:eastAsia="es-BO"/>
              </w:rPr>
              <w:t xml:space="preserve"> </w:t>
            </w:r>
            <w:r w:rsidRPr="002A3AE0">
              <w:rPr>
                <w:rFonts w:cs="Arial"/>
                <w:b/>
                <w:bCs/>
                <w:color w:val="000000"/>
                <w:sz w:val="16"/>
                <w:szCs w:val="16"/>
                <w:lang w:eastAsia="es-BO"/>
              </w:rPr>
              <w:t>(En formato digital preferentemente Excel):</w:t>
            </w:r>
            <w:r w:rsidRPr="00BD609B">
              <w:rPr>
                <w:rFonts w:cs="Arial"/>
                <w:b/>
                <w:bCs/>
                <w:color w:val="000000"/>
                <w:sz w:val="16"/>
                <w:szCs w:val="16"/>
                <w:lang w:eastAsia="es-BO"/>
              </w:rPr>
              <w:t xml:space="preserve">  </w:t>
            </w:r>
          </w:p>
        </w:tc>
      </w:tr>
      <w:tr w:rsidR="008F0EB0" w:rsidRPr="00BD609B" w14:paraId="5B035217" w14:textId="77777777" w:rsidTr="00AD5760">
        <w:trPr>
          <w:gridAfter w:val="1"/>
          <w:wAfter w:w="146" w:type="dxa"/>
          <w:trHeight w:val="630"/>
        </w:trPr>
        <w:tc>
          <w:tcPr>
            <w:tcW w:w="9024"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CA9D954"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En el diccionario de datos considerar que de existir campos que impliquen la utilización de una paramétrica se las debe listar indicando el código y descripción.</w:t>
            </w:r>
          </w:p>
        </w:tc>
      </w:tr>
      <w:tr w:rsidR="008F0EB0" w:rsidRPr="00F073C2" w14:paraId="06968FE0"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702"/>
        </w:trPr>
        <w:tc>
          <w:tcPr>
            <w:tcW w:w="9024" w:type="dxa"/>
            <w:gridSpan w:val="11"/>
            <w:shd w:val="clear" w:color="auto" w:fill="D6E3BC" w:themeFill="accent3" w:themeFillTint="66"/>
          </w:tcPr>
          <w:p w14:paraId="29712FBF" w14:textId="77777777" w:rsidR="008F0EB0" w:rsidRPr="00F073C2" w:rsidRDefault="008F0EB0" w:rsidP="00AD5760">
            <w:pPr>
              <w:rPr>
                <w:rFonts w:cs="Arial"/>
                <w:b/>
                <w:bCs/>
                <w:color w:val="000000"/>
                <w:sz w:val="16"/>
                <w:szCs w:val="16"/>
                <w:lang w:eastAsia="es-BO"/>
              </w:rPr>
            </w:pPr>
            <w:r w:rsidRPr="00F073C2">
              <w:rPr>
                <w:rFonts w:cs="Arial"/>
                <w:b/>
                <w:bCs/>
                <w:color w:val="000000"/>
                <w:sz w:val="16"/>
                <w:szCs w:val="16"/>
                <w:lang w:eastAsia="es-BO"/>
              </w:rPr>
              <w:t>18. DETALLE  LO SIGUIENTE PARA EL REGISTRO DEL OPERADOR:</w:t>
            </w:r>
          </w:p>
          <w:p w14:paraId="764181BC" w14:textId="77777777" w:rsidR="008F0EB0" w:rsidRPr="00F073C2" w:rsidRDefault="008F0EB0" w:rsidP="008F0EB0">
            <w:pPr>
              <w:pStyle w:val="Prrafodelista"/>
              <w:numPr>
                <w:ilvl w:val="0"/>
                <w:numId w:val="15"/>
              </w:numPr>
              <w:ind w:left="426"/>
              <w:contextualSpacing/>
              <w:rPr>
                <w:rFonts w:cs="Arial"/>
                <w:b/>
                <w:bCs/>
                <w:color w:val="000000"/>
                <w:sz w:val="16"/>
                <w:szCs w:val="16"/>
                <w:lang w:eastAsia="es-BO"/>
              </w:rPr>
            </w:pPr>
            <w:r w:rsidRPr="00F073C2">
              <w:rPr>
                <w:rFonts w:cs="Arial"/>
                <w:b/>
                <w:bCs/>
                <w:color w:val="000000"/>
                <w:sz w:val="16"/>
                <w:szCs w:val="16"/>
                <w:lang w:eastAsia="es-BO"/>
              </w:rPr>
              <w:t>LA INFORMACIÓN CONTENIDA EN LA SOLICITUD (LISTADO DE DATOS, REQUISITOS, DOCUMENTOS ADJUNTOS).</w:t>
            </w:r>
          </w:p>
          <w:p w14:paraId="4A1AF0D9" w14:textId="77777777" w:rsidR="008F0EB0" w:rsidRPr="00F073C2" w:rsidRDefault="008F0EB0" w:rsidP="008F0EB0">
            <w:pPr>
              <w:pStyle w:val="Prrafodelista"/>
              <w:numPr>
                <w:ilvl w:val="0"/>
                <w:numId w:val="15"/>
              </w:numPr>
              <w:ind w:left="426"/>
              <w:contextualSpacing/>
              <w:rPr>
                <w:rFonts w:cs="Arial"/>
                <w:b/>
                <w:bCs/>
                <w:color w:val="000000"/>
                <w:sz w:val="16"/>
                <w:szCs w:val="16"/>
                <w:lang w:eastAsia="es-BO"/>
              </w:rPr>
            </w:pPr>
            <w:r w:rsidRPr="00F073C2">
              <w:rPr>
                <w:rFonts w:cs="Arial"/>
                <w:b/>
                <w:bCs/>
                <w:color w:val="000000"/>
                <w:sz w:val="16"/>
                <w:szCs w:val="16"/>
                <w:lang w:eastAsia="es-BO"/>
              </w:rPr>
              <w:t xml:space="preserve">EL DIAGRAMA DE FLUJO DE PROCESO (EN FORMATO BPMN) DE LA SOLICITUD Y  REGISTRO DE OPERADORES, IDENTIFICANDO: PROCESOS MANUALES (SIN USO DE SISTEMA) Y LOS ACTORES QUE LO REALIZAN. </w:t>
            </w:r>
          </w:p>
        </w:tc>
      </w:tr>
      <w:tr w:rsidR="008F0EB0" w:rsidRPr="00F073C2" w14:paraId="5C1A2C2C"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264"/>
        </w:trPr>
        <w:tc>
          <w:tcPr>
            <w:tcW w:w="9024" w:type="dxa"/>
            <w:gridSpan w:val="11"/>
          </w:tcPr>
          <w:p w14:paraId="591A2C16" w14:textId="77777777" w:rsidR="008F0EB0" w:rsidRPr="00F073C2" w:rsidRDefault="008F0EB0" w:rsidP="00AD5760">
            <w:pPr>
              <w:rPr>
                <w:rFonts w:cs="Arial"/>
                <w:i/>
                <w:iCs/>
                <w:color w:val="000000"/>
                <w:sz w:val="16"/>
                <w:szCs w:val="16"/>
                <w:lang w:eastAsia="es-BO"/>
              </w:rPr>
            </w:pPr>
            <w:r w:rsidRPr="00F073C2">
              <w:rPr>
                <w:rFonts w:cs="Arial"/>
                <w:i/>
                <w:iCs/>
                <w:color w:val="000000"/>
                <w:sz w:val="16"/>
                <w:szCs w:val="16"/>
                <w:lang w:eastAsia="es-BO"/>
              </w:rPr>
              <w:t>*Nota: remitir la información en formato digital (preferentemente en formato EXCEL)</w:t>
            </w:r>
          </w:p>
        </w:tc>
      </w:tr>
      <w:tr w:rsidR="008F0EB0" w:rsidRPr="00F073C2" w14:paraId="5B922E2D"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1245"/>
        </w:trPr>
        <w:tc>
          <w:tcPr>
            <w:tcW w:w="9024" w:type="dxa"/>
            <w:gridSpan w:val="11"/>
            <w:shd w:val="clear" w:color="auto" w:fill="D6E3BC" w:themeFill="accent3" w:themeFillTint="66"/>
          </w:tcPr>
          <w:p w14:paraId="731D6833" w14:textId="77777777" w:rsidR="008F0EB0" w:rsidRPr="00F073C2" w:rsidRDefault="008F0EB0" w:rsidP="00AD5760">
            <w:pPr>
              <w:rPr>
                <w:rFonts w:cs="Arial"/>
                <w:b/>
                <w:bCs/>
                <w:color w:val="000000"/>
                <w:sz w:val="16"/>
                <w:szCs w:val="16"/>
                <w:lang w:eastAsia="es-BO"/>
              </w:rPr>
            </w:pPr>
            <w:r w:rsidRPr="00F073C2">
              <w:rPr>
                <w:rFonts w:cs="Arial"/>
                <w:b/>
                <w:bCs/>
                <w:color w:val="000000"/>
                <w:sz w:val="16"/>
                <w:szCs w:val="16"/>
                <w:lang w:eastAsia="es-BO"/>
              </w:rPr>
              <w:lastRenderedPageBreak/>
              <w:t xml:space="preserve">19. DETALLE  POR </w:t>
            </w:r>
            <w:r>
              <w:rPr>
                <w:rFonts w:cs="Arial"/>
                <w:b/>
                <w:bCs/>
                <w:color w:val="000000"/>
                <w:sz w:val="16"/>
                <w:szCs w:val="16"/>
                <w:lang w:eastAsia="es-BO"/>
              </w:rPr>
              <w:t>CADA DOCUMENTO QUE EMITE (AP,C</w:t>
            </w:r>
            <w:r w:rsidRPr="00F073C2">
              <w:rPr>
                <w:rFonts w:cs="Arial"/>
                <w:b/>
                <w:bCs/>
                <w:color w:val="000000"/>
                <w:sz w:val="16"/>
                <w:szCs w:val="16"/>
                <w:lang w:eastAsia="es-BO"/>
              </w:rPr>
              <w:t>,O):</w:t>
            </w:r>
          </w:p>
          <w:p w14:paraId="4A337306" w14:textId="77777777" w:rsidR="008F0EB0" w:rsidRPr="00F073C2" w:rsidRDefault="008F0EB0" w:rsidP="008F0EB0">
            <w:pPr>
              <w:pStyle w:val="Prrafodelista"/>
              <w:numPr>
                <w:ilvl w:val="0"/>
                <w:numId w:val="16"/>
              </w:numPr>
              <w:ind w:left="426"/>
              <w:contextualSpacing/>
              <w:rPr>
                <w:rFonts w:cs="Arial"/>
                <w:b/>
                <w:bCs/>
                <w:color w:val="000000"/>
                <w:sz w:val="16"/>
                <w:szCs w:val="16"/>
                <w:lang w:eastAsia="es-BO"/>
              </w:rPr>
            </w:pPr>
            <w:r w:rsidRPr="00F073C2">
              <w:rPr>
                <w:rFonts w:cs="Arial"/>
                <w:b/>
                <w:bCs/>
                <w:color w:val="000000"/>
                <w:sz w:val="16"/>
                <w:szCs w:val="16"/>
                <w:lang w:eastAsia="es-BO"/>
              </w:rPr>
              <w:t>LA INFORMACIÓN CONTENIDA EN LA SOLICITUD (LISTADO DE DATOS, REQUISITOS, DOCUMENTOS ADJUNTOS).</w:t>
            </w:r>
          </w:p>
          <w:p w14:paraId="32D088D1" w14:textId="77777777" w:rsidR="008F0EB0" w:rsidRPr="00F073C2" w:rsidRDefault="008F0EB0" w:rsidP="008F0EB0">
            <w:pPr>
              <w:pStyle w:val="Prrafodelista"/>
              <w:numPr>
                <w:ilvl w:val="0"/>
                <w:numId w:val="16"/>
              </w:numPr>
              <w:ind w:left="426"/>
              <w:contextualSpacing/>
              <w:rPr>
                <w:rFonts w:cs="Arial"/>
                <w:b/>
                <w:bCs/>
                <w:color w:val="000000"/>
                <w:sz w:val="16"/>
                <w:szCs w:val="16"/>
                <w:lang w:eastAsia="es-BO"/>
              </w:rPr>
            </w:pPr>
            <w:r w:rsidRPr="00F073C2">
              <w:rPr>
                <w:rFonts w:cs="Arial"/>
                <w:b/>
                <w:bCs/>
                <w:color w:val="000000"/>
                <w:sz w:val="16"/>
                <w:szCs w:val="16"/>
                <w:lang w:eastAsia="es-BO"/>
              </w:rPr>
              <w:t>LA INFORMACIÓN CONTENIDA EN CADA DOCUMENTO EMITIDO (LISTADO DE DATOS), Y</w:t>
            </w:r>
          </w:p>
          <w:p w14:paraId="051D9963" w14:textId="77777777" w:rsidR="008F0EB0" w:rsidRPr="00F073C2" w:rsidRDefault="008F0EB0" w:rsidP="008F0EB0">
            <w:pPr>
              <w:pStyle w:val="Prrafodelista"/>
              <w:numPr>
                <w:ilvl w:val="0"/>
                <w:numId w:val="16"/>
              </w:numPr>
              <w:ind w:left="426"/>
              <w:contextualSpacing/>
              <w:rPr>
                <w:rFonts w:cs="Arial"/>
                <w:b/>
                <w:bCs/>
                <w:color w:val="000000"/>
                <w:sz w:val="16"/>
                <w:szCs w:val="16"/>
                <w:lang w:eastAsia="es-BO"/>
              </w:rPr>
            </w:pPr>
            <w:r w:rsidRPr="00F073C2">
              <w:rPr>
                <w:rFonts w:cs="Arial"/>
                <w:b/>
                <w:bCs/>
                <w:color w:val="000000"/>
                <w:sz w:val="16"/>
                <w:szCs w:val="16"/>
                <w:lang w:eastAsia="es-BO"/>
              </w:rPr>
              <w:t>LOS FORMATOS DE IMPRESIÓN DE CADA UNO DE LOS DOCUMENTOS QUE EMITE</w:t>
            </w:r>
            <w:r w:rsidRPr="00F073C2">
              <w:rPr>
                <w:rFonts w:cs="Arial"/>
                <w:b/>
                <w:bCs/>
                <w:color w:val="000000"/>
                <w:sz w:val="16"/>
                <w:szCs w:val="16"/>
                <w:lang w:eastAsia="es-BO"/>
              </w:rPr>
              <w:br/>
              <w:t xml:space="preserve">EL DIAGRAMA DE FLUJO DE PROCESO (EN FORMATO BPMN), </w:t>
            </w:r>
            <w:r>
              <w:rPr>
                <w:rFonts w:cs="Arial"/>
                <w:b/>
                <w:bCs/>
                <w:color w:val="000000"/>
                <w:sz w:val="16"/>
                <w:szCs w:val="16"/>
                <w:lang w:eastAsia="es-BO"/>
              </w:rPr>
              <w:t>SOLICITUD Y EMISIÓN DE AP, C,</w:t>
            </w:r>
            <w:r w:rsidRPr="00F073C2">
              <w:rPr>
                <w:rFonts w:cs="Arial"/>
                <w:b/>
                <w:bCs/>
                <w:color w:val="000000"/>
                <w:sz w:val="16"/>
                <w:szCs w:val="16"/>
                <w:lang w:eastAsia="es-BO"/>
              </w:rPr>
              <w:t xml:space="preserve"> O; IDENTIFICANDO: PROCESOS MANUALES (SIN USO DE SISTEMA) Y LOS ACTORES QUE LO REALIZAN. </w:t>
            </w:r>
          </w:p>
        </w:tc>
      </w:tr>
      <w:tr w:rsidR="008F0EB0" w:rsidRPr="00F073C2" w14:paraId="7D19BDA2"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132"/>
        </w:trPr>
        <w:tc>
          <w:tcPr>
            <w:tcW w:w="9024" w:type="dxa"/>
            <w:gridSpan w:val="11"/>
          </w:tcPr>
          <w:p w14:paraId="12024B91" w14:textId="77777777" w:rsidR="008F0EB0" w:rsidRPr="00F073C2" w:rsidRDefault="008F0EB0" w:rsidP="00AD5760">
            <w:pPr>
              <w:rPr>
                <w:rFonts w:cs="Arial"/>
                <w:i/>
                <w:iCs/>
                <w:color w:val="000000"/>
                <w:sz w:val="16"/>
                <w:szCs w:val="16"/>
                <w:lang w:eastAsia="es-BO"/>
              </w:rPr>
            </w:pPr>
            <w:r w:rsidRPr="00F073C2">
              <w:rPr>
                <w:rFonts w:cs="Arial"/>
                <w:i/>
                <w:iCs/>
                <w:color w:val="000000"/>
                <w:sz w:val="16"/>
                <w:szCs w:val="16"/>
                <w:lang w:eastAsia="es-BO"/>
              </w:rPr>
              <w:t>*Nota: remitir la información en formato digital (preferentemente en formato EXCEL)</w:t>
            </w:r>
          </w:p>
        </w:tc>
      </w:tr>
      <w:tr w:rsidR="008F0EB0" w:rsidRPr="002705DE" w14:paraId="39BDD520"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260"/>
        </w:trPr>
        <w:tc>
          <w:tcPr>
            <w:tcW w:w="9024" w:type="dxa"/>
            <w:gridSpan w:val="11"/>
            <w:shd w:val="clear" w:color="auto" w:fill="D6E3BC" w:themeFill="accent3" w:themeFillTint="66"/>
          </w:tcPr>
          <w:p w14:paraId="5F8CE663" w14:textId="77777777" w:rsidR="008F0EB0" w:rsidRPr="002705DE" w:rsidRDefault="008F0EB0" w:rsidP="00AD5760">
            <w:pPr>
              <w:shd w:val="clear" w:color="auto" w:fill="D6E3BC" w:themeFill="accent3" w:themeFillTint="66"/>
              <w:rPr>
                <w:rFonts w:cs="Arial"/>
                <w:b/>
                <w:bCs/>
                <w:color w:val="000000"/>
                <w:sz w:val="16"/>
                <w:szCs w:val="16"/>
                <w:lang w:eastAsia="es-BO"/>
              </w:rPr>
            </w:pPr>
            <w:r w:rsidRPr="002705DE">
              <w:rPr>
                <w:rFonts w:cs="Arial"/>
                <w:b/>
                <w:bCs/>
                <w:color w:val="000000"/>
                <w:sz w:val="16"/>
                <w:szCs w:val="16"/>
                <w:lang w:eastAsia="es-BO"/>
              </w:rPr>
              <w:t>20. COBERTURA GEOGRÁFICA</w:t>
            </w:r>
            <w:r w:rsidRPr="002705DE">
              <w:rPr>
                <w:sz w:val="16"/>
                <w:szCs w:val="16"/>
              </w:rPr>
              <w:t xml:space="preserve">: </w:t>
            </w:r>
            <w:r>
              <w:rPr>
                <w:sz w:val="16"/>
                <w:szCs w:val="16"/>
              </w:rPr>
              <w:t>Señalar</w:t>
            </w:r>
            <w:r w:rsidRPr="000C1FBC">
              <w:rPr>
                <w:sz w:val="16"/>
                <w:szCs w:val="16"/>
              </w:rPr>
              <w:t xml:space="preserve"> el alcance territorial para la atención del trámite APCO, especificando si este puede ser gestionado o emitido a nivel nacional, únicamente en determinados departamentos o exclusivamente en puntos específicos</w:t>
            </w:r>
            <w:r>
              <w:rPr>
                <w:sz w:val="16"/>
                <w:szCs w:val="16"/>
              </w:rPr>
              <w:t>.</w:t>
            </w:r>
          </w:p>
          <w:tbl>
            <w:tblPr>
              <w:tblStyle w:val="Tablaconcuadrcula"/>
              <w:tblW w:w="8708" w:type="dxa"/>
              <w:tblLook w:val="04A0" w:firstRow="1" w:lastRow="0" w:firstColumn="1" w:lastColumn="0" w:noHBand="0" w:noVBand="1"/>
            </w:tblPr>
            <w:tblGrid>
              <w:gridCol w:w="3309"/>
              <w:gridCol w:w="1550"/>
              <w:gridCol w:w="3849"/>
            </w:tblGrid>
            <w:tr w:rsidR="008F0EB0" w:rsidRPr="00F073C2" w14:paraId="5F4605EE" w14:textId="77777777" w:rsidTr="00AD5760">
              <w:trPr>
                <w:trHeight w:val="179"/>
              </w:trPr>
              <w:tc>
                <w:tcPr>
                  <w:tcW w:w="33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6F4B97" w14:textId="77777777" w:rsidR="008F0EB0" w:rsidRPr="002705DE" w:rsidRDefault="008F0EB0" w:rsidP="00AD5760">
                  <w:pPr>
                    <w:shd w:val="clear" w:color="auto" w:fill="FFFFFF" w:themeFill="background1"/>
                    <w:jc w:val="center"/>
                    <w:rPr>
                      <w:b/>
                      <w:sz w:val="16"/>
                      <w:szCs w:val="16"/>
                      <w:lang w:val="en-US" w:eastAsia="en-US"/>
                    </w:rPr>
                  </w:pPr>
                  <w:r w:rsidRPr="002705DE">
                    <w:rPr>
                      <w:b/>
                      <w:sz w:val="16"/>
                      <w:szCs w:val="16"/>
                    </w:rPr>
                    <w:t>COBERTURA</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B3C1B6" w14:textId="77777777" w:rsidR="008F0EB0" w:rsidRPr="002705DE" w:rsidRDefault="008F0EB0" w:rsidP="00AD5760">
                  <w:pPr>
                    <w:shd w:val="clear" w:color="auto" w:fill="FFFFFF" w:themeFill="background1"/>
                    <w:jc w:val="center"/>
                    <w:rPr>
                      <w:b/>
                      <w:sz w:val="16"/>
                      <w:szCs w:val="16"/>
                      <w:lang w:val="en-US" w:eastAsia="en-US"/>
                    </w:rPr>
                  </w:pPr>
                  <w:r w:rsidRPr="002705DE">
                    <w:rPr>
                      <w:b/>
                      <w:sz w:val="16"/>
                      <w:szCs w:val="16"/>
                    </w:rPr>
                    <w:t>SI/NO</w:t>
                  </w:r>
                </w:p>
              </w:tc>
              <w:tc>
                <w:tcPr>
                  <w:tcW w:w="3849" w:type="dxa"/>
                  <w:tcBorders>
                    <w:top w:val="single" w:sz="4" w:space="0" w:color="auto"/>
                    <w:left w:val="single" w:sz="4" w:space="0" w:color="auto"/>
                    <w:bottom w:val="single" w:sz="4" w:space="0" w:color="auto"/>
                    <w:right w:val="single" w:sz="4" w:space="0" w:color="auto"/>
                  </w:tcBorders>
                  <w:shd w:val="clear" w:color="auto" w:fill="FFFFFF" w:themeFill="background1"/>
                </w:tcPr>
                <w:p w14:paraId="061B4580" w14:textId="77777777" w:rsidR="008F0EB0" w:rsidRPr="002705DE" w:rsidRDefault="008F0EB0" w:rsidP="00AD5760">
                  <w:pPr>
                    <w:shd w:val="clear" w:color="auto" w:fill="FFFFFF" w:themeFill="background1"/>
                    <w:jc w:val="center"/>
                    <w:rPr>
                      <w:b/>
                      <w:sz w:val="16"/>
                      <w:szCs w:val="16"/>
                      <w:lang w:val="en-US" w:eastAsia="en-US"/>
                    </w:rPr>
                  </w:pPr>
                  <w:r>
                    <w:rPr>
                      <w:b/>
                      <w:sz w:val="16"/>
                      <w:szCs w:val="16"/>
                      <w:lang w:val="en-US" w:eastAsia="en-US"/>
                    </w:rPr>
                    <w:t>DETALLE</w:t>
                  </w:r>
                </w:p>
              </w:tc>
            </w:tr>
            <w:tr w:rsidR="008F0EB0" w:rsidRPr="00F073C2" w14:paraId="66671B3A" w14:textId="77777777" w:rsidTr="00AD5760">
              <w:trPr>
                <w:trHeight w:val="726"/>
              </w:trPr>
              <w:tc>
                <w:tcPr>
                  <w:tcW w:w="33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5E71C6" w14:textId="77777777" w:rsidR="008F0EB0" w:rsidRPr="002705DE" w:rsidRDefault="008F0EB0" w:rsidP="008F0EB0">
                  <w:pPr>
                    <w:pStyle w:val="Prrafodelista"/>
                    <w:numPr>
                      <w:ilvl w:val="0"/>
                      <w:numId w:val="16"/>
                    </w:numPr>
                    <w:shd w:val="clear" w:color="auto" w:fill="FFFFFF" w:themeFill="background1"/>
                    <w:ind w:left="171" w:hanging="142"/>
                    <w:rPr>
                      <w:sz w:val="16"/>
                      <w:szCs w:val="16"/>
                      <w:lang w:eastAsia="en-US"/>
                    </w:rPr>
                  </w:pPr>
                  <w:r w:rsidRPr="002705DE">
                    <w:rPr>
                      <w:b/>
                      <w:sz w:val="16"/>
                      <w:szCs w:val="16"/>
                    </w:rPr>
                    <w:t>NACIONAL</w:t>
                  </w:r>
                  <w:r w:rsidRPr="002705DE">
                    <w:rPr>
                      <w:sz w:val="16"/>
                      <w:szCs w:val="16"/>
                    </w:rPr>
                    <w:t xml:space="preserve"> (El trámite APCO se emite </w:t>
                  </w:r>
                  <w:r>
                    <w:rPr>
                      <w:sz w:val="16"/>
                      <w:szCs w:val="16"/>
                    </w:rPr>
                    <w:t>en todo el territorio nacional)</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E3F8B80" w14:textId="77777777" w:rsidR="008F0EB0" w:rsidRPr="002705DE" w:rsidRDefault="008F0EB0" w:rsidP="00AD5760">
                  <w:pPr>
                    <w:shd w:val="clear" w:color="auto" w:fill="FFFFFF" w:themeFill="background1"/>
                    <w:jc w:val="center"/>
                    <w:rPr>
                      <w:sz w:val="16"/>
                      <w:szCs w:val="16"/>
                      <w:lang w:val="es-ES" w:eastAsia="en-US"/>
                    </w:rPr>
                  </w:pPr>
                  <w:r>
                    <w:rPr>
                      <w:sz w:val="16"/>
                      <w:szCs w:val="16"/>
                      <w:lang w:eastAsia="en-US"/>
                    </w:rPr>
                    <w:t>SI</w:t>
                  </w:r>
                </w:p>
              </w:tc>
              <w:tc>
                <w:tcPr>
                  <w:tcW w:w="3849" w:type="dxa"/>
                  <w:tcBorders>
                    <w:top w:val="single" w:sz="4" w:space="0" w:color="auto"/>
                    <w:left w:val="single" w:sz="4" w:space="0" w:color="auto"/>
                    <w:bottom w:val="single" w:sz="4" w:space="0" w:color="auto"/>
                    <w:right w:val="single" w:sz="4" w:space="0" w:color="auto"/>
                  </w:tcBorders>
                  <w:shd w:val="clear" w:color="auto" w:fill="FFFFFF" w:themeFill="background1"/>
                </w:tcPr>
                <w:p w14:paraId="16D78DC9" w14:textId="77777777" w:rsidR="008F0EB0" w:rsidRPr="006936B7" w:rsidRDefault="008F0EB0" w:rsidP="00AD5760">
                  <w:pPr>
                    <w:shd w:val="clear" w:color="auto" w:fill="FFFFFF" w:themeFill="background1"/>
                    <w:rPr>
                      <w:sz w:val="16"/>
                      <w:szCs w:val="16"/>
                      <w:lang w:eastAsia="en-US"/>
                    </w:rPr>
                  </w:pPr>
                  <w:r>
                    <w:rPr>
                      <w:sz w:val="16"/>
                      <w:szCs w:val="16"/>
                    </w:rPr>
                    <w:t xml:space="preserve">Atención del trámite  en todo el territorio nacional </w:t>
                  </w:r>
                  <w:r w:rsidRPr="006755B5">
                    <w:rPr>
                      <w:sz w:val="16"/>
                      <w:szCs w:val="16"/>
                    </w:rPr>
                    <w:t>cubriendo los 9 departamentos</w:t>
                  </w:r>
                  <w:r>
                    <w:rPr>
                      <w:sz w:val="16"/>
                      <w:szCs w:val="16"/>
                    </w:rPr>
                    <w:t>.</w:t>
                  </w:r>
                </w:p>
              </w:tc>
            </w:tr>
            <w:tr w:rsidR="008F0EB0" w:rsidRPr="00F073C2" w14:paraId="376575DF" w14:textId="77777777" w:rsidTr="00AD5760">
              <w:trPr>
                <w:trHeight w:val="547"/>
              </w:trPr>
              <w:tc>
                <w:tcPr>
                  <w:tcW w:w="33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8C7DA7" w14:textId="77777777" w:rsidR="008F0EB0" w:rsidRPr="002705DE" w:rsidRDefault="008F0EB0" w:rsidP="008F0EB0">
                  <w:pPr>
                    <w:pStyle w:val="Prrafodelista"/>
                    <w:numPr>
                      <w:ilvl w:val="0"/>
                      <w:numId w:val="16"/>
                    </w:numPr>
                    <w:shd w:val="clear" w:color="auto" w:fill="FFFFFF" w:themeFill="background1"/>
                    <w:ind w:left="171" w:hanging="171"/>
                    <w:rPr>
                      <w:sz w:val="16"/>
                      <w:szCs w:val="16"/>
                      <w:lang w:val="en-US" w:eastAsia="en-US"/>
                    </w:rPr>
                  </w:pPr>
                  <w:r w:rsidRPr="002705DE">
                    <w:rPr>
                      <w:b/>
                      <w:sz w:val="16"/>
                      <w:szCs w:val="16"/>
                    </w:rPr>
                    <w:t>DEPARTAMENTAL</w:t>
                  </w:r>
                  <w:r w:rsidRPr="002705DE">
                    <w:rPr>
                      <w:sz w:val="16"/>
                      <w:szCs w:val="16"/>
                    </w:rPr>
                    <w:t xml:space="preserve"> (Solo puede emitirse o tramitarse en determinados de</w:t>
                  </w:r>
                  <w:r>
                    <w:rPr>
                      <w:sz w:val="16"/>
                      <w:szCs w:val="16"/>
                    </w:rPr>
                    <w:t>partamentos. Especificar cuáles)</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4BD33A1" w14:textId="77777777" w:rsidR="008F0EB0" w:rsidRPr="002705DE" w:rsidRDefault="008F0EB0" w:rsidP="00AD5760">
                  <w:pPr>
                    <w:shd w:val="clear" w:color="auto" w:fill="FFFFFF" w:themeFill="background1"/>
                    <w:jc w:val="center"/>
                    <w:rPr>
                      <w:sz w:val="16"/>
                      <w:szCs w:val="16"/>
                      <w:lang w:val="en-US" w:eastAsia="en-US"/>
                    </w:rPr>
                  </w:pPr>
                  <w:r>
                    <w:rPr>
                      <w:sz w:val="16"/>
                      <w:szCs w:val="16"/>
                      <w:lang w:val="en-US" w:eastAsia="en-US"/>
                    </w:rPr>
                    <w:t>SI</w:t>
                  </w:r>
                </w:p>
              </w:tc>
              <w:tc>
                <w:tcPr>
                  <w:tcW w:w="3849" w:type="dxa"/>
                  <w:tcBorders>
                    <w:top w:val="single" w:sz="4" w:space="0" w:color="auto"/>
                    <w:left w:val="single" w:sz="4" w:space="0" w:color="auto"/>
                    <w:bottom w:val="single" w:sz="4" w:space="0" w:color="auto"/>
                    <w:right w:val="single" w:sz="4" w:space="0" w:color="auto"/>
                  </w:tcBorders>
                  <w:shd w:val="clear" w:color="auto" w:fill="FFFFFF" w:themeFill="background1"/>
                </w:tcPr>
                <w:p w14:paraId="797277A9" w14:textId="77777777" w:rsidR="008F0EB0" w:rsidRPr="006750E4" w:rsidRDefault="008F0EB0" w:rsidP="00AD5760">
                  <w:pPr>
                    <w:shd w:val="clear" w:color="auto" w:fill="FFFFFF" w:themeFill="background1"/>
                    <w:rPr>
                      <w:sz w:val="16"/>
                      <w:szCs w:val="16"/>
                      <w:lang w:eastAsia="en-US"/>
                    </w:rPr>
                  </w:pPr>
                  <w:r w:rsidRPr="006755B5">
                    <w:rPr>
                      <w:sz w:val="16"/>
                      <w:szCs w:val="16"/>
                    </w:rPr>
                    <w:t>Ámbito departamental habilitado</w:t>
                  </w:r>
                  <w:r>
                    <w:rPr>
                      <w:sz w:val="16"/>
                      <w:szCs w:val="16"/>
                    </w:rPr>
                    <w:t>, por ejemplo</w:t>
                  </w:r>
                  <w:r w:rsidRPr="006755B5">
                    <w:rPr>
                      <w:sz w:val="16"/>
                      <w:szCs w:val="16"/>
                    </w:rPr>
                    <w:t xml:space="preserve"> en La Paz, Oruro y Potosí.</w:t>
                  </w:r>
                </w:p>
              </w:tc>
            </w:tr>
            <w:tr w:rsidR="008F0EB0" w:rsidRPr="00F073C2" w14:paraId="2633F90B" w14:textId="77777777" w:rsidTr="00AD5760">
              <w:trPr>
                <w:trHeight w:val="1094"/>
              </w:trPr>
              <w:tc>
                <w:tcPr>
                  <w:tcW w:w="3309"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67C002" w14:textId="77777777" w:rsidR="008F0EB0" w:rsidRPr="006755B5" w:rsidRDefault="008F0EB0" w:rsidP="008F0EB0">
                  <w:pPr>
                    <w:pStyle w:val="Prrafodelista"/>
                    <w:numPr>
                      <w:ilvl w:val="0"/>
                      <w:numId w:val="16"/>
                    </w:numPr>
                    <w:shd w:val="clear" w:color="auto" w:fill="FFFFFF" w:themeFill="background1"/>
                    <w:ind w:left="243" w:hanging="243"/>
                    <w:rPr>
                      <w:sz w:val="16"/>
                      <w:szCs w:val="16"/>
                    </w:rPr>
                  </w:pPr>
                  <w:r w:rsidRPr="002705DE">
                    <w:rPr>
                      <w:b/>
                      <w:sz w:val="16"/>
                      <w:szCs w:val="16"/>
                    </w:rPr>
                    <w:t>PUNTO ESPECÍFICO</w:t>
                  </w:r>
                  <w:r w:rsidRPr="002705DE">
                    <w:rPr>
                      <w:sz w:val="16"/>
                      <w:szCs w:val="16"/>
                    </w:rPr>
                    <w:t xml:space="preserve"> (Solo se emite/tramita en</w:t>
                  </w:r>
                  <w:r w:rsidRPr="006755B5">
                    <w:rPr>
                      <w:sz w:val="16"/>
                      <w:szCs w:val="16"/>
                    </w:rPr>
                    <w:t xml:space="preserve"> fron</w:t>
                  </w:r>
                  <w:r>
                    <w:rPr>
                      <w:sz w:val="16"/>
                      <w:szCs w:val="16"/>
                    </w:rPr>
                    <w:t>teras, puertos, aeropuertos del</w:t>
                  </w:r>
                  <w:r w:rsidRPr="006755B5">
                    <w:rPr>
                      <w:sz w:val="16"/>
                      <w:szCs w:val="16"/>
                    </w:rPr>
                    <w:t xml:space="preserve"> país</w:t>
                  </w:r>
                  <w:r>
                    <w:rPr>
                      <w:sz w:val="16"/>
                      <w:szCs w:val="16"/>
                    </w:rPr>
                    <w:t xml:space="preserve"> u otros. especificar cuáles) </w:t>
                  </w:r>
                </w:p>
              </w:tc>
              <w:tc>
                <w:tcPr>
                  <w:tcW w:w="1550"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93DD7F5" w14:textId="77777777" w:rsidR="008F0EB0" w:rsidRPr="002705DE" w:rsidRDefault="008F0EB0" w:rsidP="00AD5760">
                  <w:pPr>
                    <w:shd w:val="clear" w:color="auto" w:fill="FFFFFF" w:themeFill="background1"/>
                    <w:jc w:val="center"/>
                    <w:rPr>
                      <w:sz w:val="16"/>
                      <w:szCs w:val="16"/>
                      <w:lang w:val="es-ES" w:eastAsia="en-US"/>
                    </w:rPr>
                  </w:pPr>
                  <w:r>
                    <w:rPr>
                      <w:sz w:val="16"/>
                      <w:szCs w:val="16"/>
                      <w:lang w:eastAsia="en-US"/>
                    </w:rPr>
                    <w:t>SI</w:t>
                  </w:r>
                </w:p>
              </w:tc>
              <w:tc>
                <w:tcPr>
                  <w:tcW w:w="3849" w:type="dxa"/>
                  <w:tcBorders>
                    <w:top w:val="single" w:sz="4" w:space="0" w:color="auto"/>
                    <w:left w:val="single" w:sz="4" w:space="0" w:color="auto"/>
                    <w:bottom w:val="single" w:sz="4" w:space="0" w:color="auto"/>
                    <w:right w:val="single" w:sz="4" w:space="0" w:color="auto"/>
                  </w:tcBorders>
                  <w:shd w:val="clear" w:color="auto" w:fill="FFFFFF" w:themeFill="background1"/>
                </w:tcPr>
                <w:p w14:paraId="24929391" w14:textId="77777777" w:rsidR="008F0EB0" w:rsidRPr="006936B7" w:rsidRDefault="008F0EB0" w:rsidP="00AD5760">
                  <w:pPr>
                    <w:shd w:val="clear" w:color="auto" w:fill="FFFFFF" w:themeFill="background1"/>
                    <w:rPr>
                      <w:sz w:val="16"/>
                      <w:szCs w:val="16"/>
                      <w:lang w:eastAsia="en-US"/>
                    </w:rPr>
                  </w:pPr>
                  <w:r w:rsidRPr="006755B5">
                    <w:rPr>
                      <w:sz w:val="16"/>
                      <w:szCs w:val="16"/>
                    </w:rPr>
                    <w:t>Habilitado en puntos específicos</w:t>
                  </w:r>
                  <w:r>
                    <w:rPr>
                      <w:sz w:val="16"/>
                      <w:szCs w:val="16"/>
                    </w:rPr>
                    <w:t xml:space="preserve">, </w:t>
                  </w:r>
                  <w:r w:rsidRPr="006755B5">
                    <w:rPr>
                      <w:sz w:val="16"/>
                      <w:szCs w:val="16"/>
                    </w:rPr>
                    <w:t>por ejemplo: Aeropuerto Internacional de El Alto, Puerto Suárez (Santa Cruz) y Guayaramerín (Beni)</w:t>
                  </w:r>
                  <w:r>
                    <w:rPr>
                      <w:sz w:val="16"/>
                      <w:szCs w:val="16"/>
                    </w:rPr>
                    <w:t>, Frontera Tambo Quemado.</w:t>
                  </w:r>
                </w:p>
              </w:tc>
            </w:tr>
          </w:tbl>
          <w:p w14:paraId="32E5ECE5" w14:textId="77777777" w:rsidR="008F0EB0" w:rsidRPr="002705DE" w:rsidRDefault="008F0EB0" w:rsidP="00AD5760">
            <w:pPr>
              <w:shd w:val="clear" w:color="auto" w:fill="FFFFFF" w:themeFill="background1"/>
              <w:rPr>
                <w:rFonts w:cs="Arial"/>
                <w:b/>
                <w:bCs/>
                <w:color w:val="000000"/>
                <w:sz w:val="16"/>
                <w:szCs w:val="16"/>
                <w:lang w:eastAsia="es-BO"/>
              </w:rPr>
            </w:pPr>
          </w:p>
        </w:tc>
      </w:tr>
      <w:tr w:rsidR="008F0EB0" w:rsidRPr="002705DE" w14:paraId="72BAFE49"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282"/>
        </w:trPr>
        <w:tc>
          <w:tcPr>
            <w:tcW w:w="9024" w:type="dxa"/>
            <w:gridSpan w:val="11"/>
            <w:shd w:val="clear" w:color="auto" w:fill="D6E3BC" w:themeFill="accent3" w:themeFillTint="66"/>
          </w:tcPr>
          <w:p w14:paraId="42A5EE7D" w14:textId="77777777" w:rsidR="008F0EB0" w:rsidRPr="002705DE" w:rsidRDefault="008F0EB0" w:rsidP="00AD5760">
            <w:pPr>
              <w:rPr>
                <w:rFonts w:cs="Arial"/>
                <w:b/>
                <w:bCs/>
                <w:color w:val="000000"/>
                <w:sz w:val="16"/>
                <w:szCs w:val="16"/>
                <w:lang w:eastAsia="es-BO"/>
              </w:rPr>
            </w:pPr>
            <w:r>
              <w:rPr>
                <w:rFonts w:cs="Arial"/>
                <w:b/>
                <w:bCs/>
                <w:color w:val="000000"/>
                <w:sz w:val="16"/>
                <w:szCs w:val="16"/>
                <w:lang w:eastAsia="es-BO"/>
              </w:rPr>
              <w:t>21</w:t>
            </w:r>
            <w:r w:rsidRPr="002705DE">
              <w:rPr>
                <w:rFonts w:cs="Arial"/>
                <w:b/>
                <w:bCs/>
                <w:color w:val="000000"/>
                <w:sz w:val="16"/>
                <w:szCs w:val="16"/>
                <w:lang w:eastAsia="es-BO"/>
              </w:rPr>
              <w:t xml:space="preserve">. DATOS ESTADÍSTICOS DE TRÁMITES APCO EMITIDOS </w:t>
            </w:r>
            <w:r w:rsidRPr="002705DE">
              <w:rPr>
                <w:sz w:val="16"/>
                <w:szCs w:val="16"/>
              </w:rPr>
              <w:t>Se debe registrar el número total de trámites APCO emitidos por la Entidad Pública Emisora (E</w:t>
            </w:r>
            <w:r>
              <w:rPr>
                <w:sz w:val="16"/>
                <w:szCs w:val="16"/>
              </w:rPr>
              <w:t>PE) durante los últimos dos (2</w:t>
            </w:r>
            <w:r w:rsidRPr="002705DE">
              <w:rPr>
                <w:sz w:val="16"/>
                <w:szCs w:val="16"/>
              </w:rPr>
              <w:t>) años, de forma anual.</w:t>
            </w:r>
          </w:p>
        </w:tc>
      </w:tr>
      <w:tr w:rsidR="008F0EB0" w:rsidRPr="00F073C2" w14:paraId="6C7978A4"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67"/>
        </w:trPr>
        <w:tc>
          <w:tcPr>
            <w:tcW w:w="3087" w:type="dxa"/>
            <w:gridSpan w:val="4"/>
          </w:tcPr>
          <w:p w14:paraId="0ABA1E4C" w14:textId="77777777" w:rsidR="008F0EB0" w:rsidRPr="00F073C2" w:rsidRDefault="008F0EB0" w:rsidP="00AD5760">
            <w:pPr>
              <w:jc w:val="center"/>
              <w:rPr>
                <w:rFonts w:cs="Arial"/>
                <w:b/>
                <w:color w:val="000000"/>
                <w:sz w:val="16"/>
                <w:szCs w:val="16"/>
                <w:lang w:eastAsia="es-BO"/>
              </w:rPr>
            </w:pPr>
            <w:r w:rsidRPr="00F073C2">
              <w:rPr>
                <w:rFonts w:cs="Arial"/>
                <w:b/>
                <w:color w:val="000000"/>
                <w:sz w:val="16"/>
                <w:szCs w:val="16"/>
                <w:lang w:eastAsia="es-BO"/>
              </w:rPr>
              <w:t>AÑO</w:t>
            </w:r>
          </w:p>
        </w:tc>
        <w:tc>
          <w:tcPr>
            <w:tcW w:w="1496" w:type="dxa"/>
            <w:gridSpan w:val="3"/>
          </w:tcPr>
          <w:p w14:paraId="2129131E" w14:textId="77777777" w:rsidR="008F0EB0" w:rsidRPr="002705DE" w:rsidRDefault="008F0EB0" w:rsidP="00AD5760">
            <w:pPr>
              <w:jc w:val="center"/>
              <w:rPr>
                <w:rFonts w:cs="Arial"/>
                <w:b/>
                <w:color w:val="000000"/>
                <w:sz w:val="16"/>
                <w:szCs w:val="16"/>
                <w:lang w:eastAsia="es-BO"/>
              </w:rPr>
            </w:pPr>
            <w:r w:rsidRPr="002705DE">
              <w:rPr>
                <w:b/>
                <w:sz w:val="16"/>
                <w:szCs w:val="16"/>
              </w:rPr>
              <w:t>TIPO DE TRÁMITES APCO EMITIDOS</w:t>
            </w:r>
          </w:p>
        </w:tc>
        <w:tc>
          <w:tcPr>
            <w:tcW w:w="1643" w:type="dxa"/>
            <w:gridSpan w:val="3"/>
          </w:tcPr>
          <w:p w14:paraId="3FCF20A4" w14:textId="77777777" w:rsidR="008F0EB0" w:rsidRPr="002705DE" w:rsidRDefault="008F0EB0" w:rsidP="00AD5760">
            <w:pPr>
              <w:jc w:val="center"/>
              <w:rPr>
                <w:rFonts w:cs="Arial"/>
                <w:b/>
                <w:color w:val="000000"/>
                <w:sz w:val="16"/>
                <w:szCs w:val="16"/>
                <w:lang w:eastAsia="es-BO"/>
              </w:rPr>
            </w:pPr>
            <w:r w:rsidRPr="002705DE">
              <w:rPr>
                <w:b/>
                <w:sz w:val="16"/>
                <w:szCs w:val="16"/>
              </w:rPr>
              <w:t>CANTIDAD DE TRÁMITES APCO EMITIDOS</w:t>
            </w:r>
          </w:p>
        </w:tc>
        <w:tc>
          <w:tcPr>
            <w:tcW w:w="2798" w:type="dxa"/>
          </w:tcPr>
          <w:p w14:paraId="08241D02" w14:textId="77777777" w:rsidR="008F0EB0" w:rsidRPr="00F073C2" w:rsidRDefault="008F0EB0" w:rsidP="00AD5760">
            <w:pPr>
              <w:jc w:val="center"/>
              <w:rPr>
                <w:rFonts w:cs="Arial"/>
                <w:b/>
                <w:color w:val="000000"/>
                <w:sz w:val="16"/>
                <w:szCs w:val="16"/>
                <w:lang w:eastAsia="es-BO"/>
              </w:rPr>
            </w:pPr>
            <w:r w:rsidRPr="006755B5">
              <w:rPr>
                <w:b/>
                <w:color w:val="000000" w:themeColor="text1"/>
                <w:sz w:val="16"/>
                <w:szCs w:val="16"/>
              </w:rPr>
              <w:t>REPRESENTATIVIDAD  DEL TR</w:t>
            </w:r>
            <w:r>
              <w:rPr>
                <w:b/>
                <w:color w:val="000000" w:themeColor="text1"/>
                <w:sz w:val="16"/>
                <w:szCs w:val="16"/>
              </w:rPr>
              <w:t>Á</w:t>
            </w:r>
            <w:r w:rsidRPr="006755B5">
              <w:rPr>
                <w:b/>
                <w:color w:val="000000" w:themeColor="text1"/>
                <w:sz w:val="16"/>
                <w:szCs w:val="16"/>
              </w:rPr>
              <w:t>MITE EN PORCENTAJE % DEL TOTAL DE TRÁMITES EMITIDOS POR LA EPE</w:t>
            </w:r>
          </w:p>
        </w:tc>
      </w:tr>
      <w:tr w:rsidR="008F0EB0" w:rsidRPr="00F073C2" w14:paraId="02FEB807"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85"/>
        </w:trPr>
        <w:tc>
          <w:tcPr>
            <w:tcW w:w="3087" w:type="dxa"/>
            <w:gridSpan w:val="4"/>
            <w:vAlign w:val="center"/>
          </w:tcPr>
          <w:p w14:paraId="0B161E26" w14:textId="77777777" w:rsidR="008F0EB0" w:rsidRPr="00F073C2" w:rsidRDefault="008F0EB0" w:rsidP="00AD5760">
            <w:pPr>
              <w:jc w:val="center"/>
              <w:rPr>
                <w:rFonts w:cs="Arial"/>
                <w:color w:val="000000"/>
                <w:sz w:val="16"/>
                <w:szCs w:val="16"/>
                <w:lang w:eastAsia="es-BO"/>
              </w:rPr>
            </w:pPr>
            <w:r w:rsidRPr="00F073C2">
              <w:rPr>
                <w:sz w:val="16"/>
                <w:szCs w:val="16"/>
              </w:rPr>
              <w:t>2023</w:t>
            </w:r>
          </w:p>
        </w:tc>
        <w:tc>
          <w:tcPr>
            <w:tcW w:w="1496" w:type="dxa"/>
            <w:gridSpan w:val="3"/>
            <w:vAlign w:val="center"/>
          </w:tcPr>
          <w:p w14:paraId="6A8F40F0" w14:textId="77777777" w:rsidR="008F0EB0" w:rsidRPr="002705DE" w:rsidRDefault="008F0EB0" w:rsidP="00AD5760">
            <w:pPr>
              <w:jc w:val="center"/>
              <w:rPr>
                <w:rFonts w:cs="Arial"/>
                <w:color w:val="000000"/>
                <w:sz w:val="16"/>
                <w:szCs w:val="16"/>
                <w:lang w:eastAsia="es-BO"/>
              </w:rPr>
            </w:pPr>
            <w:r w:rsidRPr="002705DE">
              <w:rPr>
                <w:rFonts w:cs="Arial"/>
                <w:color w:val="000000"/>
                <w:sz w:val="16"/>
                <w:szCs w:val="16"/>
                <w:lang w:eastAsia="es-BO"/>
              </w:rPr>
              <w:t>Certificado Zoosanitario de Exportación</w:t>
            </w:r>
          </w:p>
        </w:tc>
        <w:tc>
          <w:tcPr>
            <w:tcW w:w="1643" w:type="dxa"/>
            <w:gridSpan w:val="3"/>
            <w:vAlign w:val="center"/>
          </w:tcPr>
          <w:p w14:paraId="14BB2CAE" w14:textId="77777777" w:rsidR="008F0EB0" w:rsidRPr="002705DE" w:rsidRDefault="008F0EB0" w:rsidP="00AD5760">
            <w:pPr>
              <w:jc w:val="center"/>
              <w:rPr>
                <w:rFonts w:cs="Arial"/>
                <w:color w:val="000000"/>
                <w:sz w:val="16"/>
                <w:szCs w:val="16"/>
                <w:lang w:eastAsia="es-BO"/>
              </w:rPr>
            </w:pPr>
            <w:r w:rsidRPr="002705DE">
              <w:rPr>
                <w:rFonts w:cs="Arial"/>
                <w:color w:val="000000"/>
                <w:sz w:val="16"/>
                <w:szCs w:val="16"/>
                <w:lang w:eastAsia="es-BO"/>
              </w:rPr>
              <w:t>Ejemplo: 11000</w:t>
            </w:r>
          </w:p>
        </w:tc>
        <w:tc>
          <w:tcPr>
            <w:tcW w:w="2798" w:type="dxa"/>
            <w:vAlign w:val="center"/>
          </w:tcPr>
          <w:p w14:paraId="6BADBB7E" w14:textId="77777777" w:rsidR="008F0EB0" w:rsidRPr="006755B5" w:rsidRDefault="008F0EB0" w:rsidP="00AD5760">
            <w:pPr>
              <w:jc w:val="center"/>
              <w:rPr>
                <w:rFonts w:cs="Arial"/>
                <w:color w:val="FF0000"/>
                <w:sz w:val="16"/>
                <w:szCs w:val="16"/>
                <w:lang w:eastAsia="es-BO"/>
              </w:rPr>
            </w:pPr>
            <w:r w:rsidRPr="002705DE">
              <w:rPr>
                <w:rFonts w:cs="Arial"/>
                <w:color w:val="000000"/>
                <w:sz w:val="16"/>
                <w:szCs w:val="16"/>
                <w:lang w:eastAsia="es-BO"/>
              </w:rPr>
              <w:t xml:space="preserve">Ejemplo: </w:t>
            </w:r>
            <w:r>
              <w:rPr>
                <w:rFonts w:cs="Arial"/>
                <w:color w:val="000000"/>
                <w:sz w:val="16"/>
                <w:szCs w:val="16"/>
                <w:lang w:eastAsia="es-BO"/>
              </w:rPr>
              <w:t>60%</w:t>
            </w:r>
          </w:p>
        </w:tc>
      </w:tr>
      <w:tr w:rsidR="008F0EB0" w:rsidRPr="00F073C2" w14:paraId="5EB67B09"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506"/>
        </w:trPr>
        <w:tc>
          <w:tcPr>
            <w:tcW w:w="3087" w:type="dxa"/>
            <w:gridSpan w:val="4"/>
            <w:vAlign w:val="center"/>
          </w:tcPr>
          <w:p w14:paraId="00E6A3B6" w14:textId="77777777" w:rsidR="008F0EB0" w:rsidRPr="00F073C2" w:rsidRDefault="008F0EB0" w:rsidP="00AD5760">
            <w:pPr>
              <w:jc w:val="center"/>
              <w:rPr>
                <w:rFonts w:cs="Arial"/>
                <w:color w:val="000000"/>
                <w:sz w:val="16"/>
                <w:szCs w:val="16"/>
                <w:lang w:eastAsia="es-BO"/>
              </w:rPr>
            </w:pPr>
            <w:r w:rsidRPr="00F073C2">
              <w:rPr>
                <w:sz w:val="16"/>
                <w:szCs w:val="16"/>
              </w:rPr>
              <w:t>2024</w:t>
            </w:r>
          </w:p>
        </w:tc>
        <w:tc>
          <w:tcPr>
            <w:tcW w:w="1496" w:type="dxa"/>
            <w:gridSpan w:val="3"/>
            <w:vAlign w:val="center"/>
          </w:tcPr>
          <w:p w14:paraId="2B233551" w14:textId="77777777" w:rsidR="008F0EB0" w:rsidRPr="002705DE" w:rsidRDefault="008F0EB0" w:rsidP="00AD5760">
            <w:pPr>
              <w:jc w:val="center"/>
              <w:rPr>
                <w:rFonts w:cs="Arial"/>
                <w:color w:val="000000"/>
                <w:sz w:val="16"/>
                <w:szCs w:val="16"/>
                <w:lang w:eastAsia="es-BO"/>
              </w:rPr>
            </w:pPr>
            <w:r w:rsidRPr="002705DE">
              <w:rPr>
                <w:rFonts w:cs="Arial"/>
                <w:color w:val="000000"/>
                <w:sz w:val="16"/>
                <w:szCs w:val="16"/>
                <w:lang w:eastAsia="es-BO"/>
              </w:rPr>
              <w:t>Certificado Zoosanitario de Exportación</w:t>
            </w:r>
          </w:p>
        </w:tc>
        <w:tc>
          <w:tcPr>
            <w:tcW w:w="1643" w:type="dxa"/>
            <w:gridSpan w:val="3"/>
            <w:vAlign w:val="center"/>
          </w:tcPr>
          <w:p w14:paraId="00C137BF" w14:textId="77777777" w:rsidR="008F0EB0" w:rsidRPr="002705DE" w:rsidRDefault="008F0EB0" w:rsidP="00AD5760">
            <w:pPr>
              <w:jc w:val="center"/>
              <w:rPr>
                <w:rFonts w:cs="Arial"/>
                <w:color w:val="000000"/>
                <w:sz w:val="16"/>
                <w:szCs w:val="16"/>
                <w:lang w:eastAsia="es-BO"/>
              </w:rPr>
            </w:pPr>
            <w:r w:rsidRPr="002705DE">
              <w:rPr>
                <w:rFonts w:cs="Arial"/>
                <w:color w:val="000000"/>
                <w:sz w:val="16"/>
                <w:szCs w:val="16"/>
                <w:lang w:eastAsia="es-BO"/>
              </w:rPr>
              <w:t>Ejemplo: 9850</w:t>
            </w:r>
          </w:p>
        </w:tc>
        <w:tc>
          <w:tcPr>
            <w:tcW w:w="2798" w:type="dxa"/>
            <w:vAlign w:val="center"/>
          </w:tcPr>
          <w:p w14:paraId="0F843A1F" w14:textId="77777777" w:rsidR="008F0EB0" w:rsidRPr="006755B5" w:rsidRDefault="008F0EB0" w:rsidP="00AD5760">
            <w:pPr>
              <w:jc w:val="center"/>
              <w:rPr>
                <w:rFonts w:cs="Arial"/>
                <w:color w:val="FF0000"/>
                <w:sz w:val="16"/>
                <w:szCs w:val="16"/>
                <w:lang w:eastAsia="es-BO"/>
              </w:rPr>
            </w:pPr>
            <w:r w:rsidRPr="002705DE">
              <w:rPr>
                <w:rFonts w:cs="Arial"/>
                <w:color w:val="000000"/>
                <w:sz w:val="16"/>
                <w:szCs w:val="16"/>
                <w:lang w:eastAsia="es-BO"/>
              </w:rPr>
              <w:t xml:space="preserve">Ejemplo: </w:t>
            </w:r>
            <w:r>
              <w:rPr>
                <w:rFonts w:cs="Arial"/>
                <w:color w:val="000000"/>
                <w:sz w:val="16"/>
                <w:szCs w:val="16"/>
                <w:lang w:eastAsia="es-BO"/>
              </w:rPr>
              <w:t>90%</w:t>
            </w:r>
          </w:p>
        </w:tc>
      </w:tr>
      <w:tr w:rsidR="008F0EB0" w:rsidRPr="00BD609B" w14:paraId="666B17A2" w14:textId="77777777" w:rsidTr="00AD5760">
        <w:trPr>
          <w:gridAfter w:val="1"/>
          <w:wAfter w:w="146" w:type="dxa"/>
          <w:trHeight w:val="181"/>
        </w:trPr>
        <w:tc>
          <w:tcPr>
            <w:tcW w:w="9024" w:type="dxa"/>
            <w:gridSpan w:val="11"/>
            <w:tcBorders>
              <w:top w:val="single" w:sz="4" w:space="0" w:color="auto"/>
              <w:left w:val="single" w:sz="4" w:space="0" w:color="auto"/>
              <w:bottom w:val="single" w:sz="4" w:space="0" w:color="auto"/>
              <w:right w:val="single" w:sz="4" w:space="0" w:color="auto"/>
            </w:tcBorders>
            <w:shd w:val="clear" w:color="auto" w:fill="0070C0"/>
            <w:vAlign w:val="center"/>
          </w:tcPr>
          <w:p w14:paraId="199AE5B5" w14:textId="77777777" w:rsidR="008F0EB0" w:rsidRPr="00BD609B" w:rsidRDefault="008F0EB0" w:rsidP="00AD5760">
            <w:pPr>
              <w:rPr>
                <w:rFonts w:cs="Arial"/>
                <w:color w:val="000000"/>
                <w:sz w:val="16"/>
                <w:szCs w:val="16"/>
                <w:lang w:eastAsia="es-BO"/>
              </w:rPr>
            </w:pPr>
            <w:r>
              <w:rPr>
                <w:rFonts w:cs="Arial"/>
                <w:b/>
                <w:color w:val="FFFFFF" w:themeColor="background1"/>
                <w:sz w:val="16"/>
                <w:szCs w:val="16"/>
                <w:lang w:eastAsia="es-BO"/>
              </w:rPr>
              <w:t>I</w:t>
            </w:r>
            <w:r w:rsidRPr="00BD609B">
              <w:rPr>
                <w:rFonts w:cs="Arial"/>
                <w:b/>
                <w:color w:val="FFFFFF" w:themeColor="background1"/>
                <w:sz w:val="16"/>
                <w:szCs w:val="16"/>
                <w:lang w:eastAsia="es-BO"/>
              </w:rPr>
              <w:t xml:space="preserve">V. </w:t>
            </w:r>
            <w:r w:rsidRPr="00E24D5B">
              <w:rPr>
                <w:rFonts w:cs="Arial"/>
                <w:b/>
                <w:color w:val="FFFFFF" w:themeColor="background1"/>
                <w:sz w:val="16"/>
                <w:szCs w:val="16"/>
                <w:lang w:eastAsia="es-BO"/>
              </w:rPr>
              <w:t>PROPUESTA DE OPTIMIZACIÓN PARA LA EMISIÓN DEL TRÁMITE A TRAVÉS DE LA VUCE (detalle la propuesta considerando la incorporación de ciudadanía digital, pasarela de pago y AGETIC)</w:t>
            </w:r>
          </w:p>
        </w:tc>
      </w:tr>
      <w:tr w:rsidR="008F0EB0" w:rsidRPr="00BD609B" w14:paraId="000B4C9F" w14:textId="77777777" w:rsidTr="00AD5760">
        <w:trPr>
          <w:gridAfter w:val="1"/>
          <w:wAfter w:w="146" w:type="dxa"/>
          <w:trHeight w:val="1565"/>
        </w:trPr>
        <w:tc>
          <w:tcPr>
            <w:tcW w:w="9024" w:type="dxa"/>
            <w:gridSpan w:val="11"/>
            <w:tcBorders>
              <w:top w:val="single" w:sz="4" w:space="0" w:color="auto"/>
              <w:left w:val="single" w:sz="4" w:space="0" w:color="auto"/>
              <w:bottom w:val="single" w:sz="4" w:space="0" w:color="auto"/>
              <w:right w:val="single" w:sz="4" w:space="0" w:color="auto"/>
            </w:tcBorders>
            <w:shd w:val="clear" w:color="auto" w:fill="auto"/>
            <w:vAlign w:val="center"/>
          </w:tcPr>
          <w:p w14:paraId="35769B9C" w14:textId="77777777" w:rsidR="008F0EB0" w:rsidRPr="00BD609B" w:rsidRDefault="008F0EB0" w:rsidP="00AD5760">
            <w:pPr>
              <w:rPr>
                <w:sz w:val="16"/>
                <w:szCs w:val="16"/>
                <w:lang w:val="es-MX"/>
              </w:rPr>
            </w:pPr>
            <w:r w:rsidRPr="00BD609B">
              <w:rPr>
                <w:sz w:val="16"/>
                <w:szCs w:val="16"/>
                <w:lang w:val="es-MX"/>
              </w:rPr>
              <w:t xml:space="preserve">Elaborar propuesta </w:t>
            </w:r>
            <w:r>
              <w:rPr>
                <w:sz w:val="16"/>
                <w:szCs w:val="16"/>
                <w:lang w:val="es-MX"/>
              </w:rPr>
              <w:t>de optimización para la</w:t>
            </w:r>
            <w:r w:rsidRPr="00BD609B">
              <w:rPr>
                <w:sz w:val="16"/>
                <w:szCs w:val="16"/>
                <w:lang w:val="es-MX"/>
              </w:rPr>
              <w:t xml:space="preserve"> emisión del documento requerido a ser incorporado en la VUCE, </w:t>
            </w:r>
            <w:r w:rsidRPr="00BD609B">
              <w:rPr>
                <w:rFonts w:cs="Arial"/>
                <w:sz w:val="16"/>
                <w:szCs w:val="16"/>
                <w:lang w:eastAsia="es-BO"/>
              </w:rPr>
              <w:t xml:space="preserve">conforme a las instrucciones señaladas en el numeral I. DATOS DE LA ENTIDAD Y DOCUMENTOS QUE EMITE, </w:t>
            </w:r>
            <w:r w:rsidRPr="00BD609B">
              <w:rPr>
                <w:sz w:val="16"/>
                <w:szCs w:val="16"/>
                <w:lang w:val="es-MX"/>
              </w:rPr>
              <w:t>considerando lo siguiente:</w:t>
            </w:r>
          </w:p>
          <w:p w14:paraId="223C8FE2" w14:textId="77777777" w:rsidR="008F0EB0" w:rsidRPr="00BD609B" w:rsidRDefault="008F0EB0" w:rsidP="00AD5760">
            <w:pPr>
              <w:numPr>
                <w:ilvl w:val="0"/>
                <w:numId w:val="7"/>
              </w:numPr>
              <w:rPr>
                <w:sz w:val="16"/>
                <w:szCs w:val="16"/>
                <w:lang w:val="es-MX"/>
              </w:rPr>
            </w:pPr>
            <w:r w:rsidRPr="00BD609B">
              <w:rPr>
                <w:sz w:val="16"/>
                <w:szCs w:val="16"/>
                <w:lang w:val="es-MX"/>
              </w:rPr>
              <w:t>Simplificación de pasos.</w:t>
            </w:r>
          </w:p>
          <w:p w14:paraId="08688D46" w14:textId="77777777" w:rsidR="008F0EB0" w:rsidRPr="00BD609B" w:rsidRDefault="008F0EB0" w:rsidP="00AD5760">
            <w:pPr>
              <w:numPr>
                <w:ilvl w:val="0"/>
                <w:numId w:val="7"/>
              </w:numPr>
              <w:rPr>
                <w:sz w:val="16"/>
                <w:szCs w:val="16"/>
                <w:lang w:val="es-MX"/>
              </w:rPr>
            </w:pPr>
            <w:r w:rsidRPr="00BD609B">
              <w:rPr>
                <w:sz w:val="16"/>
                <w:szCs w:val="16"/>
                <w:lang w:val="es-MX"/>
              </w:rPr>
              <w:t>Eliminación del uso de papel.</w:t>
            </w:r>
          </w:p>
          <w:p w14:paraId="2E006470" w14:textId="77777777" w:rsidR="008F0EB0" w:rsidRPr="00BD609B" w:rsidRDefault="008F0EB0" w:rsidP="00AD5760">
            <w:pPr>
              <w:numPr>
                <w:ilvl w:val="0"/>
                <w:numId w:val="7"/>
              </w:numPr>
              <w:rPr>
                <w:sz w:val="16"/>
                <w:szCs w:val="16"/>
                <w:lang w:val="es-MX"/>
              </w:rPr>
            </w:pPr>
            <w:r w:rsidRPr="00BD609B">
              <w:rPr>
                <w:sz w:val="16"/>
                <w:szCs w:val="16"/>
                <w:lang w:val="es-MX"/>
              </w:rPr>
              <w:t>La realización de trámites no presenciales.</w:t>
            </w:r>
          </w:p>
          <w:p w14:paraId="6019E464" w14:textId="77777777" w:rsidR="008F0EB0" w:rsidRPr="00BD609B" w:rsidRDefault="008F0EB0" w:rsidP="00AD5760">
            <w:pPr>
              <w:numPr>
                <w:ilvl w:val="0"/>
                <w:numId w:val="7"/>
              </w:numPr>
              <w:rPr>
                <w:sz w:val="16"/>
                <w:szCs w:val="16"/>
                <w:lang w:val="es-MX"/>
              </w:rPr>
            </w:pPr>
            <w:r w:rsidRPr="00BD609B">
              <w:rPr>
                <w:sz w:val="16"/>
                <w:szCs w:val="16"/>
                <w:lang w:val="es-MX"/>
              </w:rPr>
              <w:t xml:space="preserve">Implementación del pago y facturación electrónica. </w:t>
            </w:r>
          </w:p>
          <w:p w14:paraId="5C5BCA03" w14:textId="77777777" w:rsidR="008F0EB0" w:rsidRPr="00BD609B" w:rsidRDefault="008F0EB0" w:rsidP="00AD5760">
            <w:pPr>
              <w:numPr>
                <w:ilvl w:val="0"/>
                <w:numId w:val="7"/>
              </w:numPr>
              <w:rPr>
                <w:sz w:val="16"/>
                <w:szCs w:val="16"/>
                <w:lang w:val="es-MX"/>
              </w:rPr>
            </w:pPr>
            <w:r w:rsidRPr="00BD609B">
              <w:rPr>
                <w:sz w:val="16"/>
                <w:szCs w:val="16"/>
                <w:lang w:val="es-MX"/>
              </w:rPr>
              <w:t>Implementación de la firma digital o ciudadanía digital con aprobación de documentos.</w:t>
            </w:r>
          </w:p>
          <w:p w14:paraId="4861AE54" w14:textId="77777777" w:rsidR="008F0EB0" w:rsidRDefault="008F0EB0" w:rsidP="00AD5760">
            <w:pPr>
              <w:numPr>
                <w:ilvl w:val="0"/>
                <w:numId w:val="7"/>
              </w:numPr>
              <w:rPr>
                <w:sz w:val="16"/>
                <w:szCs w:val="16"/>
                <w:lang w:val="es-MX"/>
              </w:rPr>
            </w:pPr>
            <w:r w:rsidRPr="00BD609B">
              <w:rPr>
                <w:sz w:val="16"/>
                <w:szCs w:val="16"/>
                <w:lang w:val="es-MX"/>
              </w:rPr>
              <w:t>Interoperabilidad de la información y/o documentos con otra Entidad Pública Emisora.</w:t>
            </w:r>
            <w:r w:rsidRPr="00BD609B">
              <w:rPr>
                <w:sz w:val="16"/>
                <w:szCs w:val="16"/>
                <w:highlight w:val="yellow"/>
                <w:lang w:val="es-MX"/>
              </w:rPr>
              <w:t xml:space="preserve"> </w:t>
            </w:r>
          </w:p>
          <w:p w14:paraId="6669B32A" w14:textId="77777777" w:rsidR="008F0EB0" w:rsidRPr="00BD609B" w:rsidRDefault="008F0EB0" w:rsidP="00AD5760">
            <w:pPr>
              <w:ind w:left="1211"/>
              <w:rPr>
                <w:sz w:val="16"/>
                <w:szCs w:val="16"/>
                <w:lang w:val="es-MX"/>
              </w:rPr>
            </w:pPr>
          </w:p>
        </w:tc>
      </w:tr>
      <w:tr w:rsidR="008F0EB0" w:rsidRPr="00BD609B" w14:paraId="2CD3A5BA" w14:textId="77777777" w:rsidTr="00AD5760">
        <w:trPr>
          <w:gridAfter w:val="1"/>
          <w:wAfter w:w="146" w:type="dxa"/>
          <w:trHeight w:val="330"/>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4C8714A0" w14:textId="77777777" w:rsidR="008F0EB0" w:rsidRPr="00BD609B" w:rsidRDefault="008F0EB0" w:rsidP="00AD5760">
            <w:pPr>
              <w:jc w:val="right"/>
              <w:rPr>
                <w:sz w:val="16"/>
                <w:szCs w:val="16"/>
                <w:lang w:val="es-MX"/>
              </w:rPr>
            </w:pPr>
            <w:r>
              <w:rPr>
                <w:b/>
                <w:sz w:val="16"/>
              </w:rPr>
              <w:t>TIPO DE</w:t>
            </w:r>
            <w:r w:rsidRPr="002705DE">
              <w:rPr>
                <w:b/>
                <w:sz w:val="16"/>
              </w:rPr>
              <w:t xml:space="preserve"> OPERACIÓN:</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52F260D" w14:textId="77777777" w:rsidR="008F0EB0" w:rsidRPr="00BD609B" w:rsidRDefault="008F0EB0" w:rsidP="00AD5760">
            <w:pPr>
              <w:rPr>
                <w:sz w:val="16"/>
                <w:szCs w:val="16"/>
                <w:lang w:val="es-MX"/>
              </w:rPr>
            </w:pPr>
            <w:r w:rsidRPr="00BD609B">
              <w:rPr>
                <w:rFonts w:cs="Arial"/>
                <w:color w:val="000000"/>
                <w:sz w:val="16"/>
                <w:szCs w:val="16"/>
                <w:lang w:eastAsia="es-BO"/>
              </w:rPr>
              <w:t>Describir el tipo de operación a la cual está relacionado el documento (Importación/Exportación) Ej.: Exportación</w:t>
            </w:r>
          </w:p>
        </w:tc>
      </w:tr>
      <w:tr w:rsidR="008F0EB0" w:rsidRPr="00BD609B" w14:paraId="172A6EA1" w14:textId="77777777" w:rsidTr="00AD5760">
        <w:trPr>
          <w:gridAfter w:val="1"/>
          <w:wAfter w:w="146" w:type="dxa"/>
          <w:trHeight w:val="350"/>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4E89A4B7" w14:textId="77777777" w:rsidR="008F0EB0" w:rsidRPr="00BD609B" w:rsidRDefault="008F0EB0" w:rsidP="00AD5760">
            <w:pPr>
              <w:jc w:val="right"/>
              <w:rPr>
                <w:sz w:val="16"/>
                <w:szCs w:val="16"/>
                <w:lang w:val="es-MX"/>
              </w:rPr>
            </w:pPr>
            <w:r>
              <w:rPr>
                <w:b/>
                <w:sz w:val="16"/>
              </w:rPr>
              <w:t xml:space="preserve">TIPO DE </w:t>
            </w:r>
            <w:r w:rsidRPr="00BD609B">
              <w:rPr>
                <w:b/>
                <w:sz w:val="16"/>
              </w:rPr>
              <w:t>DOCUMENTO:</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180D9A6" w14:textId="77777777" w:rsidR="008F0EB0" w:rsidRPr="00BD609B" w:rsidRDefault="008F0EB0" w:rsidP="00AD5760">
            <w:pPr>
              <w:rPr>
                <w:sz w:val="16"/>
                <w:szCs w:val="16"/>
                <w:lang w:val="es-MX"/>
              </w:rPr>
            </w:pPr>
            <w:r w:rsidRPr="00BD609B">
              <w:rPr>
                <w:rFonts w:cs="Arial"/>
                <w:color w:val="000000"/>
                <w:sz w:val="16"/>
                <w:szCs w:val="16"/>
                <w:lang w:eastAsia="es-BO"/>
              </w:rPr>
              <w:t>Describir si el tipo de documento es: Autorización</w:t>
            </w:r>
            <w:r>
              <w:rPr>
                <w:rFonts w:cs="Arial"/>
                <w:color w:val="000000"/>
                <w:sz w:val="16"/>
                <w:szCs w:val="16"/>
                <w:lang w:eastAsia="es-BO"/>
              </w:rPr>
              <w:t xml:space="preserve"> Previa (AP), Certificación (C</w:t>
            </w:r>
            <w:r w:rsidRPr="00BD609B">
              <w:rPr>
                <w:rFonts w:cs="Arial"/>
                <w:color w:val="000000"/>
                <w:sz w:val="16"/>
                <w:szCs w:val="16"/>
                <w:lang w:eastAsia="es-BO"/>
              </w:rPr>
              <w:t>) u Otro (O)</w:t>
            </w:r>
          </w:p>
        </w:tc>
      </w:tr>
      <w:tr w:rsidR="008F0EB0" w:rsidRPr="00BD609B" w14:paraId="5C1DF0C2" w14:textId="77777777" w:rsidTr="00AD5760">
        <w:trPr>
          <w:gridAfter w:val="1"/>
          <w:wAfter w:w="146" w:type="dxa"/>
          <w:trHeight w:val="426"/>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51E2C83D" w14:textId="77777777" w:rsidR="008F0EB0" w:rsidRPr="00BD609B" w:rsidRDefault="008F0EB0" w:rsidP="00AD5760">
            <w:pPr>
              <w:jc w:val="right"/>
              <w:rPr>
                <w:sz w:val="16"/>
                <w:szCs w:val="16"/>
                <w:lang w:val="es-MX"/>
              </w:rPr>
            </w:pPr>
            <w:r w:rsidRPr="00BD609B">
              <w:rPr>
                <w:b/>
                <w:sz w:val="16"/>
              </w:rPr>
              <w:t>DENOMINACIÓN</w:t>
            </w:r>
            <w:r>
              <w:rPr>
                <w:b/>
                <w:sz w:val="16"/>
              </w:rPr>
              <w:t xml:space="preserve"> </w:t>
            </w:r>
            <w:r w:rsidRPr="002705DE">
              <w:rPr>
                <w:b/>
                <w:sz w:val="16"/>
              </w:rPr>
              <w:t>D</w:t>
            </w:r>
            <w:r w:rsidRPr="00F073C2">
              <w:rPr>
                <w:b/>
                <w:sz w:val="16"/>
              </w:rPr>
              <w:t>EL</w:t>
            </w:r>
            <w:r>
              <w:rPr>
                <w:b/>
                <w:sz w:val="16"/>
              </w:rPr>
              <w:t xml:space="preserve"> TRÁMITE</w:t>
            </w:r>
            <w:r w:rsidRPr="00BD609B">
              <w:rPr>
                <w:b/>
                <w:sz w:val="16"/>
              </w:rPr>
              <w:t>:</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0428BD61" w14:textId="77777777" w:rsidR="008F0EB0" w:rsidRPr="00BD609B" w:rsidRDefault="008F0EB0" w:rsidP="00AD5760">
            <w:pPr>
              <w:rPr>
                <w:rFonts w:cs="Arial"/>
                <w:color w:val="000000"/>
                <w:sz w:val="16"/>
                <w:szCs w:val="16"/>
                <w:lang w:eastAsia="es-BO"/>
              </w:rPr>
            </w:pPr>
            <w:r w:rsidRPr="00BD609B">
              <w:rPr>
                <w:rFonts w:cs="Arial"/>
                <w:color w:val="000000"/>
                <w:sz w:val="16"/>
                <w:szCs w:val="16"/>
                <w:lang w:eastAsia="es-BO"/>
              </w:rPr>
              <w:t>Describir el nombre de</w:t>
            </w:r>
            <w:r>
              <w:rPr>
                <w:rFonts w:cs="Arial"/>
                <w:color w:val="000000"/>
                <w:sz w:val="16"/>
                <w:szCs w:val="16"/>
                <w:lang w:eastAsia="es-BO"/>
              </w:rPr>
              <w:t>l documento que se emite (AP,C</w:t>
            </w:r>
            <w:r w:rsidRPr="00BD609B">
              <w:rPr>
                <w:rFonts w:cs="Arial"/>
                <w:color w:val="000000"/>
                <w:sz w:val="16"/>
                <w:szCs w:val="16"/>
                <w:lang w:eastAsia="es-BO"/>
              </w:rPr>
              <w:t>,O)</w:t>
            </w:r>
          </w:p>
          <w:p w14:paraId="29F5F753" w14:textId="77777777" w:rsidR="008F0EB0" w:rsidRPr="00BD609B" w:rsidRDefault="008F0EB0" w:rsidP="00AD5760">
            <w:pPr>
              <w:rPr>
                <w:sz w:val="16"/>
                <w:szCs w:val="16"/>
                <w:lang w:val="es-MX"/>
              </w:rPr>
            </w:pPr>
            <w:r w:rsidRPr="00BD609B">
              <w:rPr>
                <w:rFonts w:cs="Arial"/>
                <w:color w:val="000000"/>
                <w:sz w:val="16"/>
                <w:szCs w:val="16"/>
                <w:lang w:eastAsia="es-BO"/>
              </w:rPr>
              <w:t>Ej.: AP- Autorización previa para exportación de Mercurio.</w:t>
            </w:r>
          </w:p>
        </w:tc>
      </w:tr>
      <w:tr w:rsidR="008F0EB0" w:rsidRPr="00BD609B" w14:paraId="21872DD1" w14:textId="77777777" w:rsidTr="00AD5760">
        <w:trPr>
          <w:gridAfter w:val="1"/>
          <w:wAfter w:w="146" w:type="dxa"/>
          <w:trHeight w:val="420"/>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03AA38DE" w14:textId="77777777" w:rsidR="008F0EB0" w:rsidRPr="00BD609B" w:rsidRDefault="008F0EB0" w:rsidP="00AD5760">
            <w:pPr>
              <w:jc w:val="right"/>
              <w:rPr>
                <w:sz w:val="16"/>
                <w:szCs w:val="16"/>
                <w:lang w:val="es-MX"/>
              </w:rPr>
            </w:pPr>
            <w:r w:rsidRPr="00BD609B">
              <w:rPr>
                <w:b/>
                <w:sz w:val="16"/>
              </w:rPr>
              <w:lastRenderedPageBreak/>
              <w:t>VIGENCIA</w:t>
            </w:r>
            <w:r>
              <w:rPr>
                <w:b/>
                <w:sz w:val="16"/>
              </w:rPr>
              <w:t xml:space="preserve"> DEL DOCUMENTO</w:t>
            </w:r>
            <w:r w:rsidRPr="00BD609B">
              <w:rPr>
                <w:b/>
                <w:sz w:val="16"/>
              </w:rPr>
              <w:t>:</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4544FD3" w14:textId="77777777" w:rsidR="008F0EB0" w:rsidRPr="00BD609B" w:rsidRDefault="008F0EB0" w:rsidP="00AD5760">
            <w:pPr>
              <w:rPr>
                <w:sz w:val="16"/>
                <w:szCs w:val="16"/>
                <w:lang w:val="es-MX"/>
              </w:rPr>
            </w:pPr>
            <w:r w:rsidRPr="00BD609B">
              <w:rPr>
                <w:rFonts w:cs="Arial"/>
                <w:color w:val="000000"/>
                <w:sz w:val="16"/>
                <w:szCs w:val="16"/>
                <w:lang w:eastAsia="es-BO"/>
              </w:rPr>
              <w:t>Consignar la vigencia en días estableciendo si son hábiles o calendario, ejemplo “Vigencia: Treinta (30) días calendario a partir de su emisión”</w:t>
            </w:r>
          </w:p>
        </w:tc>
      </w:tr>
      <w:tr w:rsidR="008F0EB0" w:rsidRPr="00BD609B" w14:paraId="3EE33B59" w14:textId="77777777" w:rsidTr="00AD5760">
        <w:trPr>
          <w:gridAfter w:val="1"/>
          <w:wAfter w:w="146" w:type="dxa"/>
          <w:trHeight w:val="412"/>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59F56E6F" w14:textId="77777777" w:rsidR="008F0EB0" w:rsidRPr="00BD609B" w:rsidRDefault="008F0EB0" w:rsidP="00AD5760">
            <w:pPr>
              <w:jc w:val="right"/>
              <w:rPr>
                <w:sz w:val="16"/>
                <w:szCs w:val="16"/>
                <w:lang w:val="es-MX"/>
              </w:rPr>
            </w:pPr>
            <w:r w:rsidRPr="00BD609B">
              <w:rPr>
                <w:b/>
                <w:sz w:val="16"/>
              </w:rPr>
              <w:t>COSTO</w:t>
            </w:r>
            <w:r>
              <w:rPr>
                <w:b/>
                <w:sz w:val="16"/>
              </w:rPr>
              <w:t xml:space="preserve"> DEL DOCUMENTO</w:t>
            </w:r>
            <w:r w:rsidRPr="00BD609B">
              <w:rPr>
                <w:b/>
                <w:sz w:val="16"/>
              </w:rPr>
              <w:t>:</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379A8B6A" w14:textId="77777777" w:rsidR="008F0EB0" w:rsidRPr="00BD609B" w:rsidRDefault="008F0EB0" w:rsidP="00AD5760">
            <w:pPr>
              <w:rPr>
                <w:sz w:val="16"/>
                <w:szCs w:val="16"/>
                <w:lang w:val="es-MX"/>
              </w:rPr>
            </w:pPr>
            <w:r w:rsidRPr="00BD609B">
              <w:rPr>
                <w:rFonts w:cs="Arial"/>
                <w:color w:val="000000"/>
                <w:sz w:val="16"/>
                <w:szCs w:val="16"/>
                <w:lang w:eastAsia="es-BO"/>
              </w:rPr>
              <w:t>Consignar el costo del Documento Requerido en Bolivianos, ejemplo: Costo: Bs 50 (cincuenta)</w:t>
            </w:r>
          </w:p>
        </w:tc>
      </w:tr>
      <w:tr w:rsidR="008F0EB0" w:rsidRPr="00BD609B" w14:paraId="2D55EC57" w14:textId="77777777" w:rsidTr="00AD5760">
        <w:trPr>
          <w:gridAfter w:val="1"/>
          <w:wAfter w:w="146" w:type="dxa"/>
          <w:trHeight w:val="415"/>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2E689701" w14:textId="77777777" w:rsidR="008F0EB0" w:rsidRPr="00BD609B" w:rsidRDefault="008F0EB0" w:rsidP="00AD5760">
            <w:pPr>
              <w:jc w:val="right"/>
              <w:rPr>
                <w:sz w:val="16"/>
                <w:szCs w:val="16"/>
                <w:lang w:val="es-MX"/>
              </w:rPr>
            </w:pPr>
            <w:r w:rsidRPr="00BD609B">
              <w:rPr>
                <w:b/>
                <w:sz w:val="16"/>
              </w:rPr>
              <w:t>MEDIO DE PAGO:</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D75DAC0" w14:textId="77777777" w:rsidR="008F0EB0" w:rsidRPr="00BD609B" w:rsidRDefault="008F0EB0" w:rsidP="00AD5760">
            <w:pPr>
              <w:rPr>
                <w:sz w:val="16"/>
                <w:szCs w:val="16"/>
                <w:lang w:val="es-MX"/>
              </w:rPr>
            </w:pPr>
            <w:r w:rsidRPr="00BD609B">
              <w:rPr>
                <w:rFonts w:cs="Arial"/>
                <w:color w:val="000000"/>
                <w:sz w:val="16"/>
                <w:szCs w:val="16"/>
                <w:lang w:eastAsia="es-BO"/>
              </w:rPr>
              <w:t>Consignar el medio de pago para la obtención del documento requerido, ejemplo: Transferencia Bancaria, Depósito Bancario, Código QR, etc.</w:t>
            </w:r>
          </w:p>
        </w:tc>
      </w:tr>
      <w:tr w:rsidR="008F0EB0" w:rsidRPr="00BD609B" w14:paraId="317923F0" w14:textId="77777777" w:rsidTr="00AD5760">
        <w:trPr>
          <w:gridAfter w:val="1"/>
          <w:wAfter w:w="146" w:type="dxa"/>
          <w:trHeight w:val="398"/>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5458915B" w14:textId="77777777" w:rsidR="008F0EB0" w:rsidRPr="00BD609B" w:rsidRDefault="008F0EB0" w:rsidP="00AD5760">
            <w:pPr>
              <w:jc w:val="right"/>
              <w:rPr>
                <w:sz w:val="16"/>
                <w:szCs w:val="16"/>
                <w:lang w:val="es-MX"/>
              </w:rPr>
            </w:pPr>
            <w:r w:rsidRPr="002705DE">
              <w:rPr>
                <w:b/>
                <w:sz w:val="16"/>
              </w:rPr>
              <w:t>CUENTA CON PASARELA DE PAGO:</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64CD4266" w14:textId="77777777" w:rsidR="008F0EB0" w:rsidRPr="00BD609B" w:rsidRDefault="008F0EB0" w:rsidP="00AD5760">
            <w:pPr>
              <w:rPr>
                <w:sz w:val="16"/>
                <w:szCs w:val="16"/>
                <w:lang w:val="es-MX"/>
              </w:rPr>
            </w:pPr>
            <w:r>
              <w:rPr>
                <w:rFonts w:cs="Arial"/>
                <w:color w:val="000000"/>
                <w:sz w:val="16"/>
                <w:szCs w:val="16"/>
                <w:lang w:eastAsia="es-BO"/>
              </w:rPr>
              <w:t>Consignar si la entidad</w:t>
            </w:r>
            <w:r>
              <w:t xml:space="preserve"> </w:t>
            </w:r>
            <w:r>
              <w:rPr>
                <w:rFonts w:cs="Arial"/>
                <w:color w:val="000000"/>
                <w:sz w:val="16"/>
                <w:szCs w:val="16"/>
                <w:lang w:eastAsia="es-BO"/>
              </w:rPr>
              <w:t>tiene implementada</w:t>
            </w:r>
            <w:r w:rsidRPr="003610E2">
              <w:rPr>
                <w:rFonts w:cs="Arial"/>
                <w:color w:val="000000"/>
                <w:sz w:val="16"/>
                <w:szCs w:val="16"/>
                <w:lang w:eastAsia="es-BO"/>
              </w:rPr>
              <w:t xml:space="preserve"> </w:t>
            </w:r>
            <w:r>
              <w:rPr>
                <w:rFonts w:cs="Arial"/>
                <w:color w:val="000000"/>
                <w:sz w:val="16"/>
                <w:szCs w:val="16"/>
                <w:lang w:eastAsia="es-BO"/>
              </w:rPr>
              <w:t>la Pasarela de Pagos para realizar este trámite</w:t>
            </w:r>
          </w:p>
        </w:tc>
      </w:tr>
      <w:tr w:rsidR="008F0EB0" w:rsidRPr="00BD609B" w14:paraId="2EE22722" w14:textId="77777777" w:rsidTr="00AD5760">
        <w:trPr>
          <w:gridAfter w:val="1"/>
          <w:wAfter w:w="146" w:type="dxa"/>
          <w:trHeight w:val="288"/>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0F6482B6" w14:textId="77777777" w:rsidR="008F0EB0" w:rsidRPr="00BD609B" w:rsidRDefault="008F0EB0" w:rsidP="00AD5760">
            <w:pPr>
              <w:jc w:val="right"/>
              <w:rPr>
                <w:sz w:val="16"/>
                <w:szCs w:val="16"/>
                <w:lang w:val="es-MX"/>
              </w:rPr>
            </w:pPr>
            <w:r w:rsidRPr="002705DE">
              <w:rPr>
                <w:b/>
                <w:sz w:val="16"/>
              </w:rPr>
              <w:t xml:space="preserve">EMITE FACTURA: </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tcPr>
          <w:p w14:paraId="1DF72F66" w14:textId="77777777" w:rsidR="008F0EB0" w:rsidRPr="00BD609B" w:rsidRDefault="008F0EB0" w:rsidP="00AD5760">
            <w:pPr>
              <w:rPr>
                <w:sz w:val="16"/>
                <w:szCs w:val="16"/>
                <w:lang w:val="es-MX"/>
              </w:rPr>
            </w:pPr>
            <w:r w:rsidRPr="003610E2">
              <w:rPr>
                <w:rFonts w:cs="Arial"/>
                <w:i/>
                <w:color w:val="000000"/>
                <w:sz w:val="16"/>
                <w:szCs w:val="16"/>
                <w:lang w:eastAsia="es-BO"/>
              </w:rPr>
              <w:t>Indique si la entidad emite factura y, en caso afirmativo, especifique el régimen de facturación correspondiente. En caso de no emitir factura, escribir: “No corresponde”.</w:t>
            </w:r>
          </w:p>
        </w:tc>
      </w:tr>
      <w:tr w:rsidR="008F0EB0" w:rsidRPr="00BD609B" w14:paraId="18B87921" w14:textId="77777777" w:rsidTr="00AD5760">
        <w:trPr>
          <w:gridAfter w:val="1"/>
          <w:wAfter w:w="146" w:type="dxa"/>
          <w:trHeight w:val="395"/>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35041D57" w14:textId="77777777" w:rsidR="008F0EB0" w:rsidRPr="00BD609B" w:rsidRDefault="008F0EB0" w:rsidP="00AD5760">
            <w:pPr>
              <w:jc w:val="right"/>
              <w:rPr>
                <w:sz w:val="16"/>
                <w:szCs w:val="16"/>
                <w:lang w:val="es-MX"/>
              </w:rPr>
            </w:pPr>
            <w:r w:rsidRPr="00BD609B">
              <w:rPr>
                <w:b/>
                <w:sz w:val="16"/>
              </w:rPr>
              <w:t>SUBPARTIDAS</w:t>
            </w:r>
            <w:r>
              <w:rPr>
                <w:b/>
                <w:sz w:val="16"/>
              </w:rPr>
              <w:t xml:space="preserve"> DE LAS</w:t>
            </w:r>
            <w:r w:rsidRPr="00BD609B">
              <w:rPr>
                <w:b/>
                <w:sz w:val="16"/>
              </w:rPr>
              <w:t xml:space="preserve"> MERCANCÍAS:</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9E67236" w14:textId="77777777" w:rsidR="008F0EB0" w:rsidRPr="00BD609B" w:rsidRDefault="008F0EB0" w:rsidP="00AD5760">
            <w:pPr>
              <w:rPr>
                <w:sz w:val="16"/>
                <w:szCs w:val="16"/>
                <w:lang w:val="es-MX"/>
              </w:rPr>
            </w:pPr>
            <w:r w:rsidRPr="00BD609B">
              <w:rPr>
                <w:rFonts w:cs="Arial"/>
                <w:color w:val="000000"/>
                <w:sz w:val="16"/>
                <w:szCs w:val="16"/>
                <w:lang w:eastAsia="es-BO"/>
              </w:rPr>
              <w:t>Describir la subpartida arancelaria a nivel de 10 dígitos</w:t>
            </w:r>
          </w:p>
        </w:tc>
      </w:tr>
      <w:tr w:rsidR="008F0EB0" w:rsidRPr="00BD609B" w14:paraId="3EFBE739" w14:textId="77777777" w:rsidTr="00AD5760">
        <w:trPr>
          <w:gridAfter w:val="1"/>
          <w:wAfter w:w="146" w:type="dxa"/>
          <w:trHeight w:val="415"/>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780BB609" w14:textId="77777777" w:rsidR="008F0EB0" w:rsidRPr="00BD609B" w:rsidRDefault="008F0EB0" w:rsidP="00AD5760">
            <w:pPr>
              <w:jc w:val="right"/>
              <w:rPr>
                <w:sz w:val="16"/>
                <w:szCs w:val="16"/>
                <w:lang w:val="es-MX"/>
              </w:rPr>
            </w:pPr>
            <w:r w:rsidRPr="00BD609B">
              <w:rPr>
                <w:b/>
                <w:sz w:val="16"/>
              </w:rPr>
              <w:t>PLAZO DE EMISIÓN:</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7453694F" w14:textId="77777777" w:rsidR="008F0EB0" w:rsidRPr="00BD609B" w:rsidRDefault="008F0EB0" w:rsidP="00AD5760">
            <w:pPr>
              <w:rPr>
                <w:sz w:val="16"/>
                <w:szCs w:val="16"/>
                <w:lang w:val="es-MX"/>
              </w:rPr>
            </w:pPr>
            <w:r w:rsidRPr="00BD609B">
              <w:rPr>
                <w:rFonts w:cs="Arial"/>
                <w:color w:val="000000"/>
                <w:sz w:val="16"/>
                <w:szCs w:val="16"/>
                <w:lang w:eastAsia="es-BO"/>
              </w:rPr>
              <w:t>Describir el plazo de emisión especificando si son hábiles o calendario, ejemplo: “Plazo de emisión: Cuarenta y ocho (48) horas”</w:t>
            </w:r>
          </w:p>
        </w:tc>
      </w:tr>
      <w:tr w:rsidR="008F0EB0" w:rsidRPr="00BD609B" w14:paraId="414A910A" w14:textId="77777777" w:rsidTr="00AD5760">
        <w:trPr>
          <w:gridAfter w:val="1"/>
          <w:wAfter w:w="146" w:type="dxa"/>
          <w:trHeight w:val="519"/>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60E2425B" w14:textId="77777777" w:rsidR="008F0EB0" w:rsidRPr="00BD609B" w:rsidRDefault="008F0EB0" w:rsidP="00AD5760">
            <w:pPr>
              <w:jc w:val="right"/>
              <w:rPr>
                <w:sz w:val="16"/>
                <w:szCs w:val="16"/>
                <w:lang w:val="es-MX"/>
              </w:rPr>
            </w:pPr>
            <w:r>
              <w:rPr>
                <w:b/>
                <w:sz w:val="16"/>
              </w:rPr>
              <w:t>SUCURSALES/REGIONALE</w:t>
            </w:r>
            <w:r w:rsidRPr="002705DE">
              <w:rPr>
                <w:b/>
                <w:sz w:val="16"/>
              </w:rPr>
              <w:t>S  HABILITADAS PARA EMISIÓN:</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tcPr>
          <w:p w14:paraId="6318964A" w14:textId="77777777" w:rsidR="008F0EB0" w:rsidRPr="00BD609B" w:rsidRDefault="008F0EB0" w:rsidP="00AD5760">
            <w:pPr>
              <w:rPr>
                <w:sz w:val="16"/>
                <w:szCs w:val="16"/>
                <w:lang w:val="es-MX"/>
              </w:rPr>
            </w:pPr>
            <w:r>
              <w:rPr>
                <w:rFonts w:cs="Arial"/>
                <w:i/>
                <w:color w:val="000000"/>
                <w:sz w:val="16"/>
                <w:szCs w:val="16"/>
                <w:lang w:eastAsia="es-BO"/>
              </w:rPr>
              <w:t>Indique t</w:t>
            </w:r>
            <w:r w:rsidRPr="00877FB0">
              <w:rPr>
                <w:rFonts w:cs="Arial"/>
                <w:i/>
                <w:color w:val="000000"/>
                <w:sz w:val="16"/>
                <w:szCs w:val="16"/>
                <w:lang w:eastAsia="es-BO"/>
              </w:rPr>
              <w:t xml:space="preserve">odas las sucursales </w:t>
            </w:r>
            <w:r>
              <w:rPr>
                <w:rFonts w:cs="Arial"/>
                <w:i/>
                <w:color w:val="000000"/>
                <w:sz w:val="16"/>
                <w:szCs w:val="16"/>
                <w:lang w:eastAsia="es-BO"/>
              </w:rPr>
              <w:t xml:space="preserve">habilitadas </w:t>
            </w:r>
            <w:r w:rsidRPr="00877FB0">
              <w:rPr>
                <w:rFonts w:cs="Arial"/>
                <w:i/>
                <w:color w:val="000000"/>
                <w:sz w:val="16"/>
                <w:szCs w:val="16"/>
                <w:lang w:eastAsia="es-BO"/>
              </w:rPr>
              <w:t xml:space="preserve">a nivel nacional, </w:t>
            </w:r>
            <w:r>
              <w:rPr>
                <w:rFonts w:cs="Arial"/>
                <w:i/>
                <w:color w:val="000000"/>
                <w:sz w:val="16"/>
                <w:szCs w:val="16"/>
                <w:lang w:eastAsia="es-BO"/>
              </w:rPr>
              <w:t>por ejemplo</w:t>
            </w:r>
            <w:r w:rsidRPr="00877FB0">
              <w:rPr>
                <w:rFonts w:cs="Arial"/>
                <w:i/>
                <w:color w:val="000000"/>
                <w:sz w:val="16"/>
                <w:szCs w:val="16"/>
                <w:lang w:eastAsia="es-BO"/>
              </w:rPr>
              <w:t xml:space="preserve"> departamentos del país: La Paz, Cochabamba, Santa Cruz, Oruro, Potosí, Chuquisaca, Tarija, Beni y Pando.</w:t>
            </w:r>
          </w:p>
        </w:tc>
      </w:tr>
      <w:tr w:rsidR="008F0EB0" w:rsidRPr="00BD609B" w14:paraId="18246A15" w14:textId="77777777" w:rsidTr="00AD5760">
        <w:trPr>
          <w:gridAfter w:val="1"/>
          <w:wAfter w:w="146" w:type="dxa"/>
          <w:trHeight w:val="332"/>
        </w:trPr>
        <w:tc>
          <w:tcPr>
            <w:tcW w:w="2328" w:type="dxa"/>
            <w:gridSpan w:val="2"/>
            <w:tcBorders>
              <w:top w:val="single" w:sz="4" w:space="0" w:color="auto"/>
              <w:left w:val="single" w:sz="4" w:space="0" w:color="auto"/>
              <w:bottom w:val="single" w:sz="4" w:space="0" w:color="auto"/>
              <w:right w:val="single" w:sz="4" w:space="0" w:color="auto"/>
            </w:tcBorders>
            <w:shd w:val="clear" w:color="auto" w:fill="auto"/>
          </w:tcPr>
          <w:p w14:paraId="64AB05A5" w14:textId="77777777" w:rsidR="008F0EB0" w:rsidRPr="00BD609B" w:rsidRDefault="008F0EB0" w:rsidP="00AD5760">
            <w:pPr>
              <w:jc w:val="right"/>
              <w:rPr>
                <w:sz w:val="16"/>
                <w:szCs w:val="16"/>
                <w:lang w:val="es-MX"/>
              </w:rPr>
            </w:pPr>
            <w:r w:rsidRPr="00BD609B">
              <w:rPr>
                <w:b/>
                <w:sz w:val="16"/>
              </w:rPr>
              <w:t>TIPO DE TRÁMITE:</w:t>
            </w:r>
          </w:p>
        </w:tc>
        <w:tc>
          <w:tcPr>
            <w:tcW w:w="6696" w:type="dxa"/>
            <w:gridSpan w:val="9"/>
            <w:tcBorders>
              <w:top w:val="single" w:sz="4" w:space="0" w:color="auto"/>
              <w:left w:val="single" w:sz="4" w:space="0" w:color="auto"/>
              <w:bottom w:val="single" w:sz="4" w:space="0" w:color="auto"/>
              <w:right w:val="single" w:sz="4" w:space="0" w:color="auto"/>
            </w:tcBorders>
            <w:shd w:val="clear" w:color="auto" w:fill="auto"/>
            <w:vAlign w:val="center"/>
          </w:tcPr>
          <w:p w14:paraId="1004830E" w14:textId="77777777" w:rsidR="008F0EB0" w:rsidRPr="00BD609B" w:rsidRDefault="008F0EB0" w:rsidP="00AD5760">
            <w:pPr>
              <w:rPr>
                <w:sz w:val="16"/>
                <w:szCs w:val="16"/>
                <w:lang w:val="es-MX"/>
              </w:rPr>
            </w:pPr>
            <w:r w:rsidRPr="00BD609B">
              <w:rPr>
                <w:rFonts w:cs="Arial"/>
                <w:color w:val="000000"/>
                <w:sz w:val="16"/>
                <w:szCs w:val="16"/>
                <w:lang w:eastAsia="es-BO"/>
              </w:rPr>
              <w:t>Describir el tipo de trámite</w:t>
            </w:r>
            <w:r>
              <w:rPr>
                <w:rFonts w:cs="Arial"/>
                <w:color w:val="000000"/>
                <w:sz w:val="16"/>
                <w:szCs w:val="16"/>
                <w:lang w:eastAsia="es-BO"/>
              </w:rPr>
              <w:t xml:space="preserve"> si este es presencial o en línea</w:t>
            </w:r>
            <w:r w:rsidRPr="00BD609B">
              <w:rPr>
                <w:rFonts w:cs="Arial"/>
                <w:color w:val="000000"/>
                <w:sz w:val="16"/>
                <w:szCs w:val="16"/>
                <w:lang w:eastAsia="es-BO"/>
              </w:rPr>
              <w:t>.</w:t>
            </w:r>
          </w:p>
        </w:tc>
      </w:tr>
      <w:tr w:rsidR="008F0EB0" w:rsidRPr="00F073C2" w14:paraId="3A46056D"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D6E3BC" w:themeFill="accent3" w:themeFillTint="66"/>
          </w:tcPr>
          <w:p w14:paraId="480671BC" w14:textId="77777777" w:rsidR="008F0EB0" w:rsidRPr="00F073C2" w:rsidRDefault="008F0EB0" w:rsidP="00AD5760">
            <w:pPr>
              <w:spacing w:after="200" w:line="276" w:lineRule="auto"/>
              <w:contextualSpacing/>
              <w:jc w:val="left"/>
              <w:rPr>
                <w:rFonts w:eastAsiaTheme="minorHAnsi" w:cstheme="minorBidi"/>
                <w:b/>
                <w:sz w:val="16"/>
                <w:szCs w:val="16"/>
                <w:lang w:val="es-BO" w:eastAsia="en-US"/>
              </w:rPr>
            </w:pPr>
            <w:r w:rsidRPr="00F073C2">
              <w:rPr>
                <w:rFonts w:eastAsiaTheme="minorHAnsi" w:cstheme="minorBidi"/>
                <w:b/>
                <w:sz w:val="16"/>
                <w:szCs w:val="16"/>
                <w:lang w:val="es-BO" w:eastAsia="en-US"/>
              </w:rPr>
              <w:t>B. REQUISITOS</w:t>
            </w:r>
            <w:r w:rsidRPr="00F073C2">
              <w:rPr>
                <w:rFonts w:eastAsiaTheme="minorHAnsi" w:cstheme="minorBidi"/>
                <w:sz w:val="16"/>
                <w:szCs w:val="16"/>
                <w:lang w:val="es-BO" w:eastAsia="en-US"/>
              </w:rPr>
              <w:t>.(Registrar los requisitos para la obtención del documento requerido para la VUCE)</w:t>
            </w:r>
          </w:p>
        </w:tc>
      </w:tr>
      <w:tr w:rsidR="008F0EB0" w:rsidRPr="00F073C2" w14:paraId="74C1B85C"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auto"/>
          </w:tcPr>
          <w:p w14:paraId="2B4AEF0E" w14:textId="77777777" w:rsidR="008F0EB0" w:rsidRPr="00F073C2" w:rsidRDefault="008F0EB0" w:rsidP="00AD5760">
            <w:pPr>
              <w:rPr>
                <w:rFonts w:cs="Arial"/>
                <w:b/>
                <w:bCs/>
                <w:sz w:val="16"/>
                <w:szCs w:val="16"/>
                <w:lang w:eastAsia="es-BO"/>
              </w:rPr>
            </w:pPr>
          </w:p>
        </w:tc>
      </w:tr>
      <w:tr w:rsidR="008F0EB0" w:rsidRPr="00F073C2" w14:paraId="66230ED2"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D6E3BC" w:themeFill="accent3" w:themeFillTint="66"/>
          </w:tcPr>
          <w:p w14:paraId="46CA9E2D" w14:textId="77777777" w:rsidR="008F0EB0" w:rsidRPr="00F073C2" w:rsidRDefault="008F0EB0" w:rsidP="00AD5760">
            <w:pPr>
              <w:rPr>
                <w:rFonts w:cs="Arial"/>
                <w:b/>
                <w:bCs/>
                <w:sz w:val="16"/>
                <w:szCs w:val="16"/>
                <w:lang w:eastAsia="es-BO"/>
              </w:rPr>
            </w:pPr>
            <w:r w:rsidRPr="00F073C2">
              <w:rPr>
                <w:rFonts w:cs="Arial"/>
                <w:b/>
                <w:bCs/>
                <w:sz w:val="16"/>
                <w:szCs w:val="16"/>
                <w:lang w:eastAsia="es-BO"/>
              </w:rPr>
              <w:t>C.</w:t>
            </w:r>
            <w:r w:rsidRPr="00F073C2">
              <w:rPr>
                <w:rFonts w:cs="Arial"/>
                <w:b/>
                <w:sz w:val="16"/>
                <w:szCs w:val="16"/>
                <w:lang w:eastAsia="es-BO"/>
              </w:rPr>
              <w:t xml:space="preserve"> ANÁLISIS DE LABORATORIO Y/O INSPECCIÓN </w:t>
            </w:r>
            <w:r w:rsidRPr="00F073C2">
              <w:rPr>
                <w:rFonts w:cs="Arial"/>
                <w:sz w:val="16"/>
                <w:szCs w:val="16"/>
                <w:lang w:eastAsia="es-BO"/>
              </w:rPr>
              <w:t>(</w:t>
            </w:r>
            <w:r w:rsidRPr="00F073C2">
              <w:rPr>
                <w:rFonts w:cs="Arial"/>
                <w:i/>
                <w:sz w:val="16"/>
                <w:szCs w:val="16"/>
                <w:lang w:eastAsia="es-BO"/>
              </w:rPr>
              <w:t>Registrar SI pa</w:t>
            </w:r>
            <w:r w:rsidRPr="00F073C2">
              <w:rPr>
                <w:rFonts w:cs="Arial"/>
                <w:i/>
                <w:sz w:val="16"/>
                <w:szCs w:val="16"/>
                <w:shd w:val="clear" w:color="auto" w:fill="FDE9D9" w:themeFill="accent6" w:themeFillTint="33"/>
                <w:lang w:eastAsia="es-BO"/>
              </w:rPr>
              <w:t>r</w:t>
            </w:r>
            <w:r w:rsidRPr="00F073C2">
              <w:rPr>
                <w:rFonts w:cs="Arial"/>
                <w:i/>
                <w:sz w:val="16"/>
                <w:szCs w:val="16"/>
                <w:lang w:eastAsia="es-BO"/>
              </w:rPr>
              <w:t xml:space="preserve">a la obtención del documento requiere Análisis de Laboratorio </w:t>
            </w:r>
            <w:r w:rsidRPr="002705DE">
              <w:rPr>
                <w:rFonts w:cs="Arial"/>
                <w:b/>
                <w:i/>
                <w:sz w:val="16"/>
                <w:szCs w:val="16"/>
                <w:lang w:eastAsia="es-BO"/>
              </w:rPr>
              <w:t>y/o inspección</w:t>
            </w:r>
            <w:r w:rsidRPr="00F073C2">
              <w:rPr>
                <w:rFonts w:cs="Arial"/>
                <w:i/>
                <w:sz w:val="16"/>
                <w:szCs w:val="16"/>
                <w:lang w:eastAsia="es-BO"/>
              </w:rPr>
              <w:t>, caso contrario consignar NO</w:t>
            </w:r>
            <w:r w:rsidRPr="00F073C2">
              <w:rPr>
                <w:rFonts w:cs="Arial"/>
                <w:sz w:val="16"/>
                <w:szCs w:val="16"/>
                <w:lang w:eastAsia="es-BO"/>
              </w:rPr>
              <w:t>)</w:t>
            </w:r>
          </w:p>
        </w:tc>
      </w:tr>
      <w:tr w:rsidR="008F0EB0" w:rsidRPr="00F073C2" w14:paraId="492F3F8D"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2188" w:type="dxa"/>
            <w:shd w:val="clear" w:color="auto" w:fill="auto"/>
          </w:tcPr>
          <w:p w14:paraId="69FC6C66" w14:textId="77777777" w:rsidR="008F0EB0" w:rsidRPr="00F073C2" w:rsidRDefault="008F0EB0" w:rsidP="00AD5760">
            <w:pPr>
              <w:jc w:val="center"/>
              <w:rPr>
                <w:rFonts w:cs="Arial"/>
                <w:bCs/>
                <w:sz w:val="16"/>
                <w:szCs w:val="16"/>
                <w:lang w:eastAsia="es-BO"/>
              </w:rPr>
            </w:pPr>
            <w:r w:rsidRPr="00F073C2">
              <w:rPr>
                <w:rFonts w:cs="Arial"/>
                <w:bCs/>
                <w:sz w:val="16"/>
                <w:szCs w:val="16"/>
                <w:lang w:eastAsia="es-BO"/>
              </w:rPr>
              <w:t>SI</w:t>
            </w:r>
          </w:p>
        </w:tc>
        <w:tc>
          <w:tcPr>
            <w:tcW w:w="6836" w:type="dxa"/>
            <w:gridSpan w:val="10"/>
            <w:shd w:val="clear" w:color="auto" w:fill="auto"/>
            <w:vAlign w:val="bottom"/>
          </w:tcPr>
          <w:p w14:paraId="13D7644B" w14:textId="77777777" w:rsidR="008F0EB0" w:rsidRPr="00F073C2" w:rsidRDefault="008F0EB0" w:rsidP="00AD5760">
            <w:pPr>
              <w:rPr>
                <w:rFonts w:cs="Arial"/>
                <w:b/>
                <w:bCs/>
                <w:sz w:val="16"/>
                <w:szCs w:val="16"/>
                <w:lang w:eastAsia="es-BO"/>
              </w:rPr>
            </w:pPr>
            <w:r w:rsidRPr="00BA46FE">
              <w:rPr>
                <w:rFonts w:cs="Arial"/>
                <w:color w:val="000000"/>
                <w:sz w:val="16"/>
                <w:szCs w:val="16"/>
                <w:lang w:eastAsia="es-BO"/>
              </w:rPr>
              <w:t xml:space="preserve">Marque la casilla con una X, SI </w:t>
            </w:r>
            <w:r>
              <w:rPr>
                <w:rFonts w:cs="Arial"/>
                <w:color w:val="000000"/>
                <w:sz w:val="16"/>
                <w:szCs w:val="16"/>
                <w:lang w:eastAsia="es-BO"/>
              </w:rPr>
              <w:t>el trámite necesita análisis de laboratorio y/o inspección</w:t>
            </w:r>
            <w:r w:rsidRPr="00BA46FE">
              <w:rPr>
                <w:rFonts w:cs="Arial"/>
                <w:color w:val="000000"/>
                <w:sz w:val="16"/>
                <w:szCs w:val="16"/>
                <w:lang w:eastAsia="es-BO"/>
              </w:rPr>
              <w:t>.</w:t>
            </w:r>
          </w:p>
        </w:tc>
      </w:tr>
      <w:tr w:rsidR="008F0EB0" w:rsidRPr="00F073C2" w14:paraId="1EB37D3A"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2188" w:type="dxa"/>
            <w:shd w:val="clear" w:color="auto" w:fill="auto"/>
          </w:tcPr>
          <w:p w14:paraId="34A5E7CE" w14:textId="77777777" w:rsidR="008F0EB0" w:rsidRPr="00F073C2" w:rsidRDefault="008F0EB0" w:rsidP="00AD5760">
            <w:pPr>
              <w:jc w:val="center"/>
              <w:rPr>
                <w:rFonts w:cs="Arial"/>
                <w:bCs/>
                <w:sz w:val="16"/>
                <w:szCs w:val="16"/>
                <w:lang w:eastAsia="es-BO"/>
              </w:rPr>
            </w:pPr>
            <w:r>
              <w:rPr>
                <w:rFonts w:cs="Arial"/>
                <w:bCs/>
                <w:sz w:val="16"/>
                <w:szCs w:val="16"/>
                <w:lang w:eastAsia="es-BO"/>
              </w:rPr>
              <w:t>NO</w:t>
            </w:r>
          </w:p>
        </w:tc>
        <w:tc>
          <w:tcPr>
            <w:tcW w:w="6836" w:type="dxa"/>
            <w:gridSpan w:val="10"/>
            <w:shd w:val="clear" w:color="auto" w:fill="auto"/>
            <w:vAlign w:val="bottom"/>
          </w:tcPr>
          <w:p w14:paraId="5BBA8CAC" w14:textId="77777777" w:rsidR="008F0EB0" w:rsidRPr="00F073C2" w:rsidRDefault="008F0EB0" w:rsidP="00AD5760">
            <w:pPr>
              <w:rPr>
                <w:rFonts w:cs="Arial"/>
                <w:b/>
                <w:bCs/>
                <w:sz w:val="16"/>
                <w:szCs w:val="16"/>
                <w:lang w:eastAsia="es-BO"/>
              </w:rPr>
            </w:pPr>
            <w:r w:rsidRPr="00BA46FE">
              <w:rPr>
                <w:rFonts w:cs="Arial"/>
                <w:color w:val="000000"/>
                <w:sz w:val="16"/>
                <w:szCs w:val="16"/>
                <w:lang w:eastAsia="es-BO"/>
              </w:rPr>
              <w:t>Marque la casi</w:t>
            </w:r>
            <w:r>
              <w:rPr>
                <w:rFonts w:cs="Arial"/>
                <w:color w:val="000000"/>
                <w:sz w:val="16"/>
                <w:szCs w:val="16"/>
                <w:lang w:eastAsia="es-BO"/>
              </w:rPr>
              <w:t>lla con una X, si su Entidad NO necesita análisis de laboratorio y/o inspección</w:t>
            </w:r>
            <w:r w:rsidRPr="00BA46FE">
              <w:rPr>
                <w:rFonts w:cs="Arial"/>
                <w:color w:val="000000"/>
                <w:sz w:val="16"/>
                <w:szCs w:val="16"/>
                <w:lang w:eastAsia="es-BO"/>
              </w:rPr>
              <w:t>.</w:t>
            </w:r>
          </w:p>
        </w:tc>
      </w:tr>
      <w:tr w:rsidR="008F0EB0" w:rsidRPr="00F073C2" w14:paraId="7FC467BA"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auto"/>
          </w:tcPr>
          <w:p w14:paraId="66D7CC45" w14:textId="77777777" w:rsidR="008F0EB0" w:rsidRPr="00BA46FE" w:rsidRDefault="008F0EB0" w:rsidP="00AD5760">
            <w:pPr>
              <w:rPr>
                <w:rFonts w:cs="Arial"/>
                <w:color w:val="000000"/>
                <w:sz w:val="16"/>
                <w:szCs w:val="16"/>
                <w:lang w:eastAsia="es-BO"/>
              </w:rPr>
            </w:pPr>
            <w:r w:rsidRPr="00F073C2">
              <w:rPr>
                <w:rFonts w:cs="Arial"/>
                <w:sz w:val="16"/>
                <w:szCs w:val="16"/>
                <w:lang w:eastAsia="es-BO"/>
              </w:rPr>
              <w:t>(</w:t>
            </w:r>
            <w:r w:rsidRPr="00F073C2">
              <w:rPr>
                <w:rFonts w:cs="Arial"/>
                <w:i/>
                <w:sz w:val="16"/>
                <w:szCs w:val="16"/>
                <w:lang w:eastAsia="es-BO"/>
              </w:rPr>
              <w:t>Registrar SI pa</w:t>
            </w:r>
            <w:r w:rsidRPr="00F073C2">
              <w:rPr>
                <w:rFonts w:cs="Arial"/>
                <w:i/>
                <w:sz w:val="16"/>
                <w:szCs w:val="16"/>
                <w:shd w:val="clear" w:color="auto" w:fill="FDE9D9" w:themeFill="accent6" w:themeFillTint="33"/>
                <w:lang w:eastAsia="es-BO"/>
              </w:rPr>
              <w:t>r</w:t>
            </w:r>
            <w:r w:rsidRPr="00F073C2">
              <w:rPr>
                <w:rFonts w:cs="Arial"/>
                <w:i/>
                <w:sz w:val="16"/>
                <w:szCs w:val="16"/>
                <w:lang w:eastAsia="es-BO"/>
              </w:rPr>
              <w:t xml:space="preserve">a la obtención del documento requiere Análisis de </w:t>
            </w:r>
            <w:r w:rsidRPr="006C7DA1">
              <w:rPr>
                <w:rFonts w:cs="Arial"/>
                <w:i/>
                <w:sz w:val="16"/>
                <w:szCs w:val="16"/>
                <w:lang w:eastAsia="es-BO"/>
              </w:rPr>
              <w:t>Laboratorio y/o inspección</w:t>
            </w:r>
            <w:r w:rsidRPr="00F073C2">
              <w:rPr>
                <w:rFonts w:cs="Arial"/>
                <w:i/>
                <w:sz w:val="16"/>
                <w:szCs w:val="16"/>
                <w:lang w:eastAsia="es-BO"/>
              </w:rPr>
              <w:t>, caso contrario consignar NO</w:t>
            </w:r>
            <w:r w:rsidRPr="00F073C2">
              <w:rPr>
                <w:rFonts w:cs="Arial"/>
                <w:sz w:val="16"/>
                <w:szCs w:val="16"/>
                <w:lang w:eastAsia="es-BO"/>
              </w:rPr>
              <w:t>)</w:t>
            </w:r>
          </w:p>
        </w:tc>
      </w:tr>
      <w:tr w:rsidR="008F0EB0" w:rsidRPr="00F073C2" w14:paraId="334C4BE3"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D6E3BC" w:themeFill="accent3" w:themeFillTint="66"/>
          </w:tcPr>
          <w:p w14:paraId="2CCC43A8" w14:textId="77777777" w:rsidR="008F0EB0" w:rsidRPr="00F073C2" w:rsidRDefault="008F0EB0" w:rsidP="00AD5760">
            <w:pPr>
              <w:rPr>
                <w:rFonts w:cs="Arial"/>
                <w:b/>
                <w:bCs/>
                <w:sz w:val="16"/>
                <w:szCs w:val="16"/>
                <w:lang w:eastAsia="es-BO"/>
              </w:rPr>
            </w:pPr>
            <w:r w:rsidRPr="00F073C2">
              <w:rPr>
                <w:rFonts w:cs="Arial"/>
                <w:b/>
                <w:bCs/>
                <w:sz w:val="16"/>
                <w:szCs w:val="16"/>
                <w:lang w:eastAsia="es-BO"/>
              </w:rPr>
              <w:t xml:space="preserve">D. PROCEDIMIENTO DEL TRÁMITE </w:t>
            </w:r>
            <w:r w:rsidRPr="002705DE">
              <w:rPr>
                <w:rFonts w:cs="Arial"/>
                <w:b/>
                <w:bCs/>
                <w:sz w:val="16"/>
                <w:szCs w:val="16"/>
                <w:lang w:eastAsia="es-BO"/>
              </w:rPr>
              <w:t xml:space="preserve">OPTIMIZADO (PASO A PASO) </w:t>
            </w:r>
            <w:r w:rsidRPr="00F073C2">
              <w:rPr>
                <w:rFonts w:cs="Arial"/>
                <w:bCs/>
                <w:sz w:val="16"/>
                <w:szCs w:val="16"/>
                <w:lang w:eastAsia="es-BO"/>
              </w:rPr>
              <w:t>(Describir paso a paso el proceso optimizado para la VUCE)</w:t>
            </w:r>
          </w:p>
        </w:tc>
      </w:tr>
      <w:tr w:rsidR="008F0EB0" w:rsidRPr="00F073C2" w14:paraId="6EC18FC3"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auto"/>
          </w:tcPr>
          <w:p w14:paraId="110824BA"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1. Inicio de la solicitud en la VUCE</w:t>
            </w:r>
          </w:p>
          <w:p w14:paraId="00759E35"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El interesado ingresa a la VUCE, elige el trámite APCO, define cobertura/finalidad y se genera el Nº de trámite en estado Borrador.</w:t>
            </w:r>
          </w:p>
          <w:p w14:paraId="3B43184B" w14:textId="77777777" w:rsidR="008F0EB0" w:rsidRPr="006755B5" w:rsidRDefault="008F0EB0" w:rsidP="00AD5760">
            <w:pPr>
              <w:contextualSpacing/>
              <w:jc w:val="left"/>
              <w:rPr>
                <w:rFonts w:cs="Arial"/>
                <w:bCs/>
                <w:sz w:val="16"/>
                <w:szCs w:val="16"/>
                <w:lang w:eastAsia="es-BO"/>
              </w:rPr>
            </w:pPr>
          </w:p>
          <w:p w14:paraId="1807C234" w14:textId="77777777" w:rsidR="008F0EB0" w:rsidRPr="006755B5" w:rsidRDefault="008F0EB0" w:rsidP="00AD5760">
            <w:pPr>
              <w:contextualSpacing/>
              <w:jc w:val="left"/>
              <w:rPr>
                <w:rFonts w:cs="Arial"/>
                <w:bCs/>
                <w:sz w:val="16"/>
                <w:szCs w:val="16"/>
                <w:lang w:eastAsia="es-BO"/>
              </w:rPr>
            </w:pPr>
            <w:r w:rsidRPr="004A77FF">
              <w:rPr>
                <w:rFonts w:cs="Arial"/>
                <w:b/>
                <w:bCs/>
                <w:sz w:val="16"/>
                <w:szCs w:val="16"/>
                <w:lang w:eastAsia="es-BO"/>
              </w:rPr>
              <w:t>2. Validaciones automáticas</w:t>
            </w:r>
          </w:p>
          <w:p w14:paraId="7CB1F25E"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El sistema verifica NIT y Padrón, regla por subpartida, campos obligatorios, duplicidad y formato/vigencia de anexos. Si hay errores, los muestra antes de continuar.</w:t>
            </w:r>
          </w:p>
          <w:p w14:paraId="51AC0A2A" w14:textId="77777777" w:rsidR="008F0EB0" w:rsidRPr="006755B5" w:rsidRDefault="008F0EB0" w:rsidP="00AD5760">
            <w:pPr>
              <w:contextualSpacing/>
              <w:jc w:val="left"/>
              <w:rPr>
                <w:rFonts w:cs="Arial"/>
                <w:bCs/>
                <w:sz w:val="16"/>
                <w:szCs w:val="16"/>
                <w:lang w:eastAsia="es-BO"/>
              </w:rPr>
            </w:pPr>
          </w:p>
          <w:p w14:paraId="500EDD93"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3. Llenado del formulario APCO</w:t>
            </w:r>
          </w:p>
          <w:p w14:paraId="655734F4"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El solicitante completa datos de empresa, mercancía, cantidades, destino y demás campos; se usan catálogos oficiales y controles de coherencia (unidades, descripción, etc.).</w:t>
            </w:r>
          </w:p>
          <w:p w14:paraId="5D976BB3" w14:textId="77777777" w:rsidR="008F0EB0" w:rsidRPr="006755B5" w:rsidRDefault="008F0EB0" w:rsidP="00AD5760">
            <w:pPr>
              <w:contextualSpacing/>
              <w:jc w:val="left"/>
              <w:rPr>
                <w:rFonts w:cs="Arial"/>
                <w:bCs/>
                <w:sz w:val="16"/>
                <w:szCs w:val="16"/>
                <w:lang w:eastAsia="es-BO"/>
              </w:rPr>
            </w:pPr>
          </w:p>
          <w:p w14:paraId="150BA3EC"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4. Adjuntar documentos</w:t>
            </w:r>
          </w:p>
          <w:p w14:paraId="7A9C4BCE"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Se cargan en PDF la factura/contrato, lista de empaque y, si aplica, ficha técnica/hoja de seguridad u otros. La VUCE valida legibilidad, peso y vigencia.</w:t>
            </w:r>
          </w:p>
          <w:p w14:paraId="59150B15" w14:textId="77777777" w:rsidR="008F0EB0" w:rsidRPr="006755B5" w:rsidRDefault="008F0EB0" w:rsidP="00AD5760">
            <w:pPr>
              <w:contextualSpacing/>
              <w:jc w:val="left"/>
              <w:rPr>
                <w:rFonts w:cs="Arial"/>
                <w:bCs/>
                <w:sz w:val="16"/>
                <w:szCs w:val="16"/>
                <w:lang w:eastAsia="es-BO"/>
              </w:rPr>
            </w:pPr>
          </w:p>
          <w:p w14:paraId="1756F82D"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5. Envío con firma digital</w:t>
            </w:r>
          </w:p>
          <w:p w14:paraId="7E7B9E20"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El solicitante revisa el resumen, firma digitalmente y remite. Se emite acuse con QR y el expediente pasa a En evaluación.</w:t>
            </w:r>
          </w:p>
          <w:p w14:paraId="676E3246" w14:textId="77777777" w:rsidR="008F0EB0" w:rsidRPr="006755B5" w:rsidRDefault="008F0EB0" w:rsidP="00AD5760">
            <w:pPr>
              <w:contextualSpacing/>
              <w:jc w:val="left"/>
              <w:rPr>
                <w:rFonts w:cs="Arial"/>
                <w:bCs/>
                <w:sz w:val="16"/>
                <w:szCs w:val="16"/>
                <w:lang w:eastAsia="es-BO"/>
              </w:rPr>
            </w:pPr>
          </w:p>
          <w:p w14:paraId="098BA2FD"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6. Evaluación de la EPE (documental)</w:t>
            </w:r>
          </w:p>
          <w:p w14:paraId="4CF88B8B"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La Entidad Pública Emisora revisa datos y anexos con checklist; si corresponde, formula observaciones para subsanar dentro del mismo expediente.</w:t>
            </w:r>
          </w:p>
          <w:p w14:paraId="760E1FD8" w14:textId="77777777" w:rsidR="008F0EB0" w:rsidRPr="006755B5" w:rsidRDefault="008F0EB0" w:rsidP="00AD5760">
            <w:pPr>
              <w:contextualSpacing/>
              <w:jc w:val="left"/>
              <w:rPr>
                <w:rFonts w:cs="Arial"/>
                <w:bCs/>
                <w:sz w:val="16"/>
                <w:szCs w:val="16"/>
                <w:lang w:eastAsia="es-BO"/>
              </w:rPr>
            </w:pPr>
          </w:p>
          <w:p w14:paraId="16E8A532"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7. Emisión de liquidación</w:t>
            </w:r>
          </w:p>
          <w:p w14:paraId="76162F3A"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lastRenderedPageBreak/>
              <w:t>La EPE genera la liquidación electrónica del trámite; queda disponible para pago y se notifica al solicitante en la VUCE.</w:t>
            </w:r>
          </w:p>
          <w:p w14:paraId="4C1EA986" w14:textId="77777777" w:rsidR="008F0EB0" w:rsidRPr="006755B5" w:rsidRDefault="008F0EB0" w:rsidP="00AD5760">
            <w:pPr>
              <w:contextualSpacing/>
              <w:jc w:val="left"/>
              <w:rPr>
                <w:rFonts w:cs="Arial"/>
                <w:bCs/>
                <w:sz w:val="16"/>
                <w:szCs w:val="16"/>
                <w:lang w:eastAsia="es-BO"/>
              </w:rPr>
            </w:pPr>
          </w:p>
          <w:p w14:paraId="4F5A516C"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8. Pago del trámite (QR/CPT)</w:t>
            </w:r>
          </w:p>
          <w:p w14:paraId="56F26A9C"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El solicitante paga por la pasarela (QR y/o CPT). La conciliación es automática y el estado cambia a Pago verificado.</w:t>
            </w:r>
          </w:p>
          <w:p w14:paraId="2CF0BC5D" w14:textId="77777777" w:rsidR="008F0EB0" w:rsidRPr="006755B5" w:rsidRDefault="008F0EB0" w:rsidP="00AD5760">
            <w:pPr>
              <w:contextualSpacing/>
              <w:jc w:val="left"/>
              <w:rPr>
                <w:rFonts w:cs="Arial"/>
                <w:bCs/>
                <w:sz w:val="16"/>
                <w:szCs w:val="16"/>
                <w:lang w:eastAsia="es-BO"/>
              </w:rPr>
            </w:pPr>
          </w:p>
          <w:p w14:paraId="2A76FF86"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9. Evaluación de la EPE (técnica/decisión)</w:t>
            </w:r>
          </w:p>
          <w:p w14:paraId="323572F3"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Con el pago verificado, la EPE emite dictamen. Si aplica, agenda inspección y registra acta digital. Decide Aprobado/Observado/Rechazado.</w:t>
            </w:r>
          </w:p>
          <w:p w14:paraId="4787A1C1" w14:textId="77777777" w:rsidR="008F0EB0" w:rsidRPr="006755B5" w:rsidRDefault="008F0EB0" w:rsidP="00AD5760">
            <w:pPr>
              <w:contextualSpacing/>
              <w:jc w:val="left"/>
              <w:rPr>
                <w:rFonts w:cs="Arial"/>
                <w:bCs/>
                <w:sz w:val="16"/>
                <w:szCs w:val="16"/>
                <w:lang w:eastAsia="es-BO"/>
              </w:rPr>
            </w:pPr>
          </w:p>
          <w:p w14:paraId="39553BE9"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10. Notificación e interoperabilidad</w:t>
            </w:r>
          </w:p>
          <w:p w14:paraId="15E82879" w14:textId="77777777" w:rsidR="008F0EB0" w:rsidRPr="006755B5" w:rsidRDefault="008F0EB0" w:rsidP="00AD5760">
            <w:pPr>
              <w:contextualSpacing/>
              <w:jc w:val="left"/>
              <w:rPr>
                <w:rFonts w:cs="Arial"/>
                <w:bCs/>
                <w:sz w:val="16"/>
                <w:szCs w:val="16"/>
                <w:lang w:eastAsia="es-BO"/>
              </w:rPr>
            </w:pPr>
            <w:r w:rsidRPr="006755B5">
              <w:rPr>
                <w:rFonts w:cs="Arial"/>
                <w:bCs/>
                <w:sz w:val="16"/>
                <w:szCs w:val="16"/>
                <w:lang w:eastAsia="es-BO"/>
              </w:rPr>
              <w:t>La VUCE notifica el resultado; si es Aprobado, se emite el APCO con folio, vigencia y código QR y se publica para Aduana/otros sistemas.</w:t>
            </w:r>
          </w:p>
          <w:p w14:paraId="066560BC" w14:textId="77777777" w:rsidR="008F0EB0" w:rsidRPr="006755B5" w:rsidRDefault="008F0EB0" w:rsidP="00AD5760">
            <w:pPr>
              <w:contextualSpacing/>
              <w:jc w:val="left"/>
              <w:rPr>
                <w:rFonts w:cs="Arial"/>
                <w:bCs/>
                <w:sz w:val="16"/>
                <w:szCs w:val="16"/>
                <w:lang w:eastAsia="es-BO"/>
              </w:rPr>
            </w:pPr>
          </w:p>
          <w:p w14:paraId="7A3CB74D" w14:textId="77777777" w:rsidR="008F0EB0" w:rsidRPr="004A77FF" w:rsidRDefault="008F0EB0" w:rsidP="00AD5760">
            <w:pPr>
              <w:contextualSpacing/>
              <w:jc w:val="left"/>
              <w:rPr>
                <w:rFonts w:cs="Arial"/>
                <w:b/>
                <w:bCs/>
                <w:sz w:val="16"/>
                <w:szCs w:val="16"/>
                <w:lang w:eastAsia="es-BO"/>
              </w:rPr>
            </w:pPr>
            <w:r w:rsidRPr="004A77FF">
              <w:rPr>
                <w:rFonts w:cs="Arial"/>
                <w:b/>
                <w:bCs/>
                <w:sz w:val="16"/>
                <w:szCs w:val="16"/>
                <w:lang w:eastAsia="es-BO"/>
              </w:rPr>
              <w:t>11. Descarga e impresión (si corresponde)</w:t>
            </w:r>
          </w:p>
          <w:p w14:paraId="06510F38" w14:textId="77777777" w:rsidR="008F0EB0" w:rsidRPr="006755B5" w:rsidRDefault="008F0EB0" w:rsidP="00AD5760">
            <w:pPr>
              <w:contextualSpacing/>
              <w:jc w:val="left"/>
              <w:rPr>
                <w:rFonts w:cs="Arial"/>
                <w:b/>
                <w:bCs/>
                <w:sz w:val="16"/>
                <w:szCs w:val="16"/>
                <w:lang w:eastAsia="es-BO"/>
              </w:rPr>
            </w:pPr>
            <w:r w:rsidRPr="006755B5">
              <w:rPr>
                <w:rFonts w:cs="Arial"/>
                <w:bCs/>
                <w:sz w:val="16"/>
                <w:szCs w:val="16"/>
                <w:lang w:eastAsia="es-BO"/>
              </w:rPr>
              <w:t>El solicitante descarga el APCO desde la VUCE y lo imprime solo cuando la normativa o el país de destino lo exija.</w:t>
            </w:r>
          </w:p>
        </w:tc>
      </w:tr>
      <w:tr w:rsidR="008F0EB0" w:rsidRPr="00F073C2" w14:paraId="4A1CE28A"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D6E3BC" w:themeFill="accent3" w:themeFillTint="66"/>
          </w:tcPr>
          <w:p w14:paraId="12B5236E" w14:textId="77777777" w:rsidR="008F0EB0" w:rsidRPr="00F073C2" w:rsidRDefault="008F0EB0" w:rsidP="00AD5760">
            <w:pPr>
              <w:rPr>
                <w:rFonts w:cs="Arial"/>
                <w:b/>
                <w:bCs/>
                <w:sz w:val="16"/>
                <w:szCs w:val="16"/>
                <w:lang w:eastAsia="es-BO"/>
              </w:rPr>
            </w:pPr>
            <w:r w:rsidRPr="00F073C2">
              <w:rPr>
                <w:rFonts w:cs="Arial"/>
                <w:b/>
                <w:bCs/>
                <w:sz w:val="16"/>
                <w:szCs w:val="16"/>
                <w:lang w:eastAsia="es-BO"/>
              </w:rPr>
              <w:lastRenderedPageBreak/>
              <w:t>E. FLUJO DEL PROCESO OPTIMIZADO</w:t>
            </w:r>
            <w:r w:rsidRPr="006C7DA1">
              <w:rPr>
                <w:rFonts w:cs="Arial"/>
                <w:b/>
                <w:bCs/>
                <w:sz w:val="16"/>
                <w:szCs w:val="16"/>
                <w:lang w:eastAsia="es-BO"/>
              </w:rPr>
              <w:t xml:space="preserve">. </w:t>
            </w:r>
            <w:r w:rsidRPr="006755B5">
              <w:rPr>
                <w:rFonts w:cs="Arial"/>
                <w:b/>
                <w:bCs/>
                <w:sz w:val="16"/>
                <w:szCs w:val="16"/>
                <w:lang w:eastAsia="es-BO"/>
              </w:rPr>
              <w:t>(Describir flujo del proceso optimizado para la VUCE)</w:t>
            </w:r>
          </w:p>
        </w:tc>
      </w:tr>
      <w:tr w:rsidR="008F0EB0" w:rsidRPr="00F073C2" w14:paraId="5F94F13E"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00"/>
        </w:trPr>
        <w:tc>
          <w:tcPr>
            <w:tcW w:w="9024" w:type="dxa"/>
            <w:gridSpan w:val="11"/>
            <w:shd w:val="clear" w:color="auto" w:fill="auto"/>
          </w:tcPr>
          <w:p w14:paraId="512BAF15" w14:textId="77777777" w:rsidR="008F0EB0" w:rsidRDefault="008F0EB0" w:rsidP="00AD5760">
            <w:pPr>
              <w:rPr>
                <w:rFonts w:cs="Arial"/>
                <w:bCs/>
                <w:sz w:val="16"/>
                <w:szCs w:val="16"/>
                <w:lang w:eastAsia="es-BO"/>
              </w:rPr>
            </w:pPr>
            <w:r w:rsidRPr="006755B5">
              <w:rPr>
                <w:rFonts w:cs="Arial"/>
                <w:bCs/>
                <w:i/>
                <w:sz w:val="16"/>
                <w:szCs w:val="16"/>
                <w:lang w:eastAsia="es-BO"/>
              </w:rPr>
              <w:t>Adjunte el diagrama de flujo del proceso (en formato BPMN)  del registro de operadores, identificando: procesos en sistema o procesos manuales (sin uso de sistema) y los actores que lo realizan</w:t>
            </w:r>
            <w:r w:rsidRPr="004A77FF">
              <w:rPr>
                <w:rFonts w:cs="Arial"/>
                <w:bCs/>
                <w:sz w:val="16"/>
                <w:szCs w:val="16"/>
                <w:lang w:eastAsia="es-BO"/>
              </w:rPr>
              <w:t>.</w:t>
            </w:r>
          </w:p>
          <w:p w14:paraId="13E8A880" w14:textId="77777777" w:rsidR="008F0EB0" w:rsidRPr="00F073C2" w:rsidRDefault="008F0EB0" w:rsidP="00AD5760">
            <w:pPr>
              <w:rPr>
                <w:rFonts w:cs="Arial"/>
                <w:b/>
                <w:bCs/>
                <w:sz w:val="16"/>
                <w:szCs w:val="16"/>
                <w:lang w:eastAsia="es-BO"/>
              </w:rPr>
            </w:pPr>
          </w:p>
        </w:tc>
      </w:tr>
      <w:tr w:rsidR="008F0EB0" w:rsidRPr="00BD609B" w14:paraId="0EB1F390" w14:textId="77777777" w:rsidTr="00AD5760">
        <w:trPr>
          <w:gridAfter w:val="1"/>
          <w:wAfter w:w="146" w:type="dxa"/>
          <w:trHeight w:val="255"/>
        </w:trPr>
        <w:tc>
          <w:tcPr>
            <w:tcW w:w="9024" w:type="dxa"/>
            <w:gridSpan w:val="11"/>
            <w:tcBorders>
              <w:top w:val="single" w:sz="4" w:space="0" w:color="auto"/>
              <w:left w:val="single" w:sz="4" w:space="0" w:color="auto"/>
              <w:bottom w:val="single" w:sz="4" w:space="0" w:color="auto"/>
              <w:right w:val="single" w:sz="4" w:space="0" w:color="auto"/>
            </w:tcBorders>
            <w:shd w:val="clear" w:color="auto" w:fill="0070C0"/>
            <w:vAlign w:val="center"/>
            <w:hideMark/>
          </w:tcPr>
          <w:p w14:paraId="6FF7C0F2" w14:textId="77777777" w:rsidR="008F0EB0" w:rsidRPr="00BD609B" w:rsidRDefault="008F0EB0" w:rsidP="00AD5760">
            <w:pPr>
              <w:rPr>
                <w:rFonts w:cs="Arial"/>
                <w:b/>
                <w:color w:val="000000"/>
                <w:sz w:val="16"/>
                <w:szCs w:val="16"/>
                <w:lang w:eastAsia="es-BO"/>
              </w:rPr>
            </w:pPr>
            <w:r w:rsidRPr="00BD609B">
              <w:rPr>
                <w:rFonts w:cs="Arial"/>
                <w:b/>
                <w:color w:val="FFFFFF" w:themeColor="background1"/>
                <w:sz w:val="16"/>
                <w:szCs w:val="16"/>
                <w:lang w:eastAsia="es-BO"/>
              </w:rPr>
              <w:t>V. DATOS DE LA(S) PERSONA (S) RESPONSABLE</w:t>
            </w:r>
            <w:r>
              <w:rPr>
                <w:rFonts w:cs="Arial"/>
                <w:b/>
                <w:color w:val="FFFFFF" w:themeColor="background1"/>
                <w:sz w:val="16"/>
                <w:szCs w:val="16"/>
                <w:lang w:eastAsia="es-BO"/>
              </w:rPr>
              <w:t xml:space="preserve"> (S)</w:t>
            </w:r>
            <w:r w:rsidRPr="00BD609B">
              <w:rPr>
                <w:rFonts w:cs="Arial"/>
                <w:b/>
                <w:color w:val="FFFFFF" w:themeColor="background1"/>
                <w:sz w:val="16"/>
                <w:szCs w:val="16"/>
                <w:lang w:eastAsia="es-BO"/>
              </w:rPr>
              <w:t xml:space="preserve"> DEL LLENADO DEL PRESENTE FORMULARIO</w:t>
            </w:r>
          </w:p>
        </w:tc>
      </w:tr>
      <w:tr w:rsidR="008F0EB0" w:rsidRPr="00BD609B" w14:paraId="03445729"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18"/>
        </w:trPr>
        <w:tc>
          <w:tcPr>
            <w:tcW w:w="2881" w:type="dxa"/>
            <w:gridSpan w:val="3"/>
            <w:shd w:val="clear" w:color="auto" w:fill="auto"/>
            <w:vAlign w:val="center"/>
          </w:tcPr>
          <w:p w14:paraId="5BD9814D" w14:textId="77777777" w:rsidR="008F0EB0" w:rsidRPr="00BD609B" w:rsidRDefault="008F0EB0" w:rsidP="00AD5760">
            <w:pPr>
              <w:rPr>
                <w:rFonts w:cs="Arial"/>
                <w:b/>
                <w:iCs/>
                <w:color w:val="000000"/>
                <w:sz w:val="16"/>
                <w:szCs w:val="16"/>
                <w:lang w:eastAsia="es-BO"/>
              </w:rPr>
            </w:pPr>
            <w:r w:rsidRPr="00BD609B">
              <w:rPr>
                <w:rFonts w:cs="Arial"/>
                <w:b/>
                <w:iCs/>
                <w:color w:val="000000"/>
                <w:sz w:val="16"/>
                <w:szCs w:val="16"/>
                <w:lang w:eastAsia="es-BO"/>
              </w:rPr>
              <w:t>NOMBRE COMPLETO:</w:t>
            </w:r>
          </w:p>
        </w:tc>
        <w:tc>
          <w:tcPr>
            <w:tcW w:w="6143" w:type="dxa"/>
            <w:gridSpan w:val="8"/>
            <w:shd w:val="clear" w:color="auto" w:fill="auto"/>
            <w:vAlign w:val="center"/>
          </w:tcPr>
          <w:p w14:paraId="42424455" w14:textId="77777777" w:rsidR="008F0EB0" w:rsidRPr="00BD609B" w:rsidRDefault="008F0EB0" w:rsidP="00AD5760">
            <w:pPr>
              <w:rPr>
                <w:rFonts w:cs="Arial"/>
                <w:iCs/>
                <w:color w:val="000000"/>
                <w:sz w:val="16"/>
                <w:szCs w:val="16"/>
                <w:lang w:eastAsia="es-BO"/>
              </w:rPr>
            </w:pPr>
            <w:r w:rsidRPr="00BD609B">
              <w:rPr>
                <w:rFonts w:cs="Arial"/>
                <w:iCs/>
                <w:color w:val="000000"/>
                <w:sz w:val="16"/>
                <w:szCs w:val="16"/>
                <w:lang w:eastAsia="es-BO"/>
              </w:rPr>
              <w:t>Consignar el o los nombres completos de la persona que lleno el formulario.</w:t>
            </w:r>
          </w:p>
        </w:tc>
      </w:tr>
      <w:tr w:rsidR="008F0EB0" w:rsidRPr="00BD609B" w14:paraId="1A0689DC"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405"/>
        </w:trPr>
        <w:tc>
          <w:tcPr>
            <w:tcW w:w="2881" w:type="dxa"/>
            <w:gridSpan w:val="3"/>
            <w:shd w:val="clear" w:color="auto" w:fill="auto"/>
            <w:vAlign w:val="center"/>
          </w:tcPr>
          <w:p w14:paraId="6FD0710B" w14:textId="77777777" w:rsidR="008F0EB0" w:rsidRPr="00BD609B" w:rsidRDefault="008F0EB0" w:rsidP="00AD5760">
            <w:pPr>
              <w:rPr>
                <w:rFonts w:cs="Arial"/>
                <w:iCs/>
                <w:color w:val="000000"/>
                <w:sz w:val="16"/>
                <w:szCs w:val="16"/>
                <w:lang w:eastAsia="es-BO"/>
              </w:rPr>
            </w:pPr>
            <w:r w:rsidRPr="00BD609B">
              <w:rPr>
                <w:rFonts w:cs="Arial"/>
                <w:b/>
                <w:iCs/>
                <w:color w:val="000000"/>
                <w:sz w:val="16"/>
                <w:szCs w:val="16"/>
                <w:lang w:eastAsia="es-BO"/>
              </w:rPr>
              <w:t>CARGO:</w:t>
            </w:r>
          </w:p>
        </w:tc>
        <w:tc>
          <w:tcPr>
            <w:tcW w:w="6143" w:type="dxa"/>
            <w:gridSpan w:val="8"/>
            <w:shd w:val="clear" w:color="auto" w:fill="auto"/>
            <w:vAlign w:val="center"/>
          </w:tcPr>
          <w:p w14:paraId="2A8DB932" w14:textId="77777777" w:rsidR="008F0EB0" w:rsidRPr="00BD609B" w:rsidRDefault="008F0EB0" w:rsidP="00AD5760">
            <w:pPr>
              <w:rPr>
                <w:rFonts w:cs="Arial"/>
                <w:iCs/>
                <w:color w:val="000000"/>
                <w:sz w:val="16"/>
                <w:szCs w:val="16"/>
                <w:lang w:eastAsia="es-BO"/>
              </w:rPr>
            </w:pPr>
            <w:r w:rsidRPr="00BD609B">
              <w:rPr>
                <w:rFonts w:cs="Arial"/>
                <w:iCs/>
                <w:color w:val="000000"/>
                <w:sz w:val="16"/>
                <w:szCs w:val="16"/>
                <w:lang w:eastAsia="es-BO"/>
              </w:rPr>
              <w:t>Consignar el cargo de la persona que lleno el formulario.</w:t>
            </w:r>
          </w:p>
        </w:tc>
      </w:tr>
      <w:tr w:rsidR="008F0EB0" w:rsidRPr="00BD609B" w14:paraId="2FC49C1B"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16"/>
        </w:trPr>
        <w:tc>
          <w:tcPr>
            <w:tcW w:w="2881" w:type="dxa"/>
            <w:gridSpan w:val="3"/>
            <w:shd w:val="clear" w:color="auto" w:fill="auto"/>
            <w:vAlign w:val="center"/>
          </w:tcPr>
          <w:p w14:paraId="07E37678" w14:textId="77777777" w:rsidR="008F0EB0" w:rsidRPr="00BD609B" w:rsidRDefault="008F0EB0" w:rsidP="00AD5760">
            <w:pPr>
              <w:rPr>
                <w:rFonts w:cs="Arial"/>
                <w:iCs/>
                <w:color w:val="000000"/>
                <w:sz w:val="16"/>
                <w:szCs w:val="16"/>
                <w:lang w:eastAsia="es-BO"/>
              </w:rPr>
            </w:pPr>
            <w:r w:rsidRPr="00BD609B">
              <w:rPr>
                <w:rFonts w:cs="Arial"/>
                <w:b/>
                <w:iCs/>
                <w:color w:val="000000"/>
                <w:sz w:val="16"/>
                <w:szCs w:val="16"/>
                <w:lang w:eastAsia="es-BO"/>
              </w:rPr>
              <w:t>CORREO:</w:t>
            </w:r>
          </w:p>
        </w:tc>
        <w:tc>
          <w:tcPr>
            <w:tcW w:w="6143" w:type="dxa"/>
            <w:gridSpan w:val="8"/>
            <w:shd w:val="clear" w:color="auto" w:fill="auto"/>
            <w:vAlign w:val="center"/>
          </w:tcPr>
          <w:p w14:paraId="3C44A040" w14:textId="77777777" w:rsidR="008F0EB0" w:rsidRPr="00BD609B" w:rsidRDefault="008F0EB0" w:rsidP="00AD5760">
            <w:pPr>
              <w:rPr>
                <w:rFonts w:cs="Arial"/>
                <w:iCs/>
                <w:color w:val="000000"/>
                <w:sz w:val="16"/>
                <w:szCs w:val="16"/>
                <w:lang w:eastAsia="es-BO"/>
              </w:rPr>
            </w:pPr>
            <w:r w:rsidRPr="00BD609B">
              <w:rPr>
                <w:rFonts w:cs="Arial"/>
                <w:iCs/>
                <w:color w:val="000000"/>
                <w:sz w:val="16"/>
                <w:szCs w:val="16"/>
                <w:lang w:eastAsia="es-BO"/>
              </w:rPr>
              <w:t>Consignar el correo electrónico de la persona que lleno el formulario.</w:t>
            </w:r>
          </w:p>
        </w:tc>
      </w:tr>
      <w:tr w:rsidR="008F0EB0" w:rsidRPr="00BD609B" w14:paraId="652516DB"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413"/>
        </w:trPr>
        <w:tc>
          <w:tcPr>
            <w:tcW w:w="2881" w:type="dxa"/>
            <w:gridSpan w:val="3"/>
            <w:shd w:val="clear" w:color="auto" w:fill="auto"/>
            <w:vAlign w:val="center"/>
          </w:tcPr>
          <w:p w14:paraId="24A57E05" w14:textId="77777777" w:rsidR="008F0EB0" w:rsidRPr="00BD609B" w:rsidRDefault="008F0EB0" w:rsidP="00AD5760">
            <w:pPr>
              <w:rPr>
                <w:rFonts w:cs="Arial"/>
                <w:iCs/>
                <w:color w:val="000000"/>
                <w:sz w:val="16"/>
                <w:szCs w:val="16"/>
                <w:lang w:eastAsia="es-BO"/>
              </w:rPr>
            </w:pPr>
            <w:r w:rsidRPr="00BD609B">
              <w:rPr>
                <w:rFonts w:cs="Arial"/>
                <w:b/>
                <w:iCs/>
                <w:color w:val="000000"/>
                <w:sz w:val="16"/>
                <w:szCs w:val="16"/>
                <w:lang w:eastAsia="es-BO"/>
              </w:rPr>
              <w:t>TELÉFONO/CELULAR:</w:t>
            </w:r>
          </w:p>
        </w:tc>
        <w:tc>
          <w:tcPr>
            <w:tcW w:w="6143" w:type="dxa"/>
            <w:gridSpan w:val="8"/>
            <w:shd w:val="clear" w:color="auto" w:fill="auto"/>
            <w:vAlign w:val="center"/>
          </w:tcPr>
          <w:p w14:paraId="7BE040DB" w14:textId="77777777" w:rsidR="008F0EB0" w:rsidRPr="00BD609B" w:rsidRDefault="008F0EB0" w:rsidP="00AD5760">
            <w:pPr>
              <w:rPr>
                <w:rFonts w:cs="Arial"/>
                <w:iCs/>
                <w:color w:val="000000"/>
                <w:sz w:val="16"/>
                <w:szCs w:val="16"/>
                <w:lang w:eastAsia="es-BO"/>
              </w:rPr>
            </w:pPr>
            <w:r w:rsidRPr="00BD609B">
              <w:rPr>
                <w:rFonts w:cs="Arial"/>
                <w:iCs/>
                <w:color w:val="000000"/>
                <w:sz w:val="16"/>
                <w:szCs w:val="16"/>
                <w:lang w:eastAsia="es-BO"/>
              </w:rPr>
              <w:t>Consignar el número de teléfono fijo o celular de la persona que lleno el formulario.</w:t>
            </w:r>
          </w:p>
        </w:tc>
      </w:tr>
      <w:tr w:rsidR="008F0EB0" w:rsidRPr="00BD609B" w14:paraId="78407669"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275"/>
        </w:trPr>
        <w:tc>
          <w:tcPr>
            <w:tcW w:w="9024" w:type="dxa"/>
            <w:gridSpan w:val="11"/>
            <w:shd w:val="clear" w:color="auto" w:fill="4F81BD" w:themeFill="accent1"/>
            <w:vAlign w:val="center"/>
          </w:tcPr>
          <w:p w14:paraId="5AEAAECB" w14:textId="77777777" w:rsidR="008F0EB0" w:rsidRPr="00BD609B" w:rsidRDefault="008F0EB0" w:rsidP="00AD5760">
            <w:pPr>
              <w:rPr>
                <w:rFonts w:cs="Arial"/>
                <w:b/>
                <w:iCs/>
                <w:color w:val="000000"/>
                <w:sz w:val="16"/>
                <w:szCs w:val="16"/>
                <w:lang w:eastAsia="es-BO"/>
              </w:rPr>
            </w:pPr>
            <w:r w:rsidRPr="00BD609B">
              <w:rPr>
                <w:rFonts w:cs="Arial"/>
                <w:b/>
                <w:color w:val="FFFFFF" w:themeColor="background1"/>
                <w:sz w:val="16"/>
                <w:szCs w:val="16"/>
                <w:lang w:eastAsia="es-BO"/>
              </w:rPr>
              <w:t>VI. FIRMA Y SELLOS</w:t>
            </w:r>
          </w:p>
        </w:tc>
      </w:tr>
      <w:tr w:rsidR="008F0EB0" w:rsidRPr="00BD609B" w14:paraId="45A2C944" w14:textId="77777777" w:rsidTr="00AD57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6" w:type="dxa"/>
          <w:trHeight w:val="371"/>
        </w:trPr>
        <w:tc>
          <w:tcPr>
            <w:tcW w:w="9024" w:type="dxa"/>
            <w:gridSpan w:val="11"/>
            <w:shd w:val="clear" w:color="auto" w:fill="auto"/>
            <w:vAlign w:val="center"/>
          </w:tcPr>
          <w:p w14:paraId="5C0BA416" w14:textId="77777777" w:rsidR="008F0EB0" w:rsidRPr="00BD609B" w:rsidRDefault="008F0EB0" w:rsidP="00AD5760">
            <w:pPr>
              <w:rPr>
                <w:b/>
                <w:szCs w:val="24"/>
              </w:rPr>
            </w:pPr>
            <w:r w:rsidRPr="00BD609B">
              <w:rPr>
                <w:sz w:val="16"/>
                <w:szCs w:val="24"/>
              </w:rPr>
              <w:t>Debe ser suscrito por el personal de la Entidad Pública Emisora que elaboró y autorizó (personal con nivel jerárquico)</w:t>
            </w:r>
            <w:r w:rsidRPr="00BD609B">
              <w:rPr>
                <w:szCs w:val="24"/>
              </w:rPr>
              <w:t>.</w:t>
            </w:r>
            <w:r w:rsidRPr="00BD609B">
              <w:rPr>
                <w:b/>
                <w:szCs w:val="24"/>
              </w:rPr>
              <w:t xml:space="preserve"> </w:t>
            </w:r>
          </w:p>
        </w:tc>
      </w:tr>
    </w:tbl>
    <w:p w14:paraId="5701A342" w14:textId="77777777" w:rsidR="00BE5816" w:rsidRDefault="00BE5816" w:rsidP="00BE5816">
      <w:pPr>
        <w:rPr>
          <w:rFonts w:cs="Arial"/>
        </w:rPr>
      </w:pPr>
    </w:p>
    <w:p w14:paraId="78734A77" w14:textId="77777777" w:rsidR="000F29C4" w:rsidRDefault="000F29C4" w:rsidP="00BE5816">
      <w:pPr>
        <w:rPr>
          <w:rFonts w:cs="Arial"/>
        </w:rPr>
      </w:pPr>
    </w:p>
    <w:p w14:paraId="110DCF43" w14:textId="77777777" w:rsidR="003B57DD" w:rsidRPr="00F073C2" w:rsidRDefault="003B57DD" w:rsidP="003B57DD">
      <w:pPr>
        <w:rPr>
          <w:rFonts w:cs="Arial"/>
        </w:rPr>
      </w:pPr>
    </w:p>
    <w:p w14:paraId="59D4FD54" w14:textId="77777777" w:rsidR="003B57DD" w:rsidRPr="00F073C2" w:rsidRDefault="003B57DD" w:rsidP="003B57DD"/>
    <w:p w14:paraId="5B075E00" w14:textId="77777777" w:rsidR="003B57DD" w:rsidRPr="00F073C2" w:rsidRDefault="003B57DD" w:rsidP="003B57DD"/>
    <w:p w14:paraId="64DF0C5A" w14:textId="77777777" w:rsidR="00D33BE0" w:rsidRDefault="00D33BE0" w:rsidP="00DE605E">
      <w:bookmarkStart w:id="9438" w:name="_Toc178012992"/>
      <w:bookmarkStart w:id="9439" w:name="_Toc197893836"/>
    </w:p>
    <w:p w14:paraId="1CF6EB6A" w14:textId="77777777" w:rsidR="004760CC" w:rsidRDefault="004760CC" w:rsidP="00DE605E"/>
    <w:p w14:paraId="74E10A9E" w14:textId="77777777" w:rsidR="00BE5816" w:rsidRDefault="00BE5816" w:rsidP="00DE605E"/>
    <w:p w14:paraId="786141F6" w14:textId="77777777" w:rsidR="00BE5816" w:rsidRDefault="00BE5816" w:rsidP="00DE605E"/>
    <w:p w14:paraId="462C703B" w14:textId="77777777" w:rsidR="00BE5816" w:rsidRDefault="00BE5816" w:rsidP="00DE605E"/>
    <w:p w14:paraId="31DA56A2" w14:textId="77777777" w:rsidR="00BE5816" w:rsidRDefault="00BE5816" w:rsidP="00DE605E"/>
    <w:p w14:paraId="203A5E78" w14:textId="77777777" w:rsidR="00BE5816" w:rsidRDefault="00BE5816" w:rsidP="00DE605E"/>
    <w:p w14:paraId="7A46DE5B" w14:textId="77777777" w:rsidR="00BE5816" w:rsidRDefault="00BE5816" w:rsidP="00DE605E"/>
    <w:p w14:paraId="0BCD552E" w14:textId="77777777" w:rsidR="00BE5816" w:rsidRDefault="00BE5816" w:rsidP="00DE605E"/>
    <w:p w14:paraId="5F496C99" w14:textId="08B5ACBC" w:rsidR="00BE5816" w:rsidRDefault="00A06D29" w:rsidP="00DE605E">
      <w:pPr>
        <w:tabs>
          <w:tab w:val="left" w:pos="3746"/>
        </w:tabs>
      </w:pPr>
      <w:r>
        <w:lastRenderedPageBreak/>
        <w:tab/>
      </w:r>
    </w:p>
    <w:p w14:paraId="1ED80DD7" w14:textId="77777777" w:rsidR="00BE5816" w:rsidRDefault="00BE5816" w:rsidP="00DE605E"/>
    <w:p w14:paraId="6197A5EE" w14:textId="77777777" w:rsidR="00BE5816" w:rsidRDefault="00BE5816" w:rsidP="00DE605E"/>
    <w:p w14:paraId="11C5777A" w14:textId="77777777" w:rsidR="00BE5816" w:rsidRDefault="00BE5816" w:rsidP="00DE605E"/>
    <w:p w14:paraId="5F8538E4" w14:textId="77777777" w:rsidR="00BE5816" w:rsidRDefault="00BE5816" w:rsidP="00DE605E"/>
    <w:p w14:paraId="14E47E2A" w14:textId="77777777" w:rsidR="00BE5816" w:rsidRPr="00EC0938" w:rsidRDefault="00BE5816" w:rsidP="00DE605E"/>
    <w:p w14:paraId="38A9F356" w14:textId="09C52DDD" w:rsidR="006B47E8" w:rsidRPr="00DE605E" w:rsidRDefault="002269AB" w:rsidP="00DE605E">
      <w:pPr>
        <w:keepNext/>
        <w:tabs>
          <w:tab w:val="left" w:pos="-1440"/>
          <w:tab w:val="left" w:pos="-720"/>
          <w:tab w:val="left" w:pos="0"/>
          <w:tab w:val="left" w:pos="851"/>
          <w:tab w:val="left" w:pos="1440"/>
          <w:tab w:val="left" w:pos="2160"/>
          <w:tab w:val="left" w:pos="2834"/>
          <w:tab w:val="left" w:pos="3600"/>
        </w:tabs>
        <w:jc w:val="center"/>
        <w:outlineLvl w:val="0"/>
        <w:rPr>
          <w:b/>
        </w:rPr>
      </w:pPr>
      <w:bookmarkStart w:id="9440" w:name="_Toc206684728"/>
      <w:r w:rsidRPr="00F073C2">
        <w:rPr>
          <w:b/>
          <w:szCs w:val="24"/>
        </w:rPr>
        <w:t>ANEXO 3</w:t>
      </w:r>
      <w:bookmarkEnd w:id="9440"/>
    </w:p>
    <w:p w14:paraId="489253EA" w14:textId="7B6CAE34" w:rsidR="00D33BE0" w:rsidRPr="00DE605E" w:rsidRDefault="00D33BE0">
      <w:pPr>
        <w:jc w:val="center"/>
        <w:rPr>
          <w:b/>
        </w:rPr>
      </w:pPr>
      <w:r>
        <w:rPr>
          <w:b/>
        </w:rPr>
        <w:t>R-</w:t>
      </w:r>
      <w:r>
        <w:t xml:space="preserve"> </w:t>
      </w:r>
      <w:r w:rsidR="009173B2">
        <w:rPr>
          <w:b/>
        </w:rPr>
        <w:t>710</w:t>
      </w:r>
      <w:r w:rsidR="005A56B8" w:rsidRPr="00DE605E">
        <w:rPr>
          <w:b/>
        </w:rPr>
        <w:t xml:space="preserve"> </w:t>
      </w:r>
    </w:p>
    <w:p w14:paraId="6406305B" w14:textId="00C7E671" w:rsidR="002269AB" w:rsidRPr="00DE605E" w:rsidRDefault="00D33BE0" w:rsidP="00DE605E">
      <w:pPr>
        <w:keepNext/>
        <w:tabs>
          <w:tab w:val="left" w:pos="-1440"/>
          <w:tab w:val="left" w:pos="-720"/>
          <w:tab w:val="left" w:pos="0"/>
          <w:tab w:val="left" w:pos="851"/>
          <w:tab w:val="left" w:pos="1440"/>
          <w:tab w:val="left" w:pos="2160"/>
          <w:tab w:val="left" w:pos="2834"/>
          <w:tab w:val="left" w:pos="3600"/>
        </w:tabs>
        <w:jc w:val="center"/>
        <w:outlineLvl w:val="0"/>
        <w:rPr>
          <w:b/>
          <w:szCs w:val="24"/>
        </w:rPr>
      </w:pPr>
      <w:bookmarkStart w:id="9441" w:name="_Toc206684729"/>
      <w:r>
        <w:rPr>
          <w:b/>
        </w:rPr>
        <w:t xml:space="preserve">REGISTRO </w:t>
      </w:r>
      <w:r w:rsidR="002269AB" w:rsidRPr="00DE605E">
        <w:rPr>
          <w:b/>
        </w:rPr>
        <w:t>PLAN DE TRABAJO</w:t>
      </w:r>
      <w:r w:rsidR="005A56B8" w:rsidRPr="00DE605E">
        <w:rPr>
          <w:b/>
        </w:rPr>
        <w:t xml:space="preserve"> </w:t>
      </w:r>
      <w:r w:rsidR="0099416A" w:rsidRPr="00DE605E">
        <w:rPr>
          <w:b/>
        </w:rPr>
        <w:t>DEL</w:t>
      </w:r>
      <w:r w:rsidR="005A56B8" w:rsidRPr="00DE605E">
        <w:rPr>
          <w:b/>
        </w:rPr>
        <w:t xml:space="preserve"> </w:t>
      </w:r>
      <w:r w:rsidR="00313C31" w:rsidRPr="00EC0938">
        <w:rPr>
          <w:b/>
        </w:rPr>
        <w:t>TR</w:t>
      </w:r>
      <w:r w:rsidR="00313C31">
        <w:rPr>
          <w:b/>
        </w:rPr>
        <w:t>Á</w:t>
      </w:r>
      <w:r w:rsidR="002269AB" w:rsidRPr="00DE605E">
        <w:rPr>
          <w:b/>
        </w:rPr>
        <w:t>MITE</w:t>
      </w:r>
      <w:r w:rsidR="005A56B8" w:rsidRPr="00DE605E">
        <w:rPr>
          <w:b/>
        </w:rPr>
        <w:t xml:space="preserve"> </w:t>
      </w:r>
      <w:r w:rsidR="002269AB" w:rsidRPr="00DE605E">
        <w:rPr>
          <w:b/>
        </w:rPr>
        <w:t>APCO</w:t>
      </w:r>
      <w:r w:rsidR="005A56B8" w:rsidRPr="00DE605E">
        <w:rPr>
          <w:b/>
        </w:rPr>
        <w:t xml:space="preserve"> </w:t>
      </w:r>
      <w:r w:rsidR="0099416A" w:rsidRPr="00DE605E">
        <w:rPr>
          <w:b/>
        </w:rPr>
        <w:t>A</w:t>
      </w:r>
      <w:r w:rsidR="005A56B8" w:rsidRPr="00DE605E">
        <w:rPr>
          <w:b/>
        </w:rPr>
        <w:t xml:space="preserve"> </w:t>
      </w:r>
      <w:r w:rsidR="0099416A" w:rsidRPr="00DE605E">
        <w:rPr>
          <w:b/>
        </w:rPr>
        <w:t>IMPLEMENTAR</w:t>
      </w:r>
      <w:bookmarkEnd w:id="9441"/>
      <w:r w:rsidR="002269AB" w:rsidRPr="00DE605E" w:rsidDel="005B2579">
        <w:rPr>
          <w:b/>
          <w:szCs w:val="24"/>
        </w:rPr>
        <w:t xml:space="preserve"> </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9"/>
        <w:gridCol w:w="71"/>
        <w:gridCol w:w="425"/>
        <w:gridCol w:w="709"/>
        <w:gridCol w:w="1134"/>
        <w:gridCol w:w="709"/>
        <w:gridCol w:w="425"/>
        <w:gridCol w:w="992"/>
        <w:gridCol w:w="46"/>
        <w:gridCol w:w="167"/>
        <w:gridCol w:w="1048"/>
        <w:gridCol w:w="15"/>
        <w:gridCol w:w="1276"/>
      </w:tblGrid>
      <w:tr w:rsidR="002269AB" w:rsidRPr="00F073C2" w14:paraId="4440DC9D" w14:textId="77777777" w:rsidTr="00DE605E">
        <w:trPr>
          <w:trHeight w:val="199"/>
        </w:trPr>
        <w:tc>
          <w:tcPr>
            <w:tcW w:w="2410" w:type="dxa"/>
            <w:gridSpan w:val="2"/>
            <w:vMerge w:val="restart"/>
            <w:shd w:val="clear" w:color="auto" w:fill="auto"/>
          </w:tcPr>
          <w:p w14:paraId="5C79EE52" w14:textId="77777777" w:rsidR="002269AB" w:rsidRPr="00DE605E" w:rsidRDefault="002269AB" w:rsidP="002269AB">
            <w:pPr>
              <w:tabs>
                <w:tab w:val="center" w:pos="4252"/>
                <w:tab w:val="right" w:pos="8504"/>
              </w:tabs>
            </w:pPr>
            <w:r w:rsidRPr="00DE605E">
              <w:rPr>
                <w:noProof/>
                <w:lang w:val="es-BO" w:eastAsia="es-BO"/>
              </w:rPr>
              <w:drawing>
                <wp:anchor distT="0" distB="0" distL="114300" distR="114300" simplePos="0" relativeHeight="251668480" behindDoc="1" locked="0" layoutInCell="1" allowOverlap="1" wp14:anchorId="1857E7E1" wp14:editId="7F675EE7">
                  <wp:simplePos x="0" y="0"/>
                  <wp:positionH relativeFrom="column">
                    <wp:posOffset>-18415</wp:posOffset>
                  </wp:positionH>
                  <wp:positionV relativeFrom="paragraph">
                    <wp:posOffset>59055</wp:posOffset>
                  </wp:positionV>
                  <wp:extent cx="1302385" cy="40195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2385" cy="401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440" w:type="dxa"/>
            <w:gridSpan w:val="7"/>
            <w:vMerge w:val="restart"/>
            <w:shd w:val="clear" w:color="auto" w:fill="auto"/>
            <w:vAlign w:val="center"/>
          </w:tcPr>
          <w:p w14:paraId="4CB8AE3C" w14:textId="77777777" w:rsidR="002269AB" w:rsidRPr="00DE605E" w:rsidRDefault="002269AB" w:rsidP="002269AB">
            <w:pPr>
              <w:tabs>
                <w:tab w:val="center" w:pos="4252"/>
                <w:tab w:val="right" w:pos="8504"/>
              </w:tabs>
              <w:jc w:val="center"/>
            </w:pPr>
            <w:r w:rsidRPr="00DE605E">
              <w:rPr>
                <w:b/>
              </w:rPr>
              <w:t>REGISTRO</w:t>
            </w:r>
          </w:p>
          <w:p w14:paraId="17771F13" w14:textId="77777777" w:rsidR="0099416A" w:rsidRPr="00DE605E" w:rsidRDefault="0099416A" w:rsidP="0099416A">
            <w:pPr>
              <w:tabs>
                <w:tab w:val="center" w:pos="4252"/>
                <w:tab w:val="left" w:pos="5900"/>
              </w:tabs>
              <w:jc w:val="center"/>
              <w:rPr>
                <w:b/>
              </w:rPr>
            </w:pPr>
            <w:r w:rsidRPr="00DE605E">
              <w:rPr>
                <w:b/>
              </w:rPr>
              <w:t xml:space="preserve">PLAN DE TRABAJO DEL  </w:t>
            </w:r>
          </w:p>
          <w:p w14:paraId="15F3C938" w14:textId="7128A7A2" w:rsidR="002269AB" w:rsidRPr="00DE605E" w:rsidRDefault="00313C31" w:rsidP="00DE605E">
            <w:pPr>
              <w:jc w:val="center"/>
              <w:rPr>
                <w:rFonts w:cs="Arial"/>
                <w:b/>
                <w:bCs/>
                <w:spacing w:val="-12"/>
                <w:sz w:val="22"/>
              </w:rPr>
            </w:pPr>
            <w:r w:rsidRPr="00EC0938">
              <w:rPr>
                <w:b/>
              </w:rPr>
              <w:t>TR</w:t>
            </w:r>
            <w:r>
              <w:rPr>
                <w:b/>
              </w:rPr>
              <w:t>Á</w:t>
            </w:r>
            <w:r w:rsidR="0099416A" w:rsidRPr="00DE605E">
              <w:rPr>
                <w:b/>
              </w:rPr>
              <w:t>MITE APCO A IMPLEMENTAR</w:t>
            </w:r>
          </w:p>
        </w:tc>
        <w:tc>
          <w:tcPr>
            <w:tcW w:w="2506" w:type="dxa"/>
            <w:gridSpan w:val="4"/>
            <w:shd w:val="clear" w:color="auto" w:fill="FFFFFF"/>
            <w:vAlign w:val="center"/>
          </w:tcPr>
          <w:p w14:paraId="447B2B81" w14:textId="77777777" w:rsidR="002269AB" w:rsidRPr="00DE605E" w:rsidRDefault="002269AB" w:rsidP="002269AB">
            <w:pPr>
              <w:shd w:val="clear" w:color="auto" w:fill="FFFFFF"/>
              <w:tabs>
                <w:tab w:val="center" w:pos="4252"/>
                <w:tab w:val="right" w:pos="8504"/>
              </w:tabs>
              <w:jc w:val="center"/>
              <w:rPr>
                <w:sz w:val="14"/>
                <w:szCs w:val="14"/>
              </w:rPr>
            </w:pPr>
            <w:r w:rsidRPr="00DE605E">
              <w:rPr>
                <w:sz w:val="14"/>
                <w:szCs w:val="14"/>
              </w:rPr>
              <w:t>Código</w:t>
            </w:r>
          </w:p>
        </w:tc>
      </w:tr>
      <w:tr w:rsidR="002269AB" w:rsidRPr="00F073C2" w14:paraId="03871529" w14:textId="77777777" w:rsidTr="00DE605E">
        <w:trPr>
          <w:trHeight w:val="199"/>
        </w:trPr>
        <w:tc>
          <w:tcPr>
            <w:tcW w:w="2410" w:type="dxa"/>
            <w:gridSpan w:val="2"/>
            <w:vMerge/>
            <w:shd w:val="clear" w:color="auto" w:fill="auto"/>
          </w:tcPr>
          <w:p w14:paraId="075C4A55" w14:textId="77777777" w:rsidR="002269AB" w:rsidRPr="00DE605E" w:rsidRDefault="002269AB" w:rsidP="002269AB">
            <w:pPr>
              <w:tabs>
                <w:tab w:val="center" w:pos="4252"/>
                <w:tab w:val="right" w:pos="8504"/>
              </w:tabs>
              <w:jc w:val="center"/>
              <w:rPr>
                <w:noProof/>
                <w:lang w:eastAsia="es-BO"/>
              </w:rPr>
            </w:pPr>
          </w:p>
        </w:tc>
        <w:tc>
          <w:tcPr>
            <w:tcW w:w="4440" w:type="dxa"/>
            <w:gridSpan w:val="7"/>
            <w:vMerge/>
            <w:shd w:val="clear" w:color="auto" w:fill="auto"/>
            <w:vAlign w:val="center"/>
          </w:tcPr>
          <w:p w14:paraId="7A9C4371" w14:textId="77777777" w:rsidR="002269AB" w:rsidRPr="00DE605E" w:rsidRDefault="002269AB" w:rsidP="002269AB">
            <w:pPr>
              <w:tabs>
                <w:tab w:val="center" w:pos="4252"/>
                <w:tab w:val="right" w:pos="8504"/>
              </w:tabs>
              <w:jc w:val="center"/>
              <w:rPr>
                <w:b/>
              </w:rPr>
            </w:pPr>
          </w:p>
        </w:tc>
        <w:tc>
          <w:tcPr>
            <w:tcW w:w="2506" w:type="dxa"/>
            <w:gridSpan w:val="4"/>
            <w:shd w:val="clear" w:color="auto" w:fill="FFFFFF"/>
            <w:vAlign w:val="center"/>
          </w:tcPr>
          <w:p w14:paraId="57D43877" w14:textId="0B2B1BAB" w:rsidR="002269AB" w:rsidRPr="00DE605E" w:rsidRDefault="00A149C1" w:rsidP="002269AB">
            <w:pPr>
              <w:shd w:val="clear" w:color="auto" w:fill="FFFFFF"/>
              <w:tabs>
                <w:tab w:val="center" w:pos="4252"/>
                <w:tab w:val="right" w:pos="8504"/>
              </w:tabs>
              <w:jc w:val="center"/>
              <w:rPr>
                <w:sz w:val="14"/>
                <w:szCs w:val="14"/>
              </w:rPr>
            </w:pPr>
            <w:r w:rsidRPr="00860C2D">
              <w:rPr>
                <w:sz w:val="14"/>
                <w:szCs w:val="14"/>
              </w:rPr>
              <w:t>R-</w:t>
            </w:r>
            <w:r>
              <w:rPr>
                <w:sz w:val="14"/>
                <w:szCs w:val="14"/>
              </w:rPr>
              <w:t>710</w:t>
            </w:r>
          </w:p>
        </w:tc>
      </w:tr>
      <w:tr w:rsidR="002269AB" w:rsidRPr="00F073C2" w14:paraId="442A44F8" w14:textId="77777777" w:rsidTr="00DE605E">
        <w:trPr>
          <w:trHeight w:val="129"/>
        </w:trPr>
        <w:tc>
          <w:tcPr>
            <w:tcW w:w="2410" w:type="dxa"/>
            <w:gridSpan w:val="2"/>
            <w:vMerge/>
            <w:shd w:val="clear" w:color="auto" w:fill="auto"/>
          </w:tcPr>
          <w:p w14:paraId="704376E5" w14:textId="77777777" w:rsidR="002269AB" w:rsidRPr="00DE605E" w:rsidRDefault="002269AB" w:rsidP="002269AB">
            <w:pPr>
              <w:tabs>
                <w:tab w:val="center" w:pos="4252"/>
                <w:tab w:val="right" w:pos="8504"/>
              </w:tabs>
              <w:jc w:val="center"/>
              <w:rPr>
                <w:noProof/>
                <w:lang w:val="en-US" w:eastAsia="es-BO"/>
              </w:rPr>
            </w:pPr>
          </w:p>
        </w:tc>
        <w:tc>
          <w:tcPr>
            <w:tcW w:w="4440" w:type="dxa"/>
            <w:gridSpan w:val="7"/>
            <w:vMerge/>
            <w:shd w:val="clear" w:color="auto" w:fill="auto"/>
            <w:vAlign w:val="center"/>
          </w:tcPr>
          <w:p w14:paraId="67352773" w14:textId="77777777" w:rsidR="002269AB" w:rsidRPr="00DE605E" w:rsidRDefault="002269AB" w:rsidP="002269AB">
            <w:pPr>
              <w:tabs>
                <w:tab w:val="center" w:pos="4252"/>
                <w:tab w:val="right" w:pos="8504"/>
              </w:tabs>
              <w:jc w:val="center"/>
              <w:rPr>
                <w:b/>
                <w:lang w:val="en-US"/>
              </w:rPr>
            </w:pPr>
          </w:p>
        </w:tc>
        <w:tc>
          <w:tcPr>
            <w:tcW w:w="1215" w:type="dxa"/>
            <w:gridSpan w:val="2"/>
            <w:shd w:val="clear" w:color="auto" w:fill="FFFFFF"/>
            <w:vAlign w:val="center"/>
          </w:tcPr>
          <w:p w14:paraId="7D375525" w14:textId="77777777" w:rsidR="002269AB" w:rsidRPr="00DE605E" w:rsidRDefault="002269AB" w:rsidP="002269AB">
            <w:pPr>
              <w:tabs>
                <w:tab w:val="center" w:pos="4252"/>
                <w:tab w:val="right" w:pos="8504"/>
              </w:tabs>
              <w:jc w:val="center"/>
              <w:rPr>
                <w:sz w:val="14"/>
                <w:szCs w:val="14"/>
              </w:rPr>
            </w:pPr>
            <w:r w:rsidRPr="00DE605E">
              <w:rPr>
                <w:sz w:val="14"/>
                <w:szCs w:val="14"/>
              </w:rPr>
              <w:t>Versión</w:t>
            </w:r>
          </w:p>
        </w:tc>
        <w:tc>
          <w:tcPr>
            <w:tcW w:w="1291" w:type="dxa"/>
            <w:gridSpan w:val="2"/>
            <w:shd w:val="clear" w:color="auto" w:fill="FFFFFF"/>
            <w:vAlign w:val="center"/>
          </w:tcPr>
          <w:p w14:paraId="4ECA5BA2" w14:textId="77777777" w:rsidR="002269AB" w:rsidRPr="00DE605E" w:rsidRDefault="002269AB" w:rsidP="002269AB">
            <w:pPr>
              <w:tabs>
                <w:tab w:val="center" w:pos="4252"/>
                <w:tab w:val="right" w:pos="8504"/>
              </w:tabs>
              <w:ind w:left="92"/>
              <w:jc w:val="center"/>
              <w:rPr>
                <w:sz w:val="14"/>
                <w:szCs w:val="14"/>
              </w:rPr>
            </w:pPr>
            <w:r w:rsidRPr="00DE605E">
              <w:rPr>
                <w:sz w:val="14"/>
                <w:szCs w:val="14"/>
              </w:rPr>
              <w:t>Página</w:t>
            </w:r>
          </w:p>
        </w:tc>
      </w:tr>
      <w:tr w:rsidR="002269AB" w:rsidRPr="00F073C2" w14:paraId="2030514D" w14:textId="77777777" w:rsidTr="00DE605E">
        <w:trPr>
          <w:trHeight w:val="129"/>
        </w:trPr>
        <w:tc>
          <w:tcPr>
            <w:tcW w:w="2410" w:type="dxa"/>
            <w:gridSpan w:val="2"/>
            <w:vMerge/>
            <w:shd w:val="clear" w:color="auto" w:fill="auto"/>
          </w:tcPr>
          <w:p w14:paraId="24A4C63F" w14:textId="77777777" w:rsidR="002269AB" w:rsidRPr="00DE605E" w:rsidRDefault="002269AB" w:rsidP="002269AB">
            <w:pPr>
              <w:tabs>
                <w:tab w:val="center" w:pos="4252"/>
                <w:tab w:val="right" w:pos="8504"/>
              </w:tabs>
              <w:jc w:val="center"/>
              <w:rPr>
                <w:noProof/>
                <w:lang w:eastAsia="es-BO"/>
              </w:rPr>
            </w:pPr>
          </w:p>
        </w:tc>
        <w:tc>
          <w:tcPr>
            <w:tcW w:w="4440" w:type="dxa"/>
            <w:gridSpan w:val="7"/>
            <w:vMerge/>
            <w:shd w:val="clear" w:color="auto" w:fill="auto"/>
            <w:vAlign w:val="center"/>
          </w:tcPr>
          <w:p w14:paraId="605624CB" w14:textId="77777777" w:rsidR="002269AB" w:rsidRPr="00DE605E" w:rsidRDefault="002269AB" w:rsidP="002269AB">
            <w:pPr>
              <w:tabs>
                <w:tab w:val="center" w:pos="4252"/>
                <w:tab w:val="right" w:pos="8504"/>
              </w:tabs>
              <w:jc w:val="center"/>
              <w:rPr>
                <w:b/>
              </w:rPr>
            </w:pPr>
          </w:p>
        </w:tc>
        <w:tc>
          <w:tcPr>
            <w:tcW w:w="1215" w:type="dxa"/>
            <w:gridSpan w:val="2"/>
            <w:shd w:val="clear" w:color="auto" w:fill="FFFFFF"/>
            <w:vAlign w:val="center"/>
          </w:tcPr>
          <w:p w14:paraId="63CE6BA4" w14:textId="34F0959E" w:rsidR="002269AB" w:rsidRPr="00DE605E" w:rsidRDefault="008B5F02" w:rsidP="002269AB">
            <w:pPr>
              <w:tabs>
                <w:tab w:val="center" w:pos="4252"/>
                <w:tab w:val="right" w:pos="8504"/>
              </w:tabs>
              <w:jc w:val="center"/>
              <w:rPr>
                <w:sz w:val="14"/>
                <w:szCs w:val="14"/>
              </w:rPr>
            </w:pPr>
            <w:r>
              <w:rPr>
                <w:sz w:val="14"/>
                <w:szCs w:val="14"/>
              </w:rPr>
              <w:t>2</w:t>
            </w:r>
          </w:p>
        </w:tc>
        <w:tc>
          <w:tcPr>
            <w:tcW w:w="1291" w:type="dxa"/>
            <w:gridSpan w:val="2"/>
            <w:shd w:val="clear" w:color="auto" w:fill="FFFFFF"/>
            <w:vAlign w:val="center"/>
          </w:tcPr>
          <w:p w14:paraId="01046200" w14:textId="77777777" w:rsidR="002269AB" w:rsidRPr="00F073C2" w:rsidRDefault="002269AB" w:rsidP="002269AB">
            <w:pPr>
              <w:tabs>
                <w:tab w:val="center" w:pos="4252"/>
                <w:tab w:val="right" w:pos="8504"/>
              </w:tabs>
              <w:ind w:left="205" w:hanging="161"/>
              <w:jc w:val="center"/>
              <w:rPr>
                <w:sz w:val="14"/>
                <w:szCs w:val="14"/>
              </w:rPr>
            </w:pPr>
            <w:r w:rsidRPr="00DE605E">
              <w:rPr>
                <w:sz w:val="14"/>
                <w:szCs w:val="14"/>
              </w:rPr>
              <w:t xml:space="preserve"> de </w:t>
            </w:r>
          </w:p>
        </w:tc>
      </w:tr>
      <w:tr w:rsidR="003E36DE" w:rsidRPr="00F073C2" w14:paraId="6AC00122" w14:textId="77777777" w:rsidTr="00DE60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hRule="exact" w:val="479"/>
        </w:trPr>
        <w:tc>
          <w:tcPr>
            <w:tcW w:w="9356" w:type="dxa"/>
            <w:gridSpan w:val="13"/>
            <w:tcBorders>
              <w:top w:val="single" w:sz="4" w:space="0" w:color="auto"/>
              <w:left w:val="single" w:sz="4" w:space="0" w:color="auto"/>
              <w:right w:val="single" w:sz="4" w:space="0" w:color="auto"/>
            </w:tcBorders>
            <w:shd w:val="clear" w:color="auto" w:fill="FFFFFF"/>
            <w:vAlign w:val="center"/>
          </w:tcPr>
          <w:p w14:paraId="447F828C" w14:textId="4BB4FCA0" w:rsidR="003E36DE" w:rsidRPr="00F073C2" w:rsidRDefault="003E36DE" w:rsidP="002269AB">
            <w:pPr>
              <w:ind w:left="130"/>
              <w:rPr>
                <w:sz w:val="20"/>
              </w:rPr>
            </w:pPr>
            <w:r w:rsidRPr="00F073C2">
              <w:rPr>
                <w:b/>
                <w:sz w:val="20"/>
              </w:rPr>
              <w:t>1. DATOS DEL REGISTRO</w:t>
            </w:r>
          </w:p>
        </w:tc>
      </w:tr>
      <w:tr w:rsidR="002269AB" w:rsidRPr="00F073C2" w14:paraId="71214582" w14:textId="77777777" w:rsidTr="00DE605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hRule="exact" w:val="417"/>
        </w:trPr>
        <w:tc>
          <w:tcPr>
            <w:tcW w:w="2835" w:type="dxa"/>
            <w:gridSpan w:val="3"/>
            <w:tcBorders>
              <w:top w:val="single" w:sz="4" w:space="0" w:color="auto"/>
              <w:left w:val="single" w:sz="4" w:space="0" w:color="auto"/>
            </w:tcBorders>
            <w:shd w:val="clear" w:color="auto" w:fill="FFFFFF"/>
            <w:vAlign w:val="center"/>
          </w:tcPr>
          <w:p w14:paraId="78ABAC65" w14:textId="4DD17965" w:rsidR="002269AB" w:rsidRPr="00DE605E" w:rsidRDefault="003E36DE" w:rsidP="00DE605E">
            <w:pPr>
              <w:jc w:val="left"/>
              <w:rPr>
                <w:b/>
                <w:sz w:val="20"/>
              </w:rPr>
            </w:pPr>
            <w:r w:rsidRPr="00DE605E">
              <w:rPr>
                <w:b/>
                <w:sz w:val="20"/>
              </w:rPr>
              <w:t>Fecha de elaboración</w:t>
            </w:r>
          </w:p>
        </w:tc>
        <w:tc>
          <w:tcPr>
            <w:tcW w:w="6521" w:type="dxa"/>
            <w:gridSpan w:val="10"/>
            <w:tcBorders>
              <w:top w:val="single" w:sz="4" w:space="0" w:color="auto"/>
              <w:left w:val="single" w:sz="4" w:space="0" w:color="auto"/>
              <w:right w:val="single" w:sz="4" w:space="0" w:color="auto"/>
            </w:tcBorders>
            <w:shd w:val="clear" w:color="auto" w:fill="FFFFFF"/>
            <w:vAlign w:val="center"/>
          </w:tcPr>
          <w:p w14:paraId="6D019796" w14:textId="77777777" w:rsidR="002269AB" w:rsidRPr="00DE605E" w:rsidRDefault="002269AB" w:rsidP="002269AB">
            <w:pPr>
              <w:ind w:left="130"/>
              <w:rPr>
                <w:sz w:val="20"/>
              </w:rPr>
            </w:pPr>
          </w:p>
        </w:tc>
      </w:tr>
      <w:tr w:rsidR="002269AB" w:rsidRPr="00F073C2" w14:paraId="3662960B" w14:textId="77777777" w:rsidTr="00DE605E">
        <w:tblPrEx>
          <w:tblCellMar>
            <w:left w:w="10" w:type="dxa"/>
            <w:right w:w="10" w:type="dxa"/>
          </w:tblCellMar>
        </w:tblPrEx>
        <w:trPr>
          <w:trHeight w:hRule="exact" w:val="528"/>
        </w:trPr>
        <w:tc>
          <w:tcPr>
            <w:tcW w:w="2835" w:type="dxa"/>
            <w:gridSpan w:val="3"/>
            <w:tcBorders>
              <w:top w:val="single" w:sz="4" w:space="0" w:color="auto"/>
              <w:left w:val="single" w:sz="4" w:space="0" w:color="auto"/>
            </w:tcBorders>
            <w:shd w:val="clear" w:color="auto" w:fill="FFFFFF"/>
            <w:vAlign w:val="center"/>
          </w:tcPr>
          <w:p w14:paraId="24747B59" w14:textId="71924AAF" w:rsidR="002269AB" w:rsidRPr="00DE605E" w:rsidRDefault="003E36DE" w:rsidP="00DE605E">
            <w:pPr>
              <w:jc w:val="left"/>
              <w:rPr>
                <w:b/>
                <w:sz w:val="20"/>
              </w:rPr>
            </w:pPr>
            <w:r w:rsidRPr="00F073C2">
              <w:rPr>
                <w:b/>
                <w:sz w:val="20"/>
              </w:rPr>
              <w:t>Entidad Pública Emisora</w:t>
            </w:r>
          </w:p>
        </w:tc>
        <w:tc>
          <w:tcPr>
            <w:tcW w:w="6521" w:type="dxa"/>
            <w:gridSpan w:val="10"/>
            <w:tcBorders>
              <w:top w:val="single" w:sz="4" w:space="0" w:color="auto"/>
              <w:left w:val="single" w:sz="4" w:space="0" w:color="auto"/>
              <w:right w:val="single" w:sz="4" w:space="0" w:color="auto"/>
            </w:tcBorders>
            <w:shd w:val="clear" w:color="auto" w:fill="FFFFFF"/>
            <w:vAlign w:val="center"/>
          </w:tcPr>
          <w:p w14:paraId="23ACC732" w14:textId="77777777" w:rsidR="002269AB" w:rsidRPr="00DE605E" w:rsidRDefault="002269AB" w:rsidP="002269AB">
            <w:pPr>
              <w:rPr>
                <w:bCs/>
                <w:sz w:val="20"/>
              </w:rPr>
            </w:pPr>
          </w:p>
        </w:tc>
      </w:tr>
      <w:tr w:rsidR="002269AB" w:rsidRPr="00F073C2" w14:paraId="20B3FF8B" w14:textId="77777777" w:rsidTr="00DE605E">
        <w:tblPrEx>
          <w:tblCellMar>
            <w:left w:w="10" w:type="dxa"/>
            <w:right w:w="10" w:type="dxa"/>
          </w:tblCellMar>
        </w:tblPrEx>
        <w:trPr>
          <w:trHeight w:hRule="exact" w:val="564"/>
        </w:trPr>
        <w:tc>
          <w:tcPr>
            <w:tcW w:w="2835" w:type="dxa"/>
            <w:gridSpan w:val="3"/>
            <w:tcBorders>
              <w:top w:val="single" w:sz="4" w:space="0" w:color="auto"/>
              <w:left w:val="single" w:sz="4" w:space="0" w:color="auto"/>
            </w:tcBorders>
            <w:shd w:val="clear" w:color="auto" w:fill="FFFFFF"/>
            <w:vAlign w:val="center"/>
          </w:tcPr>
          <w:p w14:paraId="7F22E568" w14:textId="51450B81" w:rsidR="002269AB" w:rsidRPr="00DE605E" w:rsidRDefault="003E36DE" w:rsidP="00EC0938">
            <w:pPr>
              <w:jc w:val="left"/>
              <w:rPr>
                <w:b/>
                <w:sz w:val="20"/>
              </w:rPr>
            </w:pPr>
            <w:r w:rsidRPr="00F073C2">
              <w:rPr>
                <w:b/>
                <w:sz w:val="20"/>
              </w:rPr>
              <w:t>Denominación del Trámite APCO</w:t>
            </w:r>
          </w:p>
        </w:tc>
        <w:tc>
          <w:tcPr>
            <w:tcW w:w="6521" w:type="dxa"/>
            <w:gridSpan w:val="10"/>
            <w:tcBorders>
              <w:top w:val="single" w:sz="4" w:space="0" w:color="auto"/>
              <w:left w:val="single" w:sz="4" w:space="0" w:color="auto"/>
              <w:right w:val="single" w:sz="4" w:space="0" w:color="auto"/>
            </w:tcBorders>
            <w:shd w:val="clear" w:color="auto" w:fill="FFFFFF"/>
            <w:vAlign w:val="center"/>
          </w:tcPr>
          <w:p w14:paraId="78C7B692" w14:textId="77777777" w:rsidR="002269AB" w:rsidRPr="00DE605E" w:rsidRDefault="002269AB" w:rsidP="002269AB">
            <w:pPr>
              <w:rPr>
                <w:bCs/>
                <w:sz w:val="20"/>
              </w:rPr>
            </w:pPr>
          </w:p>
        </w:tc>
      </w:tr>
      <w:tr w:rsidR="002269AB" w:rsidRPr="00F073C2" w14:paraId="49ABDE88" w14:textId="77777777" w:rsidTr="00B617A9">
        <w:tblPrEx>
          <w:tblCellMar>
            <w:left w:w="10" w:type="dxa"/>
            <w:right w:w="10" w:type="dxa"/>
          </w:tblCellMar>
        </w:tblPrEx>
        <w:trPr>
          <w:trHeight w:hRule="exact" w:val="326"/>
        </w:trPr>
        <w:tc>
          <w:tcPr>
            <w:tcW w:w="9356" w:type="dxa"/>
            <w:gridSpan w:val="13"/>
            <w:tcBorders>
              <w:top w:val="single" w:sz="4" w:space="0" w:color="auto"/>
              <w:left w:val="single" w:sz="4" w:space="0" w:color="auto"/>
              <w:right w:val="single" w:sz="4" w:space="0" w:color="auto"/>
            </w:tcBorders>
            <w:shd w:val="clear" w:color="auto" w:fill="FFFFFF"/>
            <w:vAlign w:val="center"/>
          </w:tcPr>
          <w:p w14:paraId="48CBB357" w14:textId="4132FAC9" w:rsidR="002269AB" w:rsidRPr="00DE605E" w:rsidRDefault="00DA3056" w:rsidP="00DE605E">
            <w:pPr>
              <w:pStyle w:val="Prrafodelista"/>
              <w:numPr>
                <w:ilvl w:val="0"/>
                <w:numId w:val="90"/>
              </w:numPr>
              <w:ind w:hanging="228"/>
              <w:jc w:val="left"/>
              <w:rPr>
                <w:b/>
                <w:bCs/>
                <w:sz w:val="20"/>
              </w:rPr>
            </w:pPr>
            <w:r>
              <w:rPr>
                <w:b/>
                <w:bCs/>
                <w:sz w:val="20"/>
              </w:rPr>
              <w:t>CRONOGRAMA DE EJECUCIÓ</w:t>
            </w:r>
            <w:r w:rsidR="002269AB" w:rsidRPr="00DE605E">
              <w:rPr>
                <w:b/>
                <w:bCs/>
                <w:sz w:val="20"/>
              </w:rPr>
              <w:t xml:space="preserve">N </w:t>
            </w:r>
          </w:p>
        </w:tc>
      </w:tr>
      <w:tr w:rsidR="00DA3056" w:rsidRPr="00F073C2" w14:paraId="3F7034D2" w14:textId="77777777" w:rsidTr="00DE605E">
        <w:tblPrEx>
          <w:tblCellMar>
            <w:left w:w="10" w:type="dxa"/>
            <w:right w:w="10" w:type="dxa"/>
          </w:tblCellMar>
        </w:tblPrEx>
        <w:trPr>
          <w:trHeight w:hRule="exact" w:val="318"/>
        </w:trPr>
        <w:tc>
          <w:tcPr>
            <w:tcW w:w="3544" w:type="dxa"/>
            <w:gridSpan w:val="4"/>
            <w:vMerge w:val="restart"/>
            <w:tcBorders>
              <w:top w:val="single" w:sz="4" w:space="0" w:color="auto"/>
              <w:left w:val="single" w:sz="4" w:space="0" w:color="auto"/>
            </w:tcBorders>
            <w:shd w:val="clear" w:color="auto" w:fill="FFFFFF"/>
            <w:vAlign w:val="center"/>
          </w:tcPr>
          <w:p w14:paraId="6184DDA6" w14:textId="5710F7DE" w:rsidR="00DA3056" w:rsidRPr="00DE605E" w:rsidRDefault="00DA3056" w:rsidP="00DE605E">
            <w:pPr>
              <w:jc w:val="center"/>
              <w:rPr>
                <w:b/>
                <w:sz w:val="20"/>
              </w:rPr>
            </w:pPr>
            <w:r w:rsidRPr="00F073C2">
              <w:rPr>
                <w:b/>
                <w:sz w:val="20"/>
              </w:rPr>
              <w:t>Descripción de la actividad</w:t>
            </w:r>
          </w:p>
        </w:tc>
        <w:tc>
          <w:tcPr>
            <w:tcW w:w="1843" w:type="dxa"/>
            <w:gridSpan w:val="2"/>
            <w:vMerge w:val="restart"/>
            <w:tcBorders>
              <w:top w:val="single" w:sz="4" w:space="0" w:color="auto"/>
              <w:left w:val="single" w:sz="4" w:space="0" w:color="auto"/>
              <w:right w:val="single" w:sz="4" w:space="0" w:color="auto"/>
            </w:tcBorders>
            <w:shd w:val="clear" w:color="auto" w:fill="FFFFFF"/>
            <w:vAlign w:val="center"/>
          </w:tcPr>
          <w:p w14:paraId="413805C4" w14:textId="02D875DB" w:rsidR="00DA3056" w:rsidRPr="00DE605E" w:rsidRDefault="00DA3056">
            <w:pPr>
              <w:ind w:left="130"/>
              <w:jc w:val="center"/>
              <w:rPr>
                <w:b/>
                <w:bCs/>
                <w:sz w:val="20"/>
              </w:rPr>
            </w:pPr>
            <w:r w:rsidRPr="00F073C2">
              <w:rPr>
                <w:b/>
                <w:bCs/>
                <w:sz w:val="20"/>
              </w:rPr>
              <w:t>Responsable</w:t>
            </w:r>
          </w:p>
          <w:p w14:paraId="1D420F97" w14:textId="0DD875C9" w:rsidR="00DA3056" w:rsidRPr="00DE605E" w:rsidRDefault="00DA3056">
            <w:pPr>
              <w:ind w:left="130"/>
              <w:jc w:val="center"/>
              <w:rPr>
                <w:b/>
                <w:bCs/>
                <w:sz w:val="20"/>
              </w:rPr>
            </w:pPr>
            <w:r w:rsidRPr="00F073C2">
              <w:rPr>
                <w:b/>
                <w:bCs/>
                <w:sz w:val="20"/>
              </w:rPr>
              <w:t>de ejecución</w:t>
            </w:r>
          </w:p>
        </w:tc>
        <w:tc>
          <w:tcPr>
            <w:tcW w:w="2693" w:type="dxa"/>
            <w:gridSpan w:val="6"/>
            <w:tcBorders>
              <w:top w:val="single" w:sz="4" w:space="0" w:color="auto"/>
              <w:left w:val="single" w:sz="4" w:space="0" w:color="auto"/>
              <w:right w:val="single" w:sz="4" w:space="0" w:color="auto"/>
            </w:tcBorders>
            <w:shd w:val="clear" w:color="auto" w:fill="FFFFFF"/>
            <w:vAlign w:val="center"/>
          </w:tcPr>
          <w:p w14:paraId="7E59DC24" w14:textId="77777777" w:rsidR="00DA3056" w:rsidRPr="00F073C2" w:rsidRDefault="00DA3056" w:rsidP="002269AB">
            <w:pPr>
              <w:jc w:val="center"/>
              <w:rPr>
                <w:b/>
                <w:bCs/>
                <w:sz w:val="20"/>
              </w:rPr>
            </w:pPr>
            <w:r w:rsidRPr="00F073C2">
              <w:rPr>
                <w:b/>
                <w:bCs/>
                <w:sz w:val="20"/>
              </w:rPr>
              <w:t>Plazo</w:t>
            </w:r>
          </w:p>
        </w:tc>
        <w:tc>
          <w:tcPr>
            <w:tcW w:w="1276" w:type="dxa"/>
            <w:tcBorders>
              <w:top w:val="single" w:sz="4" w:space="0" w:color="auto"/>
              <w:left w:val="single" w:sz="4" w:space="0" w:color="auto"/>
              <w:right w:val="single" w:sz="4" w:space="0" w:color="auto"/>
            </w:tcBorders>
            <w:shd w:val="clear" w:color="auto" w:fill="FFFFFF"/>
            <w:vAlign w:val="center"/>
          </w:tcPr>
          <w:p w14:paraId="25A82A6C" w14:textId="1E790636" w:rsidR="00DA3056" w:rsidRPr="00DE605E" w:rsidRDefault="00DA3056" w:rsidP="002269AB">
            <w:pPr>
              <w:jc w:val="center"/>
              <w:rPr>
                <w:b/>
                <w:bCs/>
                <w:sz w:val="20"/>
              </w:rPr>
            </w:pPr>
            <w:r>
              <w:rPr>
                <w:b/>
                <w:bCs/>
                <w:sz w:val="20"/>
              </w:rPr>
              <w:t>Comentario</w:t>
            </w:r>
          </w:p>
        </w:tc>
      </w:tr>
      <w:tr w:rsidR="00DA3056" w:rsidRPr="00F073C2" w14:paraId="21BF9BF6" w14:textId="77777777" w:rsidTr="00DE605E">
        <w:tblPrEx>
          <w:tblCellMar>
            <w:left w:w="10" w:type="dxa"/>
            <w:right w:w="10" w:type="dxa"/>
          </w:tblCellMar>
        </w:tblPrEx>
        <w:trPr>
          <w:trHeight w:hRule="exact" w:val="407"/>
        </w:trPr>
        <w:tc>
          <w:tcPr>
            <w:tcW w:w="3544" w:type="dxa"/>
            <w:gridSpan w:val="4"/>
            <w:vMerge/>
            <w:tcBorders>
              <w:left w:val="single" w:sz="4" w:space="0" w:color="auto"/>
            </w:tcBorders>
            <w:shd w:val="clear" w:color="auto" w:fill="FFFFFF"/>
            <w:vAlign w:val="center"/>
          </w:tcPr>
          <w:p w14:paraId="4EA72FFC" w14:textId="77777777" w:rsidR="00DA3056" w:rsidRPr="00DE605E" w:rsidRDefault="00DA3056" w:rsidP="00DE605E">
            <w:pPr>
              <w:jc w:val="center"/>
              <w:rPr>
                <w:b/>
                <w:sz w:val="20"/>
              </w:rPr>
            </w:pPr>
          </w:p>
        </w:tc>
        <w:tc>
          <w:tcPr>
            <w:tcW w:w="1843" w:type="dxa"/>
            <w:gridSpan w:val="2"/>
            <w:vMerge/>
            <w:tcBorders>
              <w:left w:val="single" w:sz="4" w:space="0" w:color="auto"/>
              <w:right w:val="single" w:sz="4" w:space="0" w:color="auto"/>
            </w:tcBorders>
            <w:shd w:val="clear" w:color="auto" w:fill="FFFFFF"/>
            <w:vAlign w:val="center"/>
          </w:tcPr>
          <w:p w14:paraId="7EE8AC43" w14:textId="77777777" w:rsidR="00DA3056" w:rsidRPr="00DE605E" w:rsidRDefault="00DA3056" w:rsidP="00DE605E">
            <w:pPr>
              <w:ind w:left="130"/>
              <w:jc w:val="center"/>
              <w:rPr>
                <w:b/>
                <w:bCs/>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3F257EC0" w14:textId="62615B40" w:rsidR="00DA3056" w:rsidRPr="00DE605E" w:rsidRDefault="00DA3056">
            <w:pPr>
              <w:jc w:val="center"/>
              <w:rPr>
                <w:b/>
                <w:bCs/>
                <w:sz w:val="20"/>
              </w:rPr>
            </w:pPr>
            <w:r w:rsidRPr="00F073C2">
              <w:rPr>
                <w:b/>
                <w:bCs/>
                <w:sz w:val="20"/>
              </w:rPr>
              <w:t>Inicio</w:t>
            </w:r>
          </w:p>
          <w:p w14:paraId="1C7C61B2" w14:textId="2B294320" w:rsidR="00DA3056" w:rsidRPr="00DE605E" w:rsidRDefault="00DA3056">
            <w:pPr>
              <w:jc w:val="center"/>
              <w:rPr>
                <w:b/>
                <w:bCs/>
                <w:sz w:val="20"/>
              </w:rPr>
            </w:pPr>
          </w:p>
          <w:p w14:paraId="6ABCAA40" w14:textId="77777777" w:rsidR="00DA3056" w:rsidRPr="00DE605E" w:rsidRDefault="00DA3056" w:rsidP="00DE605E">
            <w:pPr>
              <w:jc w:val="center"/>
              <w:rPr>
                <w:b/>
                <w:bCs/>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291EEC1B" w14:textId="77777777" w:rsidR="00DA3056" w:rsidRPr="00F073C2" w:rsidRDefault="00DA3056">
            <w:pPr>
              <w:jc w:val="center"/>
              <w:rPr>
                <w:bCs/>
                <w:i/>
                <w:sz w:val="20"/>
              </w:rPr>
            </w:pPr>
            <w:r w:rsidRPr="00DE605E">
              <w:rPr>
                <w:b/>
                <w:bCs/>
                <w:sz w:val="20"/>
              </w:rPr>
              <w:t>C</w:t>
            </w:r>
            <w:r w:rsidRPr="00F073C2">
              <w:rPr>
                <w:b/>
                <w:bCs/>
                <w:sz w:val="20"/>
              </w:rPr>
              <w:t>onclusión</w:t>
            </w:r>
          </w:p>
        </w:tc>
        <w:tc>
          <w:tcPr>
            <w:tcW w:w="1276" w:type="dxa"/>
            <w:tcBorders>
              <w:top w:val="single" w:sz="4" w:space="0" w:color="auto"/>
              <w:left w:val="single" w:sz="4" w:space="0" w:color="auto"/>
              <w:right w:val="single" w:sz="4" w:space="0" w:color="auto"/>
            </w:tcBorders>
            <w:shd w:val="clear" w:color="auto" w:fill="FFFFFF"/>
            <w:vAlign w:val="center"/>
          </w:tcPr>
          <w:p w14:paraId="45FD4EAA" w14:textId="23AFC4D5" w:rsidR="00DA3056" w:rsidRPr="00DE605E" w:rsidRDefault="00DA3056" w:rsidP="002269AB">
            <w:pPr>
              <w:jc w:val="center"/>
              <w:rPr>
                <w:b/>
                <w:bCs/>
                <w:sz w:val="20"/>
              </w:rPr>
            </w:pPr>
          </w:p>
        </w:tc>
      </w:tr>
      <w:tr w:rsidR="00DA3056" w:rsidRPr="00F073C2" w14:paraId="15A02003" w14:textId="77777777" w:rsidTr="00DE605E">
        <w:tblPrEx>
          <w:tblCellMar>
            <w:left w:w="10" w:type="dxa"/>
            <w:right w:w="10" w:type="dxa"/>
          </w:tblCellMar>
        </w:tblPrEx>
        <w:trPr>
          <w:trHeight w:hRule="exact" w:val="445"/>
        </w:trPr>
        <w:tc>
          <w:tcPr>
            <w:tcW w:w="3544" w:type="dxa"/>
            <w:gridSpan w:val="4"/>
            <w:tcBorders>
              <w:top w:val="single" w:sz="4" w:space="0" w:color="auto"/>
              <w:left w:val="single" w:sz="4" w:space="0" w:color="auto"/>
            </w:tcBorders>
            <w:shd w:val="clear" w:color="auto" w:fill="FFFFFF"/>
            <w:vAlign w:val="center"/>
          </w:tcPr>
          <w:p w14:paraId="4ECEFBCA" w14:textId="77777777" w:rsidR="00DA3056" w:rsidRPr="00F073C2" w:rsidRDefault="00DA3056" w:rsidP="002269AB">
            <w:pPr>
              <w:rPr>
                <w:i/>
                <w:color w:val="808080" w:themeColor="background1" w:themeShade="80"/>
                <w:sz w:val="16"/>
              </w:rPr>
            </w:pPr>
            <w:r w:rsidRPr="00F073C2">
              <w:rPr>
                <w:i/>
                <w:color w:val="808080" w:themeColor="background1" w:themeShade="80"/>
                <w:sz w:val="16"/>
              </w:rPr>
              <w:t>Optimización del trámite</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759E62E6" w14:textId="77777777" w:rsidR="00DA3056" w:rsidRPr="00DE605E" w:rsidRDefault="00DA3056" w:rsidP="002269AB">
            <w:pPr>
              <w:ind w:left="130"/>
              <w:rPr>
                <w:bCs/>
                <w:i/>
                <w:color w:val="808080"/>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58450EAF" w14:textId="77777777" w:rsidR="00DA3056" w:rsidRPr="00DE605E" w:rsidRDefault="00DA3056" w:rsidP="002269AB">
            <w:pPr>
              <w:ind w:left="130"/>
              <w:rPr>
                <w:bCs/>
                <w:i/>
                <w:color w:val="808080"/>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3A5E7DD3" w14:textId="77777777" w:rsidR="00DA3056" w:rsidRPr="00F073C2" w:rsidRDefault="00DA3056" w:rsidP="002269AB">
            <w:pPr>
              <w:ind w:left="130"/>
              <w:rPr>
                <w:bCs/>
                <w:sz w:val="20"/>
              </w:rPr>
            </w:pPr>
          </w:p>
        </w:tc>
        <w:tc>
          <w:tcPr>
            <w:tcW w:w="1276" w:type="dxa"/>
            <w:tcBorders>
              <w:top w:val="single" w:sz="4" w:space="0" w:color="auto"/>
              <w:left w:val="single" w:sz="4" w:space="0" w:color="auto"/>
              <w:right w:val="single" w:sz="4" w:space="0" w:color="auto"/>
            </w:tcBorders>
            <w:shd w:val="clear" w:color="auto" w:fill="FFFFFF"/>
            <w:vAlign w:val="center"/>
          </w:tcPr>
          <w:p w14:paraId="02A8826C" w14:textId="31C3AA06" w:rsidR="00DA3056" w:rsidRPr="00DE605E" w:rsidRDefault="00DA3056" w:rsidP="002269AB">
            <w:pPr>
              <w:ind w:left="130"/>
              <w:rPr>
                <w:bCs/>
                <w:sz w:val="20"/>
              </w:rPr>
            </w:pPr>
          </w:p>
        </w:tc>
      </w:tr>
      <w:tr w:rsidR="00DA3056" w:rsidRPr="00F073C2" w14:paraId="5B116CFC" w14:textId="77777777" w:rsidTr="00DE605E">
        <w:tblPrEx>
          <w:tblCellMar>
            <w:left w:w="10" w:type="dxa"/>
            <w:right w:w="10" w:type="dxa"/>
          </w:tblCellMar>
        </w:tblPrEx>
        <w:trPr>
          <w:trHeight w:hRule="exact" w:val="423"/>
        </w:trPr>
        <w:tc>
          <w:tcPr>
            <w:tcW w:w="3544" w:type="dxa"/>
            <w:gridSpan w:val="4"/>
            <w:tcBorders>
              <w:top w:val="single" w:sz="4" w:space="0" w:color="auto"/>
              <w:left w:val="single" w:sz="4" w:space="0" w:color="auto"/>
            </w:tcBorders>
            <w:shd w:val="clear" w:color="auto" w:fill="FFFFFF"/>
            <w:vAlign w:val="center"/>
          </w:tcPr>
          <w:p w14:paraId="3AF8BE1A" w14:textId="77777777" w:rsidR="00DA3056" w:rsidRPr="00F073C2" w:rsidRDefault="00DA3056" w:rsidP="002269AB">
            <w:pPr>
              <w:rPr>
                <w:i/>
                <w:color w:val="808080" w:themeColor="background1" w:themeShade="80"/>
                <w:sz w:val="16"/>
              </w:rPr>
            </w:pPr>
            <w:r w:rsidRPr="00F073C2">
              <w:rPr>
                <w:i/>
                <w:color w:val="808080" w:themeColor="background1" w:themeShade="80"/>
                <w:sz w:val="16"/>
              </w:rPr>
              <w:t>Verificación de subpartidas</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73A1BFF6" w14:textId="77777777" w:rsidR="00DA3056" w:rsidRPr="00DE605E" w:rsidRDefault="00DA3056" w:rsidP="002269AB">
            <w:pPr>
              <w:ind w:left="130"/>
              <w:rPr>
                <w:i/>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1F4E3C60" w14:textId="77777777" w:rsidR="00DA3056" w:rsidRPr="00DE605E" w:rsidRDefault="00DA3056" w:rsidP="002269AB">
            <w:pPr>
              <w:ind w:left="130"/>
              <w:rPr>
                <w:i/>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44C3A1F4" w14:textId="77777777" w:rsidR="00DA3056" w:rsidRPr="00F073C2" w:rsidRDefault="00DA3056" w:rsidP="002269AB">
            <w:pPr>
              <w:tabs>
                <w:tab w:val="left" w:pos="346"/>
              </w:tabs>
              <w:spacing w:after="120"/>
              <w:ind w:left="130" w:right="140"/>
              <w:rPr>
                <w:sz w:val="20"/>
              </w:rPr>
            </w:pPr>
          </w:p>
        </w:tc>
        <w:tc>
          <w:tcPr>
            <w:tcW w:w="1276" w:type="dxa"/>
            <w:tcBorders>
              <w:top w:val="single" w:sz="4" w:space="0" w:color="auto"/>
              <w:left w:val="single" w:sz="4" w:space="0" w:color="auto"/>
              <w:right w:val="single" w:sz="4" w:space="0" w:color="auto"/>
            </w:tcBorders>
            <w:shd w:val="clear" w:color="auto" w:fill="FFFFFF"/>
            <w:vAlign w:val="center"/>
          </w:tcPr>
          <w:p w14:paraId="177ABF81" w14:textId="1C5D5CF3" w:rsidR="00DA3056" w:rsidRPr="00DE605E" w:rsidRDefault="00DA3056" w:rsidP="002269AB">
            <w:pPr>
              <w:tabs>
                <w:tab w:val="left" w:pos="346"/>
              </w:tabs>
              <w:spacing w:after="120"/>
              <w:ind w:left="130" w:right="140"/>
              <w:rPr>
                <w:sz w:val="20"/>
              </w:rPr>
            </w:pPr>
          </w:p>
        </w:tc>
      </w:tr>
      <w:tr w:rsidR="00DA3056" w:rsidRPr="00F073C2" w14:paraId="40458AEC" w14:textId="77777777" w:rsidTr="00DE605E">
        <w:tblPrEx>
          <w:tblCellMar>
            <w:left w:w="10" w:type="dxa"/>
            <w:right w:w="10" w:type="dxa"/>
          </w:tblCellMar>
        </w:tblPrEx>
        <w:trPr>
          <w:trHeight w:hRule="exact" w:val="437"/>
        </w:trPr>
        <w:tc>
          <w:tcPr>
            <w:tcW w:w="3544" w:type="dxa"/>
            <w:gridSpan w:val="4"/>
            <w:tcBorders>
              <w:top w:val="single" w:sz="4" w:space="0" w:color="auto"/>
              <w:left w:val="single" w:sz="4" w:space="0" w:color="auto"/>
            </w:tcBorders>
            <w:shd w:val="clear" w:color="auto" w:fill="FFFFFF"/>
            <w:vAlign w:val="center"/>
          </w:tcPr>
          <w:p w14:paraId="468EF76F" w14:textId="77777777" w:rsidR="00DA3056" w:rsidRPr="00F073C2" w:rsidRDefault="00DA3056" w:rsidP="002269AB">
            <w:pPr>
              <w:widowControl w:val="0"/>
              <w:rPr>
                <w:i/>
                <w:color w:val="808080" w:themeColor="background1" w:themeShade="80"/>
                <w:sz w:val="16"/>
              </w:rPr>
            </w:pPr>
            <w:r w:rsidRPr="00F073C2">
              <w:rPr>
                <w:i/>
                <w:color w:val="808080" w:themeColor="background1" w:themeShade="80"/>
                <w:sz w:val="16"/>
              </w:rPr>
              <w:t>Elaboración del requerimiento funcional</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75B728C6" w14:textId="77777777" w:rsidR="00DA3056" w:rsidRPr="00DE605E" w:rsidRDefault="00DA3056" w:rsidP="002269AB">
            <w:pPr>
              <w:ind w:left="130"/>
              <w:rPr>
                <w:i/>
                <w:sz w:val="20"/>
                <w:lang w:eastAsia="en-US"/>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0EA430C3" w14:textId="77777777" w:rsidR="00DA3056" w:rsidRPr="00DE605E" w:rsidRDefault="00DA3056" w:rsidP="002269AB">
            <w:pPr>
              <w:ind w:left="130"/>
              <w:rPr>
                <w:i/>
                <w:sz w:val="20"/>
                <w:lang w:eastAsia="en-US"/>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6B4BBE0E" w14:textId="77777777" w:rsidR="00DA3056" w:rsidRPr="00F073C2" w:rsidRDefault="00DA3056"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3C41B83B" w14:textId="1AC0A377" w:rsidR="00DA3056" w:rsidRPr="00DE605E" w:rsidRDefault="00DA3056" w:rsidP="002269AB">
            <w:pPr>
              <w:widowControl w:val="0"/>
              <w:shd w:val="clear" w:color="auto" w:fill="FFFFFF"/>
              <w:tabs>
                <w:tab w:val="left" w:pos="-54"/>
              </w:tabs>
              <w:ind w:left="414"/>
              <w:rPr>
                <w:sz w:val="20"/>
                <w:lang w:eastAsia="en-US"/>
              </w:rPr>
            </w:pPr>
          </w:p>
        </w:tc>
      </w:tr>
      <w:tr w:rsidR="007C0CD1" w:rsidRPr="00F073C2" w14:paraId="1F4CD37C" w14:textId="77777777" w:rsidTr="00DE605E">
        <w:tblPrEx>
          <w:tblCellMar>
            <w:left w:w="10" w:type="dxa"/>
            <w:right w:w="10" w:type="dxa"/>
          </w:tblCellMar>
        </w:tblPrEx>
        <w:trPr>
          <w:trHeight w:hRule="exact" w:val="429"/>
        </w:trPr>
        <w:tc>
          <w:tcPr>
            <w:tcW w:w="3544" w:type="dxa"/>
            <w:gridSpan w:val="4"/>
            <w:tcBorders>
              <w:top w:val="single" w:sz="4" w:space="0" w:color="auto"/>
              <w:left w:val="single" w:sz="4" w:space="0" w:color="auto"/>
            </w:tcBorders>
            <w:shd w:val="clear" w:color="auto" w:fill="FFFFFF"/>
            <w:vAlign w:val="center"/>
          </w:tcPr>
          <w:p w14:paraId="46EF5142" w14:textId="77777777" w:rsidR="007C0CD1" w:rsidRPr="00F073C2" w:rsidRDefault="007C0CD1" w:rsidP="002269AB">
            <w:pPr>
              <w:widowControl w:val="0"/>
              <w:rPr>
                <w:i/>
                <w:color w:val="808080" w:themeColor="background1" w:themeShade="80"/>
                <w:sz w:val="16"/>
              </w:rPr>
            </w:pPr>
            <w:r w:rsidRPr="00F073C2">
              <w:rPr>
                <w:i/>
                <w:color w:val="808080" w:themeColor="background1" w:themeShade="80"/>
                <w:sz w:val="16"/>
              </w:rPr>
              <w:t>Desarrollo de funcionalidades informáticas y pruebas de conectividad</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660D1C6D" w14:textId="77777777" w:rsidR="007C0CD1" w:rsidRPr="00DE605E" w:rsidRDefault="007C0CD1" w:rsidP="002269AB">
            <w:pPr>
              <w:ind w:left="130"/>
              <w:rPr>
                <w:bCs/>
                <w:i/>
                <w:color w:val="808080"/>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20087E6E" w14:textId="77777777" w:rsidR="007C0CD1" w:rsidRPr="00DE605E" w:rsidRDefault="007C0CD1" w:rsidP="002269AB">
            <w:pPr>
              <w:ind w:left="130"/>
              <w:rPr>
                <w:bCs/>
                <w:i/>
                <w:color w:val="808080"/>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21735BCC" w14:textId="77777777" w:rsidR="007C0CD1" w:rsidRPr="00F073C2" w:rsidRDefault="007C0CD1"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3AE932C0" w14:textId="53E8B4F7" w:rsidR="007C0CD1" w:rsidRPr="00DE605E" w:rsidRDefault="007C0CD1" w:rsidP="002269AB">
            <w:pPr>
              <w:widowControl w:val="0"/>
              <w:shd w:val="clear" w:color="auto" w:fill="FFFFFF"/>
              <w:tabs>
                <w:tab w:val="left" w:pos="-54"/>
              </w:tabs>
              <w:ind w:left="414"/>
              <w:rPr>
                <w:sz w:val="20"/>
                <w:lang w:eastAsia="en-US"/>
              </w:rPr>
            </w:pPr>
          </w:p>
        </w:tc>
      </w:tr>
      <w:tr w:rsidR="007C0CD1" w:rsidRPr="00F073C2" w14:paraId="69617910" w14:textId="77777777" w:rsidTr="00DE605E">
        <w:tblPrEx>
          <w:tblCellMar>
            <w:left w:w="10" w:type="dxa"/>
            <w:right w:w="10" w:type="dxa"/>
          </w:tblCellMar>
        </w:tblPrEx>
        <w:trPr>
          <w:trHeight w:val="402"/>
        </w:trPr>
        <w:tc>
          <w:tcPr>
            <w:tcW w:w="3544" w:type="dxa"/>
            <w:gridSpan w:val="4"/>
            <w:tcBorders>
              <w:top w:val="single" w:sz="4" w:space="0" w:color="auto"/>
              <w:left w:val="single" w:sz="4" w:space="0" w:color="auto"/>
            </w:tcBorders>
            <w:shd w:val="clear" w:color="auto" w:fill="FFFFFF"/>
            <w:vAlign w:val="center"/>
          </w:tcPr>
          <w:p w14:paraId="6159F1EB" w14:textId="77777777" w:rsidR="007C0CD1" w:rsidRPr="00F073C2" w:rsidRDefault="007C0CD1" w:rsidP="002269AB">
            <w:pPr>
              <w:widowControl w:val="0"/>
              <w:rPr>
                <w:i/>
                <w:color w:val="808080" w:themeColor="background1" w:themeShade="80"/>
                <w:sz w:val="16"/>
              </w:rPr>
            </w:pPr>
            <w:r w:rsidRPr="00F073C2">
              <w:rPr>
                <w:i/>
                <w:color w:val="808080" w:themeColor="background1" w:themeShade="80"/>
                <w:sz w:val="16"/>
              </w:rPr>
              <w:t>Gestión y emisión de la normativa</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52A2B536" w14:textId="77777777" w:rsidR="007C0CD1" w:rsidRPr="00DE605E" w:rsidRDefault="007C0CD1" w:rsidP="002269AB">
            <w:pPr>
              <w:ind w:left="130"/>
              <w:rPr>
                <w:i/>
                <w:sz w:val="20"/>
                <w:lang w:eastAsia="en-US"/>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470EC796" w14:textId="77777777" w:rsidR="007C0CD1" w:rsidRPr="00DE605E" w:rsidRDefault="007C0CD1" w:rsidP="002269AB">
            <w:pPr>
              <w:ind w:left="130"/>
              <w:rPr>
                <w:i/>
                <w:sz w:val="20"/>
                <w:lang w:eastAsia="en-US"/>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4496A56F" w14:textId="77777777" w:rsidR="007C0CD1" w:rsidRPr="00F073C2" w:rsidRDefault="007C0CD1"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61FAB0E7" w14:textId="18425A80" w:rsidR="007C0CD1" w:rsidRPr="00DE605E" w:rsidRDefault="007C0CD1" w:rsidP="002269AB">
            <w:pPr>
              <w:widowControl w:val="0"/>
              <w:shd w:val="clear" w:color="auto" w:fill="FFFFFF"/>
              <w:tabs>
                <w:tab w:val="left" w:pos="-54"/>
              </w:tabs>
              <w:ind w:left="414"/>
              <w:rPr>
                <w:sz w:val="20"/>
                <w:lang w:eastAsia="en-US"/>
              </w:rPr>
            </w:pPr>
          </w:p>
        </w:tc>
      </w:tr>
      <w:tr w:rsidR="007C0CD1" w:rsidRPr="00F073C2" w14:paraId="2A272DDF" w14:textId="77777777" w:rsidTr="00DE605E">
        <w:tblPrEx>
          <w:tblCellMar>
            <w:left w:w="10" w:type="dxa"/>
            <w:right w:w="10" w:type="dxa"/>
          </w:tblCellMar>
        </w:tblPrEx>
        <w:trPr>
          <w:trHeight w:val="408"/>
        </w:trPr>
        <w:tc>
          <w:tcPr>
            <w:tcW w:w="3544" w:type="dxa"/>
            <w:gridSpan w:val="4"/>
            <w:tcBorders>
              <w:top w:val="single" w:sz="4" w:space="0" w:color="auto"/>
              <w:left w:val="single" w:sz="4" w:space="0" w:color="auto"/>
            </w:tcBorders>
            <w:shd w:val="clear" w:color="auto" w:fill="FFFFFF"/>
            <w:vAlign w:val="center"/>
          </w:tcPr>
          <w:p w14:paraId="5B6E5146" w14:textId="77777777" w:rsidR="007C0CD1" w:rsidRPr="00F073C2" w:rsidRDefault="007C0CD1" w:rsidP="002269AB">
            <w:pPr>
              <w:widowControl w:val="0"/>
              <w:rPr>
                <w:b/>
                <w:i/>
                <w:color w:val="808080" w:themeColor="background1" w:themeShade="80"/>
                <w:sz w:val="16"/>
              </w:rPr>
            </w:pPr>
            <w:r w:rsidRPr="00F073C2">
              <w:rPr>
                <w:i/>
                <w:color w:val="808080" w:themeColor="background1" w:themeShade="80"/>
                <w:sz w:val="16"/>
              </w:rPr>
              <w:t xml:space="preserve">Control de calidad </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3230CAF0" w14:textId="77777777" w:rsidR="007C0CD1" w:rsidRPr="00DE605E" w:rsidRDefault="007C0CD1" w:rsidP="002269AB">
            <w:pPr>
              <w:ind w:left="130"/>
              <w:rPr>
                <w:i/>
                <w:sz w:val="20"/>
                <w:lang w:eastAsia="en-US"/>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14E6313B" w14:textId="77777777" w:rsidR="007C0CD1" w:rsidRPr="00DE605E" w:rsidRDefault="007C0CD1" w:rsidP="002269AB">
            <w:pPr>
              <w:ind w:left="130"/>
              <w:rPr>
                <w:i/>
                <w:sz w:val="20"/>
                <w:lang w:eastAsia="en-US"/>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58F9C152" w14:textId="77777777" w:rsidR="007C0CD1" w:rsidRPr="00F073C2" w:rsidRDefault="007C0CD1"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10DDDAFF" w14:textId="646D87A5" w:rsidR="007C0CD1" w:rsidRPr="00DE605E" w:rsidRDefault="007C0CD1" w:rsidP="002269AB">
            <w:pPr>
              <w:widowControl w:val="0"/>
              <w:shd w:val="clear" w:color="auto" w:fill="FFFFFF"/>
              <w:tabs>
                <w:tab w:val="left" w:pos="-54"/>
              </w:tabs>
              <w:ind w:left="414"/>
              <w:rPr>
                <w:sz w:val="20"/>
                <w:lang w:eastAsia="en-US"/>
              </w:rPr>
            </w:pPr>
          </w:p>
        </w:tc>
      </w:tr>
      <w:tr w:rsidR="007C0CD1" w:rsidRPr="00F073C2" w14:paraId="2809A594" w14:textId="77777777" w:rsidTr="00DE605E">
        <w:tblPrEx>
          <w:tblCellMar>
            <w:left w:w="10" w:type="dxa"/>
            <w:right w:w="10" w:type="dxa"/>
          </w:tblCellMar>
        </w:tblPrEx>
        <w:trPr>
          <w:trHeight w:val="413"/>
        </w:trPr>
        <w:tc>
          <w:tcPr>
            <w:tcW w:w="3544" w:type="dxa"/>
            <w:gridSpan w:val="4"/>
            <w:tcBorders>
              <w:top w:val="single" w:sz="4" w:space="0" w:color="auto"/>
              <w:left w:val="single" w:sz="4" w:space="0" w:color="auto"/>
            </w:tcBorders>
            <w:shd w:val="clear" w:color="auto" w:fill="FFFFFF"/>
            <w:vAlign w:val="center"/>
          </w:tcPr>
          <w:p w14:paraId="3C17978F" w14:textId="77777777" w:rsidR="007C0CD1" w:rsidRPr="00F073C2" w:rsidRDefault="007C0CD1" w:rsidP="002269AB">
            <w:pPr>
              <w:widowControl w:val="0"/>
              <w:rPr>
                <w:i/>
                <w:color w:val="808080" w:themeColor="background1" w:themeShade="80"/>
                <w:sz w:val="16"/>
              </w:rPr>
            </w:pPr>
            <w:r w:rsidRPr="00F073C2">
              <w:rPr>
                <w:i/>
                <w:color w:val="808080" w:themeColor="background1" w:themeShade="80"/>
                <w:sz w:val="16"/>
              </w:rPr>
              <w:t>Control funcional</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701E10BA" w14:textId="77777777" w:rsidR="007C0CD1" w:rsidRPr="00DE605E" w:rsidRDefault="007C0CD1" w:rsidP="002269AB">
            <w:pPr>
              <w:ind w:left="130"/>
              <w:rPr>
                <w:bCs/>
                <w:i/>
                <w:color w:val="808080"/>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4C74B039" w14:textId="77777777" w:rsidR="007C0CD1" w:rsidRPr="00DE605E" w:rsidRDefault="007C0CD1" w:rsidP="002269AB">
            <w:pPr>
              <w:ind w:left="130"/>
              <w:rPr>
                <w:bCs/>
                <w:i/>
                <w:color w:val="808080"/>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741E2E08" w14:textId="77777777" w:rsidR="007C0CD1" w:rsidRPr="00F073C2" w:rsidRDefault="007C0CD1"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1B9B188D" w14:textId="22E2DBFD" w:rsidR="007C0CD1" w:rsidRPr="00DE605E" w:rsidRDefault="007C0CD1" w:rsidP="002269AB">
            <w:pPr>
              <w:widowControl w:val="0"/>
              <w:shd w:val="clear" w:color="auto" w:fill="FFFFFF"/>
              <w:tabs>
                <w:tab w:val="left" w:pos="-54"/>
              </w:tabs>
              <w:ind w:left="414"/>
              <w:rPr>
                <w:sz w:val="20"/>
                <w:lang w:eastAsia="en-US"/>
              </w:rPr>
            </w:pPr>
          </w:p>
        </w:tc>
      </w:tr>
      <w:tr w:rsidR="007C0CD1" w:rsidRPr="00F073C2" w14:paraId="32FB6928" w14:textId="77777777" w:rsidTr="00DE605E">
        <w:tblPrEx>
          <w:tblCellMar>
            <w:left w:w="10" w:type="dxa"/>
            <w:right w:w="10" w:type="dxa"/>
          </w:tblCellMar>
        </w:tblPrEx>
        <w:trPr>
          <w:trHeight w:val="415"/>
        </w:trPr>
        <w:tc>
          <w:tcPr>
            <w:tcW w:w="3544" w:type="dxa"/>
            <w:gridSpan w:val="4"/>
            <w:tcBorders>
              <w:top w:val="single" w:sz="4" w:space="0" w:color="auto"/>
              <w:left w:val="single" w:sz="4" w:space="0" w:color="auto"/>
            </w:tcBorders>
            <w:shd w:val="clear" w:color="auto" w:fill="FFFFFF"/>
            <w:vAlign w:val="center"/>
          </w:tcPr>
          <w:p w14:paraId="1521D5C4" w14:textId="77777777" w:rsidR="007C0CD1" w:rsidRPr="00F073C2" w:rsidRDefault="007C0CD1" w:rsidP="002269AB">
            <w:pPr>
              <w:widowControl w:val="0"/>
              <w:rPr>
                <w:i/>
                <w:color w:val="808080" w:themeColor="background1" w:themeShade="80"/>
                <w:sz w:val="16"/>
              </w:rPr>
            </w:pPr>
            <w:r w:rsidRPr="00F073C2">
              <w:rPr>
                <w:i/>
                <w:color w:val="808080" w:themeColor="background1" w:themeShade="80"/>
                <w:sz w:val="16"/>
              </w:rPr>
              <w:t>Capacitación</w:t>
            </w:r>
          </w:p>
        </w:tc>
        <w:tc>
          <w:tcPr>
            <w:tcW w:w="1843" w:type="dxa"/>
            <w:gridSpan w:val="2"/>
            <w:tcBorders>
              <w:top w:val="single" w:sz="4" w:space="0" w:color="auto"/>
              <w:left w:val="single" w:sz="4" w:space="0" w:color="auto"/>
              <w:right w:val="single" w:sz="4" w:space="0" w:color="auto"/>
            </w:tcBorders>
            <w:shd w:val="clear" w:color="auto" w:fill="FFFFFF"/>
            <w:vAlign w:val="center"/>
          </w:tcPr>
          <w:p w14:paraId="4E12801E" w14:textId="77777777" w:rsidR="007C0CD1" w:rsidRPr="00DE605E" w:rsidRDefault="007C0CD1" w:rsidP="002269AB">
            <w:pPr>
              <w:ind w:left="130"/>
              <w:rPr>
                <w:bCs/>
                <w:i/>
                <w:color w:val="808080"/>
                <w:sz w:val="20"/>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36C9D66A" w14:textId="77777777" w:rsidR="007C0CD1" w:rsidRPr="00DE605E" w:rsidRDefault="007C0CD1" w:rsidP="002269AB">
            <w:pPr>
              <w:ind w:left="130"/>
              <w:rPr>
                <w:bCs/>
                <w:i/>
                <w:color w:val="808080"/>
                <w:sz w:val="20"/>
              </w:rPr>
            </w:pPr>
          </w:p>
        </w:tc>
        <w:tc>
          <w:tcPr>
            <w:tcW w:w="1276" w:type="dxa"/>
            <w:gridSpan w:val="4"/>
            <w:tcBorders>
              <w:top w:val="single" w:sz="4" w:space="0" w:color="auto"/>
              <w:left w:val="single" w:sz="4" w:space="0" w:color="auto"/>
              <w:right w:val="single" w:sz="4" w:space="0" w:color="auto"/>
            </w:tcBorders>
            <w:shd w:val="clear" w:color="auto" w:fill="FFFFFF"/>
            <w:vAlign w:val="center"/>
          </w:tcPr>
          <w:p w14:paraId="0E0D5151" w14:textId="77777777" w:rsidR="007C0CD1" w:rsidRPr="00F073C2" w:rsidRDefault="007C0CD1" w:rsidP="002269AB">
            <w:pPr>
              <w:widowControl w:val="0"/>
              <w:shd w:val="clear" w:color="auto" w:fill="FFFFFF"/>
              <w:tabs>
                <w:tab w:val="left" w:pos="-54"/>
              </w:tabs>
              <w:ind w:left="414"/>
              <w:rPr>
                <w:sz w:val="20"/>
                <w:lang w:eastAsia="en-US"/>
              </w:rPr>
            </w:pPr>
          </w:p>
        </w:tc>
        <w:tc>
          <w:tcPr>
            <w:tcW w:w="1276" w:type="dxa"/>
            <w:tcBorders>
              <w:top w:val="single" w:sz="4" w:space="0" w:color="auto"/>
              <w:left w:val="single" w:sz="4" w:space="0" w:color="auto"/>
              <w:right w:val="single" w:sz="4" w:space="0" w:color="auto"/>
            </w:tcBorders>
            <w:shd w:val="clear" w:color="auto" w:fill="FFFFFF"/>
            <w:vAlign w:val="center"/>
          </w:tcPr>
          <w:p w14:paraId="6ACF6FA8" w14:textId="0CF7809A" w:rsidR="007C0CD1" w:rsidRPr="00DE605E" w:rsidRDefault="007C0CD1" w:rsidP="002269AB">
            <w:pPr>
              <w:widowControl w:val="0"/>
              <w:shd w:val="clear" w:color="auto" w:fill="FFFFFF"/>
              <w:tabs>
                <w:tab w:val="left" w:pos="-54"/>
              </w:tabs>
              <w:ind w:left="414"/>
              <w:rPr>
                <w:sz w:val="20"/>
                <w:lang w:eastAsia="en-US"/>
              </w:rPr>
            </w:pPr>
          </w:p>
        </w:tc>
      </w:tr>
      <w:tr w:rsidR="007C0CD1" w:rsidRPr="00F073C2" w14:paraId="27C701D9" w14:textId="77777777" w:rsidTr="00DE605E">
        <w:tblPrEx>
          <w:tblCellMar>
            <w:left w:w="10" w:type="dxa"/>
            <w:right w:w="10" w:type="dxa"/>
          </w:tblCellMar>
        </w:tblPrEx>
        <w:trPr>
          <w:trHeight w:hRule="exact" w:val="428"/>
        </w:trPr>
        <w:tc>
          <w:tcPr>
            <w:tcW w:w="3544" w:type="dxa"/>
            <w:gridSpan w:val="4"/>
            <w:tcBorders>
              <w:top w:val="single" w:sz="4" w:space="0" w:color="auto"/>
              <w:left w:val="single" w:sz="4" w:space="0" w:color="auto"/>
              <w:bottom w:val="single" w:sz="4" w:space="0" w:color="auto"/>
            </w:tcBorders>
            <w:shd w:val="clear" w:color="auto" w:fill="FFFFFF"/>
            <w:vAlign w:val="center"/>
          </w:tcPr>
          <w:p w14:paraId="71FDF760" w14:textId="77777777" w:rsidR="007C0CD1" w:rsidRPr="00F073C2" w:rsidRDefault="007C0CD1" w:rsidP="002269AB">
            <w:pPr>
              <w:rPr>
                <w:b/>
                <w:i/>
                <w:color w:val="808080" w:themeColor="background1" w:themeShade="80"/>
                <w:sz w:val="16"/>
              </w:rPr>
            </w:pPr>
            <w:r w:rsidRPr="00F073C2">
              <w:rPr>
                <w:i/>
                <w:color w:val="808080" w:themeColor="background1" w:themeShade="80"/>
                <w:sz w:val="16"/>
              </w:rPr>
              <w:t>Implementación del trámite (Prueba Piloto o puesta en vigencia)</w:t>
            </w:r>
          </w:p>
        </w:tc>
        <w:tc>
          <w:tcPr>
            <w:tcW w:w="1843"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7080188" w14:textId="77777777" w:rsidR="007C0CD1" w:rsidRPr="00DE605E" w:rsidRDefault="007C0CD1" w:rsidP="002269AB">
            <w:pPr>
              <w:ind w:left="130"/>
              <w:rPr>
                <w:i/>
                <w:sz w:val="20"/>
              </w:rPr>
            </w:pPr>
          </w:p>
        </w:tc>
        <w:tc>
          <w:tcPr>
            <w:tcW w:w="141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2F885C" w14:textId="77777777" w:rsidR="007C0CD1" w:rsidRPr="00DE605E" w:rsidRDefault="007C0CD1" w:rsidP="002269AB">
            <w:pPr>
              <w:ind w:left="130"/>
              <w:rPr>
                <w:i/>
                <w:sz w:val="20"/>
              </w:rPr>
            </w:pPr>
          </w:p>
        </w:tc>
        <w:tc>
          <w:tcPr>
            <w:tcW w:w="1276"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76F5D62E" w14:textId="77777777" w:rsidR="007C0CD1" w:rsidRPr="00F073C2" w:rsidRDefault="007C0CD1" w:rsidP="002269AB">
            <w:pPr>
              <w:ind w:left="130"/>
              <w:rPr>
                <w:sz w:val="20"/>
              </w:rPr>
            </w:pPr>
          </w:p>
        </w:tc>
        <w:tc>
          <w:tcPr>
            <w:tcW w:w="1276" w:type="dxa"/>
            <w:tcBorders>
              <w:top w:val="single" w:sz="4" w:space="0" w:color="auto"/>
              <w:left w:val="single" w:sz="4" w:space="0" w:color="auto"/>
              <w:bottom w:val="single" w:sz="4" w:space="0" w:color="auto"/>
              <w:right w:val="single" w:sz="4" w:space="0" w:color="auto"/>
            </w:tcBorders>
            <w:shd w:val="clear" w:color="auto" w:fill="FFFFFF"/>
            <w:vAlign w:val="center"/>
          </w:tcPr>
          <w:p w14:paraId="6F4AE884" w14:textId="6C3CE3A3" w:rsidR="007C0CD1" w:rsidRPr="00DE605E" w:rsidRDefault="007C0CD1" w:rsidP="002269AB">
            <w:pPr>
              <w:ind w:left="130"/>
              <w:rPr>
                <w:sz w:val="20"/>
              </w:rPr>
            </w:pPr>
          </w:p>
        </w:tc>
      </w:tr>
      <w:tr w:rsidR="00E641AD" w:rsidRPr="00F073C2" w14:paraId="78D6FEB8" w14:textId="77777777" w:rsidTr="00F233C2">
        <w:tblPrEx>
          <w:tblCellMar>
            <w:left w:w="10" w:type="dxa"/>
            <w:right w:w="10" w:type="dxa"/>
          </w:tblCellMar>
        </w:tblPrEx>
        <w:trPr>
          <w:trHeight w:hRule="exact" w:val="428"/>
        </w:trPr>
        <w:tc>
          <w:tcPr>
            <w:tcW w:w="9356" w:type="dxa"/>
            <w:gridSpan w:val="13"/>
            <w:tcBorders>
              <w:top w:val="single" w:sz="4" w:space="0" w:color="auto"/>
              <w:left w:val="single" w:sz="4" w:space="0" w:color="auto"/>
              <w:bottom w:val="single" w:sz="4" w:space="0" w:color="auto"/>
              <w:right w:val="single" w:sz="4" w:space="0" w:color="auto"/>
            </w:tcBorders>
            <w:shd w:val="clear" w:color="auto" w:fill="FFFFFF"/>
            <w:vAlign w:val="center"/>
          </w:tcPr>
          <w:p w14:paraId="110B4807" w14:textId="1F31E3B9" w:rsidR="00E641AD" w:rsidRPr="00DE605E" w:rsidRDefault="00E641AD" w:rsidP="00DE605E">
            <w:pPr>
              <w:pStyle w:val="Prrafodelista"/>
              <w:numPr>
                <w:ilvl w:val="0"/>
                <w:numId w:val="85"/>
              </w:numPr>
              <w:ind w:left="416" w:hanging="284"/>
              <w:rPr>
                <w:sz w:val="20"/>
              </w:rPr>
            </w:pPr>
            <w:r w:rsidRPr="00DE605E">
              <w:rPr>
                <w:b/>
                <w:sz w:val="20"/>
              </w:rPr>
              <w:lastRenderedPageBreak/>
              <w:t>PERIODO DE EJECUCIÓN ESTIMADO</w:t>
            </w:r>
          </w:p>
        </w:tc>
      </w:tr>
      <w:tr w:rsidR="00E641AD" w:rsidRPr="00F073C2" w14:paraId="2B28ABC4" w14:textId="77777777" w:rsidTr="00F233C2">
        <w:tblPrEx>
          <w:tblCellMar>
            <w:left w:w="10" w:type="dxa"/>
            <w:right w:w="10" w:type="dxa"/>
          </w:tblCellMar>
        </w:tblPrEx>
        <w:trPr>
          <w:trHeight w:hRule="exact" w:val="428"/>
        </w:trPr>
        <w:tc>
          <w:tcPr>
            <w:tcW w:w="2339" w:type="dxa"/>
            <w:tcBorders>
              <w:top w:val="single" w:sz="4" w:space="0" w:color="auto"/>
              <w:left w:val="single" w:sz="4" w:space="0" w:color="auto"/>
              <w:bottom w:val="single" w:sz="4" w:space="0" w:color="auto"/>
              <w:right w:val="single" w:sz="4" w:space="0" w:color="auto"/>
            </w:tcBorders>
            <w:shd w:val="clear" w:color="auto" w:fill="FFFFFF"/>
            <w:vAlign w:val="center"/>
          </w:tcPr>
          <w:p w14:paraId="4F96B43A" w14:textId="5BD8D19F" w:rsidR="00E641AD" w:rsidRPr="00EC0938" w:rsidRDefault="00E641AD" w:rsidP="00DE605E">
            <w:pPr>
              <w:pStyle w:val="Prrafodelista"/>
              <w:ind w:left="0"/>
              <w:rPr>
                <w:b/>
                <w:sz w:val="20"/>
              </w:rPr>
            </w:pPr>
            <w:r w:rsidRPr="00F073C2">
              <w:rPr>
                <w:b/>
                <w:sz w:val="20"/>
              </w:rPr>
              <w:t>Fecha de Inicio</w:t>
            </w:r>
          </w:p>
        </w:tc>
        <w:tc>
          <w:tcPr>
            <w:tcW w:w="2339" w:type="dxa"/>
            <w:gridSpan w:val="4"/>
            <w:tcBorders>
              <w:top w:val="single" w:sz="4" w:space="0" w:color="auto"/>
              <w:left w:val="single" w:sz="4" w:space="0" w:color="auto"/>
              <w:bottom w:val="single" w:sz="4" w:space="0" w:color="auto"/>
              <w:right w:val="single" w:sz="4" w:space="0" w:color="auto"/>
            </w:tcBorders>
            <w:shd w:val="clear" w:color="auto" w:fill="FFFFFF"/>
            <w:vAlign w:val="center"/>
          </w:tcPr>
          <w:p w14:paraId="638CFF18" w14:textId="77777777" w:rsidR="00E641AD" w:rsidRPr="00E641AD" w:rsidRDefault="00E641AD" w:rsidP="00E641AD">
            <w:pPr>
              <w:pStyle w:val="Prrafodelista"/>
              <w:ind w:left="720"/>
              <w:rPr>
                <w:b/>
                <w:sz w:val="20"/>
              </w:rPr>
            </w:pPr>
          </w:p>
        </w:tc>
        <w:tc>
          <w:tcPr>
            <w:tcW w:w="2339" w:type="dxa"/>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33231662" w14:textId="1EAB6120" w:rsidR="00E641AD" w:rsidRPr="00EC0938" w:rsidRDefault="00E641AD" w:rsidP="00DE605E">
            <w:pPr>
              <w:pStyle w:val="Prrafodelista"/>
              <w:ind w:left="0"/>
              <w:rPr>
                <w:b/>
                <w:sz w:val="20"/>
              </w:rPr>
            </w:pPr>
            <w:r w:rsidRPr="00F073C2">
              <w:rPr>
                <w:b/>
                <w:bCs/>
                <w:sz w:val="20"/>
              </w:rPr>
              <w:t>Fecha de  Conclusión</w:t>
            </w:r>
          </w:p>
        </w:tc>
        <w:tc>
          <w:tcPr>
            <w:tcW w:w="2339"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0AAD086B" w14:textId="77B75722" w:rsidR="00E641AD" w:rsidRPr="00E641AD" w:rsidRDefault="00E641AD" w:rsidP="00DE605E">
            <w:pPr>
              <w:pStyle w:val="Prrafodelista"/>
              <w:ind w:left="720"/>
              <w:rPr>
                <w:b/>
                <w:sz w:val="20"/>
              </w:rPr>
            </w:pPr>
          </w:p>
        </w:tc>
      </w:tr>
      <w:tr w:rsidR="00D168C3" w:rsidRPr="00F073C2" w14:paraId="7B9CEC99" w14:textId="77777777" w:rsidTr="00F233C2">
        <w:tblPrEx>
          <w:tblCellMar>
            <w:left w:w="10" w:type="dxa"/>
            <w:right w:w="10" w:type="dxa"/>
          </w:tblCellMar>
        </w:tblPrEx>
        <w:trPr>
          <w:trHeight w:hRule="exact" w:val="428"/>
        </w:trPr>
        <w:tc>
          <w:tcPr>
            <w:tcW w:w="9356" w:type="dxa"/>
            <w:gridSpan w:val="13"/>
            <w:tcBorders>
              <w:top w:val="single" w:sz="4" w:space="0" w:color="auto"/>
              <w:left w:val="single" w:sz="4" w:space="0" w:color="auto"/>
              <w:bottom w:val="single" w:sz="4" w:space="0" w:color="auto"/>
              <w:right w:val="single" w:sz="4" w:space="0" w:color="auto"/>
            </w:tcBorders>
            <w:shd w:val="clear" w:color="auto" w:fill="FFFFFF"/>
            <w:vAlign w:val="center"/>
          </w:tcPr>
          <w:p w14:paraId="24CD8610" w14:textId="565F444E" w:rsidR="00D168C3" w:rsidRPr="00DE605E" w:rsidRDefault="00193A8E" w:rsidP="00DE605E">
            <w:pPr>
              <w:pStyle w:val="Prrafodelista"/>
              <w:numPr>
                <w:ilvl w:val="0"/>
                <w:numId w:val="85"/>
              </w:numPr>
              <w:ind w:left="416" w:hanging="284"/>
              <w:rPr>
                <w:b/>
                <w:sz w:val="20"/>
              </w:rPr>
            </w:pPr>
            <w:r>
              <w:rPr>
                <w:b/>
                <w:sz w:val="20"/>
              </w:rPr>
              <w:t>FIRMAS Y SELLOS</w:t>
            </w:r>
          </w:p>
        </w:tc>
      </w:tr>
      <w:tr w:rsidR="002269AB" w:rsidRPr="00F073C2" w14:paraId="5CB7F5A7" w14:textId="77777777" w:rsidTr="00DE605E">
        <w:tblPrEx>
          <w:tblCellMar>
            <w:left w:w="70" w:type="dxa"/>
            <w:right w:w="70" w:type="dxa"/>
          </w:tblCellMar>
          <w:tblLook w:val="0000" w:firstRow="0" w:lastRow="0" w:firstColumn="0" w:lastColumn="0" w:noHBand="0" w:noVBand="0"/>
        </w:tblPrEx>
        <w:trPr>
          <w:trHeight w:val="1323"/>
        </w:trPr>
        <w:tc>
          <w:tcPr>
            <w:tcW w:w="5812" w:type="dxa"/>
            <w:gridSpan w:val="7"/>
            <w:tcBorders>
              <w:bottom w:val="single" w:sz="4" w:space="0" w:color="auto"/>
            </w:tcBorders>
          </w:tcPr>
          <w:p w14:paraId="189E98E8" w14:textId="5125F881" w:rsidR="002269AB" w:rsidRPr="00DE605E" w:rsidRDefault="002269AB">
            <w:pPr>
              <w:tabs>
                <w:tab w:val="center" w:pos="4252"/>
                <w:tab w:val="left" w:pos="5900"/>
              </w:tabs>
              <w:rPr>
                <w:b/>
                <w:bCs/>
                <w:spacing w:val="-12"/>
                <w:sz w:val="20"/>
              </w:rPr>
            </w:pPr>
            <w:r w:rsidRPr="00DE605E">
              <w:rPr>
                <w:bCs/>
                <w:spacing w:val="-12"/>
                <w:sz w:val="20"/>
              </w:rPr>
              <w:t xml:space="preserve">Elaborado por (sello y firma personal </w:t>
            </w:r>
            <w:r w:rsidR="003E36DE" w:rsidRPr="00DE605E">
              <w:rPr>
                <w:bCs/>
                <w:spacing w:val="-12"/>
                <w:sz w:val="20"/>
              </w:rPr>
              <w:t xml:space="preserve"> técnico </w:t>
            </w:r>
            <w:r w:rsidRPr="00DE605E">
              <w:rPr>
                <w:bCs/>
                <w:spacing w:val="-12"/>
                <w:sz w:val="20"/>
              </w:rPr>
              <w:t>AN)</w:t>
            </w:r>
          </w:p>
        </w:tc>
        <w:tc>
          <w:tcPr>
            <w:tcW w:w="3544" w:type="dxa"/>
            <w:gridSpan w:val="6"/>
            <w:tcBorders>
              <w:bottom w:val="single" w:sz="4" w:space="0" w:color="auto"/>
            </w:tcBorders>
          </w:tcPr>
          <w:p w14:paraId="175CC32B" w14:textId="38BB49C6" w:rsidR="002269AB" w:rsidRPr="00DE605E" w:rsidRDefault="002269AB">
            <w:pPr>
              <w:jc w:val="left"/>
              <w:rPr>
                <w:bCs/>
                <w:i/>
                <w:spacing w:val="-12"/>
                <w:sz w:val="20"/>
              </w:rPr>
            </w:pPr>
            <w:r w:rsidRPr="00DE605E">
              <w:rPr>
                <w:bCs/>
                <w:spacing w:val="-12"/>
                <w:sz w:val="20"/>
              </w:rPr>
              <w:t xml:space="preserve">Elaborado por (sello y firma personal </w:t>
            </w:r>
            <w:r w:rsidR="003E36DE" w:rsidRPr="00DE605E">
              <w:rPr>
                <w:bCs/>
                <w:spacing w:val="-12"/>
                <w:sz w:val="20"/>
              </w:rPr>
              <w:t xml:space="preserve"> técnico de las </w:t>
            </w:r>
            <w:r w:rsidRPr="00DE605E">
              <w:rPr>
                <w:bCs/>
                <w:spacing w:val="-12"/>
                <w:sz w:val="20"/>
              </w:rPr>
              <w:t>EPE</w:t>
            </w:r>
            <w:r w:rsidR="003E36DE" w:rsidRPr="00DE605E">
              <w:rPr>
                <w:bCs/>
                <w:spacing w:val="-12"/>
                <w:sz w:val="20"/>
              </w:rPr>
              <w:t>s</w:t>
            </w:r>
            <w:r w:rsidRPr="00DE605E">
              <w:rPr>
                <w:bCs/>
                <w:spacing w:val="-12"/>
                <w:sz w:val="20"/>
              </w:rPr>
              <w:t>)</w:t>
            </w:r>
          </w:p>
        </w:tc>
      </w:tr>
    </w:tbl>
    <w:p w14:paraId="60A122DF" w14:textId="77777777" w:rsidR="00313C31" w:rsidRPr="00F073C2" w:rsidRDefault="00313C31" w:rsidP="00313C31">
      <w:pPr>
        <w:jc w:val="center"/>
        <w:rPr>
          <w:b/>
          <w:szCs w:val="24"/>
        </w:rPr>
      </w:pPr>
      <w:r w:rsidRPr="00F073C2">
        <w:rPr>
          <w:b/>
          <w:szCs w:val="24"/>
        </w:rPr>
        <w:t>INSTRUCTIVO DE LLENADO</w:t>
      </w:r>
    </w:p>
    <w:p w14:paraId="20C3A67F" w14:textId="32CFE558" w:rsidR="00313C31" w:rsidRPr="00F073C2" w:rsidRDefault="00313C31" w:rsidP="00313C31">
      <w:pPr>
        <w:jc w:val="center"/>
        <w:rPr>
          <w:b/>
          <w:szCs w:val="24"/>
        </w:rPr>
      </w:pPr>
      <w:r>
        <w:rPr>
          <w:b/>
          <w:szCs w:val="24"/>
        </w:rPr>
        <w:t>R-</w:t>
      </w:r>
      <w:r w:rsidR="009173B2">
        <w:rPr>
          <w:b/>
          <w:szCs w:val="24"/>
        </w:rPr>
        <w:t>710</w:t>
      </w:r>
    </w:p>
    <w:p w14:paraId="0CD715AE" w14:textId="77777777" w:rsidR="00313C31" w:rsidRPr="00F073C2" w:rsidRDefault="00313C31" w:rsidP="00313C31">
      <w:pPr>
        <w:jc w:val="center"/>
        <w:rPr>
          <w:b/>
          <w:szCs w:val="24"/>
        </w:rPr>
      </w:pPr>
      <w:r w:rsidRPr="00F073C2">
        <w:rPr>
          <w:b/>
          <w:szCs w:val="24"/>
        </w:rPr>
        <w:t>REGISTRO</w:t>
      </w:r>
    </w:p>
    <w:p w14:paraId="4F8586E8" w14:textId="037BB4B9" w:rsidR="00313C31" w:rsidRPr="006755B5" w:rsidRDefault="00313C31" w:rsidP="00313C31">
      <w:pPr>
        <w:keepNext/>
        <w:tabs>
          <w:tab w:val="left" w:pos="-1440"/>
          <w:tab w:val="left" w:pos="-720"/>
          <w:tab w:val="left" w:pos="0"/>
          <w:tab w:val="left" w:pos="851"/>
          <w:tab w:val="left" w:pos="1440"/>
          <w:tab w:val="left" w:pos="2160"/>
          <w:tab w:val="left" w:pos="2834"/>
          <w:tab w:val="left" w:pos="3600"/>
        </w:tabs>
        <w:jc w:val="center"/>
        <w:outlineLvl w:val="0"/>
        <w:rPr>
          <w:b/>
          <w:szCs w:val="24"/>
        </w:rPr>
      </w:pPr>
      <w:bookmarkStart w:id="9442" w:name="_Toc206684730"/>
      <w:r w:rsidRPr="006755B5">
        <w:rPr>
          <w:b/>
        </w:rPr>
        <w:t>PLAN DE TRABAJO DEL TR</w:t>
      </w:r>
      <w:r>
        <w:rPr>
          <w:b/>
        </w:rPr>
        <w:t>Á</w:t>
      </w:r>
      <w:r w:rsidRPr="006755B5">
        <w:rPr>
          <w:b/>
        </w:rPr>
        <w:t>MITE APCO A IMPLEMENTAR</w:t>
      </w:r>
      <w:bookmarkEnd w:id="9442"/>
      <w:r w:rsidRPr="006755B5" w:rsidDel="005B2579">
        <w:rPr>
          <w:b/>
          <w:szCs w:val="24"/>
        </w:rPr>
        <w:t xml:space="preserve"> </w:t>
      </w:r>
    </w:p>
    <w:p w14:paraId="326768E3" w14:textId="53BE8873" w:rsidR="00313C31" w:rsidRPr="00F073C2" w:rsidRDefault="00313C31" w:rsidP="00313C31">
      <w:pPr>
        <w:jc w:val="center"/>
        <w:rPr>
          <w:b/>
          <w:szCs w:val="24"/>
        </w:rPr>
      </w:pPr>
    </w:p>
    <w:p w14:paraId="7148844F" w14:textId="0C5F1E60" w:rsidR="00313C31" w:rsidRPr="00F073C2" w:rsidRDefault="00313C31" w:rsidP="00313C31">
      <w:pPr>
        <w:rPr>
          <w:b/>
          <w:szCs w:val="24"/>
        </w:rPr>
      </w:pPr>
      <w:r w:rsidRPr="00F073C2">
        <w:rPr>
          <w:b/>
          <w:szCs w:val="24"/>
        </w:rPr>
        <w:t xml:space="preserve">1. DATOS DEL </w:t>
      </w:r>
      <w:r>
        <w:rPr>
          <w:b/>
          <w:szCs w:val="24"/>
        </w:rPr>
        <w:t>REGISTRO</w:t>
      </w:r>
    </w:p>
    <w:p w14:paraId="0608C549" w14:textId="77777777" w:rsidR="00313C31" w:rsidRPr="00F073C2" w:rsidRDefault="00313C31" w:rsidP="00313C31">
      <w:pPr>
        <w:rPr>
          <w:b/>
          <w:szCs w:val="24"/>
        </w:rPr>
      </w:pPr>
    </w:p>
    <w:p w14:paraId="19853B4B" w14:textId="36D4BCDC" w:rsidR="00313C31" w:rsidRPr="00F073C2" w:rsidRDefault="00313C31" w:rsidP="00313C31">
      <w:pPr>
        <w:rPr>
          <w:b/>
          <w:szCs w:val="24"/>
        </w:rPr>
      </w:pPr>
      <w:r>
        <w:rPr>
          <w:b/>
          <w:szCs w:val="24"/>
        </w:rPr>
        <w:t>Fecha de elaboración</w:t>
      </w:r>
      <w:r w:rsidRPr="00F073C2">
        <w:rPr>
          <w:b/>
          <w:szCs w:val="24"/>
        </w:rPr>
        <w:t xml:space="preserve">: </w:t>
      </w:r>
      <w:r w:rsidRPr="00F073C2">
        <w:rPr>
          <w:szCs w:val="24"/>
        </w:rPr>
        <w:t xml:space="preserve">Registrar la </w:t>
      </w:r>
      <w:r>
        <w:rPr>
          <w:szCs w:val="24"/>
        </w:rPr>
        <w:t>fecha de elaboración del Registro</w:t>
      </w:r>
      <w:r w:rsidRPr="00F073C2">
        <w:rPr>
          <w:szCs w:val="24"/>
        </w:rPr>
        <w:t>.</w:t>
      </w:r>
    </w:p>
    <w:p w14:paraId="27406172" w14:textId="6C01DD28" w:rsidR="00313C31" w:rsidRPr="00F073C2" w:rsidRDefault="000824F5" w:rsidP="00313C31">
      <w:pPr>
        <w:rPr>
          <w:b/>
          <w:szCs w:val="24"/>
        </w:rPr>
      </w:pPr>
      <w:r>
        <w:rPr>
          <w:b/>
          <w:szCs w:val="24"/>
        </w:rPr>
        <w:t>Entidad Pública Emisora</w:t>
      </w:r>
      <w:r w:rsidR="00313C31" w:rsidRPr="00F073C2">
        <w:rPr>
          <w:b/>
          <w:szCs w:val="24"/>
        </w:rPr>
        <w:t xml:space="preserve">: </w:t>
      </w:r>
      <w:r w:rsidR="00313C31" w:rsidRPr="00F073C2">
        <w:rPr>
          <w:szCs w:val="24"/>
        </w:rPr>
        <w:t>Registrar la denominación de la</w:t>
      </w:r>
      <w:r>
        <w:rPr>
          <w:szCs w:val="24"/>
        </w:rPr>
        <w:t xml:space="preserve"> </w:t>
      </w:r>
      <w:r w:rsidR="00313C31" w:rsidRPr="00F073C2">
        <w:rPr>
          <w:szCs w:val="24"/>
        </w:rPr>
        <w:t xml:space="preserve">Entidad </w:t>
      </w:r>
      <w:r>
        <w:rPr>
          <w:szCs w:val="24"/>
        </w:rPr>
        <w:t>Pública correspondiente</w:t>
      </w:r>
      <w:r w:rsidR="00313C31" w:rsidRPr="00F073C2">
        <w:rPr>
          <w:szCs w:val="24"/>
        </w:rPr>
        <w:t>.</w:t>
      </w:r>
    </w:p>
    <w:p w14:paraId="6BE72AE7" w14:textId="70FC3044" w:rsidR="00313C31" w:rsidRDefault="000824F5" w:rsidP="00313C31">
      <w:pPr>
        <w:rPr>
          <w:szCs w:val="24"/>
        </w:rPr>
      </w:pPr>
      <w:r>
        <w:rPr>
          <w:b/>
          <w:szCs w:val="24"/>
        </w:rPr>
        <w:t>Denominación del trámite APCO</w:t>
      </w:r>
      <w:r w:rsidR="00313C31" w:rsidRPr="00F073C2">
        <w:rPr>
          <w:b/>
          <w:szCs w:val="24"/>
        </w:rPr>
        <w:t xml:space="preserve">: </w:t>
      </w:r>
      <w:r w:rsidR="00313C31" w:rsidRPr="00F073C2">
        <w:rPr>
          <w:szCs w:val="24"/>
        </w:rPr>
        <w:t>Especificar el nombre de</w:t>
      </w:r>
      <w:r>
        <w:rPr>
          <w:szCs w:val="24"/>
        </w:rPr>
        <w:t>l trámite APCO a ser implementado Ejemplo: Certificado Medioambiental</w:t>
      </w:r>
      <w:r w:rsidR="00313C31" w:rsidRPr="00F073C2">
        <w:rPr>
          <w:szCs w:val="24"/>
        </w:rPr>
        <w:t>.</w:t>
      </w:r>
    </w:p>
    <w:p w14:paraId="1FCC3B2E" w14:textId="352DE300" w:rsidR="00193A8E" w:rsidRPr="00F073C2" w:rsidRDefault="00193A8E" w:rsidP="00313C31">
      <w:pPr>
        <w:rPr>
          <w:szCs w:val="24"/>
        </w:rPr>
      </w:pPr>
      <w:r>
        <w:rPr>
          <w:szCs w:val="24"/>
        </w:rPr>
        <w:t xml:space="preserve">Cuando el plan de trabajo se reprograme la denominación deberá incluir el siguiente texto “REPROGRAMADO”. Ejemplo: Certificado del Café - REPROGRAMADO </w:t>
      </w:r>
    </w:p>
    <w:p w14:paraId="56793D38" w14:textId="77777777" w:rsidR="00313C31" w:rsidRPr="00F073C2" w:rsidRDefault="00313C31" w:rsidP="00313C31">
      <w:pPr>
        <w:rPr>
          <w:b/>
          <w:szCs w:val="24"/>
        </w:rPr>
      </w:pPr>
    </w:p>
    <w:p w14:paraId="62D548F1" w14:textId="7963AD71" w:rsidR="00313C31" w:rsidRPr="00F073C2" w:rsidRDefault="00313C31" w:rsidP="00313C31">
      <w:pPr>
        <w:rPr>
          <w:b/>
          <w:szCs w:val="24"/>
        </w:rPr>
      </w:pPr>
      <w:r w:rsidRPr="00F073C2">
        <w:rPr>
          <w:b/>
          <w:szCs w:val="24"/>
        </w:rPr>
        <w:t xml:space="preserve">2. </w:t>
      </w:r>
      <w:r w:rsidR="000824F5">
        <w:rPr>
          <w:b/>
          <w:szCs w:val="24"/>
        </w:rPr>
        <w:t>CRONOGRAMA DE EJECUCIÓN</w:t>
      </w:r>
    </w:p>
    <w:p w14:paraId="2B5C27DC" w14:textId="77777777" w:rsidR="00313C31" w:rsidRPr="00F073C2" w:rsidRDefault="00313C31" w:rsidP="00313C31">
      <w:pPr>
        <w:rPr>
          <w:szCs w:val="24"/>
        </w:rPr>
      </w:pPr>
    </w:p>
    <w:p w14:paraId="4BC6BDD1" w14:textId="39D97A4F" w:rsidR="000824F5" w:rsidRDefault="000824F5" w:rsidP="00313C31">
      <w:pPr>
        <w:rPr>
          <w:szCs w:val="24"/>
        </w:rPr>
      </w:pPr>
      <w:r w:rsidRPr="00DE605E">
        <w:rPr>
          <w:b/>
          <w:szCs w:val="24"/>
        </w:rPr>
        <w:t>Descripción de la actividad:</w:t>
      </w:r>
      <w:r>
        <w:rPr>
          <w:szCs w:val="24"/>
        </w:rPr>
        <w:t xml:space="preserve"> Registrar la actividad que se desarrollará. Ejemplo: Optimización del trámite, Verificación de subpartidas, etc.</w:t>
      </w:r>
    </w:p>
    <w:p w14:paraId="6735EC5B" w14:textId="77777777" w:rsidR="000824F5" w:rsidRDefault="000824F5" w:rsidP="00313C31">
      <w:pPr>
        <w:rPr>
          <w:szCs w:val="24"/>
        </w:rPr>
      </w:pPr>
    </w:p>
    <w:p w14:paraId="0056F45E" w14:textId="7FC82534" w:rsidR="00E641AD" w:rsidRDefault="000824F5" w:rsidP="00313C31">
      <w:pPr>
        <w:rPr>
          <w:szCs w:val="24"/>
        </w:rPr>
      </w:pPr>
      <w:r w:rsidRPr="00DE605E">
        <w:rPr>
          <w:b/>
          <w:szCs w:val="24"/>
        </w:rPr>
        <w:t xml:space="preserve">Responsable de Ejecución: </w:t>
      </w:r>
      <w:r>
        <w:rPr>
          <w:szCs w:val="24"/>
        </w:rPr>
        <w:t>E</w:t>
      </w:r>
      <w:r w:rsidR="00E641AD">
        <w:rPr>
          <w:szCs w:val="24"/>
        </w:rPr>
        <w:t>specificar el nombre de la entidad a cargo de la actividad. Ejemplo: AN, SENAVEX, BCB, etc.</w:t>
      </w:r>
    </w:p>
    <w:p w14:paraId="3C482F81" w14:textId="093AF971" w:rsidR="00E641AD" w:rsidRPr="00DE605E" w:rsidRDefault="00E641AD" w:rsidP="00313C31">
      <w:pPr>
        <w:rPr>
          <w:b/>
          <w:szCs w:val="24"/>
        </w:rPr>
      </w:pPr>
      <w:r w:rsidRPr="00DE605E">
        <w:rPr>
          <w:b/>
          <w:szCs w:val="24"/>
        </w:rPr>
        <w:t xml:space="preserve">Plazo: </w:t>
      </w:r>
    </w:p>
    <w:p w14:paraId="368018A7" w14:textId="2A7A8579" w:rsidR="00E641AD" w:rsidRDefault="00E641AD" w:rsidP="00313C31">
      <w:pPr>
        <w:rPr>
          <w:szCs w:val="24"/>
        </w:rPr>
      </w:pPr>
      <w:r w:rsidRPr="00DE605E">
        <w:rPr>
          <w:b/>
          <w:szCs w:val="24"/>
        </w:rPr>
        <w:t>Inicio</w:t>
      </w:r>
      <w:r>
        <w:rPr>
          <w:b/>
          <w:szCs w:val="24"/>
        </w:rPr>
        <w:t>:</w:t>
      </w:r>
      <w:r>
        <w:rPr>
          <w:szCs w:val="24"/>
        </w:rPr>
        <w:t xml:space="preserve"> </w:t>
      </w:r>
      <w:r w:rsidRPr="00F073C2">
        <w:rPr>
          <w:szCs w:val="24"/>
        </w:rPr>
        <w:t xml:space="preserve">Registrar la </w:t>
      </w:r>
      <w:r>
        <w:rPr>
          <w:szCs w:val="24"/>
        </w:rPr>
        <w:t>fecha de Inicio de las actividades registrada en el campo Descripción de la actividad.</w:t>
      </w:r>
    </w:p>
    <w:p w14:paraId="589EE53B" w14:textId="3CB5EE0F" w:rsidR="00E641AD" w:rsidRDefault="00E641AD" w:rsidP="00313C31">
      <w:pPr>
        <w:rPr>
          <w:szCs w:val="24"/>
        </w:rPr>
      </w:pPr>
      <w:r w:rsidRPr="00DE605E">
        <w:rPr>
          <w:b/>
          <w:szCs w:val="24"/>
        </w:rPr>
        <w:t>Conclusión:</w:t>
      </w:r>
      <w:r>
        <w:rPr>
          <w:szCs w:val="24"/>
        </w:rPr>
        <w:t xml:space="preserve"> </w:t>
      </w:r>
      <w:r w:rsidRPr="00F073C2">
        <w:rPr>
          <w:szCs w:val="24"/>
        </w:rPr>
        <w:t xml:space="preserve">Registrar la </w:t>
      </w:r>
      <w:r>
        <w:rPr>
          <w:szCs w:val="24"/>
        </w:rPr>
        <w:t>fecha de conclusión de las actividades registrada en el campo Descripción de la actividad.</w:t>
      </w:r>
    </w:p>
    <w:p w14:paraId="51335877" w14:textId="77777777" w:rsidR="0041718D" w:rsidRDefault="0041718D" w:rsidP="00313C31">
      <w:pPr>
        <w:rPr>
          <w:szCs w:val="24"/>
        </w:rPr>
      </w:pPr>
    </w:p>
    <w:p w14:paraId="5CD7151B" w14:textId="0884B42A" w:rsidR="00E641AD" w:rsidRPr="00DE605E" w:rsidRDefault="00E641AD" w:rsidP="00DE605E">
      <w:pPr>
        <w:pStyle w:val="Prrafodelista"/>
        <w:numPr>
          <w:ilvl w:val="0"/>
          <w:numId w:val="109"/>
        </w:numPr>
        <w:rPr>
          <w:b/>
          <w:szCs w:val="24"/>
        </w:rPr>
      </w:pPr>
      <w:r w:rsidRPr="00DE605E">
        <w:rPr>
          <w:b/>
          <w:szCs w:val="24"/>
        </w:rPr>
        <w:lastRenderedPageBreak/>
        <w:t>PERIODO DE EJECUCIÓN ESTIMADO</w:t>
      </w:r>
    </w:p>
    <w:p w14:paraId="425181EE" w14:textId="77777777" w:rsidR="00E641AD" w:rsidRDefault="00E641AD" w:rsidP="00E641AD">
      <w:pPr>
        <w:rPr>
          <w:szCs w:val="24"/>
        </w:rPr>
      </w:pPr>
    </w:p>
    <w:p w14:paraId="4BF255FC" w14:textId="77777777" w:rsidR="00E641AD" w:rsidRPr="00F073C2" w:rsidRDefault="00E641AD" w:rsidP="00E641AD">
      <w:pPr>
        <w:rPr>
          <w:b/>
          <w:szCs w:val="24"/>
        </w:rPr>
      </w:pPr>
      <w:r>
        <w:rPr>
          <w:b/>
          <w:szCs w:val="24"/>
        </w:rPr>
        <w:t>Fecha de inicio</w:t>
      </w:r>
      <w:r w:rsidRPr="00F073C2">
        <w:rPr>
          <w:b/>
          <w:szCs w:val="24"/>
        </w:rPr>
        <w:t xml:space="preserve">: </w:t>
      </w:r>
      <w:r w:rsidRPr="00F073C2">
        <w:rPr>
          <w:szCs w:val="24"/>
        </w:rPr>
        <w:t xml:space="preserve">Registrar la </w:t>
      </w:r>
      <w:r>
        <w:rPr>
          <w:szCs w:val="24"/>
        </w:rPr>
        <w:t>fecha de Inicio de las actividades señaladas en el Cronograma de ejecución.</w:t>
      </w:r>
    </w:p>
    <w:p w14:paraId="2AD98C2D" w14:textId="77777777" w:rsidR="00E641AD" w:rsidRPr="00F073C2" w:rsidRDefault="00E641AD" w:rsidP="00E641AD">
      <w:pPr>
        <w:rPr>
          <w:b/>
          <w:szCs w:val="24"/>
        </w:rPr>
      </w:pPr>
      <w:r>
        <w:rPr>
          <w:b/>
          <w:szCs w:val="24"/>
        </w:rPr>
        <w:t>Fecha de conclusión</w:t>
      </w:r>
      <w:r w:rsidRPr="00F073C2">
        <w:rPr>
          <w:b/>
          <w:szCs w:val="24"/>
        </w:rPr>
        <w:t xml:space="preserve">: </w:t>
      </w:r>
      <w:r w:rsidRPr="00F073C2">
        <w:rPr>
          <w:szCs w:val="24"/>
        </w:rPr>
        <w:t xml:space="preserve">Registrar la </w:t>
      </w:r>
      <w:r>
        <w:rPr>
          <w:szCs w:val="24"/>
        </w:rPr>
        <w:t>fecha de conclusión de las actividades señaladas en el Cronograma de ejecución.</w:t>
      </w:r>
    </w:p>
    <w:p w14:paraId="7106C408" w14:textId="77777777" w:rsidR="00313C31" w:rsidRPr="00F073C2" w:rsidRDefault="00313C31" w:rsidP="00313C31">
      <w:pPr>
        <w:jc w:val="center"/>
        <w:rPr>
          <w:b/>
          <w:szCs w:val="24"/>
        </w:rPr>
      </w:pPr>
    </w:p>
    <w:p w14:paraId="2B9B5F78" w14:textId="77777777" w:rsidR="00313C31" w:rsidRPr="00F073C2" w:rsidRDefault="00313C31" w:rsidP="00313C31">
      <w:pPr>
        <w:rPr>
          <w:b/>
          <w:szCs w:val="24"/>
        </w:rPr>
      </w:pPr>
      <w:r w:rsidRPr="00F073C2">
        <w:rPr>
          <w:b/>
          <w:szCs w:val="24"/>
        </w:rPr>
        <w:t>4. FIRMA Y SELLOS.</w:t>
      </w:r>
    </w:p>
    <w:p w14:paraId="0FAF719D" w14:textId="6EE71312" w:rsidR="00193A8E" w:rsidRPr="00F073C2" w:rsidRDefault="00193A8E" w:rsidP="00193A8E">
      <w:pPr>
        <w:rPr>
          <w:szCs w:val="24"/>
        </w:rPr>
      </w:pPr>
      <w:r w:rsidRPr="00F073C2">
        <w:rPr>
          <w:szCs w:val="24"/>
        </w:rPr>
        <w:t xml:space="preserve">Debe ser suscrito por el personal de la </w:t>
      </w:r>
      <w:r w:rsidR="000A5E86">
        <w:rPr>
          <w:szCs w:val="24"/>
        </w:rPr>
        <w:t xml:space="preserve">AN y los puntos focales de la </w:t>
      </w:r>
      <w:r w:rsidRPr="00F073C2">
        <w:rPr>
          <w:szCs w:val="24"/>
        </w:rPr>
        <w:t xml:space="preserve">Entidad </w:t>
      </w:r>
      <w:r>
        <w:rPr>
          <w:szCs w:val="24"/>
        </w:rPr>
        <w:t>Pública</w:t>
      </w:r>
      <w:r w:rsidRPr="00F073C2">
        <w:rPr>
          <w:szCs w:val="24"/>
        </w:rPr>
        <w:t>.</w:t>
      </w:r>
      <w:r w:rsidRPr="00F073C2">
        <w:rPr>
          <w:b/>
          <w:szCs w:val="24"/>
        </w:rPr>
        <w:t xml:space="preserve"> </w:t>
      </w:r>
    </w:p>
    <w:p w14:paraId="2947F699" w14:textId="196571BF" w:rsidR="00313C31" w:rsidRPr="00EC0938" w:rsidRDefault="000A5E86" w:rsidP="00DE605E">
      <w:pPr>
        <w:tabs>
          <w:tab w:val="center" w:pos="4731"/>
        </w:tabs>
      </w:pPr>
      <w:r>
        <w:tab/>
      </w:r>
    </w:p>
    <w:p w14:paraId="4E6E63DE" w14:textId="77777777" w:rsidR="00A2284D" w:rsidRPr="00F073C2" w:rsidRDefault="00A2284D" w:rsidP="00A2284D">
      <w:pPr>
        <w:pStyle w:val="Ttulo1"/>
        <w:rPr>
          <w:szCs w:val="24"/>
        </w:rPr>
      </w:pPr>
      <w:bookmarkStart w:id="9443" w:name="_Toc206684731"/>
      <w:r w:rsidRPr="00DE605E">
        <w:rPr>
          <w:szCs w:val="24"/>
        </w:rPr>
        <w:lastRenderedPageBreak/>
        <w:t>ANEXO 4</w:t>
      </w:r>
      <w:bookmarkEnd w:id="9443"/>
    </w:p>
    <w:p w14:paraId="7BFA0E37" w14:textId="499A08C0" w:rsidR="00A2284D" w:rsidRPr="00F073C2" w:rsidRDefault="002C1BB0" w:rsidP="00A2284D">
      <w:pPr>
        <w:pStyle w:val="Ttulo1"/>
        <w:rPr>
          <w:szCs w:val="24"/>
        </w:rPr>
      </w:pPr>
      <w:bookmarkStart w:id="9444" w:name="_Toc206684732"/>
      <w:r>
        <w:rPr>
          <w:szCs w:val="24"/>
        </w:rPr>
        <w:t xml:space="preserve">FLUJO REFERENCIAL </w:t>
      </w:r>
      <w:r w:rsidR="00A2284D" w:rsidRPr="00F073C2">
        <w:rPr>
          <w:szCs w:val="24"/>
        </w:rPr>
        <w:t>ETAPAS DEL TRÁMITE APCO</w:t>
      </w:r>
      <w:bookmarkEnd w:id="9444"/>
    </w:p>
    <w:p w14:paraId="7FA195B2" w14:textId="0FE02C09" w:rsidR="00A2284D" w:rsidRPr="00F073C2" w:rsidRDefault="002C1BB0" w:rsidP="00DE605E">
      <w:pPr>
        <w:ind w:left="708" w:hanging="708"/>
        <w:jc w:val="center"/>
        <w:rPr>
          <w:b/>
          <w:szCs w:val="24"/>
        </w:rPr>
      </w:pPr>
      <w:r>
        <w:object w:dxaOrig="14380" w:dyaOrig="15163" w14:anchorId="64EC509A">
          <v:shape id="_x0000_i1027" type="#_x0000_t75" style="width:472.4pt;height:498pt" o:ole="">
            <v:imagedata r:id="rId25" o:title=""/>
          </v:shape>
          <o:OLEObject Type="Embed" ProgID="Visio.Drawing.11" ShapeID="_x0000_i1027" DrawAspect="Content" ObjectID="_1852814193" r:id="rId26"/>
        </w:object>
      </w:r>
    </w:p>
    <w:p w14:paraId="74F8CB3E" w14:textId="77777777" w:rsidR="00A2284D" w:rsidRPr="00F073C2" w:rsidRDefault="00A2284D" w:rsidP="00A2284D">
      <w:pPr>
        <w:jc w:val="center"/>
        <w:rPr>
          <w:b/>
          <w:szCs w:val="24"/>
        </w:rPr>
      </w:pPr>
    </w:p>
    <w:p w14:paraId="6C3A8591" w14:textId="77777777" w:rsidR="001776F7" w:rsidRPr="00F073C2" w:rsidRDefault="007250D1" w:rsidP="007250D1">
      <w:pPr>
        <w:pStyle w:val="Ttulo1"/>
        <w:rPr>
          <w:szCs w:val="24"/>
        </w:rPr>
      </w:pPr>
      <w:bookmarkStart w:id="9445" w:name="_Toc206684733"/>
      <w:r w:rsidRPr="00F073C2">
        <w:rPr>
          <w:szCs w:val="24"/>
        </w:rPr>
        <w:t xml:space="preserve">ANEXO </w:t>
      </w:r>
      <w:r w:rsidR="00A2284D" w:rsidRPr="00F073C2">
        <w:rPr>
          <w:szCs w:val="24"/>
        </w:rPr>
        <w:t>5</w:t>
      </w:r>
      <w:bookmarkEnd w:id="9445"/>
    </w:p>
    <w:p w14:paraId="645703FE" w14:textId="2606047A" w:rsidR="007250D1" w:rsidRPr="00607E0A" w:rsidRDefault="001776F7" w:rsidP="00DE605E">
      <w:pPr>
        <w:jc w:val="center"/>
      </w:pPr>
      <w:r w:rsidRPr="00DE605E">
        <w:rPr>
          <w:b/>
        </w:rPr>
        <w:t>R-425</w:t>
      </w:r>
      <w:bookmarkEnd w:id="9438"/>
      <w:bookmarkEnd w:id="9439"/>
    </w:p>
    <w:p w14:paraId="79411424" w14:textId="77777777" w:rsidR="007250D1" w:rsidRPr="00F073C2" w:rsidRDefault="007250D1" w:rsidP="007250D1">
      <w:pPr>
        <w:pStyle w:val="Ttulo1"/>
        <w:rPr>
          <w:szCs w:val="24"/>
        </w:rPr>
      </w:pPr>
      <w:bookmarkStart w:id="9446" w:name="_Toc178012993"/>
      <w:bookmarkStart w:id="9447" w:name="_Toc197893837"/>
      <w:bookmarkStart w:id="9448" w:name="_Toc206684734"/>
      <w:r w:rsidRPr="00F073C2">
        <w:rPr>
          <w:szCs w:val="24"/>
        </w:rPr>
        <w:t>REGISTRO REQUERIMIENTOS FUNCIONALES VUCE</w:t>
      </w:r>
      <w:bookmarkEnd w:id="9446"/>
      <w:bookmarkEnd w:id="9447"/>
      <w:bookmarkEnd w:id="9448"/>
    </w:p>
    <w:p w14:paraId="50AEA65C" w14:textId="77777777" w:rsidR="007250D1" w:rsidRPr="00F073C2" w:rsidRDefault="007250D1" w:rsidP="007250D1"/>
    <w:tbl>
      <w:tblPr>
        <w:tblStyle w:val="Tablaconcuadrcula"/>
        <w:tblW w:w="9357" w:type="dxa"/>
        <w:jc w:val="center"/>
        <w:tblLook w:val="04A0" w:firstRow="1" w:lastRow="0" w:firstColumn="1" w:lastColumn="0" w:noHBand="0" w:noVBand="1"/>
      </w:tblPr>
      <w:tblGrid>
        <w:gridCol w:w="2400"/>
        <w:gridCol w:w="561"/>
        <w:gridCol w:w="282"/>
        <w:gridCol w:w="2779"/>
        <w:gridCol w:w="1060"/>
        <w:gridCol w:w="2255"/>
        <w:gridCol w:w="20"/>
      </w:tblGrid>
      <w:tr w:rsidR="007250D1" w:rsidRPr="00F073C2" w14:paraId="1585964B" w14:textId="77777777" w:rsidTr="003E36DE">
        <w:trPr>
          <w:trHeight w:val="276"/>
          <w:jc w:val="center"/>
        </w:trPr>
        <w:tc>
          <w:tcPr>
            <w:tcW w:w="2400" w:type="dxa"/>
            <w:vMerge w:val="restart"/>
            <w:tcBorders>
              <w:top w:val="single" w:sz="4" w:space="0" w:color="auto"/>
              <w:left w:val="single" w:sz="4" w:space="0" w:color="auto"/>
              <w:bottom w:val="single" w:sz="4" w:space="0" w:color="auto"/>
              <w:right w:val="single" w:sz="4" w:space="0" w:color="auto"/>
            </w:tcBorders>
          </w:tcPr>
          <w:p w14:paraId="5730E5DF" w14:textId="77777777" w:rsidR="007250D1" w:rsidRPr="00F073C2" w:rsidRDefault="007250D1" w:rsidP="00271D98">
            <w:pPr>
              <w:pStyle w:val="Encabezado"/>
              <w:ind w:firstLine="708"/>
              <w:rPr>
                <w:sz w:val="20"/>
              </w:rPr>
            </w:pPr>
          </w:p>
          <w:p w14:paraId="09EF7CAC" w14:textId="77777777" w:rsidR="007250D1" w:rsidRPr="00F073C2" w:rsidRDefault="007250D1" w:rsidP="00271D98">
            <w:r w:rsidRPr="000F29C4">
              <w:rPr>
                <w:lang w:val="es-ES"/>
              </w:rPr>
              <w:object w:dxaOrig="1710" w:dyaOrig="750" w14:anchorId="4E1F46FE">
                <v:shape id="_x0000_i1028" type="#_x0000_t75" style="width:87.2pt;height:39.2pt" o:ole="">
                  <v:imagedata r:id="rId27" o:title=""/>
                </v:shape>
                <o:OLEObject Type="Embed" ProgID="PBrush" ShapeID="_x0000_i1028" DrawAspect="Content" ObjectID="_1852814194" r:id="rId28"/>
              </w:object>
            </w:r>
          </w:p>
          <w:p w14:paraId="438E9219" w14:textId="77777777" w:rsidR="007250D1" w:rsidRPr="00F073C2" w:rsidRDefault="007250D1" w:rsidP="00271D98">
            <w:pPr>
              <w:ind w:firstLine="708"/>
            </w:pPr>
          </w:p>
        </w:tc>
        <w:tc>
          <w:tcPr>
            <w:tcW w:w="3622" w:type="dxa"/>
            <w:gridSpan w:val="3"/>
            <w:vMerge w:val="restart"/>
            <w:tcBorders>
              <w:top w:val="single" w:sz="4" w:space="0" w:color="auto"/>
              <w:left w:val="single" w:sz="4" w:space="0" w:color="auto"/>
              <w:bottom w:val="single" w:sz="4" w:space="0" w:color="auto"/>
              <w:right w:val="single" w:sz="4" w:space="0" w:color="auto"/>
            </w:tcBorders>
            <w:hideMark/>
          </w:tcPr>
          <w:p w14:paraId="4F87AB16" w14:textId="77777777" w:rsidR="007250D1" w:rsidRPr="00F073C2" w:rsidRDefault="007250D1" w:rsidP="00271D98">
            <w:pPr>
              <w:pStyle w:val="Encabezado"/>
              <w:jc w:val="center"/>
              <w:rPr>
                <w:b/>
                <w:sz w:val="20"/>
              </w:rPr>
            </w:pPr>
            <w:r w:rsidRPr="00F073C2">
              <w:rPr>
                <w:b/>
                <w:sz w:val="20"/>
              </w:rPr>
              <w:t>REGISTRO</w:t>
            </w:r>
          </w:p>
          <w:p w14:paraId="22BB5B50" w14:textId="77777777" w:rsidR="007250D1" w:rsidRPr="00F073C2" w:rsidRDefault="007250D1" w:rsidP="00271D98">
            <w:pPr>
              <w:tabs>
                <w:tab w:val="left" w:pos="1305"/>
              </w:tabs>
              <w:jc w:val="center"/>
              <w:rPr>
                <w:b/>
                <w:sz w:val="20"/>
              </w:rPr>
            </w:pPr>
            <w:r w:rsidRPr="00F073C2">
              <w:rPr>
                <w:b/>
                <w:sz w:val="20"/>
              </w:rPr>
              <w:t xml:space="preserve">REQUERIMIENTOS </w:t>
            </w:r>
          </w:p>
          <w:p w14:paraId="08AACA42" w14:textId="77777777" w:rsidR="007250D1" w:rsidRPr="00F073C2" w:rsidRDefault="007250D1" w:rsidP="00271D98">
            <w:pPr>
              <w:tabs>
                <w:tab w:val="left" w:pos="1305"/>
              </w:tabs>
              <w:jc w:val="center"/>
              <w:rPr>
                <w:b/>
                <w:sz w:val="20"/>
              </w:rPr>
            </w:pPr>
            <w:r w:rsidRPr="00F073C2">
              <w:rPr>
                <w:b/>
                <w:sz w:val="20"/>
              </w:rPr>
              <w:t>FUNCIONALES</w:t>
            </w:r>
          </w:p>
          <w:p w14:paraId="1B1DF050" w14:textId="77777777" w:rsidR="007250D1" w:rsidRPr="00F073C2" w:rsidRDefault="007250D1" w:rsidP="00271D98">
            <w:pPr>
              <w:tabs>
                <w:tab w:val="left" w:pos="1305"/>
              </w:tabs>
              <w:jc w:val="center"/>
              <w:rPr>
                <w:b/>
                <w:sz w:val="20"/>
              </w:rPr>
            </w:pPr>
            <w:r w:rsidRPr="00F073C2">
              <w:rPr>
                <w:b/>
                <w:sz w:val="20"/>
              </w:rPr>
              <w:t>VUCE</w:t>
            </w:r>
          </w:p>
        </w:tc>
        <w:tc>
          <w:tcPr>
            <w:tcW w:w="333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698F897" w14:textId="77777777" w:rsidR="007250D1" w:rsidRPr="00080F81" w:rsidRDefault="007250D1" w:rsidP="00271D98">
            <w:pPr>
              <w:pStyle w:val="Encabezado"/>
              <w:jc w:val="center"/>
              <w:rPr>
                <w:b/>
                <w:sz w:val="14"/>
              </w:rPr>
            </w:pPr>
            <w:r w:rsidRPr="00080F81">
              <w:rPr>
                <w:b/>
                <w:sz w:val="14"/>
              </w:rPr>
              <w:t>Código</w:t>
            </w:r>
          </w:p>
        </w:tc>
      </w:tr>
      <w:tr w:rsidR="007250D1" w:rsidRPr="00F073C2" w14:paraId="0DCF11BC" w14:textId="77777777" w:rsidTr="003E36DE">
        <w:trPr>
          <w:trHeight w:val="27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0E38221" w14:textId="77777777" w:rsidR="007250D1" w:rsidRPr="00F073C2" w:rsidRDefault="007250D1" w:rsidP="00271D98">
            <w:pPr>
              <w:jc w:val="left"/>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303FF61" w14:textId="77777777" w:rsidR="007250D1" w:rsidRPr="00F073C2" w:rsidRDefault="007250D1" w:rsidP="00271D98">
            <w:pPr>
              <w:jc w:val="left"/>
              <w:rPr>
                <w:b/>
                <w:sz w:val="20"/>
              </w:rPr>
            </w:pPr>
          </w:p>
        </w:tc>
        <w:tc>
          <w:tcPr>
            <w:tcW w:w="3335" w:type="dxa"/>
            <w:gridSpan w:val="3"/>
            <w:tcBorders>
              <w:top w:val="single" w:sz="4" w:space="0" w:color="auto"/>
              <w:left w:val="single" w:sz="4" w:space="0" w:color="auto"/>
              <w:bottom w:val="single" w:sz="4" w:space="0" w:color="auto"/>
              <w:right w:val="single" w:sz="4" w:space="0" w:color="auto"/>
            </w:tcBorders>
            <w:hideMark/>
          </w:tcPr>
          <w:p w14:paraId="7B6932CE" w14:textId="77777777" w:rsidR="007250D1" w:rsidRPr="00080F81" w:rsidRDefault="007250D1" w:rsidP="00271D98">
            <w:pPr>
              <w:pStyle w:val="Encabezado"/>
              <w:jc w:val="center"/>
              <w:rPr>
                <w:sz w:val="14"/>
              </w:rPr>
            </w:pPr>
            <w:r w:rsidRPr="00080F81">
              <w:rPr>
                <w:sz w:val="14"/>
              </w:rPr>
              <w:t>R-425</w:t>
            </w:r>
          </w:p>
        </w:tc>
      </w:tr>
      <w:tr w:rsidR="007250D1" w:rsidRPr="00F073C2" w14:paraId="3470B3A6" w14:textId="77777777" w:rsidTr="003E36DE">
        <w:trPr>
          <w:trHeight w:val="273"/>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E80760" w14:textId="77777777" w:rsidR="007250D1" w:rsidRPr="00F073C2" w:rsidRDefault="007250D1" w:rsidP="00271D98">
            <w:pPr>
              <w:jc w:val="left"/>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F6FE2E9" w14:textId="77777777" w:rsidR="007250D1" w:rsidRPr="00F073C2" w:rsidRDefault="007250D1" w:rsidP="00271D98">
            <w:pPr>
              <w:jc w:val="left"/>
              <w:rPr>
                <w:b/>
                <w:sz w:val="20"/>
              </w:rPr>
            </w:pPr>
          </w:p>
        </w:tc>
        <w:tc>
          <w:tcPr>
            <w:tcW w:w="10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260FA35" w14:textId="77777777" w:rsidR="007250D1" w:rsidRPr="00080F81" w:rsidRDefault="007250D1" w:rsidP="00271D98">
            <w:pPr>
              <w:pStyle w:val="Encabezado"/>
              <w:jc w:val="center"/>
              <w:rPr>
                <w:b/>
                <w:sz w:val="14"/>
              </w:rPr>
            </w:pPr>
            <w:r w:rsidRPr="00080F81">
              <w:rPr>
                <w:b/>
                <w:sz w:val="14"/>
              </w:rPr>
              <w:t>Versión</w:t>
            </w:r>
          </w:p>
        </w:tc>
        <w:tc>
          <w:tcPr>
            <w:tcW w:w="22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6B9CF1" w14:textId="77777777" w:rsidR="007250D1" w:rsidRPr="00080F81" w:rsidRDefault="007250D1" w:rsidP="00271D98">
            <w:pPr>
              <w:pStyle w:val="Encabezado"/>
              <w:jc w:val="center"/>
              <w:rPr>
                <w:b/>
                <w:sz w:val="14"/>
              </w:rPr>
            </w:pPr>
            <w:r w:rsidRPr="00080F81">
              <w:rPr>
                <w:b/>
                <w:sz w:val="14"/>
              </w:rPr>
              <w:t>N° de Página</w:t>
            </w:r>
          </w:p>
        </w:tc>
      </w:tr>
      <w:tr w:rsidR="007250D1" w:rsidRPr="00F073C2" w14:paraId="72476DA7" w14:textId="77777777" w:rsidTr="00080F81">
        <w:trPr>
          <w:trHeight w:val="26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2A8C8EF" w14:textId="77777777" w:rsidR="007250D1" w:rsidRPr="00F073C2" w:rsidRDefault="007250D1" w:rsidP="00271D98">
            <w:pPr>
              <w:jc w:val="left"/>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00316CAB" w14:textId="77777777" w:rsidR="007250D1" w:rsidRPr="00F073C2" w:rsidRDefault="007250D1" w:rsidP="00271D98">
            <w:pPr>
              <w:jc w:val="left"/>
              <w:rPr>
                <w:b/>
                <w:sz w:val="20"/>
              </w:rPr>
            </w:pPr>
          </w:p>
        </w:tc>
        <w:tc>
          <w:tcPr>
            <w:tcW w:w="1060" w:type="dxa"/>
            <w:tcBorders>
              <w:top w:val="single" w:sz="4" w:space="0" w:color="auto"/>
              <w:left w:val="single" w:sz="4" w:space="0" w:color="auto"/>
              <w:bottom w:val="single" w:sz="4" w:space="0" w:color="auto"/>
              <w:right w:val="single" w:sz="4" w:space="0" w:color="auto"/>
            </w:tcBorders>
            <w:hideMark/>
          </w:tcPr>
          <w:p w14:paraId="0322888F" w14:textId="4FE68BEE" w:rsidR="007250D1" w:rsidRPr="00080F81" w:rsidRDefault="00A149C1" w:rsidP="00271D98">
            <w:pPr>
              <w:pStyle w:val="Encabezado"/>
              <w:jc w:val="center"/>
              <w:rPr>
                <w:sz w:val="14"/>
              </w:rPr>
            </w:pPr>
            <w:r w:rsidRPr="00080F81">
              <w:rPr>
                <w:sz w:val="14"/>
              </w:rPr>
              <w:t>2</w:t>
            </w:r>
          </w:p>
        </w:tc>
        <w:tc>
          <w:tcPr>
            <w:tcW w:w="2275" w:type="dxa"/>
            <w:gridSpan w:val="2"/>
            <w:tcBorders>
              <w:top w:val="single" w:sz="4" w:space="0" w:color="auto"/>
              <w:left w:val="single" w:sz="4" w:space="0" w:color="auto"/>
              <w:bottom w:val="single" w:sz="4" w:space="0" w:color="auto"/>
              <w:right w:val="single" w:sz="4" w:space="0" w:color="auto"/>
            </w:tcBorders>
            <w:hideMark/>
          </w:tcPr>
          <w:p w14:paraId="5EDD7E69" w14:textId="77777777" w:rsidR="007250D1" w:rsidRPr="00080F81" w:rsidRDefault="007250D1" w:rsidP="00271D98">
            <w:pPr>
              <w:pStyle w:val="Encabezado"/>
              <w:jc w:val="center"/>
              <w:rPr>
                <w:sz w:val="14"/>
              </w:rPr>
            </w:pPr>
            <w:r w:rsidRPr="00080F81">
              <w:rPr>
                <w:sz w:val="14"/>
              </w:rPr>
              <w:t xml:space="preserve"> de </w:t>
            </w:r>
          </w:p>
        </w:tc>
      </w:tr>
      <w:tr w:rsidR="007250D1" w:rsidRPr="00F073C2" w14:paraId="63761685" w14:textId="77777777" w:rsidTr="00271D98">
        <w:trPr>
          <w:gridAfter w:val="1"/>
          <w:wAfter w:w="20" w:type="dxa"/>
          <w:trHeight w:val="273"/>
          <w:jc w:val="center"/>
        </w:trPr>
        <w:tc>
          <w:tcPr>
            <w:tcW w:w="9337"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94692AF" w14:textId="77777777" w:rsidR="007250D1" w:rsidRPr="00F073C2" w:rsidRDefault="007250D1" w:rsidP="008C3980">
            <w:pPr>
              <w:pStyle w:val="Encabezado"/>
              <w:numPr>
                <w:ilvl w:val="0"/>
                <w:numId w:val="54"/>
              </w:numPr>
              <w:tabs>
                <w:tab w:val="clear" w:pos="4252"/>
                <w:tab w:val="clear" w:pos="8504"/>
                <w:tab w:val="center" w:pos="4419"/>
                <w:tab w:val="right" w:pos="8838"/>
              </w:tabs>
              <w:jc w:val="left"/>
              <w:rPr>
                <w:b/>
                <w:sz w:val="20"/>
              </w:rPr>
            </w:pPr>
            <w:r w:rsidRPr="00F073C2">
              <w:rPr>
                <w:b/>
                <w:noProof/>
                <w:sz w:val="20"/>
                <w:lang w:eastAsia="es-BO"/>
              </w:rPr>
              <w:t>DATOS DEL REQUERIMIENTO</w:t>
            </w:r>
          </w:p>
        </w:tc>
      </w:tr>
      <w:tr w:rsidR="007250D1" w:rsidRPr="00F073C2" w14:paraId="1567CC05" w14:textId="77777777" w:rsidTr="003E36DE">
        <w:trPr>
          <w:gridAfter w:val="1"/>
          <w:wAfter w:w="20" w:type="dxa"/>
          <w:trHeight w:val="147"/>
          <w:jc w:val="center"/>
        </w:trPr>
        <w:tc>
          <w:tcPr>
            <w:tcW w:w="324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4AC914" w14:textId="5A388AB1" w:rsidR="007250D1" w:rsidRPr="00F073C2" w:rsidRDefault="007250D1" w:rsidP="00271D98">
            <w:pPr>
              <w:pStyle w:val="Encabezado"/>
              <w:jc w:val="right"/>
              <w:rPr>
                <w:b/>
                <w:noProof/>
                <w:sz w:val="20"/>
                <w:lang w:eastAsia="es-BO"/>
              </w:rPr>
            </w:pPr>
            <w:r w:rsidRPr="00F073C2">
              <w:rPr>
                <w:b/>
                <w:noProof/>
                <w:sz w:val="20"/>
                <w:lang w:eastAsia="es-BO"/>
              </w:rPr>
              <w:t>Entidad</w:t>
            </w:r>
            <w:r w:rsidR="00272272" w:rsidRPr="00F073C2">
              <w:rPr>
                <w:b/>
                <w:noProof/>
                <w:sz w:val="20"/>
                <w:lang w:eastAsia="es-BO"/>
              </w:rPr>
              <w:t xml:space="preserve"> Pública Emisora</w:t>
            </w:r>
            <w:r w:rsidRPr="00F073C2">
              <w:rPr>
                <w:b/>
                <w:noProof/>
                <w:sz w:val="20"/>
                <w:lang w:eastAsia="es-BO"/>
              </w:rPr>
              <w:t xml:space="preserve">: </w:t>
            </w:r>
          </w:p>
        </w:tc>
        <w:tc>
          <w:tcPr>
            <w:tcW w:w="6094" w:type="dxa"/>
            <w:gridSpan w:val="3"/>
            <w:tcBorders>
              <w:top w:val="single" w:sz="4" w:space="0" w:color="auto"/>
              <w:left w:val="single" w:sz="4" w:space="0" w:color="auto"/>
              <w:bottom w:val="single" w:sz="4" w:space="0" w:color="auto"/>
              <w:right w:val="single" w:sz="4" w:space="0" w:color="auto"/>
            </w:tcBorders>
            <w:vAlign w:val="bottom"/>
            <w:hideMark/>
          </w:tcPr>
          <w:p w14:paraId="0410D92A" w14:textId="77777777" w:rsidR="007250D1" w:rsidRPr="00F073C2" w:rsidRDefault="007250D1" w:rsidP="00271D98">
            <w:pPr>
              <w:pStyle w:val="Encabezado"/>
              <w:rPr>
                <w:b/>
                <w:sz w:val="20"/>
              </w:rPr>
            </w:pPr>
            <w:r w:rsidRPr="00F073C2">
              <w:rPr>
                <w:b/>
                <w:color w:val="FFFFFF" w:themeColor="background1"/>
                <w:sz w:val="20"/>
              </w:rPr>
              <w:t>AN/GNN/DNPTA/RF/31/2024</w:t>
            </w:r>
          </w:p>
        </w:tc>
      </w:tr>
      <w:tr w:rsidR="007250D1" w:rsidRPr="00F073C2" w14:paraId="5EDEF963" w14:textId="77777777" w:rsidTr="003E36DE">
        <w:trPr>
          <w:gridAfter w:val="1"/>
          <w:wAfter w:w="20" w:type="dxa"/>
          <w:trHeight w:val="273"/>
          <w:jc w:val="center"/>
        </w:trPr>
        <w:tc>
          <w:tcPr>
            <w:tcW w:w="324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0A924A" w14:textId="77777777" w:rsidR="007250D1" w:rsidRPr="00F073C2" w:rsidRDefault="007250D1" w:rsidP="00271D98">
            <w:pPr>
              <w:pStyle w:val="Encabezado"/>
              <w:jc w:val="right"/>
              <w:rPr>
                <w:b/>
                <w:noProof/>
                <w:sz w:val="20"/>
                <w:lang w:eastAsia="es-BO"/>
              </w:rPr>
            </w:pPr>
            <w:r w:rsidRPr="00F073C2">
              <w:rPr>
                <w:b/>
                <w:noProof/>
                <w:sz w:val="20"/>
                <w:lang w:eastAsia="es-BO"/>
              </w:rPr>
              <w:t>Gerencia o Unidad Responsable:</w:t>
            </w:r>
          </w:p>
        </w:tc>
        <w:tc>
          <w:tcPr>
            <w:tcW w:w="6094" w:type="dxa"/>
            <w:gridSpan w:val="3"/>
            <w:tcBorders>
              <w:top w:val="single" w:sz="4" w:space="0" w:color="auto"/>
              <w:left w:val="single" w:sz="4" w:space="0" w:color="auto"/>
              <w:bottom w:val="single" w:sz="4" w:space="0" w:color="auto"/>
              <w:right w:val="single" w:sz="4" w:space="0" w:color="auto"/>
            </w:tcBorders>
            <w:vAlign w:val="bottom"/>
          </w:tcPr>
          <w:p w14:paraId="129AFCBF" w14:textId="77777777" w:rsidR="007250D1" w:rsidRPr="00F073C2" w:rsidRDefault="007250D1" w:rsidP="00271D98">
            <w:pPr>
              <w:pStyle w:val="Encabezado"/>
              <w:rPr>
                <w:sz w:val="20"/>
              </w:rPr>
            </w:pPr>
          </w:p>
        </w:tc>
      </w:tr>
      <w:tr w:rsidR="007250D1" w:rsidRPr="00F073C2" w14:paraId="6A5225B2" w14:textId="77777777" w:rsidTr="003E36DE">
        <w:trPr>
          <w:gridAfter w:val="1"/>
          <w:wAfter w:w="20" w:type="dxa"/>
          <w:trHeight w:val="273"/>
          <w:jc w:val="center"/>
        </w:trPr>
        <w:tc>
          <w:tcPr>
            <w:tcW w:w="324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12282D" w14:textId="77777777" w:rsidR="007250D1" w:rsidRPr="00F073C2" w:rsidRDefault="007250D1" w:rsidP="00271D98">
            <w:pPr>
              <w:pStyle w:val="Encabezado"/>
              <w:jc w:val="right"/>
              <w:rPr>
                <w:b/>
                <w:noProof/>
                <w:sz w:val="20"/>
                <w:lang w:eastAsia="es-BO"/>
              </w:rPr>
            </w:pPr>
            <w:r w:rsidRPr="00F073C2">
              <w:rPr>
                <w:b/>
                <w:noProof/>
                <w:sz w:val="20"/>
                <w:lang w:eastAsia="es-BO"/>
              </w:rPr>
              <w:t>Servidores Públicos Responsables:</w:t>
            </w:r>
          </w:p>
        </w:tc>
        <w:tc>
          <w:tcPr>
            <w:tcW w:w="6094" w:type="dxa"/>
            <w:gridSpan w:val="3"/>
            <w:tcBorders>
              <w:top w:val="single" w:sz="4" w:space="0" w:color="auto"/>
              <w:left w:val="single" w:sz="4" w:space="0" w:color="auto"/>
              <w:bottom w:val="single" w:sz="4" w:space="0" w:color="auto"/>
              <w:right w:val="single" w:sz="4" w:space="0" w:color="auto"/>
            </w:tcBorders>
            <w:vAlign w:val="bottom"/>
          </w:tcPr>
          <w:p w14:paraId="729C1EAF" w14:textId="77777777" w:rsidR="007250D1" w:rsidRPr="00F073C2" w:rsidRDefault="007250D1" w:rsidP="00271D98">
            <w:pPr>
              <w:pStyle w:val="Encabezado"/>
              <w:rPr>
                <w:sz w:val="20"/>
              </w:rPr>
            </w:pPr>
          </w:p>
        </w:tc>
      </w:tr>
      <w:tr w:rsidR="007250D1" w:rsidRPr="00F073C2" w14:paraId="78B9E66F" w14:textId="77777777" w:rsidTr="003E36DE">
        <w:trPr>
          <w:gridAfter w:val="1"/>
          <w:wAfter w:w="20" w:type="dxa"/>
          <w:trHeight w:val="273"/>
          <w:jc w:val="center"/>
        </w:trPr>
        <w:tc>
          <w:tcPr>
            <w:tcW w:w="324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C7CFCE5" w14:textId="5A931638" w:rsidR="007250D1" w:rsidRPr="00F073C2" w:rsidRDefault="007250D1" w:rsidP="00EC0938">
            <w:pPr>
              <w:pStyle w:val="Encabezado"/>
              <w:jc w:val="right"/>
              <w:rPr>
                <w:b/>
                <w:noProof/>
                <w:sz w:val="20"/>
                <w:lang w:eastAsia="es-BO"/>
              </w:rPr>
            </w:pPr>
            <w:r w:rsidRPr="00F073C2">
              <w:rPr>
                <w:b/>
                <w:noProof/>
                <w:sz w:val="20"/>
                <w:lang w:eastAsia="es-BO"/>
              </w:rPr>
              <w:t>Sistema</w:t>
            </w:r>
            <w:r w:rsidR="00272272" w:rsidRPr="00F073C2">
              <w:rPr>
                <w:b/>
                <w:noProof/>
                <w:sz w:val="20"/>
                <w:lang w:eastAsia="es-BO"/>
              </w:rPr>
              <w:t xml:space="preserve"> VUCE</w:t>
            </w:r>
            <w:r w:rsidRPr="00F073C2">
              <w:rPr>
                <w:b/>
                <w:noProof/>
                <w:sz w:val="20"/>
                <w:lang w:eastAsia="es-BO"/>
              </w:rPr>
              <w:t>:</w:t>
            </w:r>
          </w:p>
        </w:tc>
        <w:tc>
          <w:tcPr>
            <w:tcW w:w="6094" w:type="dxa"/>
            <w:gridSpan w:val="3"/>
            <w:tcBorders>
              <w:top w:val="single" w:sz="4" w:space="0" w:color="auto"/>
              <w:left w:val="single" w:sz="4" w:space="0" w:color="auto"/>
              <w:bottom w:val="single" w:sz="4" w:space="0" w:color="auto"/>
              <w:right w:val="single" w:sz="4" w:space="0" w:color="auto"/>
            </w:tcBorders>
            <w:vAlign w:val="bottom"/>
          </w:tcPr>
          <w:p w14:paraId="11FED83A" w14:textId="77777777" w:rsidR="007250D1" w:rsidRPr="00F073C2" w:rsidRDefault="007250D1" w:rsidP="00271D98">
            <w:pPr>
              <w:pStyle w:val="Encabezado"/>
              <w:rPr>
                <w:b/>
                <w:sz w:val="20"/>
              </w:rPr>
            </w:pPr>
          </w:p>
        </w:tc>
      </w:tr>
      <w:tr w:rsidR="007250D1" w:rsidRPr="00F073C2" w14:paraId="70DF04D7" w14:textId="77777777" w:rsidTr="003E36DE">
        <w:trPr>
          <w:gridAfter w:val="1"/>
          <w:wAfter w:w="20" w:type="dxa"/>
          <w:trHeight w:val="273"/>
          <w:jc w:val="center"/>
        </w:trPr>
        <w:tc>
          <w:tcPr>
            <w:tcW w:w="3243"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CA2777" w14:textId="77777777" w:rsidR="007250D1" w:rsidRPr="00F073C2" w:rsidRDefault="007250D1" w:rsidP="00271D98">
            <w:pPr>
              <w:pStyle w:val="Encabezado"/>
              <w:jc w:val="right"/>
              <w:rPr>
                <w:b/>
                <w:noProof/>
                <w:sz w:val="20"/>
                <w:lang w:eastAsia="es-BO"/>
              </w:rPr>
            </w:pPr>
            <w:r w:rsidRPr="00F073C2">
              <w:rPr>
                <w:b/>
                <w:noProof/>
                <w:sz w:val="20"/>
                <w:lang w:eastAsia="es-BO"/>
              </w:rPr>
              <w:t>Fecha de emisión:</w:t>
            </w:r>
          </w:p>
        </w:tc>
        <w:tc>
          <w:tcPr>
            <w:tcW w:w="6094" w:type="dxa"/>
            <w:gridSpan w:val="3"/>
            <w:tcBorders>
              <w:top w:val="single" w:sz="4" w:space="0" w:color="auto"/>
              <w:left w:val="single" w:sz="4" w:space="0" w:color="auto"/>
              <w:bottom w:val="single" w:sz="4" w:space="0" w:color="auto"/>
              <w:right w:val="single" w:sz="4" w:space="0" w:color="auto"/>
            </w:tcBorders>
            <w:vAlign w:val="bottom"/>
          </w:tcPr>
          <w:p w14:paraId="7C58AC82" w14:textId="77777777" w:rsidR="007250D1" w:rsidRPr="00F073C2" w:rsidRDefault="007250D1" w:rsidP="00271D98">
            <w:pPr>
              <w:pStyle w:val="Encabezado"/>
              <w:rPr>
                <w:b/>
                <w:sz w:val="20"/>
              </w:rPr>
            </w:pPr>
          </w:p>
        </w:tc>
      </w:tr>
      <w:tr w:rsidR="007250D1" w:rsidRPr="00F073C2" w14:paraId="6DE4D27C" w14:textId="77777777" w:rsidTr="00271D98">
        <w:trPr>
          <w:gridAfter w:val="1"/>
          <w:wAfter w:w="20" w:type="dxa"/>
          <w:jc w:val="center"/>
        </w:trPr>
        <w:tc>
          <w:tcPr>
            <w:tcW w:w="9337"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6C991A2" w14:textId="77777777" w:rsidR="007250D1" w:rsidRPr="00F073C2" w:rsidRDefault="007250D1" w:rsidP="008C3980">
            <w:pPr>
              <w:pStyle w:val="Prrafodelista"/>
              <w:numPr>
                <w:ilvl w:val="0"/>
                <w:numId w:val="54"/>
              </w:numPr>
              <w:ind w:left="426"/>
              <w:contextualSpacing/>
              <w:jc w:val="left"/>
              <w:rPr>
                <w:b/>
                <w:noProof/>
                <w:sz w:val="20"/>
                <w:lang w:eastAsia="es-BO"/>
              </w:rPr>
            </w:pPr>
            <w:r w:rsidRPr="00F073C2">
              <w:rPr>
                <w:b/>
                <w:noProof/>
                <w:sz w:val="20"/>
                <w:lang w:eastAsia="es-BO"/>
              </w:rPr>
              <w:t>CARACTERÍSTICAS DEL REQUERIMIENTO</w:t>
            </w:r>
          </w:p>
        </w:tc>
      </w:tr>
      <w:tr w:rsidR="007250D1" w:rsidRPr="00F073C2" w14:paraId="328073FD" w14:textId="77777777" w:rsidTr="00DE605E">
        <w:trPr>
          <w:gridAfter w:val="1"/>
          <w:wAfter w:w="20" w:type="dxa"/>
          <w:trHeight w:val="3211"/>
          <w:jc w:val="center"/>
        </w:trPr>
        <w:tc>
          <w:tcPr>
            <w:tcW w:w="9337" w:type="dxa"/>
            <w:gridSpan w:val="6"/>
            <w:tcBorders>
              <w:top w:val="single" w:sz="4" w:space="0" w:color="auto"/>
              <w:left w:val="single" w:sz="4" w:space="0" w:color="auto"/>
              <w:bottom w:val="single" w:sz="4" w:space="0" w:color="auto"/>
              <w:right w:val="single" w:sz="4" w:space="0" w:color="auto"/>
            </w:tcBorders>
            <w:vAlign w:val="center"/>
          </w:tcPr>
          <w:p w14:paraId="07FF3301" w14:textId="77777777" w:rsidR="007250D1" w:rsidRPr="00F073C2" w:rsidRDefault="007250D1" w:rsidP="00271D98">
            <w:pPr>
              <w:spacing w:after="160" w:line="256" w:lineRule="auto"/>
              <w:jc w:val="center"/>
              <w:rPr>
                <w:rFonts w:eastAsia="MS Gothic" w:cs="MS Gothic"/>
                <w:sz w:val="20"/>
                <w:szCs w:val="24"/>
                <w:u w:val="single"/>
              </w:rPr>
            </w:pPr>
          </w:p>
          <w:p w14:paraId="0CFDF75C" w14:textId="77777777" w:rsidR="007250D1" w:rsidRPr="00F073C2" w:rsidRDefault="007250D1" w:rsidP="00271D98">
            <w:pPr>
              <w:spacing w:after="160" w:line="256" w:lineRule="auto"/>
              <w:jc w:val="center"/>
              <w:rPr>
                <w:rFonts w:eastAsia="MS Gothic" w:cs="MS Gothic"/>
                <w:sz w:val="20"/>
                <w:szCs w:val="24"/>
                <w:u w:val="single"/>
              </w:rPr>
            </w:pPr>
          </w:p>
          <w:p w14:paraId="06074431" w14:textId="77777777" w:rsidR="007250D1" w:rsidRPr="00F073C2" w:rsidRDefault="007250D1" w:rsidP="00271D98">
            <w:pPr>
              <w:spacing w:after="160" w:line="256" w:lineRule="auto"/>
              <w:jc w:val="center"/>
              <w:rPr>
                <w:rFonts w:eastAsia="MS Gothic" w:cs="MS Gothic"/>
                <w:sz w:val="20"/>
                <w:szCs w:val="24"/>
                <w:u w:val="single"/>
              </w:rPr>
            </w:pPr>
          </w:p>
          <w:p w14:paraId="5FCFAF04" w14:textId="77777777" w:rsidR="007250D1" w:rsidRPr="00F073C2" w:rsidRDefault="007250D1" w:rsidP="00271D98">
            <w:pPr>
              <w:spacing w:after="160" w:line="256" w:lineRule="auto"/>
              <w:jc w:val="center"/>
              <w:rPr>
                <w:rFonts w:eastAsia="MS Gothic" w:cs="MS Gothic"/>
                <w:sz w:val="20"/>
                <w:szCs w:val="24"/>
                <w:u w:val="single"/>
              </w:rPr>
            </w:pPr>
          </w:p>
          <w:p w14:paraId="3D7A1487" w14:textId="77777777" w:rsidR="007250D1" w:rsidRPr="00F073C2" w:rsidRDefault="007250D1" w:rsidP="00271D98">
            <w:pPr>
              <w:spacing w:after="160" w:line="256" w:lineRule="auto"/>
              <w:jc w:val="center"/>
              <w:rPr>
                <w:rFonts w:eastAsia="MS Gothic" w:cs="MS Gothic"/>
                <w:vanish/>
                <w:sz w:val="20"/>
                <w:szCs w:val="24"/>
                <w:u w:val="single"/>
                <w:specVanish/>
              </w:rPr>
            </w:pPr>
          </w:p>
          <w:p w14:paraId="0F726459" w14:textId="77777777" w:rsidR="007250D1" w:rsidRPr="00F073C2" w:rsidRDefault="007250D1" w:rsidP="00271D98">
            <w:pPr>
              <w:rPr>
                <w:b/>
                <w:noProof/>
                <w:sz w:val="20"/>
                <w:lang w:eastAsia="es-BO"/>
              </w:rPr>
            </w:pPr>
          </w:p>
        </w:tc>
      </w:tr>
      <w:tr w:rsidR="007250D1" w:rsidRPr="00F073C2" w14:paraId="6B062E05" w14:textId="77777777" w:rsidTr="003E36DE">
        <w:trPr>
          <w:gridAfter w:val="1"/>
          <w:wAfter w:w="20" w:type="dxa"/>
          <w:trHeight w:val="45"/>
          <w:jc w:val="center"/>
        </w:trPr>
        <w:tc>
          <w:tcPr>
            <w:tcW w:w="296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4EE7998" w14:textId="57C841F3" w:rsidR="007250D1" w:rsidRPr="00F073C2" w:rsidRDefault="007250D1" w:rsidP="00271D98">
            <w:pPr>
              <w:rPr>
                <w:b/>
                <w:noProof/>
                <w:sz w:val="20"/>
                <w:lang w:eastAsia="es-BO"/>
              </w:rPr>
            </w:pPr>
            <w:r w:rsidRPr="00F073C2">
              <w:rPr>
                <w:b/>
                <w:noProof/>
                <w:sz w:val="20"/>
                <w:lang w:eastAsia="es-BO"/>
              </w:rPr>
              <w:t xml:space="preserve">3. </w:t>
            </w:r>
            <w:r w:rsidR="00272272" w:rsidRPr="00F073C2">
              <w:rPr>
                <w:b/>
                <w:noProof/>
                <w:sz w:val="20"/>
                <w:lang w:eastAsia="es-BO"/>
              </w:rPr>
              <w:t>RESPALDO/JUSTIFICACIÓN DEL REQUERIMIENTO</w:t>
            </w:r>
          </w:p>
        </w:tc>
        <w:tc>
          <w:tcPr>
            <w:tcW w:w="6376" w:type="dxa"/>
            <w:gridSpan w:val="4"/>
            <w:tcBorders>
              <w:top w:val="single" w:sz="4" w:space="0" w:color="auto"/>
              <w:left w:val="single" w:sz="4" w:space="0" w:color="auto"/>
              <w:bottom w:val="single" w:sz="4" w:space="0" w:color="auto"/>
              <w:right w:val="single" w:sz="4" w:space="0" w:color="auto"/>
            </w:tcBorders>
            <w:vAlign w:val="center"/>
          </w:tcPr>
          <w:p w14:paraId="4BBB7709" w14:textId="77777777" w:rsidR="007250D1" w:rsidRPr="00F073C2" w:rsidRDefault="007250D1" w:rsidP="00271D98">
            <w:pPr>
              <w:pStyle w:val="Prrafodelista"/>
              <w:widowControl w:val="0"/>
              <w:suppressAutoHyphens/>
              <w:spacing w:after="120"/>
              <w:ind w:left="360"/>
              <w:rPr>
                <w:sz w:val="20"/>
                <w:szCs w:val="24"/>
                <w:lang w:eastAsia="es-BO"/>
              </w:rPr>
            </w:pPr>
          </w:p>
          <w:p w14:paraId="71D284A9" w14:textId="5C0A6061" w:rsidR="007250D1" w:rsidRPr="00DE605E" w:rsidRDefault="009D3211" w:rsidP="00DE605E">
            <w:pPr>
              <w:widowControl w:val="0"/>
              <w:suppressAutoHyphens/>
              <w:spacing w:after="120"/>
              <w:rPr>
                <w:color w:val="BFBFBF" w:themeColor="background1" w:themeShade="BF"/>
                <w:sz w:val="20"/>
                <w:szCs w:val="24"/>
                <w:lang w:eastAsia="es-BO"/>
              </w:rPr>
            </w:pPr>
            <w:r w:rsidRPr="00DE605E">
              <w:rPr>
                <w:color w:val="BFBFBF" w:themeColor="background1" w:themeShade="BF"/>
                <w:sz w:val="20"/>
                <w:szCs w:val="24"/>
                <w:lang w:eastAsia="es-BO"/>
              </w:rPr>
              <w:t>Normativa/justificativo</w:t>
            </w:r>
          </w:p>
          <w:p w14:paraId="20CE0A5D" w14:textId="24075E64" w:rsidR="009D3211" w:rsidRPr="00DE605E" w:rsidRDefault="009D3211" w:rsidP="00DE605E">
            <w:pPr>
              <w:widowControl w:val="0"/>
              <w:suppressAutoHyphens/>
              <w:rPr>
                <w:b/>
                <w:sz w:val="20"/>
                <w:szCs w:val="24"/>
                <w:lang w:eastAsia="es-BO"/>
              </w:rPr>
            </w:pPr>
            <w:r w:rsidRPr="00DE605E">
              <w:rPr>
                <w:b/>
                <w:sz w:val="20"/>
                <w:szCs w:val="24"/>
                <w:lang w:eastAsia="es-BO"/>
              </w:rPr>
              <w:t>Diagrama de Actividades</w:t>
            </w:r>
          </w:p>
          <w:p w14:paraId="1B70560C" w14:textId="01242DD9" w:rsidR="009D3211" w:rsidRPr="00DE605E" w:rsidRDefault="009D3211" w:rsidP="00DE605E">
            <w:pPr>
              <w:widowControl w:val="0"/>
              <w:suppressAutoHyphens/>
              <w:rPr>
                <w:b/>
                <w:sz w:val="20"/>
                <w:szCs w:val="24"/>
                <w:lang w:eastAsia="es-BO"/>
              </w:rPr>
            </w:pPr>
            <w:r w:rsidRPr="00DE605E">
              <w:rPr>
                <w:b/>
                <w:sz w:val="20"/>
                <w:szCs w:val="24"/>
                <w:lang w:eastAsia="es-BO"/>
              </w:rPr>
              <w:t>Diagrama de Estados</w:t>
            </w:r>
          </w:p>
          <w:p w14:paraId="343832EB" w14:textId="3896FECA" w:rsidR="007250D1" w:rsidRPr="00F073C2" w:rsidRDefault="00320FCB" w:rsidP="00DE605E">
            <w:pPr>
              <w:widowControl w:val="0"/>
              <w:suppressAutoHyphens/>
              <w:rPr>
                <w:sz w:val="20"/>
                <w:szCs w:val="24"/>
                <w:lang w:eastAsia="es-BO"/>
              </w:rPr>
            </w:pPr>
            <w:r w:rsidRPr="00F073C2">
              <w:rPr>
                <w:b/>
                <w:sz w:val="20"/>
                <w:szCs w:val="24"/>
                <w:lang w:eastAsia="es-BO"/>
              </w:rPr>
              <w:t xml:space="preserve">Diccionario </w:t>
            </w:r>
            <w:r w:rsidR="009D3211" w:rsidRPr="00DE605E">
              <w:rPr>
                <w:b/>
                <w:sz w:val="20"/>
                <w:szCs w:val="24"/>
                <w:lang w:eastAsia="es-BO"/>
              </w:rPr>
              <w:t>de datos de la solicitud</w:t>
            </w:r>
          </w:p>
        </w:tc>
      </w:tr>
      <w:tr w:rsidR="003E36DE" w:rsidRPr="00F073C2" w14:paraId="3FBAF4FC" w14:textId="77777777" w:rsidTr="003E36DE">
        <w:trPr>
          <w:gridAfter w:val="1"/>
          <w:wAfter w:w="20" w:type="dxa"/>
          <w:trHeight w:val="45"/>
          <w:jc w:val="center"/>
        </w:trPr>
        <w:tc>
          <w:tcPr>
            <w:tcW w:w="296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7206F0C" w14:textId="1596FB74" w:rsidR="003E36DE" w:rsidRPr="00F073C2" w:rsidRDefault="003E36DE" w:rsidP="003E36DE">
            <w:pPr>
              <w:rPr>
                <w:b/>
                <w:noProof/>
                <w:sz w:val="20"/>
                <w:lang w:eastAsia="es-BO"/>
              </w:rPr>
            </w:pPr>
            <w:r w:rsidRPr="00F073C2">
              <w:rPr>
                <w:b/>
                <w:noProof/>
                <w:sz w:val="20"/>
                <w:lang w:eastAsia="es-BO"/>
              </w:rPr>
              <w:t>4. FIRMA Y SELLOS</w:t>
            </w:r>
          </w:p>
        </w:tc>
        <w:tc>
          <w:tcPr>
            <w:tcW w:w="3061" w:type="dxa"/>
            <w:gridSpan w:val="2"/>
            <w:tcBorders>
              <w:top w:val="single" w:sz="4" w:space="0" w:color="auto"/>
              <w:left w:val="single" w:sz="4" w:space="0" w:color="auto"/>
              <w:bottom w:val="single" w:sz="4" w:space="0" w:color="auto"/>
              <w:right w:val="single" w:sz="4" w:space="0" w:color="auto"/>
            </w:tcBorders>
            <w:vAlign w:val="center"/>
          </w:tcPr>
          <w:p w14:paraId="53D8DBAA" w14:textId="77777777" w:rsidR="003E36DE" w:rsidRPr="00F073C2" w:rsidRDefault="003E36DE" w:rsidP="003E36DE">
            <w:pPr>
              <w:widowControl w:val="0"/>
              <w:suppressAutoHyphens/>
              <w:spacing w:after="120"/>
              <w:rPr>
                <w:sz w:val="20"/>
                <w:lang w:eastAsia="es-BO"/>
              </w:rPr>
            </w:pPr>
            <w:r w:rsidRPr="00F073C2">
              <w:rPr>
                <w:sz w:val="20"/>
                <w:lang w:eastAsia="es-BO"/>
              </w:rPr>
              <w:t xml:space="preserve">Elaborado por </w:t>
            </w:r>
            <w:r w:rsidRPr="00DE605E">
              <w:rPr>
                <w:sz w:val="20"/>
              </w:rPr>
              <w:t xml:space="preserve"> (personal técnico)</w:t>
            </w:r>
            <w:r w:rsidRPr="00DE605E">
              <w:rPr>
                <w:sz w:val="20"/>
                <w:lang w:eastAsia="es-BO"/>
              </w:rPr>
              <w:t>:</w:t>
            </w:r>
          </w:p>
          <w:p w14:paraId="6B6FA873" w14:textId="77777777" w:rsidR="003E36DE" w:rsidRPr="00F073C2" w:rsidRDefault="003E36DE" w:rsidP="003E36DE">
            <w:pPr>
              <w:widowControl w:val="0"/>
              <w:suppressAutoHyphens/>
              <w:spacing w:after="120"/>
              <w:rPr>
                <w:sz w:val="20"/>
                <w:lang w:eastAsia="es-BO"/>
              </w:rPr>
            </w:pPr>
          </w:p>
          <w:p w14:paraId="69964412" w14:textId="77777777" w:rsidR="003E36DE" w:rsidRPr="00F073C2" w:rsidRDefault="003E36DE" w:rsidP="003E36DE">
            <w:pPr>
              <w:widowControl w:val="0"/>
              <w:suppressAutoHyphens/>
              <w:spacing w:after="120"/>
              <w:rPr>
                <w:sz w:val="20"/>
                <w:szCs w:val="24"/>
                <w:lang w:eastAsia="es-BO"/>
              </w:rPr>
            </w:pPr>
          </w:p>
        </w:tc>
        <w:tc>
          <w:tcPr>
            <w:tcW w:w="3315" w:type="dxa"/>
            <w:gridSpan w:val="2"/>
            <w:tcBorders>
              <w:top w:val="single" w:sz="4" w:space="0" w:color="auto"/>
              <w:left w:val="single" w:sz="4" w:space="0" w:color="auto"/>
              <w:bottom w:val="single" w:sz="4" w:space="0" w:color="auto"/>
              <w:right w:val="single" w:sz="4" w:space="0" w:color="auto"/>
            </w:tcBorders>
            <w:vAlign w:val="center"/>
          </w:tcPr>
          <w:p w14:paraId="047E6708" w14:textId="11530777" w:rsidR="003E36DE" w:rsidRPr="00F073C2" w:rsidRDefault="003E36DE" w:rsidP="00DE605E">
            <w:pPr>
              <w:rPr>
                <w:noProof/>
                <w:sz w:val="20"/>
                <w:lang w:eastAsia="es-BO"/>
              </w:rPr>
            </w:pPr>
            <w:r w:rsidRPr="00F073C2">
              <w:rPr>
                <w:sz w:val="20"/>
                <w:lang w:eastAsia="es-BO"/>
              </w:rPr>
              <w:t xml:space="preserve">Autorizado por </w:t>
            </w:r>
            <w:r w:rsidRPr="00DE605E">
              <w:rPr>
                <w:sz w:val="20"/>
              </w:rPr>
              <w:t>(personal con nivel jerárquico)</w:t>
            </w:r>
            <w:r w:rsidRPr="00DE605E">
              <w:rPr>
                <w:sz w:val="20"/>
                <w:lang w:eastAsia="es-BO"/>
              </w:rPr>
              <w:t>:</w:t>
            </w:r>
          </w:p>
          <w:p w14:paraId="00434FD0" w14:textId="77777777" w:rsidR="003E36DE" w:rsidRPr="00F073C2" w:rsidRDefault="003E36DE" w:rsidP="003E36DE">
            <w:pPr>
              <w:pStyle w:val="Encabezado"/>
              <w:rPr>
                <w:noProof/>
                <w:sz w:val="20"/>
                <w:lang w:eastAsia="es-BO"/>
              </w:rPr>
            </w:pPr>
          </w:p>
          <w:p w14:paraId="1DB18EAB" w14:textId="77777777" w:rsidR="003E36DE" w:rsidRPr="00F073C2" w:rsidRDefault="003E36DE" w:rsidP="003E36DE">
            <w:pPr>
              <w:widowControl w:val="0"/>
              <w:suppressAutoHyphens/>
              <w:spacing w:after="120"/>
              <w:rPr>
                <w:sz w:val="20"/>
                <w:szCs w:val="24"/>
                <w:lang w:eastAsia="es-BO"/>
              </w:rPr>
            </w:pPr>
          </w:p>
        </w:tc>
      </w:tr>
    </w:tbl>
    <w:p w14:paraId="0255509A" w14:textId="77777777" w:rsidR="007250D1" w:rsidRPr="00F073C2" w:rsidRDefault="007250D1" w:rsidP="007250D1">
      <w:pPr>
        <w:rPr>
          <w:b/>
          <w:noProof/>
          <w:lang w:eastAsia="es-BO"/>
        </w:rPr>
      </w:pPr>
      <w:r w:rsidRPr="00F073C2">
        <w:rPr>
          <w:b/>
          <w:noProof/>
          <w:lang w:eastAsia="es-BO"/>
        </w:rPr>
        <w:lastRenderedPageBreak/>
        <w:t xml:space="preserve"> </w:t>
      </w:r>
    </w:p>
    <w:p w14:paraId="1E01CA63" w14:textId="77777777" w:rsidR="007250D1" w:rsidRPr="00F073C2" w:rsidRDefault="007250D1" w:rsidP="007250D1">
      <w:pPr>
        <w:jc w:val="center"/>
        <w:rPr>
          <w:b/>
          <w:szCs w:val="24"/>
        </w:rPr>
      </w:pPr>
      <w:r w:rsidRPr="00F073C2">
        <w:rPr>
          <w:b/>
          <w:szCs w:val="24"/>
        </w:rPr>
        <w:t>INSTRUCTIVO DE LLENADO</w:t>
      </w:r>
    </w:p>
    <w:p w14:paraId="45BDF269" w14:textId="77777777" w:rsidR="007250D1" w:rsidRPr="00F073C2" w:rsidRDefault="007250D1" w:rsidP="007250D1">
      <w:pPr>
        <w:jc w:val="center"/>
        <w:rPr>
          <w:b/>
          <w:szCs w:val="24"/>
        </w:rPr>
      </w:pPr>
      <w:r w:rsidRPr="00F073C2">
        <w:rPr>
          <w:b/>
          <w:szCs w:val="24"/>
        </w:rPr>
        <w:t>R-425</w:t>
      </w:r>
    </w:p>
    <w:p w14:paraId="23098AB3" w14:textId="77777777" w:rsidR="007250D1" w:rsidRPr="00F073C2" w:rsidRDefault="007250D1" w:rsidP="007250D1">
      <w:pPr>
        <w:jc w:val="center"/>
        <w:rPr>
          <w:b/>
          <w:szCs w:val="24"/>
        </w:rPr>
      </w:pPr>
      <w:r w:rsidRPr="00F073C2">
        <w:rPr>
          <w:b/>
          <w:szCs w:val="24"/>
        </w:rPr>
        <w:t>REGISTRO</w:t>
      </w:r>
    </w:p>
    <w:p w14:paraId="401AC5BA" w14:textId="0A721BEE" w:rsidR="007250D1" w:rsidRPr="00F073C2" w:rsidRDefault="007250D1" w:rsidP="007250D1">
      <w:pPr>
        <w:jc w:val="center"/>
        <w:rPr>
          <w:b/>
          <w:szCs w:val="24"/>
        </w:rPr>
      </w:pPr>
      <w:r w:rsidRPr="00F073C2">
        <w:rPr>
          <w:b/>
          <w:szCs w:val="24"/>
        </w:rPr>
        <w:t>REQUERIMIENTOS FUNCIONALES VUCE</w:t>
      </w:r>
    </w:p>
    <w:p w14:paraId="5E203C19" w14:textId="77777777" w:rsidR="007250D1" w:rsidRPr="00F073C2" w:rsidRDefault="007250D1" w:rsidP="007250D1">
      <w:pPr>
        <w:rPr>
          <w:b/>
          <w:szCs w:val="24"/>
        </w:rPr>
      </w:pPr>
    </w:p>
    <w:p w14:paraId="15AE6885" w14:textId="77777777" w:rsidR="007250D1" w:rsidRPr="00F073C2" w:rsidRDefault="007250D1" w:rsidP="007250D1">
      <w:pPr>
        <w:rPr>
          <w:b/>
          <w:szCs w:val="24"/>
        </w:rPr>
      </w:pPr>
      <w:r w:rsidRPr="00F073C2">
        <w:rPr>
          <w:b/>
          <w:szCs w:val="24"/>
        </w:rPr>
        <w:t>1. DATOS DEL REQUERIMIENTO</w:t>
      </w:r>
    </w:p>
    <w:p w14:paraId="5EEC7D32" w14:textId="77777777" w:rsidR="007250D1" w:rsidRPr="00F073C2" w:rsidRDefault="007250D1" w:rsidP="007250D1">
      <w:pPr>
        <w:rPr>
          <w:b/>
          <w:szCs w:val="24"/>
        </w:rPr>
      </w:pPr>
    </w:p>
    <w:p w14:paraId="318BE0EC" w14:textId="77777777" w:rsidR="007250D1" w:rsidRPr="00F073C2" w:rsidRDefault="007250D1" w:rsidP="007250D1">
      <w:pPr>
        <w:rPr>
          <w:b/>
          <w:szCs w:val="24"/>
        </w:rPr>
      </w:pPr>
      <w:r w:rsidRPr="00F073C2">
        <w:rPr>
          <w:b/>
          <w:szCs w:val="24"/>
        </w:rPr>
        <w:t xml:space="preserve">Entidad: </w:t>
      </w:r>
      <w:r w:rsidRPr="00F073C2">
        <w:rPr>
          <w:szCs w:val="24"/>
        </w:rPr>
        <w:t>Registrar la denominación de la Entidad Emisora (Ejemplo: IBMETRO).</w:t>
      </w:r>
    </w:p>
    <w:p w14:paraId="5E409DF1" w14:textId="77777777" w:rsidR="007250D1" w:rsidRPr="00F073C2" w:rsidRDefault="007250D1" w:rsidP="007250D1">
      <w:pPr>
        <w:rPr>
          <w:b/>
          <w:szCs w:val="24"/>
        </w:rPr>
      </w:pPr>
      <w:r w:rsidRPr="00F073C2">
        <w:rPr>
          <w:b/>
          <w:szCs w:val="24"/>
        </w:rPr>
        <w:t xml:space="preserve">Gerencia o Unidad Responsable: </w:t>
      </w:r>
      <w:r w:rsidRPr="00F073C2">
        <w:rPr>
          <w:szCs w:val="24"/>
        </w:rPr>
        <w:t>Registrar la denominación de la Gerencia o Unidad Responsable de la Entidad Emisora autorizada para solicitar funcionalidades y adecuaciones en el sistema de la VUCE.</w:t>
      </w:r>
    </w:p>
    <w:p w14:paraId="6FF80914" w14:textId="77777777" w:rsidR="007250D1" w:rsidRPr="00F073C2" w:rsidRDefault="007250D1" w:rsidP="007250D1">
      <w:pPr>
        <w:rPr>
          <w:szCs w:val="24"/>
        </w:rPr>
      </w:pPr>
      <w:r w:rsidRPr="00F073C2">
        <w:rPr>
          <w:b/>
          <w:szCs w:val="24"/>
        </w:rPr>
        <w:t xml:space="preserve">Servidores Públicos Responsables: </w:t>
      </w:r>
      <w:r w:rsidRPr="00F073C2">
        <w:rPr>
          <w:szCs w:val="24"/>
        </w:rPr>
        <w:t>Especificar el nombre de los servidores públicos autorizados para elaborar los requerimientos funcionales en el sistema de la VUCE.</w:t>
      </w:r>
    </w:p>
    <w:p w14:paraId="19813F00" w14:textId="4BA25050" w:rsidR="007250D1" w:rsidRPr="00F073C2" w:rsidRDefault="007250D1" w:rsidP="007250D1">
      <w:pPr>
        <w:rPr>
          <w:szCs w:val="24"/>
        </w:rPr>
      </w:pPr>
      <w:r w:rsidRPr="00F073C2">
        <w:rPr>
          <w:b/>
          <w:szCs w:val="24"/>
        </w:rPr>
        <w:t>Sistema</w:t>
      </w:r>
      <w:r w:rsidR="00272272" w:rsidRPr="00F073C2">
        <w:rPr>
          <w:b/>
          <w:szCs w:val="24"/>
        </w:rPr>
        <w:t xml:space="preserve"> VUCE</w:t>
      </w:r>
      <w:r w:rsidRPr="00F073C2">
        <w:rPr>
          <w:b/>
          <w:szCs w:val="24"/>
        </w:rPr>
        <w:t xml:space="preserve">: </w:t>
      </w:r>
      <w:r w:rsidRPr="00F073C2">
        <w:rPr>
          <w:szCs w:val="24"/>
        </w:rPr>
        <w:t>Datos del sistema o módulo a ser modificado.</w:t>
      </w:r>
    </w:p>
    <w:p w14:paraId="0E5AAADC" w14:textId="77777777" w:rsidR="007250D1" w:rsidRPr="00F073C2" w:rsidRDefault="007250D1" w:rsidP="007250D1">
      <w:pPr>
        <w:rPr>
          <w:b/>
          <w:szCs w:val="24"/>
        </w:rPr>
      </w:pPr>
      <w:r w:rsidRPr="00F073C2">
        <w:rPr>
          <w:b/>
          <w:szCs w:val="24"/>
        </w:rPr>
        <w:t xml:space="preserve">Fecha de emisión: </w:t>
      </w:r>
      <w:r w:rsidRPr="00F073C2">
        <w:rPr>
          <w:szCs w:val="24"/>
        </w:rPr>
        <w:t>Registrar la fecha de emisión del Registro.</w:t>
      </w:r>
    </w:p>
    <w:p w14:paraId="475974D1" w14:textId="77777777" w:rsidR="007250D1" w:rsidRPr="00F073C2" w:rsidRDefault="007250D1" w:rsidP="007250D1">
      <w:pPr>
        <w:rPr>
          <w:b/>
          <w:szCs w:val="24"/>
        </w:rPr>
      </w:pPr>
    </w:p>
    <w:p w14:paraId="4DE346EC" w14:textId="77777777" w:rsidR="007250D1" w:rsidRPr="00F073C2" w:rsidRDefault="007250D1" w:rsidP="007250D1">
      <w:pPr>
        <w:rPr>
          <w:b/>
          <w:szCs w:val="24"/>
        </w:rPr>
      </w:pPr>
      <w:r w:rsidRPr="00F073C2">
        <w:rPr>
          <w:b/>
          <w:szCs w:val="24"/>
        </w:rPr>
        <w:t>2. CARACTERÍSTICAS DEL REQUERIMIENTO</w:t>
      </w:r>
    </w:p>
    <w:p w14:paraId="2324B323" w14:textId="77777777" w:rsidR="007250D1" w:rsidRPr="00F073C2" w:rsidRDefault="007250D1" w:rsidP="007250D1">
      <w:pPr>
        <w:rPr>
          <w:szCs w:val="24"/>
        </w:rPr>
      </w:pPr>
    </w:p>
    <w:p w14:paraId="51F912AA" w14:textId="77777777" w:rsidR="007250D1" w:rsidRPr="00F073C2" w:rsidRDefault="007250D1" w:rsidP="007250D1">
      <w:pPr>
        <w:rPr>
          <w:szCs w:val="24"/>
        </w:rPr>
      </w:pPr>
      <w:r w:rsidRPr="00F073C2">
        <w:rPr>
          <w:szCs w:val="24"/>
        </w:rPr>
        <w:t>Detalle y especificaciones del requerimiento a ser desarrollado.</w:t>
      </w:r>
    </w:p>
    <w:p w14:paraId="5B4DF280" w14:textId="77777777" w:rsidR="007250D1" w:rsidRPr="00F073C2" w:rsidRDefault="007250D1" w:rsidP="007250D1">
      <w:pPr>
        <w:rPr>
          <w:b/>
          <w:szCs w:val="24"/>
        </w:rPr>
      </w:pPr>
    </w:p>
    <w:p w14:paraId="585D042C" w14:textId="2CEFE4BB" w:rsidR="007250D1" w:rsidRPr="00F073C2" w:rsidRDefault="007250D1" w:rsidP="007250D1">
      <w:pPr>
        <w:rPr>
          <w:b/>
          <w:szCs w:val="24"/>
        </w:rPr>
      </w:pPr>
      <w:r w:rsidRPr="00F073C2">
        <w:rPr>
          <w:b/>
          <w:szCs w:val="24"/>
        </w:rPr>
        <w:t>3. RESPALDO</w:t>
      </w:r>
      <w:r w:rsidR="00272272" w:rsidRPr="00F073C2">
        <w:rPr>
          <w:b/>
          <w:szCs w:val="24"/>
        </w:rPr>
        <w:t>/JUSTIFICACIÓN</w:t>
      </w:r>
      <w:r w:rsidRPr="00F073C2">
        <w:rPr>
          <w:b/>
          <w:szCs w:val="24"/>
        </w:rPr>
        <w:t xml:space="preserve"> DEL REQUERIMIENTO</w:t>
      </w:r>
    </w:p>
    <w:p w14:paraId="0375E680" w14:textId="77777777" w:rsidR="007250D1" w:rsidRPr="00F073C2" w:rsidRDefault="007250D1" w:rsidP="007250D1">
      <w:pPr>
        <w:rPr>
          <w:szCs w:val="24"/>
        </w:rPr>
      </w:pPr>
    </w:p>
    <w:p w14:paraId="5D188029" w14:textId="0A26A158" w:rsidR="007250D1" w:rsidRPr="00DE605E" w:rsidRDefault="007250D1">
      <w:pPr>
        <w:rPr>
          <w:b/>
          <w:szCs w:val="24"/>
        </w:rPr>
      </w:pPr>
      <w:r w:rsidRPr="00F073C2">
        <w:rPr>
          <w:szCs w:val="24"/>
        </w:rPr>
        <w:t>Nombre o número del documento o normativa se sustenta el requerimiento</w:t>
      </w:r>
      <w:r w:rsidR="000A5E86">
        <w:rPr>
          <w:szCs w:val="24"/>
        </w:rPr>
        <w:t>,</w:t>
      </w:r>
      <w:r w:rsidR="00335CD6" w:rsidRPr="00DE605E">
        <w:rPr>
          <w:szCs w:val="24"/>
        </w:rPr>
        <w:t xml:space="preserve"> debiendo adjuntar el Diagrama de Actividades, el Diagrama de Estados y </w:t>
      </w:r>
      <w:r w:rsidR="00320FCB" w:rsidRPr="00DE605E">
        <w:rPr>
          <w:szCs w:val="24"/>
        </w:rPr>
        <w:t>el</w:t>
      </w:r>
      <w:r w:rsidR="00335CD6" w:rsidRPr="00F073C2">
        <w:rPr>
          <w:szCs w:val="24"/>
        </w:rPr>
        <w:t xml:space="preserve"> D</w:t>
      </w:r>
      <w:r w:rsidR="00320FCB" w:rsidRPr="00DE605E">
        <w:rPr>
          <w:szCs w:val="24"/>
        </w:rPr>
        <w:t>iccionario</w:t>
      </w:r>
      <w:r w:rsidR="00335CD6" w:rsidRPr="00F073C2">
        <w:rPr>
          <w:szCs w:val="24"/>
        </w:rPr>
        <w:t xml:space="preserve"> de datos de la solicitud. C</w:t>
      </w:r>
      <w:r w:rsidR="00272272" w:rsidRPr="00DE605E">
        <w:rPr>
          <w:szCs w:val="24"/>
        </w:rPr>
        <w:t xml:space="preserve">uando se trate de una complementación y/o modificación al requerimiento inicial </w:t>
      </w:r>
      <w:r w:rsidR="00335CD6" w:rsidRPr="00DE605E">
        <w:rPr>
          <w:szCs w:val="24"/>
        </w:rPr>
        <w:t xml:space="preserve">deberá </w:t>
      </w:r>
      <w:r w:rsidR="00272272" w:rsidRPr="00DE605E">
        <w:rPr>
          <w:szCs w:val="24"/>
        </w:rPr>
        <w:t>señalar los motivos de la solicitud</w:t>
      </w:r>
      <w:r w:rsidR="00320FCB" w:rsidRPr="00DE605E">
        <w:rPr>
          <w:szCs w:val="24"/>
        </w:rPr>
        <w:t>.</w:t>
      </w:r>
      <w:r w:rsidR="00335CD6" w:rsidRPr="00DE605E">
        <w:rPr>
          <w:szCs w:val="24"/>
        </w:rPr>
        <w:t xml:space="preserve"> </w:t>
      </w:r>
    </w:p>
    <w:p w14:paraId="0FF97F90" w14:textId="77777777" w:rsidR="007250D1" w:rsidRPr="00F073C2" w:rsidRDefault="007250D1" w:rsidP="007250D1">
      <w:pPr>
        <w:jc w:val="center"/>
        <w:rPr>
          <w:b/>
          <w:szCs w:val="24"/>
        </w:rPr>
      </w:pPr>
    </w:p>
    <w:p w14:paraId="719F628B" w14:textId="77777777" w:rsidR="007250D1" w:rsidRPr="00F073C2" w:rsidRDefault="007250D1" w:rsidP="007250D1">
      <w:pPr>
        <w:rPr>
          <w:b/>
          <w:szCs w:val="24"/>
        </w:rPr>
      </w:pPr>
      <w:r w:rsidRPr="00F073C2">
        <w:rPr>
          <w:b/>
          <w:szCs w:val="24"/>
        </w:rPr>
        <w:t>4. FIRMA Y SELLOS.</w:t>
      </w:r>
    </w:p>
    <w:p w14:paraId="0A946749" w14:textId="77777777" w:rsidR="007250D1" w:rsidRPr="00F073C2" w:rsidRDefault="007250D1" w:rsidP="007250D1">
      <w:pPr>
        <w:rPr>
          <w:szCs w:val="24"/>
        </w:rPr>
      </w:pPr>
    </w:p>
    <w:p w14:paraId="7A4B0780" w14:textId="0708646B" w:rsidR="007250D1" w:rsidRPr="00F073C2" w:rsidRDefault="007250D1" w:rsidP="007250D1">
      <w:pPr>
        <w:rPr>
          <w:szCs w:val="24"/>
        </w:rPr>
      </w:pPr>
      <w:r w:rsidRPr="00F073C2">
        <w:rPr>
          <w:szCs w:val="24"/>
        </w:rPr>
        <w:t xml:space="preserve">Debe ser suscrito por el personal de la Entidad </w:t>
      </w:r>
      <w:r w:rsidR="0003728C">
        <w:rPr>
          <w:szCs w:val="24"/>
        </w:rPr>
        <w:t xml:space="preserve">Pública </w:t>
      </w:r>
      <w:r w:rsidRPr="00F073C2">
        <w:rPr>
          <w:szCs w:val="24"/>
        </w:rPr>
        <w:t xml:space="preserve">Emisora que elaboró y autorizó la propuesta de </w:t>
      </w:r>
      <w:r w:rsidR="000A5E86">
        <w:rPr>
          <w:szCs w:val="24"/>
        </w:rPr>
        <w:t xml:space="preserve">adecuaciones informáticas </w:t>
      </w:r>
      <w:r w:rsidRPr="00F073C2">
        <w:rPr>
          <w:szCs w:val="24"/>
        </w:rPr>
        <w:t>en el sistema</w:t>
      </w:r>
      <w:r w:rsidR="000A5E86">
        <w:rPr>
          <w:szCs w:val="24"/>
        </w:rPr>
        <w:t xml:space="preserve"> de la VUCE</w:t>
      </w:r>
      <w:r w:rsidRPr="00F073C2">
        <w:rPr>
          <w:szCs w:val="24"/>
        </w:rPr>
        <w:t>.</w:t>
      </w:r>
      <w:r w:rsidRPr="00F073C2">
        <w:rPr>
          <w:b/>
          <w:szCs w:val="24"/>
        </w:rPr>
        <w:t xml:space="preserve"> </w:t>
      </w:r>
    </w:p>
    <w:p w14:paraId="2B6BAB3E" w14:textId="77777777" w:rsidR="007250D1" w:rsidRPr="00F073C2" w:rsidRDefault="007250D1" w:rsidP="007250D1">
      <w:pPr>
        <w:rPr>
          <w:szCs w:val="24"/>
        </w:rPr>
      </w:pPr>
    </w:p>
    <w:p w14:paraId="5C95392C" w14:textId="77777777" w:rsidR="007250D1" w:rsidRPr="00F073C2" w:rsidRDefault="007250D1" w:rsidP="007250D1">
      <w:pPr>
        <w:rPr>
          <w:b/>
          <w:szCs w:val="24"/>
        </w:rPr>
      </w:pPr>
    </w:p>
    <w:p w14:paraId="63BF2A0B" w14:textId="77777777" w:rsidR="007250D1" w:rsidRPr="00F073C2" w:rsidRDefault="007250D1" w:rsidP="007250D1"/>
    <w:p w14:paraId="37BCD8C4" w14:textId="77777777" w:rsidR="007250D1" w:rsidRPr="00F073C2" w:rsidRDefault="007250D1" w:rsidP="007250D1"/>
    <w:p w14:paraId="62D498D7" w14:textId="77777777" w:rsidR="007250D1" w:rsidRDefault="007250D1" w:rsidP="007250D1"/>
    <w:p w14:paraId="15E161BE" w14:textId="77777777" w:rsidR="004760CC" w:rsidRPr="00F073C2" w:rsidRDefault="004760CC" w:rsidP="007250D1"/>
    <w:p w14:paraId="32F38B2A" w14:textId="77777777" w:rsidR="00E44E52" w:rsidRPr="00F073C2" w:rsidRDefault="00E44E52"/>
    <w:p w14:paraId="15F3B146" w14:textId="77777777" w:rsidR="005C373F" w:rsidRPr="00F073C2" w:rsidRDefault="005C373F" w:rsidP="005C373F">
      <w:pPr>
        <w:pStyle w:val="Ttulo1"/>
        <w:rPr>
          <w:szCs w:val="24"/>
        </w:rPr>
      </w:pPr>
      <w:bookmarkStart w:id="9449" w:name="_Toc206684735"/>
      <w:bookmarkStart w:id="9450" w:name="_Toc178012994"/>
      <w:bookmarkStart w:id="9451" w:name="_Toc197893838"/>
      <w:r w:rsidRPr="00F073C2">
        <w:rPr>
          <w:szCs w:val="24"/>
        </w:rPr>
        <w:t>ANEXO 6</w:t>
      </w:r>
      <w:bookmarkEnd w:id="9449"/>
    </w:p>
    <w:p w14:paraId="1471B3C3" w14:textId="0C431462" w:rsidR="00B5615F" w:rsidRPr="00607E0A" w:rsidRDefault="00B5615F" w:rsidP="00DE605E">
      <w:pPr>
        <w:jc w:val="center"/>
      </w:pPr>
      <w:r w:rsidRPr="00F073C2">
        <w:rPr>
          <w:b/>
        </w:rPr>
        <w:t>R-</w:t>
      </w:r>
      <w:r w:rsidR="009173B2">
        <w:rPr>
          <w:b/>
        </w:rPr>
        <w:t>711</w:t>
      </w:r>
    </w:p>
    <w:p w14:paraId="622029A3" w14:textId="0E3E5C97" w:rsidR="005C373F" w:rsidRPr="00F073C2" w:rsidRDefault="00355495" w:rsidP="00DE605E">
      <w:pPr>
        <w:pStyle w:val="Titulo"/>
      </w:pPr>
      <w:bookmarkStart w:id="9452" w:name="_Toc206684736"/>
      <w:r w:rsidRPr="009F42F5">
        <w:t>REGISTRO</w:t>
      </w:r>
      <w:r w:rsidR="00F073C2" w:rsidRPr="009F42F5">
        <w:t xml:space="preserve"> </w:t>
      </w:r>
      <w:r w:rsidR="001776F7" w:rsidRPr="009F42F5">
        <w:t>DE</w:t>
      </w:r>
      <w:r w:rsidR="001776F7" w:rsidRPr="00DE605E">
        <w:t xml:space="preserve"> PROGRAMACIÓN DE ACTIVIDADES PARA EL DESARROLLO FUNCIONAL</w:t>
      </w:r>
      <w:bookmarkEnd w:id="9452"/>
      <w:r w:rsidR="001776F7" w:rsidRPr="00DE605E" w:rsidDel="00355495">
        <w:t xml:space="preserve"> </w:t>
      </w:r>
    </w:p>
    <w:p w14:paraId="02E02F38" w14:textId="77777777" w:rsidR="00355495" w:rsidRPr="00F073C2" w:rsidRDefault="00355495" w:rsidP="00355495">
      <w:pPr>
        <w:jc w:val="center"/>
        <w:rPr>
          <w:b/>
          <w:szCs w:val="24"/>
        </w:rPr>
      </w:pP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42"/>
        <w:gridCol w:w="1021"/>
        <w:gridCol w:w="113"/>
        <w:gridCol w:w="1276"/>
        <w:gridCol w:w="141"/>
        <w:gridCol w:w="1418"/>
        <w:gridCol w:w="329"/>
        <w:gridCol w:w="380"/>
        <w:gridCol w:w="544"/>
        <w:gridCol w:w="291"/>
        <w:gridCol w:w="1291"/>
      </w:tblGrid>
      <w:tr w:rsidR="00355495" w:rsidRPr="00F073C2" w14:paraId="72470360" w14:textId="77777777" w:rsidTr="00080F81">
        <w:trPr>
          <w:trHeight w:val="199"/>
        </w:trPr>
        <w:tc>
          <w:tcPr>
            <w:tcW w:w="2410" w:type="dxa"/>
            <w:vMerge w:val="restart"/>
            <w:shd w:val="clear" w:color="auto" w:fill="auto"/>
          </w:tcPr>
          <w:p w14:paraId="6D80257F" w14:textId="77777777" w:rsidR="00355495" w:rsidRPr="00DE605E" w:rsidRDefault="00355495" w:rsidP="008F3FB0">
            <w:pPr>
              <w:tabs>
                <w:tab w:val="center" w:pos="4252"/>
                <w:tab w:val="right" w:pos="8504"/>
              </w:tabs>
            </w:pPr>
            <w:r w:rsidRPr="00DE605E">
              <w:rPr>
                <w:noProof/>
                <w:lang w:val="es-BO" w:eastAsia="es-BO"/>
              </w:rPr>
              <w:drawing>
                <wp:anchor distT="0" distB="0" distL="114300" distR="114300" simplePos="0" relativeHeight="251670528" behindDoc="1" locked="0" layoutInCell="1" allowOverlap="1" wp14:anchorId="66D2EAA5" wp14:editId="44809A0D">
                  <wp:simplePos x="0" y="0"/>
                  <wp:positionH relativeFrom="column">
                    <wp:posOffset>-18415</wp:posOffset>
                  </wp:positionH>
                  <wp:positionV relativeFrom="paragraph">
                    <wp:posOffset>59055</wp:posOffset>
                  </wp:positionV>
                  <wp:extent cx="1302385" cy="401955"/>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02385" cy="40195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440" w:type="dxa"/>
            <w:gridSpan w:val="7"/>
            <w:vMerge w:val="restart"/>
            <w:shd w:val="clear" w:color="auto" w:fill="auto"/>
            <w:vAlign w:val="center"/>
          </w:tcPr>
          <w:p w14:paraId="682B7525" w14:textId="77777777" w:rsidR="00355495" w:rsidRPr="00DE605E" w:rsidRDefault="00355495" w:rsidP="008F3FB0">
            <w:pPr>
              <w:tabs>
                <w:tab w:val="center" w:pos="4252"/>
                <w:tab w:val="right" w:pos="8504"/>
              </w:tabs>
              <w:jc w:val="center"/>
            </w:pPr>
            <w:r w:rsidRPr="00DE605E">
              <w:rPr>
                <w:b/>
              </w:rPr>
              <w:t>REGISTRO</w:t>
            </w:r>
          </w:p>
          <w:p w14:paraId="6639EE85" w14:textId="4B66F77A" w:rsidR="00355495" w:rsidRPr="00DE605E" w:rsidRDefault="001776F7" w:rsidP="008F3FB0">
            <w:pPr>
              <w:jc w:val="center"/>
              <w:rPr>
                <w:rFonts w:cs="Arial"/>
                <w:b/>
                <w:bCs/>
                <w:spacing w:val="-12"/>
                <w:sz w:val="22"/>
              </w:rPr>
            </w:pPr>
            <w:r w:rsidRPr="00F073C2">
              <w:rPr>
                <w:b/>
              </w:rPr>
              <w:t>DE PROGRAMACIÓN DE ACTIVIDADES PARA EL DESARROLLO FUNCIONAL</w:t>
            </w:r>
          </w:p>
        </w:tc>
        <w:tc>
          <w:tcPr>
            <w:tcW w:w="2506" w:type="dxa"/>
            <w:gridSpan w:val="4"/>
            <w:shd w:val="clear" w:color="auto" w:fill="D9D9D9" w:themeFill="background1" w:themeFillShade="D9"/>
            <w:vAlign w:val="center"/>
          </w:tcPr>
          <w:p w14:paraId="57805B9A" w14:textId="77777777" w:rsidR="00355495" w:rsidRPr="00080F81" w:rsidRDefault="00355495" w:rsidP="008F3FB0">
            <w:pPr>
              <w:shd w:val="clear" w:color="auto" w:fill="FFFFFF"/>
              <w:tabs>
                <w:tab w:val="center" w:pos="4252"/>
                <w:tab w:val="right" w:pos="8504"/>
              </w:tabs>
              <w:jc w:val="center"/>
              <w:rPr>
                <w:b/>
                <w:sz w:val="14"/>
                <w:szCs w:val="14"/>
              </w:rPr>
            </w:pPr>
            <w:r w:rsidRPr="00080F81">
              <w:rPr>
                <w:b/>
                <w:sz w:val="14"/>
                <w:szCs w:val="14"/>
              </w:rPr>
              <w:t>Código</w:t>
            </w:r>
          </w:p>
        </w:tc>
      </w:tr>
      <w:tr w:rsidR="00355495" w:rsidRPr="00F073C2" w14:paraId="75746A0C" w14:textId="77777777" w:rsidTr="008F3FB0">
        <w:trPr>
          <w:trHeight w:val="199"/>
        </w:trPr>
        <w:tc>
          <w:tcPr>
            <w:tcW w:w="2410" w:type="dxa"/>
            <w:vMerge/>
            <w:shd w:val="clear" w:color="auto" w:fill="auto"/>
          </w:tcPr>
          <w:p w14:paraId="29597150" w14:textId="77777777" w:rsidR="00355495" w:rsidRPr="00DE605E" w:rsidRDefault="00355495" w:rsidP="008F3FB0">
            <w:pPr>
              <w:tabs>
                <w:tab w:val="center" w:pos="4252"/>
                <w:tab w:val="right" w:pos="8504"/>
              </w:tabs>
              <w:jc w:val="center"/>
              <w:rPr>
                <w:noProof/>
                <w:lang w:eastAsia="es-BO"/>
              </w:rPr>
            </w:pPr>
          </w:p>
        </w:tc>
        <w:tc>
          <w:tcPr>
            <w:tcW w:w="4440" w:type="dxa"/>
            <w:gridSpan w:val="7"/>
            <w:vMerge/>
            <w:shd w:val="clear" w:color="auto" w:fill="auto"/>
            <w:vAlign w:val="center"/>
          </w:tcPr>
          <w:p w14:paraId="675CD237" w14:textId="77777777" w:rsidR="00355495" w:rsidRPr="00DE605E" w:rsidRDefault="00355495" w:rsidP="008F3FB0">
            <w:pPr>
              <w:tabs>
                <w:tab w:val="center" w:pos="4252"/>
                <w:tab w:val="right" w:pos="8504"/>
              </w:tabs>
              <w:jc w:val="center"/>
              <w:rPr>
                <w:b/>
              </w:rPr>
            </w:pPr>
          </w:p>
        </w:tc>
        <w:tc>
          <w:tcPr>
            <w:tcW w:w="2506" w:type="dxa"/>
            <w:gridSpan w:val="4"/>
            <w:shd w:val="clear" w:color="auto" w:fill="FFFFFF"/>
            <w:vAlign w:val="center"/>
          </w:tcPr>
          <w:p w14:paraId="6EF9851C" w14:textId="0C3F2F8B" w:rsidR="00355495" w:rsidRPr="00080F81" w:rsidRDefault="00355495" w:rsidP="00860C2D">
            <w:pPr>
              <w:shd w:val="clear" w:color="auto" w:fill="FFFFFF"/>
              <w:tabs>
                <w:tab w:val="center" w:pos="4252"/>
                <w:tab w:val="right" w:pos="8504"/>
              </w:tabs>
              <w:jc w:val="center"/>
              <w:rPr>
                <w:sz w:val="14"/>
                <w:szCs w:val="14"/>
              </w:rPr>
            </w:pPr>
            <w:r w:rsidRPr="00080F81">
              <w:rPr>
                <w:sz w:val="14"/>
                <w:szCs w:val="14"/>
              </w:rPr>
              <w:t>R-</w:t>
            </w:r>
            <w:r w:rsidR="00A149C1" w:rsidRPr="00080F81">
              <w:rPr>
                <w:sz w:val="14"/>
                <w:szCs w:val="14"/>
              </w:rPr>
              <w:t>711</w:t>
            </w:r>
          </w:p>
        </w:tc>
      </w:tr>
      <w:tr w:rsidR="00355495" w:rsidRPr="00F073C2" w14:paraId="48DCE613" w14:textId="77777777" w:rsidTr="00080F81">
        <w:trPr>
          <w:trHeight w:val="129"/>
        </w:trPr>
        <w:tc>
          <w:tcPr>
            <w:tcW w:w="2410" w:type="dxa"/>
            <w:vMerge/>
            <w:shd w:val="clear" w:color="auto" w:fill="auto"/>
          </w:tcPr>
          <w:p w14:paraId="0E153756" w14:textId="77777777" w:rsidR="00355495" w:rsidRPr="00DE605E" w:rsidRDefault="00355495" w:rsidP="008F3FB0">
            <w:pPr>
              <w:tabs>
                <w:tab w:val="center" w:pos="4252"/>
                <w:tab w:val="right" w:pos="8504"/>
              </w:tabs>
              <w:jc w:val="center"/>
              <w:rPr>
                <w:noProof/>
                <w:lang w:val="en-US" w:eastAsia="es-BO"/>
              </w:rPr>
            </w:pPr>
          </w:p>
        </w:tc>
        <w:tc>
          <w:tcPr>
            <w:tcW w:w="4440" w:type="dxa"/>
            <w:gridSpan w:val="7"/>
            <w:vMerge/>
            <w:shd w:val="clear" w:color="auto" w:fill="auto"/>
            <w:vAlign w:val="center"/>
          </w:tcPr>
          <w:p w14:paraId="5EF8A426" w14:textId="77777777" w:rsidR="00355495" w:rsidRPr="00DE605E" w:rsidRDefault="00355495" w:rsidP="008F3FB0">
            <w:pPr>
              <w:tabs>
                <w:tab w:val="center" w:pos="4252"/>
                <w:tab w:val="right" w:pos="8504"/>
              </w:tabs>
              <w:jc w:val="center"/>
              <w:rPr>
                <w:b/>
                <w:lang w:val="en-US"/>
              </w:rPr>
            </w:pPr>
          </w:p>
        </w:tc>
        <w:tc>
          <w:tcPr>
            <w:tcW w:w="1215" w:type="dxa"/>
            <w:gridSpan w:val="3"/>
            <w:shd w:val="clear" w:color="auto" w:fill="D9D9D9" w:themeFill="background1" w:themeFillShade="D9"/>
            <w:vAlign w:val="center"/>
          </w:tcPr>
          <w:p w14:paraId="03BE31B5" w14:textId="77777777" w:rsidR="00355495" w:rsidRPr="00080F81" w:rsidRDefault="00355495" w:rsidP="008F3FB0">
            <w:pPr>
              <w:tabs>
                <w:tab w:val="center" w:pos="4252"/>
                <w:tab w:val="right" w:pos="8504"/>
              </w:tabs>
              <w:jc w:val="center"/>
              <w:rPr>
                <w:b/>
                <w:sz w:val="14"/>
                <w:szCs w:val="14"/>
              </w:rPr>
            </w:pPr>
            <w:r w:rsidRPr="00080F81">
              <w:rPr>
                <w:b/>
                <w:sz w:val="14"/>
                <w:szCs w:val="14"/>
              </w:rPr>
              <w:t>Versión</w:t>
            </w:r>
          </w:p>
        </w:tc>
        <w:tc>
          <w:tcPr>
            <w:tcW w:w="1291" w:type="dxa"/>
            <w:shd w:val="clear" w:color="auto" w:fill="D9D9D9" w:themeFill="background1" w:themeFillShade="D9"/>
            <w:vAlign w:val="center"/>
          </w:tcPr>
          <w:p w14:paraId="32858F72" w14:textId="77777777" w:rsidR="00355495" w:rsidRPr="00080F81" w:rsidRDefault="00355495" w:rsidP="008F3FB0">
            <w:pPr>
              <w:tabs>
                <w:tab w:val="center" w:pos="4252"/>
                <w:tab w:val="right" w:pos="8504"/>
              </w:tabs>
              <w:ind w:left="92"/>
              <w:jc w:val="center"/>
              <w:rPr>
                <w:b/>
                <w:sz w:val="14"/>
                <w:szCs w:val="14"/>
              </w:rPr>
            </w:pPr>
            <w:r w:rsidRPr="00080F81">
              <w:rPr>
                <w:b/>
                <w:sz w:val="14"/>
                <w:szCs w:val="14"/>
              </w:rPr>
              <w:t>Página</w:t>
            </w:r>
          </w:p>
        </w:tc>
      </w:tr>
      <w:tr w:rsidR="00355495" w:rsidRPr="00F073C2" w14:paraId="3D8E7B69" w14:textId="77777777" w:rsidTr="008F3FB0">
        <w:trPr>
          <w:trHeight w:val="129"/>
        </w:trPr>
        <w:tc>
          <w:tcPr>
            <w:tcW w:w="2410" w:type="dxa"/>
            <w:vMerge/>
            <w:shd w:val="clear" w:color="auto" w:fill="auto"/>
          </w:tcPr>
          <w:p w14:paraId="5D7342B0" w14:textId="77777777" w:rsidR="00355495" w:rsidRPr="00DE605E" w:rsidRDefault="00355495" w:rsidP="008F3FB0">
            <w:pPr>
              <w:tabs>
                <w:tab w:val="center" w:pos="4252"/>
                <w:tab w:val="right" w:pos="8504"/>
              </w:tabs>
              <w:jc w:val="center"/>
              <w:rPr>
                <w:noProof/>
                <w:lang w:eastAsia="es-BO"/>
              </w:rPr>
            </w:pPr>
          </w:p>
        </w:tc>
        <w:tc>
          <w:tcPr>
            <w:tcW w:w="4440" w:type="dxa"/>
            <w:gridSpan w:val="7"/>
            <w:vMerge/>
            <w:shd w:val="clear" w:color="auto" w:fill="auto"/>
            <w:vAlign w:val="center"/>
          </w:tcPr>
          <w:p w14:paraId="29D24756" w14:textId="77777777" w:rsidR="00355495" w:rsidRPr="00DE605E" w:rsidRDefault="00355495" w:rsidP="008F3FB0">
            <w:pPr>
              <w:tabs>
                <w:tab w:val="center" w:pos="4252"/>
                <w:tab w:val="right" w:pos="8504"/>
              </w:tabs>
              <w:jc w:val="center"/>
              <w:rPr>
                <w:b/>
              </w:rPr>
            </w:pPr>
          </w:p>
        </w:tc>
        <w:tc>
          <w:tcPr>
            <w:tcW w:w="1215" w:type="dxa"/>
            <w:gridSpan w:val="3"/>
            <w:shd w:val="clear" w:color="auto" w:fill="FFFFFF"/>
            <w:vAlign w:val="center"/>
          </w:tcPr>
          <w:p w14:paraId="03076937" w14:textId="6C23F778" w:rsidR="00355495" w:rsidRPr="00080F81" w:rsidRDefault="00A149C1" w:rsidP="008F3FB0">
            <w:pPr>
              <w:tabs>
                <w:tab w:val="center" w:pos="4252"/>
                <w:tab w:val="right" w:pos="8504"/>
              </w:tabs>
              <w:jc w:val="center"/>
              <w:rPr>
                <w:sz w:val="14"/>
                <w:szCs w:val="14"/>
              </w:rPr>
            </w:pPr>
            <w:r w:rsidRPr="00080F81">
              <w:rPr>
                <w:sz w:val="14"/>
                <w:szCs w:val="14"/>
              </w:rPr>
              <w:t>2</w:t>
            </w:r>
          </w:p>
        </w:tc>
        <w:tc>
          <w:tcPr>
            <w:tcW w:w="1291" w:type="dxa"/>
            <w:shd w:val="clear" w:color="auto" w:fill="FFFFFF"/>
            <w:vAlign w:val="center"/>
          </w:tcPr>
          <w:p w14:paraId="4E5C1495" w14:textId="77777777" w:rsidR="00355495" w:rsidRPr="00080F81" w:rsidRDefault="00355495" w:rsidP="008F3FB0">
            <w:pPr>
              <w:tabs>
                <w:tab w:val="center" w:pos="4252"/>
                <w:tab w:val="right" w:pos="8504"/>
              </w:tabs>
              <w:ind w:left="205" w:hanging="161"/>
              <w:jc w:val="center"/>
              <w:rPr>
                <w:sz w:val="14"/>
                <w:szCs w:val="14"/>
              </w:rPr>
            </w:pPr>
            <w:r w:rsidRPr="00080F81">
              <w:rPr>
                <w:sz w:val="14"/>
                <w:szCs w:val="14"/>
              </w:rPr>
              <w:t xml:space="preserve"> de </w:t>
            </w:r>
          </w:p>
        </w:tc>
      </w:tr>
      <w:tr w:rsidR="00355495" w:rsidRPr="00F073C2" w14:paraId="7EF2B71C" w14:textId="77777777" w:rsidTr="008F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hRule="exact" w:val="479"/>
        </w:trPr>
        <w:tc>
          <w:tcPr>
            <w:tcW w:w="9356" w:type="dxa"/>
            <w:gridSpan w:val="12"/>
            <w:tcBorders>
              <w:top w:val="single" w:sz="4" w:space="0" w:color="auto"/>
              <w:left w:val="single" w:sz="4" w:space="0" w:color="auto"/>
              <w:right w:val="single" w:sz="4" w:space="0" w:color="auto"/>
            </w:tcBorders>
            <w:shd w:val="clear" w:color="auto" w:fill="FFFFFF"/>
            <w:vAlign w:val="center"/>
          </w:tcPr>
          <w:p w14:paraId="1E214F7A" w14:textId="77777777" w:rsidR="00355495" w:rsidRPr="00F073C2" w:rsidRDefault="00355495" w:rsidP="008F3FB0">
            <w:pPr>
              <w:ind w:left="130"/>
              <w:rPr>
                <w:sz w:val="20"/>
              </w:rPr>
            </w:pPr>
            <w:r w:rsidRPr="00F073C2">
              <w:rPr>
                <w:b/>
                <w:sz w:val="20"/>
              </w:rPr>
              <w:t>1. DATOS DEL REGISTRO</w:t>
            </w:r>
          </w:p>
        </w:tc>
      </w:tr>
      <w:tr w:rsidR="00355495" w:rsidRPr="00F073C2" w14:paraId="79B7ABF6" w14:textId="77777777" w:rsidTr="008F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hRule="exact" w:val="417"/>
        </w:trPr>
        <w:tc>
          <w:tcPr>
            <w:tcW w:w="3573" w:type="dxa"/>
            <w:gridSpan w:val="3"/>
            <w:tcBorders>
              <w:top w:val="single" w:sz="4" w:space="0" w:color="auto"/>
              <w:left w:val="single" w:sz="4" w:space="0" w:color="auto"/>
            </w:tcBorders>
            <w:shd w:val="clear" w:color="auto" w:fill="FFFFFF"/>
            <w:vAlign w:val="center"/>
          </w:tcPr>
          <w:p w14:paraId="4067AB6D" w14:textId="77777777" w:rsidR="00355495" w:rsidRPr="00F073C2" w:rsidRDefault="00355495" w:rsidP="008F3FB0">
            <w:pPr>
              <w:pStyle w:val="Prrafodelista"/>
              <w:ind w:left="132"/>
              <w:jc w:val="right"/>
              <w:rPr>
                <w:b/>
                <w:sz w:val="20"/>
              </w:rPr>
            </w:pPr>
            <w:r w:rsidRPr="00F073C2">
              <w:rPr>
                <w:b/>
                <w:sz w:val="20"/>
              </w:rPr>
              <w:t>Fecha de elaboración:</w:t>
            </w:r>
          </w:p>
        </w:tc>
        <w:tc>
          <w:tcPr>
            <w:tcW w:w="5783" w:type="dxa"/>
            <w:gridSpan w:val="9"/>
            <w:tcBorders>
              <w:top w:val="single" w:sz="4" w:space="0" w:color="auto"/>
              <w:left w:val="single" w:sz="4" w:space="0" w:color="auto"/>
              <w:right w:val="single" w:sz="4" w:space="0" w:color="auto"/>
            </w:tcBorders>
            <w:shd w:val="clear" w:color="auto" w:fill="FFFFFF"/>
            <w:vAlign w:val="center"/>
          </w:tcPr>
          <w:p w14:paraId="642850FB" w14:textId="77777777" w:rsidR="00355495" w:rsidRPr="00F073C2" w:rsidRDefault="00355495" w:rsidP="008F3FB0">
            <w:pPr>
              <w:ind w:left="130"/>
              <w:rPr>
                <w:sz w:val="20"/>
              </w:rPr>
            </w:pPr>
          </w:p>
        </w:tc>
      </w:tr>
      <w:tr w:rsidR="00355495" w:rsidRPr="00F073C2" w14:paraId="042AE28E" w14:textId="77777777" w:rsidTr="008F3FB0">
        <w:tblPrEx>
          <w:tblCellMar>
            <w:left w:w="10" w:type="dxa"/>
            <w:right w:w="10" w:type="dxa"/>
          </w:tblCellMar>
        </w:tblPrEx>
        <w:trPr>
          <w:trHeight w:hRule="exact" w:val="528"/>
        </w:trPr>
        <w:tc>
          <w:tcPr>
            <w:tcW w:w="3573" w:type="dxa"/>
            <w:gridSpan w:val="3"/>
            <w:tcBorders>
              <w:top w:val="single" w:sz="4" w:space="0" w:color="auto"/>
              <w:left w:val="single" w:sz="4" w:space="0" w:color="auto"/>
            </w:tcBorders>
            <w:shd w:val="clear" w:color="auto" w:fill="FFFFFF"/>
            <w:vAlign w:val="center"/>
          </w:tcPr>
          <w:p w14:paraId="164CE319" w14:textId="77777777" w:rsidR="00355495" w:rsidRPr="00F073C2" w:rsidRDefault="00355495" w:rsidP="008F3FB0">
            <w:pPr>
              <w:jc w:val="right"/>
              <w:rPr>
                <w:b/>
                <w:sz w:val="20"/>
              </w:rPr>
            </w:pPr>
            <w:r w:rsidRPr="00F073C2">
              <w:rPr>
                <w:b/>
                <w:sz w:val="20"/>
              </w:rPr>
              <w:t>Entidad Pública Emisora:</w:t>
            </w:r>
          </w:p>
        </w:tc>
        <w:tc>
          <w:tcPr>
            <w:tcW w:w="5783" w:type="dxa"/>
            <w:gridSpan w:val="9"/>
            <w:tcBorders>
              <w:top w:val="single" w:sz="4" w:space="0" w:color="auto"/>
              <w:left w:val="single" w:sz="4" w:space="0" w:color="auto"/>
              <w:right w:val="single" w:sz="4" w:space="0" w:color="auto"/>
            </w:tcBorders>
            <w:shd w:val="clear" w:color="auto" w:fill="FFFFFF"/>
            <w:vAlign w:val="center"/>
          </w:tcPr>
          <w:p w14:paraId="1EB0EAC2" w14:textId="77777777" w:rsidR="00355495" w:rsidRPr="00F073C2" w:rsidRDefault="00355495" w:rsidP="008F3FB0">
            <w:pPr>
              <w:rPr>
                <w:bCs/>
                <w:sz w:val="20"/>
              </w:rPr>
            </w:pPr>
          </w:p>
        </w:tc>
      </w:tr>
      <w:tr w:rsidR="00355495" w:rsidRPr="00F073C2" w14:paraId="2828FB5A" w14:textId="77777777" w:rsidTr="008F3FB0">
        <w:tblPrEx>
          <w:tblCellMar>
            <w:left w:w="10" w:type="dxa"/>
            <w:right w:w="10" w:type="dxa"/>
          </w:tblCellMar>
        </w:tblPrEx>
        <w:trPr>
          <w:trHeight w:hRule="exact" w:val="564"/>
        </w:trPr>
        <w:tc>
          <w:tcPr>
            <w:tcW w:w="3573" w:type="dxa"/>
            <w:gridSpan w:val="3"/>
            <w:tcBorders>
              <w:top w:val="single" w:sz="4" w:space="0" w:color="auto"/>
              <w:left w:val="single" w:sz="4" w:space="0" w:color="auto"/>
            </w:tcBorders>
            <w:shd w:val="clear" w:color="auto" w:fill="FFFFFF"/>
            <w:vAlign w:val="center"/>
          </w:tcPr>
          <w:p w14:paraId="7C421F66" w14:textId="77777777" w:rsidR="00355495" w:rsidRPr="00F073C2" w:rsidRDefault="00355495" w:rsidP="008F3FB0">
            <w:pPr>
              <w:jc w:val="right"/>
              <w:rPr>
                <w:b/>
                <w:sz w:val="20"/>
              </w:rPr>
            </w:pPr>
            <w:r w:rsidRPr="00F073C2">
              <w:rPr>
                <w:b/>
                <w:sz w:val="20"/>
              </w:rPr>
              <w:t>Denominación del Trámite APCO:</w:t>
            </w:r>
          </w:p>
        </w:tc>
        <w:tc>
          <w:tcPr>
            <w:tcW w:w="5783" w:type="dxa"/>
            <w:gridSpan w:val="9"/>
            <w:tcBorders>
              <w:top w:val="single" w:sz="4" w:space="0" w:color="auto"/>
              <w:left w:val="single" w:sz="4" w:space="0" w:color="auto"/>
              <w:right w:val="single" w:sz="4" w:space="0" w:color="auto"/>
            </w:tcBorders>
            <w:shd w:val="clear" w:color="auto" w:fill="FFFFFF"/>
            <w:vAlign w:val="center"/>
          </w:tcPr>
          <w:p w14:paraId="0FBB86A4" w14:textId="77777777" w:rsidR="00355495" w:rsidRPr="00F073C2" w:rsidRDefault="00355495" w:rsidP="008F3FB0">
            <w:pPr>
              <w:rPr>
                <w:bCs/>
                <w:sz w:val="20"/>
              </w:rPr>
            </w:pPr>
          </w:p>
        </w:tc>
      </w:tr>
      <w:tr w:rsidR="00355495" w:rsidRPr="00F073C2" w14:paraId="657509AE" w14:textId="77777777" w:rsidTr="008F3FB0">
        <w:tblPrEx>
          <w:tblCellMar>
            <w:left w:w="10" w:type="dxa"/>
            <w:right w:w="10" w:type="dxa"/>
          </w:tblCellMar>
        </w:tblPrEx>
        <w:trPr>
          <w:trHeight w:hRule="exact" w:val="469"/>
        </w:trPr>
        <w:tc>
          <w:tcPr>
            <w:tcW w:w="9356" w:type="dxa"/>
            <w:gridSpan w:val="12"/>
            <w:tcBorders>
              <w:top w:val="single" w:sz="4" w:space="0" w:color="auto"/>
              <w:left w:val="single" w:sz="4" w:space="0" w:color="auto"/>
              <w:right w:val="single" w:sz="4" w:space="0" w:color="auto"/>
            </w:tcBorders>
            <w:shd w:val="clear" w:color="auto" w:fill="FFFFFF"/>
            <w:vAlign w:val="center"/>
          </w:tcPr>
          <w:p w14:paraId="473F60E5" w14:textId="3A342731" w:rsidR="00355495" w:rsidRPr="00DE605E" w:rsidRDefault="0003728C" w:rsidP="00DE605E">
            <w:pPr>
              <w:ind w:left="132"/>
              <w:rPr>
                <w:bCs/>
                <w:sz w:val="20"/>
              </w:rPr>
            </w:pPr>
            <w:r>
              <w:rPr>
                <w:b/>
                <w:sz w:val="20"/>
              </w:rPr>
              <w:t xml:space="preserve">2. </w:t>
            </w:r>
            <w:r w:rsidR="00355495" w:rsidRPr="00DE605E">
              <w:rPr>
                <w:b/>
                <w:sz w:val="20"/>
              </w:rPr>
              <w:t>PERIODO DE EJECUCIÓN ESTIMADO</w:t>
            </w:r>
          </w:p>
        </w:tc>
      </w:tr>
      <w:tr w:rsidR="00355495" w:rsidRPr="00F073C2" w14:paraId="2F10572C" w14:textId="77777777" w:rsidTr="008F3FB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PrEx>
        <w:trPr>
          <w:trHeight w:hRule="exact" w:val="335"/>
        </w:trPr>
        <w:tc>
          <w:tcPr>
            <w:tcW w:w="2552" w:type="dxa"/>
            <w:gridSpan w:val="2"/>
            <w:tcBorders>
              <w:top w:val="single" w:sz="4" w:space="0" w:color="auto"/>
              <w:left w:val="single" w:sz="4" w:space="0" w:color="auto"/>
            </w:tcBorders>
            <w:shd w:val="clear" w:color="auto" w:fill="FFFFFF"/>
            <w:vAlign w:val="center"/>
          </w:tcPr>
          <w:p w14:paraId="560145E8" w14:textId="77777777" w:rsidR="00355495" w:rsidRPr="00F073C2" w:rsidRDefault="00355495" w:rsidP="008F3FB0">
            <w:pPr>
              <w:rPr>
                <w:b/>
                <w:sz w:val="20"/>
              </w:rPr>
            </w:pPr>
            <w:r w:rsidRPr="00F073C2">
              <w:rPr>
                <w:b/>
                <w:sz w:val="20"/>
              </w:rPr>
              <w:t xml:space="preserve">Fecha de Inicio </w:t>
            </w:r>
          </w:p>
        </w:tc>
        <w:tc>
          <w:tcPr>
            <w:tcW w:w="2410" w:type="dxa"/>
            <w:gridSpan w:val="3"/>
            <w:tcBorders>
              <w:top w:val="single" w:sz="4" w:space="0" w:color="auto"/>
              <w:left w:val="single" w:sz="4" w:space="0" w:color="auto"/>
              <w:right w:val="single" w:sz="4" w:space="0" w:color="auto"/>
            </w:tcBorders>
            <w:shd w:val="clear" w:color="auto" w:fill="FFFFFF"/>
            <w:vAlign w:val="center"/>
          </w:tcPr>
          <w:p w14:paraId="09E3AC20" w14:textId="77777777" w:rsidR="00355495" w:rsidRPr="00F073C2" w:rsidRDefault="00355495" w:rsidP="008F3FB0">
            <w:pPr>
              <w:rPr>
                <w:b/>
                <w:bCs/>
                <w:sz w:val="20"/>
              </w:rPr>
            </w:pPr>
          </w:p>
        </w:tc>
        <w:tc>
          <w:tcPr>
            <w:tcW w:w="2268" w:type="dxa"/>
            <w:gridSpan w:val="4"/>
            <w:tcBorders>
              <w:top w:val="single" w:sz="4" w:space="0" w:color="auto"/>
              <w:left w:val="single" w:sz="4" w:space="0" w:color="auto"/>
              <w:right w:val="single" w:sz="4" w:space="0" w:color="auto"/>
            </w:tcBorders>
            <w:shd w:val="clear" w:color="auto" w:fill="FFFFFF"/>
            <w:vAlign w:val="center"/>
          </w:tcPr>
          <w:p w14:paraId="7E4F0F1A" w14:textId="77777777" w:rsidR="00355495" w:rsidRPr="00F073C2" w:rsidRDefault="00355495" w:rsidP="008F3FB0">
            <w:pPr>
              <w:ind w:left="160"/>
              <w:jc w:val="left"/>
              <w:rPr>
                <w:b/>
                <w:bCs/>
                <w:sz w:val="20"/>
              </w:rPr>
            </w:pPr>
            <w:r w:rsidRPr="00F073C2">
              <w:rPr>
                <w:b/>
                <w:bCs/>
                <w:sz w:val="20"/>
              </w:rPr>
              <w:t>Fecha de  Conclusión</w:t>
            </w:r>
          </w:p>
        </w:tc>
        <w:tc>
          <w:tcPr>
            <w:tcW w:w="2126" w:type="dxa"/>
            <w:gridSpan w:val="3"/>
            <w:tcBorders>
              <w:top w:val="single" w:sz="4" w:space="0" w:color="auto"/>
              <w:left w:val="single" w:sz="4" w:space="0" w:color="auto"/>
              <w:right w:val="single" w:sz="4" w:space="0" w:color="auto"/>
            </w:tcBorders>
            <w:shd w:val="clear" w:color="auto" w:fill="FFFFFF"/>
            <w:vAlign w:val="center"/>
          </w:tcPr>
          <w:p w14:paraId="3A036396" w14:textId="77777777" w:rsidR="00355495" w:rsidRPr="00F073C2" w:rsidRDefault="00355495" w:rsidP="008F3FB0">
            <w:pPr>
              <w:rPr>
                <w:bCs/>
                <w:sz w:val="20"/>
              </w:rPr>
            </w:pPr>
          </w:p>
        </w:tc>
      </w:tr>
      <w:tr w:rsidR="00355495" w:rsidRPr="00F073C2" w14:paraId="3E1DCE56" w14:textId="77777777" w:rsidTr="008F3FB0">
        <w:tblPrEx>
          <w:tblCellMar>
            <w:left w:w="10" w:type="dxa"/>
            <w:right w:w="10" w:type="dxa"/>
          </w:tblCellMar>
        </w:tblPrEx>
        <w:trPr>
          <w:trHeight w:hRule="exact" w:val="326"/>
        </w:trPr>
        <w:tc>
          <w:tcPr>
            <w:tcW w:w="9356" w:type="dxa"/>
            <w:gridSpan w:val="12"/>
            <w:tcBorders>
              <w:top w:val="single" w:sz="4" w:space="0" w:color="auto"/>
              <w:left w:val="single" w:sz="4" w:space="0" w:color="auto"/>
              <w:right w:val="single" w:sz="4" w:space="0" w:color="auto"/>
            </w:tcBorders>
            <w:shd w:val="clear" w:color="auto" w:fill="FFFFFF"/>
            <w:vAlign w:val="center"/>
          </w:tcPr>
          <w:p w14:paraId="20ECF91F" w14:textId="3899147F" w:rsidR="00355495" w:rsidRPr="00DE605E" w:rsidRDefault="00355495" w:rsidP="00DE605E">
            <w:pPr>
              <w:pStyle w:val="Prrafodelista"/>
              <w:numPr>
                <w:ilvl w:val="0"/>
                <w:numId w:val="54"/>
              </w:numPr>
              <w:ind w:hanging="228"/>
              <w:rPr>
                <w:b/>
                <w:bCs/>
                <w:sz w:val="20"/>
              </w:rPr>
            </w:pPr>
            <w:r w:rsidRPr="00DE605E">
              <w:rPr>
                <w:b/>
                <w:bCs/>
                <w:sz w:val="20"/>
              </w:rPr>
              <w:t>PROGRAMACIÓN DE ACTIVIDADES DE DESARROLLO</w:t>
            </w:r>
          </w:p>
        </w:tc>
      </w:tr>
      <w:tr w:rsidR="00355495" w:rsidRPr="00F073C2" w14:paraId="4BBCB0F0" w14:textId="77777777" w:rsidTr="008F3FB0">
        <w:tblPrEx>
          <w:tblCellMar>
            <w:left w:w="10" w:type="dxa"/>
            <w:right w:w="10" w:type="dxa"/>
          </w:tblCellMar>
        </w:tblPrEx>
        <w:trPr>
          <w:trHeight w:hRule="exact" w:val="318"/>
        </w:trPr>
        <w:tc>
          <w:tcPr>
            <w:tcW w:w="3686" w:type="dxa"/>
            <w:gridSpan w:val="4"/>
            <w:vMerge w:val="restart"/>
            <w:tcBorders>
              <w:top w:val="single" w:sz="4" w:space="0" w:color="auto"/>
              <w:left w:val="single" w:sz="4" w:space="0" w:color="auto"/>
            </w:tcBorders>
            <w:shd w:val="clear" w:color="auto" w:fill="FFFFFF"/>
            <w:vAlign w:val="center"/>
          </w:tcPr>
          <w:p w14:paraId="18819C4D" w14:textId="77777777" w:rsidR="00355495" w:rsidRPr="00F073C2" w:rsidRDefault="00355495" w:rsidP="008F3FB0">
            <w:pPr>
              <w:jc w:val="center"/>
              <w:rPr>
                <w:b/>
                <w:sz w:val="20"/>
              </w:rPr>
            </w:pPr>
            <w:r w:rsidRPr="00F073C2">
              <w:rPr>
                <w:b/>
                <w:sz w:val="20"/>
              </w:rPr>
              <w:t>Descripción de la actividad</w:t>
            </w:r>
          </w:p>
        </w:tc>
        <w:tc>
          <w:tcPr>
            <w:tcW w:w="1417" w:type="dxa"/>
            <w:gridSpan w:val="2"/>
            <w:vMerge w:val="restart"/>
            <w:tcBorders>
              <w:top w:val="single" w:sz="4" w:space="0" w:color="auto"/>
              <w:left w:val="single" w:sz="4" w:space="0" w:color="auto"/>
              <w:right w:val="single" w:sz="4" w:space="0" w:color="auto"/>
            </w:tcBorders>
            <w:shd w:val="clear" w:color="auto" w:fill="FFFFFF"/>
            <w:vAlign w:val="center"/>
          </w:tcPr>
          <w:p w14:paraId="3F55EE65" w14:textId="77777777" w:rsidR="00355495" w:rsidRPr="00F073C2" w:rsidRDefault="00355495" w:rsidP="008F3FB0">
            <w:pPr>
              <w:ind w:left="130"/>
              <w:jc w:val="center"/>
              <w:rPr>
                <w:b/>
                <w:bCs/>
                <w:sz w:val="20"/>
              </w:rPr>
            </w:pPr>
            <w:r w:rsidRPr="00F073C2">
              <w:rPr>
                <w:b/>
                <w:bCs/>
                <w:sz w:val="20"/>
              </w:rPr>
              <w:t>Responsable</w:t>
            </w:r>
          </w:p>
          <w:p w14:paraId="5EA769EA" w14:textId="77777777" w:rsidR="00355495" w:rsidRPr="00F073C2" w:rsidRDefault="00355495" w:rsidP="008F3FB0">
            <w:pPr>
              <w:ind w:left="130"/>
              <w:jc w:val="center"/>
              <w:rPr>
                <w:b/>
                <w:bCs/>
                <w:sz w:val="20"/>
              </w:rPr>
            </w:pPr>
            <w:r w:rsidRPr="00F073C2">
              <w:rPr>
                <w:b/>
                <w:bCs/>
                <w:sz w:val="20"/>
              </w:rPr>
              <w:t>de ejecución</w:t>
            </w:r>
          </w:p>
        </w:tc>
        <w:tc>
          <w:tcPr>
            <w:tcW w:w="2671" w:type="dxa"/>
            <w:gridSpan w:val="4"/>
            <w:tcBorders>
              <w:top w:val="single" w:sz="4" w:space="0" w:color="auto"/>
              <w:left w:val="single" w:sz="4" w:space="0" w:color="auto"/>
              <w:right w:val="single" w:sz="4" w:space="0" w:color="auto"/>
            </w:tcBorders>
            <w:shd w:val="clear" w:color="auto" w:fill="FFFFFF"/>
            <w:vAlign w:val="center"/>
          </w:tcPr>
          <w:p w14:paraId="57970BF3" w14:textId="77777777" w:rsidR="00355495" w:rsidRPr="00F073C2" w:rsidRDefault="00355495" w:rsidP="008F3FB0">
            <w:pPr>
              <w:jc w:val="center"/>
              <w:rPr>
                <w:b/>
                <w:bCs/>
                <w:sz w:val="20"/>
              </w:rPr>
            </w:pPr>
            <w:r w:rsidRPr="00F073C2">
              <w:rPr>
                <w:b/>
                <w:bCs/>
                <w:sz w:val="20"/>
              </w:rPr>
              <w:t>Plazo</w:t>
            </w:r>
          </w:p>
        </w:tc>
        <w:tc>
          <w:tcPr>
            <w:tcW w:w="1582" w:type="dxa"/>
            <w:gridSpan w:val="2"/>
            <w:vMerge w:val="restart"/>
            <w:tcBorders>
              <w:top w:val="single" w:sz="4" w:space="0" w:color="auto"/>
              <w:left w:val="single" w:sz="4" w:space="0" w:color="auto"/>
              <w:right w:val="single" w:sz="4" w:space="0" w:color="auto"/>
            </w:tcBorders>
            <w:shd w:val="clear" w:color="auto" w:fill="FFFFFF"/>
            <w:vAlign w:val="center"/>
          </w:tcPr>
          <w:p w14:paraId="58B2503A" w14:textId="77777777" w:rsidR="00355495" w:rsidRPr="00F073C2" w:rsidRDefault="00355495" w:rsidP="008F3FB0">
            <w:pPr>
              <w:jc w:val="center"/>
              <w:rPr>
                <w:b/>
                <w:bCs/>
                <w:sz w:val="20"/>
              </w:rPr>
            </w:pPr>
            <w:r w:rsidRPr="00F073C2">
              <w:rPr>
                <w:b/>
                <w:bCs/>
                <w:sz w:val="20"/>
              </w:rPr>
              <w:t>Observaciones</w:t>
            </w:r>
          </w:p>
        </w:tc>
      </w:tr>
      <w:tr w:rsidR="00355495" w:rsidRPr="00F073C2" w14:paraId="0B602438" w14:textId="77777777" w:rsidTr="008F3FB0">
        <w:tblPrEx>
          <w:tblCellMar>
            <w:left w:w="10" w:type="dxa"/>
            <w:right w:w="10" w:type="dxa"/>
          </w:tblCellMar>
        </w:tblPrEx>
        <w:trPr>
          <w:trHeight w:hRule="exact" w:val="407"/>
        </w:trPr>
        <w:tc>
          <w:tcPr>
            <w:tcW w:w="3686" w:type="dxa"/>
            <w:gridSpan w:val="4"/>
            <w:vMerge/>
            <w:tcBorders>
              <w:left w:val="single" w:sz="4" w:space="0" w:color="auto"/>
            </w:tcBorders>
            <w:shd w:val="clear" w:color="auto" w:fill="FFFFFF"/>
            <w:vAlign w:val="center"/>
          </w:tcPr>
          <w:p w14:paraId="20DCC84C" w14:textId="77777777" w:rsidR="00355495" w:rsidRPr="00F073C2" w:rsidRDefault="00355495" w:rsidP="008F3FB0">
            <w:pPr>
              <w:jc w:val="center"/>
              <w:rPr>
                <w:b/>
                <w:sz w:val="20"/>
              </w:rPr>
            </w:pPr>
          </w:p>
        </w:tc>
        <w:tc>
          <w:tcPr>
            <w:tcW w:w="1417" w:type="dxa"/>
            <w:gridSpan w:val="2"/>
            <w:vMerge/>
            <w:tcBorders>
              <w:left w:val="single" w:sz="4" w:space="0" w:color="auto"/>
              <w:right w:val="single" w:sz="4" w:space="0" w:color="auto"/>
            </w:tcBorders>
            <w:shd w:val="clear" w:color="auto" w:fill="FFFFFF"/>
            <w:vAlign w:val="center"/>
          </w:tcPr>
          <w:p w14:paraId="50FCCEAB" w14:textId="77777777" w:rsidR="00355495" w:rsidRPr="00F073C2" w:rsidRDefault="00355495" w:rsidP="008F3FB0">
            <w:pPr>
              <w:ind w:left="130"/>
              <w:jc w:val="center"/>
              <w:rPr>
                <w:b/>
                <w:bCs/>
                <w:sz w:val="20"/>
              </w:rPr>
            </w:pPr>
          </w:p>
        </w:tc>
        <w:tc>
          <w:tcPr>
            <w:tcW w:w="1418" w:type="dxa"/>
            <w:tcBorders>
              <w:top w:val="single" w:sz="4" w:space="0" w:color="auto"/>
              <w:left w:val="single" w:sz="4" w:space="0" w:color="auto"/>
              <w:right w:val="single" w:sz="4" w:space="0" w:color="auto"/>
            </w:tcBorders>
            <w:shd w:val="clear" w:color="auto" w:fill="FFFFFF"/>
            <w:vAlign w:val="center"/>
          </w:tcPr>
          <w:p w14:paraId="0D9165C5" w14:textId="77777777" w:rsidR="00355495" w:rsidRPr="00F073C2" w:rsidRDefault="00355495" w:rsidP="008F3FB0">
            <w:pPr>
              <w:jc w:val="center"/>
              <w:rPr>
                <w:b/>
                <w:bCs/>
                <w:sz w:val="20"/>
              </w:rPr>
            </w:pPr>
            <w:r w:rsidRPr="00F073C2">
              <w:rPr>
                <w:b/>
                <w:bCs/>
                <w:sz w:val="20"/>
              </w:rPr>
              <w:t>Inicio</w:t>
            </w:r>
          </w:p>
          <w:p w14:paraId="1DF9DC68" w14:textId="77777777" w:rsidR="00355495" w:rsidRPr="00F073C2" w:rsidRDefault="00355495" w:rsidP="008F3FB0">
            <w:pPr>
              <w:jc w:val="center"/>
              <w:rPr>
                <w:b/>
                <w:bCs/>
                <w:sz w:val="20"/>
              </w:rPr>
            </w:pPr>
          </w:p>
          <w:p w14:paraId="15895135" w14:textId="77777777" w:rsidR="00355495" w:rsidRPr="00F073C2" w:rsidRDefault="00355495" w:rsidP="008F3FB0">
            <w:pPr>
              <w:jc w:val="center"/>
              <w:rPr>
                <w:b/>
                <w:bCs/>
                <w:sz w:val="20"/>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4FFD2669" w14:textId="77777777" w:rsidR="00355495" w:rsidRPr="00F073C2" w:rsidRDefault="00355495" w:rsidP="008F3FB0">
            <w:pPr>
              <w:jc w:val="center"/>
              <w:rPr>
                <w:bCs/>
                <w:i/>
                <w:sz w:val="20"/>
              </w:rPr>
            </w:pPr>
            <w:r w:rsidRPr="00F073C2">
              <w:rPr>
                <w:b/>
                <w:bCs/>
                <w:sz w:val="20"/>
              </w:rPr>
              <w:t>Conclusión</w:t>
            </w:r>
          </w:p>
          <w:p w14:paraId="3DB760E9" w14:textId="77777777" w:rsidR="00355495" w:rsidRPr="00F073C2" w:rsidRDefault="00355495" w:rsidP="008F3FB0">
            <w:pPr>
              <w:numPr>
                <w:ilvl w:val="0"/>
                <w:numId w:val="84"/>
              </w:numPr>
              <w:jc w:val="center"/>
              <w:rPr>
                <w:b/>
                <w:bCs/>
                <w:sz w:val="20"/>
              </w:rPr>
            </w:pPr>
            <w:r w:rsidRPr="00F073C2">
              <w:rPr>
                <w:b/>
                <w:bCs/>
                <w:sz w:val="20"/>
              </w:rPr>
              <w:t>SUJETO A MODIFICACIÓN</w:t>
            </w:r>
          </w:p>
        </w:tc>
        <w:tc>
          <w:tcPr>
            <w:tcW w:w="1582" w:type="dxa"/>
            <w:gridSpan w:val="2"/>
            <w:vMerge/>
            <w:tcBorders>
              <w:left w:val="single" w:sz="4" w:space="0" w:color="auto"/>
              <w:right w:val="single" w:sz="4" w:space="0" w:color="auto"/>
            </w:tcBorders>
            <w:shd w:val="clear" w:color="auto" w:fill="FFFFFF"/>
            <w:vAlign w:val="center"/>
          </w:tcPr>
          <w:p w14:paraId="3F0DB185" w14:textId="77777777" w:rsidR="00355495" w:rsidRPr="00F073C2" w:rsidRDefault="00355495" w:rsidP="008F3FB0">
            <w:pPr>
              <w:jc w:val="center"/>
              <w:rPr>
                <w:b/>
                <w:bCs/>
                <w:sz w:val="20"/>
              </w:rPr>
            </w:pPr>
          </w:p>
        </w:tc>
      </w:tr>
      <w:tr w:rsidR="00355495" w:rsidRPr="00F073C2" w14:paraId="18E974A2" w14:textId="77777777" w:rsidTr="008F3FB0">
        <w:tblPrEx>
          <w:tblCellMar>
            <w:left w:w="10" w:type="dxa"/>
            <w:right w:w="10" w:type="dxa"/>
          </w:tblCellMar>
        </w:tblPrEx>
        <w:trPr>
          <w:trHeight w:hRule="exact" w:val="445"/>
        </w:trPr>
        <w:tc>
          <w:tcPr>
            <w:tcW w:w="3686" w:type="dxa"/>
            <w:gridSpan w:val="4"/>
            <w:tcBorders>
              <w:top w:val="single" w:sz="4" w:space="0" w:color="auto"/>
              <w:left w:val="single" w:sz="4" w:space="0" w:color="auto"/>
            </w:tcBorders>
            <w:shd w:val="clear" w:color="auto" w:fill="FFFFFF"/>
            <w:vAlign w:val="center"/>
          </w:tcPr>
          <w:p w14:paraId="025A3736" w14:textId="77777777" w:rsidR="00355495" w:rsidRPr="00F073C2" w:rsidRDefault="00355495" w:rsidP="008F3FB0">
            <w:pPr>
              <w:rPr>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5A04D54D" w14:textId="77777777" w:rsidR="00355495" w:rsidRPr="00F073C2" w:rsidRDefault="00355495" w:rsidP="008F3FB0">
            <w:pPr>
              <w:ind w:left="130"/>
              <w:rPr>
                <w:bCs/>
                <w:i/>
                <w:color w:val="808080"/>
                <w:sz w:val="20"/>
              </w:rPr>
            </w:pPr>
          </w:p>
        </w:tc>
        <w:tc>
          <w:tcPr>
            <w:tcW w:w="1418" w:type="dxa"/>
            <w:tcBorders>
              <w:top w:val="single" w:sz="4" w:space="0" w:color="auto"/>
              <w:left w:val="single" w:sz="4" w:space="0" w:color="auto"/>
              <w:right w:val="single" w:sz="4" w:space="0" w:color="auto"/>
            </w:tcBorders>
            <w:shd w:val="clear" w:color="auto" w:fill="FFFFFF"/>
            <w:vAlign w:val="center"/>
          </w:tcPr>
          <w:p w14:paraId="0677DE25" w14:textId="77777777" w:rsidR="00355495" w:rsidRPr="00F073C2" w:rsidRDefault="00355495" w:rsidP="008F3FB0">
            <w:pPr>
              <w:ind w:left="130"/>
              <w:rPr>
                <w:bCs/>
                <w:i/>
                <w:color w:val="808080"/>
                <w:sz w:val="20"/>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3F91DC87" w14:textId="77777777" w:rsidR="00355495" w:rsidRPr="00F073C2" w:rsidRDefault="00355495" w:rsidP="008F3FB0">
            <w:pPr>
              <w:ind w:left="130"/>
              <w:rPr>
                <w:bCs/>
                <w:sz w:val="20"/>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59C5EB87" w14:textId="77777777" w:rsidR="00355495" w:rsidRPr="00F073C2" w:rsidRDefault="00355495" w:rsidP="008F3FB0">
            <w:pPr>
              <w:ind w:left="130"/>
              <w:rPr>
                <w:bCs/>
                <w:sz w:val="20"/>
              </w:rPr>
            </w:pPr>
          </w:p>
        </w:tc>
      </w:tr>
      <w:tr w:rsidR="00355495" w:rsidRPr="00F073C2" w14:paraId="40902E83" w14:textId="77777777" w:rsidTr="008F3FB0">
        <w:tblPrEx>
          <w:tblCellMar>
            <w:left w:w="10" w:type="dxa"/>
            <w:right w:w="10" w:type="dxa"/>
          </w:tblCellMar>
        </w:tblPrEx>
        <w:trPr>
          <w:trHeight w:hRule="exact" w:val="423"/>
        </w:trPr>
        <w:tc>
          <w:tcPr>
            <w:tcW w:w="3686" w:type="dxa"/>
            <w:gridSpan w:val="4"/>
            <w:tcBorders>
              <w:top w:val="single" w:sz="4" w:space="0" w:color="auto"/>
              <w:left w:val="single" w:sz="4" w:space="0" w:color="auto"/>
            </w:tcBorders>
            <w:shd w:val="clear" w:color="auto" w:fill="FFFFFF"/>
            <w:vAlign w:val="center"/>
          </w:tcPr>
          <w:p w14:paraId="4F2C357B" w14:textId="77777777" w:rsidR="00355495" w:rsidRPr="00F073C2" w:rsidRDefault="00355495" w:rsidP="008F3FB0">
            <w:pPr>
              <w:rPr>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6E0C8639" w14:textId="77777777" w:rsidR="00355495" w:rsidRPr="00F073C2" w:rsidRDefault="00355495" w:rsidP="008F3FB0">
            <w:pPr>
              <w:ind w:left="130"/>
              <w:rPr>
                <w:i/>
                <w:sz w:val="20"/>
              </w:rPr>
            </w:pPr>
          </w:p>
        </w:tc>
        <w:tc>
          <w:tcPr>
            <w:tcW w:w="1418" w:type="dxa"/>
            <w:tcBorders>
              <w:top w:val="single" w:sz="4" w:space="0" w:color="auto"/>
              <w:left w:val="single" w:sz="4" w:space="0" w:color="auto"/>
              <w:right w:val="single" w:sz="4" w:space="0" w:color="auto"/>
            </w:tcBorders>
            <w:shd w:val="clear" w:color="auto" w:fill="FFFFFF"/>
            <w:vAlign w:val="center"/>
          </w:tcPr>
          <w:p w14:paraId="7186310A" w14:textId="77777777" w:rsidR="00355495" w:rsidRPr="00F073C2" w:rsidRDefault="00355495" w:rsidP="008F3FB0">
            <w:pPr>
              <w:ind w:left="130"/>
              <w:rPr>
                <w:i/>
                <w:sz w:val="20"/>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4414420C" w14:textId="77777777" w:rsidR="00355495" w:rsidRPr="00F073C2" w:rsidRDefault="00355495" w:rsidP="008F3FB0">
            <w:pPr>
              <w:tabs>
                <w:tab w:val="left" w:pos="346"/>
              </w:tabs>
              <w:spacing w:after="120"/>
              <w:ind w:left="130" w:right="140"/>
              <w:rPr>
                <w:sz w:val="20"/>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5836921C" w14:textId="77777777" w:rsidR="00355495" w:rsidRPr="00F073C2" w:rsidRDefault="00355495" w:rsidP="008F3FB0">
            <w:pPr>
              <w:tabs>
                <w:tab w:val="left" w:pos="346"/>
              </w:tabs>
              <w:spacing w:after="120"/>
              <w:ind w:left="130" w:right="140"/>
              <w:rPr>
                <w:sz w:val="20"/>
              </w:rPr>
            </w:pPr>
          </w:p>
        </w:tc>
      </w:tr>
      <w:tr w:rsidR="00355495" w:rsidRPr="00F073C2" w14:paraId="16D8110D" w14:textId="77777777" w:rsidTr="008F3FB0">
        <w:tblPrEx>
          <w:tblCellMar>
            <w:left w:w="10" w:type="dxa"/>
            <w:right w:w="10" w:type="dxa"/>
          </w:tblCellMar>
        </w:tblPrEx>
        <w:trPr>
          <w:trHeight w:hRule="exact" w:val="437"/>
        </w:trPr>
        <w:tc>
          <w:tcPr>
            <w:tcW w:w="3686" w:type="dxa"/>
            <w:gridSpan w:val="4"/>
            <w:tcBorders>
              <w:top w:val="single" w:sz="4" w:space="0" w:color="auto"/>
              <w:left w:val="single" w:sz="4" w:space="0" w:color="auto"/>
            </w:tcBorders>
            <w:shd w:val="clear" w:color="auto" w:fill="FFFFFF"/>
            <w:vAlign w:val="center"/>
          </w:tcPr>
          <w:p w14:paraId="76553878" w14:textId="77777777" w:rsidR="00355495" w:rsidRPr="00F073C2" w:rsidRDefault="00355495" w:rsidP="008F3FB0">
            <w:pPr>
              <w:widowControl w:val="0"/>
              <w:rPr>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3E644E7A" w14:textId="77777777" w:rsidR="00355495" w:rsidRPr="00F073C2" w:rsidRDefault="00355495" w:rsidP="008F3FB0">
            <w:pPr>
              <w:ind w:left="130"/>
              <w:rPr>
                <w:i/>
                <w:sz w:val="20"/>
                <w:lang w:eastAsia="en-US"/>
              </w:rPr>
            </w:pPr>
          </w:p>
        </w:tc>
        <w:tc>
          <w:tcPr>
            <w:tcW w:w="1418" w:type="dxa"/>
            <w:tcBorders>
              <w:top w:val="single" w:sz="4" w:space="0" w:color="auto"/>
              <w:left w:val="single" w:sz="4" w:space="0" w:color="auto"/>
              <w:right w:val="single" w:sz="4" w:space="0" w:color="auto"/>
            </w:tcBorders>
            <w:shd w:val="clear" w:color="auto" w:fill="FFFFFF"/>
            <w:vAlign w:val="center"/>
          </w:tcPr>
          <w:p w14:paraId="292373F7" w14:textId="77777777" w:rsidR="00355495" w:rsidRPr="00F073C2" w:rsidRDefault="00355495" w:rsidP="008F3FB0">
            <w:pPr>
              <w:ind w:left="130"/>
              <w:rPr>
                <w:i/>
                <w:sz w:val="20"/>
                <w:lang w:eastAsia="en-US"/>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502495CF" w14:textId="77777777" w:rsidR="00355495" w:rsidRPr="00F073C2" w:rsidRDefault="00355495" w:rsidP="008F3FB0">
            <w:pPr>
              <w:widowControl w:val="0"/>
              <w:shd w:val="clear" w:color="auto" w:fill="FFFFFF"/>
              <w:tabs>
                <w:tab w:val="left" w:pos="-54"/>
              </w:tabs>
              <w:ind w:left="414"/>
              <w:rPr>
                <w:sz w:val="20"/>
                <w:lang w:eastAsia="en-US"/>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26940031" w14:textId="77777777" w:rsidR="00355495" w:rsidRPr="00F073C2" w:rsidRDefault="00355495" w:rsidP="008F3FB0">
            <w:pPr>
              <w:widowControl w:val="0"/>
              <w:shd w:val="clear" w:color="auto" w:fill="FFFFFF"/>
              <w:tabs>
                <w:tab w:val="left" w:pos="-54"/>
              </w:tabs>
              <w:ind w:left="414"/>
              <w:rPr>
                <w:sz w:val="20"/>
                <w:lang w:eastAsia="en-US"/>
              </w:rPr>
            </w:pPr>
          </w:p>
        </w:tc>
      </w:tr>
      <w:tr w:rsidR="00355495" w:rsidRPr="00F073C2" w14:paraId="6BCF3E7A" w14:textId="77777777" w:rsidTr="008F3FB0">
        <w:tblPrEx>
          <w:tblCellMar>
            <w:left w:w="10" w:type="dxa"/>
            <w:right w:w="10" w:type="dxa"/>
          </w:tblCellMar>
        </w:tblPrEx>
        <w:trPr>
          <w:trHeight w:hRule="exact" w:val="429"/>
        </w:trPr>
        <w:tc>
          <w:tcPr>
            <w:tcW w:w="3686" w:type="dxa"/>
            <w:gridSpan w:val="4"/>
            <w:tcBorders>
              <w:top w:val="single" w:sz="4" w:space="0" w:color="auto"/>
              <w:left w:val="single" w:sz="4" w:space="0" w:color="auto"/>
            </w:tcBorders>
            <w:shd w:val="clear" w:color="auto" w:fill="FFFFFF"/>
            <w:vAlign w:val="center"/>
          </w:tcPr>
          <w:p w14:paraId="7A12CA81" w14:textId="77777777" w:rsidR="00355495" w:rsidRPr="00F073C2" w:rsidRDefault="00355495" w:rsidP="008F3FB0">
            <w:pPr>
              <w:widowControl w:val="0"/>
              <w:rPr>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3DEFAC34" w14:textId="77777777" w:rsidR="00355495" w:rsidRPr="00F073C2" w:rsidRDefault="00355495" w:rsidP="008F3FB0">
            <w:pPr>
              <w:ind w:left="130"/>
              <w:rPr>
                <w:bCs/>
                <w:i/>
                <w:color w:val="808080"/>
                <w:sz w:val="20"/>
              </w:rPr>
            </w:pPr>
          </w:p>
        </w:tc>
        <w:tc>
          <w:tcPr>
            <w:tcW w:w="1418" w:type="dxa"/>
            <w:tcBorders>
              <w:top w:val="single" w:sz="4" w:space="0" w:color="auto"/>
              <w:left w:val="single" w:sz="4" w:space="0" w:color="auto"/>
              <w:right w:val="single" w:sz="4" w:space="0" w:color="auto"/>
            </w:tcBorders>
            <w:shd w:val="clear" w:color="auto" w:fill="FFFFFF"/>
            <w:vAlign w:val="center"/>
          </w:tcPr>
          <w:p w14:paraId="2EAE0BC0" w14:textId="77777777" w:rsidR="00355495" w:rsidRPr="00F073C2" w:rsidRDefault="00355495" w:rsidP="008F3FB0">
            <w:pPr>
              <w:ind w:left="130"/>
              <w:rPr>
                <w:bCs/>
                <w:i/>
                <w:color w:val="808080"/>
                <w:sz w:val="20"/>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66059BD1" w14:textId="77777777" w:rsidR="00355495" w:rsidRPr="00F073C2" w:rsidRDefault="00355495" w:rsidP="008F3FB0">
            <w:pPr>
              <w:widowControl w:val="0"/>
              <w:shd w:val="clear" w:color="auto" w:fill="FFFFFF"/>
              <w:tabs>
                <w:tab w:val="left" w:pos="-54"/>
              </w:tabs>
              <w:ind w:left="414"/>
              <w:rPr>
                <w:sz w:val="20"/>
                <w:lang w:eastAsia="en-US"/>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00377D51" w14:textId="77777777" w:rsidR="00355495" w:rsidRPr="00F073C2" w:rsidRDefault="00355495" w:rsidP="008F3FB0">
            <w:pPr>
              <w:widowControl w:val="0"/>
              <w:shd w:val="clear" w:color="auto" w:fill="FFFFFF"/>
              <w:tabs>
                <w:tab w:val="left" w:pos="-54"/>
              </w:tabs>
              <w:ind w:left="414"/>
              <w:rPr>
                <w:sz w:val="20"/>
                <w:lang w:eastAsia="en-US"/>
              </w:rPr>
            </w:pPr>
          </w:p>
        </w:tc>
      </w:tr>
      <w:tr w:rsidR="00355495" w:rsidRPr="00F073C2" w14:paraId="1743E4DF" w14:textId="77777777" w:rsidTr="008F3FB0">
        <w:tblPrEx>
          <w:tblCellMar>
            <w:left w:w="10" w:type="dxa"/>
            <w:right w:w="10" w:type="dxa"/>
          </w:tblCellMar>
        </w:tblPrEx>
        <w:trPr>
          <w:trHeight w:val="402"/>
        </w:trPr>
        <w:tc>
          <w:tcPr>
            <w:tcW w:w="3686" w:type="dxa"/>
            <w:gridSpan w:val="4"/>
            <w:tcBorders>
              <w:top w:val="single" w:sz="4" w:space="0" w:color="auto"/>
              <w:left w:val="single" w:sz="4" w:space="0" w:color="auto"/>
            </w:tcBorders>
            <w:shd w:val="clear" w:color="auto" w:fill="FFFFFF"/>
            <w:vAlign w:val="center"/>
          </w:tcPr>
          <w:p w14:paraId="089CB50D" w14:textId="77777777" w:rsidR="00355495" w:rsidRPr="00F073C2" w:rsidRDefault="00355495" w:rsidP="008F3FB0">
            <w:pPr>
              <w:widowControl w:val="0"/>
              <w:rPr>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7EDA76C8" w14:textId="77777777" w:rsidR="00355495" w:rsidRPr="00F073C2" w:rsidRDefault="00355495" w:rsidP="008F3FB0">
            <w:pPr>
              <w:ind w:left="130"/>
              <w:rPr>
                <w:i/>
                <w:sz w:val="20"/>
                <w:lang w:eastAsia="en-US"/>
              </w:rPr>
            </w:pPr>
          </w:p>
        </w:tc>
        <w:tc>
          <w:tcPr>
            <w:tcW w:w="1418" w:type="dxa"/>
            <w:tcBorders>
              <w:top w:val="single" w:sz="4" w:space="0" w:color="auto"/>
              <w:left w:val="single" w:sz="4" w:space="0" w:color="auto"/>
              <w:right w:val="single" w:sz="4" w:space="0" w:color="auto"/>
            </w:tcBorders>
            <w:shd w:val="clear" w:color="auto" w:fill="FFFFFF"/>
            <w:vAlign w:val="center"/>
          </w:tcPr>
          <w:p w14:paraId="1E0BC64D" w14:textId="77777777" w:rsidR="00355495" w:rsidRPr="00F073C2" w:rsidRDefault="00355495" w:rsidP="008F3FB0">
            <w:pPr>
              <w:ind w:left="130"/>
              <w:rPr>
                <w:i/>
                <w:sz w:val="20"/>
                <w:lang w:eastAsia="en-US"/>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44C34453" w14:textId="77777777" w:rsidR="00355495" w:rsidRPr="00F073C2" w:rsidRDefault="00355495" w:rsidP="008F3FB0">
            <w:pPr>
              <w:widowControl w:val="0"/>
              <w:shd w:val="clear" w:color="auto" w:fill="FFFFFF"/>
              <w:tabs>
                <w:tab w:val="left" w:pos="-54"/>
              </w:tabs>
              <w:ind w:left="414"/>
              <w:rPr>
                <w:sz w:val="20"/>
                <w:lang w:eastAsia="en-US"/>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12210184" w14:textId="77777777" w:rsidR="00355495" w:rsidRPr="00F073C2" w:rsidRDefault="00355495" w:rsidP="008F3FB0">
            <w:pPr>
              <w:widowControl w:val="0"/>
              <w:shd w:val="clear" w:color="auto" w:fill="FFFFFF"/>
              <w:tabs>
                <w:tab w:val="left" w:pos="-54"/>
              </w:tabs>
              <w:ind w:left="414"/>
              <w:rPr>
                <w:sz w:val="20"/>
                <w:lang w:eastAsia="en-US"/>
              </w:rPr>
            </w:pPr>
          </w:p>
        </w:tc>
      </w:tr>
      <w:tr w:rsidR="00355495" w:rsidRPr="00F073C2" w14:paraId="79EA047F" w14:textId="77777777" w:rsidTr="008F3FB0">
        <w:tblPrEx>
          <w:tblCellMar>
            <w:left w:w="10" w:type="dxa"/>
            <w:right w:w="10" w:type="dxa"/>
          </w:tblCellMar>
        </w:tblPrEx>
        <w:trPr>
          <w:trHeight w:val="408"/>
        </w:trPr>
        <w:tc>
          <w:tcPr>
            <w:tcW w:w="3686" w:type="dxa"/>
            <w:gridSpan w:val="4"/>
            <w:tcBorders>
              <w:top w:val="single" w:sz="4" w:space="0" w:color="auto"/>
              <w:left w:val="single" w:sz="4" w:space="0" w:color="auto"/>
            </w:tcBorders>
            <w:shd w:val="clear" w:color="auto" w:fill="FFFFFF"/>
            <w:vAlign w:val="center"/>
          </w:tcPr>
          <w:p w14:paraId="22AFF02B" w14:textId="77777777" w:rsidR="00355495" w:rsidRPr="00F073C2" w:rsidRDefault="00355495" w:rsidP="008F3FB0">
            <w:pPr>
              <w:widowControl w:val="0"/>
              <w:rPr>
                <w:b/>
                <w:i/>
                <w:color w:val="808080" w:themeColor="background1" w:themeShade="80"/>
                <w:sz w:val="16"/>
              </w:rPr>
            </w:pPr>
          </w:p>
        </w:tc>
        <w:tc>
          <w:tcPr>
            <w:tcW w:w="1417" w:type="dxa"/>
            <w:gridSpan w:val="2"/>
            <w:tcBorders>
              <w:top w:val="single" w:sz="4" w:space="0" w:color="auto"/>
              <w:left w:val="single" w:sz="4" w:space="0" w:color="auto"/>
              <w:right w:val="single" w:sz="4" w:space="0" w:color="auto"/>
            </w:tcBorders>
            <w:shd w:val="clear" w:color="auto" w:fill="FFFFFF"/>
            <w:vAlign w:val="center"/>
          </w:tcPr>
          <w:p w14:paraId="529D5B17" w14:textId="77777777" w:rsidR="00355495" w:rsidRPr="00F073C2" w:rsidRDefault="00355495" w:rsidP="008F3FB0">
            <w:pPr>
              <w:ind w:left="130"/>
              <w:rPr>
                <w:i/>
                <w:sz w:val="20"/>
                <w:lang w:eastAsia="en-US"/>
              </w:rPr>
            </w:pPr>
          </w:p>
        </w:tc>
        <w:tc>
          <w:tcPr>
            <w:tcW w:w="1418" w:type="dxa"/>
            <w:tcBorders>
              <w:top w:val="single" w:sz="4" w:space="0" w:color="auto"/>
              <w:left w:val="single" w:sz="4" w:space="0" w:color="auto"/>
              <w:right w:val="single" w:sz="4" w:space="0" w:color="auto"/>
            </w:tcBorders>
            <w:shd w:val="clear" w:color="auto" w:fill="FFFFFF"/>
            <w:vAlign w:val="center"/>
          </w:tcPr>
          <w:p w14:paraId="79BC6768" w14:textId="77777777" w:rsidR="00355495" w:rsidRPr="00F073C2" w:rsidRDefault="00355495" w:rsidP="008F3FB0">
            <w:pPr>
              <w:ind w:left="130"/>
              <w:rPr>
                <w:i/>
                <w:sz w:val="20"/>
                <w:lang w:eastAsia="en-US"/>
              </w:rPr>
            </w:pPr>
          </w:p>
        </w:tc>
        <w:tc>
          <w:tcPr>
            <w:tcW w:w="1253" w:type="dxa"/>
            <w:gridSpan w:val="3"/>
            <w:tcBorders>
              <w:top w:val="single" w:sz="4" w:space="0" w:color="auto"/>
              <w:left w:val="single" w:sz="4" w:space="0" w:color="auto"/>
              <w:right w:val="single" w:sz="4" w:space="0" w:color="auto"/>
            </w:tcBorders>
            <w:shd w:val="clear" w:color="auto" w:fill="FFFFFF"/>
            <w:vAlign w:val="center"/>
          </w:tcPr>
          <w:p w14:paraId="4BD7E9C1" w14:textId="77777777" w:rsidR="00355495" w:rsidRPr="00F073C2" w:rsidRDefault="00355495" w:rsidP="008F3FB0">
            <w:pPr>
              <w:widowControl w:val="0"/>
              <w:shd w:val="clear" w:color="auto" w:fill="FFFFFF"/>
              <w:tabs>
                <w:tab w:val="left" w:pos="-54"/>
              </w:tabs>
              <w:ind w:left="414"/>
              <w:rPr>
                <w:color w:val="808080"/>
                <w:sz w:val="20"/>
                <w:lang w:eastAsia="en-US"/>
              </w:rPr>
            </w:pPr>
          </w:p>
        </w:tc>
        <w:tc>
          <w:tcPr>
            <w:tcW w:w="1582" w:type="dxa"/>
            <w:gridSpan w:val="2"/>
            <w:tcBorders>
              <w:top w:val="single" w:sz="4" w:space="0" w:color="auto"/>
              <w:left w:val="single" w:sz="4" w:space="0" w:color="auto"/>
              <w:right w:val="single" w:sz="4" w:space="0" w:color="auto"/>
            </w:tcBorders>
            <w:shd w:val="clear" w:color="auto" w:fill="FFFFFF"/>
            <w:vAlign w:val="center"/>
          </w:tcPr>
          <w:p w14:paraId="352F7D63" w14:textId="77777777" w:rsidR="00355495" w:rsidRPr="00F073C2" w:rsidRDefault="00355495" w:rsidP="008F3FB0">
            <w:pPr>
              <w:widowControl w:val="0"/>
              <w:shd w:val="clear" w:color="auto" w:fill="FFFFFF"/>
              <w:tabs>
                <w:tab w:val="left" w:pos="-54"/>
              </w:tabs>
              <w:ind w:left="414"/>
              <w:rPr>
                <w:sz w:val="20"/>
                <w:lang w:eastAsia="en-US"/>
              </w:rPr>
            </w:pPr>
          </w:p>
        </w:tc>
      </w:tr>
      <w:tr w:rsidR="00355495" w:rsidRPr="00F073C2" w14:paraId="621F1406" w14:textId="77777777" w:rsidTr="008F3FB0">
        <w:tblPrEx>
          <w:tblCellMar>
            <w:left w:w="10" w:type="dxa"/>
            <w:right w:w="10" w:type="dxa"/>
          </w:tblCellMar>
        </w:tblPrEx>
        <w:trPr>
          <w:trHeight w:hRule="exact" w:val="428"/>
        </w:trPr>
        <w:tc>
          <w:tcPr>
            <w:tcW w:w="3686" w:type="dxa"/>
            <w:gridSpan w:val="4"/>
            <w:tcBorders>
              <w:top w:val="single" w:sz="4" w:space="0" w:color="auto"/>
              <w:left w:val="single" w:sz="4" w:space="0" w:color="auto"/>
              <w:bottom w:val="single" w:sz="4" w:space="0" w:color="auto"/>
            </w:tcBorders>
            <w:shd w:val="clear" w:color="auto" w:fill="FFFFFF"/>
            <w:vAlign w:val="center"/>
          </w:tcPr>
          <w:p w14:paraId="0E09AE9B" w14:textId="77777777" w:rsidR="00355495" w:rsidRPr="00F073C2" w:rsidRDefault="00355495" w:rsidP="008F3FB0">
            <w:pPr>
              <w:rPr>
                <w:b/>
                <w:i/>
                <w:color w:val="808080" w:themeColor="background1" w:themeShade="80"/>
                <w:sz w:val="16"/>
              </w:rPr>
            </w:pPr>
          </w:p>
        </w:tc>
        <w:tc>
          <w:tcPr>
            <w:tcW w:w="1417"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47C2D61" w14:textId="77777777" w:rsidR="00355495" w:rsidRPr="00F073C2" w:rsidRDefault="00355495" w:rsidP="008F3FB0">
            <w:pPr>
              <w:ind w:left="130"/>
              <w:rPr>
                <w:i/>
                <w:sz w:val="20"/>
              </w:rPr>
            </w:pPr>
          </w:p>
        </w:tc>
        <w:tc>
          <w:tcPr>
            <w:tcW w:w="1418" w:type="dxa"/>
            <w:tcBorders>
              <w:top w:val="single" w:sz="4" w:space="0" w:color="auto"/>
              <w:left w:val="single" w:sz="4" w:space="0" w:color="auto"/>
              <w:bottom w:val="single" w:sz="4" w:space="0" w:color="auto"/>
              <w:right w:val="single" w:sz="4" w:space="0" w:color="auto"/>
            </w:tcBorders>
            <w:shd w:val="clear" w:color="auto" w:fill="FFFFFF"/>
            <w:vAlign w:val="center"/>
          </w:tcPr>
          <w:p w14:paraId="4AE59723" w14:textId="77777777" w:rsidR="00355495" w:rsidRPr="00F073C2" w:rsidRDefault="00355495" w:rsidP="008F3FB0">
            <w:pPr>
              <w:ind w:left="130"/>
              <w:rPr>
                <w:i/>
                <w:sz w:val="20"/>
              </w:rPr>
            </w:pPr>
          </w:p>
        </w:tc>
        <w:tc>
          <w:tcPr>
            <w:tcW w:w="1253"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4E3FCB1" w14:textId="77777777" w:rsidR="00355495" w:rsidRPr="00F073C2" w:rsidRDefault="00355495" w:rsidP="008F3FB0">
            <w:pPr>
              <w:ind w:left="130"/>
              <w:rPr>
                <w:sz w:val="20"/>
              </w:rPr>
            </w:pPr>
          </w:p>
        </w:tc>
        <w:tc>
          <w:tcPr>
            <w:tcW w:w="158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962107C" w14:textId="77777777" w:rsidR="00355495" w:rsidRPr="00F073C2" w:rsidRDefault="00355495" w:rsidP="008F3FB0">
            <w:pPr>
              <w:ind w:left="130"/>
              <w:rPr>
                <w:sz w:val="20"/>
              </w:rPr>
            </w:pPr>
          </w:p>
        </w:tc>
      </w:tr>
      <w:tr w:rsidR="0003728C" w:rsidRPr="00F073C2" w14:paraId="75F5E015" w14:textId="77777777" w:rsidTr="00DE605E">
        <w:tblPrEx>
          <w:tblCellMar>
            <w:left w:w="10" w:type="dxa"/>
            <w:right w:w="10" w:type="dxa"/>
          </w:tblCellMar>
        </w:tblPrEx>
        <w:trPr>
          <w:trHeight w:hRule="exact" w:val="1081"/>
        </w:trPr>
        <w:tc>
          <w:tcPr>
            <w:tcW w:w="3686" w:type="dxa"/>
            <w:gridSpan w:val="4"/>
            <w:tcBorders>
              <w:top w:val="single" w:sz="4" w:space="0" w:color="auto"/>
              <w:left w:val="single" w:sz="4" w:space="0" w:color="auto"/>
              <w:bottom w:val="single" w:sz="4" w:space="0" w:color="auto"/>
            </w:tcBorders>
            <w:shd w:val="clear" w:color="auto" w:fill="FFFFFF"/>
            <w:vAlign w:val="center"/>
          </w:tcPr>
          <w:p w14:paraId="6201039F" w14:textId="58D0AD6C" w:rsidR="0003728C" w:rsidRPr="00F073C2" w:rsidRDefault="0003728C" w:rsidP="008F3FB0">
            <w:pPr>
              <w:rPr>
                <w:b/>
                <w:i/>
                <w:color w:val="808080" w:themeColor="background1" w:themeShade="80"/>
                <w:sz w:val="16"/>
              </w:rPr>
            </w:pPr>
            <w:r w:rsidRPr="00F073C2">
              <w:rPr>
                <w:b/>
                <w:noProof/>
                <w:sz w:val="20"/>
                <w:lang w:eastAsia="es-BO"/>
              </w:rPr>
              <w:lastRenderedPageBreak/>
              <w:t>4. FIRMA Y SELLOS</w:t>
            </w:r>
          </w:p>
        </w:tc>
        <w:tc>
          <w:tcPr>
            <w:tcW w:w="2835" w:type="dxa"/>
            <w:gridSpan w:val="3"/>
            <w:tcBorders>
              <w:top w:val="single" w:sz="4" w:space="0" w:color="auto"/>
              <w:left w:val="single" w:sz="4" w:space="0" w:color="auto"/>
              <w:bottom w:val="single" w:sz="4" w:space="0" w:color="auto"/>
              <w:right w:val="single" w:sz="4" w:space="0" w:color="auto"/>
            </w:tcBorders>
            <w:shd w:val="clear" w:color="auto" w:fill="FFFFFF"/>
          </w:tcPr>
          <w:p w14:paraId="6EC1C34C" w14:textId="77777777" w:rsidR="0003728C" w:rsidRPr="00F073C2" w:rsidRDefault="0003728C" w:rsidP="00DE605E">
            <w:pPr>
              <w:widowControl w:val="0"/>
              <w:suppressAutoHyphens/>
              <w:spacing w:after="120"/>
              <w:jc w:val="left"/>
              <w:rPr>
                <w:sz w:val="20"/>
                <w:lang w:eastAsia="es-BO"/>
              </w:rPr>
            </w:pPr>
            <w:r w:rsidRPr="00F073C2">
              <w:rPr>
                <w:sz w:val="20"/>
                <w:lang w:eastAsia="es-BO"/>
              </w:rPr>
              <w:t xml:space="preserve">Elaborado por </w:t>
            </w:r>
            <w:r w:rsidRPr="006755B5">
              <w:rPr>
                <w:sz w:val="20"/>
              </w:rPr>
              <w:t xml:space="preserve"> (personal técnico)</w:t>
            </w:r>
            <w:r w:rsidRPr="006755B5">
              <w:rPr>
                <w:sz w:val="20"/>
                <w:lang w:eastAsia="es-BO"/>
              </w:rPr>
              <w:t>:</w:t>
            </w:r>
          </w:p>
          <w:p w14:paraId="3217E00E" w14:textId="77777777" w:rsidR="0003728C" w:rsidRPr="00F073C2" w:rsidRDefault="0003728C" w:rsidP="00DE605E">
            <w:pPr>
              <w:pStyle w:val="Encabezado"/>
              <w:jc w:val="left"/>
              <w:rPr>
                <w:noProof/>
                <w:sz w:val="20"/>
                <w:lang w:eastAsia="es-BO"/>
              </w:rPr>
            </w:pPr>
          </w:p>
          <w:p w14:paraId="5BD30F54" w14:textId="77777777" w:rsidR="0003728C" w:rsidRPr="00F073C2" w:rsidRDefault="0003728C" w:rsidP="00DE605E">
            <w:pPr>
              <w:ind w:left="130"/>
              <w:jc w:val="left"/>
              <w:rPr>
                <w:i/>
                <w:sz w:val="2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FFFFFF"/>
          </w:tcPr>
          <w:p w14:paraId="69ADF15C" w14:textId="77777777" w:rsidR="0003728C" w:rsidRPr="00F073C2" w:rsidRDefault="0003728C" w:rsidP="00DE605E">
            <w:pPr>
              <w:jc w:val="left"/>
              <w:rPr>
                <w:noProof/>
                <w:sz w:val="20"/>
                <w:lang w:eastAsia="es-BO"/>
              </w:rPr>
            </w:pPr>
            <w:r w:rsidRPr="00F073C2">
              <w:rPr>
                <w:sz w:val="20"/>
                <w:lang w:eastAsia="es-BO"/>
              </w:rPr>
              <w:t xml:space="preserve">Autorizado por </w:t>
            </w:r>
            <w:r w:rsidRPr="006755B5">
              <w:rPr>
                <w:sz w:val="20"/>
              </w:rPr>
              <w:t>(personal con</w:t>
            </w:r>
            <w:r>
              <w:rPr>
                <w:sz w:val="20"/>
              </w:rPr>
              <w:t xml:space="preserve"> </w:t>
            </w:r>
            <w:r w:rsidRPr="006755B5">
              <w:rPr>
                <w:sz w:val="20"/>
              </w:rPr>
              <w:t>nivel jerárquico)</w:t>
            </w:r>
            <w:r w:rsidRPr="006755B5">
              <w:rPr>
                <w:sz w:val="20"/>
                <w:lang w:eastAsia="es-BO"/>
              </w:rPr>
              <w:t>:</w:t>
            </w:r>
          </w:p>
          <w:p w14:paraId="54F5D4E9" w14:textId="4ECEAC1F" w:rsidR="0003728C" w:rsidRPr="00F073C2" w:rsidRDefault="0003728C" w:rsidP="00DE605E">
            <w:pPr>
              <w:ind w:left="130"/>
              <w:jc w:val="left"/>
              <w:rPr>
                <w:sz w:val="20"/>
              </w:rPr>
            </w:pPr>
          </w:p>
        </w:tc>
      </w:tr>
    </w:tbl>
    <w:p w14:paraId="5D50261C" w14:textId="77777777" w:rsidR="00355495" w:rsidRPr="00F073C2" w:rsidRDefault="00355495" w:rsidP="00355495">
      <w:pPr>
        <w:jc w:val="center"/>
        <w:rPr>
          <w:b/>
          <w:szCs w:val="24"/>
        </w:rPr>
      </w:pPr>
    </w:p>
    <w:p w14:paraId="44B67DF5" w14:textId="77777777" w:rsidR="005C373F" w:rsidRPr="00607E0A" w:rsidRDefault="005C373F" w:rsidP="00DE605E"/>
    <w:p w14:paraId="3BB84A6B" w14:textId="77777777" w:rsidR="00632157" w:rsidRPr="00F073C2" w:rsidRDefault="00632157" w:rsidP="00632157">
      <w:pPr>
        <w:jc w:val="center"/>
        <w:rPr>
          <w:b/>
          <w:szCs w:val="24"/>
        </w:rPr>
      </w:pPr>
      <w:r w:rsidRPr="00F073C2">
        <w:rPr>
          <w:b/>
          <w:szCs w:val="24"/>
        </w:rPr>
        <w:t>INSTRUCTIVO DE LLENADO</w:t>
      </w:r>
    </w:p>
    <w:p w14:paraId="280BB234" w14:textId="1A4E1778" w:rsidR="00632157" w:rsidRPr="00F073C2" w:rsidRDefault="00632157" w:rsidP="00632157">
      <w:pPr>
        <w:jc w:val="center"/>
        <w:rPr>
          <w:b/>
          <w:szCs w:val="24"/>
        </w:rPr>
      </w:pPr>
      <w:r w:rsidRPr="00F073C2">
        <w:rPr>
          <w:b/>
          <w:szCs w:val="24"/>
        </w:rPr>
        <w:t>R-</w:t>
      </w:r>
      <w:r w:rsidR="009173B2">
        <w:rPr>
          <w:b/>
          <w:szCs w:val="24"/>
        </w:rPr>
        <w:t>711</w:t>
      </w:r>
    </w:p>
    <w:p w14:paraId="63C04BBB" w14:textId="77777777" w:rsidR="00632157" w:rsidRPr="00F073C2" w:rsidRDefault="00632157" w:rsidP="00632157">
      <w:pPr>
        <w:jc w:val="center"/>
        <w:rPr>
          <w:b/>
          <w:szCs w:val="24"/>
        </w:rPr>
      </w:pPr>
      <w:r w:rsidRPr="00F073C2">
        <w:rPr>
          <w:b/>
          <w:szCs w:val="24"/>
        </w:rPr>
        <w:t>REGISTRO</w:t>
      </w:r>
    </w:p>
    <w:p w14:paraId="632632C7" w14:textId="53F66FCB" w:rsidR="00632157" w:rsidRPr="00F073C2" w:rsidRDefault="00632157" w:rsidP="00632157">
      <w:pPr>
        <w:jc w:val="center"/>
        <w:rPr>
          <w:b/>
          <w:szCs w:val="24"/>
        </w:rPr>
      </w:pPr>
      <w:r w:rsidRPr="00DE605E">
        <w:rPr>
          <w:b/>
        </w:rPr>
        <w:t>PROGRAMACIÓN DE ACTIVIDADES PARA EL DESARROLLO</w:t>
      </w:r>
      <w:r w:rsidR="00607E0A">
        <w:rPr>
          <w:b/>
        </w:rPr>
        <w:t xml:space="preserve"> FUNCIONAL</w:t>
      </w:r>
    </w:p>
    <w:p w14:paraId="4B76E112" w14:textId="77777777" w:rsidR="00632157" w:rsidRPr="00F073C2" w:rsidRDefault="00632157" w:rsidP="00632157">
      <w:pPr>
        <w:rPr>
          <w:b/>
          <w:szCs w:val="24"/>
        </w:rPr>
      </w:pPr>
    </w:p>
    <w:p w14:paraId="2AA55525" w14:textId="77777777" w:rsidR="00632157" w:rsidRPr="00F073C2" w:rsidRDefault="00632157" w:rsidP="00632157">
      <w:pPr>
        <w:rPr>
          <w:b/>
          <w:szCs w:val="24"/>
        </w:rPr>
      </w:pPr>
      <w:r w:rsidRPr="00F073C2">
        <w:rPr>
          <w:b/>
          <w:szCs w:val="24"/>
        </w:rPr>
        <w:t>1. DATOS DEL REGISTRO</w:t>
      </w:r>
    </w:p>
    <w:p w14:paraId="23C02B9C" w14:textId="77777777" w:rsidR="00632157" w:rsidRPr="00F073C2" w:rsidRDefault="00632157" w:rsidP="00632157">
      <w:pPr>
        <w:rPr>
          <w:b/>
          <w:szCs w:val="24"/>
        </w:rPr>
      </w:pPr>
    </w:p>
    <w:p w14:paraId="1E55B7DF" w14:textId="77777777" w:rsidR="00632157" w:rsidRPr="00F073C2" w:rsidRDefault="00632157" w:rsidP="00632157">
      <w:pPr>
        <w:rPr>
          <w:b/>
          <w:szCs w:val="24"/>
        </w:rPr>
      </w:pPr>
      <w:r w:rsidRPr="00F073C2">
        <w:rPr>
          <w:b/>
          <w:szCs w:val="24"/>
        </w:rPr>
        <w:t xml:space="preserve">Fecha de Elaboración: </w:t>
      </w:r>
      <w:r w:rsidRPr="00F073C2">
        <w:rPr>
          <w:szCs w:val="24"/>
        </w:rPr>
        <w:t>Registrar la fecha de emisión del Registro.</w:t>
      </w:r>
    </w:p>
    <w:p w14:paraId="597BA254" w14:textId="77777777" w:rsidR="00632157" w:rsidRPr="00F073C2" w:rsidRDefault="00632157" w:rsidP="00632157">
      <w:pPr>
        <w:rPr>
          <w:b/>
          <w:szCs w:val="24"/>
        </w:rPr>
      </w:pPr>
      <w:r w:rsidRPr="00F073C2">
        <w:rPr>
          <w:b/>
          <w:szCs w:val="24"/>
        </w:rPr>
        <w:t xml:space="preserve">Entidad Pública Emisora: </w:t>
      </w:r>
      <w:r w:rsidRPr="00F073C2">
        <w:rPr>
          <w:szCs w:val="24"/>
        </w:rPr>
        <w:t>Registrar la denominación o razón social de la Entidad Emisora autorizada para solicitar funcionalidades y adecuaciones en el sistema de la VUCE.</w:t>
      </w:r>
    </w:p>
    <w:p w14:paraId="770F52D2" w14:textId="77777777" w:rsidR="00632157" w:rsidRPr="00F073C2" w:rsidRDefault="00632157" w:rsidP="00632157">
      <w:pPr>
        <w:rPr>
          <w:b/>
          <w:szCs w:val="24"/>
        </w:rPr>
      </w:pPr>
      <w:r w:rsidRPr="00F073C2">
        <w:rPr>
          <w:b/>
          <w:szCs w:val="24"/>
        </w:rPr>
        <w:t xml:space="preserve">Denominación del Tramite APCO: </w:t>
      </w:r>
      <w:r w:rsidRPr="00F073C2">
        <w:rPr>
          <w:szCs w:val="24"/>
        </w:rPr>
        <w:t>Registrar la denominación el nombre del trámite APCO a ser implementado.</w:t>
      </w:r>
    </w:p>
    <w:p w14:paraId="21E9281E" w14:textId="77777777" w:rsidR="00632157" w:rsidRPr="00F073C2" w:rsidRDefault="00632157" w:rsidP="00632157">
      <w:pPr>
        <w:rPr>
          <w:b/>
          <w:szCs w:val="24"/>
        </w:rPr>
      </w:pPr>
    </w:p>
    <w:p w14:paraId="08B4DB0C" w14:textId="77777777" w:rsidR="00632157" w:rsidRPr="00F073C2" w:rsidRDefault="00632157" w:rsidP="00632157">
      <w:pPr>
        <w:rPr>
          <w:b/>
          <w:szCs w:val="24"/>
        </w:rPr>
      </w:pPr>
      <w:r w:rsidRPr="00F073C2">
        <w:rPr>
          <w:b/>
          <w:szCs w:val="24"/>
        </w:rPr>
        <w:t>2. PERIODO DE EJECUCIÓN ESTIMADO</w:t>
      </w:r>
    </w:p>
    <w:p w14:paraId="1D440E2A" w14:textId="77777777" w:rsidR="00632157" w:rsidRPr="00F073C2" w:rsidRDefault="00632157" w:rsidP="00632157">
      <w:pPr>
        <w:rPr>
          <w:szCs w:val="24"/>
        </w:rPr>
      </w:pPr>
    </w:p>
    <w:p w14:paraId="56E01A94" w14:textId="77777777" w:rsidR="00632157" w:rsidRPr="00F073C2" w:rsidRDefault="00632157" w:rsidP="00632157">
      <w:pPr>
        <w:rPr>
          <w:b/>
          <w:szCs w:val="24"/>
        </w:rPr>
      </w:pPr>
      <w:r w:rsidRPr="00F073C2">
        <w:rPr>
          <w:b/>
          <w:szCs w:val="24"/>
        </w:rPr>
        <w:t xml:space="preserve">Fecha de Inicio: </w:t>
      </w:r>
      <w:r w:rsidRPr="00F073C2">
        <w:rPr>
          <w:szCs w:val="24"/>
        </w:rPr>
        <w:t>Registrar la fecha de Inicio del desarrollo del requerimiento.</w:t>
      </w:r>
    </w:p>
    <w:p w14:paraId="6E6877E1" w14:textId="77777777" w:rsidR="00632157" w:rsidRPr="00F073C2" w:rsidRDefault="00632157" w:rsidP="00632157">
      <w:pPr>
        <w:rPr>
          <w:b/>
          <w:szCs w:val="24"/>
        </w:rPr>
      </w:pPr>
      <w:r w:rsidRPr="00F073C2">
        <w:rPr>
          <w:b/>
          <w:szCs w:val="24"/>
        </w:rPr>
        <w:t xml:space="preserve">Fecha de Conclusión: </w:t>
      </w:r>
      <w:r w:rsidRPr="00F073C2">
        <w:rPr>
          <w:szCs w:val="24"/>
        </w:rPr>
        <w:t>Registrar la fecha de conclusión del desarrollo del requerimiento.</w:t>
      </w:r>
    </w:p>
    <w:p w14:paraId="38CBE3F5" w14:textId="77777777" w:rsidR="00632157" w:rsidRPr="00F073C2" w:rsidRDefault="00632157" w:rsidP="00632157">
      <w:pPr>
        <w:rPr>
          <w:b/>
          <w:szCs w:val="24"/>
        </w:rPr>
      </w:pPr>
    </w:p>
    <w:p w14:paraId="00F4F32B" w14:textId="77777777" w:rsidR="00632157" w:rsidRPr="00F073C2" w:rsidRDefault="00632157" w:rsidP="00632157">
      <w:pPr>
        <w:rPr>
          <w:b/>
          <w:szCs w:val="24"/>
        </w:rPr>
      </w:pPr>
      <w:r w:rsidRPr="00F073C2">
        <w:rPr>
          <w:b/>
          <w:szCs w:val="24"/>
        </w:rPr>
        <w:t>3. PROGRAMACIÓN DE ACTIVIDADES DE DESARROLLO</w:t>
      </w:r>
    </w:p>
    <w:p w14:paraId="50215ED5" w14:textId="77777777" w:rsidR="00632157" w:rsidRPr="00F073C2" w:rsidRDefault="00632157" w:rsidP="00632157">
      <w:pPr>
        <w:rPr>
          <w:szCs w:val="24"/>
        </w:rPr>
      </w:pPr>
    </w:p>
    <w:p w14:paraId="2B4003A6" w14:textId="77777777" w:rsidR="00632157" w:rsidRPr="00F073C2" w:rsidRDefault="00632157" w:rsidP="00DE605E">
      <w:pPr>
        <w:rPr>
          <w:b/>
          <w:szCs w:val="24"/>
        </w:rPr>
      </w:pPr>
      <w:r w:rsidRPr="00F073C2">
        <w:rPr>
          <w:b/>
          <w:szCs w:val="24"/>
        </w:rPr>
        <w:t xml:space="preserve">Descripción de la actividad: </w:t>
      </w:r>
      <w:r w:rsidRPr="00F073C2">
        <w:rPr>
          <w:szCs w:val="24"/>
        </w:rPr>
        <w:t>Registrar la denominación de la actividad o tarea a desarrollar.</w:t>
      </w:r>
    </w:p>
    <w:p w14:paraId="51D8B652" w14:textId="0B16534F" w:rsidR="00632157" w:rsidRPr="00F073C2" w:rsidRDefault="00632157" w:rsidP="00632157">
      <w:pPr>
        <w:rPr>
          <w:szCs w:val="24"/>
        </w:rPr>
      </w:pPr>
      <w:r w:rsidRPr="00F073C2">
        <w:rPr>
          <w:b/>
          <w:szCs w:val="24"/>
        </w:rPr>
        <w:t xml:space="preserve">Responsable de ejecución: </w:t>
      </w:r>
      <w:r w:rsidRPr="00F073C2">
        <w:rPr>
          <w:szCs w:val="24"/>
        </w:rPr>
        <w:t xml:space="preserve">Registrar el nombre de la </w:t>
      </w:r>
      <w:r w:rsidR="00DA3056">
        <w:rPr>
          <w:szCs w:val="24"/>
        </w:rPr>
        <w:t xml:space="preserve">Entidad </w:t>
      </w:r>
      <w:r w:rsidRPr="00F073C2">
        <w:rPr>
          <w:szCs w:val="24"/>
        </w:rPr>
        <w:t>responsable de la ejecución de la actividad a desarrollarse.</w:t>
      </w:r>
    </w:p>
    <w:p w14:paraId="389BFF11" w14:textId="77777777" w:rsidR="00632157" w:rsidRPr="00F073C2" w:rsidRDefault="00632157" w:rsidP="00632157">
      <w:pPr>
        <w:jc w:val="left"/>
        <w:rPr>
          <w:b/>
          <w:szCs w:val="24"/>
        </w:rPr>
      </w:pPr>
      <w:r w:rsidRPr="00F073C2">
        <w:rPr>
          <w:b/>
          <w:szCs w:val="24"/>
        </w:rPr>
        <w:t xml:space="preserve">Plazo Inicio: </w:t>
      </w:r>
      <w:r w:rsidRPr="00F073C2">
        <w:rPr>
          <w:szCs w:val="24"/>
        </w:rPr>
        <w:t>Registrar la fecha de inicio de la actividad o tarea a desarrollar.</w:t>
      </w:r>
    </w:p>
    <w:p w14:paraId="539510BC" w14:textId="77777777" w:rsidR="00632157" w:rsidRPr="00F073C2" w:rsidRDefault="00632157" w:rsidP="00632157">
      <w:pPr>
        <w:jc w:val="left"/>
        <w:rPr>
          <w:b/>
          <w:szCs w:val="24"/>
        </w:rPr>
      </w:pPr>
      <w:r w:rsidRPr="00F073C2">
        <w:rPr>
          <w:b/>
          <w:szCs w:val="24"/>
        </w:rPr>
        <w:t xml:space="preserve">Plazo Conclusión: </w:t>
      </w:r>
      <w:r w:rsidRPr="00F073C2">
        <w:rPr>
          <w:szCs w:val="24"/>
        </w:rPr>
        <w:t>Registrar la fecha de conclusión de la actividad o tarea a desarrollar.</w:t>
      </w:r>
    </w:p>
    <w:p w14:paraId="18AFD9CF" w14:textId="77777777" w:rsidR="00632157" w:rsidRPr="00F073C2" w:rsidRDefault="00632157" w:rsidP="00632157">
      <w:pPr>
        <w:jc w:val="left"/>
        <w:rPr>
          <w:b/>
          <w:szCs w:val="24"/>
        </w:rPr>
      </w:pPr>
      <w:r w:rsidRPr="00F073C2">
        <w:rPr>
          <w:b/>
          <w:szCs w:val="24"/>
        </w:rPr>
        <w:t xml:space="preserve">Observaciones: </w:t>
      </w:r>
      <w:r w:rsidRPr="00F073C2">
        <w:rPr>
          <w:szCs w:val="24"/>
        </w:rPr>
        <w:t>Registrar las observaciones relacionadas a la actividad o tarea que considere necesarias.</w:t>
      </w:r>
    </w:p>
    <w:p w14:paraId="3DBAA0D1" w14:textId="77777777" w:rsidR="00632157" w:rsidRPr="00607E0A" w:rsidRDefault="00632157" w:rsidP="00DE605E"/>
    <w:p w14:paraId="223FFBAB" w14:textId="29497373" w:rsidR="0003728C" w:rsidRPr="00DE605E" w:rsidRDefault="0003728C" w:rsidP="00DE605E">
      <w:pPr>
        <w:pStyle w:val="Prrafodelista"/>
        <w:numPr>
          <w:ilvl w:val="0"/>
          <w:numId w:val="54"/>
        </w:numPr>
        <w:rPr>
          <w:b/>
          <w:szCs w:val="24"/>
        </w:rPr>
      </w:pPr>
      <w:r w:rsidRPr="00DE605E">
        <w:rPr>
          <w:b/>
          <w:szCs w:val="24"/>
        </w:rPr>
        <w:t>FIRMA Y SELLOS.</w:t>
      </w:r>
    </w:p>
    <w:p w14:paraId="0BA68992" w14:textId="77777777" w:rsidR="0003728C" w:rsidRPr="00F073C2" w:rsidRDefault="0003728C" w:rsidP="0003728C">
      <w:pPr>
        <w:rPr>
          <w:szCs w:val="24"/>
        </w:rPr>
      </w:pPr>
    </w:p>
    <w:p w14:paraId="0EF84D3B" w14:textId="1CF64625" w:rsidR="0003728C" w:rsidRPr="00F073C2" w:rsidRDefault="0003728C" w:rsidP="0003728C">
      <w:pPr>
        <w:rPr>
          <w:szCs w:val="24"/>
        </w:rPr>
      </w:pPr>
      <w:r w:rsidRPr="00F073C2">
        <w:rPr>
          <w:szCs w:val="24"/>
        </w:rPr>
        <w:lastRenderedPageBreak/>
        <w:t>Debe ser suscrito por el personal elaboró</w:t>
      </w:r>
      <w:r>
        <w:rPr>
          <w:szCs w:val="24"/>
        </w:rPr>
        <w:t xml:space="preserve"> la </w:t>
      </w:r>
      <w:r w:rsidRPr="0003728C">
        <w:rPr>
          <w:szCs w:val="24"/>
        </w:rPr>
        <w:t>programación de actividades para el desarrollo funcional</w:t>
      </w:r>
      <w:r w:rsidRPr="00F073C2">
        <w:rPr>
          <w:szCs w:val="24"/>
        </w:rPr>
        <w:t>.</w:t>
      </w:r>
      <w:r w:rsidRPr="00F073C2">
        <w:rPr>
          <w:b/>
          <w:szCs w:val="24"/>
        </w:rPr>
        <w:t xml:space="preserve"> </w:t>
      </w:r>
    </w:p>
    <w:p w14:paraId="4D6A14B5" w14:textId="77777777" w:rsidR="0031256F" w:rsidRPr="00860C2D" w:rsidRDefault="0031256F" w:rsidP="00DE605E"/>
    <w:p w14:paraId="79A936EC" w14:textId="77777777" w:rsidR="0031256F" w:rsidRPr="000F29C4" w:rsidRDefault="0031256F" w:rsidP="00DE605E"/>
    <w:p w14:paraId="6BACED66" w14:textId="77777777" w:rsidR="0031256F" w:rsidRDefault="0031256F" w:rsidP="00DE605E"/>
    <w:p w14:paraId="4BF38A66" w14:textId="77777777" w:rsidR="009F42F5" w:rsidRDefault="009F42F5" w:rsidP="00D3731A"/>
    <w:p w14:paraId="55BB8568" w14:textId="0972C894" w:rsidR="007250D1" w:rsidRPr="00F073C2" w:rsidRDefault="007250D1" w:rsidP="007250D1">
      <w:pPr>
        <w:pStyle w:val="Ttulo1"/>
        <w:rPr>
          <w:szCs w:val="24"/>
        </w:rPr>
      </w:pPr>
      <w:bookmarkStart w:id="9453" w:name="_Toc206684737"/>
      <w:r w:rsidRPr="00F073C2">
        <w:rPr>
          <w:szCs w:val="24"/>
        </w:rPr>
        <w:t xml:space="preserve">ANEXO </w:t>
      </w:r>
      <w:bookmarkEnd w:id="9450"/>
      <w:bookmarkEnd w:id="9451"/>
      <w:r w:rsidR="005C373F" w:rsidRPr="00F073C2">
        <w:rPr>
          <w:szCs w:val="24"/>
        </w:rPr>
        <w:t>7</w:t>
      </w:r>
      <w:bookmarkEnd w:id="9453"/>
    </w:p>
    <w:p w14:paraId="41755B82" w14:textId="31CB05D2" w:rsidR="00632157" w:rsidRPr="00607E0A" w:rsidRDefault="00632157" w:rsidP="00DE605E">
      <w:pPr>
        <w:jc w:val="center"/>
      </w:pPr>
      <w:r w:rsidRPr="00F073C2">
        <w:rPr>
          <w:b/>
        </w:rPr>
        <w:t>R-426</w:t>
      </w:r>
    </w:p>
    <w:p w14:paraId="15F9D06F" w14:textId="77777777" w:rsidR="007250D1" w:rsidRPr="00F073C2" w:rsidRDefault="007250D1" w:rsidP="007250D1">
      <w:pPr>
        <w:pStyle w:val="Ttulo1"/>
        <w:rPr>
          <w:szCs w:val="24"/>
        </w:rPr>
      </w:pPr>
      <w:bookmarkStart w:id="9454" w:name="_Toc178012995"/>
      <w:bookmarkStart w:id="9455" w:name="_Toc197893839"/>
      <w:bookmarkStart w:id="9456" w:name="_Toc206684738"/>
      <w:r w:rsidRPr="00F073C2">
        <w:rPr>
          <w:szCs w:val="24"/>
        </w:rPr>
        <w:t>REGISTRO CONTROL FUNCIONAL VUCE</w:t>
      </w:r>
      <w:bookmarkEnd w:id="9454"/>
      <w:bookmarkEnd w:id="9455"/>
      <w:bookmarkEnd w:id="9456"/>
    </w:p>
    <w:tbl>
      <w:tblPr>
        <w:tblStyle w:val="Tablaconcuadrcula"/>
        <w:tblW w:w="9180" w:type="dxa"/>
        <w:tblLook w:val="04A0" w:firstRow="1" w:lastRow="0" w:firstColumn="1" w:lastColumn="0" w:noHBand="0" w:noVBand="1"/>
      </w:tblPr>
      <w:tblGrid>
        <w:gridCol w:w="2657"/>
        <w:gridCol w:w="4255"/>
        <w:gridCol w:w="1134"/>
        <w:gridCol w:w="1134"/>
      </w:tblGrid>
      <w:tr w:rsidR="007250D1" w:rsidRPr="00F073C2" w14:paraId="5E499239" w14:textId="77777777" w:rsidTr="00271D98">
        <w:trPr>
          <w:trHeight w:val="276"/>
          <w:tblHeader/>
        </w:trPr>
        <w:tc>
          <w:tcPr>
            <w:tcW w:w="2657" w:type="dxa"/>
            <w:vMerge w:val="restart"/>
            <w:tcBorders>
              <w:top w:val="single" w:sz="4" w:space="0" w:color="auto"/>
              <w:left w:val="single" w:sz="4" w:space="0" w:color="auto"/>
              <w:bottom w:val="single" w:sz="4" w:space="0" w:color="auto"/>
              <w:right w:val="single" w:sz="4" w:space="0" w:color="auto"/>
            </w:tcBorders>
            <w:hideMark/>
          </w:tcPr>
          <w:p w14:paraId="2BBDEA26" w14:textId="77777777" w:rsidR="007250D1" w:rsidRPr="00F073C2" w:rsidRDefault="007250D1" w:rsidP="00271D98">
            <w:pPr>
              <w:pStyle w:val="Encabezado"/>
              <w:ind w:firstLine="426"/>
              <w:rPr>
                <w:sz w:val="20"/>
                <w:lang w:val="es-ES"/>
              </w:rPr>
            </w:pPr>
            <w:r w:rsidRPr="00DE605E">
              <w:rPr>
                <w:lang w:val="es-ES"/>
              </w:rPr>
              <w:object w:dxaOrig="1710" w:dyaOrig="750" w14:anchorId="20F34B87">
                <v:shape id="_x0000_i1029" type="#_x0000_t75" style="width:87.2pt;height:39.2pt" o:ole="">
                  <v:imagedata r:id="rId22" o:title=""/>
                </v:shape>
                <o:OLEObject Type="Embed" ProgID="PBrush" ShapeID="_x0000_i1029" DrawAspect="Content" ObjectID="_1852814195" r:id="rId29"/>
              </w:object>
            </w:r>
          </w:p>
        </w:tc>
        <w:tc>
          <w:tcPr>
            <w:tcW w:w="4255" w:type="dxa"/>
            <w:vMerge w:val="restart"/>
            <w:tcBorders>
              <w:top w:val="single" w:sz="4" w:space="0" w:color="auto"/>
              <w:left w:val="single" w:sz="4" w:space="0" w:color="auto"/>
              <w:bottom w:val="single" w:sz="4" w:space="0" w:color="auto"/>
              <w:right w:val="single" w:sz="4" w:space="0" w:color="auto"/>
            </w:tcBorders>
          </w:tcPr>
          <w:p w14:paraId="2FCC73A5" w14:textId="77777777" w:rsidR="007250D1" w:rsidRPr="00F073C2" w:rsidRDefault="007250D1" w:rsidP="00271D98">
            <w:pPr>
              <w:pStyle w:val="Encabezado"/>
              <w:jc w:val="center"/>
              <w:rPr>
                <w:b/>
                <w:sz w:val="20"/>
              </w:rPr>
            </w:pPr>
          </w:p>
          <w:p w14:paraId="517D517D" w14:textId="77777777" w:rsidR="007250D1" w:rsidRPr="00F073C2" w:rsidRDefault="007250D1" w:rsidP="00271D98">
            <w:pPr>
              <w:pStyle w:val="Encabezado"/>
              <w:jc w:val="center"/>
              <w:rPr>
                <w:b/>
                <w:sz w:val="20"/>
              </w:rPr>
            </w:pPr>
            <w:r w:rsidRPr="00F073C2">
              <w:rPr>
                <w:b/>
                <w:sz w:val="20"/>
              </w:rPr>
              <w:t>REGISTRO</w:t>
            </w:r>
          </w:p>
          <w:p w14:paraId="4FAC0C5D" w14:textId="77777777" w:rsidR="007250D1" w:rsidRPr="00F073C2" w:rsidRDefault="007250D1" w:rsidP="00271D98">
            <w:pPr>
              <w:tabs>
                <w:tab w:val="left" w:pos="1305"/>
              </w:tabs>
              <w:jc w:val="center"/>
              <w:rPr>
                <w:b/>
                <w:sz w:val="20"/>
              </w:rPr>
            </w:pPr>
            <w:r w:rsidRPr="00F073C2">
              <w:rPr>
                <w:b/>
                <w:sz w:val="20"/>
              </w:rPr>
              <w:t>CONTROL FUNCIONAL</w:t>
            </w:r>
          </w:p>
          <w:p w14:paraId="16633177" w14:textId="77777777" w:rsidR="007250D1" w:rsidRPr="00F073C2" w:rsidRDefault="007250D1" w:rsidP="00271D98">
            <w:pPr>
              <w:tabs>
                <w:tab w:val="left" w:pos="1305"/>
              </w:tabs>
              <w:jc w:val="center"/>
              <w:rPr>
                <w:b/>
                <w:sz w:val="20"/>
              </w:rPr>
            </w:pPr>
            <w:r w:rsidRPr="00F073C2">
              <w:rPr>
                <w:b/>
                <w:sz w:val="20"/>
              </w:rPr>
              <w:t>VUCE</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6D685C" w14:textId="77777777" w:rsidR="007250D1" w:rsidRPr="009F42F5" w:rsidRDefault="007250D1" w:rsidP="00271D98">
            <w:pPr>
              <w:pStyle w:val="Encabezado"/>
              <w:jc w:val="center"/>
              <w:rPr>
                <w:sz w:val="14"/>
              </w:rPr>
            </w:pPr>
            <w:r w:rsidRPr="009F42F5">
              <w:rPr>
                <w:sz w:val="14"/>
              </w:rPr>
              <w:t>Código</w:t>
            </w:r>
          </w:p>
        </w:tc>
      </w:tr>
      <w:tr w:rsidR="007250D1" w:rsidRPr="00F073C2" w14:paraId="704E9D7A" w14:textId="77777777" w:rsidTr="00271D98">
        <w:trPr>
          <w:trHeight w:val="27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77B77D6" w14:textId="77777777" w:rsidR="007250D1" w:rsidRPr="00F073C2" w:rsidRDefault="007250D1" w:rsidP="00271D98">
            <w:pPr>
              <w:jc w:val="left"/>
              <w:rPr>
                <w:sz w:val="20"/>
                <w:lang w:val="es-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B1327E" w14:textId="77777777" w:rsidR="007250D1" w:rsidRPr="00F073C2" w:rsidRDefault="007250D1" w:rsidP="00271D98">
            <w:pPr>
              <w:jc w:val="left"/>
              <w:rPr>
                <w:b/>
                <w:sz w:val="20"/>
              </w:rPr>
            </w:pPr>
          </w:p>
        </w:tc>
        <w:tc>
          <w:tcPr>
            <w:tcW w:w="2268" w:type="dxa"/>
            <w:gridSpan w:val="2"/>
            <w:tcBorders>
              <w:top w:val="single" w:sz="4" w:space="0" w:color="auto"/>
              <w:left w:val="single" w:sz="4" w:space="0" w:color="auto"/>
              <w:bottom w:val="single" w:sz="4" w:space="0" w:color="auto"/>
              <w:right w:val="single" w:sz="4" w:space="0" w:color="auto"/>
            </w:tcBorders>
            <w:hideMark/>
          </w:tcPr>
          <w:p w14:paraId="36EAFF3D" w14:textId="77777777" w:rsidR="007250D1" w:rsidRPr="009F42F5" w:rsidRDefault="007250D1" w:rsidP="00271D98">
            <w:pPr>
              <w:pStyle w:val="Encabezado"/>
              <w:jc w:val="center"/>
              <w:rPr>
                <w:sz w:val="14"/>
              </w:rPr>
            </w:pPr>
            <w:r w:rsidRPr="009F42F5">
              <w:rPr>
                <w:sz w:val="14"/>
              </w:rPr>
              <w:t>R-426</w:t>
            </w:r>
          </w:p>
        </w:tc>
      </w:tr>
      <w:tr w:rsidR="007250D1" w:rsidRPr="00F073C2" w14:paraId="3AEEC959" w14:textId="77777777" w:rsidTr="00271D98">
        <w:trPr>
          <w:trHeight w:val="27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2FC34C1" w14:textId="77777777" w:rsidR="007250D1" w:rsidRPr="00F073C2" w:rsidRDefault="007250D1" w:rsidP="00271D98">
            <w:pPr>
              <w:jc w:val="left"/>
              <w:rPr>
                <w:sz w:val="20"/>
                <w:lang w:val="es-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0808516" w14:textId="77777777" w:rsidR="007250D1" w:rsidRPr="00F073C2" w:rsidRDefault="007250D1" w:rsidP="00271D98">
            <w:pPr>
              <w:jc w:val="left"/>
              <w:rPr>
                <w:b/>
                <w:sz w:val="20"/>
              </w:rPr>
            </w:pP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7E86F2" w14:textId="77777777" w:rsidR="007250D1" w:rsidRPr="009F42F5" w:rsidRDefault="007250D1" w:rsidP="00271D98">
            <w:pPr>
              <w:pStyle w:val="Encabezado"/>
              <w:jc w:val="center"/>
              <w:rPr>
                <w:sz w:val="14"/>
              </w:rPr>
            </w:pPr>
            <w:r w:rsidRPr="009F42F5">
              <w:rPr>
                <w:sz w:val="14"/>
              </w:rPr>
              <w:t>Versión</w:t>
            </w:r>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0B9F65" w14:textId="77777777" w:rsidR="007250D1" w:rsidRPr="009F42F5" w:rsidRDefault="007250D1" w:rsidP="00271D98">
            <w:pPr>
              <w:pStyle w:val="Encabezado"/>
              <w:jc w:val="center"/>
              <w:rPr>
                <w:sz w:val="14"/>
              </w:rPr>
            </w:pPr>
            <w:r w:rsidRPr="009F42F5">
              <w:rPr>
                <w:sz w:val="14"/>
              </w:rPr>
              <w:t>Página</w:t>
            </w:r>
          </w:p>
        </w:tc>
      </w:tr>
      <w:tr w:rsidR="007250D1" w:rsidRPr="00F073C2" w14:paraId="03CF62CF" w14:textId="77777777" w:rsidTr="00271D98">
        <w:trPr>
          <w:trHeight w:val="273"/>
          <w:tblHead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AF2522" w14:textId="77777777" w:rsidR="007250D1" w:rsidRPr="00F073C2" w:rsidRDefault="007250D1" w:rsidP="00271D98">
            <w:pPr>
              <w:jc w:val="left"/>
              <w:rPr>
                <w:sz w:val="20"/>
                <w:lang w:val="es-ES"/>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308655" w14:textId="77777777" w:rsidR="007250D1" w:rsidRPr="00F073C2" w:rsidRDefault="007250D1" w:rsidP="00271D98">
            <w:pPr>
              <w:jc w:val="left"/>
              <w:rPr>
                <w:b/>
                <w:sz w:val="20"/>
              </w:rPr>
            </w:pPr>
          </w:p>
        </w:tc>
        <w:tc>
          <w:tcPr>
            <w:tcW w:w="1134" w:type="dxa"/>
            <w:tcBorders>
              <w:top w:val="single" w:sz="4" w:space="0" w:color="auto"/>
              <w:left w:val="single" w:sz="4" w:space="0" w:color="auto"/>
              <w:bottom w:val="single" w:sz="4" w:space="0" w:color="auto"/>
              <w:right w:val="single" w:sz="4" w:space="0" w:color="auto"/>
            </w:tcBorders>
            <w:hideMark/>
          </w:tcPr>
          <w:p w14:paraId="6F9E43D1" w14:textId="13858054" w:rsidR="007250D1" w:rsidRPr="009F42F5" w:rsidRDefault="00A149C1" w:rsidP="00271D98">
            <w:pPr>
              <w:pStyle w:val="Encabezado"/>
              <w:jc w:val="center"/>
              <w:rPr>
                <w:sz w:val="14"/>
              </w:rPr>
            </w:pPr>
            <w:r w:rsidRPr="009F42F5">
              <w:rPr>
                <w:sz w:val="14"/>
              </w:rPr>
              <w:t>2</w:t>
            </w:r>
          </w:p>
        </w:tc>
        <w:tc>
          <w:tcPr>
            <w:tcW w:w="1134" w:type="dxa"/>
            <w:tcBorders>
              <w:top w:val="single" w:sz="4" w:space="0" w:color="auto"/>
              <w:left w:val="single" w:sz="4" w:space="0" w:color="auto"/>
              <w:bottom w:val="single" w:sz="4" w:space="0" w:color="auto"/>
              <w:right w:val="single" w:sz="4" w:space="0" w:color="auto"/>
            </w:tcBorders>
            <w:hideMark/>
          </w:tcPr>
          <w:p w14:paraId="259C9A12" w14:textId="77777777" w:rsidR="007250D1" w:rsidRPr="009F42F5" w:rsidRDefault="007250D1" w:rsidP="00271D98">
            <w:pPr>
              <w:pStyle w:val="Encabezado"/>
              <w:jc w:val="left"/>
              <w:rPr>
                <w:sz w:val="14"/>
              </w:rPr>
            </w:pPr>
            <w:r w:rsidRPr="009F42F5">
              <w:rPr>
                <w:sz w:val="14"/>
              </w:rPr>
              <w:t xml:space="preserve">       de </w:t>
            </w:r>
          </w:p>
        </w:tc>
      </w:tr>
    </w:tbl>
    <w:tbl>
      <w:tblPr>
        <w:tblStyle w:val="Tablaconcuadrcula"/>
        <w:tblpPr w:leftFromText="141" w:rightFromText="141" w:vertAnchor="text" w:tblpY="16"/>
        <w:tblOverlap w:val="never"/>
        <w:tblW w:w="9180" w:type="dxa"/>
        <w:tblLayout w:type="fixed"/>
        <w:tblLook w:val="04A0" w:firstRow="1" w:lastRow="0" w:firstColumn="1" w:lastColumn="0" w:noHBand="0" w:noVBand="1"/>
      </w:tblPr>
      <w:tblGrid>
        <w:gridCol w:w="521"/>
        <w:gridCol w:w="1939"/>
        <w:gridCol w:w="909"/>
        <w:gridCol w:w="141"/>
        <w:gridCol w:w="2511"/>
        <w:gridCol w:w="41"/>
        <w:gridCol w:w="1276"/>
        <w:gridCol w:w="1842"/>
      </w:tblGrid>
      <w:tr w:rsidR="00080F81" w:rsidRPr="00F073C2" w14:paraId="693A34D7" w14:textId="77777777" w:rsidTr="00080F81">
        <w:trPr>
          <w:trHeight w:val="247"/>
        </w:trPr>
        <w:tc>
          <w:tcPr>
            <w:tcW w:w="9180" w:type="dxa"/>
            <w:gridSpan w:val="8"/>
            <w:shd w:val="clear" w:color="auto" w:fill="002060"/>
          </w:tcPr>
          <w:p w14:paraId="723EAB30" w14:textId="77777777" w:rsidR="00080F81" w:rsidRPr="00F073C2" w:rsidRDefault="00080F81" w:rsidP="00080F81">
            <w:pPr>
              <w:pStyle w:val="Encabezado"/>
              <w:numPr>
                <w:ilvl w:val="0"/>
                <w:numId w:val="9"/>
              </w:numPr>
              <w:tabs>
                <w:tab w:val="clear" w:pos="4252"/>
                <w:tab w:val="clear" w:pos="8504"/>
                <w:tab w:val="center" w:pos="4419"/>
                <w:tab w:val="right" w:pos="8838"/>
              </w:tabs>
              <w:ind w:left="284" w:hanging="284"/>
              <w:jc w:val="left"/>
              <w:rPr>
                <w:b/>
                <w:sz w:val="20"/>
              </w:rPr>
            </w:pPr>
            <w:r w:rsidRPr="00F073C2">
              <w:rPr>
                <w:b/>
                <w:noProof/>
                <w:sz w:val="20"/>
                <w:lang w:eastAsia="es-BO"/>
              </w:rPr>
              <w:t>DATOS DE CONTROL FUNCIONAL</w:t>
            </w:r>
          </w:p>
        </w:tc>
      </w:tr>
      <w:tr w:rsidR="00080F81" w:rsidRPr="00F073C2" w14:paraId="52E4B3BA" w14:textId="77777777" w:rsidTr="00080F81">
        <w:trPr>
          <w:trHeight w:val="247"/>
        </w:trPr>
        <w:tc>
          <w:tcPr>
            <w:tcW w:w="3510" w:type="dxa"/>
            <w:gridSpan w:val="4"/>
            <w:shd w:val="clear" w:color="auto" w:fill="D9D9D9" w:themeFill="background1" w:themeFillShade="D9"/>
          </w:tcPr>
          <w:p w14:paraId="790A053A" w14:textId="77777777" w:rsidR="00080F81" w:rsidRPr="00F073C2" w:rsidRDefault="00080F81" w:rsidP="00080F81">
            <w:pPr>
              <w:pStyle w:val="Encabezado"/>
              <w:jc w:val="right"/>
              <w:rPr>
                <w:b/>
                <w:noProof/>
                <w:sz w:val="20"/>
                <w:lang w:eastAsia="es-BO"/>
              </w:rPr>
            </w:pPr>
            <w:r w:rsidRPr="00F073C2">
              <w:rPr>
                <w:b/>
                <w:noProof/>
                <w:sz w:val="20"/>
                <w:lang w:eastAsia="es-BO"/>
              </w:rPr>
              <w:t>N° de Requerimiento:</w:t>
            </w:r>
          </w:p>
        </w:tc>
        <w:tc>
          <w:tcPr>
            <w:tcW w:w="5670" w:type="dxa"/>
            <w:gridSpan w:val="4"/>
            <w:vAlign w:val="center"/>
          </w:tcPr>
          <w:p w14:paraId="10777C35" w14:textId="77777777" w:rsidR="00080F81" w:rsidRPr="00F073C2" w:rsidRDefault="00080F81" w:rsidP="00080F81">
            <w:pPr>
              <w:pStyle w:val="Encabezado"/>
              <w:rPr>
                <w:sz w:val="20"/>
              </w:rPr>
            </w:pPr>
          </w:p>
        </w:tc>
      </w:tr>
      <w:tr w:rsidR="00080F81" w:rsidRPr="00F073C2" w14:paraId="10C44F5E" w14:textId="77777777" w:rsidTr="00080F81">
        <w:trPr>
          <w:trHeight w:val="247"/>
        </w:trPr>
        <w:tc>
          <w:tcPr>
            <w:tcW w:w="3510" w:type="dxa"/>
            <w:gridSpan w:val="4"/>
            <w:shd w:val="clear" w:color="auto" w:fill="D9D9D9" w:themeFill="background1" w:themeFillShade="D9"/>
          </w:tcPr>
          <w:p w14:paraId="2ACFC26F" w14:textId="77777777" w:rsidR="00080F81" w:rsidRPr="00F073C2" w:rsidRDefault="00080F81" w:rsidP="00080F81">
            <w:pPr>
              <w:pStyle w:val="Encabezado"/>
              <w:jc w:val="right"/>
              <w:rPr>
                <w:b/>
                <w:noProof/>
                <w:sz w:val="20"/>
                <w:lang w:eastAsia="es-BO"/>
              </w:rPr>
            </w:pPr>
            <w:r w:rsidRPr="00F073C2">
              <w:rPr>
                <w:b/>
                <w:noProof/>
                <w:sz w:val="20"/>
                <w:lang w:eastAsia="es-BO"/>
              </w:rPr>
              <w:t>Sistema VUCE:</w:t>
            </w:r>
          </w:p>
        </w:tc>
        <w:tc>
          <w:tcPr>
            <w:tcW w:w="5670" w:type="dxa"/>
            <w:gridSpan w:val="4"/>
            <w:vAlign w:val="center"/>
          </w:tcPr>
          <w:p w14:paraId="7F62EA52" w14:textId="77777777" w:rsidR="00080F81" w:rsidRPr="00F073C2" w:rsidRDefault="00080F81" w:rsidP="00080F81">
            <w:pPr>
              <w:pStyle w:val="Encabezado"/>
              <w:rPr>
                <w:sz w:val="20"/>
              </w:rPr>
            </w:pPr>
          </w:p>
        </w:tc>
      </w:tr>
      <w:tr w:rsidR="00080F81" w:rsidRPr="00F073C2" w14:paraId="242540B0" w14:textId="77777777" w:rsidTr="00080F81">
        <w:trPr>
          <w:trHeight w:val="247"/>
        </w:trPr>
        <w:tc>
          <w:tcPr>
            <w:tcW w:w="3510" w:type="dxa"/>
            <w:gridSpan w:val="4"/>
            <w:shd w:val="clear" w:color="auto" w:fill="D9D9D9" w:themeFill="background1" w:themeFillShade="D9"/>
          </w:tcPr>
          <w:p w14:paraId="56257B20" w14:textId="77777777" w:rsidR="00080F81" w:rsidRPr="00F073C2" w:rsidRDefault="00080F81" w:rsidP="00080F81">
            <w:pPr>
              <w:pStyle w:val="Encabezado"/>
              <w:jc w:val="right"/>
              <w:rPr>
                <w:b/>
                <w:noProof/>
                <w:sz w:val="20"/>
                <w:lang w:eastAsia="es-BO"/>
              </w:rPr>
            </w:pPr>
            <w:r w:rsidRPr="00F073C2">
              <w:rPr>
                <w:b/>
                <w:noProof/>
                <w:sz w:val="20"/>
                <w:lang w:eastAsia="es-BO"/>
              </w:rPr>
              <w:t>Fecha de emisión:</w:t>
            </w:r>
          </w:p>
        </w:tc>
        <w:tc>
          <w:tcPr>
            <w:tcW w:w="5670" w:type="dxa"/>
            <w:gridSpan w:val="4"/>
            <w:vAlign w:val="center"/>
          </w:tcPr>
          <w:p w14:paraId="76F15A61" w14:textId="77777777" w:rsidR="00080F81" w:rsidRPr="00F073C2" w:rsidRDefault="00080F81" w:rsidP="00080F81">
            <w:pPr>
              <w:pStyle w:val="Encabezado"/>
              <w:rPr>
                <w:sz w:val="20"/>
              </w:rPr>
            </w:pPr>
          </w:p>
        </w:tc>
      </w:tr>
      <w:tr w:rsidR="00080F81" w:rsidRPr="00F073C2" w14:paraId="409F04E4" w14:textId="77777777" w:rsidTr="00080F81">
        <w:trPr>
          <w:trHeight w:val="247"/>
        </w:trPr>
        <w:tc>
          <w:tcPr>
            <w:tcW w:w="3510" w:type="dxa"/>
            <w:gridSpan w:val="4"/>
            <w:shd w:val="clear" w:color="auto" w:fill="D9D9D9" w:themeFill="background1" w:themeFillShade="D9"/>
          </w:tcPr>
          <w:p w14:paraId="442F66BF" w14:textId="77777777" w:rsidR="00080F81" w:rsidRPr="00F073C2" w:rsidRDefault="00080F81" w:rsidP="00080F81">
            <w:pPr>
              <w:pStyle w:val="Encabezado"/>
              <w:jc w:val="right"/>
              <w:rPr>
                <w:b/>
                <w:noProof/>
                <w:sz w:val="20"/>
                <w:lang w:eastAsia="es-BO"/>
              </w:rPr>
            </w:pPr>
            <w:r w:rsidRPr="00F073C2">
              <w:rPr>
                <w:b/>
                <w:noProof/>
                <w:sz w:val="20"/>
                <w:lang w:eastAsia="es-BO"/>
              </w:rPr>
              <w:t xml:space="preserve">Entidad Pública Emisora: </w:t>
            </w:r>
          </w:p>
        </w:tc>
        <w:tc>
          <w:tcPr>
            <w:tcW w:w="5670" w:type="dxa"/>
            <w:gridSpan w:val="4"/>
            <w:vAlign w:val="center"/>
          </w:tcPr>
          <w:p w14:paraId="698579D0" w14:textId="77777777" w:rsidR="00080F81" w:rsidRPr="00F073C2" w:rsidRDefault="00080F81" w:rsidP="00080F81">
            <w:pPr>
              <w:pStyle w:val="Encabezado"/>
              <w:rPr>
                <w:sz w:val="20"/>
              </w:rPr>
            </w:pPr>
          </w:p>
        </w:tc>
      </w:tr>
      <w:tr w:rsidR="00080F81" w:rsidRPr="00F073C2" w14:paraId="51897400" w14:textId="77777777" w:rsidTr="00080F81">
        <w:trPr>
          <w:trHeight w:val="247"/>
        </w:trPr>
        <w:tc>
          <w:tcPr>
            <w:tcW w:w="3510" w:type="dxa"/>
            <w:gridSpan w:val="4"/>
            <w:shd w:val="clear" w:color="auto" w:fill="D9D9D9" w:themeFill="background1" w:themeFillShade="D9"/>
          </w:tcPr>
          <w:p w14:paraId="2F8B80FC" w14:textId="77777777" w:rsidR="00080F81" w:rsidRPr="00F073C2" w:rsidRDefault="00080F81" w:rsidP="00080F81">
            <w:pPr>
              <w:pStyle w:val="Encabezado"/>
              <w:jc w:val="right"/>
              <w:rPr>
                <w:b/>
                <w:noProof/>
                <w:sz w:val="20"/>
                <w:lang w:eastAsia="es-BO"/>
              </w:rPr>
            </w:pPr>
            <w:r w:rsidRPr="00F073C2">
              <w:rPr>
                <w:b/>
                <w:noProof/>
                <w:sz w:val="20"/>
                <w:lang w:eastAsia="es-BO"/>
              </w:rPr>
              <w:t>Gerencia/Unidad/Departamento Responsable del Control:</w:t>
            </w:r>
          </w:p>
        </w:tc>
        <w:tc>
          <w:tcPr>
            <w:tcW w:w="5670" w:type="dxa"/>
            <w:gridSpan w:val="4"/>
            <w:vAlign w:val="center"/>
          </w:tcPr>
          <w:p w14:paraId="15E01B71" w14:textId="77777777" w:rsidR="00080F81" w:rsidRPr="00F073C2" w:rsidRDefault="00080F81" w:rsidP="00080F81">
            <w:pPr>
              <w:pStyle w:val="Encabezado"/>
              <w:rPr>
                <w:sz w:val="20"/>
              </w:rPr>
            </w:pPr>
          </w:p>
        </w:tc>
      </w:tr>
      <w:tr w:rsidR="00080F81" w:rsidRPr="00F073C2" w14:paraId="75531216" w14:textId="77777777" w:rsidTr="00080F81">
        <w:trPr>
          <w:trHeight w:val="247"/>
        </w:trPr>
        <w:tc>
          <w:tcPr>
            <w:tcW w:w="3510" w:type="dxa"/>
            <w:gridSpan w:val="4"/>
            <w:shd w:val="clear" w:color="auto" w:fill="D9D9D9" w:themeFill="background1" w:themeFillShade="D9"/>
          </w:tcPr>
          <w:p w14:paraId="2133F573" w14:textId="77777777" w:rsidR="00080F81" w:rsidRPr="00F073C2" w:rsidRDefault="00080F81" w:rsidP="00080F81">
            <w:pPr>
              <w:pStyle w:val="Encabezado"/>
              <w:jc w:val="right"/>
              <w:rPr>
                <w:b/>
                <w:noProof/>
                <w:sz w:val="20"/>
                <w:lang w:eastAsia="es-BO"/>
              </w:rPr>
            </w:pPr>
            <w:r w:rsidRPr="00F073C2">
              <w:rPr>
                <w:b/>
                <w:noProof/>
                <w:sz w:val="20"/>
                <w:lang w:eastAsia="es-BO"/>
              </w:rPr>
              <w:t>Nombre(s) de participante(s)</w:t>
            </w:r>
          </w:p>
          <w:p w14:paraId="615C0143" w14:textId="77777777" w:rsidR="00080F81" w:rsidRPr="00F073C2" w:rsidRDefault="00080F81" w:rsidP="00080F81">
            <w:pPr>
              <w:pStyle w:val="Encabezado"/>
              <w:jc w:val="right"/>
              <w:rPr>
                <w:b/>
                <w:noProof/>
                <w:sz w:val="20"/>
                <w:lang w:eastAsia="es-BO"/>
              </w:rPr>
            </w:pPr>
            <w:r w:rsidRPr="00F073C2">
              <w:rPr>
                <w:b/>
                <w:noProof/>
                <w:sz w:val="20"/>
                <w:lang w:eastAsia="es-BO"/>
              </w:rPr>
              <w:t>en control funcional:</w:t>
            </w:r>
          </w:p>
        </w:tc>
        <w:tc>
          <w:tcPr>
            <w:tcW w:w="5670" w:type="dxa"/>
            <w:gridSpan w:val="4"/>
            <w:vAlign w:val="center"/>
          </w:tcPr>
          <w:p w14:paraId="21A941EE" w14:textId="77777777" w:rsidR="00080F81" w:rsidRPr="00F073C2" w:rsidRDefault="00080F81" w:rsidP="00080F81">
            <w:pPr>
              <w:pStyle w:val="Encabezado"/>
              <w:rPr>
                <w:sz w:val="20"/>
              </w:rPr>
            </w:pPr>
          </w:p>
        </w:tc>
      </w:tr>
      <w:tr w:rsidR="00080F81" w:rsidRPr="00F073C2" w14:paraId="3B4C939A" w14:textId="77777777" w:rsidTr="00080F81">
        <w:trPr>
          <w:trHeight w:val="244"/>
        </w:trPr>
        <w:tc>
          <w:tcPr>
            <w:tcW w:w="9180" w:type="dxa"/>
            <w:gridSpan w:val="8"/>
            <w:shd w:val="clear" w:color="auto" w:fill="002060"/>
          </w:tcPr>
          <w:p w14:paraId="0EE9D2E7" w14:textId="77777777" w:rsidR="00080F81" w:rsidRPr="00F073C2" w:rsidRDefault="00080F81" w:rsidP="00080F81">
            <w:pPr>
              <w:pStyle w:val="Encabezado"/>
              <w:numPr>
                <w:ilvl w:val="0"/>
                <w:numId w:val="9"/>
              </w:numPr>
              <w:tabs>
                <w:tab w:val="clear" w:pos="4252"/>
                <w:tab w:val="clear" w:pos="8504"/>
                <w:tab w:val="center" w:pos="4419"/>
                <w:tab w:val="right" w:pos="8838"/>
              </w:tabs>
              <w:ind w:left="284" w:hanging="284"/>
              <w:jc w:val="left"/>
              <w:rPr>
                <w:b/>
                <w:noProof/>
                <w:sz w:val="20"/>
                <w:lang w:eastAsia="es-BO"/>
              </w:rPr>
            </w:pPr>
            <w:r w:rsidRPr="00F073C2">
              <w:rPr>
                <w:b/>
                <w:noProof/>
                <w:sz w:val="20"/>
                <w:lang w:eastAsia="es-BO"/>
              </w:rPr>
              <w:t>DETALLE DE PRUEBAS DE CONTROL FUNCIONAL</w:t>
            </w:r>
          </w:p>
        </w:tc>
      </w:tr>
      <w:tr w:rsidR="00080F81" w:rsidRPr="00F073C2" w14:paraId="6B9B350B" w14:textId="77777777" w:rsidTr="00080F81">
        <w:trPr>
          <w:trHeight w:val="109"/>
        </w:trPr>
        <w:tc>
          <w:tcPr>
            <w:tcW w:w="521" w:type="dxa"/>
            <w:shd w:val="clear" w:color="auto" w:fill="D9D9D9" w:themeFill="background1" w:themeFillShade="D9"/>
          </w:tcPr>
          <w:p w14:paraId="03C750D1" w14:textId="77777777" w:rsidR="00080F81" w:rsidRPr="00F073C2" w:rsidRDefault="00080F81" w:rsidP="00080F81">
            <w:pPr>
              <w:widowControl w:val="0"/>
              <w:jc w:val="center"/>
              <w:rPr>
                <w:b/>
                <w:sz w:val="20"/>
              </w:rPr>
            </w:pPr>
            <w:r w:rsidRPr="00F073C2">
              <w:rPr>
                <w:b/>
                <w:sz w:val="20"/>
              </w:rPr>
              <w:t>N°</w:t>
            </w:r>
          </w:p>
        </w:tc>
        <w:tc>
          <w:tcPr>
            <w:tcW w:w="2848" w:type="dxa"/>
            <w:gridSpan w:val="2"/>
            <w:shd w:val="clear" w:color="auto" w:fill="D9D9D9" w:themeFill="background1" w:themeFillShade="D9"/>
          </w:tcPr>
          <w:p w14:paraId="10741B8D" w14:textId="77777777" w:rsidR="00080F81" w:rsidRPr="00F073C2" w:rsidRDefault="00080F81" w:rsidP="00080F81">
            <w:pPr>
              <w:widowControl w:val="0"/>
              <w:jc w:val="center"/>
              <w:rPr>
                <w:b/>
                <w:sz w:val="20"/>
              </w:rPr>
            </w:pPr>
            <w:r>
              <w:rPr>
                <w:b/>
                <w:sz w:val="20"/>
              </w:rPr>
              <w:t>Requerimiento realizado</w:t>
            </w:r>
          </w:p>
        </w:tc>
        <w:tc>
          <w:tcPr>
            <w:tcW w:w="2693" w:type="dxa"/>
            <w:gridSpan w:val="3"/>
            <w:shd w:val="clear" w:color="auto" w:fill="D9D9D9" w:themeFill="background1" w:themeFillShade="D9"/>
          </w:tcPr>
          <w:p w14:paraId="5151977C" w14:textId="77777777" w:rsidR="00080F81" w:rsidRPr="00F073C2" w:rsidRDefault="00080F81" w:rsidP="00080F81">
            <w:pPr>
              <w:widowControl w:val="0"/>
              <w:jc w:val="center"/>
              <w:rPr>
                <w:b/>
                <w:sz w:val="20"/>
              </w:rPr>
            </w:pPr>
            <w:r w:rsidRPr="00F073C2">
              <w:rPr>
                <w:b/>
                <w:sz w:val="20"/>
              </w:rPr>
              <w:t>Prueba a ser realizada</w:t>
            </w:r>
          </w:p>
        </w:tc>
        <w:tc>
          <w:tcPr>
            <w:tcW w:w="1276" w:type="dxa"/>
            <w:shd w:val="clear" w:color="auto" w:fill="D9D9D9" w:themeFill="background1" w:themeFillShade="D9"/>
          </w:tcPr>
          <w:p w14:paraId="422D50C8" w14:textId="77777777" w:rsidR="00080F81" w:rsidRPr="00F073C2" w:rsidRDefault="00080F81" w:rsidP="00080F81">
            <w:pPr>
              <w:widowControl w:val="0"/>
              <w:jc w:val="center"/>
              <w:rPr>
                <w:b/>
                <w:sz w:val="20"/>
              </w:rPr>
            </w:pPr>
            <w:r w:rsidRPr="00F073C2">
              <w:rPr>
                <w:b/>
                <w:sz w:val="20"/>
              </w:rPr>
              <w:t>Resultado</w:t>
            </w:r>
          </w:p>
        </w:tc>
        <w:tc>
          <w:tcPr>
            <w:tcW w:w="1842" w:type="dxa"/>
            <w:shd w:val="clear" w:color="auto" w:fill="D9D9D9" w:themeFill="background1" w:themeFillShade="D9"/>
          </w:tcPr>
          <w:p w14:paraId="5F80CF3D" w14:textId="77777777" w:rsidR="00080F81" w:rsidRPr="00F073C2" w:rsidRDefault="00080F81" w:rsidP="00080F81">
            <w:pPr>
              <w:widowControl w:val="0"/>
              <w:jc w:val="center"/>
              <w:rPr>
                <w:b/>
                <w:sz w:val="20"/>
              </w:rPr>
            </w:pPr>
            <w:r w:rsidRPr="00F073C2">
              <w:rPr>
                <w:b/>
                <w:sz w:val="20"/>
              </w:rPr>
              <w:t>Observaciones</w:t>
            </w:r>
          </w:p>
        </w:tc>
      </w:tr>
      <w:tr w:rsidR="00080F81" w:rsidRPr="00F073C2" w14:paraId="312B5996" w14:textId="77777777" w:rsidTr="00080F81">
        <w:trPr>
          <w:trHeight w:val="427"/>
        </w:trPr>
        <w:tc>
          <w:tcPr>
            <w:tcW w:w="521" w:type="dxa"/>
            <w:tcBorders>
              <w:bottom w:val="single" w:sz="4" w:space="0" w:color="auto"/>
            </w:tcBorders>
          </w:tcPr>
          <w:p w14:paraId="3C4ED7B0" w14:textId="77777777" w:rsidR="00080F81" w:rsidRPr="00F073C2" w:rsidRDefault="00080F81" w:rsidP="00080F81">
            <w:pPr>
              <w:widowControl w:val="0"/>
              <w:rPr>
                <w:sz w:val="20"/>
              </w:rPr>
            </w:pPr>
          </w:p>
        </w:tc>
        <w:tc>
          <w:tcPr>
            <w:tcW w:w="2848" w:type="dxa"/>
            <w:gridSpan w:val="2"/>
            <w:tcBorders>
              <w:bottom w:val="single" w:sz="4" w:space="0" w:color="auto"/>
            </w:tcBorders>
          </w:tcPr>
          <w:p w14:paraId="37B55BF8" w14:textId="77777777" w:rsidR="00080F81" w:rsidRPr="00F073C2" w:rsidRDefault="00080F81" w:rsidP="00080F81">
            <w:pPr>
              <w:widowControl w:val="0"/>
              <w:rPr>
                <w:sz w:val="20"/>
              </w:rPr>
            </w:pPr>
          </w:p>
        </w:tc>
        <w:tc>
          <w:tcPr>
            <w:tcW w:w="2693" w:type="dxa"/>
            <w:gridSpan w:val="3"/>
            <w:tcBorders>
              <w:bottom w:val="single" w:sz="4" w:space="0" w:color="auto"/>
            </w:tcBorders>
          </w:tcPr>
          <w:p w14:paraId="43961B8D" w14:textId="77777777" w:rsidR="00080F81" w:rsidRPr="00F073C2" w:rsidRDefault="00080F81" w:rsidP="00080F81">
            <w:pPr>
              <w:widowControl w:val="0"/>
              <w:rPr>
                <w:sz w:val="20"/>
              </w:rPr>
            </w:pPr>
          </w:p>
        </w:tc>
        <w:tc>
          <w:tcPr>
            <w:tcW w:w="1276" w:type="dxa"/>
            <w:vAlign w:val="center"/>
          </w:tcPr>
          <w:p w14:paraId="70ABBD9F" w14:textId="77777777" w:rsidR="00080F81" w:rsidRPr="00F073C2" w:rsidRDefault="00080F81" w:rsidP="00080F81">
            <w:pPr>
              <w:pStyle w:val="Prrafodelista"/>
              <w:widowControl w:val="0"/>
              <w:ind w:left="176"/>
              <w:rPr>
                <w:sz w:val="20"/>
              </w:rPr>
            </w:pPr>
          </w:p>
        </w:tc>
        <w:tc>
          <w:tcPr>
            <w:tcW w:w="1842" w:type="dxa"/>
            <w:tcBorders>
              <w:bottom w:val="single" w:sz="4" w:space="0" w:color="auto"/>
            </w:tcBorders>
            <w:shd w:val="clear" w:color="auto" w:fill="auto"/>
          </w:tcPr>
          <w:p w14:paraId="07966EF5" w14:textId="77777777" w:rsidR="00080F81" w:rsidRPr="00F073C2" w:rsidRDefault="00080F81" w:rsidP="00080F81">
            <w:pPr>
              <w:ind w:firstLine="34"/>
              <w:jc w:val="center"/>
              <w:rPr>
                <w:b/>
                <w:sz w:val="20"/>
              </w:rPr>
            </w:pPr>
          </w:p>
        </w:tc>
      </w:tr>
      <w:tr w:rsidR="00080F81" w:rsidRPr="00F073C2" w14:paraId="1FE5560D" w14:textId="77777777" w:rsidTr="00080F81">
        <w:trPr>
          <w:trHeight w:val="427"/>
        </w:trPr>
        <w:tc>
          <w:tcPr>
            <w:tcW w:w="521" w:type="dxa"/>
            <w:tcBorders>
              <w:bottom w:val="single" w:sz="4" w:space="0" w:color="auto"/>
            </w:tcBorders>
          </w:tcPr>
          <w:p w14:paraId="6718AC40" w14:textId="77777777" w:rsidR="00080F81" w:rsidRPr="00F073C2" w:rsidRDefault="00080F81" w:rsidP="00080F81">
            <w:pPr>
              <w:widowControl w:val="0"/>
              <w:rPr>
                <w:sz w:val="20"/>
              </w:rPr>
            </w:pPr>
          </w:p>
        </w:tc>
        <w:tc>
          <w:tcPr>
            <w:tcW w:w="2848" w:type="dxa"/>
            <w:gridSpan w:val="2"/>
            <w:tcBorders>
              <w:bottom w:val="single" w:sz="4" w:space="0" w:color="auto"/>
            </w:tcBorders>
          </w:tcPr>
          <w:p w14:paraId="38950E82" w14:textId="77777777" w:rsidR="00080F81" w:rsidRPr="00F073C2" w:rsidRDefault="00080F81" w:rsidP="00080F81">
            <w:pPr>
              <w:widowControl w:val="0"/>
              <w:rPr>
                <w:sz w:val="20"/>
              </w:rPr>
            </w:pPr>
          </w:p>
        </w:tc>
        <w:tc>
          <w:tcPr>
            <w:tcW w:w="2693" w:type="dxa"/>
            <w:gridSpan w:val="3"/>
            <w:tcBorders>
              <w:bottom w:val="single" w:sz="4" w:space="0" w:color="auto"/>
            </w:tcBorders>
          </w:tcPr>
          <w:p w14:paraId="495A6359" w14:textId="77777777" w:rsidR="00080F81" w:rsidRPr="00F073C2" w:rsidRDefault="00080F81" w:rsidP="00080F81">
            <w:pPr>
              <w:widowControl w:val="0"/>
              <w:rPr>
                <w:sz w:val="20"/>
              </w:rPr>
            </w:pPr>
          </w:p>
        </w:tc>
        <w:tc>
          <w:tcPr>
            <w:tcW w:w="1276" w:type="dxa"/>
            <w:vAlign w:val="center"/>
          </w:tcPr>
          <w:p w14:paraId="2BA22A2B" w14:textId="77777777" w:rsidR="00080F81" w:rsidRPr="00F073C2" w:rsidRDefault="00080F81" w:rsidP="00080F81">
            <w:pPr>
              <w:pStyle w:val="Prrafodelista"/>
              <w:widowControl w:val="0"/>
              <w:ind w:left="176"/>
              <w:rPr>
                <w:sz w:val="20"/>
              </w:rPr>
            </w:pPr>
          </w:p>
        </w:tc>
        <w:tc>
          <w:tcPr>
            <w:tcW w:w="1842" w:type="dxa"/>
            <w:tcBorders>
              <w:bottom w:val="single" w:sz="4" w:space="0" w:color="auto"/>
            </w:tcBorders>
            <w:shd w:val="clear" w:color="auto" w:fill="auto"/>
          </w:tcPr>
          <w:p w14:paraId="07388F7D" w14:textId="77777777" w:rsidR="00080F81" w:rsidRPr="00F073C2" w:rsidRDefault="00080F81" w:rsidP="00080F81">
            <w:pPr>
              <w:ind w:firstLine="34"/>
              <w:jc w:val="center"/>
              <w:rPr>
                <w:b/>
                <w:sz w:val="20"/>
              </w:rPr>
            </w:pPr>
          </w:p>
        </w:tc>
      </w:tr>
      <w:tr w:rsidR="00080F81" w:rsidRPr="00F073C2" w14:paraId="221AA462" w14:textId="77777777" w:rsidTr="00080F81">
        <w:trPr>
          <w:trHeight w:val="261"/>
        </w:trPr>
        <w:tc>
          <w:tcPr>
            <w:tcW w:w="9180" w:type="dxa"/>
            <w:gridSpan w:val="8"/>
            <w:shd w:val="clear" w:color="auto" w:fill="002060"/>
            <w:vAlign w:val="center"/>
          </w:tcPr>
          <w:p w14:paraId="3C22E792" w14:textId="77777777" w:rsidR="00080F81" w:rsidRPr="00F073C2" w:rsidRDefault="00080F81" w:rsidP="00080F81">
            <w:pPr>
              <w:pStyle w:val="Prrafodelista"/>
              <w:numPr>
                <w:ilvl w:val="0"/>
                <w:numId w:val="9"/>
              </w:numPr>
              <w:ind w:left="284" w:hanging="284"/>
              <w:contextualSpacing/>
              <w:rPr>
                <w:noProof/>
                <w:sz w:val="20"/>
                <w:lang w:eastAsia="es-BO"/>
              </w:rPr>
            </w:pPr>
            <w:r w:rsidRPr="00F073C2">
              <w:rPr>
                <w:b/>
                <w:noProof/>
                <w:sz w:val="20"/>
                <w:lang w:eastAsia="es-BO"/>
              </w:rPr>
              <w:t>RESULTADO DEL CONTROL FUNCIONAL</w:t>
            </w:r>
          </w:p>
        </w:tc>
      </w:tr>
      <w:tr w:rsidR="00080F81" w:rsidRPr="00F073C2" w14:paraId="70E54EE1" w14:textId="77777777" w:rsidTr="00080F81">
        <w:trPr>
          <w:trHeight w:val="247"/>
        </w:trPr>
        <w:tc>
          <w:tcPr>
            <w:tcW w:w="2460" w:type="dxa"/>
            <w:gridSpan w:val="2"/>
            <w:shd w:val="clear" w:color="auto" w:fill="D9D9D9" w:themeFill="background1" w:themeFillShade="D9"/>
          </w:tcPr>
          <w:p w14:paraId="7320FCFE" w14:textId="77777777" w:rsidR="00080F81" w:rsidRPr="00F073C2" w:rsidRDefault="00080F81" w:rsidP="00080F81">
            <w:pPr>
              <w:pStyle w:val="Encabezado"/>
              <w:rPr>
                <w:b/>
                <w:noProof/>
                <w:sz w:val="20"/>
                <w:lang w:eastAsia="es-BO"/>
              </w:rPr>
            </w:pPr>
            <w:r w:rsidRPr="00F073C2">
              <w:rPr>
                <w:b/>
                <w:noProof/>
                <w:sz w:val="20"/>
                <w:lang w:eastAsia="es-BO"/>
              </w:rPr>
              <w:t>Conformidad</w:t>
            </w:r>
          </w:p>
          <w:p w14:paraId="5396A1B8" w14:textId="77777777" w:rsidR="00080F81" w:rsidRPr="00F073C2" w:rsidRDefault="00080F81" w:rsidP="00080F81">
            <w:pPr>
              <w:pStyle w:val="Encabezado"/>
              <w:rPr>
                <w:b/>
                <w:noProof/>
                <w:sz w:val="20"/>
                <w:lang w:eastAsia="es-BO"/>
              </w:rPr>
            </w:pPr>
            <w:r w:rsidRPr="00F073C2">
              <w:rPr>
                <w:b/>
                <w:noProof/>
                <w:sz w:val="20"/>
                <w:lang w:eastAsia="es-BO"/>
              </w:rPr>
              <w:t>(Conforme/No Conforme)</w:t>
            </w:r>
          </w:p>
        </w:tc>
        <w:tc>
          <w:tcPr>
            <w:tcW w:w="6720" w:type="dxa"/>
            <w:gridSpan w:val="6"/>
            <w:vAlign w:val="center"/>
          </w:tcPr>
          <w:p w14:paraId="54C6FD03" w14:textId="77777777" w:rsidR="00080F81" w:rsidRPr="00F073C2" w:rsidRDefault="00080F81" w:rsidP="00080F81">
            <w:pPr>
              <w:pStyle w:val="Encabezado"/>
              <w:rPr>
                <w:sz w:val="20"/>
              </w:rPr>
            </w:pPr>
          </w:p>
        </w:tc>
      </w:tr>
      <w:tr w:rsidR="00080F81" w:rsidRPr="00F073C2" w14:paraId="7B3F0263" w14:textId="77777777" w:rsidTr="00080F81">
        <w:trPr>
          <w:trHeight w:val="247"/>
        </w:trPr>
        <w:tc>
          <w:tcPr>
            <w:tcW w:w="2460" w:type="dxa"/>
            <w:gridSpan w:val="2"/>
            <w:shd w:val="clear" w:color="auto" w:fill="D9D9D9" w:themeFill="background1" w:themeFillShade="D9"/>
          </w:tcPr>
          <w:p w14:paraId="280FF212" w14:textId="77777777" w:rsidR="00080F81" w:rsidRPr="00F073C2" w:rsidRDefault="00080F81" w:rsidP="00080F81">
            <w:pPr>
              <w:pStyle w:val="Encabezado"/>
              <w:rPr>
                <w:b/>
                <w:noProof/>
                <w:sz w:val="20"/>
                <w:lang w:eastAsia="es-BO"/>
              </w:rPr>
            </w:pPr>
          </w:p>
          <w:p w14:paraId="06C65869" w14:textId="77777777" w:rsidR="00080F81" w:rsidRPr="00F073C2" w:rsidRDefault="00080F81" w:rsidP="00080F81">
            <w:pPr>
              <w:pStyle w:val="Encabezado"/>
              <w:rPr>
                <w:b/>
                <w:noProof/>
                <w:sz w:val="20"/>
                <w:lang w:eastAsia="es-BO"/>
              </w:rPr>
            </w:pPr>
            <w:r w:rsidRPr="00F073C2">
              <w:rPr>
                <w:b/>
                <w:noProof/>
                <w:sz w:val="20"/>
                <w:lang w:eastAsia="es-BO"/>
              </w:rPr>
              <w:t>Observaciones</w:t>
            </w:r>
          </w:p>
          <w:p w14:paraId="023A6CA5" w14:textId="77777777" w:rsidR="00080F81" w:rsidRPr="00F073C2" w:rsidRDefault="00080F81" w:rsidP="00080F81">
            <w:pPr>
              <w:pStyle w:val="Encabezado"/>
              <w:rPr>
                <w:b/>
                <w:noProof/>
                <w:sz w:val="20"/>
                <w:lang w:eastAsia="es-BO"/>
              </w:rPr>
            </w:pPr>
          </w:p>
        </w:tc>
        <w:tc>
          <w:tcPr>
            <w:tcW w:w="6720" w:type="dxa"/>
            <w:gridSpan w:val="6"/>
            <w:vAlign w:val="center"/>
          </w:tcPr>
          <w:p w14:paraId="1666A7C6" w14:textId="77777777" w:rsidR="00080F81" w:rsidRPr="00F073C2" w:rsidRDefault="00080F81" w:rsidP="00080F81">
            <w:pPr>
              <w:pStyle w:val="Encabezado"/>
              <w:rPr>
                <w:sz w:val="20"/>
              </w:rPr>
            </w:pPr>
          </w:p>
        </w:tc>
      </w:tr>
      <w:tr w:rsidR="00080F81" w:rsidRPr="00F073C2" w14:paraId="4FD2E61C" w14:textId="77777777" w:rsidTr="00080F81">
        <w:trPr>
          <w:trHeight w:val="247"/>
        </w:trPr>
        <w:tc>
          <w:tcPr>
            <w:tcW w:w="2460" w:type="dxa"/>
            <w:gridSpan w:val="2"/>
            <w:shd w:val="clear" w:color="auto" w:fill="D9D9D9" w:themeFill="background1" w:themeFillShade="D9"/>
          </w:tcPr>
          <w:p w14:paraId="3B4B8E4B" w14:textId="77777777" w:rsidR="00080F81" w:rsidRPr="00F073C2" w:rsidRDefault="00080F81" w:rsidP="00080F81">
            <w:pPr>
              <w:pStyle w:val="Encabezado"/>
              <w:rPr>
                <w:b/>
                <w:noProof/>
                <w:sz w:val="20"/>
                <w:lang w:eastAsia="es-BO"/>
              </w:rPr>
            </w:pPr>
            <w:r w:rsidRPr="00F073C2">
              <w:rPr>
                <w:b/>
                <w:noProof/>
                <w:sz w:val="20"/>
                <w:lang w:eastAsia="es-BO"/>
              </w:rPr>
              <w:t>Responsable del control Funcional</w:t>
            </w:r>
          </w:p>
        </w:tc>
        <w:tc>
          <w:tcPr>
            <w:tcW w:w="6720" w:type="dxa"/>
            <w:gridSpan w:val="6"/>
            <w:vAlign w:val="center"/>
          </w:tcPr>
          <w:p w14:paraId="5C9EB6AD" w14:textId="77777777" w:rsidR="00080F81" w:rsidRPr="00F073C2" w:rsidRDefault="00080F81" w:rsidP="00080F81">
            <w:pPr>
              <w:pStyle w:val="Encabezado"/>
              <w:rPr>
                <w:sz w:val="20"/>
              </w:rPr>
            </w:pPr>
          </w:p>
        </w:tc>
      </w:tr>
      <w:tr w:rsidR="00080F81" w:rsidRPr="00F073C2" w14:paraId="73C9E6FB" w14:textId="77777777" w:rsidTr="00080F81">
        <w:trPr>
          <w:trHeight w:val="247"/>
        </w:trPr>
        <w:tc>
          <w:tcPr>
            <w:tcW w:w="9180" w:type="dxa"/>
            <w:gridSpan w:val="8"/>
            <w:shd w:val="clear" w:color="auto" w:fill="17365D" w:themeFill="text2" w:themeFillShade="BF"/>
          </w:tcPr>
          <w:p w14:paraId="68D2A326" w14:textId="77777777" w:rsidR="00080F81" w:rsidRPr="00F073C2" w:rsidRDefault="00080F81" w:rsidP="00080F81">
            <w:pPr>
              <w:pStyle w:val="Prrafodelista"/>
              <w:numPr>
                <w:ilvl w:val="0"/>
                <w:numId w:val="9"/>
              </w:numPr>
              <w:ind w:left="284" w:hanging="284"/>
              <w:contextualSpacing/>
              <w:rPr>
                <w:b/>
                <w:noProof/>
                <w:sz w:val="20"/>
                <w:lang w:eastAsia="es-BO"/>
              </w:rPr>
            </w:pPr>
            <w:r w:rsidRPr="00F073C2">
              <w:rPr>
                <w:b/>
                <w:noProof/>
                <w:sz w:val="20"/>
                <w:lang w:eastAsia="es-BO"/>
              </w:rPr>
              <w:t>SOLICITUD DE PUESTA EN PRODUCCIÓN</w:t>
            </w:r>
          </w:p>
        </w:tc>
      </w:tr>
      <w:tr w:rsidR="00080F81" w:rsidRPr="00F073C2" w14:paraId="22C4C30A" w14:textId="77777777" w:rsidTr="00080F81">
        <w:trPr>
          <w:trHeight w:val="247"/>
        </w:trPr>
        <w:tc>
          <w:tcPr>
            <w:tcW w:w="2460" w:type="dxa"/>
            <w:gridSpan w:val="2"/>
            <w:shd w:val="clear" w:color="auto" w:fill="D9D9D9" w:themeFill="background1" w:themeFillShade="D9"/>
          </w:tcPr>
          <w:p w14:paraId="23AF26E4" w14:textId="77777777" w:rsidR="00080F81" w:rsidRPr="00F073C2" w:rsidRDefault="00080F81" w:rsidP="00080F81">
            <w:pPr>
              <w:pStyle w:val="Encabezado"/>
              <w:rPr>
                <w:b/>
                <w:noProof/>
                <w:sz w:val="20"/>
                <w:lang w:eastAsia="es-BO"/>
              </w:rPr>
            </w:pPr>
            <w:r w:rsidRPr="00F073C2">
              <w:rPr>
                <w:b/>
                <w:noProof/>
                <w:sz w:val="20"/>
                <w:lang w:eastAsia="es-BO"/>
              </w:rPr>
              <w:t xml:space="preserve">Fecha de puesta en Producción </w:t>
            </w:r>
          </w:p>
        </w:tc>
        <w:tc>
          <w:tcPr>
            <w:tcW w:w="6720" w:type="dxa"/>
            <w:gridSpan w:val="6"/>
            <w:vAlign w:val="center"/>
          </w:tcPr>
          <w:p w14:paraId="1173CE79" w14:textId="77777777" w:rsidR="00080F81" w:rsidRPr="00F073C2" w:rsidRDefault="00080F81" w:rsidP="00080F81">
            <w:pPr>
              <w:pStyle w:val="Encabezado"/>
              <w:rPr>
                <w:noProof/>
                <w:sz w:val="20"/>
                <w:lang w:eastAsia="es-BO"/>
              </w:rPr>
            </w:pPr>
          </w:p>
        </w:tc>
      </w:tr>
      <w:tr w:rsidR="00080F81" w:rsidRPr="00F073C2" w14:paraId="3FC3454A" w14:textId="77777777" w:rsidTr="00080F81">
        <w:trPr>
          <w:trHeight w:val="1225"/>
        </w:trPr>
        <w:tc>
          <w:tcPr>
            <w:tcW w:w="2460" w:type="dxa"/>
            <w:gridSpan w:val="2"/>
            <w:shd w:val="clear" w:color="auto" w:fill="D9D9D9" w:themeFill="background1" w:themeFillShade="D9"/>
            <w:vAlign w:val="center"/>
          </w:tcPr>
          <w:p w14:paraId="717B0A41" w14:textId="77777777" w:rsidR="00080F81" w:rsidRPr="00F073C2" w:rsidRDefault="00080F81" w:rsidP="00080F81">
            <w:pPr>
              <w:pStyle w:val="Encabezado"/>
              <w:rPr>
                <w:b/>
                <w:noProof/>
                <w:sz w:val="20"/>
                <w:lang w:eastAsia="es-BO"/>
              </w:rPr>
            </w:pPr>
            <w:r w:rsidRPr="00F073C2">
              <w:rPr>
                <w:b/>
                <w:noProof/>
                <w:sz w:val="20"/>
                <w:lang w:eastAsia="es-BO"/>
              </w:rPr>
              <w:lastRenderedPageBreak/>
              <w:t>4. FIRMA Y SELLOS</w:t>
            </w:r>
          </w:p>
        </w:tc>
        <w:tc>
          <w:tcPr>
            <w:tcW w:w="3561" w:type="dxa"/>
            <w:gridSpan w:val="3"/>
          </w:tcPr>
          <w:p w14:paraId="18456596" w14:textId="77777777" w:rsidR="00080F81" w:rsidRPr="00F073C2" w:rsidRDefault="00080F81" w:rsidP="00080F81">
            <w:pPr>
              <w:widowControl w:val="0"/>
              <w:suppressAutoHyphens/>
              <w:spacing w:after="120"/>
              <w:jc w:val="left"/>
              <w:rPr>
                <w:sz w:val="20"/>
                <w:lang w:eastAsia="es-BO"/>
              </w:rPr>
            </w:pPr>
            <w:r w:rsidRPr="00F073C2">
              <w:rPr>
                <w:sz w:val="20"/>
                <w:lang w:eastAsia="es-BO"/>
              </w:rPr>
              <w:t xml:space="preserve">Elaborado por </w:t>
            </w:r>
            <w:r w:rsidRPr="00DE605E">
              <w:rPr>
                <w:sz w:val="20"/>
              </w:rPr>
              <w:t xml:space="preserve"> (personal técnico)</w:t>
            </w:r>
            <w:r w:rsidRPr="00F073C2">
              <w:rPr>
                <w:sz w:val="20"/>
                <w:lang w:eastAsia="es-BO"/>
              </w:rPr>
              <w:t>:</w:t>
            </w:r>
          </w:p>
          <w:p w14:paraId="3956FCA4" w14:textId="77777777" w:rsidR="00080F81" w:rsidRPr="00F073C2" w:rsidRDefault="00080F81" w:rsidP="00080F81">
            <w:pPr>
              <w:widowControl w:val="0"/>
              <w:suppressAutoHyphens/>
              <w:spacing w:after="120"/>
              <w:jc w:val="left"/>
              <w:rPr>
                <w:sz w:val="20"/>
                <w:lang w:eastAsia="es-BO"/>
              </w:rPr>
            </w:pPr>
          </w:p>
          <w:p w14:paraId="5926EE8D" w14:textId="77777777" w:rsidR="00080F81" w:rsidRPr="00F073C2" w:rsidRDefault="00080F81" w:rsidP="00080F81">
            <w:pPr>
              <w:pStyle w:val="Encabezado"/>
              <w:jc w:val="left"/>
              <w:rPr>
                <w:noProof/>
                <w:sz w:val="20"/>
                <w:lang w:eastAsia="es-BO"/>
              </w:rPr>
            </w:pPr>
          </w:p>
        </w:tc>
        <w:tc>
          <w:tcPr>
            <w:tcW w:w="3159" w:type="dxa"/>
            <w:gridSpan w:val="3"/>
          </w:tcPr>
          <w:p w14:paraId="459A824C" w14:textId="77777777" w:rsidR="00080F81" w:rsidRPr="00F073C2" w:rsidRDefault="00080F81" w:rsidP="00080F81">
            <w:pPr>
              <w:jc w:val="left"/>
              <w:rPr>
                <w:sz w:val="20"/>
                <w:lang w:eastAsia="es-BO"/>
              </w:rPr>
            </w:pPr>
            <w:r w:rsidRPr="00F073C2">
              <w:rPr>
                <w:sz w:val="20"/>
                <w:lang w:eastAsia="es-BO"/>
              </w:rPr>
              <w:t xml:space="preserve">Autorizado por </w:t>
            </w:r>
            <w:r w:rsidRPr="00DE605E">
              <w:rPr>
                <w:sz w:val="20"/>
              </w:rPr>
              <w:t>(personal con nivel jerárquico)</w:t>
            </w:r>
            <w:r w:rsidRPr="00F073C2">
              <w:rPr>
                <w:sz w:val="20"/>
                <w:lang w:eastAsia="es-BO"/>
              </w:rPr>
              <w:t>:</w:t>
            </w:r>
          </w:p>
          <w:p w14:paraId="538566BD" w14:textId="77777777" w:rsidR="00080F81" w:rsidRPr="00F073C2" w:rsidRDefault="00080F81" w:rsidP="00080F81">
            <w:pPr>
              <w:pStyle w:val="Encabezado"/>
              <w:jc w:val="left"/>
              <w:rPr>
                <w:noProof/>
                <w:sz w:val="20"/>
                <w:lang w:eastAsia="es-BO"/>
              </w:rPr>
            </w:pPr>
          </w:p>
        </w:tc>
      </w:tr>
    </w:tbl>
    <w:p w14:paraId="460E5081" w14:textId="77777777" w:rsidR="007250D1" w:rsidRPr="006750E4" w:rsidRDefault="007250D1" w:rsidP="007250D1">
      <w:pPr>
        <w:jc w:val="center"/>
        <w:rPr>
          <w:noProof/>
          <w:lang w:val="es-BO" w:eastAsia="es-BO"/>
        </w:rPr>
      </w:pPr>
    </w:p>
    <w:p w14:paraId="06A24B83" w14:textId="77777777" w:rsidR="004760CC" w:rsidRPr="00F073C2" w:rsidRDefault="004760CC" w:rsidP="007250D1">
      <w:pPr>
        <w:spacing w:after="120"/>
        <w:rPr>
          <w:szCs w:val="24"/>
          <w:lang w:val="es-MX"/>
        </w:rPr>
      </w:pPr>
    </w:p>
    <w:p w14:paraId="545541F6" w14:textId="77777777" w:rsidR="003B3764" w:rsidRPr="00F073C2" w:rsidRDefault="003B3764" w:rsidP="007250D1">
      <w:pPr>
        <w:jc w:val="center"/>
        <w:rPr>
          <w:b/>
          <w:szCs w:val="24"/>
        </w:rPr>
      </w:pPr>
    </w:p>
    <w:p w14:paraId="4446D5BD" w14:textId="77777777" w:rsidR="007250D1" w:rsidRPr="00F073C2" w:rsidRDefault="007250D1" w:rsidP="007250D1">
      <w:pPr>
        <w:jc w:val="center"/>
        <w:rPr>
          <w:b/>
          <w:szCs w:val="24"/>
        </w:rPr>
      </w:pPr>
      <w:r w:rsidRPr="00F073C2">
        <w:rPr>
          <w:b/>
          <w:szCs w:val="24"/>
        </w:rPr>
        <w:t>INSTRUCTIVO DE LLENADO</w:t>
      </w:r>
    </w:p>
    <w:p w14:paraId="6C8298BC" w14:textId="77777777" w:rsidR="007250D1" w:rsidRPr="00F073C2" w:rsidRDefault="007250D1" w:rsidP="007250D1">
      <w:pPr>
        <w:jc w:val="center"/>
        <w:rPr>
          <w:b/>
          <w:szCs w:val="24"/>
        </w:rPr>
      </w:pPr>
      <w:r w:rsidRPr="00F073C2">
        <w:rPr>
          <w:b/>
          <w:szCs w:val="24"/>
        </w:rPr>
        <w:t>R - 426</w:t>
      </w:r>
    </w:p>
    <w:p w14:paraId="692A65C5" w14:textId="77777777" w:rsidR="007250D1" w:rsidRPr="00F073C2" w:rsidRDefault="007250D1" w:rsidP="007250D1">
      <w:pPr>
        <w:jc w:val="center"/>
        <w:rPr>
          <w:b/>
          <w:szCs w:val="24"/>
        </w:rPr>
      </w:pPr>
      <w:r w:rsidRPr="00F073C2">
        <w:rPr>
          <w:b/>
          <w:szCs w:val="24"/>
        </w:rPr>
        <w:t>REGISTRO CONTROL FUNCIONAL VUCE</w:t>
      </w:r>
    </w:p>
    <w:p w14:paraId="1A8F31FA" w14:textId="77777777" w:rsidR="007250D1" w:rsidRPr="00F073C2" w:rsidRDefault="007250D1" w:rsidP="007250D1">
      <w:pPr>
        <w:rPr>
          <w:b/>
          <w:szCs w:val="24"/>
        </w:rPr>
      </w:pPr>
    </w:p>
    <w:p w14:paraId="027CFD85" w14:textId="77777777" w:rsidR="007250D1" w:rsidRPr="00F073C2" w:rsidRDefault="007250D1" w:rsidP="007250D1">
      <w:pPr>
        <w:rPr>
          <w:b/>
          <w:szCs w:val="24"/>
        </w:rPr>
      </w:pPr>
      <w:r w:rsidRPr="00F073C2">
        <w:rPr>
          <w:b/>
          <w:szCs w:val="24"/>
        </w:rPr>
        <w:t>1. DATOS DE CONTROL FUNCIONAL.</w:t>
      </w:r>
    </w:p>
    <w:p w14:paraId="1016858D" w14:textId="77777777" w:rsidR="007250D1" w:rsidRPr="00F073C2" w:rsidRDefault="007250D1" w:rsidP="007250D1">
      <w:pPr>
        <w:rPr>
          <w:b/>
          <w:szCs w:val="24"/>
        </w:rPr>
      </w:pPr>
    </w:p>
    <w:p w14:paraId="4B0E2879" w14:textId="5F607189" w:rsidR="007250D1" w:rsidRPr="00F073C2" w:rsidRDefault="007250D1" w:rsidP="007250D1">
      <w:pPr>
        <w:rPr>
          <w:szCs w:val="24"/>
        </w:rPr>
      </w:pPr>
      <w:r w:rsidRPr="00F073C2">
        <w:rPr>
          <w:b/>
          <w:szCs w:val="24"/>
        </w:rPr>
        <w:t>Nro. Requerimiento:</w:t>
      </w:r>
      <w:r w:rsidRPr="00F073C2">
        <w:rPr>
          <w:szCs w:val="24"/>
        </w:rPr>
        <w:t xml:space="preserve"> Es el número de requerimiento asignado por </w:t>
      </w:r>
      <w:r w:rsidR="003E36DE" w:rsidRPr="00F073C2">
        <w:rPr>
          <w:szCs w:val="24"/>
        </w:rPr>
        <w:t>la AN</w:t>
      </w:r>
      <w:r w:rsidRPr="00F073C2">
        <w:rPr>
          <w:szCs w:val="24"/>
        </w:rPr>
        <w:t>, del cual se realizará el control.</w:t>
      </w:r>
    </w:p>
    <w:p w14:paraId="793387EA" w14:textId="11F07CEC" w:rsidR="007250D1" w:rsidRPr="00F073C2" w:rsidRDefault="007250D1" w:rsidP="007250D1">
      <w:pPr>
        <w:rPr>
          <w:szCs w:val="24"/>
        </w:rPr>
      </w:pPr>
      <w:r w:rsidRPr="00F073C2">
        <w:rPr>
          <w:b/>
          <w:szCs w:val="24"/>
        </w:rPr>
        <w:t>Sistema</w:t>
      </w:r>
      <w:r w:rsidR="00272272" w:rsidRPr="00F073C2">
        <w:rPr>
          <w:b/>
          <w:szCs w:val="24"/>
        </w:rPr>
        <w:t xml:space="preserve"> </w:t>
      </w:r>
      <w:r w:rsidR="00272272" w:rsidRPr="00DE605E">
        <w:rPr>
          <w:b/>
          <w:noProof/>
          <w:sz w:val="20"/>
          <w:lang w:eastAsia="es-BO"/>
        </w:rPr>
        <w:t>VUCE</w:t>
      </w:r>
      <w:r w:rsidRPr="00F073C2">
        <w:rPr>
          <w:b/>
          <w:szCs w:val="24"/>
        </w:rPr>
        <w:t>:</w:t>
      </w:r>
      <w:r w:rsidRPr="00F073C2">
        <w:rPr>
          <w:szCs w:val="24"/>
        </w:rPr>
        <w:t xml:space="preserve"> Nombre del sistema o módulo.</w:t>
      </w:r>
    </w:p>
    <w:p w14:paraId="48F213AB" w14:textId="77777777" w:rsidR="007250D1" w:rsidRPr="00F073C2" w:rsidRDefault="007250D1" w:rsidP="007250D1">
      <w:pPr>
        <w:rPr>
          <w:szCs w:val="24"/>
        </w:rPr>
      </w:pPr>
      <w:r w:rsidRPr="00F073C2">
        <w:rPr>
          <w:b/>
          <w:szCs w:val="24"/>
        </w:rPr>
        <w:t>Fecha de emisión:</w:t>
      </w:r>
      <w:r w:rsidRPr="00F073C2">
        <w:rPr>
          <w:szCs w:val="24"/>
        </w:rPr>
        <w:t xml:space="preserve"> Registrar la fecha de emisión del Registro.</w:t>
      </w:r>
    </w:p>
    <w:p w14:paraId="09E9641C" w14:textId="77777777" w:rsidR="007250D1" w:rsidRPr="00F073C2" w:rsidRDefault="007250D1" w:rsidP="007250D1">
      <w:pPr>
        <w:rPr>
          <w:szCs w:val="24"/>
        </w:rPr>
      </w:pPr>
      <w:r w:rsidRPr="00F073C2">
        <w:rPr>
          <w:b/>
          <w:szCs w:val="24"/>
        </w:rPr>
        <w:t>Gerencia/Unidad/Departamento Responsable del Control:</w:t>
      </w:r>
      <w:r w:rsidRPr="00F073C2">
        <w:rPr>
          <w:szCs w:val="24"/>
        </w:rPr>
        <w:t xml:space="preserve"> Gerencia, Unidad o Departamento de la Entidad Emisora que está realizando el control funcional.</w:t>
      </w:r>
    </w:p>
    <w:p w14:paraId="59B2499B" w14:textId="77777777" w:rsidR="007250D1" w:rsidRPr="00F073C2" w:rsidRDefault="007250D1" w:rsidP="007250D1">
      <w:pPr>
        <w:rPr>
          <w:szCs w:val="24"/>
        </w:rPr>
      </w:pPr>
      <w:r w:rsidRPr="00F073C2">
        <w:rPr>
          <w:b/>
          <w:szCs w:val="24"/>
        </w:rPr>
        <w:t>Nombre(s) de participante(s) en control funcional:</w:t>
      </w:r>
      <w:r w:rsidRPr="00F073C2">
        <w:rPr>
          <w:szCs w:val="24"/>
        </w:rPr>
        <w:t xml:space="preserve"> Nombre de la persona o personas que están realizando el control funcional.</w:t>
      </w:r>
    </w:p>
    <w:p w14:paraId="27BEAB6F" w14:textId="77777777" w:rsidR="007250D1" w:rsidRPr="00F073C2" w:rsidRDefault="007250D1" w:rsidP="007250D1">
      <w:pPr>
        <w:rPr>
          <w:b/>
          <w:szCs w:val="24"/>
        </w:rPr>
      </w:pPr>
    </w:p>
    <w:p w14:paraId="58C378EB" w14:textId="77777777" w:rsidR="007250D1" w:rsidRPr="00F073C2" w:rsidRDefault="007250D1" w:rsidP="007250D1">
      <w:pPr>
        <w:rPr>
          <w:b/>
          <w:szCs w:val="24"/>
        </w:rPr>
      </w:pPr>
      <w:r w:rsidRPr="00F073C2">
        <w:rPr>
          <w:b/>
          <w:szCs w:val="24"/>
        </w:rPr>
        <w:t>2. DETALLE DE PRUEBAS DEL CONTROL FUNCIONAL</w:t>
      </w:r>
    </w:p>
    <w:p w14:paraId="5E02C708" w14:textId="77777777" w:rsidR="007250D1" w:rsidRPr="00F073C2" w:rsidRDefault="007250D1" w:rsidP="007250D1">
      <w:pPr>
        <w:rPr>
          <w:b/>
          <w:szCs w:val="24"/>
        </w:rPr>
      </w:pPr>
    </w:p>
    <w:p w14:paraId="2B9A5AD2" w14:textId="77777777" w:rsidR="007250D1" w:rsidRPr="00F073C2" w:rsidRDefault="007250D1" w:rsidP="007250D1">
      <w:pPr>
        <w:rPr>
          <w:szCs w:val="24"/>
        </w:rPr>
      </w:pPr>
      <w:r w:rsidRPr="00F073C2">
        <w:rPr>
          <w:b/>
          <w:szCs w:val="24"/>
        </w:rPr>
        <w:t>Nro.:</w:t>
      </w:r>
      <w:r w:rsidRPr="00F073C2">
        <w:rPr>
          <w:szCs w:val="24"/>
        </w:rPr>
        <w:t xml:space="preserve"> Número de prueba.</w:t>
      </w:r>
    </w:p>
    <w:p w14:paraId="494708D8" w14:textId="5B5CA9B2" w:rsidR="0003728C" w:rsidRPr="00DE605E" w:rsidRDefault="0003728C" w:rsidP="007250D1">
      <w:pPr>
        <w:rPr>
          <w:szCs w:val="24"/>
        </w:rPr>
      </w:pPr>
      <w:r>
        <w:rPr>
          <w:b/>
          <w:szCs w:val="24"/>
        </w:rPr>
        <w:t xml:space="preserve">Requerimiento realizado: </w:t>
      </w:r>
      <w:r>
        <w:rPr>
          <w:szCs w:val="24"/>
        </w:rPr>
        <w:t xml:space="preserve">Registras el detalle del requerimiento realizo en </w:t>
      </w:r>
      <w:r w:rsidR="005A54B9">
        <w:rPr>
          <w:szCs w:val="24"/>
        </w:rPr>
        <w:t>los</w:t>
      </w:r>
      <w:r>
        <w:rPr>
          <w:szCs w:val="24"/>
        </w:rPr>
        <w:t xml:space="preserve"> </w:t>
      </w:r>
      <w:r w:rsidR="00723501">
        <w:rPr>
          <w:szCs w:val="24"/>
          <w:lang w:val="es-MX"/>
        </w:rPr>
        <w:t>Registro</w:t>
      </w:r>
      <w:r w:rsidR="005A54B9">
        <w:rPr>
          <w:szCs w:val="24"/>
          <w:lang w:val="es-MX"/>
        </w:rPr>
        <w:t>s</w:t>
      </w:r>
      <w:r w:rsidR="00723501">
        <w:rPr>
          <w:szCs w:val="24"/>
        </w:rPr>
        <w:t xml:space="preserve"> </w:t>
      </w:r>
      <w:r>
        <w:rPr>
          <w:szCs w:val="24"/>
        </w:rPr>
        <w:t>R-425</w:t>
      </w:r>
      <w:r w:rsidR="004D3E2E">
        <w:rPr>
          <w:szCs w:val="24"/>
        </w:rPr>
        <w:t xml:space="preserve"> o R-427 según corresponda</w:t>
      </w:r>
      <w:r>
        <w:rPr>
          <w:szCs w:val="24"/>
        </w:rPr>
        <w:t xml:space="preserve">. Ejemplo: </w:t>
      </w:r>
      <w:r w:rsidR="004D3E2E">
        <w:rPr>
          <w:szCs w:val="24"/>
        </w:rPr>
        <w:t>El ingreso a la VUCE será a través de la ciudadanía digital.</w:t>
      </w:r>
    </w:p>
    <w:p w14:paraId="5B9AE6C1" w14:textId="4ABC0E98" w:rsidR="007250D1" w:rsidRPr="00F073C2" w:rsidRDefault="007250D1" w:rsidP="007250D1">
      <w:pPr>
        <w:rPr>
          <w:szCs w:val="24"/>
        </w:rPr>
      </w:pPr>
      <w:r w:rsidRPr="00F073C2">
        <w:rPr>
          <w:b/>
          <w:szCs w:val="24"/>
        </w:rPr>
        <w:t>Prueba a ser realizada:</w:t>
      </w:r>
      <w:r w:rsidRPr="00F073C2">
        <w:rPr>
          <w:szCs w:val="24"/>
        </w:rPr>
        <w:t xml:space="preserve"> Descripción amplia de la prueba que se está realizando,</w:t>
      </w:r>
      <w:r w:rsidR="004D3E2E">
        <w:rPr>
          <w:szCs w:val="24"/>
        </w:rPr>
        <w:t xml:space="preserve"> incluyendo capturas de pantalla,</w:t>
      </w:r>
      <w:r w:rsidRPr="00F073C2">
        <w:rPr>
          <w:szCs w:val="24"/>
        </w:rPr>
        <w:t xml:space="preserve"> la cual debe ir de acuerdo al requerimiento</w:t>
      </w:r>
      <w:r w:rsidR="004D3E2E">
        <w:rPr>
          <w:szCs w:val="24"/>
        </w:rPr>
        <w:t xml:space="preserve"> funcional</w:t>
      </w:r>
      <w:r w:rsidRPr="00F073C2">
        <w:rPr>
          <w:szCs w:val="24"/>
        </w:rPr>
        <w:t xml:space="preserve"> que se solicitó</w:t>
      </w:r>
      <w:r w:rsidR="004D3E2E">
        <w:rPr>
          <w:szCs w:val="24"/>
        </w:rPr>
        <w:t xml:space="preserve"> en </w:t>
      </w:r>
      <w:r w:rsidR="005A54B9">
        <w:rPr>
          <w:szCs w:val="24"/>
        </w:rPr>
        <w:t>los</w:t>
      </w:r>
      <w:r w:rsidR="004D3E2E">
        <w:rPr>
          <w:szCs w:val="24"/>
        </w:rPr>
        <w:t xml:space="preserve"> </w:t>
      </w:r>
      <w:r w:rsidR="00723501">
        <w:rPr>
          <w:szCs w:val="24"/>
          <w:lang w:val="es-MX"/>
        </w:rPr>
        <w:t>Registro</w:t>
      </w:r>
      <w:r w:rsidR="005A54B9">
        <w:rPr>
          <w:szCs w:val="24"/>
          <w:lang w:val="es-MX"/>
        </w:rPr>
        <w:t>s</w:t>
      </w:r>
      <w:r w:rsidR="00723501">
        <w:rPr>
          <w:szCs w:val="24"/>
        </w:rPr>
        <w:t xml:space="preserve"> </w:t>
      </w:r>
      <w:r w:rsidR="004D3E2E">
        <w:rPr>
          <w:szCs w:val="24"/>
        </w:rPr>
        <w:t>R-425 o R-427 según corresponda</w:t>
      </w:r>
      <w:r w:rsidRPr="00F073C2">
        <w:rPr>
          <w:szCs w:val="24"/>
        </w:rPr>
        <w:t>.</w:t>
      </w:r>
    </w:p>
    <w:p w14:paraId="60936A5B" w14:textId="51F52FA4" w:rsidR="007250D1" w:rsidRPr="00F073C2" w:rsidRDefault="007250D1" w:rsidP="007250D1">
      <w:pPr>
        <w:rPr>
          <w:szCs w:val="24"/>
        </w:rPr>
      </w:pPr>
      <w:r w:rsidRPr="00F073C2">
        <w:rPr>
          <w:szCs w:val="24"/>
        </w:rPr>
        <w:t>En este espacio puede ingresar los datos</w:t>
      </w:r>
      <w:r w:rsidR="004D3E2E">
        <w:rPr>
          <w:szCs w:val="24"/>
        </w:rPr>
        <w:t>, imágenes</w:t>
      </w:r>
      <w:r w:rsidRPr="00F073C2">
        <w:rPr>
          <w:szCs w:val="24"/>
        </w:rPr>
        <w:t xml:space="preserve"> con los que está realizando la prueba; información ingresada, </w:t>
      </w:r>
      <w:r w:rsidR="007D6AC8" w:rsidRPr="00F073C2">
        <w:rPr>
          <w:szCs w:val="24"/>
        </w:rPr>
        <w:t>Usuario VUCE</w:t>
      </w:r>
      <w:r w:rsidRPr="00F073C2">
        <w:rPr>
          <w:szCs w:val="24"/>
        </w:rPr>
        <w:t>, roles, etc.</w:t>
      </w:r>
    </w:p>
    <w:p w14:paraId="126402A6" w14:textId="77777777" w:rsidR="007250D1" w:rsidRPr="00F073C2" w:rsidRDefault="007250D1" w:rsidP="007250D1">
      <w:pPr>
        <w:rPr>
          <w:szCs w:val="24"/>
        </w:rPr>
      </w:pPr>
      <w:r w:rsidRPr="00F073C2">
        <w:rPr>
          <w:b/>
          <w:szCs w:val="24"/>
        </w:rPr>
        <w:t>Resultado:</w:t>
      </w:r>
      <w:r w:rsidRPr="00F073C2">
        <w:rPr>
          <w:szCs w:val="24"/>
        </w:rPr>
        <w:t xml:space="preserve"> Debe ingresar CORRECTO u OBSERVADO, dependiendo del resultado de la prueba.</w:t>
      </w:r>
    </w:p>
    <w:p w14:paraId="21C648C3" w14:textId="77777777" w:rsidR="007250D1" w:rsidRPr="00F073C2" w:rsidRDefault="007250D1" w:rsidP="007250D1">
      <w:pPr>
        <w:rPr>
          <w:szCs w:val="24"/>
        </w:rPr>
      </w:pPr>
      <w:r w:rsidRPr="00F073C2">
        <w:rPr>
          <w:b/>
          <w:szCs w:val="24"/>
        </w:rPr>
        <w:t>Observaciones:</w:t>
      </w:r>
      <w:r w:rsidRPr="00F073C2">
        <w:rPr>
          <w:szCs w:val="24"/>
        </w:rPr>
        <w:t xml:space="preserve"> En caso de que la prueba resulte “OBSERVADO”, en este espacio debe describir cuál fue el error identificado y añadir una captura de pantalla o evidencia del error.</w:t>
      </w:r>
    </w:p>
    <w:p w14:paraId="4EE22BFE" w14:textId="77777777" w:rsidR="007250D1" w:rsidRPr="00F073C2" w:rsidRDefault="007250D1" w:rsidP="007250D1">
      <w:pPr>
        <w:rPr>
          <w:b/>
          <w:szCs w:val="24"/>
        </w:rPr>
      </w:pPr>
    </w:p>
    <w:p w14:paraId="55BE903B" w14:textId="77777777" w:rsidR="007250D1" w:rsidRPr="00F073C2" w:rsidRDefault="007250D1" w:rsidP="007250D1">
      <w:pPr>
        <w:rPr>
          <w:b/>
          <w:szCs w:val="24"/>
        </w:rPr>
      </w:pPr>
      <w:r w:rsidRPr="00F073C2">
        <w:rPr>
          <w:b/>
          <w:szCs w:val="24"/>
        </w:rPr>
        <w:t>3. RESULTADOS DEL CONTROL FUNCIONAL</w:t>
      </w:r>
    </w:p>
    <w:p w14:paraId="0AB002ED" w14:textId="77777777" w:rsidR="007250D1" w:rsidRPr="00F073C2" w:rsidRDefault="007250D1" w:rsidP="007250D1">
      <w:pPr>
        <w:rPr>
          <w:b/>
          <w:szCs w:val="24"/>
        </w:rPr>
      </w:pPr>
    </w:p>
    <w:p w14:paraId="1D6CE942" w14:textId="77777777" w:rsidR="007250D1" w:rsidRPr="00F073C2" w:rsidRDefault="007250D1" w:rsidP="007250D1">
      <w:pPr>
        <w:rPr>
          <w:szCs w:val="24"/>
        </w:rPr>
      </w:pPr>
      <w:r w:rsidRPr="00F073C2">
        <w:rPr>
          <w:b/>
          <w:szCs w:val="24"/>
        </w:rPr>
        <w:t>Conformidad:</w:t>
      </w:r>
      <w:r w:rsidRPr="00F073C2">
        <w:rPr>
          <w:szCs w:val="24"/>
        </w:rPr>
        <w:t xml:space="preserve"> Si el resultado de las pruebas es CORRECTO y el desarrollo realizado satisface el requerimiento, entonces se debe registrar CONFORME, caso contrario si existieran Observaciones, se debe consignar NO CONFORME.</w:t>
      </w:r>
    </w:p>
    <w:p w14:paraId="763D546D" w14:textId="77777777" w:rsidR="007250D1" w:rsidRPr="00F073C2" w:rsidRDefault="007250D1" w:rsidP="007250D1">
      <w:pPr>
        <w:rPr>
          <w:szCs w:val="24"/>
        </w:rPr>
      </w:pPr>
      <w:r w:rsidRPr="00F073C2">
        <w:rPr>
          <w:b/>
          <w:szCs w:val="24"/>
        </w:rPr>
        <w:t>Observaciones:</w:t>
      </w:r>
      <w:r w:rsidRPr="00F073C2">
        <w:rPr>
          <w:szCs w:val="24"/>
        </w:rPr>
        <w:t xml:space="preserve"> En caso de que no exista conformidad en el control funcional realizado, debe ingresar las observaciones que considere necesarias.</w:t>
      </w:r>
    </w:p>
    <w:p w14:paraId="29DCD66E" w14:textId="77777777" w:rsidR="007250D1" w:rsidRPr="00F073C2" w:rsidRDefault="007250D1" w:rsidP="007250D1">
      <w:pPr>
        <w:rPr>
          <w:szCs w:val="24"/>
        </w:rPr>
      </w:pPr>
      <w:r w:rsidRPr="00F073C2">
        <w:rPr>
          <w:b/>
          <w:szCs w:val="24"/>
        </w:rPr>
        <w:t>Responsable del control Funcional:</w:t>
      </w:r>
      <w:r w:rsidRPr="00F073C2">
        <w:rPr>
          <w:szCs w:val="24"/>
        </w:rPr>
        <w:t xml:space="preserve"> Nombre de la persona responsable del resultado del control funcional. </w:t>
      </w:r>
    </w:p>
    <w:p w14:paraId="181B051E" w14:textId="77777777" w:rsidR="007250D1" w:rsidRPr="00F073C2" w:rsidRDefault="007250D1" w:rsidP="007250D1">
      <w:pPr>
        <w:rPr>
          <w:szCs w:val="24"/>
        </w:rPr>
      </w:pPr>
    </w:p>
    <w:p w14:paraId="5FA00A7E" w14:textId="77777777" w:rsidR="007250D1" w:rsidRPr="00F073C2" w:rsidRDefault="007250D1" w:rsidP="007250D1">
      <w:pPr>
        <w:rPr>
          <w:b/>
          <w:szCs w:val="24"/>
        </w:rPr>
      </w:pPr>
      <w:r w:rsidRPr="00F073C2">
        <w:rPr>
          <w:b/>
          <w:szCs w:val="24"/>
        </w:rPr>
        <w:t>4. SOLICTUD DE PUESTA EN PRODUCCIÓN.</w:t>
      </w:r>
    </w:p>
    <w:p w14:paraId="19BF5F43" w14:textId="707A23D0" w:rsidR="007250D1" w:rsidRPr="00F073C2" w:rsidRDefault="007250D1" w:rsidP="007250D1">
      <w:pPr>
        <w:rPr>
          <w:szCs w:val="24"/>
        </w:rPr>
      </w:pPr>
      <w:r w:rsidRPr="00F073C2">
        <w:rPr>
          <w:b/>
          <w:szCs w:val="24"/>
        </w:rPr>
        <w:t>Fecha de puesta en Producción:</w:t>
      </w:r>
      <w:r w:rsidRPr="00F073C2">
        <w:rPr>
          <w:szCs w:val="24"/>
        </w:rPr>
        <w:t xml:space="preserve"> La Entidad Emisora debe registrar la fecha </w:t>
      </w:r>
      <w:r w:rsidR="00A06AC9" w:rsidRPr="00F073C2">
        <w:rPr>
          <w:szCs w:val="24"/>
        </w:rPr>
        <w:t xml:space="preserve">tentativa </w:t>
      </w:r>
      <w:r w:rsidRPr="00F073C2">
        <w:rPr>
          <w:szCs w:val="24"/>
        </w:rPr>
        <w:t xml:space="preserve">de puesta en producción debiendo para tal efecto prever las adecuaciones que se requieren en el ámbito normativo. </w:t>
      </w:r>
    </w:p>
    <w:p w14:paraId="5DB65EDC" w14:textId="77777777" w:rsidR="007250D1" w:rsidRPr="00F073C2" w:rsidRDefault="007250D1" w:rsidP="007250D1">
      <w:pPr>
        <w:rPr>
          <w:b/>
          <w:szCs w:val="24"/>
        </w:rPr>
      </w:pPr>
      <w:r w:rsidRPr="00F073C2">
        <w:rPr>
          <w:b/>
          <w:szCs w:val="24"/>
        </w:rPr>
        <w:t xml:space="preserve"> </w:t>
      </w:r>
    </w:p>
    <w:p w14:paraId="38620FBD" w14:textId="77777777" w:rsidR="007250D1" w:rsidRPr="00F073C2" w:rsidRDefault="007250D1" w:rsidP="007250D1">
      <w:pPr>
        <w:rPr>
          <w:b/>
          <w:szCs w:val="24"/>
        </w:rPr>
      </w:pPr>
      <w:r w:rsidRPr="00F073C2">
        <w:rPr>
          <w:b/>
          <w:szCs w:val="24"/>
        </w:rPr>
        <w:t>5. FIRMA Y SELLOS.</w:t>
      </w:r>
    </w:p>
    <w:p w14:paraId="25029C21" w14:textId="77777777" w:rsidR="007250D1" w:rsidRPr="00F073C2" w:rsidRDefault="007250D1" w:rsidP="007250D1">
      <w:pPr>
        <w:rPr>
          <w:szCs w:val="24"/>
        </w:rPr>
      </w:pPr>
    </w:p>
    <w:p w14:paraId="702C68FD" w14:textId="778BEB83" w:rsidR="007250D1" w:rsidRPr="00F073C2" w:rsidRDefault="007250D1" w:rsidP="007250D1">
      <w:pPr>
        <w:rPr>
          <w:b/>
          <w:szCs w:val="24"/>
        </w:rPr>
      </w:pPr>
      <w:r w:rsidRPr="00F073C2">
        <w:rPr>
          <w:szCs w:val="24"/>
        </w:rPr>
        <w:t>Debe ser suscrito por el personal de la Entidad Emisora que elaboró y autorizó la propuesta de modificación en el sistema</w:t>
      </w:r>
      <w:r w:rsidR="003B57DD" w:rsidRPr="00F073C2">
        <w:rPr>
          <w:szCs w:val="24"/>
        </w:rPr>
        <w:t>.</w:t>
      </w:r>
      <w:r w:rsidRPr="00F073C2">
        <w:rPr>
          <w:szCs w:val="24"/>
        </w:rPr>
        <w:t xml:space="preserve"> </w:t>
      </w:r>
    </w:p>
    <w:p w14:paraId="72C4AB4B" w14:textId="77777777" w:rsidR="007250D1" w:rsidRPr="00F073C2" w:rsidRDefault="007250D1" w:rsidP="007250D1">
      <w:pPr>
        <w:rPr>
          <w:b/>
          <w:szCs w:val="24"/>
        </w:rPr>
      </w:pPr>
    </w:p>
    <w:p w14:paraId="7DEC3FF9" w14:textId="77777777" w:rsidR="007250D1" w:rsidRPr="00F073C2" w:rsidRDefault="007250D1" w:rsidP="007250D1">
      <w:pPr>
        <w:rPr>
          <w:b/>
          <w:szCs w:val="24"/>
        </w:rPr>
      </w:pPr>
    </w:p>
    <w:p w14:paraId="6B5F2AAA" w14:textId="77777777" w:rsidR="007250D1" w:rsidRPr="00F073C2" w:rsidRDefault="007250D1" w:rsidP="007250D1">
      <w:pPr>
        <w:rPr>
          <w:b/>
          <w:szCs w:val="24"/>
        </w:rPr>
      </w:pPr>
    </w:p>
    <w:p w14:paraId="3CF4BBA9" w14:textId="77777777" w:rsidR="007250D1" w:rsidRPr="00F073C2" w:rsidRDefault="007250D1" w:rsidP="007250D1">
      <w:pPr>
        <w:rPr>
          <w:b/>
          <w:szCs w:val="24"/>
        </w:rPr>
      </w:pPr>
    </w:p>
    <w:p w14:paraId="13D01EA2" w14:textId="77777777" w:rsidR="007250D1" w:rsidRPr="00F073C2" w:rsidRDefault="007250D1" w:rsidP="007250D1">
      <w:pPr>
        <w:rPr>
          <w:b/>
          <w:szCs w:val="24"/>
        </w:rPr>
      </w:pPr>
    </w:p>
    <w:p w14:paraId="3233F755" w14:textId="77777777" w:rsidR="007250D1" w:rsidRPr="00F073C2" w:rsidRDefault="007250D1" w:rsidP="007250D1">
      <w:pPr>
        <w:rPr>
          <w:b/>
          <w:szCs w:val="24"/>
        </w:rPr>
      </w:pPr>
    </w:p>
    <w:p w14:paraId="0EA4407D" w14:textId="77777777" w:rsidR="007250D1" w:rsidRPr="00F073C2" w:rsidRDefault="007250D1" w:rsidP="007250D1">
      <w:pPr>
        <w:rPr>
          <w:b/>
          <w:szCs w:val="24"/>
        </w:rPr>
      </w:pPr>
    </w:p>
    <w:p w14:paraId="4E4AAF43" w14:textId="77777777" w:rsidR="007250D1" w:rsidRPr="00F073C2" w:rsidRDefault="007250D1" w:rsidP="007250D1">
      <w:pPr>
        <w:rPr>
          <w:b/>
          <w:szCs w:val="24"/>
        </w:rPr>
      </w:pPr>
    </w:p>
    <w:p w14:paraId="22326B7E" w14:textId="77777777" w:rsidR="007250D1" w:rsidRPr="00F073C2" w:rsidRDefault="007250D1" w:rsidP="007250D1">
      <w:pPr>
        <w:rPr>
          <w:b/>
          <w:szCs w:val="24"/>
        </w:rPr>
      </w:pPr>
    </w:p>
    <w:p w14:paraId="03528590" w14:textId="77777777" w:rsidR="007250D1" w:rsidRPr="00F073C2" w:rsidRDefault="007250D1" w:rsidP="007250D1">
      <w:pPr>
        <w:rPr>
          <w:b/>
          <w:szCs w:val="24"/>
        </w:rPr>
      </w:pPr>
    </w:p>
    <w:p w14:paraId="0FDA8F0D" w14:textId="77777777" w:rsidR="007250D1" w:rsidRPr="00F073C2" w:rsidRDefault="007250D1" w:rsidP="007250D1">
      <w:pPr>
        <w:rPr>
          <w:b/>
          <w:szCs w:val="24"/>
        </w:rPr>
      </w:pPr>
    </w:p>
    <w:p w14:paraId="4EAE9FDE" w14:textId="77777777" w:rsidR="007250D1" w:rsidRPr="00F073C2" w:rsidRDefault="007250D1" w:rsidP="007250D1">
      <w:pPr>
        <w:rPr>
          <w:b/>
          <w:szCs w:val="24"/>
        </w:rPr>
      </w:pPr>
    </w:p>
    <w:p w14:paraId="1C37F6B2" w14:textId="77777777" w:rsidR="007250D1" w:rsidRPr="00F073C2" w:rsidRDefault="007250D1" w:rsidP="007250D1">
      <w:pPr>
        <w:rPr>
          <w:b/>
          <w:szCs w:val="24"/>
        </w:rPr>
      </w:pPr>
    </w:p>
    <w:p w14:paraId="29FFC57C" w14:textId="77777777" w:rsidR="007250D1" w:rsidRPr="00F073C2" w:rsidRDefault="007250D1" w:rsidP="007250D1">
      <w:pPr>
        <w:rPr>
          <w:b/>
          <w:szCs w:val="24"/>
        </w:rPr>
      </w:pPr>
    </w:p>
    <w:p w14:paraId="5447F013" w14:textId="77777777" w:rsidR="007250D1" w:rsidRPr="00F073C2" w:rsidRDefault="007250D1" w:rsidP="007250D1">
      <w:pPr>
        <w:rPr>
          <w:b/>
          <w:szCs w:val="24"/>
        </w:rPr>
      </w:pPr>
    </w:p>
    <w:p w14:paraId="66D1F46C" w14:textId="77777777" w:rsidR="007250D1" w:rsidRPr="00F073C2" w:rsidRDefault="007250D1" w:rsidP="007250D1">
      <w:pPr>
        <w:rPr>
          <w:b/>
          <w:szCs w:val="24"/>
        </w:rPr>
      </w:pPr>
    </w:p>
    <w:p w14:paraId="1F9AC62D" w14:textId="77777777" w:rsidR="007250D1" w:rsidRPr="00F073C2" w:rsidRDefault="007250D1" w:rsidP="007250D1">
      <w:pPr>
        <w:rPr>
          <w:b/>
          <w:szCs w:val="24"/>
        </w:rPr>
      </w:pPr>
    </w:p>
    <w:p w14:paraId="0FB17841" w14:textId="77777777" w:rsidR="007250D1" w:rsidRPr="00F073C2" w:rsidRDefault="007250D1" w:rsidP="007250D1">
      <w:pPr>
        <w:rPr>
          <w:b/>
          <w:szCs w:val="24"/>
        </w:rPr>
      </w:pPr>
    </w:p>
    <w:p w14:paraId="265F092A" w14:textId="77777777" w:rsidR="007250D1" w:rsidRPr="00F073C2" w:rsidRDefault="007250D1" w:rsidP="007250D1">
      <w:pPr>
        <w:rPr>
          <w:b/>
          <w:szCs w:val="24"/>
        </w:rPr>
      </w:pPr>
    </w:p>
    <w:p w14:paraId="26EF68E6" w14:textId="77777777" w:rsidR="007250D1" w:rsidRPr="00F073C2" w:rsidRDefault="007250D1" w:rsidP="007250D1">
      <w:pPr>
        <w:rPr>
          <w:b/>
          <w:szCs w:val="24"/>
        </w:rPr>
      </w:pPr>
    </w:p>
    <w:p w14:paraId="499814D3" w14:textId="77777777" w:rsidR="007250D1" w:rsidRPr="00F073C2" w:rsidRDefault="007250D1" w:rsidP="007250D1">
      <w:pPr>
        <w:rPr>
          <w:b/>
          <w:szCs w:val="24"/>
        </w:rPr>
      </w:pPr>
    </w:p>
    <w:p w14:paraId="15AFBF57" w14:textId="77777777" w:rsidR="0031256F" w:rsidRPr="00F073C2" w:rsidRDefault="0031256F"/>
    <w:p w14:paraId="124C299A" w14:textId="77777777" w:rsidR="0031256F" w:rsidRPr="00F073C2" w:rsidRDefault="0031256F"/>
    <w:p w14:paraId="0EE4A6E1" w14:textId="77777777" w:rsidR="0031256F" w:rsidRPr="00F073C2" w:rsidRDefault="0031256F"/>
    <w:p w14:paraId="74E2C679" w14:textId="77777777" w:rsidR="0031256F" w:rsidRPr="00F073C2" w:rsidRDefault="0031256F"/>
    <w:p w14:paraId="3AE50DC3" w14:textId="77777777" w:rsidR="0031256F" w:rsidRPr="00F073C2" w:rsidRDefault="0031256F"/>
    <w:p w14:paraId="0E6FA8BC" w14:textId="4631927A" w:rsidR="007250D1" w:rsidRPr="00F073C2" w:rsidRDefault="007250D1" w:rsidP="007250D1">
      <w:pPr>
        <w:pStyle w:val="Ttulo1"/>
        <w:rPr>
          <w:szCs w:val="24"/>
        </w:rPr>
      </w:pPr>
      <w:bookmarkStart w:id="9457" w:name="_Toc178012996"/>
      <w:bookmarkStart w:id="9458" w:name="_Toc197893840"/>
      <w:bookmarkStart w:id="9459" w:name="_Toc206684739"/>
      <w:r w:rsidRPr="00F073C2">
        <w:rPr>
          <w:szCs w:val="24"/>
        </w:rPr>
        <w:t xml:space="preserve">ANEXO </w:t>
      </w:r>
      <w:bookmarkEnd w:id="9457"/>
      <w:bookmarkEnd w:id="9458"/>
      <w:r w:rsidR="008862F8" w:rsidRPr="00F073C2">
        <w:rPr>
          <w:szCs w:val="24"/>
        </w:rPr>
        <w:t>8</w:t>
      </w:r>
      <w:bookmarkEnd w:id="9459"/>
    </w:p>
    <w:p w14:paraId="54AB230D" w14:textId="446C9ACA" w:rsidR="00632157" w:rsidRPr="00607E0A" w:rsidRDefault="00632157" w:rsidP="00DE605E">
      <w:pPr>
        <w:jc w:val="center"/>
      </w:pPr>
      <w:r w:rsidRPr="00F073C2">
        <w:rPr>
          <w:b/>
        </w:rPr>
        <w:t>R-427</w:t>
      </w:r>
    </w:p>
    <w:p w14:paraId="6CA8E4B3" w14:textId="77777777" w:rsidR="007250D1" w:rsidRPr="00F073C2" w:rsidRDefault="007250D1" w:rsidP="007250D1">
      <w:pPr>
        <w:pStyle w:val="Ttulo1"/>
        <w:rPr>
          <w:szCs w:val="24"/>
        </w:rPr>
      </w:pPr>
      <w:bookmarkStart w:id="9460" w:name="_Toc178012997"/>
      <w:bookmarkStart w:id="9461" w:name="_Toc197893841"/>
      <w:bookmarkStart w:id="9462" w:name="_Toc206684740"/>
      <w:r w:rsidRPr="00F073C2">
        <w:rPr>
          <w:szCs w:val="24"/>
        </w:rPr>
        <w:t>REGISTRO DE SOLICITUD DE FUNCIONALIDADES Y ADECUACIONES - VUCE</w:t>
      </w:r>
      <w:bookmarkEnd w:id="9460"/>
      <w:bookmarkEnd w:id="9461"/>
      <w:bookmarkEnd w:id="9462"/>
    </w:p>
    <w:p w14:paraId="265A8DE8" w14:textId="77777777" w:rsidR="007250D1" w:rsidRPr="00F073C2" w:rsidRDefault="007250D1" w:rsidP="007250D1"/>
    <w:tbl>
      <w:tblPr>
        <w:tblStyle w:val="Tablaconcuadrcula"/>
        <w:tblW w:w="9357" w:type="dxa"/>
        <w:jc w:val="center"/>
        <w:tblLook w:val="04A0" w:firstRow="1" w:lastRow="0" w:firstColumn="1" w:lastColumn="0" w:noHBand="0" w:noVBand="1"/>
      </w:tblPr>
      <w:tblGrid>
        <w:gridCol w:w="2783"/>
        <w:gridCol w:w="992"/>
        <w:gridCol w:w="3274"/>
        <w:gridCol w:w="998"/>
        <w:gridCol w:w="1297"/>
        <w:gridCol w:w="13"/>
      </w:tblGrid>
      <w:tr w:rsidR="007250D1" w:rsidRPr="00F073C2" w14:paraId="69DD8A64" w14:textId="77777777" w:rsidTr="00DE605E">
        <w:trPr>
          <w:trHeight w:val="276"/>
          <w:jc w:val="center"/>
        </w:trPr>
        <w:tc>
          <w:tcPr>
            <w:tcW w:w="2783" w:type="dxa"/>
            <w:vMerge w:val="restart"/>
            <w:tcBorders>
              <w:top w:val="single" w:sz="4" w:space="0" w:color="auto"/>
              <w:left w:val="single" w:sz="4" w:space="0" w:color="auto"/>
              <w:bottom w:val="single" w:sz="4" w:space="0" w:color="auto"/>
              <w:right w:val="single" w:sz="4" w:space="0" w:color="auto"/>
            </w:tcBorders>
          </w:tcPr>
          <w:p w14:paraId="7B02BFE4" w14:textId="77777777" w:rsidR="007250D1" w:rsidRPr="00F073C2" w:rsidRDefault="007250D1" w:rsidP="00271D98">
            <w:pPr>
              <w:pStyle w:val="Encabezado"/>
              <w:ind w:firstLine="152"/>
              <w:rPr>
                <w:sz w:val="20"/>
                <w:lang w:val="es-ES"/>
              </w:rPr>
            </w:pPr>
          </w:p>
          <w:p w14:paraId="33887A07" w14:textId="77777777" w:rsidR="007250D1" w:rsidRPr="00F073C2" w:rsidRDefault="007250D1" w:rsidP="00271D98">
            <w:pPr>
              <w:pStyle w:val="Encabezado"/>
              <w:ind w:firstLine="152"/>
              <w:rPr>
                <w:sz w:val="20"/>
                <w:lang w:val="es-ES"/>
              </w:rPr>
            </w:pPr>
            <w:r w:rsidRPr="00DE605E">
              <w:rPr>
                <w:lang w:val="es-ES"/>
              </w:rPr>
              <w:object w:dxaOrig="1710" w:dyaOrig="750" w14:anchorId="30A537EF">
                <v:shape id="_x0000_i1030" type="#_x0000_t75" style="width:87.2pt;height:39.2pt" o:ole="">
                  <v:imagedata r:id="rId22" o:title=""/>
                </v:shape>
                <o:OLEObject Type="Embed" ProgID="PBrush" ShapeID="_x0000_i1030" DrawAspect="Content" ObjectID="_1852814196" r:id="rId30"/>
              </w:object>
            </w:r>
          </w:p>
        </w:tc>
        <w:tc>
          <w:tcPr>
            <w:tcW w:w="4265" w:type="dxa"/>
            <w:gridSpan w:val="2"/>
            <w:vMerge w:val="restart"/>
            <w:tcBorders>
              <w:top w:val="single" w:sz="4" w:space="0" w:color="auto"/>
              <w:left w:val="single" w:sz="4" w:space="0" w:color="auto"/>
              <w:bottom w:val="single" w:sz="4" w:space="0" w:color="auto"/>
              <w:right w:val="single" w:sz="4" w:space="0" w:color="auto"/>
            </w:tcBorders>
          </w:tcPr>
          <w:p w14:paraId="15BE1D1C" w14:textId="77777777" w:rsidR="007250D1" w:rsidRPr="00F073C2" w:rsidRDefault="007250D1" w:rsidP="00271D98">
            <w:pPr>
              <w:pStyle w:val="Encabezado"/>
              <w:rPr>
                <w:b/>
                <w:sz w:val="20"/>
              </w:rPr>
            </w:pPr>
          </w:p>
          <w:p w14:paraId="396F8859" w14:textId="77777777" w:rsidR="007250D1" w:rsidRPr="00F073C2" w:rsidRDefault="007250D1" w:rsidP="00271D98">
            <w:pPr>
              <w:pStyle w:val="Encabezado"/>
              <w:jc w:val="center"/>
              <w:rPr>
                <w:b/>
                <w:sz w:val="20"/>
              </w:rPr>
            </w:pPr>
            <w:r w:rsidRPr="00F073C2">
              <w:rPr>
                <w:b/>
                <w:sz w:val="20"/>
              </w:rPr>
              <w:t>SOLICITUD DE FUNCIONALIDADES Y ADECUACIONES</w:t>
            </w:r>
          </w:p>
          <w:p w14:paraId="06CE9B9F" w14:textId="77777777" w:rsidR="007250D1" w:rsidRPr="00F073C2" w:rsidRDefault="007250D1" w:rsidP="00271D98">
            <w:pPr>
              <w:tabs>
                <w:tab w:val="left" w:pos="1305"/>
              </w:tabs>
              <w:jc w:val="center"/>
              <w:rPr>
                <w:b/>
                <w:sz w:val="20"/>
              </w:rPr>
            </w:pPr>
            <w:r w:rsidRPr="00F073C2">
              <w:rPr>
                <w:b/>
                <w:sz w:val="20"/>
              </w:rPr>
              <w:t>VUCE</w:t>
            </w:r>
          </w:p>
        </w:tc>
        <w:tc>
          <w:tcPr>
            <w:tcW w:w="2309"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F34DBB5" w14:textId="77777777" w:rsidR="007250D1" w:rsidRPr="009F42F5" w:rsidRDefault="007250D1" w:rsidP="00271D98">
            <w:pPr>
              <w:pStyle w:val="Encabezado"/>
              <w:jc w:val="center"/>
              <w:rPr>
                <w:b/>
                <w:sz w:val="14"/>
              </w:rPr>
            </w:pPr>
            <w:r w:rsidRPr="009F42F5">
              <w:rPr>
                <w:b/>
                <w:sz w:val="14"/>
              </w:rPr>
              <w:t>Código</w:t>
            </w:r>
          </w:p>
        </w:tc>
      </w:tr>
      <w:tr w:rsidR="007250D1" w:rsidRPr="00F073C2" w14:paraId="6E3D0B84" w14:textId="77777777" w:rsidTr="00DE605E">
        <w:trPr>
          <w:trHeight w:val="273"/>
          <w:jc w:val="center"/>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7312FDC9" w14:textId="77777777" w:rsidR="007250D1" w:rsidRPr="00F073C2" w:rsidRDefault="007250D1" w:rsidP="00271D98">
            <w:pPr>
              <w:jc w:val="left"/>
              <w:rPr>
                <w:sz w:val="20"/>
                <w:lang w:val="es-ES"/>
              </w:rPr>
            </w:pPr>
          </w:p>
        </w:tc>
        <w:tc>
          <w:tcPr>
            <w:tcW w:w="4265" w:type="dxa"/>
            <w:gridSpan w:val="2"/>
            <w:vMerge/>
            <w:tcBorders>
              <w:top w:val="single" w:sz="4" w:space="0" w:color="auto"/>
              <w:left w:val="single" w:sz="4" w:space="0" w:color="auto"/>
              <w:bottom w:val="single" w:sz="4" w:space="0" w:color="auto"/>
              <w:right w:val="single" w:sz="4" w:space="0" w:color="auto"/>
            </w:tcBorders>
            <w:vAlign w:val="center"/>
            <w:hideMark/>
          </w:tcPr>
          <w:p w14:paraId="3A9EF198" w14:textId="77777777" w:rsidR="007250D1" w:rsidRPr="00F073C2" w:rsidRDefault="007250D1" w:rsidP="00271D98">
            <w:pPr>
              <w:jc w:val="left"/>
              <w:rPr>
                <w:b/>
                <w:sz w:val="20"/>
              </w:rPr>
            </w:pPr>
          </w:p>
        </w:tc>
        <w:tc>
          <w:tcPr>
            <w:tcW w:w="2309" w:type="dxa"/>
            <w:gridSpan w:val="3"/>
            <w:tcBorders>
              <w:top w:val="single" w:sz="4" w:space="0" w:color="auto"/>
              <w:left w:val="single" w:sz="4" w:space="0" w:color="auto"/>
              <w:bottom w:val="single" w:sz="4" w:space="0" w:color="auto"/>
              <w:right w:val="single" w:sz="4" w:space="0" w:color="auto"/>
            </w:tcBorders>
            <w:hideMark/>
          </w:tcPr>
          <w:p w14:paraId="7EA72B82" w14:textId="77777777" w:rsidR="007250D1" w:rsidRPr="009F42F5" w:rsidRDefault="007250D1" w:rsidP="00271D98">
            <w:pPr>
              <w:pStyle w:val="Encabezado"/>
              <w:jc w:val="center"/>
              <w:rPr>
                <w:sz w:val="14"/>
              </w:rPr>
            </w:pPr>
            <w:r w:rsidRPr="009F42F5">
              <w:rPr>
                <w:sz w:val="14"/>
              </w:rPr>
              <w:t>R-427</w:t>
            </w:r>
          </w:p>
        </w:tc>
      </w:tr>
      <w:tr w:rsidR="007250D1" w:rsidRPr="00F073C2" w14:paraId="6BE882A9" w14:textId="77777777" w:rsidTr="00DE605E">
        <w:trPr>
          <w:trHeight w:val="273"/>
          <w:jc w:val="center"/>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36EFB95F" w14:textId="77777777" w:rsidR="007250D1" w:rsidRPr="00F073C2" w:rsidRDefault="007250D1" w:rsidP="00271D98">
            <w:pPr>
              <w:jc w:val="left"/>
              <w:rPr>
                <w:sz w:val="20"/>
                <w:lang w:val="es-ES"/>
              </w:rPr>
            </w:pPr>
          </w:p>
        </w:tc>
        <w:tc>
          <w:tcPr>
            <w:tcW w:w="4265" w:type="dxa"/>
            <w:gridSpan w:val="2"/>
            <w:vMerge/>
            <w:tcBorders>
              <w:top w:val="single" w:sz="4" w:space="0" w:color="auto"/>
              <w:left w:val="single" w:sz="4" w:space="0" w:color="auto"/>
              <w:bottom w:val="single" w:sz="4" w:space="0" w:color="auto"/>
              <w:right w:val="single" w:sz="4" w:space="0" w:color="auto"/>
            </w:tcBorders>
            <w:vAlign w:val="center"/>
            <w:hideMark/>
          </w:tcPr>
          <w:p w14:paraId="25A73313" w14:textId="77777777" w:rsidR="007250D1" w:rsidRPr="00F073C2" w:rsidRDefault="007250D1" w:rsidP="00271D98">
            <w:pPr>
              <w:jc w:val="left"/>
              <w:rPr>
                <w:b/>
                <w:sz w:val="20"/>
              </w:rPr>
            </w:pPr>
          </w:p>
        </w:tc>
        <w:tc>
          <w:tcPr>
            <w:tcW w:w="9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A5F3745" w14:textId="77777777" w:rsidR="007250D1" w:rsidRPr="009F42F5" w:rsidRDefault="007250D1" w:rsidP="00271D98">
            <w:pPr>
              <w:pStyle w:val="Encabezado"/>
              <w:jc w:val="center"/>
              <w:rPr>
                <w:b/>
                <w:sz w:val="14"/>
              </w:rPr>
            </w:pPr>
            <w:r w:rsidRPr="009F42F5">
              <w:rPr>
                <w:b/>
                <w:sz w:val="14"/>
              </w:rPr>
              <w:t>Versión</w:t>
            </w:r>
          </w:p>
        </w:tc>
        <w:tc>
          <w:tcPr>
            <w:tcW w:w="131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D823F6" w14:textId="77777777" w:rsidR="007250D1" w:rsidRPr="009F42F5" w:rsidRDefault="007250D1" w:rsidP="00271D98">
            <w:pPr>
              <w:pStyle w:val="Encabezado"/>
              <w:jc w:val="center"/>
              <w:rPr>
                <w:b/>
                <w:sz w:val="14"/>
              </w:rPr>
            </w:pPr>
            <w:r w:rsidRPr="009F42F5">
              <w:rPr>
                <w:b/>
                <w:sz w:val="14"/>
              </w:rPr>
              <w:t>N° de Página</w:t>
            </w:r>
          </w:p>
        </w:tc>
      </w:tr>
      <w:tr w:rsidR="007250D1" w:rsidRPr="00F073C2" w14:paraId="09D891BC" w14:textId="77777777" w:rsidTr="00DE605E">
        <w:trPr>
          <w:trHeight w:val="273"/>
          <w:jc w:val="center"/>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51E9759E" w14:textId="77777777" w:rsidR="007250D1" w:rsidRPr="00F073C2" w:rsidRDefault="007250D1" w:rsidP="00271D98">
            <w:pPr>
              <w:jc w:val="left"/>
              <w:rPr>
                <w:sz w:val="20"/>
                <w:lang w:val="es-ES"/>
              </w:rPr>
            </w:pPr>
          </w:p>
        </w:tc>
        <w:tc>
          <w:tcPr>
            <w:tcW w:w="4265" w:type="dxa"/>
            <w:gridSpan w:val="2"/>
            <w:vMerge/>
            <w:tcBorders>
              <w:top w:val="single" w:sz="4" w:space="0" w:color="auto"/>
              <w:left w:val="single" w:sz="4" w:space="0" w:color="auto"/>
              <w:bottom w:val="single" w:sz="4" w:space="0" w:color="auto"/>
              <w:right w:val="single" w:sz="4" w:space="0" w:color="auto"/>
            </w:tcBorders>
            <w:vAlign w:val="center"/>
            <w:hideMark/>
          </w:tcPr>
          <w:p w14:paraId="045221B8" w14:textId="77777777" w:rsidR="007250D1" w:rsidRPr="00F073C2" w:rsidRDefault="007250D1" w:rsidP="00271D98">
            <w:pPr>
              <w:jc w:val="left"/>
              <w:rPr>
                <w:b/>
                <w:sz w:val="20"/>
              </w:rPr>
            </w:pPr>
          </w:p>
        </w:tc>
        <w:tc>
          <w:tcPr>
            <w:tcW w:w="998" w:type="dxa"/>
            <w:tcBorders>
              <w:top w:val="single" w:sz="4" w:space="0" w:color="auto"/>
              <w:left w:val="single" w:sz="4" w:space="0" w:color="auto"/>
              <w:bottom w:val="single" w:sz="4" w:space="0" w:color="auto"/>
              <w:right w:val="single" w:sz="4" w:space="0" w:color="auto"/>
            </w:tcBorders>
            <w:hideMark/>
          </w:tcPr>
          <w:p w14:paraId="5DE431DC" w14:textId="76CD1B5F" w:rsidR="007250D1" w:rsidRPr="009F42F5" w:rsidRDefault="00A149C1" w:rsidP="00271D98">
            <w:pPr>
              <w:pStyle w:val="Encabezado"/>
              <w:jc w:val="center"/>
              <w:rPr>
                <w:sz w:val="14"/>
              </w:rPr>
            </w:pPr>
            <w:r w:rsidRPr="009F42F5">
              <w:rPr>
                <w:sz w:val="14"/>
              </w:rPr>
              <w:t>2</w:t>
            </w:r>
          </w:p>
        </w:tc>
        <w:tc>
          <w:tcPr>
            <w:tcW w:w="1311" w:type="dxa"/>
            <w:gridSpan w:val="2"/>
            <w:tcBorders>
              <w:top w:val="single" w:sz="4" w:space="0" w:color="auto"/>
              <w:left w:val="single" w:sz="4" w:space="0" w:color="auto"/>
              <w:bottom w:val="single" w:sz="4" w:space="0" w:color="auto"/>
              <w:right w:val="single" w:sz="4" w:space="0" w:color="auto"/>
            </w:tcBorders>
            <w:hideMark/>
          </w:tcPr>
          <w:p w14:paraId="1659B099" w14:textId="77777777" w:rsidR="007250D1" w:rsidRPr="009F42F5" w:rsidRDefault="007250D1" w:rsidP="00271D98">
            <w:pPr>
              <w:pStyle w:val="Encabezado"/>
              <w:jc w:val="center"/>
              <w:rPr>
                <w:sz w:val="14"/>
              </w:rPr>
            </w:pPr>
            <w:r w:rsidRPr="009F42F5">
              <w:rPr>
                <w:sz w:val="14"/>
              </w:rPr>
              <w:t xml:space="preserve"> de </w:t>
            </w:r>
          </w:p>
        </w:tc>
      </w:tr>
      <w:tr w:rsidR="007250D1" w:rsidRPr="00F073C2" w14:paraId="59A13DAA" w14:textId="77777777" w:rsidTr="00DE605E">
        <w:trPr>
          <w:gridAfter w:val="1"/>
          <w:wAfter w:w="13" w:type="dxa"/>
          <w:trHeight w:val="273"/>
          <w:jc w:val="center"/>
        </w:trPr>
        <w:tc>
          <w:tcPr>
            <w:tcW w:w="934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45B9CF5" w14:textId="77777777" w:rsidR="007250D1" w:rsidRPr="00F073C2" w:rsidRDefault="007250D1" w:rsidP="008C3980">
            <w:pPr>
              <w:pStyle w:val="Encabezado"/>
              <w:numPr>
                <w:ilvl w:val="0"/>
                <w:numId w:val="55"/>
              </w:numPr>
              <w:tabs>
                <w:tab w:val="clear" w:pos="4252"/>
                <w:tab w:val="clear" w:pos="8504"/>
                <w:tab w:val="center" w:pos="4419"/>
                <w:tab w:val="right" w:pos="8838"/>
              </w:tabs>
              <w:ind w:left="426"/>
              <w:jc w:val="left"/>
              <w:rPr>
                <w:b/>
                <w:sz w:val="20"/>
              </w:rPr>
            </w:pPr>
            <w:r w:rsidRPr="00F073C2">
              <w:rPr>
                <w:b/>
                <w:noProof/>
                <w:sz w:val="20"/>
                <w:lang w:eastAsia="es-BO"/>
              </w:rPr>
              <w:t>DATOS DE LA SOLICITUD</w:t>
            </w:r>
          </w:p>
        </w:tc>
      </w:tr>
      <w:tr w:rsidR="007250D1" w:rsidRPr="00F073C2" w14:paraId="782B9E0C" w14:textId="77777777" w:rsidTr="00DE605E">
        <w:trPr>
          <w:gridAfter w:val="1"/>
          <w:wAfter w:w="13" w:type="dxa"/>
          <w:trHeight w:val="147"/>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C79AB8" w14:textId="6C18C07D" w:rsidR="007250D1" w:rsidRPr="00F073C2" w:rsidRDefault="007250D1" w:rsidP="00271D98">
            <w:pPr>
              <w:pStyle w:val="Encabezado"/>
              <w:jc w:val="right"/>
              <w:rPr>
                <w:b/>
                <w:noProof/>
                <w:sz w:val="20"/>
                <w:lang w:eastAsia="es-BO"/>
              </w:rPr>
            </w:pPr>
            <w:r w:rsidRPr="00F073C2">
              <w:rPr>
                <w:b/>
                <w:noProof/>
                <w:sz w:val="20"/>
                <w:lang w:eastAsia="es-BO"/>
              </w:rPr>
              <w:t>Entidad</w:t>
            </w:r>
            <w:r w:rsidR="00272272" w:rsidRPr="00F073C2">
              <w:rPr>
                <w:b/>
                <w:noProof/>
                <w:sz w:val="20"/>
                <w:lang w:eastAsia="es-BO"/>
              </w:rPr>
              <w:t xml:space="preserve"> Pública Emisora</w:t>
            </w:r>
            <w:r w:rsidRPr="00F073C2">
              <w:rPr>
                <w:b/>
                <w:noProof/>
                <w:sz w:val="20"/>
                <w:lang w:eastAsia="es-BO"/>
              </w:rPr>
              <w:t xml:space="preserve">: </w:t>
            </w:r>
          </w:p>
        </w:tc>
        <w:tc>
          <w:tcPr>
            <w:tcW w:w="5568" w:type="dxa"/>
            <w:gridSpan w:val="3"/>
            <w:tcBorders>
              <w:top w:val="single" w:sz="4" w:space="0" w:color="auto"/>
              <w:left w:val="single" w:sz="4" w:space="0" w:color="auto"/>
              <w:bottom w:val="single" w:sz="4" w:space="0" w:color="auto"/>
              <w:right w:val="single" w:sz="4" w:space="0" w:color="auto"/>
            </w:tcBorders>
            <w:vAlign w:val="bottom"/>
            <w:hideMark/>
          </w:tcPr>
          <w:p w14:paraId="19875744" w14:textId="77777777" w:rsidR="007250D1" w:rsidRPr="00F073C2" w:rsidRDefault="007250D1" w:rsidP="00271D98">
            <w:pPr>
              <w:pStyle w:val="Encabezado"/>
              <w:rPr>
                <w:b/>
                <w:sz w:val="20"/>
              </w:rPr>
            </w:pPr>
            <w:r w:rsidRPr="00F073C2">
              <w:rPr>
                <w:b/>
                <w:color w:val="FFFFFF" w:themeColor="background1"/>
                <w:sz w:val="20"/>
              </w:rPr>
              <w:t>AN/GNN/DNPTA/RF/31/2024</w:t>
            </w:r>
          </w:p>
        </w:tc>
      </w:tr>
      <w:tr w:rsidR="007250D1" w:rsidRPr="00F073C2" w14:paraId="74237AC7" w14:textId="77777777" w:rsidTr="00DE605E">
        <w:trPr>
          <w:gridAfter w:val="1"/>
          <w:wAfter w:w="13" w:type="dxa"/>
          <w:trHeight w:val="273"/>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C5B241A" w14:textId="77777777" w:rsidR="007250D1" w:rsidRPr="00F073C2" w:rsidRDefault="007250D1" w:rsidP="00271D98">
            <w:pPr>
              <w:pStyle w:val="Encabezado"/>
              <w:jc w:val="right"/>
              <w:rPr>
                <w:b/>
                <w:noProof/>
                <w:sz w:val="20"/>
                <w:lang w:eastAsia="es-BO"/>
              </w:rPr>
            </w:pPr>
            <w:r w:rsidRPr="00F073C2">
              <w:rPr>
                <w:b/>
                <w:noProof/>
                <w:sz w:val="20"/>
                <w:lang w:eastAsia="es-BO"/>
              </w:rPr>
              <w:t>Gerencia o Unidad Responsable:</w:t>
            </w:r>
          </w:p>
        </w:tc>
        <w:tc>
          <w:tcPr>
            <w:tcW w:w="5568" w:type="dxa"/>
            <w:gridSpan w:val="3"/>
            <w:tcBorders>
              <w:top w:val="single" w:sz="4" w:space="0" w:color="auto"/>
              <w:left w:val="single" w:sz="4" w:space="0" w:color="auto"/>
              <w:bottom w:val="single" w:sz="4" w:space="0" w:color="auto"/>
              <w:right w:val="single" w:sz="4" w:space="0" w:color="auto"/>
            </w:tcBorders>
            <w:vAlign w:val="bottom"/>
          </w:tcPr>
          <w:p w14:paraId="0F84C919" w14:textId="77777777" w:rsidR="007250D1" w:rsidRPr="00F073C2" w:rsidRDefault="007250D1" w:rsidP="00271D98">
            <w:pPr>
              <w:pStyle w:val="Encabezado"/>
              <w:rPr>
                <w:sz w:val="20"/>
              </w:rPr>
            </w:pPr>
          </w:p>
        </w:tc>
      </w:tr>
      <w:tr w:rsidR="007250D1" w:rsidRPr="00F073C2" w14:paraId="1CF7A1FC" w14:textId="77777777" w:rsidTr="00DE605E">
        <w:trPr>
          <w:gridAfter w:val="1"/>
          <w:wAfter w:w="13" w:type="dxa"/>
          <w:trHeight w:val="273"/>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2A1510" w14:textId="77777777" w:rsidR="007250D1" w:rsidRPr="00F073C2" w:rsidRDefault="007250D1" w:rsidP="00271D98">
            <w:pPr>
              <w:pStyle w:val="Encabezado"/>
              <w:jc w:val="right"/>
              <w:rPr>
                <w:b/>
                <w:noProof/>
                <w:sz w:val="20"/>
                <w:lang w:eastAsia="es-BO"/>
              </w:rPr>
            </w:pPr>
            <w:r w:rsidRPr="00F073C2">
              <w:rPr>
                <w:b/>
                <w:noProof/>
                <w:sz w:val="20"/>
                <w:lang w:eastAsia="es-BO"/>
              </w:rPr>
              <w:t>Fecha de solicitud:</w:t>
            </w:r>
          </w:p>
        </w:tc>
        <w:tc>
          <w:tcPr>
            <w:tcW w:w="5568" w:type="dxa"/>
            <w:gridSpan w:val="3"/>
            <w:tcBorders>
              <w:top w:val="single" w:sz="4" w:space="0" w:color="auto"/>
              <w:left w:val="single" w:sz="4" w:space="0" w:color="auto"/>
              <w:bottom w:val="single" w:sz="4" w:space="0" w:color="auto"/>
              <w:right w:val="single" w:sz="4" w:space="0" w:color="auto"/>
            </w:tcBorders>
            <w:vAlign w:val="bottom"/>
          </w:tcPr>
          <w:p w14:paraId="3976C886" w14:textId="77777777" w:rsidR="007250D1" w:rsidRPr="00F073C2" w:rsidRDefault="007250D1" w:rsidP="00271D98">
            <w:pPr>
              <w:pStyle w:val="Encabezado"/>
              <w:rPr>
                <w:sz w:val="20"/>
              </w:rPr>
            </w:pPr>
          </w:p>
        </w:tc>
      </w:tr>
      <w:tr w:rsidR="007250D1" w:rsidRPr="00F073C2" w14:paraId="18D60339" w14:textId="77777777" w:rsidTr="00DE605E">
        <w:trPr>
          <w:gridAfter w:val="1"/>
          <w:wAfter w:w="13" w:type="dxa"/>
          <w:trHeight w:val="273"/>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30E0A33" w14:textId="77777777" w:rsidR="007250D1" w:rsidRPr="00F073C2" w:rsidRDefault="007250D1" w:rsidP="00271D98">
            <w:pPr>
              <w:pStyle w:val="Encabezado"/>
              <w:jc w:val="right"/>
              <w:rPr>
                <w:b/>
                <w:noProof/>
                <w:sz w:val="20"/>
                <w:lang w:eastAsia="es-BO"/>
              </w:rPr>
            </w:pPr>
            <w:r w:rsidRPr="00F073C2">
              <w:rPr>
                <w:b/>
                <w:noProof/>
                <w:sz w:val="20"/>
                <w:lang w:eastAsia="es-BO"/>
              </w:rPr>
              <w:t>Denominación del Trámite:</w:t>
            </w:r>
          </w:p>
        </w:tc>
        <w:tc>
          <w:tcPr>
            <w:tcW w:w="5568" w:type="dxa"/>
            <w:gridSpan w:val="3"/>
            <w:tcBorders>
              <w:top w:val="single" w:sz="4" w:space="0" w:color="auto"/>
              <w:left w:val="single" w:sz="4" w:space="0" w:color="auto"/>
              <w:bottom w:val="single" w:sz="4" w:space="0" w:color="auto"/>
              <w:right w:val="single" w:sz="4" w:space="0" w:color="auto"/>
            </w:tcBorders>
            <w:vAlign w:val="bottom"/>
          </w:tcPr>
          <w:p w14:paraId="2CAA3593" w14:textId="77777777" w:rsidR="007250D1" w:rsidRPr="00F073C2" w:rsidRDefault="007250D1" w:rsidP="00271D98">
            <w:pPr>
              <w:pStyle w:val="Encabezado"/>
              <w:rPr>
                <w:b/>
                <w:sz w:val="20"/>
              </w:rPr>
            </w:pPr>
          </w:p>
        </w:tc>
      </w:tr>
      <w:tr w:rsidR="007250D1" w:rsidRPr="00F073C2" w14:paraId="68CCA2DD" w14:textId="77777777" w:rsidTr="00DE605E">
        <w:trPr>
          <w:gridAfter w:val="1"/>
          <w:wAfter w:w="13" w:type="dxa"/>
          <w:trHeight w:val="273"/>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5466BBC" w14:textId="77777777" w:rsidR="007250D1" w:rsidRPr="00F073C2" w:rsidRDefault="007250D1" w:rsidP="00271D98">
            <w:pPr>
              <w:pStyle w:val="Encabezado"/>
              <w:jc w:val="right"/>
              <w:rPr>
                <w:b/>
                <w:noProof/>
                <w:sz w:val="20"/>
                <w:lang w:eastAsia="es-BO"/>
              </w:rPr>
            </w:pPr>
            <w:r w:rsidRPr="00F073C2">
              <w:rPr>
                <w:b/>
                <w:noProof/>
                <w:sz w:val="20"/>
                <w:lang w:eastAsia="es-BO"/>
              </w:rPr>
              <w:t>Justificación de la solicitud:</w:t>
            </w:r>
          </w:p>
        </w:tc>
        <w:tc>
          <w:tcPr>
            <w:tcW w:w="5568" w:type="dxa"/>
            <w:gridSpan w:val="3"/>
            <w:tcBorders>
              <w:top w:val="single" w:sz="4" w:space="0" w:color="auto"/>
              <w:left w:val="single" w:sz="4" w:space="0" w:color="auto"/>
              <w:bottom w:val="single" w:sz="4" w:space="0" w:color="auto"/>
              <w:right w:val="single" w:sz="4" w:space="0" w:color="auto"/>
            </w:tcBorders>
            <w:vAlign w:val="bottom"/>
          </w:tcPr>
          <w:p w14:paraId="599FF6D1" w14:textId="77777777" w:rsidR="007250D1" w:rsidRPr="00F073C2" w:rsidRDefault="007250D1" w:rsidP="00271D98">
            <w:pPr>
              <w:pStyle w:val="Encabezado"/>
              <w:rPr>
                <w:b/>
                <w:sz w:val="20"/>
              </w:rPr>
            </w:pPr>
          </w:p>
        </w:tc>
      </w:tr>
      <w:tr w:rsidR="00272272" w:rsidRPr="00F073C2" w14:paraId="13833DB2" w14:textId="77777777" w:rsidTr="00DE605E">
        <w:trPr>
          <w:gridAfter w:val="1"/>
          <w:wAfter w:w="13" w:type="dxa"/>
          <w:trHeight w:val="273"/>
          <w:jc w:val="center"/>
        </w:trPr>
        <w:tc>
          <w:tcPr>
            <w:tcW w:w="377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4846B19" w14:textId="4F837D53" w:rsidR="00272272" w:rsidRPr="00F073C2" w:rsidRDefault="00272272">
            <w:pPr>
              <w:pStyle w:val="Encabezado"/>
              <w:jc w:val="right"/>
              <w:rPr>
                <w:b/>
                <w:noProof/>
                <w:sz w:val="20"/>
                <w:lang w:eastAsia="es-BO"/>
              </w:rPr>
            </w:pPr>
            <w:r w:rsidRPr="00F073C2">
              <w:rPr>
                <w:b/>
                <w:noProof/>
                <w:sz w:val="20"/>
                <w:lang w:eastAsia="es-BO"/>
              </w:rPr>
              <w:t>Sistema VUCE</w:t>
            </w:r>
          </w:p>
        </w:tc>
        <w:tc>
          <w:tcPr>
            <w:tcW w:w="5568" w:type="dxa"/>
            <w:gridSpan w:val="3"/>
            <w:tcBorders>
              <w:top w:val="single" w:sz="4" w:space="0" w:color="auto"/>
              <w:left w:val="single" w:sz="4" w:space="0" w:color="auto"/>
              <w:bottom w:val="single" w:sz="4" w:space="0" w:color="auto"/>
              <w:right w:val="single" w:sz="4" w:space="0" w:color="auto"/>
            </w:tcBorders>
            <w:vAlign w:val="bottom"/>
          </w:tcPr>
          <w:p w14:paraId="370D47AB" w14:textId="77777777" w:rsidR="00272272" w:rsidRPr="00F073C2" w:rsidRDefault="00272272" w:rsidP="00271D98">
            <w:pPr>
              <w:pStyle w:val="Encabezado"/>
              <w:rPr>
                <w:b/>
                <w:sz w:val="20"/>
              </w:rPr>
            </w:pPr>
          </w:p>
        </w:tc>
      </w:tr>
      <w:tr w:rsidR="007250D1" w:rsidRPr="00F073C2" w14:paraId="0B82FD24" w14:textId="77777777" w:rsidTr="00DE605E">
        <w:trPr>
          <w:gridAfter w:val="1"/>
          <w:wAfter w:w="13" w:type="dxa"/>
          <w:jc w:val="center"/>
        </w:trPr>
        <w:tc>
          <w:tcPr>
            <w:tcW w:w="934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D90EA8E" w14:textId="77777777" w:rsidR="007250D1" w:rsidRPr="00F073C2" w:rsidRDefault="007250D1" w:rsidP="008C3980">
            <w:pPr>
              <w:pStyle w:val="Prrafodelista"/>
              <w:numPr>
                <w:ilvl w:val="0"/>
                <w:numId w:val="55"/>
              </w:numPr>
              <w:ind w:left="426"/>
              <w:contextualSpacing/>
              <w:jc w:val="left"/>
              <w:rPr>
                <w:b/>
                <w:noProof/>
                <w:sz w:val="20"/>
                <w:lang w:eastAsia="es-BO"/>
              </w:rPr>
            </w:pPr>
            <w:r w:rsidRPr="00F073C2">
              <w:rPr>
                <w:b/>
                <w:noProof/>
                <w:sz w:val="20"/>
                <w:lang w:eastAsia="es-BO"/>
              </w:rPr>
              <w:t>DESCRIPCIÓN BREVE DE LA SOLICITUD</w:t>
            </w:r>
          </w:p>
        </w:tc>
      </w:tr>
      <w:tr w:rsidR="007250D1" w:rsidRPr="00F073C2" w14:paraId="6AB73021" w14:textId="77777777" w:rsidTr="00DE605E">
        <w:trPr>
          <w:gridAfter w:val="1"/>
          <w:wAfter w:w="13" w:type="dxa"/>
          <w:trHeight w:val="2652"/>
          <w:jc w:val="center"/>
        </w:trPr>
        <w:tc>
          <w:tcPr>
            <w:tcW w:w="9344" w:type="dxa"/>
            <w:gridSpan w:val="5"/>
            <w:tcBorders>
              <w:top w:val="single" w:sz="4" w:space="0" w:color="auto"/>
              <w:left w:val="single" w:sz="4" w:space="0" w:color="auto"/>
              <w:bottom w:val="single" w:sz="4" w:space="0" w:color="auto"/>
              <w:right w:val="single" w:sz="4" w:space="0" w:color="auto"/>
            </w:tcBorders>
            <w:vAlign w:val="center"/>
          </w:tcPr>
          <w:p w14:paraId="3B36005B" w14:textId="77777777" w:rsidR="007250D1" w:rsidRPr="00F073C2" w:rsidRDefault="007250D1" w:rsidP="00271D98">
            <w:pPr>
              <w:spacing w:after="160" w:line="256" w:lineRule="auto"/>
              <w:jc w:val="center"/>
              <w:rPr>
                <w:rFonts w:eastAsia="MS Gothic" w:cs="MS Gothic"/>
                <w:sz w:val="20"/>
                <w:szCs w:val="24"/>
                <w:u w:val="single"/>
              </w:rPr>
            </w:pPr>
          </w:p>
          <w:p w14:paraId="21B87854" w14:textId="77777777" w:rsidR="007250D1" w:rsidRPr="00F073C2" w:rsidRDefault="007250D1" w:rsidP="00271D98">
            <w:pPr>
              <w:spacing w:after="160" w:line="256" w:lineRule="auto"/>
              <w:jc w:val="center"/>
              <w:rPr>
                <w:rFonts w:eastAsia="MS Gothic" w:cs="MS Gothic"/>
                <w:vanish/>
                <w:sz w:val="20"/>
                <w:szCs w:val="24"/>
                <w:u w:val="single"/>
                <w:specVanish/>
              </w:rPr>
            </w:pPr>
          </w:p>
          <w:p w14:paraId="3CECFD1E" w14:textId="77777777" w:rsidR="007250D1" w:rsidRPr="00F073C2" w:rsidRDefault="007250D1" w:rsidP="00271D98">
            <w:pPr>
              <w:rPr>
                <w:b/>
                <w:noProof/>
                <w:sz w:val="20"/>
                <w:lang w:eastAsia="es-BO"/>
              </w:rPr>
            </w:pPr>
          </w:p>
        </w:tc>
      </w:tr>
      <w:tr w:rsidR="007250D1" w:rsidRPr="00F073C2" w14:paraId="72E411D5" w14:textId="77777777" w:rsidTr="00DE605E">
        <w:trPr>
          <w:gridAfter w:val="1"/>
          <w:wAfter w:w="13" w:type="dxa"/>
          <w:trHeight w:val="45"/>
          <w:jc w:val="center"/>
        </w:trPr>
        <w:tc>
          <w:tcPr>
            <w:tcW w:w="377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0BE3FBA" w14:textId="35A00F89" w:rsidR="007250D1" w:rsidRPr="00F073C2" w:rsidRDefault="007250D1">
            <w:pPr>
              <w:rPr>
                <w:b/>
                <w:noProof/>
                <w:sz w:val="20"/>
                <w:lang w:eastAsia="es-BO"/>
              </w:rPr>
            </w:pPr>
            <w:r w:rsidRPr="00F073C2">
              <w:rPr>
                <w:b/>
                <w:noProof/>
                <w:sz w:val="20"/>
                <w:lang w:eastAsia="es-BO"/>
              </w:rPr>
              <w:t xml:space="preserve">3. </w:t>
            </w:r>
            <w:r w:rsidR="007741FF" w:rsidRPr="00F073C2">
              <w:rPr>
                <w:b/>
                <w:noProof/>
                <w:sz w:val="20"/>
                <w:lang w:eastAsia="es-BO"/>
              </w:rPr>
              <w:t>RESPALDO/JUSTIFICACIÓN</w:t>
            </w:r>
          </w:p>
        </w:tc>
        <w:tc>
          <w:tcPr>
            <w:tcW w:w="5572" w:type="dxa"/>
            <w:gridSpan w:val="3"/>
            <w:tcBorders>
              <w:top w:val="single" w:sz="4" w:space="0" w:color="auto"/>
              <w:left w:val="single" w:sz="4" w:space="0" w:color="auto"/>
              <w:bottom w:val="single" w:sz="4" w:space="0" w:color="auto"/>
              <w:right w:val="single" w:sz="4" w:space="0" w:color="auto"/>
            </w:tcBorders>
            <w:vAlign w:val="center"/>
          </w:tcPr>
          <w:p w14:paraId="6D9F7EF6" w14:textId="77777777" w:rsidR="007250D1" w:rsidRPr="00F073C2" w:rsidRDefault="007250D1" w:rsidP="00271D98">
            <w:pPr>
              <w:pStyle w:val="Prrafodelista"/>
              <w:widowControl w:val="0"/>
              <w:suppressAutoHyphens/>
              <w:spacing w:after="120"/>
              <w:ind w:left="360"/>
              <w:rPr>
                <w:sz w:val="20"/>
                <w:szCs w:val="24"/>
                <w:lang w:eastAsia="es-BO"/>
              </w:rPr>
            </w:pPr>
          </w:p>
          <w:p w14:paraId="1AD68CA5" w14:textId="77777777" w:rsidR="007250D1" w:rsidRPr="00F073C2" w:rsidRDefault="007250D1" w:rsidP="00271D98">
            <w:pPr>
              <w:pStyle w:val="Prrafodelista"/>
              <w:widowControl w:val="0"/>
              <w:suppressAutoHyphens/>
              <w:spacing w:after="120"/>
              <w:ind w:left="360"/>
              <w:rPr>
                <w:sz w:val="20"/>
                <w:szCs w:val="24"/>
                <w:lang w:eastAsia="es-BO"/>
              </w:rPr>
            </w:pPr>
          </w:p>
          <w:p w14:paraId="33DE515C" w14:textId="77777777" w:rsidR="007250D1" w:rsidRPr="00F073C2" w:rsidRDefault="007250D1" w:rsidP="00271D98">
            <w:pPr>
              <w:pStyle w:val="Prrafodelista"/>
              <w:widowControl w:val="0"/>
              <w:suppressAutoHyphens/>
              <w:spacing w:after="120"/>
              <w:ind w:left="360"/>
              <w:rPr>
                <w:sz w:val="20"/>
                <w:szCs w:val="24"/>
                <w:lang w:eastAsia="es-BO"/>
              </w:rPr>
            </w:pPr>
          </w:p>
        </w:tc>
      </w:tr>
      <w:tr w:rsidR="007250D1" w:rsidRPr="00F073C2" w14:paraId="3188AB58" w14:textId="77777777" w:rsidTr="00DE605E">
        <w:trPr>
          <w:gridAfter w:val="1"/>
          <w:wAfter w:w="13" w:type="dxa"/>
          <w:trHeight w:val="45"/>
          <w:jc w:val="center"/>
        </w:trPr>
        <w:tc>
          <w:tcPr>
            <w:tcW w:w="377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8D094C" w14:textId="77777777" w:rsidR="007250D1" w:rsidRPr="00F073C2" w:rsidRDefault="007250D1" w:rsidP="00271D98">
            <w:pPr>
              <w:rPr>
                <w:b/>
                <w:noProof/>
                <w:sz w:val="20"/>
                <w:lang w:eastAsia="es-BO"/>
              </w:rPr>
            </w:pPr>
            <w:r w:rsidRPr="00F073C2">
              <w:rPr>
                <w:b/>
                <w:noProof/>
                <w:sz w:val="20"/>
                <w:lang w:eastAsia="es-BO"/>
              </w:rPr>
              <w:lastRenderedPageBreak/>
              <w:t>4. FIRMA Y SELLOS</w:t>
            </w:r>
          </w:p>
        </w:tc>
        <w:tc>
          <w:tcPr>
            <w:tcW w:w="3276" w:type="dxa"/>
            <w:tcBorders>
              <w:top w:val="single" w:sz="4" w:space="0" w:color="auto"/>
              <w:left w:val="single" w:sz="4" w:space="0" w:color="auto"/>
              <w:bottom w:val="single" w:sz="4" w:space="0" w:color="auto"/>
              <w:right w:val="single" w:sz="4" w:space="0" w:color="auto"/>
            </w:tcBorders>
            <w:vAlign w:val="center"/>
          </w:tcPr>
          <w:p w14:paraId="67AA7842" w14:textId="77777777" w:rsidR="007250D1" w:rsidRPr="00F073C2" w:rsidRDefault="007250D1" w:rsidP="00271D98">
            <w:pPr>
              <w:widowControl w:val="0"/>
              <w:suppressAutoHyphens/>
              <w:spacing w:after="120"/>
              <w:rPr>
                <w:sz w:val="20"/>
                <w:szCs w:val="24"/>
                <w:lang w:eastAsia="es-BO"/>
              </w:rPr>
            </w:pPr>
            <w:r w:rsidRPr="00F073C2">
              <w:rPr>
                <w:sz w:val="20"/>
                <w:szCs w:val="24"/>
                <w:lang w:eastAsia="es-BO"/>
              </w:rPr>
              <w:t>Elaborado por:</w:t>
            </w:r>
          </w:p>
          <w:p w14:paraId="11D4590A" w14:textId="77777777" w:rsidR="007250D1" w:rsidRPr="00F073C2" w:rsidRDefault="007250D1" w:rsidP="00271D98">
            <w:pPr>
              <w:widowControl w:val="0"/>
              <w:suppressAutoHyphens/>
              <w:spacing w:after="120"/>
              <w:rPr>
                <w:sz w:val="20"/>
                <w:szCs w:val="24"/>
                <w:lang w:eastAsia="es-BO"/>
              </w:rPr>
            </w:pPr>
          </w:p>
          <w:p w14:paraId="1A689F0A" w14:textId="77777777" w:rsidR="007250D1" w:rsidRPr="00F073C2" w:rsidRDefault="007250D1" w:rsidP="00271D98">
            <w:pPr>
              <w:widowControl w:val="0"/>
              <w:suppressAutoHyphens/>
              <w:spacing w:after="120"/>
              <w:rPr>
                <w:sz w:val="20"/>
                <w:szCs w:val="24"/>
                <w:lang w:eastAsia="es-BO"/>
              </w:rPr>
            </w:pPr>
          </w:p>
          <w:p w14:paraId="3AAA0445" w14:textId="77777777" w:rsidR="007250D1" w:rsidRPr="00F073C2" w:rsidRDefault="007250D1" w:rsidP="00271D98">
            <w:pPr>
              <w:widowControl w:val="0"/>
              <w:suppressAutoHyphens/>
              <w:spacing w:after="120"/>
              <w:rPr>
                <w:sz w:val="20"/>
                <w:szCs w:val="24"/>
                <w:lang w:eastAsia="es-BO"/>
              </w:rPr>
            </w:pPr>
          </w:p>
        </w:tc>
        <w:tc>
          <w:tcPr>
            <w:tcW w:w="2296" w:type="dxa"/>
            <w:gridSpan w:val="2"/>
            <w:tcBorders>
              <w:top w:val="single" w:sz="4" w:space="0" w:color="auto"/>
              <w:left w:val="single" w:sz="4" w:space="0" w:color="auto"/>
              <w:bottom w:val="single" w:sz="4" w:space="0" w:color="auto"/>
              <w:right w:val="single" w:sz="4" w:space="0" w:color="auto"/>
            </w:tcBorders>
            <w:vAlign w:val="center"/>
          </w:tcPr>
          <w:p w14:paraId="2772A967" w14:textId="77777777" w:rsidR="007250D1" w:rsidRPr="00F073C2" w:rsidRDefault="007250D1" w:rsidP="00271D98">
            <w:pPr>
              <w:rPr>
                <w:sz w:val="20"/>
                <w:szCs w:val="24"/>
                <w:lang w:eastAsia="es-BO"/>
              </w:rPr>
            </w:pPr>
            <w:r w:rsidRPr="00F073C2">
              <w:rPr>
                <w:sz w:val="20"/>
                <w:szCs w:val="24"/>
                <w:lang w:eastAsia="es-BO"/>
              </w:rPr>
              <w:t>Autorizado por:</w:t>
            </w:r>
          </w:p>
          <w:p w14:paraId="74D9A231" w14:textId="77777777" w:rsidR="007250D1" w:rsidRPr="00F073C2" w:rsidRDefault="007250D1" w:rsidP="00271D98">
            <w:pPr>
              <w:rPr>
                <w:sz w:val="20"/>
                <w:szCs w:val="24"/>
                <w:lang w:eastAsia="es-BO"/>
              </w:rPr>
            </w:pPr>
          </w:p>
          <w:p w14:paraId="5C302078" w14:textId="77777777" w:rsidR="007250D1" w:rsidRPr="00F073C2" w:rsidRDefault="007250D1" w:rsidP="00271D98">
            <w:pPr>
              <w:rPr>
                <w:sz w:val="20"/>
                <w:szCs w:val="24"/>
                <w:lang w:eastAsia="es-BO"/>
              </w:rPr>
            </w:pPr>
          </w:p>
          <w:p w14:paraId="3D5A805F" w14:textId="77777777" w:rsidR="007250D1" w:rsidRPr="00F073C2" w:rsidRDefault="007250D1" w:rsidP="00271D98">
            <w:pPr>
              <w:rPr>
                <w:sz w:val="20"/>
                <w:szCs w:val="24"/>
                <w:lang w:eastAsia="es-BO"/>
              </w:rPr>
            </w:pPr>
          </w:p>
          <w:p w14:paraId="53FBA21D" w14:textId="77777777" w:rsidR="007250D1" w:rsidRPr="00F073C2" w:rsidRDefault="007250D1" w:rsidP="00271D98">
            <w:pPr>
              <w:rPr>
                <w:sz w:val="20"/>
                <w:szCs w:val="24"/>
                <w:lang w:eastAsia="es-BO"/>
              </w:rPr>
            </w:pPr>
          </w:p>
          <w:p w14:paraId="7787180F" w14:textId="77777777" w:rsidR="007250D1" w:rsidRPr="00F073C2" w:rsidRDefault="007250D1" w:rsidP="00271D98">
            <w:pPr>
              <w:rPr>
                <w:sz w:val="20"/>
                <w:szCs w:val="24"/>
                <w:lang w:eastAsia="es-BO"/>
              </w:rPr>
            </w:pPr>
          </w:p>
          <w:p w14:paraId="14B2FC60" w14:textId="77777777" w:rsidR="007250D1" w:rsidRPr="00F073C2" w:rsidRDefault="007250D1" w:rsidP="00271D98">
            <w:pPr>
              <w:widowControl w:val="0"/>
              <w:suppressAutoHyphens/>
              <w:spacing w:after="120"/>
              <w:rPr>
                <w:sz w:val="20"/>
                <w:szCs w:val="24"/>
                <w:lang w:eastAsia="es-BO"/>
              </w:rPr>
            </w:pPr>
          </w:p>
        </w:tc>
      </w:tr>
    </w:tbl>
    <w:p w14:paraId="632218D9" w14:textId="77777777" w:rsidR="007250D1" w:rsidRPr="00F073C2" w:rsidRDefault="007250D1" w:rsidP="007250D1">
      <w:pPr>
        <w:rPr>
          <w:b/>
          <w:noProof/>
          <w:lang w:eastAsia="es-BO"/>
        </w:rPr>
      </w:pPr>
      <w:r w:rsidRPr="00F073C2">
        <w:rPr>
          <w:b/>
          <w:noProof/>
          <w:lang w:eastAsia="es-BO"/>
        </w:rPr>
        <w:t xml:space="preserve"> </w:t>
      </w:r>
    </w:p>
    <w:p w14:paraId="2E201A6B" w14:textId="77777777" w:rsidR="007250D1" w:rsidRPr="00F073C2" w:rsidRDefault="007250D1" w:rsidP="007250D1"/>
    <w:p w14:paraId="20A24FB1" w14:textId="77777777" w:rsidR="007250D1" w:rsidRPr="00F073C2" w:rsidRDefault="007250D1" w:rsidP="007250D1">
      <w:pPr>
        <w:jc w:val="center"/>
        <w:rPr>
          <w:b/>
          <w:szCs w:val="24"/>
        </w:rPr>
      </w:pPr>
    </w:p>
    <w:p w14:paraId="59113E86" w14:textId="77777777" w:rsidR="009F42F5" w:rsidRDefault="009F42F5" w:rsidP="007250D1">
      <w:pPr>
        <w:jc w:val="center"/>
        <w:rPr>
          <w:b/>
          <w:szCs w:val="24"/>
        </w:rPr>
      </w:pPr>
    </w:p>
    <w:p w14:paraId="48901592" w14:textId="77777777" w:rsidR="007250D1" w:rsidRPr="00F073C2" w:rsidRDefault="007250D1" w:rsidP="007250D1">
      <w:pPr>
        <w:jc w:val="center"/>
        <w:rPr>
          <w:b/>
          <w:szCs w:val="24"/>
        </w:rPr>
      </w:pPr>
      <w:r w:rsidRPr="00F073C2">
        <w:rPr>
          <w:b/>
          <w:szCs w:val="24"/>
        </w:rPr>
        <w:t>INSTRUCTIVO DE LLENADO</w:t>
      </w:r>
    </w:p>
    <w:p w14:paraId="5A98538F" w14:textId="77777777" w:rsidR="007250D1" w:rsidRPr="00F073C2" w:rsidRDefault="007250D1" w:rsidP="007250D1">
      <w:pPr>
        <w:jc w:val="center"/>
        <w:rPr>
          <w:b/>
          <w:szCs w:val="24"/>
        </w:rPr>
      </w:pPr>
      <w:r w:rsidRPr="00F073C2">
        <w:rPr>
          <w:b/>
          <w:szCs w:val="24"/>
        </w:rPr>
        <w:t>R-427</w:t>
      </w:r>
    </w:p>
    <w:p w14:paraId="20CA86C4" w14:textId="77777777" w:rsidR="007250D1" w:rsidRPr="00F073C2" w:rsidRDefault="007250D1" w:rsidP="007250D1">
      <w:pPr>
        <w:jc w:val="center"/>
        <w:rPr>
          <w:b/>
          <w:szCs w:val="24"/>
        </w:rPr>
      </w:pPr>
      <w:r w:rsidRPr="00F073C2">
        <w:rPr>
          <w:b/>
          <w:szCs w:val="24"/>
        </w:rPr>
        <w:t>REGISTRO</w:t>
      </w:r>
    </w:p>
    <w:p w14:paraId="14A0E3AC" w14:textId="77777777" w:rsidR="007250D1" w:rsidRPr="00F073C2" w:rsidRDefault="007250D1" w:rsidP="007250D1">
      <w:pPr>
        <w:jc w:val="center"/>
        <w:rPr>
          <w:b/>
          <w:szCs w:val="24"/>
        </w:rPr>
      </w:pPr>
      <w:r w:rsidRPr="00F073C2">
        <w:rPr>
          <w:b/>
          <w:szCs w:val="24"/>
        </w:rPr>
        <w:t>SOLICITUD DE FUNCIONALIDADES Y ADECUACIONES</w:t>
      </w:r>
    </w:p>
    <w:p w14:paraId="7B4B087C" w14:textId="77777777" w:rsidR="007250D1" w:rsidRPr="00F073C2" w:rsidRDefault="007250D1" w:rsidP="007250D1">
      <w:pPr>
        <w:jc w:val="center"/>
        <w:rPr>
          <w:b/>
          <w:szCs w:val="24"/>
        </w:rPr>
      </w:pPr>
      <w:r w:rsidRPr="00F073C2">
        <w:rPr>
          <w:b/>
          <w:szCs w:val="24"/>
        </w:rPr>
        <w:t>VUCE</w:t>
      </w:r>
    </w:p>
    <w:p w14:paraId="0891766F" w14:textId="77777777" w:rsidR="007250D1" w:rsidRPr="00F073C2" w:rsidRDefault="007250D1" w:rsidP="007250D1">
      <w:pPr>
        <w:rPr>
          <w:b/>
          <w:szCs w:val="24"/>
        </w:rPr>
      </w:pPr>
    </w:p>
    <w:p w14:paraId="4F793DB1" w14:textId="212D190D" w:rsidR="007250D1" w:rsidRPr="00F073C2" w:rsidRDefault="007250D1" w:rsidP="007250D1">
      <w:pPr>
        <w:rPr>
          <w:b/>
          <w:szCs w:val="24"/>
        </w:rPr>
      </w:pPr>
      <w:r w:rsidRPr="00F073C2">
        <w:rPr>
          <w:b/>
          <w:szCs w:val="24"/>
        </w:rPr>
        <w:t>1. DATOS DE LA SOL</w:t>
      </w:r>
      <w:r w:rsidR="007741FF" w:rsidRPr="00F073C2">
        <w:rPr>
          <w:b/>
          <w:szCs w:val="24"/>
        </w:rPr>
        <w:t>I</w:t>
      </w:r>
      <w:r w:rsidRPr="00F073C2">
        <w:rPr>
          <w:b/>
          <w:szCs w:val="24"/>
        </w:rPr>
        <w:t>CITUD</w:t>
      </w:r>
    </w:p>
    <w:p w14:paraId="79408012" w14:textId="77777777" w:rsidR="007250D1" w:rsidRPr="00F073C2" w:rsidRDefault="007250D1" w:rsidP="007250D1">
      <w:pPr>
        <w:rPr>
          <w:b/>
          <w:szCs w:val="24"/>
        </w:rPr>
      </w:pPr>
    </w:p>
    <w:p w14:paraId="3A7E2B66" w14:textId="77777777" w:rsidR="007250D1" w:rsidRPr="00F073C2" w:rsidRDefault="007250D1" w:rsidP="007250D1">
      <w:pPr>
        <w:rPr>
          <w:szCs w:val="24"/>
        </w:rPr>
      </w:pPr>
      <w:r w:rsidRPr="00F073C2">
        <w:rPr>
          <w:b/>
          <w:szCs w:val="24"/>
        </w:rPr>
        <w:t xml:space="preserve">Entidad: </w:t>
      </w:r>
      <w:r w:rsidRPr="00F073C2">
        <w:rPr>
          <w:szCs w:val="24"/>
        </w:rPr>
        <w:t>Registrar la denominación de la Entidad Emisora (Ejemplo: IBMETRO).</w:t>
      </w:r>
    </w:p>
    <w:p w14:paraId="1553C172" w14:textId="77777777" w:rsidR="007250D1" w:rsidRPr="00F073C2" w:rsidRDefault="007250D1" w:rsidP="007250D1">
      <w:pPr>
        <w:rPr>
          <w:b/>
          <w:szCs w:val="24"/>
        </w:rPr>
      </w:pPr>
      <w:r w:rsidRPr="00F073C2">
        <w:rPr>
          <w:b/>
          <w:szCs w:val="24"/>
        </w:rPr>
        <w:t xml:space="preserve">Gerencia o Unidad Responsable: </w:t>
      </w:r>
      <w:r w:rsidRPr="00F073C2">
        <w:rPr>
          <w:szCs w:val="24"/>
        </w:rPr>
        <w:t>Registrar la denominación de la Gerencia o Unidad Responsable de la Entidad Emisora autorizada para solicitar funcionalidades y adecuaciones en el sistema de la VUCE.</w:t>
      </w:r>
      <w:r w:rsidRPr="00F073C2">
        <w:rPr>
          <w:b/>
          <w:szCs w:val="24"/>
        </w:rPr>
        <w:t xml:space="preserve"> </w:t>
      </w:r>
    </w:p>
    <w:p w14:paraId="493100A4" w14:textId="77777777" w:rsidR="007250D1" w:rsidRPr="00F073C2" w:rsidRDefault="007250D1" w:rsidP="007250D1">
      <w:pPr>
        <w:rPr>
          <w:b/>
          <w:szCs w:val="24"/>
        </w:rPr>
      </w:pPr>
      <w:r w:rsidRPr="00F073C2">
        <w:rPr>
          <w:b/>
          <w:szCs w:val="24"/>
        </w:rPr>
        <w:t xml:space="preserve">Fecha de solicitud: </w:t>
      </w:r>
      <w:r w:rsidRPr="00F073C2">
        <w:rPr>
          <w:szCs w:val="24"/>
        </w:rPr>
        <w:t>Registrar la fecha de emisión del Registro.</w:t>
      </w:r>
    </w:p>
    <w:p w14:paraId="77F25F54" w14:textId="50268730" w:rsidR="007250D1" w:rsidRPr="00F073C2" w:rsidRDefault="007250D1" w:rsidP="007250D1">
      <w:pPr>
        <w:rPr>
          <w:b/>
          <w:szCs w:val="24"/>
        </w:rPr>
      </w:pPr>
      <w:r w:rsidRPr="00F073C2">
        <w:rPr>
          <w:b/>
          <w:szCs w:val="24"/>
        </w:rPr>
        <w:t xml:space="preserve">Denominación del Trámite: </w:t>
      </w:r>
      <w:r w:rsidRPr="00F073C2">
        <w:rPr>
          <w:szCs w:val="24"/>
        </w:rPr>
        <w:t>Registrar la denominación del documento requerido que requiere la modificación en el sistema VUCE (Ejemplo: Certificado Medioambiental)</w:t>
      </w:r>
      <w:r w:rsidR="007C0CD1">
        <w:rPr>
          <w:szCs w:val="24"/>
        </w:rPr>
        <w:t>.</w:t>
      </w:r>
    </w:p>
    <w:p w14:paraId="3C13B197" w14:textId="5880D6B5" w:rsidR="007250D1" w:rsidRPr="00F073C2" w:rsidRDefault="007250D1" w:rsidP="007250D1">
      <w:pPr>
        <w:rPr>
          <w:szCs w:val="24"/>
        </w:rPr>
      </w:pPr>
      <w:r w:rsidRPr="00F073C2">
        <w:rPr>
          <w:b/>
          <w:szCs w:val="24"/>
        </w:rPr>
        <w:t xml:space="preserve">Sistema </w:t>
      </w:r>
      <w:r w:rsidR="003B3764">
        <w:rPr>
          <w:b/>
          <w:szCs w:val="24"/>
        </w:rPr>
        <w:t>VUCE</w:t>
      </w:r>
      <w:r w:rsidRPr="00F073C2">
        <w:rPr>
          <w:b/>
          <w:szCs w:val="24"/>
        </w:rPr>
        <w:t>:</w:t>
      </w:r>
      <w:r w:rsidRPr="00F073C2">
        <w:rPr>
          <w:szCs w:val="24"/>
        </w:rPr>
        <w:t xml:space="preserve"> Datos del sistema o módulo a ser afectado.</w:t>
      </w:r>
    </w:p>
    <w:p w14:paraId="5A90D04F" w14:textId="77777777" w:rsidR="007250D1" w:rsidRPr="00F073C2" w:rsidRDefault="007250D1" w:rsidP="007250D1">
      <w:pPr>
        <w:rPr>
          <w:b/>
          <w:szCs w:val="24"/>
        </w:rPr>
      </w:pPr>
    </w:p>
    <w:p w14:paraId="00945A78" w14:textId="77777777" w:rsidR="007250D1" w:rsidRPr="00F073C2" w:rsidRDefault="007250D1" w:rsidP="007250D1">
      <w:pPr>
        <w:rPr>
          <w:b/>
          <w:szCs w:val="24"/>
        </w:rPr>
      </w:pPr>
      <w:r w:rsidRPr="00F073C2">
        <w:rPr>
          <w:b/>
          <w:szCs w:val="24"/>
        </w:rPr>
        <w:t>2. DESCRIPCIÓN DE LA SOLICITUD DE MODIFICACIÓN.</w:t>
      </w:r>
    </w:p>
    <w:p w14:paraId="565F530F" w14:textId="77777777" w:rsidR="007250D1" w:rsidRPr="00F073C2" w:rsidRDefault="007250D1" w:rsidP="007250D1">
      <w:pPr>
        <w:rPr>
          <w:szCs w:val="24"/>
        </w:rPr>
      </w:pPr>
    </w:p>
    <w:p w14:paraId="22023966" w14:textId="77777777" w:rsidR="007250D1" w:rsidRPr="00F073C2" w:rsidRDefault="007250D1" w:rsidP="007250D1">
      <w:pPr>
        <w:rPr>
          <w:szCs w:val="24"/>
        </w:rPr>
      </w:pPr>
      <w:r w:rsidRPr="00F073C2">
        <w:rPr>
          <w:szCs w:val="24"/>
        </w:rPr>
        <w:t>Detalle breve de las modificaciones y especificaciones del requerimiento a ser solicitado.</w:t>
      </w:r>
    </w:p>
    <w:p w14:paraId="4A60BFEB" w14:textId="77777777" w:rsidR="007250D1" w:rsidRPr="00F073C2" w:rsidRDefault="007250D1" w:rsidP="007250D1">
      <w:pPr>
        <w:rPr>
          <w:b/>
          <w:szCs w:val="24"/>
        </w:rPr>
      </w:pPr>
    </w:p>
    <w:p w14:paraId="49329CCD" w14:textId="72243463" w:rsidR="007741FF" w:rsidRPr="00F073C2" w:rsidRDefault="007250D1" w:rsidP="007741FF">
      <w:pPr>
        <w:rPr>
          <w:b/>
          <w:szCs w:val="24"/>
        </w:rPr>
      </w:pPr>
      <w:r w:rsidRPr="00F073C2">
        <w:rPr>
          <w:b/>
          <w:szCs w:val="24"/>
        </w:rPr>
        <w:t xml:space="preserve">3. </w:t>
      </w:r>
      <w:r w:rsidR="007741FF" w:rsidRPr="00F073C2">
        <w:rPr>
          <w:b/>
          <w:szCs w:val="24"/>
        </w:rPr>
        <w:t>RESPALDO/JUSTIFICACIÓN</w:t>
      </w:r>
      <w:r w:rsidRPr="00F073C2">
        <w:rPr>
          <w:b/>
          <w:szCs w:val="24"/>
        </w:rPr>
        <w:t>:</w:t>
      </w:r>
      <w:r w:rsidRPr="00F073C2">
        <w:rPr>
          <w:szCs w:val="24"/>
        </w:rPr>
        <w:t xml:space="preserve"> </w:t>
      </w:r>
      <w:r w:rsidR="007741FF" w:rsidRPr="00F073C2">
        <w:rPr>
          <w:szCs w:val="24"/>
        </w:rPr>
        <w:t>Señalar los motivos de la solicitud de modificación en el sistema</w:t>
      </w:r>
      <w:r w:rsidR="003B3764">
        <w:rPr>
          <w:szCs w:val="24"/>
        </w:rPr>
        <w:t xml:space="preserve"> de la VUCE</w:t>
      </w:r>
      <w:r w:rsidR="007741FF" w:rsidRPr="00F073C2">
        <w:rPr>
          <w:szCs w:val="24"/>
        </w:rPr>
        <w:t>.</w:t>
      </w:r>
      <w:r w:rsidR="007741FF" w:rsidRPr="00F073C2">
        <w:rPr>
          <w:b/>
          <w:szCs w:val="24"/>
        </w:rPr>
        <w:t xml:space="preserve"> </w:t>
      </w:r>
    </w:p>
    <w:p w14:paraId="7018C3A9" w14:textId="38778FF5" w:rsidR="007250D1" w:rsidRPr="00F073C2" w:rsidRDefault="007741FF" w:rsidP="007250D1">
      <w:pPr>
        <w:rPr>
          <w:b/>
          <w:szCs w:val="24"/>
        </w:rPr>
      </w:pPr>
      <w:r w:rsidRPr="00F073C2">
        <w:rPr>
          <w:szCs w:val="24"/>
        </w:rPr>
        <w:lastRenderedPageBreak/>
        <w:t xml:space="preserve"> </w:t>
      </w:r>
    </w:p>
    <w:p w14:paraId="01171A44" w14:textId="77777777" w:rsidR="007250D1" w:rsidRPr="00F073C2" w:rsidRDefault="007250D1" w:rsidP="007250D1">
      <w:pPr>
        <w:rPr>
          <w:b/>
          <w:szCs w:val="24"/>
        </w:rPr>
      </w:pPr>
      <w:r w:rsidRPr="00F073C2">
        <w:rPr>
          <w:b/>
          <w:szCs w:val="24"/>
        </w:rPr>
        <w:t>4. FIRMA Y SELLOS.</w:t>
      </w:r>
    </w:p>
    <w:p w14:paraId="6E575D85" w14:textId="77777777" w:rsidR="007250D1" w:rsidRPr="00F073C2" w:rsidRDefault="007250D1" w:rsidP="007250D1">
      <w:pPr>
        <w:rPr>
          <w:szCs w:val="24"/>
        </w:rPr>
      </w:pPr>
    </w:p>
    <w:p w14:paraId="28ABA7B6" w14:textId="77777777" w:rsidR="007250D1" w:rsidRPr="00F073C2" w:rsidRDefault="007250D1" w:rsidP="007250D1">
      <w:pPr>
        <w:rPr>
          <w:b/>
          <w:szCs w:val="24"/>
        </w:rPr>
      </w:pPr>
      <w:r w:rsidRPr="00F073C2">
        <w:rPr>
          <w:szCs w:val="24"/>
        </w:rPr>
        <w:t>El Registro de Solicitud de Funcionalidades y Adecuaciones VUCE debe ser suscrito por el personal que elaboró y autorizo la propuesta de modificación en el sistema.</w:t>
      </w:r>
      <w:r w:rsidRPr="00F073C2">
        <w:rPr>
          <w:b/>
          <w:szCs w:val="24"/>
        </w:rPr>
        <w:t xml:space="preserve"> </w:t>
      </w:r>
    </w:p>
    <w:p w14:paraId="5C4DC1D0" w14:textId="77777777" w:rsidR="007250D1" w:rsidRPr="00F073C2" w:rsidRDefault="007250D1" w:rsidP="007250D1">
      <w:pPr>
        <w:rPr>
          <w:b/>
          <w:szCs w:val="24"/>
        </w:rPr>
      </w:pPr>
    </w:p>
    <w:p w14:paraId="2E113A74" w14:textId="77777777" w:rsidR="007250D1" w:rsidRPr="00F073C2" w:rsidRDefault="007250D1">
      <w:pPr>
        <w:rPr>
          <w:b/>
          <w:szCs w:val="24"/>
        </w:rPr>
      </w:pPr>
    </w:p>
    <w:p w14:paraId="4CAC5E47" w14:textId="77777777" w:rsidR="00B630AC" w:rsidRDefault="00B630AC" w:rsidP="00D3731A"/>
    <w:p w14:paraId="0BA9B552" w14:textId="77777777" w:rsidR="00B630AC" w:rsidRDefault="00B630AC" w:rsidP="00D3731A"/>
    <w:p w14:paraId="089DB102" w14:textId="77777777" w:rsidR="00B630AC" w:rsidRDefault="00B630AC" w:rsidP="00D3731A"/>
    <w:p w14:paraId="249C3F45" w14:textId="77777777" w:rsidR="00B630AC" w:rsidRDefault="00B630AC" w:rsidP="00D3731A"/>
    <w:p w14:paraId="1933ED9F" w14:textId="77777777" w:rsidR="00B630AC" w:rsidRDefault="00B630AC" w:rsidP="00D3731A"/>
    <w:p w14:paraId="782F9F09" w14:textId="77777777" w:rsidR="00B630AC" w:rsidRDefault="00B630AC" w:rsidP="00D3731A"/>
    <w:p w14:paraId="2DD6EF8E" w14:textId="77777777" w:rsidR="00B630AC" w:rsidRDefault="00B630AC" w:rsidP="00D3731A"/>
    <w:p w14:paraId="059881DC" w14:textId="77777777" w:rsidR="009F42F5" w:rsidRDefault="009F42F5" w:rsidP="00D3731A"/>
    <w:p w14:paraId="5CAAA720" w14:textId="77777777" w:rsidR="00B630AC" w:rsidRPr="00B630AC" w:rsidRDefault="00B630AC" w:rsidP="00B630AC">
      <w:pPr>
        <w:pStyle w:val="Ttulo1"/>
        <w:rPr>
          <w:szCs w:val="24"/>
        </w:rPr>
      </w:pPr>
      <w:bookmarkStart w:id="9463" w:name="_Toc206684741"/>
      <w:r w:rsidRPr="00B630AC">
        <w:rPr>
          <w:szCs w:val="24"/>
        </w:rPr>
        <w:t>ANEXO 9</w:t>
      </w:r>
      <w:bookmarkEnd w:id="9463"/>
    </w:p>
    <w:p w14:paraId="54623CDC" w14:textId="17E02C75" w:rsidR="00413498" w:rsidRPr="00DE605E" w:rsidRDefault="00B630AC" w:rsidP="00717DDB">
      <w:pPr>
        <w:pStyle w:val="Ttulo1"/>
        <w:rPr>
          <w:b w:val="0"/>
        </w:rPr>
        <w:sectPr w:rsidR="00413498" w:rsidRPr="00DE605E" w:rsidSect="004760CC">
          <w:headerReference w:type="default" r:id="rId31"/>
          <w:footerReference w:type="default" r:id="rId32"/>
          <w:pgSz w:w="12240" w:h="15840" w:code="1"/>
          <w:pgMar w:top="2835" w:right="1304" w:bottom="1701" w:left="1474" w:header="709" w:footer="28" w:gutter="0"/>
          <w:pgNumType w:start="0"/>
          <w:cols w:space="708"/>
          <w:titlePg/>
          <w:docGrid w:linePitch="360"/>
        </w:sectPr>
      </w:pPr>
      <w:r w:rsidRPr="00A91120">
        <w:rPr>
          <w:szCs w:val="24"/>
        </w:rPr>
        <w:t xml:space="preserve"> </w:t>
      </w:r>
      <w:bookmarkStart w:id="9469" w:name="_Toc206684742"/>
      <w:r w:rsidRPr="00A91120">
        <w:rPr>
          <w:szCs w:val="24"/>
        </w:rPr>
        <w:t>CRONOGRAMA DE IMPLEMENTACIÓN GRADUAL</w:t>
      </w:r>
      <w:bookmarkEnd w:id="9469"/>
    </w:p>
    <w:p w14:paraId="7F86DE91" w14:textId="431E95C5" w:rsidR="007F38CF" w:rsidRPr="00B630AC" w:rsidRDefault="007F38CF" w:rsidP="007F38CF">
      <w:pPr>
        <w:pStyle w:val="Ttulo1"/>
        <w:rPr>
          <w:ins w:id="9470" w:author="Valeria Tapia" w:date="2026-09-30T14:27:00Z"/>
          <w:szCs w:val="24"/>
        </w:rPr>
      </w:pPr>
      <w:ins w:id="9471" w:author="Valeria Tapia" w:date="2026-09-30T14:27:00Z">
        <w:r w:rsidRPr="00B630AC">
          <w:rPr>
            <w:szCs w:val="24"/>
          </w:rPr>
          <w:lastRenderedPageBreak/>
          <w:t xml:space="preserve">ANEXO </w:t>
        </w:r>
        <w:r>
          <w:rPr>
            <w:szCs w:val="24"/>
          </w:rPr>
          <w:t>10</w:t>
        </w:r>
      </w:ins>
    </w:p>
    <w:p w14:paraId="4AC5C06B" w14:textId="3C4B758B" w:rsidR="00DE74CD" w:rsidRDefault="00DE74CD" w:rsidP="007F38CF">
      <w:pPr>
        <w:pStyle w:val="Ttulo1"/>
        <w:rPr>
          <w:ins w:id="9472" w:author="Valeria Tapia" w:date="2026-09-30T18:52:00Z"/>
          <w:szCs w:val="24"/>
        </w:rPr>
      </w:pPr>
      <w:ins w:id="9473" w:author="Valeria Tapia" w:date="2026-09-30T18:52:00Z">
        <w:r>
          <w:rPr>
            <w:szCs w:val="24"/>
          </w:rPr>
          <w:t>R-XXX</w:t>
        </w:r>
      </w:ins>
      <w:ins w:id="9474" w:author="Valeria Tapia" w:date="2026-09-30T14:27:00Z">
        <w:r w:rsidR="007F38CF" w:rsidRPr="00A91120">
          <w:rPr>
            <w:szCs w:val="24"/>
          </w:rPr>
          <w:t xml:space="preserve"> </w:t>
        </w:r>
      </w:ins>
    </w:p>
    <w:p w14:paraId="74156D50" w14:textId="35E926F2" w:rsidR="007F38CF" w:rsidRDefault="00DE74CD" w:rsidP="007F38CF">
      <w:pPr>
        <w:pStyle w:val="Ttulo1"/>
        <w:rPr>
          <w:ins w:id="9475" w:author="Valeria Tapia" w:date="2026-09-30T14:27:00Z"/>
          <w:szCs w:val="24"/>
        </w:rPr>
      </w:pPr>
      <w:ins w:id="9476" w:author="Valeria Tapia" w:date="2026-09-30T18:52:00Z">
        <w:r>
          <w:rPr>
            <w:szCs w:val="24"/>
          </w:rPr>
          <w:t xml:space="preserve">REGISTRO </w:t>
        </w:r>
      </w:ins>
      <w:ins w:id="9477" w:author="Valeria Tapia" w:date="2026-09-30T14:27:00Z">
        <w:r w:rsidR="007F38CF">
          <w:rPr>
            <w:szCs w:val="24"/>
          </w:rPr>
          <w:t>DICCIONARIO DE DATOS</w:t>
        </w:r>
      </w:ins>
    </w:p>
    <w:tbl>
      <w:tblPr>
        <w:tblStyle w:val="Tablaconcuadrcula"/>
        <w:tblW w:w="9357" w:type="dxa"/>
        <w:jc w:val="center"/>
        <w:tblLook w:val="04A0" w:firstRow="1" w:lastRow="0" w:firstColumn="1" w:lastColumn="0" w:noHBand="0" w:noVBand="1"/>
      </w:tblPr>
      <w:tblGrid>
        <w:gridCol w:w="2774"/>
        <w:gridCol w:w="873"/>
        <w:gridCol w:w="3232"/>
        <w:gridCol w:w="1169"/>
        <w:gridCol w:w="1342"/>
        <w:gridCol w:w="9"/>
        <w:tblGridChange w:id="9478">
          <w:tblGrid>
            <w:gridCol w:w="113"/>
            <w:gridCol w:w="2774"/>
            <w:gridCol w:w="723"/>
            <w:gridCol w:w="150"/>
            <w:gridCol w:w="3101"/>
            <w:gridCol w:w="131"/>
            <w:gridCol w:w="1169"/>
            <w:gridCol w:w="1229"/>
            <w:gridCol w:w="113"/>
            <w:gridCol w:w="9"/>
          </w:tblGrid>
        </w:tblGridChange>
      </w:tblGrid>
      <w:tr w:rsidR="00DE74CD" w:rsidRPr="00F073C2" w14:paraId="54E0EF1D" w14:textId="77777777" w:rsidTr="00B62C7B">
        <w:trPr>
          <w:trHeight w:val="276"/>
          <w:jc w:val="center"/>
          <w:ins w:id="9479" w:author="Valeria Tapia" w:date="2026-09-30T18:52:00Z"/>
        </w:trPr>
        <w:tc>
          <w:tcPr>
            <w:tcW w:w="2783" w:type="dxa"/>
            <w:vMerge w:val="restart"/>
            <w:tcBorders>
              <w:top w:val="single" w:sz="4" w:space="0" w:color="auto"/>
              <w:left w:val="single" w:sz="4" w:space="0" w:color="auto"/>
              <w:bottom w:val="single" w:sz="4" w:space="0" w:color="auto"/>
              <w:right w:val="single" w:sz="4" w:space="0" w:color="auto"/>
            </w:tcBorders>
          </w:tcPr>
          <w:p w14:paraId="32D98D99" w14:textId="77777777" w:rsidR="00DE74CD" w:rsidRPr="00F073C2" w:rsidRDefault="00DE74CD" w:rsidP="00B62C7B">
            <w:pPr>
              <w:pStyle w:val="Encabezado"/>
              <w:ind w:firstLine="152"/>
              <w:rPr>
                <w:ins w:id="9480" w:author="Valeria Tapia" w:date="2026-09-30T18:52:00Z"/>
                <w:sz w:val="20"/>
                <w:lang w:val="es-ES"/>
              </w:rPr>
            </w:pPr>
          </w:p>
          <w:p w14:paraId="5F19E752" w14:textId="77777777" w:rsidR="00DE74CD" w:rsidRPr="00F073C2" w:rsidRDefault="00DE74CD" w:rsidP="00B62C7B">
            <w:pPr>
              <w:pStyle w:val="Encabezado"/>
              <w:ind w:firstLine="152"/>
              <w:rPr>
                <w:ins w:id="9481" w:author="Valeria Tapia" w:date="2026-09-30T18:52:00Z"/>
                <w:sz w:val="20"/>
                <w:lang w:val="es-ES"/>
              </w:rPr>
            </w:pPr>
          </w:p>
        </w:tc>
        <w:tc>
          <w:tcPr>
            <w:tcW w:w="4266" w:type="dxa"/>
            <w:gridSpan w:val="2"/>
            <w:vMerge w:val="restart"/>
            <w:tcBorders>
              <w:top w:val="single" w:sz="4" w:space="0" w:color="auto"/>
              <w:left w:val="single" w:sz="4" w:space="0" w:color="auto"/>
              <w:bottom w:val="single" w:sz="4" w:space="0" w:color="auto"/>
              <w:right w:val="single" w:sz="4" w:space="0" w:color="auto"/>
            </w:tcBorders>
          </w:tcPr>
          <w:p w14:paraId="7FCC0C3A" w14:textId="77777777" w:rsidR="00DE74CD" w:rsidRPr="00F073C2" w:rsidRDefault="00DE74CD" w:rsidP="00B62C7B">
            <w:pPr>
              <w:pStyle w:val="Encabezado"/>
              <w:rPr>
                <w:ins w:id="9482" w:author="Valeria Tapia" w:date="2026-09-30T18:52:00Z"/>
                <w:b/>
                <w:sz w:val="20"/>
              </w:rPr>
            </w:pPr>
          </w:p>
          <w:p w14:paraId="51FE0C4C" w14:textId="77777777" w:rsidR="00DE74CD" w:rsidRPr="00991247" w:rsidRDefault="00DE74CD" w:rsidP="00B62C7B">
            <w:pPr>
              <w:pStyle w:val="Encabezado"/>
              <w:jc w:val="center"/>
              <w:rPr>
                <w:ins w:id="9483" w:author="Valeria Tapia" w:date="2026-09-30T18:52:00Z"/>
                <w:b/>
                <w:sz w:val="20"/>
              </w:rPr>
            </w:pPr>
            <w:ins w:id="9484" w:author="Valeria Tapia" w:date="2026-09-30T18:52:00Z">
              <w:r w:rsidRPr="00991247">
                <w:rPr>
                  <w:b/>
                  <w:sz w:val="20"/>
                </w:rPr>
                <w:t>REGISTRO</w:t>
              </w:r>
            </w:ins>
          </w:p>
          <w:p w14:paraId="1A2AA9EF" w14:textId="77777777" w:rsidR="00DE74CD" w:rsidRPr="00F073C2" w:rsidRDefault="00DE74CD" w:rsidP="00B62C7B">
            <w:pPr>
              <w:tabs>
                <w:tab w:val="left" w:pos="1305"/>
              </w:tabs>
              <w:jc w:val="center"/>
              <w:rPr>
                <w:ins w:id="9485" w:author="Valeria Tapia" w:date="2026-09-30T18:52:00Z"/>
                <w:b/>
                <w:sz w:val="20"/>
              </w:rPr>
            </w:pPr>
            <w:ins w:id="9486" w:author="Valeria Tapia" w:date="2026-09-30T18:52:00Z">
              <w:r w:rsidRPr="00991247">
                <w:rPr>
                  <w:b/>
                  <w:sz w:val="20"/>
                </w:rPr>
                <w:t>DICCIONARIO DE DATOS</w:t>
              </w:r>
            </w:ins>
          </w:p>
        </w:tc>
        <w:tc>
          <w:tcPr>
            <w:tcW w:w="2308"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C605FF" w14:textId="77777777" w:rsidR="00DE74CD" w:rsidRPr="009F42F5" w:rsidRDefault="00DE74CD" w:rsidP="00B62C7B">
            <w:pPr>
              <w:pStyle w:val="Encabezado"/>
              <w:jc w:val="center"/>
              <w:rPr>
                <w:ins w:id="9487" w:author="Valeria Tapia" w:date="2026-09-30T18:52:00Z"/>
                <w:b/>
                <w:sz w:val="14"/>
              </w:rPr>
            </w:pPr>
            <w:ins w:id="9488" w:author="Valeria Tapia" w:date="2026-09-30T18:52:00Z">
              <w:r w:rsidRPr="009F42F5">
                <w:rPr>
                  <w:b/>
                  <w:sz w:val="14"/>
                </w:rPr>
                <w:t>Código</w:t>
              </w:r>
            </w:ins>
          </w:p>
        </w:tc>
      </w:tr>
      <w:tr w:rsidR="00DE74CD" w:rsidRPr="00F073C2" w14:paraId="7C89E6A9" w14:textId="77777777" w:rsidTr="00B62C7B">
        <w:trPr>
          <w:trHeight w:val="273"/>
          <w:jc w:val="center"/>
          <w:ins w:id="9489" w:author="Valeria Tapia" w:date="2026-09-30T18:52:00Z"/>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5441FF87" w14:textId="77777777" w:rsidR="00DE74CD" w:rsidRPr="00F073C2" w:rsidRDefault="00DE74CD" w:rsidP="00B62C7B">
            <w:pPr>
              <w:jc w:val="left"/>
              <w:rPr>
                <w:ins w:id="9490" w:author="Valeria Tapia" w:date="2026-09-30T18:52:00Z"/>
                <w:sz w:val="20"/>
                <w:lang w:val="es-ES"/>
              </w:rPr>
            </w:pPr>
          </w:p>
        </w:tc>
        <w:tc>
          <w:tcPr>
            <w:tcW w:w="4266" w:type="dxa"/>
            <w:gridSpan w:val="2"/>
            <w:vMerge/>
            <w:tcBorders>
              <w:top w:val="single" w:sz="4" w:space="0" w:color="auto"/>
              <w:left w:val="single" w:sz="4" w:space="0" w:color="auto"/>
              <w:bottom w:val="single" w:sz="4" w:space="0" w:color="auto"/>
              <w:right w:val="single" w:sz="4" w:space="0" w:color="auto"/>
            </w:tcBorders>
            <w:vAlign w:val="center"/>
            <w:hideMark/>
          </w:tcPr>
          <w:p w14:paraId="02F4CFA3" w14:textId="77777777" w:rsidR="00DE74CD" w:rsidRPr="00F073C2" w:rsidRDefault="00DE74CD" w:rsidP="00B62C7B">
            <w:pPr>
              <w:jc w:val="left"/>
              <w:rPr>
                <w:ins w:id="9491" w:author="Valeria Tapia" w:date="2026-09-30T18:52:00Z"/>
                <w:b/>
                <w:sz w:val="20"/>
              </w:rPr>
            </w:pPr>
          </w:p>
        </w:tc>
        <w:tc>
          <w:tcPr>
            <w:tcW w:w="2308" w:type="dxa"/>
            <w:gridSpan w:val="3"/>
            <w:tcBorders>
              <w:top w:val="single" w:sz="4" w:space="0" w:color="auto"/>
              <w:left w:val="single" w:sz="4" w:space="0" w:color="auto"/>
              <w:bottom w:val="single" w:sz="4" w:space="0" w:color="auto"/>
              <w:right w:val="single" w:sz="4" w:space="0" w:color="auto"/>
            </w:tcBorders>
            <w:hideMark/>
          </w:tcPr>
          <w:p w14:paraId="04CE61C8" w14:textId="77777777" w:rsidR="00DE74CD" w:rsidRPr="009F42F5" w:rsidRDefault="00DE74CD" w:rsidP="00B62C7B">
            <w:pPr>
              <w:pStyle w:val="Encabezado"/>
              <w:jc w:val="center"/>
              <w:rPr>
                <w:ins w:id="9492" w:author="Valeria Tapia" w:date="2026-09-30T18:52:00Z"/>
                <w:sz w:val="14"/>
              </w:rPr>
            </w:pPr>
            <w:ins w:id="9493" w:author="Valeria Tapia" w:date="2026-09-30T18:52:00Z">
              <w:r w:rsidRPr="009F42F5">
                <w:rPr>
                  <w:sz w:val="14"/>
                </w:rPr>
                <w:t>R-</w:t>
              </w:r>
              <w:r>
                <w:rPr>
                  <w:sz w:val="14"/>
                </w:rPr>
                <w:t>xxx</w:t>
              </w:r>
            </w:ins>
          </w:p>
        </w:tc>
      </w:tr>
      <w:tr w:rsidR="00DE74CD" w:rsidRPr="00F073C2" w14:paraId="59954F42" w14:textId="77777777" w:rsidTr="00B62C7B">
        <w:trPr>
          <w:trHeight w:val="273"/>
          <w:jc w:val="center"/>
          <w:ins w:id="9494" w:author="Valeria Tapia" w:date="2026-09-30T18:52:00Z"/>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5162CA49" w14:textId="77777777" w:rsidR="00DE74CD" w:rsidRPr="00F073C2" w:rsidRDefault="00DE74CD" w:rsidP="00B62C7B">
            <w:pPr>
              <w:jc w:val="left"/>
              <w:rPr>
                <w:ins w:id="9495" w:author="Valeria Tapia" w:date="2026-09-30T18:52:00Z"/>
                <w:sz w:val="20"/>
                <w:lang w:val="es-ES"/>
              </w:rPr>
            </w:pPr>
          </w:p>
        </w:tc>
        <w:tc>
          <w:tcPr>
            <w:tcW w:w="4266" w:type="dxa"/>
            <w:gridSpan w:val="2"/>
            <w:vMerge/>
            <w:tcBorders>
              <w:top w:val="single" w:sz="4" w:space="0" w:color="auto"/>
              <w:left w:val="single" w:sz="4" w:space="0" w:color="auto"/>
              <w:bottom w:val="single" w:sz="4" w:space="0" w:color="auto"/>
              <w:right w:val="single" w:sz="4" w:space="0" w:color="auto"/>
            </w:tcBorders>
            <w:vAlign w:val="center"/>
            <w:hideMark/>
          </w:tcPr>
          <w:p w14:paraId="55F7289C" w14:textId="77777777" w:rsidR="00DE74CD" w:rsidRPr="00F073C2" w:rsidRDefault="00DE74CD" w:rsidP="00B62C7B">
            <w:pPr>
              <w:jc w:val="left"/>
              <w:rPr>
                <w:ins w:id="9496" w:author="Valeria Tapia" w:date="2026-09-30T18:52:00Z"/>
                <w:b/>
                <w:sz w:val="20"/>
              </w:rPr>
            </w:pPr>
          </w:p>
        </w:tc>
        <w:tc>
          <w:tcPr>
            <w:tcW w:w="99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DDDD90" w14:textId="77777777" w:rsidR="00DE74CD" w:rsidRPr="009F42F5" w:rsidRDefault="00DE74CD" w:rsidP="00B62C7B">
            <w:pPr>
              <w:pStyle w:val="Encabezado"/>
              <w:jc w:val="center"/>
              <w:rPr>
                <w:ins w:id="9497" w:author="Valeria Tapia" w:date="2026-09-30T18:52:00Z"/>
                <w:b/>
                <w:sz w:val="14"/>
              </w:rPr>
            </w:pPr>
            <w:ins w:id="9498" w:author="Valeria Tapia" w:date="2026-09-30T18:52:00Z">
              <w:r w:rsidRPr="009F42F5">
                <w:rPr>
                  <w:b/>
                  <w:sz w:val="14"/>
                </w:rPr>
                <w:t>Versión</w:t>
              </w:r>
            </w:ins>
          </w:p>
        </w:tc>
        <w:tc>
          <w:tcPr>
            <w:tcW w:w="13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B899E94" w14:textId="77777777" w:rsidR="00DE74CD" w:rsidRPr="009F42F5" w:rsidRDefault="00DE74CD" w:rsidP="00B62C7B">
            <w:pPr>
              <w:pStyle w:val="Encabezado"/>
              <w:jc w:val="center"/>
              <w:rPr>
                <w:ins w:id="9499" w:author="Valeria Tapia" w:date="2026-09-30T18:52:00Z"/>
                <w:b/>
                <w:sz w:val="14"/>
              </w:rPr>
            </w:pPr>
            <w:ins w:id="9500" w:author="Valeria Tapia" w:date="2026-09-30T18:52:00Z">
              <w:r w:rsidRPr="009F42F5">
                <w:rPr>
                  <w:b/>
                  <w:sz w:val="14"/>
                </w:rPr>
                <w:t>N° de Página</w:t>
              </w:r>
            </w:ins>
          </w:p>
        </w:tc>
      </w:tr>
      <w:tr w:rsidR="00DE74CD" w:rsidRPr="00F073C2" w14:paraId="59C26864" w14:textId="77777777" w:rsidTr="00B62C7B">
        <w:trPr>
          <w:trHeight w:val="273"/>
          <w:jc w:val="center"/>
          <w:ins w:id="9501" w:author="Valeria Tapia" w:date="2026-09-30T18:52:00Z"/>
        </w:trPr>
        <w:tc>
          <w:tcPr>
            <w:tcW w:w="2783" w:type="dxa"/>
            <w:vMerge/>
            <w:tcBorders>
              <w:top w:val="single" w:sz="4" w:space="0" w:color="auto"/>
              <w:left w:val="single" w:sz="4" w:space="0" w:color="auto"/>
              <w:bottom w:val="single" w:sz="4" w:space="0" w:color="auto"/>
              <w:right w:val="single" w:sz="4" w:space="0" w:color="auto"/>
            </w:tcBorders>
            <w:vAlign w:val="center"/>
            <w:hideMark/>
          </w:tcPr>
          <w:p w14:paraId="500E795B" w14:textId="77777777" w:rsidR="00DE74CD" w:rsidRPr="00F073C2" w:rsidRDefault="00DE74CD" w:rsidP="00B62C7B">
            <w:pPr>
              <w:jc w:val="left"/>
              <w:rPr>
                <w:ins w:id="9502" w:author="Valeria Tapia" w:date="2026-09-30T18:52:00Z"/>
                <w:sz w:val="20"/>
                <w:lang w:val="es-ES"/>
              </w:rPr>
            </w:pPr>
          </w:p>
        </w:tc>
        <w:tc>
          <w:tcPr>
            <w:tcW w:w="4266" w:type="dxa"/>
            <w:gridSpan w:val="2"/>
            <w:vMerge/>
            <w:tcBorders>
              <w:top w:val="single" w:sz="4" w:space="0" w:color="auto"/>
              <w:left w:val="single" w:sz="4" w:space="0" w:color="auto"/>
              <w:bottom w:val="single" w:sz="4" w:space="0" w:color="auto"/>
              <w:right w:val="single" w:sz="4" w:space="0" w:color="auto"/>
            </w:tcBorders>
            <w:vAlign w:val="center"/>
            <w:hideMark/>
          </w:tcPr>
          <w:p w14:paraId="565284DA" w14:textId="77777777" w:rsidR="00DE74CD" w:rsidRPr="00F073C2" w:rsidRDefault="00DE74CD" w:rsidP="00B62C7B">
            <w:pPr>
              <w:jc w:val="left"/>
              <w:rPr>
                <w:ins w:id="9503" w:author="Valeria Tapia" w:date="2026-09-30T18:52:00Z"/>
                <w:b/>
                <w:sz w:val="20"/>
              </w:rPr>
            </w:pPr>
          </w:p>
        </w:tc>
        <w:tc>
          <w:tcPr>
            <w:tcW w:w="998" w:type="dxa"/>
            <w:tcBorders>
              <w:top w:val="single" w:sz="4" w:space="0" w:color="auto"/>
              <w:left w:val="single" w:sz="4" w:space="0" w:color="auto"/>
              <w:bottom w:val="single" w:sz="4" w:space="0" w:color="auto"/>
              <w:right w:val="single" w:sz="4" w:space="0" w:color="auto"/>
            </w:tcBorders>
            <w:hideMark/>
          </w:tcPr>
          <w:p w14:paraId="36BF9582" w14:textId="77777777" w:rsidR="00DE74CD" w:rsidRPr="009F42F5" w:rsidRDefault="00DE74CD" w:rsidP="00B62C7B">
            <w:pPr>
              <w:pStyle w:val="Encabezado"/>
              <w:jc w:val="center"/>
              <w:rPr>
                <w:ins w:id="9504" w:author="Valeria Tapia" w:date="2026-09-30T18:52:00Z"/>
                <w:sz w:val="14"/>
              </w:rPr>
            </w:pPr>
            <w:ins w:id="9505" w:author="Valeria Tapia" w:date="2026-09-30T18:52:00Z">
              <w:r>
                <w:rPr>
                  <w:sz w:val="14"/>
                </w:rPr>
                <w:t>1</w:t>
              </w:r>
            </w:ins>
          </w:p>
        </w:tc>
        <w:tc>
          <w:tcPr>
            <w:tcW w:w="1310" w:type="dxa"/>
            <w:gridSpan w:val="2"/>
            <w:tcBorders>
              <w:top w:val="single" w:sz="4" w:space="0" w:color="auto"/>
              <w:left w:val="single" w:sz="4" w:space="0" w:color="auto"/>
              <w:bottom w:val="single" w:sz="4" w:space="0" w:color="auto"/>
              <w:right w:val="single" w:sz="4" w:space="0" w:color="auto"/>
            </w:tcBorders>
            <w:hideMark/>
          </w:tcPr>
          <w:p w14:paraId="6ED76ECC" w14:textId="77777777" w:rsidR="00DE74CD" w:rsidRPr="009F42F5" w:rsidRDefault="00DE74CD" w:rsidP="00B62C7B">
            <w:pPr>
              <w:pStyle w:val="Encabezado"/>
              <w:jc w:val="center"/>
              <w:rPr>
                <w:ins w:id="9506" w:author="Valeria Tapia" w:date="2026-09-30T18:52:00Z"/>
                <w:sz w:val="14"/>
              </w:rPr>
            </w:pPr>
            <w:ins w:id="9507" w:author="Valeria Tapia" w:date="2026-09-30T18:52:00Z">
              <w:r w:rsidRPr="009F42F5">
                <w:rPr>
                  <w:sz w:val="14"/>
                </w:rPr>
                <w:t xml:space="preserve"> de </w:t>
              </w:r>
            </w:ins>
          </w:p>
        </w:tc>
      </w:tr>
      <w:tr w:rsidR="00DE74CD" w:rsidRPr="00F073C2" w14:paraId="30BB4E23" w14:textId="77777777" w:rsidTr="00B62C7B">
        <w:trPr>
          <w:gridAfter w:val="1"/>
          <w:wAfter w:w="13" w:type="dxa"/>
          <w:trHeight w:val="273"/>
          <w:jc w:val="center"/>
          <w:ins w:id="9508" w:author="Valeria Tapia" w:date="2026-09-30T18:52:00Z"/>
        </w:trPr>
        <w:tc>
          <w:tcPr>
            <w:tcW w:w="934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2BADE8" w14:textId="77777777" w:rsidR="00DE74CD" w:rsidRPr="00F073C2" w:rsidRDefault="00DE74CD" w:rsidP="00DE74CD">
            <w:pPr>
              <w:pStyle w:val="Encabezado"/>
              <w:numPr>
                <w:ilvl w:val="0"/>
                <w:numId w:val="121"/>
              </w:numPr>
              <w:tabs>
                <w:tab w:val="clear" w:pos="4252"/>
                <w:tab w:val="clear" w:pos="8504"/>
                <w:tab w:val="center" w:pos="4419"/>
                <w:tab w:val="right" w:pos="8838"/>
              </w:tabs>
              <w:jc w:val="left"/>
              <w:rPr>
                <w:ins w:id="9509" w:author="Valeria Tapia" w:date="2026-09-30T18:52:00Z"/>
                <w:b/>
                <w:sz w:val="20"/>
              </w:rPr>
            </w:pPr>
            <w:ins w:id="9510" w:author="Valeria Tapia" w:date="2026-09-30T18:52:00Z">
              <w:r w:rsidRPr="00F073C2">
                <w:rPr>
                  <w:b/>
                  <w:noProof/>
                  <w:sz w:val="20"/>
                  <w:lang w:eastAsia="es-BO"/>
                </w:rPr>
                <w:t>DATOS DE LA SOLICITUD</w:t>
              </w:r>
            </w:ins>
          </w:p>
        </w:tc>
      </w:tr>
      <w:tr w:rsidR="00DE74CD" w:rsidRPr="00F073C2" w14:paraId="5564684B" w14:textId="77777777" w:rsidTr="00B62C7B">
        <w:trPr>
          <w:gridAfter w:val="1"/>
          <w:wAfter w:w="13" w:type="dxa"/>
          <w:trHeight w:val="147"/>
          <w:jc w:val="center"/>
          <w:ins w:id="9511" w:author="Valeria Tapia" w:date="2026-09-30T18:52:00Z"/>
        </w:trPr>
        <w:tc>
          <w:tcPr>
            <w:tcW w:w="37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B158AD" w14:textId="77777777" w:rsidR="00DE74CD" w:rsidRPr="00F073C2" w:rsidRDefault="00DE74CD" w:rsidP="00B62C7B">
            <w:pPr>
              <w:pStyle w:val="Encabezado"/>
              <w:jc w:val="right"/>
              <w:rPr>
                <w:ins w:id="9512" w:author="Valeria Tapia" w:date="2026-09-30T18:52:00Z"/>
                <w:b/>
                <w:noProof/>
                <w:sz w:val="20"/>
                <w:lang w:eastAsia="es-BO"/>
              </w:rPr>
            </w:pPr>
            <w:ins w:id="9513" w:author="Valeria Tapia" w:date="2026-09-30T18:52:00Z">
              <w:r w:rsidRPr="00F073C2">
                <w:rPr>
                  <w:b/>
                  <w:noProof/>
                  <w:sz w:val="20"/>
                  <w:lang w:eastAsia="es-BO"/>
                </w:rPr>
                <w:t xml:space="preserve">Entidad Pública Emisora: </w:t>
              </w:r>
            </w:ins>
          </w:p>
        </w:tc>
        <w:tc>
          <w:tcPr>
            <w:tcW w:w="5569" w:type="dxa"/>
            <w:gridSpan w:val="3"/>
            <w:tcBorders>
              <w:top w:val="single" w:sz="4" w:space="0" w:color="auto"/>
              <w:left w:val="single" w:sz="4" w:space="0" w:color="auto"/>
              <w:bottom w:val="single" w:sz="4" w:space="0" w:color="auto"/>
              <w:right w:val="single" w:sz="4" w:space="0" w:color="auto"/>
            </w:tcBorders>
            <w:vAlign w:val="bottom"/>
            <w:hideMark/>
          </w:tcPr>
          <w:p w14:paraId="5AA3B505" w14:textId="77777777" w:rsidR="00DE74CD" w:rsidRPr="00F073C2" w:rsidRDefault="00DE74CD" w:rsidP="00B62C7B">
            <w:pPr>
              <w:pStyle w:val="Encabezado"/>
              <w:rPr>
                <w:ins w:id="9514" w:author="Valeria Tapia" w:date="2026-09-30T18:52:00Z"/>
                <w:b/>
                <w:sz w:val="20"/>
              </w:rPr>
            </w:pPr>
            <w:ins w:id="9515" w:author="Valeria Tapia" w:date="2026-09-30T18:52:00Z">
              <w:r w:rsidRPr="00F073C2">
                <w:rPr>
                  <w:b/>
                  <w:color w:val="FFFFFF" w:themeColor="background1"/>
                  <w:sz w:val="20"/>
                </w:rPr>
                <w:t>AN/GNN/DNPTA/RF/31/2024</w:t>
              </w:r>
            </w:ins>
          </w:p>
        </w:tc>
      </w:tr>
      <w:tr w:rsidR="00DE74CD" w:rsidRPr="00F073C2" w14:paraId="58AF45C9" w14:textId="77777777" w:rsidTr="00B62C7B">
        <w:trPr>
          <w:gridAfter w:val="1"/>
          <w:wAfter w:w="13" w:type="dxa"/>
          <w:trHeight w:val="273"/>
          <w:jc w:val="center"/>
          <w:ins w:id="9516" w:author="Valeria Tapia" w:date="2026-09-30T18:52:00Z"/>
        </w:trPr>
        <w:tc>
          <w:tcPr>
            <w:tcW w:w="37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801D92B" w14:textId="77777777" w:rsidR="00DE74CD" w:rsidRPr="00F073C2" w:rsidRDefault="00DE74CD" w:rsidP="00B62C7B">
            <w:pPr>
              <w:pStyle w:val="Encabezado"/>
              <w:jc w:val="right"/>
              <w:rPr>
                <w:ins w:id="9517" w:author="Valeria Tapia" w:date="2026-09-30T18:52:00Z"/>
                <w:b/>
                <w:noProof/>
                <w:sz w:val="20"/>
                <w:lang w:eastAsia="es-BO"/>
              </w:rPr>
            </w:pPr>
            <w:ins w:id="9518" w:author="Valeria Tapia" w:date="2026-09-30T18:52:00Z">
              <w:r w:rsidRPr="00F073C2">
                <w:rPr>
                  <w:b/>
                  <w:noProof/>
                  <w:sz w:val="20"/>
                  <w:lang w:eastAsia="es-BO"/>
                </w:rPr>
                <w:t>Denominación del Trámite:</w:t>
              </w:r>
            </w:ins>
          </w:p>
        </w:tc>
        <w:tc>
          <w:tcPr>
            <w:tcW w:w="5569" w:type="dxa"/>
            <w:gridSpan w:val="3"/>
            <w:tcBorders>
              <w:top w:val="single" w:sz="4" w:space="0" w:color="auto"/>
              <w:left w:val="single" w:sz="4" w:space="0" w:color="auto"/>
              <w:bottom w:val="single" w:sz="4" w:space="0" w:color="auto"/>
              <w:right w:val="single" w:sz="4" w:space="0" w:color="auto"/>
            </w:tcBorders>
            <w:vAlign w:val="bottom"/>
          </w:tcPr>
          <w:p w14:paraId="49F50AE1" w14:textId="77777777" w:rsidR="00DE74CD" w:rsidRPr="00F073C2" w:rsidRDefault="00DE74CD" w:rsidP="00B62C7B">
            <w:pPr>
              <w:pStyle w:val="Encabezado"/>
              <w:rPr>
                <w:ins w:id="9519" w:author="Valeria Tapia" w:date="2026-09-30T18:52:00Z"/>
                <w:b/>
                <w:sz w:val="20"/>
              </w:rPr>
            </w:pPr>
          </w:p>
        </w:tc>
      </w:tr>
      <w:tr w:rsidR="00DE74CD" w:rsidRPr="00F073C2" w14:paraId="0650FEC4" w14:textId="77777777" w:rsidTr="00B62C7B">
        <w:trPr>
          <w:gridAfter w:val="1"/>
          <w:wAfter w:w="13" w:type="dxa"/>
          <w:trHeight w:val="273"/>
          <w:jc w:val="center"/>
          <w:ins w:id="9520" w:author="Valeria Tapia" w:date="2026-09-30T18:52:00Z"/>
        </w:trPr>
        <w:tc>
          <w:tcPr>
            <w:tcW w:w="37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7150703" w14:textId="77777777" w:rsidR="00DE74CD" w:rsidRPr="00F073C2" w:rsidRDefault="00DE74CD" w:rsidP="00B62C7B">
            <w:pPr>
              <w:pStyle w:val="Encabezado"/>
              <w:jc w:val="right"/>
              <w:rPr>
                <w:ins w:id="9521" w:author="Valeria Tapia" w:date="2026-09-30T18:52:00Z"/>
                <w:b/>
                <w:noProof/>
                <w:sz w:val="20"/>
                <w:lang w:eastAsia="es-BO"/>
              </w:rPr>
            </w:pPr>
            <w:ins w:id="9522" w:author="Valeria Tapia" w:date="2026-09-30T18:52:00Z">
              <w:r w:rsidRPr="00F073C2">
                <w:rPr>
                  <w:b/>
                  <w:noProof/>
                  <w:sz w:val="20"/>
                  <w:lang w:eastAsia="es-BO"/>
                </w:rPr>
                <w:t>Fecha de solicitud:</w:t>
              </w:r>
            </w:ins>
          </w:p>
        </w:tc>
        <w:tc>
          <w:tcPr>
            <w:tcW w:w="5569" w:type="dxa"/>
            <w:gridSpan w:val="3"/>
            <w:tcBorders>
              <w:top w:val="single" w:sz="4" w:space="0" w:color="auto"/>
              <w:left w:val="single" w:sz="4" w:space="0" w:color="auto"/>
              <w:bottom w:val="single" w:sz="4" w:space="0" w:color="auto"/>
              <w:right w:val="single" w:sz="4" w:space="0" w:color="auto"/>
            </w:tcBorders>
            <w:vAlign w:val="bottom"/>
          </w:tcPr>
          <w:p w14:paraId="5CBAD382" w14:textId="77777777" w:rsidR="00DE74CD" w:rsidRPr="00F073C2" w:rsidRDefault="00DE74CD" w:rsidP="00B62C7B">
            <w:pPr>
              <w:pStyle w:val="Encabezado"/>
              <w:rPr>
                <w:ins w:id="9523" w:author="Valeria Tapia" w:date="2026-09-30T18:52:00Z"/>
                <w:b/>
                <w:sz w:val="20"/>
              </w:rPr>
            </w:pPr>
          </w:p>
        </w:tc>
      </w:tr>
      <w:tr w:rsidR="00DE74CD" w:rsidRPr="00F073C2" w14:paraId="7D18E748" w14:textId="77777777" w:rsidTr="00B62C7B">
        <w:trPr>
          <w:gridAfter w:val="1"/>
          <w:wAfter w:w="13" w:type="dxa"/>
          <w:jc w:val="center"/>
          <w:ins w:id="9524" w:author="Valeria Tapia" w:date="2026-09-30T18:52:00Z"/>
        </w:trPr>
        <w:tc>
          <w:tcPr>
            <w:tcW w:w="934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4A6531" w14:textId="77777777" w:rsidR="00DE74CD" w:rsidRPr="00F073C2" w:rsidRDefault="00DE74CD" w:rsidP="00DE74CD">
            <w:pPr>
              <w:pStyle w:val="Prrafodelista"/>
              <w:numPr>
                <w:ilvl w:val="0"/>
                <w:numId w:val="121"/>
              </w:numPr>
              <w:ind w:left="426"/>
              <w:contextualSpacing/>
              <w:jc w:val="left"/>
              <w:rPr>
                <w:ins w:id="9525" w:author="Valeria Tapia" w:date="2026-09-30T18:52:00Z"/>
                <w:b/>
                <w:noProof/>
                <w:sz w:val="20"/>
                <w:lang w:eastAsia="es-BO"/>
              </w:rPr>
            </w:pPr>
            <w:ins w:id="9526" w:author="Valeria Tapia" w:date="2026-09-30T18:52:00Z">
              <w:r>
                <w:rPr>
                  <w:b/>
                  <w:noProof/>
                  <w:sz w:val="20"/>
                  <w:lang w:eastAsia="es-BO"/>
                </w:rPr>
                <w:t>DICCIONARIO DE DATOS</w:t>
              </w:r>
            </w:ins>
          </w:p>
        </w:tc>
      </w:tr>
      <w:tr w:rsidR="00DE74CD" w:rsidRPr="00F073C2" w14:paraId="59F94E12" w14:textId="77777777" w:rsidTr="00B62C7B">
        <w:trPr>
          <w:gridAfter w:val="1"/>
          <w:wAfter w:w="13" w:type="dxa"/>
          <w:trHeight w:val="2652"/>
          <w:jc w:val="center"/>
          <w:ins w:id="9527" w:author="Valeria Tapia" w:date="2026-09-30T18:52:00Z"/>
        </w:trPr>
        <w:tc>
          <w:tcPr>
            <w:tcW w:w="9344" w:type="dxa"/>
            <w:gridSpan w:val="5"/>
            <w:tcBorders>
              <w:top w:val="single" w:sz="4" w:space="0" w:color="auto"/>
              <w:left w:val="single" w:sz="4" w:space="0" w:color="auto"/>
              <w:bottom w:val="single" w:sz="4" w:space="0" w:color="auto"/>
              <w:right w:val="single" w:sz="4" w:space="0" w:color="auto"/>
            </w:tcBorders>
            <w:vAlign w:val="center"/>
          </w:tcPr>
          <w:tbl>
            <w:tblPr>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Look w:val="04A0" w:firstRow="1" w:lastRow="0" w:firstColumn="1" w:lastColumn="0" w:noHBand="0" w:noVBand="1"/>
            </w:tblPr>
            <w:tblGrid>
              <w:gridCol w:w="687"/>
              <w:gridCol w:w="587"/>
              <w:gridCol w:w="974"/>
              <w:gridCol w:w="787"/>
              <w:gridCol w:w="974"/>
              <w:gridCol w:w="867"/>
              <w:gridCol w:w="820"/>
              <w:gridCol w:w="767"/>
              <w:gridCol w:w="741"/>
              <w:gridCol w:w="768"/>
              <w:gridCol w:w="1196"/>
              <w:tblGridChange w:id="9528">
                <w:tblGrid>
                  <w:gridCol w:w="687"/>
                  <w:gridCol w:w="587"/>
                  <w:gridCol w:w="974"/>
                  <w:gridCol w:w="787"/>
                  <w:gridCol w:w="974"/>
                  <w:gridCol w:w="867"/>
                  <w:gridCol w:w="820"/>
                  <w:gridCol w:w="767"/>
                  <w:gridCol w:w="741"/>
                  <w:gridCol w:w="768"/>
                  <w:gridCol w:w="1196"/>
                </w:tblGrid>
              </w:tblGridChange>
            </w:tblGrid>
            <w:tr w:rsidR="005A38B2" w:rsidRPr="00CA526F" w14:paraId="562BC7BE" w14:textId="77777777" w:rsidTr="005A38B2">
              <w:trPr>
                <w:trHeight w:val="588"/>
                <w:ins w:id="9529" w:author="Valeria Tapia" w:date="2026-09-30T18:54:00Z"/>
              </w:trPr>
              <w:tc>
                <w:tcPr>
                  <w:tcW w:w="375" w:type="pct"/>
                  <w:shd w:val="clear" w:color="auto" w:fill="BFBFBF" w:themeFill="background1" w:themeFillShade="BF"/>
                  <w:vAlign w:val="center"/>
                  <w:hideMark/>
                </w:tcPr>
                <w:p w14:paraId="4F6AE87F" w14:textId="77777777" w:rsidR="005A38B2" w:rsidRPr="00CA526F" w:rsidRDefault="005A38B2" w:rsidP="00B62C7B">
                  <w:pPr>
                    <w:jc w:val="center"/>
                    <w:rPr>
                      <w:ins w:id="9530" w:author="Valeria Tapia" w:date="2026-09-30T18:54:00Z"/>
                      <w:rFonts w:ascii="Arial" w:hAnsi="Arial" w:cs="Arial"/>
                      <w:b/>
                      <w:bCs/>
                      <w:color w:val="000000"/>
                      <w:sz w:val="12"/>
                      <w:szCs w:val="12"/>
                      <w:lang w:val="es-BO" w:eastAsia="es-BO"/>
                    </w:rPr>
                  </w:pPr>
                  <w:ins w:id="9531" w:author="Valeria Tapia" w:date="2026-09-30T18:54:00Z">
                    <w:r w:rsidRPr="00CA526F">
                      <w:rPr>
                        <w:rFonts w:ascii="Arial" w:hAnsi="Arial" w:cs="Arial"/>
                        <w:b/>
                        <w:bCs/>
                        <w:color w:val="000000"/>
                        <w:sz w:val="12"/>
                        <w:szCs w:val="12"/>
                        <w:lang w:val="es-BO" w:eastAsia="es-BO"/>
                      </w:rPr>
                      <w:t>SECCIÓN</w:t>
                    </w:r>
                  </w:ins>
                </w:p>
              </w:tc>
              <w:tc>
                <w:tcPr>
                  <w:tcW w:w="320" w:type="pct"/>
                  <w:shd w:val="clear" w:color="auto" w:fill="BFBFBF" w:themeFill="background1" w:themeFillShade="BF"/>
                  <w:vAlign w:val="center"/>
                  <w:hideMark/>
                </w:tcPr>
                <w:p w14:paraId="53663703" w14:textId="77777777" w:rsidR="005A38B2" w:rsidRPr="00CA526F" w:rsidRDefault="005A38B2" w:rsidP="00B62C7B">
                  <w:pPr>
                    <w:jc w:val="center"/>
                    <w:rPr>
                      <w:ins w:id="9532" w:author="Valeria Tapia" w:date="2026-09-30T18:54:00Z"/>
                      <w:rFonts w:ascii="Arial" w:hAnsi="Arial" w:cs="Arial"/>
                      <w:b/>
                      <w:bCs/>
                      <w:color w:val="000000"/>
                      <w:sz w:val="12"/>
                      <w:szCs w:val="12"/>
                      <w:lang w:val="es-BO" w:eastAsia="es-BO"/>
                    </w:rPr>
                  </w:pPr>
                  <w:ins w:id="9533" w:author="Valeria Tapia" w:date="2026-09-30T18:54:00Z">
                    <w:r w:rsidRPr="00CA526F">
                      <w:rPr>
                        <w:rFonts w:ascii="Arial" w:hAnsi="Arial" w:cs="Arial"/>
                        <w:b/>
                        <w:bCs/>
                        <w:color w:val="000000"/>
                        <w:sz w:val="12"/>
                        <w:szCs w:val="12"/>
                        <w:lang w:val="es-BO" w:eastAsia="es-BO"/>
                      </w:rPr>
                      <w:t xml:space="preserve">No CAMPO </w:t>
                    </w:r>
                  </w:ins>
                </w:p>
              </w:tc>
              <w:tc>
                <w:tcPr>
                  <w:tcW w:w="531" w:type="pct"/>
                  <w:shd w:val="clear" w:color="auto" w:fill="BFBFBF" w:themeFill="background1" w:themeFillShade="BF"/>
                  <w:vAlign w:val="center"/>
                  <w:hideMark/>
                </w:tcPr>
                <w:p w14:paraId="135956FE" w14:textId="77777777" w:rsidR="005A38B2" w:rsidRPr="00CA526F" w:rsidRDefault="005A38B2" w:rsidP="00B62C7B">
                  <w:pPr>
                    <w:jc w:val="center"/>
                    <w:rPr>
                      <w:ins w:id="9534" w:author="Valeria Tapia" w:date="2026-09-30T18:54:00Z"/>
                      <w:rFonts w:ascii="Arial" w:hAnsi="Arial" w:cs="Arial"/>
                      <w:b/>
                      <w:bCs/>
                      <w:color w:val="000000"/>
                      <w:sz w:val="12"/>
                      <w:szCs w:val="12"/>
                      <w:lang w:val="es-BO" w:eastAsia="es-BO"/>
                    </w:rPr>
                  </w:pPr>
                  <w:ins w:id="9535" w:author="Valeria Tapia" w:date="2026-09-30T18:54:00Z">
                    <w:r w:rsidRPr="00CA526F">
                      <w:rPr>
                        <w:rFonts w:ascii="Arial" w:hAnsi="Arial" w:cs="Arial"/>
                        <w:b/>
                        <w:bCs/>
                        <w:color w:val="000000"/>
                        <w:sz w:val="12"/>
                        <w:szCs w:val="12"/>
                        <w:lang w:val="es-BO" w:eastAsia="es-BO"/>
                      </w:rPr>
                      <w:t>DESCRIPCIÓN</w:t>
                    </w:r>
                  </w:ins>
                </w:p>
              </w:tc>
              <w:tc>
                <w:tcPr>
                  <w:tcW w:w="429" w:type="pct"/>
                  <w:shd w:val="clear" w:color="auto" w:fill="BFBFBF" w:themeFill="background1" w:themeFillShade="BF"/>
                  <w:vAlign w:val="center"/>
                  <w:hideMark/>
                </w:tcPr>
                <w:p w14:paraId="656B0D23" w14:textId="77777777" w:rsidR="005A38B2" w:rsidRPr="00CA526F" w:rsidRDefault="005A38B2" w:rsidP="00B62C7B">
                  <w:pPr>
                    <w:jc w:val="center"/>
                    <w:rPr>
                      <w:ins w:id="9536" w:author="Valeria Tapia" w:date="2026-09-30T18:54:00Z"/>
                      <w:rFonts w:ascii="Arial" w:hAnsi="Arial" w:cs="Arial"/>
                      <w:b/>
                      <w:bCs/>
                      <w:color w:val="000000"/>
                      <w:sz w:val="12"/>
                      <w:szCs w:val="12"/>
                      <w:lang w:val="es-BO" w:eastAsia="es-BO"/>
                    </w:rPr>
                  </w:pPr>
                  <w:ins w:id="9537" w:author="Valeria Tapia" w:date="2026-09-30T18:54:00Z">
                    <w:r w:rsidRPr="00CA526F">
                      <w:rPr>
                        <w:rFonts w:ascii="Arial" w:hAnsi="Arial" w:cs="Arial"/>
                        <w:b/>
                        <w:bCs/>
                        <w:color w:val="000000"/>
                        <w:sz w:val="12"/>
                        <w:szCs w:val="12"/>
                        <w:lang w:val="es-BO" w:eastAsia="es-BO"/>
                      </w:rPr>
                      <w:t>TIPO DE DATO</w:t>
                    </w:r>
                  </w:ins>
                </w:p>
              </w:tc>
              <w:tc>
                <w:tcPr>
                  <w:tcW w:w="531" w:type="pct"/>
                  <w:shd w:val="clear" w:color="auto" w:fill="BFBFBF" w:themeFill="background1" w:themeFillShade="BF"/>
                  <w:vAlign w:val="center"/>
                  <w:hideMark/>
                </w:tcPr>
                <w:p w14:paraId="56E3E0C3" w14:textId="77777777" w:rsidR="005A38B2" w:rsidRPr="00CA526F" w:rsidRDefault="005A38B2" w:rsidP="00B62C7B">
                  <w:pPr>
                    <w:jc w:val="center"/>
                    <w:rPr>
                      <w:ins w:id="9538" w:author="Valeria Tapia" w:date="2026-09-30T18:54:00Z"/>
                      <w:rFonts w:ascii="Arial" w:hAnsi="Arial" w:cs="Arial"/>
                      <w:b/>
                      <w:bCs/>
                      <w:color w:val="000000"/>
                      <w:sz w:val="12"/>
                      <w:szCs w:val="12"/>
                      <w:lang w:val="es-BO" w:eastAsia="es-BO"/>
                    </w:rPr>
                  </w:pPr>
                  <w:ins w:id="9539" w:author="Valeria Tapia" w:date="2026-09-30T18:54:00Z">
                    <w:r w:rsidRPr="00CA526F">
                      <w:rPr>
                        <w:rFonts w:ascii="Arial" w:hAnsi="Arial" w:cs="Arial"/>
                        <w:b/>
                        <w:bCs/>
                        <w:color w:val="000000"/>
                        <w:sz w:val="12"/>
                        <w:szCs w:val="12"/>
                        <w:lang w:val="es-BO" w:eastAsia="es-BO"/>
                      </w:rPr>
                      <w:t>LONGITUD DE CARACTERES</w:t>
                    </w:r>
                  </w:ins>
                </w:p>
              </w:tc>
              <w:tc>
                <w:tcPr>
                  <w:tcW w:w="473" w:type="pct"/>
                  <w:shd w:val="clear" w:color="auto" w:fill="BFBFBF" w:themeFill="background1" w:themeFillShade="BF"/>
                  <w:vAlign w:val="center"/>
                  <w:hideMark/>
                </w:tcPr>
                <w:p w14:paraId="7F328C00" w14:textId="77777777" w:rsidR="005A38B2" w:rsidRPr="00CA526F" w:rsidRDefault="005A38B2" w:rsidP="00B62C7B">
                  <w:pPr>
                    <w:jc w:val="center"/>
                    <w:rPr>
                      <w:ins w:id="9540" w:author="Valeria Tapia" w:date="2026-09-30T18:54:00Z"/>
                      <w:rFonts w:ascii="Arial" w:hAnsi="Arial" w:cs="Arial"/>
                      <w:b/>
                      <w:bCs/>
                      <w:color w:val="000000"/>
                      <w:sz w:val="12"/>
                      <w:szCs w:val="12"/>
                      <w:lang w:val="es-BO" w:eastAsia="es-BO"/>
                    </w:rPr>
                  </w:pPr>
                  <w:ins w:id="9541" w:author="Valeria Tapia" w:date="2026-09-30T18:54:00Z">
                    <w:r w:rsidRPr="00CA526F">
                      <w:rPr>
                        <w:rFonts w:ascii="Arial" w:hAnsi="Arial" w:cs="Arial"/>
                        <w:b/>
                        <w:bCs/>
                        <w:color w:val="000000"/>
                        <w:sz w:val="12"/>
                        <w:szCs w:val="12"/>
                        <w:lang w:val="es-BO" w:eastAsia="es-BO"/>
                      </w:rPr>
                      <w:t>REQUERIDO</w:t>
                    </w:r>
                  </w:ins>
                </w:p>
              </w:tc>
              <w:tc>
                <w:tcPr>
                  <w:tcW w:w="448" w:type="pct"/>
                  <w:shd w:val="clear" w:color="auto" w:fill="BFBFBF" w:themeFill="background1" w:themeFillShade="BF"/>
                  <w:vAlign w:val="center"/>
                  <w:hideMark/>
                </w:tcPr>
                <w:p w14:paraId="5131E32B" w14:textId="77777777" w:rsidR="005A38B2" w:rsidRPr="00CA526F" w:rsidRDefault="005A38B2" w:rsidP="00B62C7B">
                  <w:pPr>
                    <w:jc w:val="center"/>
                    <w:rPr>
                      <w:ins w:id="9542" w:author="Valeria Tapia" w:date="2026-09-30T18:54:00Z"/>
                      <w:rFonts w:ascii="Arial" w:hAnsi="Arial" w:cs="Arial"/>
                      <w:b/>
                      <w:bCs/>
                      <w:color w:val="000000"/>
                      <w:sz w:val="12"/>
                      <w:szCs w:val="12"/>
                      <w:lang w:val="es-BO" w:eastAsia="es-BO"/>
                    </w:rPr>
                  </w:pPr>
                  <w:ins w:id="9543" w:author="Valeria Tapia" w:date="2026-09-30T18:54:00Z">
                    <w:r w:rsidRPr="00CA526F">
                      <w:rPr>
                        <w:rFonts w:ascii="Arial" w:hAnsi="Arial" w:cs="Arial"/>
                        <w:b/>
                        <w:bCs/>
                        <w:color w:val="000000"/>
                        <w:sz w:val="12"/>
                        <w:szCs w:val="12"/>
                        <w:lang w:val="es-BO" w:eastAsia="es-BO"/>
                      </w:rPr>
                      <w:t>TIPO DE LLENADO</w:t>
                    </w:r>
                  </w:ins>
                </w:p>
              </w:tc>
              <w:tc>
                <w:tcPr>
                  <w:tcW w:w="418" w:type="pct"/>
                  <w:shd w:val="clear" w:color="auto" w:fill="BFBFBF" w:themeFill="background1" w:themeFillShade="BF"/>
                  <w:vAlign w:val="center"/>
                  <w:hideMark/>
                </w:tcPr>
                <w:p w14:paraId="01E4DC8A" w14:textId="77777777" w:rsidR="005A38B2" w:rsidRPr="00CA526F" w:rsidRDefault="005A38B2" w:rsidP="00B62C7B">
                  <w:pPr>
                    <w:jc w:val="center"/>
                    <w:rPr>
                      <w:ins w:id="9544" w:author="Valeria Tapia" w:date="2026-09-30T18:54:00Z"/>
                      <w:rFonts w:ascii="Arial" w:hAnsi="Arial" w:cs="Arial"/>
                      <w:b/>
                      <w:bCs/>
                      <w:color w:val="000000"/>
                      <w:sz w:val="12"/>
                      <w:szCs w:val="12"/>
                      <w:lang w:val="es-BO" w:eastAsia="es-BO"/>
                    </w:rPr>
                  </w:pPr>
                  <w:ins w:id="9545" w:author="Valeria Tapia" w:date="2026-09-30T18:54:00Z">
                    <w:r w:rsidRPr="00CA526F">
                      <w:rPr>
                        <w:rFonts w:ascii="Arial" w:hAnsi="Arial" w:cs="Arial"/>
                        <w:b/>
                        <w:bCs/>
                        <w:color w:val="000000"/>
                        <w:sz w:val="12"/>
                        <w:szCs w:val="12"/>
                        <w:lang w:val="es-BO" w:eastAsia="es-BO"/>
                      </w:rPr>
                      <w:t>FUENTE DE DATOS</w:t>
                    </w:r>
                  </w:ins>
                </w:p>
              </w:tc>
              <w:tc>
                <w:tcPr>
                  <w:tcW w:w="404" w:type="pct"/>
                  <w:shd w:val="clear" w:color="auto" w:fill="BFBFBF" w:themeFill="background1" w:themeFillShade="BF"/>
                  <w:vAlign w:val="center"/>
                  <w:hideMark/>
                </w:tcPr>
                <w:p w14:paraId="43ED4D89" w14:textId="77777777" w:rsidR="005A38B2" w:rsidRPr="00CA526F" w:rsidRDefault="005A38B2" w:rsidP="00B62C7B">
                  <w:pPr>
                    <w:jc w:val="center"/>
                    <w:rPr>
                      <w:ins w:id="9546" w:author="Valeria Tapia" w:date="2026-09-30T18:54:00Z"/>
                      <w:rFonts w:ascii="Arial" w:hAnsi="Arial" w:cs="Arial"/>
                      <w:b/>
                      <w:bCs/>
                      <w:color w:val="000000"/>
                      <w:sz w:val="12"/>
                      <w:szCs w:val="12"/>
                      <w:lang w:val="es-BO" w:eastAsia="es-BO"/>
                    </w:rPr>
                  </w:pPr>
                  <w:ins w:id="9547" w:author="Valeria Tapia" w:date="2026-09-30T18:54:00Z">
                    <w:r w:rsidRPr="00CA526F">
                      <w:rPr>
                        <w:rFonts w:ascii="Arial" w:hAnsi="Arial" w:cs="Arial"/>
                        <w:b/>
                        <w:bCs/>
                        <w:color w:val="000000"/>
                        <w:sz w:val="12"/>
                        <w:szCs w:val="12"/>
                        <w:lang w:val="es-BO" w:eastAsia="es-BO"/>
                      </w:rPr>
                      <w:t>EDITABLE</w:t>
                    </w:r>
                  </w:ins>
                </w:p>
              </w:tc>
              <w:tc>
                <w:tcPr>
                  <w:tcW w:w="419" w:type="pct"/>
                  <w:shd w:val="clear" w:color="auto" w:fill="BFBFBF" w:themeFill="background1" w:themeFillShade="BF"/>
                  <w:vAlign w:val="center"/>
                  <w:hideMark/>
                </w:tcPr>
                <w:p w14:paraId="01C44B7B" w14:textId="77777777" w:rsidR="005A38B2" w:rsidRPr="00CA526F" w:rsidRDefault="005A38B2" w:rsidP="00B62C7B">
                  <w:pPr>
                    <w:jc w:val="center"/>
                    <w:rPr>
                      <w:ins w:id="9548" w:author="Valeria Tapia" w:date="2026-09-30T18:54:00Z"/>
                      <w:rFonts w:ascii="Arial" w:hAnsi="Arial" w:cs="Arial"/>
                      <w:b/>
                      <w:bCs/>
                      <w:color w:val="000000"/>
                      <w:sz w:val="12"/>
                      <w:szCs w:val="12"/>
                      <w:lang w:val="es-BO" w:eastAsia="es-BO"/>
                    </w:rPr>
                  </w:pPr>
                  <w:ins w:id="9549" w:author="Valeria Tapia" w:date="2026-09-30T18:54:00Z">
                    <w:r w:rsidRPr="00CA526F">
                      <w:rPr>
                        <w:rFonts w:ascii="Arial" w:hAnsi="Arial" w:cs="Arial"/>
                        <w:b/>
                        <w:bCs/>
                        <w:color w:val="000000"/>
                        <w:sz w:val="12"/>
                        <w:szCs w:val="12"/>
                        <w:lang w:val="es-BO" w:eastAsia="es-BO"/>
                      </w:rPr>
                      <w:t>VISIBLE</w:t>
                    </w:r>
                  </w:ins>
                </w:p>
              </w:tc>
              <w:tc>
                <w:tcPr>
                  <w:tcW w:w="651" w:type="pct"/>
                  <w:shd w:val="clear" w:color="auto" w:fill="BFBFBF" w:themeFill="background1" w:themeFillShade="BF"/>
                  <w:vAlign w:val="center"/>
                  <w:hideMark/>
                </w:tcPr>
                <w:p w14:paraId="62905578" w14:textId="77777777" w:rsidR="005A38B2" w:rsidRPr="00CA526F" w:rsidRDefault="005A38B2" w:rsidP="00B62C7B">
                  <w:pPr>
                    <w:jc w:val="center"/>
                    <w:rPr>
                      <w:ins w:id="9550" w:author="Valeria Tapia" w:date="2026-09-30T18:54:00Z"/>
                      <w:rFonts w:ascii="Arial" w:hAnsi="Arial" w:cs="Arial"/>
                      <w:b/>
                      <w:bCs/>
                      <w:color w:val="000000"/>
                      <w:sz w:val="12"/>
                      <w:szCs w:val="12"/>
                      <w:lang w:val="es-BO" w:eastAsia="es-BO"/>
                    </w:rPr>
                  </w:pPr>
                  <w:ins w:id="9551" w:author="Valeria Tapia" w:date="2026-09-30T18:54:00Z">
                    <w:r w:rsidRPr="00CA526F">
                      <w:rPr>
                        <w:rFonts w:ascii="Arial" w:hAnsi="Arial" w:cs="Arial"/>
                        <w:b/>
                        <w:bCs/>
                        <w:color w:val="000000"/>
                        <w:sz w:val="12"/>
                        <w:szCs w:val="12"/>
                        <w:lang w:val="es-BO" w:eastAsia="es-BO"/>
                      </w:rPr>
                      <w:t>REGLA DE VALIDACIÓN/ OBSERVACIONES</w:t>
                    </w:r>
                  </w:ins>
                </w:p>
              </w:tc>
            </w:tr>
            <w:tr w:rsidR="005A38B2" w:rsidRPr="00CA526F" w14:paraId="10A3C212"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552"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238"/>
                <w:ins w:id="9553" w:author="Valeria Tapia" w:date="2026-09-30T18:54:00Z"/>
                <w:trPrChange w:id="9554" w:author="Valeria Tapia" w:date="2026-09-30T18:54:00Z">
                  <w:trPr>
                    <w:trHeight w:val="238"/>
                  </w:trPr>
                </w:trPrChange>
              </w:trPr>
              <w:tc>
                <w:tcPr>
                  <w:tcW w:w="5000" w:type="pct"/>
                  <w:gridSpan w:val="11"/>
                  <w:shd w:val="clear" w:color="C9DAF8" w:fill="FFFFFF"/>
                  <w:noWrap/>
                  <w:vAlign w:val="center"/>
                  <w:hideMark/>
                  <w:tcPrChange w:id="9555" w:author="Valeria Tapia" w:date="2026-09-30T18:54:00Z">
                    <w:tcPr>
                      <w:tcW w:w="5000" w:type="pct"/>
                      <w:gridSpan w:val="11"/>
                      <w:tcBorders>
                        <w:top w:val="nil"/>
                        <w:left w:val="single" w:sz="8" w:space="0" w:color="auto"/>
                        <w:bottom w:val="single" w:sz="8" w:space="0" w:color="auto"/>
                        <w:right w:val="single" w:sz="8" w:space="0" w:color="auto"/>
                      </w:tcBorders>
                      <w:shd w:val="clear" w:color="C9DAF8" w:fill="FFFFFF"/>
                      <w:noWrap/>
                      <w:vAlign w:val="center"/>
                      <w:hideMark/>
                    </w:tcPr>
                  </w:tcPrChange>
                </w:tcPr>
                <w:p w14:paraId="689AAB1F" w14:textId="77777777" w:rsidR="005A38B2" w:rsidRPr="00CA526F" w:rsidRDefault="005A38B2" w:rsidP="00B62C7B">
                  <w:pPr>
                    <w:jc w:val="left"/>
                    <w:rPr>
                      <w:ins w:id="9556" w:author="Valeria Tapia" w:date="2026-09-30T18:54:00Z"/>
                      <w:rFonts w:ascii="Arial" w:hAnsi="Arial" w:cs="Arial"/>
                      <w:b/>
                      <w:bCs/>
                      <w:sz w:val="12"/>
                      <w:szCs w:val="12"/>
                      <w:lang w:val="es-BO" w:eastAsia="es-BO"/>
                    </w:rPr>
                  </w:pPr>
                  <w:ins w:id="9557" w:author="Valeria Tapia" w:date="2026-09-30T18:54:00Z">
                    <w:r w:rsidRPr="00CA526F">
                      <w:rPr>
                        <w:rFonts w:ascii="Arial" w:hAnsi="Arial" w:cs="Arial"/>
                        <w:b/>
                        <w:bCs/>
                        <w:sz w:val="12"/>
                        <w:szCs w:val="12"/>
                        <w:lang w:val="es-BO" w:eastAsia="es-BO"/>
                      </w:rPr>
                      <w:t>A.  FORMULARIO DE SOLICITUD </w:t>
                    </w:r>
                  </w:ins>
                </w:p>
              </w:tc>
            </w:tr>
            <w:tr w:rsidR="005A38B2" w:rsidRPr="00CA526F" w14:paraId="5FB39113"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558"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396"/>
                <w:ins w:id="9559" w:author="Valeria Tapia" w:date="2026-09-30T18:54:00Z"/>
                <w:trPrChange w:id="9560" w:author="Valeria Tapia" w:date="2026-09-30T18:54:00Z">
                  <w:trPr>
                    <w:trHeight w:val="396"/>
                  </w:trPr>
                </w:trPrChange>
              </w:trPr>
              <w:tc>
                <w:tcPr>
                  <w:tcW w:w="375" w:type="pct"/>
                  <w:shd w:val="clear" w:color="FFFFCC" w:fill="FFFFFF"/>
                  <w:noWrap/>
                  <w:vAlign w:val="center"/>
                  <w:hideMark/>
                  <w:tcPrChange w:id="9561"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7558DF0A" w14:textId="77777777" w:rsidR="005A38B2" w:rsidRPr="00CA526F" w:rsidRDefault="005A38B2" w:rsidP="00B62C7B">
                  <w:pPr>
                    <w:jc w:val="left"/>
                    <w:rPr>
                      <w:ins w:id="9562" w:author="Valeria Tapia" w:date="2026-09-30T18:54:00Z"/>
                      <w:rFonts w:ascii="Arial" w:hAnsi="Arial" w:cs="Arial"/>
                      <w:sz w:val="12"/>
                      <w:szCs w:val="12"/>
                      <w:lang w:val="es-BO" w:eastAsia="es-BO"/>
                    </w:rPr>
                  </w:pPr>
                  <w:ins w:id="9563"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564"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6D716CCE" w14:textId="77777777" w:rsidR="005A38B2" w:rsidRPr="00CA526F" w:rsidRDefault="005A38B2" w:rsidP="00B62C7B">
                  <w:pPr>
                    <w:jc w:val="center"/>
                    <w:rPr>
                      <w:ins w:id="9565" w:author="Valeria Tapia" w:date="2026-09-30T18:54:00Z"/>
                      <w:rFonts w:ascii="Arial" w:hAnsi="Arial" w:cs="Arial"/>
                      <w:sz w:val="12"/>
                      <w:szCs w:val="12"/>
                      <w:lang w:val="es-BO" w:eastAsia="es-BO"/>
                    </w:rPr>
                  </w:pPr>
                  <w:ins w:id="9566" w:author="Valeria Tapia" w:date="2026-09-30T18:54:00Z">
                    <w:r w:rsidRPr="00CA526F">
                      <w:rPr>
                        <w:rFonts w:ascii="Arial" w:hAnsi="Arial" w:cs="Arial"/>
                        <w:sz w:val="12"/>
                        <w:szCs w:val="12"/>
                        <w:lang w:val="es-BO" w:eastAsia="es-BO"/>
                      </w:rPr>
                      <w:t>A.1</w:t>
                    </w:r>
                  </w:ins>
                </w:p>
              </w:tc>
              <w:tc>
                <w:tcPr>
                  <w:tcW w:w="531" w:type="pct"/>
                  <w:shd w:val="clear" w:color="FFFFCC" w:fill="FFFFFF"/>
                  <w:vAlign w:val="center"/>
                  <w:hideMark/>
                  <w:tcPrChange w:id="956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3680383" w14:textId="77777777" w:rsidR="005A38B2" w:rsidRPr="00CA526F" w:rsidRDefault="005A38B2" w:rsidP="00B62C7B">
                  <w:pPr>
                    <w:jc w:val="left"/>
                    <w:rPr>
                      <w:ins w:id="9568" w:author="Valeria Tapia" w:date="2026-09-30T18:54:00Z"/>
                      <w:rFonts w:ascii="Arial" w:hAnsi="Arial" w:cs="Arial"/>
                      <w:sz w:val="12"/>
                      <w:szCs w:val="12"/>
                      <w:lang w:val="es-BO" w:eastAsia="es-BO"/>
                    </w:rPr>
                  </w:pPr>
                  <w:ins w:id="9569" w:author="Valeria Tapia" w:date="2026-09-30T18:54:00Z">
                    <w:r w:rsidRPr="00CA526F">
                      <w:rPr>
                        <w:rFonts w:ascii="Arial" w:hAnsi="Arial" w:cs="Arial"/>
                        <w:sz w:val="12"/>
                        <w:szCs w:val="12"/>
                        <w:lang w:val="es-BO" w:eastAsia="es-BO"/>
                      </w:rPr>
                      <w:t>Ej. País de Destino</w:t>
                    </w:r>
                  </w:ins>
                </w:p>
              </w:tc>
              <w:tc>
                <w:tcPr>
                  <w:tcW w:w="429" w:type="pct"/>
                  <w:shd w:val="clear" w:color="FFFFCC" w:fill="FFFFFF"/>
                  <w:vAlign w:val="center"/>
                  <w:hideMark/>
                  <w:tcPrChange w:id="9570"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385B88FD" w14:textId="77777777" w:rsidR="005A38B2" w:rsidRPr="00CA526F" w:rsidRDefault="005A38B2" w:rsidP="00B62C7B">
                  <w:pPr>
                    <w:jc w:val="left"/>
                    <w:rPr>
                      <w:ins w:id="9571" w:author="Valeria Tapia" w:date="2026-09-30T18:54:00Z"/>
                      <w:rFonts w:ascii="Arial" w:hAnsi="Arial" w:cs="Arial"/>
                      <w:sz w:val="12"/>
                      <w:szCs w:val="12"/>
                      <w:lang w:val="es-BO" w:eastAsia="es-BO"/>
                    </w:rPr>
                  </w:pPr>
                  <w:ins w:id="9572" w:author="Valeria Tapia" w:date="2026-09-30T18:54:00Z">
                    <w:r w:rsidRPr="00CA526F">
                      <w:rPr>
                        <w:rFonts w:ascii="Arial" w:hAnsi="Arial" w:cs="Arial"/>
                        <w:sz w:val="12"/>
                        <w:szCs w:val="12"/>
                        <w:lang w:val="es-BO" w:eastAsia="es-BO"/>
                      </w:rPr>
                      <w:t>Ej. Paramétrica</w:t>
                    </w:r>
                  </w:ins>
                </w:p>
              </w:tc>
              <w:tc>
                <w:tcPr>
                  <w:tcW w:w="531" w:type="pct"/>
                  <w:shd w:val="clear" w:color="FFFFCC" w:fill="FFFFFF"/>
                  <w:noWrap/>
                  <w:vAlign w:val="center"/>
                  <w:hideMark/>
                  <w:tcPrChange w:id="9573" w:author="Valeria Tapia" w:date="2026-09-30T18:54:00Z">
                    <w:tcPr>
                      <w:tcW w:w="531" w:type="pct"/>
                      <w:tcBorders>
                        <w:top w:val="nil"/>
                        <w:left w:val="nil"/>
                        <w:bottom w:val="single" w:sz="8" w:space="0" w:color="auto"/>
                        <w:right w:val="single" w:sz="8" w:space="0" w:color="auto"/>
                      </w:tcBorders>
                      <w:shd w:val="clear" w:color="FFFFCC" w:fill="FFFFFF"/>
                      <w:noWrap/>
                      <w:vAlign w:val="center"/>
                      <w:hideMark/>
                    </w:tcPr>
                  </w:tcPrChange>
                </w:tcPr>
                <w:p w14:paraId="2AA327EE" w14:textId="77777777" w:rsidR="005A38B2" w:rsidRPr="00CA526F" w:rsidRDefault="005A38B2" w:rsidP="00B62C7B">
                  <w:pPr>
                    <w:jc w:val="left"/>
                    <w:rPr>
                      <w:ins w:id="9574" w:author="Valeria Tapia" w:date="2026-09-30T18:54:00Z"/>
                      <w:rFonts w:ascii="Arial" w:hAnsi="Arial" w:cs="Arial"/>
                      <w:sz w:val="12"/>
                      <w:szCs w:val="12"/>
                      <w:lang w:val="es-BO" w:eastAsia="es-BO"/>
                    </w:rPr>
                  </w:pPr>
                  <w:ins w:id="9575" w:author="Valeria Tapia" w:date="2026-09-30T18:54:00Z">
                    <w:r w:rsidRPr="00CA526F">
                      <w:rPr>
                        <w:rFonts w:ascii="Arial" w:hAnsi="Arial" w:cs="Arial"/>
                        <w:sz w:val="12"/>
                        <w:szCs w:val="12"/>
                        <w:lang w:val="es-BO" w:eastAsia="es-BO"/>
                      </w:rPr>
                      <w:t> </w:t>
                    </w:r>
                  </w:ins>
                </w:p>
              </w:tc>
              <w:tc>
                <w:tcPr>
                  <w:tcW w:w="473" w:type="pct"/>
                  <w:shd w:val="clear" w:color="FFFFCC" w:fill="FFFFFF"/>
                  <w:noWrap/>
                  <w:vAlign w:val="center"/>
                  <w:hideMark/>
                  <w:tcPrChange w:id="9576"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503F9D04" w14:textId="77777777" w:rsidR="005A38B2" w:rsidRPr="00CA526F" w:rsidRDefault="005A38B2" w:rsidP="00B62C7B">
                  <w:pPr>
                    <w:jc w:val="left"/>
                    <w:rPr>
                      <w:ins w:id="9577" w:author="Valeria Tapia" w:date="2026-09-30T18:54:00Z"/>
                      <w:rFonts w:ascii="Arial" w:hAnsi="Arial" w:cs="Arial"/>
                      <w:sz w:val="12"/>
                      <w:szCs w:val="12"/>
                      <w:lang w:val="es-BO" w:eastAsia="es-BO"/>
                    </w:rPr>
                  </w:pPr>
                  <w:ins w:id="9578" w:author="Valeria Tapia" w:date="2026-09-30T18:54:00Z">
                    <w:r w:rsidRPr="00CA526F">
                      <w:rPr>
                        <w:rFonts w:ascii="Arial" w:hAnsi="Arial" w:cs="Arial"/>
                        <w:sz w:val="12"/>
                        <w:szCs w:val="12"/>
                        <w:lang w:val="es-BO" w:eastAsia="es-BO"/>
                      </w:rPr>
                      <w:t>Ej. Sí</w:t>
                    </w:r>
                  </w:ins>
                </w:p>
              </w:tc>
              <w:tc>
                <w:tcPr>
                  <w:tcW w:w="448" w:type="pct"/>
                  <w:shd w:val="clear" w:color="FFFFCC" w:fill="FFFFFF"/>
                  <w:vAlign w:val="center"/>
                  <w:hideMark/>
                  <w:tcPrChange w:id="9579"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33778E33" w14:textId="77777777" w:rsidR="005A38B2" w:rsidRPr="00CA526F" w:rsidRDefault="005A38B2" w:rsidP="00B62C7B">
                  <w:pPr>
                    <w:jc w:val="left"/>
                    <w:rPr>
                      <w:ins w:id="9580" w:author="Valeria Tapia" w:date="2026-09-30T18:54:00Z"/>
                      <w:rFonts w:ascii="Arial" w:hAnsi="Arial" w:cs="Arial"/>
                      <w:sz w:val="12"/>
                      <w:szCs w:val="12"/>
                      <w:lang w:val="es-BO" w:eastAsia="es-BO"/>
                    </w:rPr>
                  </w:pPr>
                  <w:ins w:id="9581" w:author="Valeria Tapia" w:date="2026-09-30T18:54:00Z">
                    <w:r w:rsidRPr="00CA526F">
                      <w:rPr>
                        <w:rFonts w:ascii="Arial" w:hAnsi="Arial" w:cs="Arial"/>
                        <w:sz w:val="12"/>
                        <w:szCs w:val="12"/>
                        <w:lang w:val="es-BO" w:eastAsia="es-BO"/>
                      </w:rPr>
                      <w:t>Ej. Selección</w:t>
                    </w:r>
                  </w:ins>
                </w:p>
              </w:tc>
              <w:tc>
                <w:tcPr>
                  <w:tcW w:w="418" w:type="pct"/>
                  <w:shd w:val="clear" w:color="FFFFCC" w:fill="FFFFFF"/>
                  <w:vAlign w:val="center"/>
                  <w:hideMark/>
                  <w:tcPrChange w:id="9582"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0C971C03" w14:textId="77777777" w:rsidR="005A38B2" w:rsidRPr="00CA526F" w:rsidRDefault="005A38B2" w:rsidP="00B62C7B">
                  <w:pPr>
                    <w:jc w:val="left"/>
                    <w:rPr>
                      <w:ins w:id="9583" w:author="Valeria Tapia" w:date="2026-09-30T18:54:00Z"/>
                      <w:rFonts w:ascii="Arial" w:hAnsi="Arial" w:cs="Arial"/>
                      <w:sz w:val="12"/>
                      <w:szCs w:val="12"/>
                      <w:lang w:val="es-BO" w:eastAsia="es-BO"/>
                    </w:rPr>
                  </w:pPr>
                  <w:ins w:id="9584" w:author="Valeria Tapia" w:date="2026-09-30T18:54:00Z">
                    <w:r w:rsidRPr="00CA526F">
                      <w:rPr>
                        <w:rFonts w:ascii="Arial" w:hAnsi="Arial" w:cs="Arial"/>
                        <w:sz w:val="12"/>
                        <w:szCs w:val="12"/>
                        <w:lang w:val="es-BO" w:eastAsia="es-BO"/>
                      </w:rPr>
                      <w:t>Ej. Catálogo países de la EPE</w:t>
                    </w:r>
                  </w:ins>
                </w:p>
              </w:tc>
              <w:tc>
                <w:tcPr>
                  <w:tcW w:w="404" w:type="pct"/>
                  <w:shd w:val="clear" w:color="FFFFCC" w:fill="FFFFFF"/>
                  <w:vAlign w:val="center"/>
                  <w:hideMark/>
                  <w:tcPrChange w:id="9585"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1C1A5EA2" w14:textId="77777777" w:rsidR="005A38B2" w:rsidRPr="00CA526F" w:rsidRDefault="005A38B2" w:rsidP="00B62C7B">
                  <w:pPr>
                    <w:jc w:val="left"/>
                    <w:rPr>
                      <w:ins w:id="9586" w:author="Valeria Tapia" w:date="2026-09-30T18:54:00Z"/>
                      <w:rFonts w:ascii="Arial" w:hAnsi="Arial" w:cs="Arial"/>
                      <w:sz w:val="12"/>
                      <w:szCs w:val="12"/>
                      <w:lang w:val="es-BO" w:eastAsia="es-BO"/>
                    </w:rPr>
                  </w:pPr>
                  <w:ins w:id="9587" w:author="Valeria Tapia" w:date="2026-09-30T18:54:00Z">
                    <w:r w:rsidRPr="00CA526F">
                      <w:rPr>
                        <w:rFonts w:ascii="Arial" w:hAnsi="Arial" w:cs="Arial"/>
                        <w:sz w:val="12"/>
                        <w:szCs w:val="12"/>
                        <w:lang w:val="es-BO" w:eastAsia="es-BO"/>
                      </w:rPr>
                      <w:t>Ej. No</w:t>
                    </w:r>
                  </w:ins>
                </w:p>
              </w:tc>
              <w:tc>
                <w:tcPr>
                  <w:tcW w:w="419" w:type="pct"/>
                  <w:shd w:val="clear" w:color="FFFFCC" w:fill="FFFFFF"/>
                  <w:vAlign w:val="center"/>
                  <w:hideMark/>
                  <w:tcPrChange w:id="9588"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3AAD2187" w14:textId="77777777" w:rsidR="005A38B2" w:rsidRPr="00CA526F" w:rsidRDefault="005A38B2" w:rsidP="00B62C7B">
                  <w:pPr>
                    <w:jc w:val="left"/>
                    <w:rPr>
                      <w:ins w:id="9589" w:author="Valeria Tapia" w:date="2026-09-30T18:54:00Z"/>
                      <w:rFonts w:ascii="Arial" w:hAnsi="Arial" w:cs="Arial"/>
                      <w:sz w:val="12"/>
                      <w:szCs w:val="12"/>
                      <w:lang w:val="es-BO" w:eastAsia="es-BO"/>
                    </w:rPr>
                  </w:pPr>
                  <w:ins w:id="9590"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591"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1EEC061F" w14:textId="77777777" w:rsidR="005A38B2" w:rsidRPr="00CA526F" w:rsidRDefault="005A38B2" w:rsidP="00B62C7B">
                  <w:pPr>
                    <w:jc w:val="left"/>
                    <w:rPr>
                      <w:ins w:id="9592" w:author="Valeria Tapia" w:date="2026-09-30T18:54:00Z"/>
                      <w:rFonts w:ascii="Arial" w:hAnsi="Arial" w:cs="Arial"/>
                      <w:sz w:val="12"/>
                      <w:szCs w:val="12"/>
                      <w:lang w:val="es-BO" w:eastAsia="es-BO"/>
                    </w:rPr>
                  </w:pPr>
                  <w:ins w:id="9593" w:author="Valeria Tapia" w:date="2026-09-30T18:54:00Z">
                    <w:r w:rsidRPr="00CA526F">
                      <w:rPr>
                        <w:rFonts w:ascii="Arial" w:hAnsi="Arial" w:cs="Arial"/>
                        <w:sz w:val="12"/>
                        <w:szCs w:val="12"/>
                        <w:lang w:val="es-BO" w:eastAsia="es-BO"/>
                      </w:rPr>
                      <w:t>Ej. Seleccionar el país de destino.</w:t>
                    </w:r>
                  </w:ins>
                </w:p>
              </w:tc>
            </w:tr>
            <w:tr w:rsidR="005A38B2" w:rsidRPr="00CA526F" w14:paraId="3C31F375"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594"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88"/>
                <w:ins w:id="9595" w:author="Valeria Tapia" w:date="2026-09-30T18:54:00Z"/>
                <w:trPrChange w:id="9596" w:author="Valeria Tapia" w:date="2026-09-30T18:54:00Z">
                  <w:trPr>
                    <w:trHeight w:val="588"/>
                  </w:trPr>
                </w:trPrChange>
              </w:trPr>
              <w:tc>
                <w:tcPr>
                  <w:tcW w:w="375" w:type="pct"/>
                  <w:shd w:val="clear" w:color="FFFFCC" w:fill="FFFFFF"/>
                  <w:noWrap/>
                  <w:vAlign w:val="center"/>
                  <w:hideMark/>
                  <w:tcPrChange w:id="9597"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06D1807D" w14:textId="77777777" w:rsidR="005A38B2" w:rsidRPr="00CA526F" w:rsidRDefault="005A38B2" w:rsidP="00B62C7B">
                  <w:pPr>
                    <w:jc w:val="left"/>
                    <w:rPr>
                      <w:ins w:id="9598" w:author="Valeria Tapia" w:date="2026-09-30T18:54:00Z"/>
                      <w:rFonts w:ascii="Arial" w:hAnsi="Arial" w:cs="Arial"/>
                      <w:sz w:val="12"/>
                      <w:szCs w:val="12"/>
                      <w:lang w:val="es-BO" w:eastAsia="es-BO"/>
                    </w:rPr>
                  </w:pPr>
                  <w:ins w:id="9599"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600"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2E3AF52E" w14:textId="77777777" w:rsidR="005A38B2" w:rsidRPr="00CA526F" w:rsidRDefault="005A38B2" w:rsidP="00B62C7B">
                  <w:pPr>
                    <w:jc w:val="center"/>
                    <w:rPr>
                      <w:ins w:id="9601" w:author="Valeria Tapia" w:date="2026-09-30T18:54:00Z"/>
                      <w:rFonts w:ascii="Arial" w:hAnsi="Arial" w:cs="Arial"/>
                      <w:sz w:val="12"/>
                      <w:szCs w:val="12"/>
                      <w:lang w:val="es-BO" w:eastAsia="es-BO"/>
                    </w:rPr>
                  </w:pPr>
                  <w:ins w:id="9602" w:author="Valeria Tapia" w:date="2026-09-30T18:54:00Z">
                    <w:r w:rsidRPr="00CA526F">
                      <w:rPr>
                        <w:rFonts w:ascii="Arial" w:hAnsi="Arial" w:cs="Arial"/>
                        <w:sz w:val="12"/>
                        <w:szCs w:val="12"/>
                        <w:lang w:val="es-BO" w:eastAsia="es-BO"/>
                      </w:rPr>
                      <w:t>A.2</w:t>
                    </w:r>
                  </w:ins>
                </w:p>
              </w:tc>
              <w:tc>
                <w:tcPr>
                  <w:tcW w:w="531" w:type="pct"/>
                  <w:shd w:val="clear" w:color="FFFFCC" w:fill="FFFFFF"/>
                  <w:vAlign w:val="center"/>
                  <w:hideMark/>
                  <w:tcPrChange w:id="9603"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26DCC146" w14:textId="77777777" w:rsidR="005A38B2" w:rsidRPr="00CA526F" w:rsidRDefault="005A38B2" w:rsidP="00B62C7B">
                  <w:pPr>
                    <w:jc w:val="left"/>
                    <w:rPr>
                      <w:ins w:id="9604" w:author="Valeria Tapia" w:date="2026-09-30T18:54:00Z"/>
                      <w:rFonts w:ascii="Arial" w:hAnsi="Arial" w:cs="Arial"/>
                      <w:sz w:val="12"/>
                      <w:szCs w:val="12"/>
                      <w:lang w:val="es-BO" w:eastAsia="es-BO"/>
                    </w:rPr>
                  </w:pPr>
                  <w:ins w:id="9605" w:author="Valeria Tapia" w:date="2026-09-30T18:54:00Z">
                    <w:r w:rsidRPr="00CA526F">
                      <w:rPr>
                        <w:rFonts w:ascii="Arial" w:hAnsi="Arial" w:cs="Arial"/>
                        <w:sz w:val="12"/>
                        <w:szCs w:val="12"/>
                        <w:lang w:val="es-BO" w:eastAsia="es-BO"/>
                      </w:rPr>
                      <w:t>Ej. Medio de Transporte</w:t>
                    </w:r>
                  </w:ins>
                </w:p>
              </w:tc>
              <w:tc>
                <w:tcPr>
                  <w:tcW w:w="429" w:type="pct"/>
                  <w:shd w:val="clear" w:color="FFFFCC" w:fill="FFFFFF"/>
                  <w:vAlign w:val="center"/>
                  <w:hideMark/>
                  <w:tcPrChange w:id="9606"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7DEF72EB" w14:textId="77777777" w:rsidR="005A38B2" w:rsidRPr="00CA526F" w:rsidRDefault="005A38B2" w:rsidP="00B62C7B">
                  <w:pPr>
                    <w:jc w:val="left"/>
                    <w:rPr>
                      <w:ins w:id="9607" w:author="Valeria Tapia" w:date="2026-09-30T18:54:00Z"/>
                      <w:rFonts w:ascii="Arial" w:hAnsi="Arial" w:cs="Arial"/>
                      <w:sz w:val="12"/>
                      <w:szCs w:val="12"/>
                      <w:lang w:val="es-BO" w:eastAsia="es-BO"/>
                    </w:rPr>
                  </w:pPr>
                  <w:ins w:id="9608" w:author="Valeria Tapia" w:date="2026-09-30T18:54:00Z">
                    <w:r w:rsidRPr="00CA526F">
                      <w:rPr>
                        <w:rFonts w:ascii="Arial" w:hAnsi="Arial" w:cs="Arial"/>
                        <w:sz w:val="12"/>
                        <w:szCs w:val="12"/>
                        <w:lang w:val="es-BO" w:eastAsia="es-BO"/>
                      </w:rPr>
                      <w:t>Ej. Texto libre</w:t>
                    </w:r>
                  </w:ins>
                </w:p>
              </w:tc>
              <w:tc>
                <w:tcPr>
                  <w:tcW w:w="531" w:type="pct"/>
                  <w:shd w:val="clear" w:color="FFFFCC" w:fill="FFFFFF"/>
                  <w:noWrap/>
                  <w:vAlign w:val="center"/>
                  <w:hideMark/>
                  <w:tcPrChange w:id="9609" w:author="Valeria Tapia" w:date="2026-09-30T18:54:00Z">
                    <w:tcPr>
                      <w:tcW w:w="531" w:type="pct"/>
                      <w:tcBorders>
                        <w:top w:val="nil"/>
                        <w:left w:val="nil"/>
                        <w:bottom w:val="single" w:sz="8" w:space="0" w:color="auto"/>
                        <w:right w:val="single" w:sz="8" w:space="0" w:color="auto"/>
                      </w:tcBorders>
                      <w:shd w:val="clear" w:color="FFFFCC" w:fill="FFFFFF"/>
                      <w:noWrap/>
                      <w:vAlign w:val="center"/>
                      <w:hideMark/>
                    </w:tcPr>
                  </w:tcPrChange>
                </w:tcPr>
                <w:p w14:paraId="66188F10" w14:textId="77777777" w:rsidR="005A38B2" w:rsidRPr="00CA526F" w:rsidRDefault="005A38B2" w:rsidP="00B62C7B">
                  <w:pPr>
                    <w:jc w:val="left"/>
                    <w:rPr>
                      <w:ins w:id="9610" w:author="Valeria Tapia" w:date="2026-09-30T18:54:00Z"/>
                      <w:rFonts w:ascii="Arial" w:hAnsi="Arial" w:cs="Arial"/>
                      <w:sz w:val="12"/>
                      <w:szCs w:val="12"/>
                      <w:lang w:val="es-BO" w:eastAsia="es-BO"/>
                    </w:rPr>
                  </w:pPr>
                  <w:ins w:id="9611" w:author="Valeria Tapia" w:date="2026-09-30T18:54:00Z">
                    <w:r w:rsidRPr="00CA526F">
                      <w:rPr>
                        <w:rFonts w:ascii="Arial" w:hAnsi="Arial" w:cs="Arial"/>
                        <w:sz w:val="12"/>
                        <w:szCs w:val="12"/>
                        <w:lang w:val="es-BO" w:eastAsia="es-BO"/>
                      </w:rPr>
                      <w:t>Ej. 200</w:t>
                    </w:r>
                  </w:ins>
                </w:p>
              </w:tc>
              <w:tc>
                <w:tcPr>
                  <w:tcW w:w="473" w:type="pct"/>
                  <w:shd w:val="clear" w:color="FFFFCC" w:fill="FFFFFF"/>
                  <w:noWrap/>
                  <w:vAlign w:val="center"/>
                  <w:hideMark/>
                  <w:tcPrChange w:id="9612"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57355604" w14:textId="77777777" w:rsidR="005A38B2" w:rsidRPr="00CA526F" w:rsidRDefault="005A38B2" w:rsidP="00B62C7B">
                  <w:pPr>
                    <w:jc w:val="left"/>
                    <w:rPr>
                      <w:ins w:id="9613" w:author="Valeria Tapia" w:date="2026-09-30T18:54:00Z"/>
                      <w:rFonts w:ascii="Arial" w:hAnsi="Arial" w:cs="Arial"/>
                      <w:sz w:val="12"/>
                      <w:szCs w:val="12"/>
                      <w:lang w:val="es-BO" w:eastAsia="es-BO"/>
                    </w:rPr>
                  </w:pPr>
                  <w:ins w:id="9614" w:author="Valeria Tapia" w:date="2026-09-30T18:54:00Z">
                    <w:r w:rsidRPr="00CA526F">
                      <w:rPr>
                        <w:rFonts w:ascii="Arial" w:hAnsi="Arial" w:cs="Arial"/>
                        <w:sz w:val="12"/>
                        <w:szCs w:val="12"/>
                        <w:lang w:val="es-BO" w:eastAsia="es-BO"/>
                      </w:rPr>
                      <w:t>Ej. Sí</w:t>
                    </w:r>
                  </w:ins>
                </w:p>
              </w:tc>
              <w:tc>
                <w:tcPr>
                  <w:tcW w:w="448" w:type="pct"/>
                  <w:shd w:val="clear" w:color="FFFF00" w:fill="FFFFFF"/>
                  <w:vAlign w:val="center"/>
                  <w:hideMark/>
                  <w:tcPrChange w:id="9615"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3431C54D" w14:textId="77777777" w:rsidR="005A38B2" w:rsidRPr="00CA526F" w:rsidRDefault="005A38B2" w:rsidP="00B62C7B">
                  <w:pPr>
                    <w:jc w:val="left"/>
                    <w:rPr>
                      <w:ins w:id="9616" w:author="Valeria Tapia" w:date="2026-09-30T18:54:00Z"/>
                      <w:rFonts w:ascii="Arial" w:hAnsi="Arial" w:cs="Arial"/>
                      <w:sz w:val="12"/>
                      <w:szCs w:val="12"/>
                      <w:lang w:val="es-BO" w:eastAsia="es-BO"/>
                    </w:rPr>
                  </w:pPr>
                  <w:ins w:id="9617" w:author="Valeria Tapia" w:date="2026-09-30T18:54:00Z">
                    <w:r w:rsidRPr="00CA526F">
                      <w:rPr>
                        <w:rFonts w:ascii="Arial" w:hAnsi="Arial" w:cs="Arial"/>
                        <w:sz w:val="12"/>
                        <w:szCs w:val="12"/>
                        <w:lang w:val="es-BO" w:eastAsia="es-BO"/>
                      </w:rPr>
                      <w:t>Ej. Manual</w:t>
                    </w:r>
                  </w:ins>
                </w:p>
              </w:tc>
              <w:tc>
                <w:tcPr>
                  <w:tcW w:w="418" w:type="pct"/>
                  <w:shd w:val="clear" w:color="FFFF00" w:fill="FFFFFF"/>
                  <w:vAlign w:val="center"/>
                  <w:hideMark/>
                  <w:tcPrChange w:id="9618"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746AD963" w14:textId="77777777" w:rsidR="005A38B2" w:rsidRPr="00CA526F" w:rsidRDefault="005A38B2" w:rsidP="00B62C7B">
                  <w:pPr>
                    <w:jc w:val="left"/>
                    <w:rPr>
                      <w:ins w:id="9619" w:author="Valeria Tapia" w:date="2026-09-30T18:54:00Z"/>
                      <w:rFonts w:ascii="Arial" w:hAnsi="Arial" w:cs="Arial"/>
                      <w:sz w:val="12"/>
                      <w:szCs w:val="12"/>
                      <w:lang w:val="es-BO" w:eastAsia="es-BO"/>
                    </w:rPr>
                  </w:pPr>
                  <w:ins w:id="9620"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9621"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42229091" w14:textId="77777777" w:rsidR="005A38B2" w:rsidRPr="00CA526F" w:rsidRDefault="005A38B2" w:rsidP="00B62C7B">
                  <w:pPr>
                    <w:jc w:val="left"/>
                    <w:rPr>
                      <w:ins w:id="9622" w:author="Valeria Tapia" w:date="2026-09-30T18:54:00Z"/>
                      <w:rFonts w:ascii="Arial" w:hAnsi="Arial" w:cs="Arial"/>
                      <w:sz w:val="12"/>
                      <w:szCs w:val="12"/>
                      <w:lang w:val="es-BO" w:eastAsia="es-BO"/>
                    </w:rPr>
                  </w:pPr>
                  <w:ins w:id="9623"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624"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4310F034" w14:textId="77777777" w:rsidR="005A38B2" w:rsidRPr="00CA526F" w:rsidRDefault="005A38B2" w:rsidP="00B62C7B">
                  <w:pPr>
                    <w:jc w:val="left"/>
                    <w:rPr>
                      <w:ins w:id="9625" w:author="Valeria Tapia" w:date="2026-09-30T18:54:00Z"/>
                      <w:rFonts w:ascii="Arial" w:hAnsi="Arial" w:cs="Arial"/>
                      <w:sz w:val="12"/>
                      <w:szCs w:val="12"/>
                      <w:lang w:val="es-BO" w:eastAsia="es-BO"/>
                    </w:rPr>
                  </w:pPr>
                  <w:ins w:id="9626" w:author="Valeria Tapia" w:date="2026-09-30T18:54:00Z">
                    <w:r w:rsidRPr="00CA526F">
                      <w:rPr>
                        <w:rFonts w:ascii="Arial" w:hAnsi="Arial" w:cs="Arial"/>
                        <w:sz w:val="12"/>
                        <w:szCs w:val="12"/>
                        <w:lang w:val="es-BO" w:eastAsia="es-BO"/>
                      </w:rPr>
                      <w:t xml:space="preserve">Ej. Condicional </w:t>
                    </w:r>
                  </w:ins>
                </w:p>
              </w:tc>
              <w:tc>
                <w:tcPr>
                  <w:tcW w:w="651" w:type="pct"/>
                  <w:shd w:val="clear" w:color="FFFFCC" w:fill="FFFFFF"/>
                  <w:vAlign w:val="center"/>
                  <w:hideMark/>
                  <w:tcPrChange w:id="9627"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7BDBD972" w14:textId="77777777" w:rsidR="005A38B2" w:rsidRPr="00CA526F" w:rsidRDefault="005A38B2" w:rsidP="00B62C7B">
                  <w:pPr>
                    <w:jc w:val="left"/>
                    <w:rPr>
                      <w:ins w:id="9628" w:author="Valeria Tapia" w:date="2026-09-30T18:54:00Z"/>
                      <w:rFonts w:ascii="Arial" w:hAnsi="Arial" w:cs="Arial"/>
                      <w:sz w:val="12"/>
                      <w:szCs w:val="12"/>
                      <w:lang w:val="es-BO" w:eastAsia="es-BO"/>
                    </w:rPr>
                  </w:pPr>
                  <w:ins w:id="9629" w:author="Valeria Tapia" w:date="2026-09-30T18:54:00Z">
                    <w:r w:rsidRPr="00CA526F">
                      <w:rPr>
                        <w:rFonts w:ascii="Arial" w:hAnsi="Arial" w:cs="Arial"/>
                        <w:sz w:val="12"/>
                        <w:szCs w:val="12"/>
                        <w:lang w:val="es-BO" w:eastAsia="es-BO"/>
                      </w:rPr>
                      <w:t>Ej. Condicional a la selección de C.2</w:t>
                    </w:r>
                  </w:ins>
                </w:p>
              </w:tc>
            </w:tr>
            <w:tr w:rsidR="005A38B2" w:rsidRPr="00CA526F" w14:paraId="0C53E29C"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630"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88"/>
                <w:ins w:id="9631" w:author="Valeria Tapia" w:date="2026-09-30T18:54:00Z"/>
                <w:trPrChange w:id="9632" w:author="Valeria Tapia" w:date="2026-09-30T18:54:00Z">
                  <w:trPr>
                    <w:trHeight w:val="588"/>
                  </w:trPr>
                </w:trPrChange>
              </w:trPr>
              <w:tc>
                <w:tcPr>
                  <w:tcW w:w="375" w:type="pct"/>
                  <w:shd w:val="clear" w:color="FFFFCC" w:fill="FFFFFF"/>
                  <w:noWrap/>
                  <w:vAlign w:val="center"/>
                  <w:hideMark/>
                  <w:tcPrChange w:id="9633"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6355B1E2" w14:textId="77777777" w:rsidR="005A38B2" w:rsidRPr="00CA526F" w:rsidRDefault="005A38B2" w:rsidP="00B62C7B">
                  <w:pPr>
                    <w:jc w:val="left"/>
                    <w:rPr>
                      <w:ins w:id="9634" w:author="Valeria Tapia" w:date="2026-09-30T18:54:00Z"/>
                      <w:rFonts w:ascii="Arial" w:hAnsi="Arial" w:cs="Arial"/>
                      <w:sz w:val="12"/>
                      <w:szCs w:val="12"/>
                      <w:lang w:val="es-BO" w:eastAsia="es-BO"/>
                    </w:rPr>
                  </w:pPr>
                  <w:ins w:id="9635"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636"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699617E5" w14:textId="77777777" w:rsidR="005A38B2" w:rsidRPr="00CA526F" w:rsidRDefault="005A38B2" w:rsidP="00B62C7B">
                  <w:pPr>
                    <w:jc w:val="center"/>
                    <w:rPr>
                      <w:ins w:id="9637" w:author="Valeria Tapia" w:date="2026-09-30T18:54:00Z"/>
                      <w:rFonts w:ascii="Arial" w:hAnsi="Arial" w:cs="Arial"/>
                      <w:sz w:val="12"/>
                      <w:szCs w:val="12"/>
                      <w:lang w:val="es-BO" w:eastAsia="es-BO"/>
                    </w:rPr>
                  </w:pPr>
                  <w:ins w:id="9638" w:author="Valeria Tapia" w:date="2026-09-30T18:54:00Z">
                    <w:r w:rsidRPr="00CA526F">
                      <w:rPr>
                        <w:rFonts w:ascii="Arial" w:hAnsi="Arial" w:cs="Arial"/>
                        <w:sz w:val="12"/>
                        <w:szCs w:val="12"/>
                        <w:lang w:val="es-BO" w:eastAsia="es-BO"/>
                      </w:rPr>
                      <w:t>A.3</w:t>
                    </w:r>
                  </w:ins>
                </w:p>
              </w:tc>
              <w:tc>
                <w:tcPr>
                  <w:tcW w:w="531" w:type="pct"/>
                  <w:shd w:val="clear" w:color="FFFFCC" w:fill="FFFFFF"/>
                  <w:vAlign w:val="center"/>
                  <w:hideMark/>
                  <w:tcPrChange w:id="9639"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E1FA281" w14:textId="77777777" w:rsidR="005A38B2" w:rsidRPr="00CA526F" w:rsidRDefault="005A38B2" w:rsidP="00B62C7B">
                  <w:pPr>
                    <w:jc w:val="left"/>
                    <w:rPr>
                      <w:ins w:id="9640" w:author="Valeria Tapia" w:date="2026-09-30T18:54:00Z"/>
                      <w:rFonts w:ascii="Arial" w:hAnsi="Arial" w:cs="Arial"/>
                      <w:sz w:val="12"/>
                      <w:szCs w:val="12"/>
                      <w:lang w:val="es-BO" w:eastAsia="es-BO"/>
                    </w:rPr>
                  </w:pPr>
                  <w:ins w:id="9641" w:author="Valeria Tapia" w:date="2026-09-30T18:54:00Z">
                    <w:r w:rsidRPr="00CA526F">
                      <w:rPr>
                        <w:rFonts w:ascii="Arial" w:hAnsi="Arial" w:cs="Arial"/>
                        <w:sz w:val="12"/>
                        <w:szCs w:val="12"/>
                        <w:lang w:val="es-BO" w:eastAsia="es-BO"/>
                      </w:rPr>
                      <w:t>Ej. Método de Pago</w:t>
                    </w:r>
                  </w:ins>
                </w:p>
              </w:tc>
              <w:tc>
                <w:tcPr>
                  <w:tcW w:w="429" w:type="pct"/>
                  <w:shd w:val="clear" w:color="FFFFCC" w:fill="FFFFFF"/>
                  <w:vAlign w:val="center"/>
                  <w:hideMark/>
                  <w:tcPrChange w:id="9642"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5EAA016F" w14:textId="77777777" w:rsidR="005A38B2" w:rsidRPr="00CA526F" w:rsidRDefault="005A38B2" w:rsidP="00B62C7B">
                  <w:pPr>
                    <w:jc w:val="left"/>
                    <w:rPr>
                      <w:ins w:id="9643" w:author="Valeria Tapia" w:date="2026-09-30T18:54:00Z"/>
                      <w:rFonts w:ascii="Arial" w:hAnsi="Arial" w:cs="Arial"/>
                      <w:sz w:val="12"/>
                      <w:szCs w:val="12"/>
                      <w:lang w:val="es-BO" w:eastAsia="es-BO"/>
                    </w:rPr>
                  </w:pPr>
                  <w:ins w:id="9644" w:author="Valeria Tapia" w:date="2026-09-30T18:54:00Z">
                    <w:r w:rsidRPr="00CA526F">
                      <w:rPr>
                        <w:rFonts w:ascii="Arial" w:hAnsi="Arial" w:cs="Arial"/>
                        <w:sz w:val="12"/>
                        <w:szCs w:val="12"/>
                        <w:lang w:val="es-BO" w:eastAsia="es-BO"/>
                      </w:rPr>
                      <w:t>Ej. paramétrica</w:t>
                    </w:r>
                  </w:ins>
                </w:p>
              </w:tc>
              <w:tc>
                <w:tcPr>
                  <w:tcW w:w="531" w:type="pct"/>
                  <w:shd w:val="clear" w:color="FFFFCC" w:fill="FFFFFF"/>
                  <w:noWrap/>
                  <w:vAlign w:val="center"/>
                  <w:hideMark/>
                  <w:tcPrChange w:id="9645" w:author="Valeria Tapia" w:date="2026-09-30T18:54:00Z">
                    <w:tcPr>
                      <w:tcW w:w="531" w:type="pct"/>
                      <w:tcBorders>
                        <w:top w:val="nil"/>
                        <w:left w:val="nil"/>
                        <w:bottom w:val="single" w:sz="8" w:space="0" w:color="auto"/>
                        <w:right w:val="single" w:sz="8" w:space="0" w:color="auto"/>
                      </w:tcBorders>
                      <w:shd w:val="clear" w:color="FFFFCC" w:fill="FFFFFF"/>
                      <w:noWrap/>
                      <w:vAlign w:val="center"/>
                      <w:hideMark/>
                    </w:tcPr>
                  </w:tcPrChange>
                </w:tcPr>
                <w:p w14:paraId="3B05DF9C" w14:textId="77777777" w:rsidR="005A38B2" w:rsidRPr="00CA526F" w:rsidRDefault="005A38B2" w:rsidP="00B62C7B">
                  <w:pPr>
                    <w:jc w:val="left"/>
                    <w:rPr>
                      <w:ins w:id="9646" w:author="Valeria Tapia" w:date="2026-09-30T18:54:00Z"/>
                      <w:rFonts w:ascii="Arial" w:hAnsi="Arial" w:cs="Arial"/>
                      <w:sz w:val="12"/>
                      <w:szCs w:val="12"/>
                      <w:lang w:val="es-BO" w:eastAsia="es-BO"/>
                    </w:rPr>
                  </w:pPr>
                  <w:ins w:id="9647" w:author="Valeria Tapia" w:date="2026-09-30T18:54:00Z">
                    <w:r w:rsidRPr="00CA526F">
                      <w:rPr>
                        <w:rFonts w:ascii="Arial" w:hAnsi="Arial" w:cs="Arial"/>
                        <w:sz w:val="12"/>
                        <w:szCs w:val="12"/>
                        <w:lang w:val="es-BO" w:eastAsia="es-BO"/>
                      </w:rPr>
                      <w:t> </w:t>
                    </w:r>
                  </w:ins>
                </w:p>
              </w:tc>
              <w:tc>
                <w:tcPr>
                  <w:tcW w:w="473" w:type="pct"/>
                  <w:shd w:val="clear" w:color="FFFFCC" w:fill="FFFFFF"/>
                  <w:noWrap/>
                  <w:vAlign w:val="center"/>
                  <w:hideMark/>
                  <w:tcPrChange w:id="9648"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6B6026CE" w14:textId="77777777" w:rsidR="005A38B2" w:rsidRPr="00CA526F" w:rsidRDefault="005A38B2" w:rsidP="00B62C7B">
                  <w:pPr>
                    <w:jc w:val="left"/>
                    <w:rPr>
                      <w:ins w:id="9649" w:author="Valeria Tapia" w:date="2026-09-30T18:54:00Z"/>
                      <w:rFonts w:ascii="Arial" w:hAnsi="Arial" w:cs="Arial"/>
                      <w:sz w:val="12"/>
                      <w:szCs w:val="12"/>
                      <w:lang w:val="es-BO" w:eastAsia="es-BO"/>
                    </w:rPr>
                  </w:pPr>
                  <w:ins w:id="9650" w:author="Valeria Tapia" w:date="2026-09-30T18:54:00Z">
                    <w:r w:rsidRPr="00CA526F">
                      <w:rPr>
                        <w:rFonts w:ascii="Arial" w:hAnsi="Arial" w:cs="Arial"/>
                        <w:sz w:val="12"/>
                        <w:szCs w:val="12"/>
                        <w:lang w:val="es-BO" w:eastAsia="es-BO"/>
                      </w:rPr>
                      <w:t>Ej. Sí</w:t>
                    </w:r>
                  </w:ins>
                </w:p>
              </w:tc>
              <w:tc>
                <w:tcPr>
                  <w:tcW w:w="448" w:type="pct"/>
                  <w:shd w:val="clear" w:color="FFFFCC" w:fill="FFFFFF"/>
                  <w:vAlign w:val="center"/>
                  <w:hideMark/>
                  <w:tcPrChange w:id="9651"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62BDA372" w14:textId="77777777" w:rsidR="005A38B2" w:rsidRPr="00CA526F" w:rsidRDefault="005A38B2" w:rsidP="00B62C7B">
                  <w:pPr>
                    <w:jc w:val="left"/>
                    <w:rPr>
                      <w:ins w:id="9652" w:author="Valeria Tapia" w:date="2026-09-30T18:54:00Z"/>
                      <w:rFonts w:ascii="Arial" w:hAnsi="Arial" w:cs="Arial"/>
                      <w:sz w:val="12"/>
                      <w:szCs w:val="12"/>
                      <w:lang w:val="es-BO" w:eastAsia="es-BO"/>
                    </w:rPr>
                  </w:pPr>
                  <w:ins w:id="9653" w:author="Valeria Tapia" w:date="2026-09-30T18:54:00Z">
                    <w:r w:rsidRPr="00CA526F">
                      <w:rPr>
                        <w:rFonts w:ascii="Arial" w:hAnsi="Arial" w:cs="Arial"/>
                        <w:sz w:val="12"/>
                        <w:szCs w:val="12"/>
                        <w:lang w:val="es-BO" w:eastAsia="es-BO"/>
                      </w:rPr>
                      <w:t>Ej. Selección</w:t>
                    </w:r>
                  </w:ins>
                </w:p>
              </w:tc>
              <w:tc>
                <w:tcPr>
                  <w:tcW w:w="418" w:type="pct"/>
                  <w:shd w:val="clear" w:color="FFFFCC" w:fill="FFFFFF"/>
                  <w:vAlign w:val="center"/>
                  <w:hideMark/>
                  <w:tcPrChange w:id="9654"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20343AF0" w14:textId="77777777" w:rsidR="005A38B2" w:rsidRPr="00CA526F" w:rsidRDefault="005A38B2" w:rsidP="00B62C7B">
                  <w:pPr>
                    <w:jc w:val="left"/>
                    <w:rPr>
                      <w:ins w:id="9655" w:author="Valeria Tapia" w:date="2026-09-30T18:54:00Z"/>
                      <w:rFonts w:ascii="Arial" w:hAnsi="Arial" w:cs="Arial"/>
                      <w:sz w:val="12"/>
                      <w:szCs w:val="12"/>
                      <w:lang w:val="es-BO" w:eastAsia="es-BO"/>
                    </w:rPr>
                  </w:pPr>
                  <w:ins w:id="9656" w:author="Valeria Tapia" w:date="2026-09-30T18:54:00Z">
                    <w:r w:rsidRPr="00CA526F">
                      <w:rPr>
                        <w:rFonts w:ascii="Arial" w:hAnsi="Arial" w:cs="Arial"/>
                        <w:sz w:val="12"/>
                        <w:szCs w:val="12"/>
                        <w:lang w:val="es-BO" w:eastAsia="es-BO"/>
                      </w:rPr>
                      <w:t xml:space="preserve">Ej. CPT o QR  </w:t>
                    </w:r>
                  </w:ins>
                </w:p>
              </w:tc>
              <w:tc>
                <w:tcPr>
                  <w:tcW w:w="404" w:type="pct"/>
                  <w:shd w:val="clear" w:color="FFFFCC" w:fill="FFFFFF"/>
                  <w:vAlign w:val="center"/>
                  <w:hideMark/>
                  <w:tcPrChange w:id="9657"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0EC5B998" w14:textId="77777777" w:rsidR="005A38B2" w:rsidRPr="00CA526F" w:rsidRDefault="005A38B2" w:rsidP="00B62C7B">
                  <w:pPr>
                    <w:jc w:val="left"/>
                    <w:rPr>
                      <w:ins w:id="9658" w:author="Valeria Tapia" w:date="2026-09-30T18:54:00Z"/>
                      <w:rFonts w:ascii="Arial" w:hAnsi="Arial" w:cs="Arial"/>
                      <w:sz w:val="12"/>
                      <w:szCs w:val="12"/>
                      <w:lang w:val="es-BO" w:eastAsia="es-BO"/>
                    </w:rPr>
                  </w:pPr>
                  <w:ins w:id="9659" w:author="Valeria Tapia" w:date="2026-09-30T18:54:00Z">
                    <w:r w:rsidRPr="00CA526F">
                      <w:rPr>
                        <w:rFonts w:ascii="Arial" w:hAnsi="Arial" w:cs="Arial"/>
                        <w:sz w:val="12"/>
                        <w:szCs w:val="12"/>
                        <w:lang w:val="es-BO" w:eastAsia="es-BO"/>
                      </w:rPr>
                      <w:t>Ej. No</w:t>
                    </w:r>
                  </w:ins>
                </w:p>
              </w:tc>
              <w:tc>
                <w:tcPr>
                  <w:tcW w:w="419" w:type="pct"/>
                  <w:shd w:val="clear" w:color="FFFFCC" w:fill="FFFFFF"/>
                  <w:vAlign w:val="center"/>
                  <w:hideMark/>
                  <w:tcPrChange w:id="9660"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526DBCBB" w14:textId="77777777" w:rsidR="005A38B2" w:rsidRPr="00CA526F" w:rsidRDefault="005A38B2" w:rsidP="00B62C7B">
                  <w:pPr>
                    <w:jc w:val="left"/>
                    <w:rPr>
                      <w:ins w:id="9661" w:author="Valeria Tapia" w:date="2026-09-30T18:54:00Z"/>
                      <w:rFonts w:ascii="Arial" w:hAnsi="Arial" w:cs="Arial"/>
                      <w:sz w:val="12"/>
                      <w:szCs w:val="12"/>
                      <w:lang w:val="es-BO" w:eastAsia="es-BO"/>
                    </w:rPr>
                  </w:pPr>
                  <w:ins w:id="9662"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663"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56EE3AD5" w14:textId="77777777" w:rsidR="005A38B2" w:rsidRPr="00CA526F" w:rsidRDefault="005A38B2" w:rsidP="00B62C7B">
                  <w:pPr>
                    <w:jc w:val="left"/>
                    <w:rPr>
                      <w:ins w:id="9664" w:author="Valeria Tapia" w:date="2026-09-30T18:54:00Z"/>
                      <w:rFonts w:ascii="Arial" w:hAnsi="Arial" w:cs="Arial"/>
                      <w:sz w:val="12"/>
                      <w:szCs w:val="12"/>
                      <w:lang w:val="es-BO" w:eastAsia="es-BO"/>
                    </w:rPr>
                  </w:pPr>
                  <w:ins w:id="9665" w:author="Valeria Tapia" w:date="2026-09-30T18:54:00Z">
                    <w:r w:rsidRPr="00CA526F">
                      <w:rPr>
                        <w:rFonts w:ascii="Arial" w:hAnsi="Arial" w:cs="Arial"/>
                        <w:sz w:val="12"/>
                        <w:szCs w:val="12"/>
                        <w:lang w:val="es-BO" w:eastAsia="es-BO"/>
                      </w:rPr>
                      <w:t>Ej. Seleccionar el método de pago QR - CPT</w:t>
                    </w:r>
                  </w:ins>
                </w:p>
              </w:tc>
            </w:tr>
            <w:tr w:rsidR="005A38B2" w:rsidRPr="00CA526F" w14:paraId="0E23BF3A"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666"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204"/>
                <w:ins w:id="9667" w:author="Valeria Tapia" w:date="2026-09-30T18:54:00Z"/>
                <w:trPrChange w:id="9668" w:author="Valeria Tapia" w:date="2026-09-30T18:54:00Z">
                  <w:trPr>
                    <w:trHeight w:val="204"/>
                  </w:trPr>
                </w:trPrChange>
              </w:trPr>
              <w:tc>
                <w:tcPr>
                  <w:tcW w:w="5000" w:type="pct"/>
                  <w:gridSpan w:val="11"/>
                  <w:shd w:val="clear" w:color="C9DAF8" w:fill="FFFFFF"/>
                  <w:noWrap/>
                  <w:vAlign w:val="center"/>
                  <w:hideMark/>
                  <w:tcPrChange w:id="9669" w:author="Valeria Tapia" w:date="2026-09-30T18:54:00Z">
                    <w:tcPr>
                      <w:tcW w:w="5000" w:type="pct"/>
                      <w:gridSpan w:val="11"/>
                      <w:tcBorders>
                        <w:top w:val="nil"/>
                        <w:left w:val="single" w:sz="8" w:space="0" w:color="auto"/>
                        <w:bottom w:val="single" w:sz="8" w:space="0" w:color="auto"/>
                        <w:right w:val="single" w:sz="8" w:space="0" w:color="auto"/>
                      </w:tcBorders>
                      <w:shd w:val="clear" w:color="C9DAF8" w:fill="FFFFFF"/>
                      <w:noWrap/>
                      <w:vAlign w:val="center"/>
                      <w:hideMark/>
                    </w:tcPr>
                  </w:tcPrChange>
                </w:tcPr>
                <w:p w14:paraId="09293D5D" w14:textId="77777777" w:rsidR="005A38B2" w:rsidRPr="00CA526F" w:rsidRDefault="005A38B2" w:rsidP="00B62C7B">
                  <w:pPr>
                    <w:jc w:val="left"/>
                    <w:rPr>
                      <w:ins w:id="9670" w:author="Valeria Tapia" w:date="2026-09-30T18:54:00Z"/>
                      <w:rFonts w:ascii="Arial" w:hAnsi="Arial" w:cs="Arial"/>
                      <w:b/>
                      <w:bCs/>
                      <w:sz w:val="12"/>
                      <w:szCs w:val="12"/>
                      <w:lang w:val="es-BO" w:eastAsia="es-BO"/>
                    </w:rPr>
                  </w:pPr>
                  <w:ins w:id="9671" w:author="Valeria Tapia" w:date="2026-09-30T18:54:00Z">
                    <w:r w:rsidRPr="00CA526F">
                      <w:rPr>
                        <w:rFonts w:ascii="Arial" w:hAnsi="Arial" w:cs="Arial"/>
                        <w:b/>
                        <w:bCs/>
                        <w:sz w:val="12"/>
                        <w:szCs w:val="12"/>
                        <w:lang w:val="es-BO" w:eastAsia="es-BO"/>
                      </w:rPr>
                      <w:t>B. DATOS DE LA EMPRESA </w:t>
                    </w:r>
                  </w:ins>
                </w:p>
              </w:tc>
            </w:tr>
            <w:tr w:rsidR="005A38B2" w:rsidRPr="00CA526F" w14:paraId="2B7E2CBD"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672"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427"/>
                <w:ins w:id="9673" w:author="Valeria Tapia" w:date="2026-09-30T18:54:00Z"/>
                <w:trPrChange w:id="9674" w:author="Valeria Tapia" w:date="2026-09-30T18:54:00Z">
                  <w:trPr>
                    <w:trHeight w:val="427"/>
                  </w:trPr>
                </w:trPrChange>
              </w:trPr>
              <w:tc>
                <w:tcPr>
                  <w:tcW w:w="375" w:type="pct"/>
                  <w:shd w:val="clear" w:color="FFFFCC" w:fill="FFFFFF"/>
                  <w:noWrap/>
                  <w:vAlign w:val="center"/>
                  <w:hideMark/>
                  <w:tcPrChange w:id="9675"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0C6BCE85" w14:textId="77777777" w:rsidR="005A38B2" w:rsidRPr="00CA526F" w:rsidRDefault="005A38B2" w:rsidP="00B62C7B">
                  <w:pPr>
                    <w:jc w:val="left"/>
                    <w:rPr>
                      <w:ins w:id="9676" w:author="Valeria Tapia" w:date="2026-09-30T18:54:00Z"/>
                      <w:rFonts w:ascii="Arial" w:hAnsi="Arial" w:cs="Arial"/>
                      <w:sz w:val="12"/>
                      <w:szCs w:val="12"/>
                      <w:lang w:val="es-BO" w:eastAsia="es-BO"/>
                    </w:rPr>
                  </w:pPr>
                  <w:ins w:id="9677"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678"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1EDE6B82" w14:textId="77777777" w:rsidR="005A38B2" w:rsidRPr="00CA526F" w:rsidRDefault="005A38B2" w:rsidP="00B62C7B">
                  <w:pPr>
                    <w:jc w:val="center"/>
                    <w:rPr>
                      <w:ins w:id="9679" w:author="Valeria Tapia" w:date="2026-09-30T18:54:00Z"/>
                      <w:rFonts w:ascii="Arial" w:hAnsi="Arial" w:cs="Arial"/>
                      <w:sz w:val="12"/>
                      <w:szCs w:val="12"/>
                      <w:lang w:val="es-BO" w:eastAsia="es-BO"/>
                    </w:rPr>
                  </w:pPr>
                  <w:ins w:id="9680" w:author="Valeria Tapia" w:date="2026-09-30T18:54:00Z">
                    <w:r w:rsidRPr="00CA526F">
                      <w:rPr>
                        <w:rFonts w:ascii="Arial" w:hAnsi="Arial" w:cs="Arial"/>
                        <w:sz w:val="12"/>
                        <w:szCs w:val="12"/>
                        <w:lang w:val="es-BO" w:eastAsia="es-BO"/>
                      </w:rPr>
                      <w:t>B.1</w:t>
                    </w:r>
                  </w:ins>
                </w:p>
              </w:tc>
              <w:tc>
                <w:tcPr>
                  <w:tcW w:w="531" w:type="pct"/>
                  <w:shd w:val="clear" w:color="FFFFCC" w:fill="FFFFFF"/>
                  <w:vAlign w:val="center"/>
                  <w:hideMark/>
                  <w:tcPrChange w:id="968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55CF0DA0" w14:textId="77777777" w:rsidR="005A38B2" w:rsidRPr="00CA526F" w:rsidRDefault="005A38B2" w:rsidP="00B62C7B">
                  <w:pPr>
                    <w:jc w:val="left"/>
                    <w:rPr>
                      <w:ins w:id="9682" w:author="Valeria Tapia" w:date="2026-09-30T18:54:00Z"/>
                      <w:rFonts w:ascii="Arial" w:hAnsi="Arial" w:cs="Arial"/>
                      <w:sz w:val="12"/>
                      <w:szCs w:val="12"/>
                      <w:lang w:val="es-BO" w:eastAsia="es-BO"/>
                    </w:rPr>
                  </w:pPr>
                  <w:ins w:id="9683" w:author="Valeria Tapia" w:date="2026-09-30T18:54:00Z">
                    <w:r w:rsidRPr="00CA526F">
                      <w:rPr>
                        <w:rFonts w:ascii="Arial" w:hAnsi="Arial" w:cs="Arial"/>
                        <w:sz w:val="12"/>
                        <w:szCs w:val="12"/>
                        <w:lang w:val="es-BO" w:eastAsia="es-BO"/>
                      </w:rPr>
                      <w:t>Ej. Dirección</w:t>
                    </w:r>
                  </w:ins>
                </w:p>
              </w:tc>
              <w:tc>
                <w:tcPr>
                  <w:tcW w:w="429" w:type="pct"/>
                  <w:shd w:val="clear" w:color="FFFFCC" w:fill="FFFFFF"/>
                  <w:vAlign w:val="center"/>
                  <w:hideMark/>
                  <w:tcPrChange w:id="9684"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034AA432" w14:textId="77777777" w:rsidR="005A38B2" w:rsidRPr="00CA526F" w:rsidRDefault="005A38B2" w:rsidP="00B62C7B">
                  <w:pPr>
                    <w:jc w:val="left"/>
                    <w:rPr>
                      <w:ins w:id="9685" w:author="Valeria Tapia" w:date="2026-09-30T18:54:00Z"/>
                      <w:rFonts w:ascii="Arial" w:hAnsi="Arial" w:cs="Arial"/>
                      <w:sz w:val="12"/>
                      <w:szCs w:val="12"/>
                      <w:lang w:val="es-BO" w:eastAsia="es-BO"/>
                    </w:rPr>
                  </w:pPr>
                  <w:ins w:id="9686" w:author="Valeria Tapia" w:date="2026-09-30T18:54:00Z">
                    <w:r w:rsidRPr="00CA526F">
                      <w:rPr>
                        <w:rFonts w:ascii="Arial" w:hAnsi="Arial" w:cs="Arial"/>
                        <w:sz w:val="12"/>
                        <w:szCs w:val="12"/>
                        <w:lang w:val="es-BO" w:eastAsia="es-BO"/>
                      </w:rPr>
                      <w:t>Ej. Cadena</w:t>
                    </w:r>
                  </w:ins>
                </w:p>
              </w:tc>
              <w:tc>
                <w:tcPr>
                  <w:tcW w:w="531" w:type="pct"/>
                  <w:shd w:val="clear" w:color="FFFFCC" w:fill="FFFFFF"/>
                  <w:vAlign w:val="center"/>
                  <w:hideMark/>
                  <w:tcPrChange w:id="968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6189C94F" w14:textId="77777777" w:rsidR="005A38B2" w:rsidRPr="00CA526F" w:rsidRDefault="005A38B2" w:rsidP="00B62C7B">
                  <w:pPr>
                    <w:jc w:val="left"/>
                    <w:rPr>
                      <w:ins w:id="9688" w:author="Valeria Tapia" w:date="2026-09-30T18:54:00Z"/>
                      <w:rFonts w:ascii="Arial" w:hAnsi="Arial" w:cs="Arial"/>
                      <w:sz w:val="12"/>
                      <w:szCs w:val="12"/>
                      <w:lang w:val="es-BO" w:eastAsia="es-BO"/>
                    </w:rPr>
                  </w:pPr>
                  <w:ins w:id="9689" w:author="Valeria Tapia" w:date="2026-09-30T18:54:00Z">
                    <w:r w:rsidRPr="00CA526F">
                      <w:rPr>
                        <w:rFonts w:ascii="Arial" w:hAnsi="Arial" w:cs="Arial"/>
                        <w:sz w:val="12"/>
                        <w:szCs w:val="12"/>
                        <w:lang w:val="es-BO" w:eastAsia="es-BO"/>
                      </w:rPr>
                      <w:t>Ej. 100</w:t>
                    </w:r>
                  </w:ins>
                </w:p>
              </w:tc>
              <w:tc>
                <w:tcPr>
                  <w:tcW w:w="473" w:type="pct"/>
                  <w:shd w:val="clear" w:color="FFFFCC" w:fill="FFFFFF"/>
                  <w:noWrap/>
                  <w:vAlign w:val="center"/>
                  <w:hideMark/>
                  <w:tcPrChange w:id="9690"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7DFCCFE9" w14:textId="77777777" w:rsidR="005A38B2" w:rsidRPr="00CA526F" w:rsidRDefault="005A38B2" w:rsidP="00B62C7B">
                  <w:pPr>
                    <w:jc w:val="left"/>
                    <w:rPr>
                      <w:ins w:id="9691" w:author="Valeria Tapia" w:date="2026-09-30T18:54:00Z"/>
                      <w:rFonts w:ascii="Arial" w:hAnsi="Arial" w:cs="Arial"/>
                      <w:sz w:val="12"/>
                      <w:szCs w:val="12"/>
                      <w:lang w:val="es-BO" w:eastAsia="es-BO"/>
                    </w:rPr>
                  </w:pPr>
                  <w:ins w:id="9692" w:author="Valeria Tapia" w:date="2026-09-30T18:54:00Z">
                    <w:r w:rsidRPr="00CA526F">
                      <w:rPr>
                        <w:rFonts w:ascii="Arial" w:hAnsi="Arial" w:cs="Arial"/>
                        <w:sz w:val="12"/>
                        <w:szCs w:val="12"/>
                        <w:lang w:val="es-BO" w:eastAsia="es-BO"/>
                      </w:rPr>
                      <w:t>Ej. Sí</w:t>
                    </w:r>
                  </w:ins>
                </w:p>
              </w:tc>
              <w:tc>
                <w:tcPr>
                  <w:tcW w:w="448" w:type="pct"/>
                  <w:shd w:val="clear" w:color="FFFF00" w:fill="FFFFFF"/>
                  <w:vAlign w:val="center"/>
                  <w:hideMark/>
                  <w:tcPrChange w:id="9693"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66C12A48" w14:textId="77777777" w:rsidR="005A38B2" w:rsidRPr="00CA526F" w:rsidRDefault="005A38B2" w:rsidP="00B62C7B">
                  <w:pPr>
                    <w:jc w:val="left"/>
                    <w:rPr>
                      <w:ins w:id="9694" w:author="Valeria Tapia" w:date="2026-09-30T18:54:00Z"/>
                      <w:rFonts w:ascii="Arial" w:hAnsi="Arial" w:cs="Arial"/>
                      <w:sz w:val="12"/>
                      <w:szCs w:val="12"/>
                      <w:lang w:val="es-BO" w:eastAsia="es-BO"/>
                    </w:rPr>
                  </w:pPr>
                  <w:ins w:id="9695" w:author="Valeria Tapia" w:date="2026-09-30T18:54:00Z">
                    <w:r w:rsidRPr="00CA526F">
                      <w:rPr>
                        <w:rFonts w:ascii="Arial" w:hAnsi="Arial" w:cs="Arial"/>
                        <w:sz w:val="12"/>
                        <w:szCs w:val="12"/>
                        <w:lang w:val="es-BO" w:eastAsia="es-BO"/>
                      </w:rPr>
                      <w:t xml:space="preserve">Ej. Automático </w:t>
                    </w:r>
                  </w:ins>
                </w:p>
              </w:tc>
              <w:tc>
                <w:tcPr>
                  <w:tcW w:w="418" w:type="pct"/>
                  <w:shd w:val="clear" w:color="FFFFCC" w:fill="FFFFFF"/>
                  <w:vAlign w:val="center"/>
                  <w:hideMark/>
                  <w:tcPrChange w:id="9696"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1B800A1D" w14:textId="77777777" w:rsidR="005A38B2" w:rsidRPr="00CA526F" w:rsidRDefault="005A38B2" w:rsidP="00B62C7B">
                  <w:pPr>
                    <w:jc w:val="left"/>
                    <w:rPr>
                      <w:ins w:id="9697" w:author="Valeria Tapia" w:date="2026-09-30T18:54:00Z"/>
                      <w:rFonts w:ascii="Arial" w:hAnsi="Arial" w:cs="Arial"/>
                      <w:sz w:val="12"/>
                      <w:szCs w:val="12"/>
                      <w:lang w:val="es-BO" w:eastAsia="es-BO"/>
                    </w:rPr>
                  </w:pPr>
                  <w:ins w:id="9698" w:author="Valeria Tapia" w:date="2026-09-30T18:54:00Z">
                    <w:r w:rsidRPr="00CA526F">
                      <w:rPr>
                        <w:rFonts w:ascii="Arial" w:hAnsi="Arial" w:cs="Arial"/>
                        <w:sz w:val="12"/>
                        <w:szCs w:val="12"/>
                        <w:lang w:val="es-BO" w:eastAsia="es-BO"/>
                      </w:rPr>
                      <w:t>Ej. Información transmitida por la EPE</w:t>
                    </w:r>
                  </w:ins>
                </w:p>
              </w:tc>
              <w:tc>
                <w:tcPr>
                  <w:tcW w:w="404" w:type="pct"/>
                  <w:shd w:val="clear" w:color="FFFFCC" w:fill="FFFFFF"/>
                  <w:vAlign w:val="center"/>
                  <w:hideMark/>
                  <w:tcPrChange w:id="9699"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1A10BAFA" w14:textId="77777777" w:rsidR="005A38B2" w:rsidRPr="00CA526F" w:rsidRDefault="005A38B2" w:rsidP="00B62C7B">
                  <w:pPr>
                    <w:jc w:val="left"/>
                    <w:rPr>
                      <w:ins w:id="9700" w:author="Valeria Tapia" w:date="2026-09-30T18:54:00Z"/>
                      <w:rFonts w:ascii="Arial" w:hAnsi="Arial" w:cs="Arial"/>
                      <w:sz w:val="12"/>
                      <w:szCs w:val="12"/>
                      <w:lang w:val="es-BO" w:eastAsia="es-BO"/>
                    </w:rPr>
                  </w:pPr>
                  <w:ins w:id="9701" w:author="Valeria Tapia" w:date="2026-09-30T18:54:00Z">
                    <w:r w:rsidRPr="00CA526F">
                      <w:rPr>
                        <w:rFonts w:ascii="Arial" w:hAnsi="Arial" w:cs="Arial"/>
                        <w:sz w:val="12"/>
                        <w:szCs w:val="12"/>
                        <w:lang w:val="es-BO" w:eastAsia="es-BO"/>
                      </w:rPr>
                      <w:t>Ej. No</w:t>
                    </w:r>
                  </w:ins>
                </w:p>
              </w:tc>
              <w:tc>
                <w:tcPr>
                  <w:tcW w:w="419" w:type="pct"/>
                  <w:shd w:val="clear" w:color="FFFFCC" w:fill="FFFFFF"/>
                  <w:vAlign w:val="center"/>
                  <w:hideMark/>
                  <w:tcPrChange w:id="9702"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0EE1C464" w14:textId="77777777" w:rsidR="005A38B2" w:rsidRPr="00CA526F" w:rsidRDefault="005A38B2" w:rsidP="00B62C7B">
                  <w:pPr>
                    <w:jc w:val="left"/>
                    <w:rPr>
                      <w:ins w:id="9703" w:author="Valeria Tapia" w:date="2026-09-30T18:54:00Z"/>
                      <w:rFonts w:ascii="Arial" w:hAnsi="Arial" w:cs="Arial"/>
                      <w:sz w:val="12"/>
                      <w:szCs w:val="12"/>
                      <w:lang w:val="es-BO" w:eastAsia="es-BO"/>
                    </w:rPr>
                  </w:pPr>
                  <w:ins w:id="9704"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705"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0637F351" w14:textId="77777777" w:rsidR="005A38B2" w:rsidRPr="00CA526F" w:rsidRDefault="005A38B2" w:rsidP="00B62C7B">
                  <w:pPr>
                    <w:jc w:val="left"/>
                    <w:rPr>
                      <w:ins w:id="9706" w:author="Valeria Tapia" w:date="2026-09-30T18:54:00Z"/>
                      <w:rFonts w:ascii="Arial" w:hAnsi="Arial" w:cs="Arial"/>
                      <w:sz w:val="12"/>
                      <w:szCs w:val="12"/>
                      <w:lang w:val="es-BO" w:eastAsia="es-BO"/>
                    </w:rPr>
                  </w:pPr>
                  <w:ins w:id="9707" w:author="Valeria Tapia" w:date="2026-09-30T18:54:00Z">
                    <w:r w:rsidRPr="00CA526F">
                      <w:rPr>
                        <w:rFonts w:ascii="Arial" w:hAnsi="Arial" w:cs="Arial"/>
                        <w:sz w:val="12"/>
                        <w:szCs w:val="12"/>
                        <w:lang w:val="es-BO" w:eastAsia="es-BO"/>
                      </w:rPr>
                      <w:t> </w:t>
                    </w:r>
                  </w:ins>
                </w:p>
              </w:tc>
            </w:tr>
            <w:tr w:rsidR="005A38B2" w:rsidRPr="00CA526F" w14:paraId="2992168F"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708"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47"/>
                <w:ins w:id="9709" w:author="Valeria Tapia" w:date="2026-09-30T18:54:00Z"/>
                <w:trPrChange w:id="9710" w:author="Valeria Tapia" w:date="2026-09-30T18:54:00Z">
                  <w:trPr>
                    <w:trHeight w:val="547"/>
                  </w:trPr>
                </w:trPrChange>
              </w:trPr>
              <w:tc>
                <w:tcPr>
                  <w:tcW w:w="375" w:type="pct"/>
                  <w:shd w:val="clear" w:color="FFFFCC" w:fill="FFFFFF"/>
                  <w:noWrap/>
                  <w:vAlign w:val="center"/>
                  <w:hideMark/>
                  <w:tcPrChange w:id="9711"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22871EFC" w14:textId="77777777" w:rsidR="005A38B2" w:rsidRPr="00CA526F" w:rsidRDefault="005A38B2" w:rsidP="00B62C7B">
                  <w:pPr>
                    <w:jc w:val="left"/>
                    <w:rPr>
                      <w:ins w:id="9712" w:author="Valeria Tapia" w:date="2026-09-30T18:54:00Z"/>
                      <w:rFonts w:ascii="Arial" w:hAnsi="Arial" w:cs="Arial"/>
                      <w:sz w:val="12"/>
                      <w:szCs w:val="12"/>
                      <w:lang w:val="es-BO" w:eastAsia="es-BO"/>
                    </w:rPr>
                  </w:pPr>
                  <w:ins w:id="9713"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714"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34BC7899" w14:textId="77777777" w:rsidR="005A38B2" w:rsidRPr="00CA526F" w:rsidRDefault="005A38B2" w:rsidP="00B62C7B">
                  <w:pPr>
                    <w:jc w:val="center"/>
                    <w:rPr>
                      <w:ins w:id="9715" w:author="Valeria Tapia" w:date="2026-09-30T18:54:00Z"/>
                      <w:rFonts w:ascii="Arial" w:hAnsi="Arial" w:cs="Arial"/>
                      <w:sz w:val="12"/>
                      <w:szCs w:val="12"/>
                      <w:lang w:val="es-BO" w:eastAsia="es-BO"/>
                    </w:rPr>
                  </w:pPr>
                  <w:ins w:id="9716" w:author="Valeria Tapia" w:date="2026-09-30T18:54:00Z">
                    <w:r w:rsidRPr="00CA526F">
                      <w:rPr>
                        <w:rFonts w:ascii="Arial" w:hAnsi="Arial" w:cs="Arial"/>
                        <w:sz w:val="12"/>
                        <w:szCs w:val="12"/>
                        <w:lang w:val="es-BO" w:eastAsia="es-BO"/>
                      </w:rPr>
                      <w:t>B.2</w:t>
                    </w:r>
                  </w:ins>
                </w:p>
              </w:tc>
              <w:tc>
                <w:tcPr>
                  <w:tcW w:w="531" w:type="pct"/>
                  <w:shd w:val="clear" w:color="FFFFCC" w:fill="FFFFFF"/>
                  <w:vAlign w:val="center"/>
                  <w:hideMark/>
                  <w:tcPrChange w:id="971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D6B5143" w14:textId="77777777" w:rsidR="005A38B2" w:rsidRPr="00CA526F" w:rsidRDefault="005A38B2" w:rsidP="00B62C7B">
                  <w:pPr>
                    <w:jc w:val="left"/>
                    <w:rPr>
                      <w:ins w:id="9718" w:author="Valeria Tapia" w:date="2026-09-30T18:54:00Z"/>
                      <w:rFonts w:ascii="Arial" w:hAnsi="Arial" w:cs="Arial"/>
                      <w:sz w:val="12"/>
                      <w:szCs w:val="12"/>
                      <w:lang w:val="es-BO" w:eastAsia="es-BO"/>
                    </w:rPr>
                  </w:pPr>
                  <w:ins w:id="9719" w:author="Valeria Tapia" w:date="2026-09-30T18:54:00Z">
                    <w:r w:rsidRPr="00CA526F">
                      <w:rPr>
                        <w:rFonts w:ascii="Arial" w:hAnsi="Arial" w:cs="Arial"/>
                        <w:sz w:val="12"/>
                        <w:szCs w:val="12"/>
                        <w:lang w:val="es-BO" w:eastAsia="es-BO"/>
                      </w:rPr>
                      <w:t>Ej. Ciudad</w:t>
                    </w:r>
                  </w:ins>
                </w:p>
              </w:tc>
              <w:tc>
                <w:tcPr>
                  <w:tcW w:w="429" w:type="pct"/>
                  <w:shd w:val="clear" w:color="FFFFCC" w:fill="FFFFFF"/>
                  <w:vAlign w:val="center"/>
                  <w:hideMark/>
                  <w:tcPrChange w:id="9720"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59193C59" w14:textId="77777777" w:rsidR="005A38B2" w:rsidRPr="00CA526F" w:rsidRDefault="005A38B2" w:rsidP="00B62C7B">
                  <w:pPr>
                    <w:jc w:val="left"/>
                    <w:rPr>
                      <w:ins w:id="9721" w:author="Valeria Tapia" w:date="2026-09-30T18:54:00Z"/>
                      <w:rFonts w:ascii="Arial" w:hAnsi="Arial" w:cs="Arial"/>
                      <w:sz w:val="12"/>
                      <w:szCs w:val="12"/>
                      <w:lang w:val="es-BO" w:eastAsia="es-BO"/>
                    </w:rPr>
                  </w:pPr>
                  <w:ins w:id="9722" w:author="Valeria Tapia" w:date="2026-09-30T18:54:00Z">
                    <w:r w:rsidRPr="00CA526F">
                      <w:rPr>
                        <w:rFonts w:ascii="Arial" w:hAnsi="Arial" w:cs="Arial"/>
                        <w:sz w:val="12"/>
                        <w:szCs w:val="12"/>
                        <w:lang w:val="es-BO" w:eastAsia="es-BO"/>
                      </w:rPr>
                      <w:t>Ej. Texto libre</w:t>
                    </w:r>
                  </w:ins>
                </w:p>
              </w:tc>
              <w:tc>
                <w:tcPr>
                  <w:tcW w:w="531" w:type="pct"/>
                  <w:shd w:val="clear" w:color="FFFFCC" w:fill="FFFFFF"/>
                  <w:vAlign w:val="center"/>
                  <w:hideMark/>
                  <w:tcPrChange w:id="9723"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82D0756" w14:textId="77777777" w:rsidR="005A38B2" w:rsidRPr="00CA526F" w:rsidRDefault="005A38B2" w:rsidP="00B62C7B">
                  <w:pPr>
                    <w:jc w:val="left"/>
                    <w:rPr>
                      <w:ins w:id="9724" w:author="Valeria Tapia" w:date="2026-09-30T18:54:00Z"/>
                      <w:rFonts w:ascii="Arial" w:hAnsi="Arial" w:cs="Arial"/>
                      <w:sz w:val="12"/>
                      <w:szCs w:val="12"/>
                      <w:lang w:val="es-BO" w:eastAsia="es-BO"/>
                    </w:rPr>
                  </w:pPr>
                  <w:ins w:id="9725" w:author="Valeria Tapia" w:date="2026-09-30T18:54:00Z">
                    <w:r w:rsidRPr="00CA526F">
                      <w:rPr>
                        <w:rFonts w:ascii="Arial" w:hAnsi="Arial" w:cs="Arial"/>
                        <w:sz w:val="12"/>
                        <w:szCs w:val="12"/>
                        <w:lang w:val="es-BO" w:eastAsia="es-BO"/>
                      </w:rPr>
                      <w:t>Ej. 60</w:t>
                    </w:r>
                  </w:ins>
                </w:p>
              </w:tc>
              <w:tc>
                <w:tcPr>
                  <w:tcW w:w="473" w:type="pct"/>
                  <w:shd w:val="clear" w:color="FFFFCC" w:fill="FFFFFF"/>
                  <w:noWrap/>
                  <w:vAlign w:val="center"/>
                  <w:hideMark/>
                  <w:tcPrChange w:id="9726"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327F4263" w14:textId="77777777" w:rsidR="005A38B2" w:rsidRPr="00CA526F" w:rsidRDefault="005A38B2" w:rsidP="00B62C7B">
                  <w:pPr>
                    <w:jc w:val="left"/>
                    <w:rPr>
                      <w:ins w:id="9727" w:author="Valeria Tapia" w:date="2026-09-30T18:54:00Z"/>
                      <w:rFonts w:ascii="Arial" w:hAnsi="Arial" w:cs="Arial"/>
                      <w:sz w:val="12"/>
                      <w:szCs w:val="12"/>
                      <w:lang w:val="es-BO" w:eastAsia="es-BO"/>
                    </w:rPr>
                  </w:pPr>
                  <w:ins w:id="9728" w:author="Valeria Tapia" w:date="2026-09-30T18:54:00Z">
                    <w:r w:rsidRPr="00CA526F">
                      <w:rPr>
                        <w:rFonts w:ascii="Arial" w:hAnsi="Arial" w:cs="Arial"/>
                        <w:sz w:val="12"/>
                        <w:szCs w:val="12"/>
                        <w:lang w:val="es-BO" w:eastAsia="es-BO"/>
                      </w:rPr>
                      <w:t>Ej. Sí</w:t>
                    </w:r>
                  </w:ins>
                </w:p>
              </w:tc>
              <w:tc>
                <w:tcPr>
                  <w:tcW w:w="448" w:type="pct"/>
                  <w:shd w:val="clear" w:color="FFFF00" w:fill="FFFFFF"/>
                  <w:vAlign w:val="center"/>
                  <w:hideMark/>
                  <w:tcPrChange w:id="9729"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5722A921" w14:textId="77777777" w:rsidR="005A38B2" w:rsidRPr="00CA526F" w:rsidRDefault="005A38B2" w:rsidP="00B62C7B">
                  <w:pPr>
                    <w:jc w:val="left"/>
                    <w:rPr>
                      <w:ins w:id="9730" w:author="Valeria Tapia" w:date="2026-09-30T18:54:00Z"/>
                      <w:rFonts w:ascii="Arial" w:hAnsi="Arial" w:cs="Arial"/>
                      <w:color w:val="FF0000"/>
                      <w:sz w:val="12"/>
                      <w:szCs w:val="12"/>
                      <w:lang w:val="es-BO" w:eastAsia="es-BO"/>
                    </w:rPr>
                  </w:pPr>
                  <w:ins w:id="9731" w:author="Valeria Tapia" w:date="2026-09-30T18:54:00Z">
                    <w:r w:rsidRPr="00CA526F">
                      <w:rPr>
                        <w:rFonts w:ascii="Arial" w:hAnsi="Arial" w:cs="Arial"/>
                        <w:color w:val="FF0000"/>
                        <w:sz w:val="12"/>
                        <w:szCs w:val="12"/>
                        <w:lang w:val="es-BO" w:eastAsia="es-BO"/>
                      </w:rPr>
                      <w:t>Ej. Automático - Manual</w:t>
                    </w:r>
                  </w:ins>
                </w:p>
              </w:tc>
              <w:tc>
                <w:tcPr>
                  <w:tcW w:w="418" w:type="pct"/>
                  <w:shd w:val="clear" w:color="FFFFCC" w:fill="FFFFFF"/>
                  <w:vAlign w:val="center"/>
                  <w:hideMark/>
                  <w:tcPrChange w:id="9732"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67BF36AB" w14:textId="77777777" w:rsidR="005A38B2" w:rsidRPr="00CA526F" w:rsidRDefault="005A38B2" w:rsidP="00B62C7B">
                  <w:pPr>
                    <w:jc w:val="left"/>
                    <w:rPr>
                      <w:ins w:id="9733" w:author="Valeria Tapia" w:date="2026-09-30T18:54:00Z"/>
                      <w:rFonts w:ascii="Arial" w:hAnsi="Arial" w:cs="Arial"/>
                      <w:color w:val="FF0000"/>
                      <w:sz w:val="12"/>
                      <w:szCs w:val="12"/>
                      <w:lang w:val="es-BO" w:eastAsia="es-BO"/>
                    </w:rPr>
                  </w:pPr>
                  <w:ins w:id="9734" w:author="Valeria Tapia" w:date="2026-09-30T18:54:00Z">
                    <w:r w:rsidRPr="00CA526F">
                      <w:rPr>
                        <w:rFonts w:ascii="Arial" w:hAnsi="Arial" w:cs="Arial"/>
                        <w:color w:val="FF0000"/>
                        <w:sz w:val="12"/>
                        <w:szCs w:val="12"/>
                        <w:lang w:val="es-BO" w:eastAsia="es-BO"/>
                      </w:rPr>
                      <w:t>Ej. Llenado por el USUARIO</w:t>
                    </w:r>
                  </w:ins>
                </w:p>
              </w:tc>
              <w:tc>
                <w:tcPr>
                  <w:tcW w:w="404" w:type="pct"/>
                  <w:shd w:val="clear" w:color="FFFFCC" w:fill="FFFFFF"/>
                  <w:vAlign w:val="center"/>
                  <w:hideMark/>
                  <w:tcPrChange w:id="9735"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2DA13C9A" w14:textId="77777777" w:rsidR="005A38B2" w:rsidRPr="00CA526F" w:rsidRDefault="005A38B2" w:rsidP="00B62C7B">
                  <w:pPr>
                    <w:jc w:val="left"/>
                    <w:rPr>
                      <w:ins w:id="9736" w:author="Valeria Tapia" w:date="2026-09-30T18:54:00Z"/>
                      <w:rFonts w:ascii="Arial" w:hAnsi="Arial" w:cs="Arial"/>
                      <w:sz w:val="12"/>
                      <w:szCs w:val="12"/>
                      <w:lang w:val="es-BO" w:eastAsia="es-BO"/>
                    </w:rPr>
                  </w:pPr>
                  <w:ins w:id="9737"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738"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1D9EAACD" w14:textId="77777777" w:rsidR="005A38B2" w:rsidRPr="00CA526F" w:rsidRDefault="005A38B2" w:rsidP="00B62C7B">
                  <w:pPr>
                    <w:jc w:val="left"/>
                    <w:rPr>
                      <w:ins w:id="9739" w:author="Valeria Tapia" w:date="2026-09-30T18:54:00Z"/>
                      <w:rFonts w:ascii="Arial" w:hAnsi="Arial" w:cs="Arial"/>
                      <w:sz w:val="12"/>
                      <w:szCs w:val="12"/>
                      <w:lang w:val="es-BO" w:eastAsia="es-BO"/>
                    </w:rPr>
                  </w:pPr>
                  <w:ins w:id="9740"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741"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6B0B3F8E" w14:textId="77777777" w:rsidR="005A38B2" w:rsidRPr="00CA526F" w:rsidRDefault="005A38B2" w:rsidP="00B62C7B">
                  <w:pPr>
                    <w:jc w:val="left"/>
                    <w:rPr>
                      <w:ins w:id="9742" w:author="Valeria Tapia" w:date="2026-09-30T18:54:00Z"/>
                      <w:rFonts w:ascii="Arial" w:hAnsi="Arial" w:cs="Arial"/>
                      <w:sz w:val="12"/>
                      <w:szCs w:val="12"/>
                      <w:lang w:val="es-BO" w:eastAsia="es-BO"/>
                    </w:rPr>
                  </w:pPr>
                  <w:ins w:id="9743" w:author="Valeria Tapia" w:date="2026-09-30T18:54:00Z">
                    <w:r w:rsidRPr="00CA526F">
                      <w:rPr>
                        <w:rFonts w:ascii="Arial" w:hAnsi="Arial" w:cs="Arial"/>
                        <w:sz w:val="12"/>
                        <w:szCs w:val="12"/>
                        <w:lang w:val="es-BO" w:eastAsia="es-BO"/>
                      </w:rPr>
                      <w:t> </w:t>
                    </w:r>
                  </w:ins>
                </w:p>
              </w:tc>
            </w:tr>
            <w:tr w:rsidR="005A38B2" w:rsidRPr="00CA526F" w14:paraId="6347B24D"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744"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41"/>
                <w:ins w:id="9745" w:author="Valeria Tapia" w:date="2026-09-30T18:54:00Z"/>
                <w:trPrChange w:id="9746" w:author="Valeria Tapia" w:date="2026-09-30T18:54:00Z">
                  <w:trPr>
                    <w:trHeight w:val="541"/>
                  </w:trPr>
                </w:trPrChange>
              </w:trPr>
              <w:tc>
                <w:tcPr>
                  <w:tcW w:w="375" w:type="pct"/>
                  <w:shd w:val="clear" w:color="FFFFCC" w:fill="FFFFFF"/>
                  <w:noWrap/>
                  <w:vAlign w:val="center"/>
                  <w:hideMark/>
                  <w:tcPrChange w:id="9747"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64783C0C" w14:textId="77777777" w:rsidR="005A38B2" w:rsidRPr="00CA526F" w:rsidRDefault="005A38B2" w:rsidP="00B62C7B">
                  <w:pPr>
                    <w:jc w:val="left"/>
                    <w:rPr>
                      <w:ins w:id="9748" w:author="Valeria Tapia" w:date="2026-09-30T18:54:00Z"/>
                      <w:rFonts w:ascii="Arial" w:hAnsi="Arial" w:cs="Arial"/>
                      <w:sz w:val="12"/>
                      <w:szCs w:val="12"/>
                      <w:lang w:val="es-BO" w:eastAsia="es-BO"/>
                    </w:rPr>
                  </w:pPr>
                  <w:ins w:id="9749"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750"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73A478DD" w14:textId="77777777" w:rsidR="005A38B2" w:rsidRPr="00CA526F" w:rsidRDefault="005A38B2" w:rsidP="00B62C7B">
                  <w:pPr>
                    <w:jc w:val="center"/>
                    <w:rPr>
                      <w:ins w:id="9751" w:author="Valeria Tapia" w:date="2026-09-30T18:54:00Z"/>
                      <w:rFonts w:ascii="Arial" w:hAnsi="Arial" w:cs="Arial"/>
                      <w:sz w:val="12"/>
                      <w:szCs w:val="12"/>
                      <w:lang w:val="es-BO" w:eastAsia="es-BO"/>
                    </w:rPr>
                  </w:pPr>
                  <w:ins w:id="9752" w:author="Valeria Tapia" w:date="2026-09-30T18:54:00Z">
                    <w:r w:rsidRPr="00CA526F">
                      <w:rPr>
                        <w:rFonts w:ascii="Arial" w:hAnsi="Arial" w:cs="Arial"/>
                        <w:sz w:val="12"/>
                        <w:szCs w:val="12"/>
                        <w:lang w:val="es-BO" w:eastAsia="es-BO"/>
                      </w:rPr>
                      <w:t>B.3</w:t>
                    </w:r>
                  </w:ins>
                </w:p>
              </w:tc>
              <w:tc>
                <w:tcPr>
                  <w:tcW w:w="531" w:type="pct"/>
                  <w:shd w:val="clear" w:color="FFFFCC" w:fill="FFFFFF"/>
                  <w:vAlign w:val="center"/>
                  <w:hideMark/>
                  <w:tcPrChange w:id="9753"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07BDB4B1" w14:textId="77777777" w:rsidR="005A38B2" w:rsidRPr="00CA526F" w:rsidRDefault="005A38B2" w:rsidP="00B62C7B">
                  <w:pPr>
                    <w:jc w:val="left"/>
                    <w:rPr>
                      <w:ins w:id="9754" w:author="Valeria Tapia" w:date="2026-09-30T18:54:00Z"/>
                      <w:rFonts w:ascii="Arial" w:hAnsi="Arial" w:cs="Arial"/>
                      <w:sz w:val="12"/>
                      <w:szCs w:val="12"/>
                      <w:lang w:val="es-BO" w:eastAsia="es-BO"/>
                    </w:rPr>
                  </w:pPr>
                  <w:ins w:id="9755" w:author="Valeria Tapia" w:date="2026-09-30T18:54:00Z">
                    <w:r w:rsidRPr="00CA526F">
                      <w:rPr>
                        <w:rFonts w:ascii="Arial" w:hAnsi="Arial" w:cs="Arial"/>
                        <w:sz w:val="12"/>
                        <w:szCs w:val="12"/>
                        <w:lang w:val="es-BO" w:eastAsia="es-BO"/>
                      </w:rPr>
                      <w:t>Ej. Email</w:t>
                    </w:r>
                  </w:ins>
                </w:p>
              </w:tc>
              <w:tc>
                <w:tcPr>
                  <w:tcW w:w="429" w:type="pct"/>
                  <w:shd w:val="clear" w:color="FFFF00" w:fill="FFFFFF"/>
                  <w:vAlign w:val="center"/>
                  <w:hideMark/>
                  <w:tcPrChange w:id="9756" w:author="Valeria Tapia" w:date="2026-09-30T18:54:00Z">
                    <w:tcPr>
                      <w:tcW w:w="429" w:type="pct"/>
                      <w:tcBorders>
                        <w:top w:val="nil"/>
                        <w:left w:val="nil"/>
                        <w:bottom w:val="single" w:sz="8" w:space="0" w:color="auto"/>
                        <w:right w:val="single" w:sz="8" w:space="0" w:color="auto"/>
                      </w:tcBorders>
                      <w:shd w:val="clear" w:color="FFFF00" w:fill="FFFFFF"/>
                      <w:vAlign w:val="center"/>
                      <w:hideMark/>
                    </w:tcPr>
                  </w:tcPrChange>
                </w:tcPr>
                <w:p w14:paraId="13C9AE44" w14:textId="77777777" w:rsidR="005A38B2" w:rsidRPr="00CA526F" w:rsidRDefault="005A38B2" w:rsidP="00B62C7B">
                  <w:pPr>
                    <w:jc w:val="left"/>
                    <w:rPr>
                      <w:ins w:id="9757" w:author="Valeria Tapia" w:date="2026-09-30T18:54:00Z"/>
                      <w:rFonts w:ascii="Arial" w:hAnsi="Arial" w:cs="Arial"/>
                      <w:sz w:val="12"/>
                      <w:szCs w:val="12"/>
                      <w:lang w:val="es-BO" w:eastAsia="es-BO"/>
                    </w:rPr>
                  </w:pPr>
                  <w:ins w:id="9758" w:author="Valeria Tapia" w:date="2026-09-30T18:54:00Z">
                    <w:r w:rsidRPr="00CA526F">
                      <w:rPr>
                        <w:rFonts w:ascii="Arial" w:hAnsi="Arial" w:cs="Arial"/>
                        <w:sz w:val="12"/>
                        <w:szCs w:val="12"/>
                        <w:lang w:val="es-BO" w:eastAsia="es-BO"/>
                      </w:rPr>
                      <w:t>Ej. Texto libre</w:t>
                    </w:r>
                  </w:ins>
                </w:p>
              </w:tc>
              <w:tc>
                <w:tcPr>
                  <w:tcW w:w="531" w:type="pct"/>
                  <w:shd w:val="clear" w:color="FFFFCC" w:fill="FFFFFF"/>
                  <w:vAlign w:val="center"/>
                  <w:hideMark/>
                  <w:tcPrChange w:id="9759"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B2F1084" w14:textId="77777777" w:rsidR="005A38B2" w:rsidRPr="00CA526F" w:rsidRDefault="005A38B2" w:rsidP="00B62C7B">
                  <w:pPr>
                    <w:jc w:val="left"/>
                    <w:rPr>
                      <w:ins w:id="9760" w:author="Valeria Tapia" w:date="2026-09-30T18:54:00Z"/>
                      <w:rFonts w:ascii="Arial" w:hAnsi="Arial" w:cs="Arial"/>
                      <w:sz w:val="12"/>
                      <w:szCs w:val="12"/>
                      <w:lang w:val="es-BO" w:eastAsia="es-BO"/>
                    </w:rPr>
                  </w:pPr>
                  <w:ins w:id="9761" w:author="Valeria Tapia" w:date="2026-09-30T18:54:00Z">
                    <w:r w:rsidRPr="00CA526F">
                      <w:rPr>
                        <w:rFonts w:ascii="Arial" w:hAnsi="Arial" w:cs="Arial"/>
                        <w:sz w:val="12"/>
                        <w:szCs w:val="12"/>
                        <w:lang w:val="es-BO" w:eastAsia="es-BO"/>
                      </w:rPr>
                      <w:t>Ej. 30</w:t>
                    </w:r>
                  </w:ins>
                </w:p>
              </w:tc>
              <w:tc>
                <w:tcPr>
                  <w:tcW w:w="473" w:type="pct"/>
                  <w:shd w:val="clear" w:color="FFFFCC" w:fill="FFFFFF"/>
                  <w:noWrap/>
                  <w:vAlign w:val="center"/>
                  <w:hideMark/>
                  <w:tcPrChange w:id="9762"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17995912" w14:textId="77777777" w:rsidR="005A38B2" w:rsidRPr="00CA526F" w:rsidRDefault="005A38B2" w:rsidP="00B62C7B">
                  <w:pPr>
                    <w:jc w:val="left"/>
                    <w:rPr>
                      <w:ins w:id="9763" w:author="Valeria Tapia" w:date="2026-09-30T18:54:00Z"/>
                      <w:rFonts w:ascii="Arial" w:hAnsi="Arial" w:cs="Arial"/>
                      <w:sz w:val="12"/>
                      <w:szCs w:val="12"/>
                      <w:lang w:val="es-BO" w:eastAsia="es-BO"/>
                    </w:rPr>
                  </w:pPr>
                  <w:ins w:id="9764" w:author="Valeria Tapia" w:date="2026-09-30T18:54:00Z">
                    <w:r w:rsidRPr="00CA526F">
                      <w:rPr>
                        <w:rFonts w:ascii="Arial" w:hAnsi="Arial" w:cs="Arial"/>
                        <w:sz w:val="12"/>
                        <w:szCs w:val="12"/>
                        <w:lang w:val="es-BO" w:eastAsia="es-BO"/>
                      </w:rPr>
                      <w:t>Ej. No</w:t>
                    </w:r>
                  </w:ins>
                </w:p>
              </w:tc>
              <w:tc>
                <w:tcPr>
                  <w:tcW w:w="448" w:type="pct"/>
                  <w:shd w:val="clear" w:color="FFFF00" w:fill="FFFFFF"/>
                  <w:vAlign w:val="center"/>
                  <w:hideMark/>
                  <w:tcPrChange w:id="9765"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70FAB518" w14:textId="77777777" w:rsidR="005A38B2" w:rsidRPr="00CA526F" w:rsidRDefault="005A38B2" w:rsidP="00B62C7B">
                  <w:pPr>
                    <w:jc w:val="left"/>
                    <w:rPr>
                      <w:ins w:id="9766" w:author="Valeria Tapia" w:date="2026-09-30T18:54:00Z"/>
                      <w:rFonts w:ascii="Arial" w:hAnsi="Arial" w:cs="Arial"/>
                      <w:color w:val="FF0000"/>
                      <w:sz w:val="12"/>
                      <w:szCs w:val="12"/>
                      <w:lang w:val="es-BO" w:eastAsia="es-BO"/>
                    </w:rPr>
                  </w:pPr>
                  <w:ins w:id="9767" w:author="Valeria Tapia" w:date="2026-09-30T18:54:00Z">
                    <w:r w:rsidRPr="00CA526F">
                      <w:rPr>
                        <w:rFonts w:ascii="Arial" w:hAnsi="Arial" w:cs="Arial"/>
                        <w:color w:val="FF0000"/>
                        <w:sz w:val="12"/>
                        <w:szCs w:val="12"/>
                        <w:lang w:val="es-BO" w:eastAsia="es-BO"/>
                      </w:rPr>
                      <w:t>Ej. Automático - Manual</w:t>
                    </w:r>
                  </w:ins>
                </w:p>
              </w:tc>
              <w:tc>
                <w:tcPr>
                  <w:tcW w:w="418" w:type="pct"/>
                  <w:shd w:val="clear" w:color="FFFF00" w:fill="FFFFFF"/>
                  <w:vAlign w:val="center"/>
                  <w:hideMark/>
                  <w:tcPrChange w:id="9768"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5D024457" w14:textId="77777777" w:rsidR="005A38B2" w:rsidRPr="00CA526F" w:rsidRDefault="005A38B2" w:rsidP="00B62C7B">
                  <w:pPr>
                    <w:jc w:val="left"/>
                    <w:rPr>
                      <w:ins w:id="9769" w:author="Valeria Tapia" w:date="2026-09-30T18:54:00Z"/>
                      <w:rFonts w:ascii="Arial" w:hAnsi="Arial" w:cs="Arial"/>
                      <w:color w:val="FF0000"/>
                      <w:sz w:val="12"/>
                      <w:szCs w:val="12"/>
                      <w:lang w:val="es-BO" w:eastAsia="es-BO"/>
                    </w:rPr>
                  </w:pPr>
                  <w:ins w:id="9770" w:author="Valeria Tapia" w:date="2026-09-30T18:54:00Z">
                    <w:r w:rsidRPr="00CA526F">
                      <w:rPr>
                        <w:rFonts w:ascii="Arial" w:hAnsi="Arial" w:cs="Arial"/>
                        <w:color w:val="FF0000"/>
                        <w:sz w:val="12"/>
                        <w:szCs w:val="12"/>
                        <w:lang w:val="es-BO" w:eastAsia="es-BO"/>
                      </w:rPr>
                      <w:t>Ej. Llenado por el USUARIO</w:t>
                    </w:r>
                  </w:ins>
                </w:p>
              </w:tc>
              <w:tc>
                <w:tcPr>
                  <w:tcW w:w="404" w:type="pct"/>
                  <w:shd w:val="clear" w:color="FFFFCC" w:fill="FFFFFF"/>
                  <w:vAlign w:val="center"/>
                  <w:hideMark/>
                  <w:tcPrChange w:id="9771"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3B04A9BA" w14:textId="77777777" w:rsidR="005A38B2" w:rsidRPr="00CA526F" w:rsidRDefault="005A38B2" w:rsidP="00B62C7B">
                  <w:pPr>
                    <w:jc w:val="left"/>
                    <w:rPr>
                      <w:ins w:id="9772" w:author="Valeria Tapia" w:date="2026-09-30T18:54:00Z"/>
                      <w:rFonts w:ascii="Arial" w:hAnsi="Arial" w:cs="Arial"/>
                      <w:sz w:val="12"/>
                      <w:szCs w:val="12"/>
                      <w:lang w:val="es-BO" w:eastAsia="es-BO"/>
                    </w:rPr>
                  </w:pPr>
                  <w:ins w:id="9773"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774"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3CF02288" w14:textId="77777777" w:rsidR="005A38B2" w:rsidRPr="00CA526F" w:rsidRDefault="005A38B2" w:rsidP="00B62C7B">
                  <w:pPr>
                    <w:jc w:val="left"/>
                    <w:rPr>
                      <w:ins w:id="9775" w:author="Valeria Tapia" w:date="2026-09-30T18:54:00Z"/>
                      <w:rFonts w:ascii="Arial" w:hAnsi="Arial" w:cs="Arial"/>
                      <w:sz w:val="12"/>
                      <w:szCs w:val="12"/>
                      <w:lang w:val="es-BO" w:eastAsia="es-BO"/>
                    </w:rPr>
                  </w:pPr>
                  <w:ins w:id="9776"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777"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63698CB4" w14:textId="77777777" w:rsidR="005A38B2" w:rsidRPr="00CA526F" w:rsidRDefault="005A38B2" w:rsidP="00B62C7B">
                  <w:pPr>
                    <w:jc w:val="left"/>
                    <w:rPr>
                      <w:ins w:id="9778" w:author="Valeria Tapia" w:date="2026-09-30T18:54:00Z"/>
                      <w:rFonts w:ascii="Arial" w:hAnsi="Arial" w:cs="Arial"/>
                      <w:sz w:val="12"/>
                      <w:szCs w:val="12"/>
                      <w:lang w:val="es-BO" w:eastAsia="es-BO"/>
                    </w:rPr>
                  </w:pPr>
                  <w:ins w:id="9779" w:author="Valeria Tapia" w:date="2026-09-30T18:54:00Z">
                    <w:r w:rsidRPr="00CA526F">
                      <w:rPr>
                        <w:rFonts w:ascii="Arial" w:hAnsi="Arial" w:cs="Arial"/>
                        <w:sz w:val="12"/>
                        <w:szCs w:val="12"/>
                        <w:lang w:val="es-BO" w:eastAsia="es-BO"/>
                      </w:rPr>
                      <w:t> </w:t>
                    </w:r>
                  </w:ins>
                </w:p>
              </w:tc>
            </w:tr>
            <w:tr w:rsidR="005A38B2" w:rsidRPr="00CA526F" w14:paraId="26827E25"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780"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49"/>
                <w:ins w:id="9781" w:author="Valeria Tapia" w:date="2026-09-30T18:54:00Z"/>
                <w:trPrChange w:id="9782" w:author="Valeria Tapia" w:date="2026-09-30T18:54:00Z">
                  <w:trPr>
                    <w:trHeight w:val="549"/>
                  </w:trPr>
                </w:trPrChange>
              </w:trPr>
              <w:tc>
                <w:tcPr>
                  <w:tcW w:w="375" w:type="pct"/>
                  <w:shd w:val="clear" w:color="FFFFCC" w:fill="FFFFFF"/>
                  <w:noWrap/>
                  <w:vAlign w:val="center"/>
                  <w:hideMark/>
                  <w:tcPrChange w:id="9783"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509016CD" w14:textId="77777777" w:rsidR="005A38B2" w:rsidRPr="00CA526F" w:rsidRDefault="005A38B2" w:rsidP="00B62C7B">
                  <w:pPr>
                    <w:jc w:val="left"/>
                    <w:rPr>
                      <w:ins w:id="9784" w:author="Valeria Tapia" w:date="2026-09-30T18:54:00Z"/>
                      <w:rFonts w:ascii="Arial" w:hAnsi="Arial" w:cs="Arial"/>
                      <w:sz w:val="12"/>
                      <w:szCs w:val="12"/>
                      <w:lang w:val="es-BO" w:eastAsia="es-BO"/>
                    </w:rPr>
                  </w:pPr>
                  <w:ins w:id="9785"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786"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42C7A6B7" w14:textId="77777777" w:rsidR="005A38B2" w:rsidRPr="00CA526F" w:rsidRDefault="005A38B2" w:rsidP="00B62C7B">
                  <w:pPr>
                    <w:jc w:val="center"/>
                    <w:rPr>
                      <w:ins w:id="9787" w:author="Valeria Tapia" w:date="2026-09-30T18:54:00Z"/>
                      <w:rFonts w:ascii="Arial" w:hAnsi="Arial" w:cs="Arial"/>
                      <w:sz w:val="12"/>
                      <w:szCs w:val="12"/>
                      <w:lang w:val="es-BO" w:eastAsia="es-BO"/>
                    </w:rPr>
                  </w:pPr>
                  <w:ins w:id="9788" w:author="Valeria Tapia" w:date="2026-09-30T18:54:00Z">
                    <w:r w:rsidRPr="00CA526F">
                      <w:rPr>
                        <w:rFonts w:ascii="Arial" w:hAnsi="Arial" w:cs="Arial"/>
                        <w:sz w:val="12"/>
                        <w:szCs w:val="12"/>
                        <w:lang w:val="es-BO" w:eastAsia="es-BO"/>
                      </w:rPr>
                      <w:t>B.4</w:t>
                    </w:r>
                  </w:ins>
                </w:p>
              </w:tc>
              <w:tc>
                <w:tcPr>
                  <w:tcW w:w="531" w:type="pct"/>
                  <w:shd w:val="clear" w:color="FFFFCC" w:fill="FFFFFF"/>
                  <w:vAlign w:val="center"/>
                  <w:hideMark/>
                  <w:tcPrChange w:id="9789"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00539812" w14:textId="77777777" w:rsidR="005A38B2" w:rsidRPr="00CA526F" w:rsidRDefault="005A38B2" w:rsidP="00B62C7B">
                  <w:pPr>
                    <w:jc w:val="left"/>
                    <w:rPr>
                      <w:ins w:id="9790" w:author="Valeria Tapia" w:date="2026-09-30T18:54:00Z"/>
                      <w:rFonts w:ascii="Arial" w:hAnsi="Arial" w:cs="Arial"/>
                      <w:sz w:val="12"/>
                      <w:szCs w:val="12"/>
                      <w:lang w:val="es-BO" w:eastAsia="es-BO"/>
                    </w:rPr>
                  </w:pPr>
                  <w:ins w:id="9791" w:author="Valeria Tapia" w:date="2026-09-30T18:54:00Z">
                    <w:r w:rsidRPr="00CA526F">
                      <w:rPr>
                        <w:rFonts w:ascii="Arial" w:hAnsi="Arial" w:cs="Arial"/>
                        <w:sz w:val="12"/>
                        <w:szCs w:val="12"/>
                        <w:lang w:val="es-BO" w:eastAsia="es-BO"/>
                      </w:rPr>
                      <w:t>Ej. Página Web</w:t>
                    </w:r>
                  </w:ins>
                </w:p>
              </w:tc>
              <w:tc>
                <w:tcPr>
                  <w:tcW w:w="429" w:type="pct"/>
                  <w:shd w:val="clear" w:color="FFFF00" w:fill="FFFFFF"/>
                  <w:vAlign w:val="center"/>
                  <w:hideMark/>
                  <w:tcPrChange w:id="9792" w:author="Valeria Tapia" w:date="2026-09-30T18:54:00Z">
                    <w:tcPr>
                      <w:tcW w:w="429" w:type="pct"/>
                      <w:tcBorders>
                        <w:top w:val="nil"/>
                        <w:left w:val="nil"/>
                        <w:bottom w:val="single" w:sz="8" w:space="0" w:color="auto"/>
                        <w:right w:val="single" w:sz="8" w:space="0" w:color="auto"/>
                      </w:tcBorders>
                      <w:shd w:val="clear" w:color="FFFF00" w:fill="FFFFFF"/>
                      <w:vAlign w:val="center"/>
                      <w:hideMark/>
                    </w:tcPr>
                  </w:tcPrChange>
                </w:tcPr>
                <w:p w14:paraId="21FD98FF" w14:textId="77777777" w:rsidR="005A38B2" w:rsidRPr="00CA526F" w:rsidRDefault="005A38B2" w:rsidP="00B62C7B">
                  <w:pPr>
                    <w:jc w:val="left"/>
                    <w:rPr>
                      <w:ins w:id="9793" w:author="Valeria Tapia" w:date="2026-09-30T18:54:00Z"/>
                      <w:rFonts w:ascii="Arial" w:hAnsi="Arial" w:cs="Arial"/>
                      <w:sz w:val="12"/>
                      <w:szCs w:val="12"/>
                      <w:lang w:val="es-BO" w:eastAsia="es-BO"/>
                    </w:rPr>
                  </w:pPr>
                  <w:ins w:id="9794" w:author="Valeria Tapia" w:date="2026-09-30T18:54:00Z">
                    <w:r w:rsidRPr="00CA526F">
                      <w:rPr>
                        <w:rFonts w:ascii="Arial" w:hAnsi="Arial" w:cs="Arial"/>
                        <w:sz w:val="12"/>
                        <w:szCs w:val="12"/>
                        <w:lang w:val="es-BO" w:eastAsia="es-BO"/>
                      </w:rPr>
                      <w:t>Ej. Texto libre</w:t>
                    </w:r>
                  </w:ins>
                </w:p>
              </w:tc>
              <w:tc>
                <w:tcPr>
                  <w:tcW w:w="531" w:type="pct"/>
                  <w:shd w:val="clear" w:color="FFFFCC" w:fill="FFFFFF"/>
                  <w:vAlign w:val="center"/>
                  <w:hideMark/>
                  <w:tcPrChange w:id="9795"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18E339CB" w14:textId="77777777" w:rsidR="005A38B2" w:rsidRPr="00CA526F" w:rsidRDefault="005A38B2" w:rsidP="00B62C7B">
                  <w:pPr>
                    <w:jc w:val="left"/>
                    <w:rPr>
                      <w:ins w:id="9796" w:author="Valeria Tapia" w:date="2026-09-30T18:54:00Z"/>
                      <w:rFonts w:ascii="Arial" w:hAnsi="Arial" w:cs="Arial"/>
                      <w:sz w:val="12"/>
                      <w:szCs w:val="12"/>
                      <w:lang w:val="es-BO" w:eastAsia="es-BO"/>
                    </w:rPr>
                  </w:pPr>
                  <w:ins w:id="9797" w:author="Valeria Tapia" w:date="2026-09-30T18:54:00Z">
                    <w:r w:rsidRPr="00CA526F">
                      <w:rPr>
                        <w:rFonts w:ascii="Arial" w:hAnsi="Arial" w:cs="Arial"/>
                        <w:sz w:val="12"/>
                        <w:szCs w:val="12"/>
                        <w:lang w:val="es-BO" w:eastAsia="es-BO"/>
                      </w:rPr>
                      <w:t>Ej. 30</w:t>
                    </w:r>
                  </w:ins>
                </w:p>
              </w:tc>
              <w:tc>
                <w:tcPr>
                  <w:tcW w:w="473" w:type="pct"/>
                  <w:shd w:val="clear" w:color="FFFFCC" w:fill="FFFFFF"/>
                  <w:noWrap/>
                  <w:vAlign w:val="center"/>
                  <w:hideMark/>
                  <w:tcPrChange w:id="9798"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602CE9BA" w14:textId="77777777" w:rsidR="005A38B2" w:rsidRPr="00CA526F" w:rsidRDefault="005A38B2" w:rsidP="00B62C7B">
                  <w:pPr>
                    <w:jc w:val="left"/>
                    <w:rPr>
                      <w:ins w:id="9799" w:author="Valeria Tapia" w:date="2026-09-30T18:54:00Z"/>
                      <w:rFonts w:ascii="Arial" w:hAnsi="Arial" w:cs="Arial"/>
                      <w:sz w:val="12"/>
                      <w:szCs w:val="12"/>
                      <w:lang w:val="es-BO" w:eastAsia="es-BO"/>
                    </w:rPr>
                  </w:pPr>
                  <w:ins w:id="9800" w:author="Valeria Tapia" w:date="2026-09-30T18:54:00Z">
                    <w:r w:rsidRPr="00CA526F">
                      <w:rPr>
                        <w:rFonts w:ascii="Arial" w:hAnsi="Arial" w:cs="Arial"/>
                        <w:sz w:val="12"/>
                        <w:szCs w:val="12"/>
                        <w:lang w:val="es-BO" w:eastAsia="es-BO"/>
                      </w:rPr>
                      <w:t>Ej. No</w:t>
                    </w:r>
                  </w:ins>
                </w:p>
              </w:tc>
              <w:tc>
                <w:tcPr>
                  <w:tcW w:w="448" w:type="pct"/>
                  <w:shd w:val="clear" w:color="FFFF00" w:fill="FFFFFF"/>
                  <w:vAlign w:val="center"/>
                  <w:hideMark/>
                  <w:tcPrChange w:id="9801"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360F5B43" w14:textId="77777777" w:rsidR="005A38B2" w:rsidRPr="00CA526F" w:rsidRDefault="005A38B2" w:rsidP="00B62C7B">
                  <w:pPr>
                    <w:jc w:val="left"/>
                    <w:rPr>
                      <w:ins w:id="9802" w:author="Valeria Tapia" w:date="2026-09-30T18:54:00Z"/>
                      <w:rFonts w:ascii="Arial" w:hAnsi="Arial" w:cs="Arial"/>
                      <w:color w:val="FF0000"/>
                      <w:sz w:val="12"/>
                      <w:szCs w:val="12"/>
                      <w:lang w:val="es-BO" w:eastAsia="es-BO"/>
                    </w:rPr>
                  </w:pPr>
                  <w:ins w:id="9803" w:author="Valeria Tapia" w:date="2026-09-30T18:54:00Z">
                    <w:r w:rsidRPr="00CA526F">
                      <w:rPr>
                        <w:rFonts w:ascii="Arial" w:hAnsi="Arial" w:cs="Arial"/>
                        <w:color w:val="FF0000"/>
                        <w:sz w:val="12"/>
                        <w:szCs w:val="12"/>
                        <w:lang w:val="es-BO" w:eastAsia="es-BO"/>
                      </w:rPr>
                      <w:t>Ej. Automático - Manual</w:t>
                    </w:r>
                  </w:ins>
                </w:p>
              </w:tc>
              <w:tc>
                <w:tcPr>
                  <w:tcW w:w="418" w:type="pct"/>
                  <w:shd w:val="clear" w:color="FFFF00" w:fill="FFFFFF"/>
                  <w:vAlign w:val="center"/>
                  <w:hideMark/>
                  <w:tcPrChange w:id="9804"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062CF940" w14:textId="77777777" w:rsidR="005A38B2" w:rsidRPr="00CA526F" w:rsidRDefault="005A38B2" w:rsidP="00B62C7B">
                  <w:pPr>
                    <w:jc w:val="left"/>
                    <w:rPr>
                      <w:ins w:id="9805" w:author="Valeria Tapia" w:date="2026-09-30T18:54:00Z"/>
                      <w:rFonts w:ascii="Arial" w:hAnsi="Arial" w:cs="Arial"/>
                      <w:color w:val="FF0000"/>
                      <w:sz w:val="12"/>
                      <w:szCs w:val="12"/>
                      <w:lang w:val="es-BO" w:eastAsia="es-BO"/>
                    </w:rPr>
                  </w:pPr>
                  <w:ins w:id="9806" w:author="Valeria Tapia" w:date="2026-09-30T18:54:00Z">
                    <w:r w:rsidRPr="00CA526F">
                      <w:rPr>
                        <w:rFonts w:ascii="Arial" w:hAnsi="Arial" w:cs="Arial"/>
                        <w:color w:val="FF0000"/>
                        <w:sz w:val="12"/>
                        <w:szCs w:val="12"/>
                        <w:lang w:val="es-BO" w:eastAsia="es-BO"/>
                      </w:rPr>
                      <w:t>Ej. Llenado por el USUARIO</w:t>
                    </w:r>
                  </w:ins>
                </w:p>
              </w:tc>
              <w:tc>
                <w:tcPr>
                  <w:tcW w:w="404" w:type="pct"/>
                  <w:shd w:val="clear" w:color="FFFFCC" w:fill="FFFFFF"/>
                  <w:vAlign w:val="center"/>
                  <w:hideMark/>
                  <w:tcPrChange w:id="9807"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0662D2E9" w14:textId="77777777" w:rsidR="005A38B2" w:rsidRPr="00CA526F" w:rsidRDefault="005A38B2" w:rsidP="00B62C7B">
                  <w:pPr>
                    <w:jc w:val="left"/>
                    <w:rPr>
                      <w:ins w:id="9808" w:author="Valeria Tapia" w:date="2026-09-30T18:54:00Z"/>
                      <w:rFonts w:ascii="Arial" w:hAnsi="Arial" w:cs="Arial"/>
                      <w:sz w:val="12"/>
                      <w:szCs w:val="12"/>
                      <w:lang w:val="es-BO" w:eastAsia="es-BO"/>
                    </w:rPr>
                  </w:pPr>
                  <w:ins w:id="9809"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810"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1841F323" w14:textId="77777777" w:rsidR="005A38B2" w:rsidRPr="00CA526F" w:rsidRDefault="005A38B2" w:rsidP="00B62C7B">
                  <w:pPr>
                    <w:jc w:val="left"/>
                    <w:rPr>
                      <w:ins w:id="9811" w:author="Valeria Tapia" w:date="2026-09-30T18:54:00Z"/>
                      <w:rFonts w:ascii="Arial" w:hAnsi="Arial" w:cs="Arial"/>
                      <w:sz w:val="12"/>
                      <w:szCs w:val="12"/>
                      <w:lang w:val="es-BO" w:eastAsia="es-BO"/>
                    </w:rPr>
                  </w:pPr>
                  <w:ins w:id="9812"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813"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35194BEC" w14:textId="77777777" w:rsidR="005A38B2" w:rsidRPr="00CA526F" w:rsidRDefault="005A38B2" w:rsidP="00B62C7B">
                  <w:pPr>
                    <w:jc w:val="left"/>
                    <w:rPr>
                      <w:ins w:id="9814" w:author="Valeria Tapia" w:date="2026-09-30T18:54:00Z"/>
                      <w:rFonts w:ascii="Arial" w:hAnsi="Arial" w:cs="Arial"/>
                      <w:sz w:val="12"/>
                      <w:szCs w:val="12"/>
                      <w:lang w:val="es-BO" w:eastAsia="es-BO"/>
                    </w:rPr>
                  </w:pPr>
                  <w:ins w:id="9815" w:author="Valeria Tapia" w:date="2026-09-30T18:54:00Z">
                    <w:r w:rsidRPr="00CA526F">
                      <w:rPr>
                        <w:rFonts w:ascii="Arial" w:hAnsi="Arial" w:cs="Arial"/>
                        <w:sz w:val="12"/>
                        <w:szCs w:val="12"/>
                        <w:lang w:val="es-BO" w:eastAsia="es-BO"/>
                      </w:rPr>
                      <w:t> </w:t>
                    </w:r>
                  </w:ins>
                </w:p>
              </w:tc>
            </w:tr>
            <w:tr w:rsidR="005A38B2" w:rsidRPr="00CA526F" w14:paraId="3C42F440"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816"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204"/>
                <w:ins w:id="9817" w:author="Valeria Tapia" w:date="2026-09-30T18:54:00Z"/>
                <w:trPrChange w:id="9818" w:author="Valeria Tapia" w:date="2026-09-30T18:54:00Z">
                  <w:trPr>
                    <w:trHeight w:val="204"/>
                  </w:trPr>
                </w:trPrChange>
              </w:trPr>
              <w:tc>
                <w:tcPr>
                  <w:tcW w:w="5000" w:type="pct"/>
                  <w:gridSpan w:val="11"/>
                  <w:shd w:val="clear" w:color="C9DAF8" w:fill="FFFFFF"/>
                  <w:noWrap/>
                  <w:vAlign w:val="center"/>
                  <w:hideMark/>
                  <w:tcPrChange w:id="9819" w:author="Valeria Tapia" w:date="2026-09-30T18:54:00Z">
                    <w:tcPr>
                      <w:tcW w:w="5000" w:type="pct"/>
                      <w:gridSpan w:val="11"/>
                      <w:tcBorders>
                        <w:top w:val="nil"/>
                        <w:left w:val="single" w:sz="8" w:space="0" w:color="auto"/>
                        <w:bottom w:val="single" w:sz="8" w:space="0" w:color="auto"/>
                        <w:right w:val="single" w:sz="8" w:space="0" w:color="auto"/>
                      </w:tcBorders>
                      <w:shd w:val="clear" w:color="C9DAF8" w:fill="FFFFFF"/>
                      <w:noWrap/>
                      <w:vAlign w:val="center"/>
                      <w:hideMark/>
                    </w:tcPr>
                  </w:tcPrChange>
                </w:tcPr>
                <w:p w14:paraId="772E0A02" w14:textId="77777777" w:rsidR="005A38B2" w:rsidRPr="00CA526F" w:rsidRDefault="005A38B2" w:rsidP="00B62C7B">
                  <w:pPr>
                    <w:jc w:val="left"/>
                    <w:rPr>
                      <w:ins w:id="9820" w:author="Valeria Tapia" w:date="2026-09-30T18:54:00Z"/>
                      <w:rFonts w:ascii="Arial" w:hAnsi="Arial" w:cs="Arial"/>
                      <w:b/>
                      <w:bCs/>
                      <w:sz w:val="12"/>
                      <w:szCs w:val="12"/>
                      <w:lang w:val="es-BO" w:eastAsia="es-BO"/>
                    </w:rPr>
                  </w:pPr>
                  <w:ins w:id="9821" w:author="Valeria Tapia" w:date="2026-09-30T18:54:00Z">
                    <w:r w:rsidRPr="00CA526F">
                      <w:rPr>
                        <w:rFonts w:ascii="Arial" w:hAnsi="Arial" w:cs="Arial"/>
                        <w:b/>
                        <w:bCs/>
                        <w:sz w:val="12"/>
                        <w:szCs w:val="12"/>
                        <w:lang w:val="es-BO" w:eastAsia="es-BO"/>
                      </w:rPr>
                      <w:t>C. DATOS DE LAS MERCANCÍAS </w:t>
                    </w:r>
                  </w:ins>
                </w:p>
              </w:tc>
            </w:tr>
            <w:tr w:rsidR="005A38B2" w:rsidRPr="00CA526F" w14:paraId="1CDDC23C"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822"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681"/>
                <w:ins w:id="9823" w:author="Valeria Tapia" w:date="2026-09-30T18:54:00Z"/>
                <w:trPrChange w:id="9824" w:author="Valeria Tapia" w:date="2026-09-30T18:54:00Z">
                  <w:trPr>
                    <w:trHeight w:val="681"/>
                  </w:trPr>
                </w:trPrChange>
              </w:trPr>
              <w:tc>
                <w:tcPr>
                  <w:tcW w:w="375" w:type="pct"/>
                  <w:shd w:val="clear" w:color="FFFFCC" w:fill="FFFFFF"/>
                  <w:noWrap/>
                  <w:vAlign w:val="center"/>
                  <w:hideMark/>
                  <w:tcPrChange w:id="9825"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6FA10919" w14:textId="77777777" w:rsidR="005A38B2" w:rsidRPr="00CA526F" w:rsidRDefault="005A38B2" w:rsidP="00B62C7B">
                  <w:pPr>
                    <w:jc w:val="left"/>
                    <w:rPr>
                      <w:ins w:id="9826" w:author="Valeria Tapia" w:date="2026-09-30T18:54:00Z"/>
                      <w:rFonts w:ascii="Arial" w:hAnsi="Arial" w:cs="Arial"/>
                      <w:sz w:val="12"/>
                      <w:szCs w:val="12"/>
                      <w:lang w:val="es-BO" w:eastAsia="es-BO"/>
                    </w:rPr>
                  </w:pPr>
                  <w:ins w:id="9827"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828"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0FE6F9B9" w14:textId="77777777" w:rsidR="005A38B2" w:rsidRPr="00CA526F" w:rsidRDefault="005A38B2" w:rsidP="00B62C7B">
                  <w:pPr>
                    <w:jc w:val="center"/>
                    <w:rPr>
                      <w:ins w:id="9829" w:author="Valeria Tapia" w:date="2026-09-30T18:54:00Z"/>
                      <w:rFonts w:ascii="Arial" w:hAnsi="Arial" w:cs="Arial"/>
                      <w:sz w:val="12"/>
                      <w:szCs w:val="12"/>
                      <w:lang w:val="es-BO" w:eastAsia="es-BO"/>
                    </w:rPr>
                  </w:pPr>
                  <w:ins w:id="9830" w:author="Valeria Tapia" w:date="2026-09-30T18:54:00Z">
                    <w:r w:rsidRPr="00CA526F">
                      <w:rPr>
                        <w:rFonts w:ascii="Arial" w:hAnsi="Arial" w:cs="Arial"/>
                        <w:sz w:val="12"/>
                        <w:szCs w:val="12"/>
                        <w:lang w:val="es-BO" w:eastAsia="es-BO"/>
                      </w:rPr>
                      <w:t>C.2</w:t>
                    </w:r>
                  </w:ins>
                </w:p>
              </w:tc>
              <w:tc>
                <w:tcPr>
                  <w:tcW w:w="531" w:type="pct"/>
                  <w:shd w:val="clear" w:color="FFFFCC" w:fill="FFFFFF"/>
                  <w:vAlign w:val="center"/>
                  <w:hideMark/>
                  <w:tcPrChange w:id="983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2B06E894" w14:textId="77777777" w:rsidR="005A38B2" w:rsidRPr="00CA526F" w:rsidRDefault="005A38B2" w:rsidP="00B62C7B">
                  <w:pPr>
                    <w:jc w:val="left"/>
                    <w:rPr>
                      <w:ins w:id="9832" w:author="Valeria Tapia" w:date="2026-09-30T18:54:00Z"/>
                      <w:rFonts w:ascii="Arial" w:hAnsi="Arial" w:cs="Arial"/>
                      <w:sz w:val="12"/>
                      <w:szCs w:val="12"/>
                      <w:lang w:val="es-BO" w:eastAsia="es-BO"/>
                    </w:rPr>
                  </w:pPr>
                  <w:ins w:id="9833" w:author="Valeria Tapia" w:date="2026-09-30T18:54:00Z">
                    <w:r w:rsidRPr="00CA526F">
                      <w:rPr>
                        <w:rFonts w:ascii="Arial" w:hAnsi="Arial" w:cs="Arial"/>
                        <w:sz w:val="12"/>
                        <w:szCs w:val="12"/>
                        <w:lang w:val="es-BO" w:eastAsia="es-BO"/>
                      </w:rPr>
                      <w:t>Ej. Nombre de la mercancía</w:t>
                    </w:r>
                  </w:ins>
                </w:p>
              </w:tc>
              <w:tc>
                <w:tcPr>
                  <w:tcW w:w="429" w:type="pct"/>
                  <w:shd w:val="clear" w:color="FFFFCC" w:fill="FFFFFF"/>
                  <w:vAlign w:val="center"/>
                  <w:hideMark/>
                  <w:tcPrChange w:id="9834"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43153C59" w14:textId="77777777" w:rsidR="005A38B2" w:rsidRPr="00CA526F" w:rsidRDefault="005A38B2" w:rsidP="00B62C7B">
                  <w:pPr>
                    <w:jc w:val="left"/>
                    <w:rPr>
                      <w:ins w:id="9835" w:author="Valeria Tapia" w:date="2026-09-30T18:54:00Z"/>
                      <w:rFonts w:ascii="Arial" w:hAnsi="Arial" w:cs="Arial"/>
                      <w:sz w:val="12"/>
                      <w:szCs w:val="12"/>
                      <w:lang w:val="es-BO" w:eastAsia="es-BO"/>
                    </w:rPr>
                  </w:pPr>
                  <w:ins w:id="9836" w:author="Valeria Tapia" w:date="2026-09-30T18:54:00Z">
                    <w:r w:rsidRPr="00CA526F">
                      <w:rPr>
                        <w:rFonts w:ascii="Arial" w:hAnsi="Arial" w:cs="Arial"/>
                        <w:sz w:val="12"/>
                        <w:szCs w:val="12"/>
                        <w:lang w:val="es-BO" w:eastAsia="es-BO"/>
                      </w:rPr>
                      <w:t>Ej. Texto libre</w:t>
                    </w:r>
                  </w:ins>
                </w:p>
              </w:tc>
              <w:tc>
                <w:tcPr>
                  <w:tcW w:w="531" w:type="pct"/>
                  <w:shd w:val="clear" w:color="FFFFCC" w:fill="FFFFFF"/>
                  <w:vAlign w:val="center"/>
                  <w:hideMark/>
                  <w:tcPrChange w:id="983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20B90038" w14:textId="77777777" w:rsidR="005A38B2" w:rsidRPr="00CA526F" w:rsidRDefault="005A38B2" w:rsidP="00B62C7B">
                  <w:pPr>
                    <w:jc w:val="left"/>
                    <w:rPr>
                      <w:ins w:id="9838" w:author="Valeria Tapia" w:date="2026-09-30T18:54:00Z"/>
                      <w:rFonts w:ascii="Arial" w:hAnsi="Arial" w:cs="Arial"/>
                      <w:sz w:val="12"/>
                      <w:szCs w:val="12"/>
                      <w:lang w:val="es-BO" w:eastAsia="es-BO"/>
                    </w:rPr>
                  </w:pPr>
                  <w:ins w:id="9839" w:author="Valeria Tapia" w:date="2026-09-30T18:54:00Z">
                    <w:r w:rsidRPr="00CA526F">
                      <w:rPr>
                        <w:rFonts w:ascii="Arial" w:hAnsi="Arial" w:cs="Arial"/>
                        <w:sz w:val="12"/>
                        <w:szCs w:val="12"/>
                        <w:lang w:val="es-BO" w:eastAsia="es-BO"/>
                      </w:rPr>
                      <w:t>Ej. 255</w:t>
                    </w:r>
                  </w:ins>
                </w:p>
              </w:tc>
              <w:tc>
                <w:tcPr>
                  <w:tcW w:w="473" w:type="pct"/>
                  <w:shd w:val="clear" w:color="FFFFCC" w:fill="FFFFFF"/>
                  <w:noWrap/>
                  <w:vAlign w:val="center"/>
                  <w:hideMark/>
                  <w:tcPrChange w:id="9840"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744A2EAB" w14:textId="77777777" w:rsidR="005A38B2" w:rsidRPr="00CA526F" w:rsidRDefault="005A38B2" w:rsidP="00B62C7B">
                  <w:pPr>
                    <w:jc w:val="left"/>
                    <w:rPr>
                      <w:ins w:id="9841" w:author="Valeria Tapia" w:date="2026-09-30T18:54:00Z"/>
                      <w:rFonts w:ascii="Arial" w:hAnsi="Arial" w:cs="Arial"/>
                      <w:sz w:val="12"/>
                      <w:szCs w:val="12"/>
                      <w:lang w:val="es-BO" w:eastAsia="es-BO"/>
                    </w:rPr>
                  </w:pPr>
                  <w:ins w:id="9842" w:author="Valeria Tapia" w:date="2026-09-30T18:54:00Z">
                    <w:r w:rsidRPr="00CA526F">
                      <w:rPr>
                        <w:rFonts w:ascii="Arial" w:hAnsi="Arial" w:cs="Arial"/>
                        <w:sz w:val="12"/>
                        <w:szCs w:val="12"/>
                        <w:lang w:val="es-BO" w:eastAsia="es-BO"/>
                      </w:rPr>
                      <w:t>Ej. Sí</w:t>
                    </w:r>
                  </w:ins>
                </w:p>
              </w:tc>
              <w:tc>
                <w:tcPr>
                  <w:tcW w:w="448" w:type="pct"/>
                  <w:shd w:val="clear" w:color="FFFF00" w:fill="FFFFFF"/>
                  <w:vAlign w:val="center"/>
                  <w:hideMark/>
                  <w:tcPrChange w:id="9843" w:author="Valeria Tapia" w:date="2026-09-30T18:54:00Z">
                    <w:tcPr>
                      <w:tcW w:w="448" w:type="pct"/>
                      <w:tcBorders>
                        <w:top w:val="nil"/>
                        <w:left w:val="nil"/>
                        <w:bottom w:val="single" w:sz="8" w:space="0" w:color="auto"/>
                        <w:right w:val="single" w:sz="8" w:space="0" w:color="auto"/>
                      </w:tcBorders>
                      <w:shd w:val="clear" w:color="FFFF00" w:fill="FFFFFF"/>
                      <w:vAlign w:val="center"/>
                      <w:hideMark/>
                    </w:tcPr>
                  </w:tcPrChange>
                </w:tcPr>
                <w:p w14:paraId="5CED5D84" w14:textId="77777777" w:rsidR="005A38B2" w:rsidRPr="00CA526F" w:rsidRDefault="005A38B2" w:rsidP="00B62C7B">
                  <w:pPr>
                    <w:jc w:val="left"/>
                    <w:rPr>
                      <w:ins w:id="9844" w:author="Valeria Tapia" w:date="2026-09-30T18:54:00Z"/>
                      <w:rFonts w:ascii="Arial" w:hAnsi="Arial" w:cs="Arial"/>
                      <w:sz w:val="12"/>
                      <w:szCs w:val="12"/>
                      <w:lang w:val="es-BO" w:eastAsia="es-BO"/>
                    </w:rPr>
                  </w:pPr>
                  <w:ins w:id="9845" w:author="Valeria Tapia" w:date="2026-09-30T18:54:00Z">
                    <w:r w:rsidRPr="00CA526F">
                      <w:rPr>
                        <w:rFonts w:ascii="Arial" w:hAnsi="Arial" w:cs="Arial"/>
                        <w:sz w:val="12"/>
                        <w:szCs w:val="12"/>
                        <w:lang w:val="es-BO" w:eastAsia="es-BO"/>
                      </w:rPr>
                      <w:t>Ej. Automático</w:t>
                    </w:r>
                  </w:ins>
                </w:p>
              </w:tc>
              <w:tc>
                <w:tcPr>
                  <w:tcW w:w="418" w:type="pct"/>
                  <w:shd w:val="clear" w:color="FFFFCC" w:fill="FFFFFF"/>
                  <w:vAlign w:val="center"/>
                  <w:hideMark/>
                  <w:tcPrChange w:id="9846"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1929737D" w14:textId="77777777" w:rsidR="005A38B2" w:rsidRPr="00CA526F" w:rsidRDefault="005A38B2" w:rsidP="00B62C7B">
                  <w:pPr>
                    <w:jc w:val="left"/>
                    <w:rPr>
                      <w:ins w:id="9847" w:author="Valeria Tapia" w:date="2026-09-30T18:54:00Z"/>
                      <w:rFonts w:ascii="Arial" w:hAnsi="Arial" w:cs="Arial"/>
                      <w:sz w:val="12"/>
                      <w:szCs w:val="12"/>
                      <w:lang w:val="es-BO" w:eastAsia="es-BO"/>
                    </w:rPr>
                  </w:pPr>
                  <w:ins w:id="9848" w:author="Valeria Tapia" w:date="2026-09-30T18:54:00Z">
                    <w:r w:rsidRPr="00CA526F">
                      <w:rPr>
                        <w:rFonts w:ascii="Arial" w:hAnsi="Arial" w:cs="Arial"/>
                        <w:sz w:val="12"/>
                        <w:szCs w:val="12"/>
                        <w:lang w:val="es-BO" w:eastAsia="es-BO"/>
                      </w:rPr>
                      <w:t xml:space="preserve">Ej. Catálogo de la EPE o </w:t>
                    </w:r>
                    <w:r w:rsidRPr="00CA526F">
                      <w:rPr>
                        <w:rFonts w:ascii="Arial" w:hAnsi="Arial" w:cs="Arial"/>
                        <w:sz w:val="12"/>
                        <w:szCs w:val="12"/>
                        <w:lang w:val="es-BO" w:eastAsia="es-BO"/>
                      </w:rPr>
                      <w:br/>
                      <w:t>Documento soporte</w:t>
                    </w:r>
                  </w:ins>
                </w:p>
              </w:tc>
              <w:tc>
                <w:tcPr>
                  <w:tcW w:w="404" w:type="pct"/>
                  <w:shd w:val="clear" w:color="FFFFCC" w:fill="FFFFFF"/>
                  <w:vAlign w:val="center"/>
                  <w:hideMark/>
                  <w:tcPrChange w:id="9849"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6640306A" w14:textId="77777777" w:rsidR="005A38B2" w:rsidRPr="00CA526F" w:rsidRDefault="005A38B2" w:rsidP="00B62C7B">
                  <w:pPr>
                    <w:jc w:val="left"/>
                    <w:rPr>
                      <w:ins w:id="9850" w:author="Valeria Tapia" w:date="2026-09-30T18:54:00Z"/>
                      <w:rFonts w:ascii="Arial" w:hAnsi="Arial" w:cs="Arial"/>
                      <w:sz w:val="12"/>
                      <w:szCs w:val="12"/>
                      <w:lang w:val="es-BO" w:eastAsia="es-BO"/>
                    </w:rPr>
                  </w:pPr>
                  <w:ins w:id="9851" w:author="Valeria Tapia" w:date="2026-09-30T18:54:00Z">
                    <w:r w:rsidRPr="00CA526F">
                      <w:rPr>
                        <w:rFonts w:ascii="Arial" w:hAnsi="Arial" w:cs="Arial"/>
                        <w:sz w:val="12"/>
                        <w:szCs w:val="12"/>
                        <w:lang w:val="es-BO" w:eastAsia="es-BO"/>
                      </w:rPr>
                      <w:t>Ej. No</w:t>
                    </w:r>
                  </w:ins>
                </w:p>
              </w:tc>
              <w:tc>
                <w:tcPr>
                  <w:tcW w:w="419" w:type="pct"/>
                  <w:shd w:val="clear" w:color="FFFFCC" w:fill="FFFFFF"/>
                  <w:vAlign w:val="center"/>
                  <w:hideMark/>
                  <w:tcPrChange w:id="9852"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478E4094" w14:textId="77777777" w:rsidR="005A38B2" w:rsidRPr="00CA526F" w:rsidRDefault="005A38B2" w:rsidP="00B62C7B">
                  <w:pPr>
                    <w:jc w:val="left"/>
                    <w:rPr>
                      <w:ins w:id="9853" w:author="Valeria Tapia" w:date="2026-09-30T18:54:00Z"/>
                      <w:rFonts w:ascii="Arial" w:hAnsi="Arial" w:cs="Arial"/>
                      <w:sz w:val="12"/>
                      <w:szCs w:val="12"/>
                      <w:lang w:val="es-BO" w:eastAsia="es-BO"/>
                    </w:rPr>
                  </w:pPr>
                  <w:ins w:id="9854"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855"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37504116" w14:textId="77777777" w:rsidR="005A38B2" w:rsidRPr="00CA526F" w:rsidRDefault="005A38B2" w:rsidP="00B62C7B">
                  <w:pPr>
                    <w:jc w:val="left"/>
                    <w:rPr>
                      <w:ins w:id="9856" w:author="Valeria Tapia" w:date="2026-09-30T18:54:00Z"/>
                      <w:rFonts w:ascii="Arial" w:hAnsi="Arial" w:cs="Arial"/>
                      <w:sz w:val="12"/>
                      <w:szCs w:val="12"/>
                      <w:lang w:val="es-BO" w:eastAsia="es-BO"/>
                    </w:rPr>
                  </w:pPr>
                  <w:ins w:id="9857" w:author="Valeria Tapia" w:date="2026-09-30T18:54:00Z">
                    <w:r w:rsidRPr="00CA526F">
                      <w:rPr>
                        <w:rFonts w:ascii="Arial" w:hAnsi="Arial" w:cs="Arial"/>
                        <w:sz w:val="12"/>
                        <w:szCs w:val="12"/>
                        <w:lang w:val="es-BO" w:eastAsia="es-BO"/>
                      </w:rPr>
                      <w:t> </w:t>
                    </w:r>
                  </w:ins>
                </w:p>
              </w:tc>
            </w:tr>
            <w:tr w:rsidR="005A38B2" w:rsidRPr="00CA526F" w14:paraId="62804BCF"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858"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680"/>
                <w:ins w:id="9859" w:author="Valeria Tapia" w:date="2026-09-30T18:54:00Z"/>
                <w:trPrChange w:id="9860" w:author="Valeria Tapia" w:date="2026-09-30T18:54:00Z">
                  <w:trPr>
                    <w:trHeight w:val="680"/>
                  </w:trPr>
                </w:trPrChange>
              </w:trPr>
              <w:tc>
                <w:tcPr>
                  <w:tcW w:w="375" w:type="pct"/>
                  <w:shd w:val="clear" w:color="FFFFCC" w:fill="FFFFFF"/>
                  <w:noWrap/>
                  <w:vAlign w:val="center"/>
                  <w:hideMark/>
                  <w:tcPrChange w:id="9861"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02713817" w14:textId="77777777" w:rsidR="005A38B2" w:rsidRPr="00CA526F" w:rsidRDefault="005A38B2" w:rsidP="00B62C7B">
                  <w:pPr>
                    <w:jc w:val="left"/>
                    <w:rPr>
                      <w:ins w:id="9862" w:author="Valeria Tapia" w:date="2026-09-30T18:54:00Z"/>
                      <w:rFonts w:ascii="Arial" w:hAnsi="Arial" w:cs="Arial"/>
                      <w:sz w:val="12"/>
                      <w:szCs w:val="12"/>
                      <w:lang w:val="es-BO" w:eastAsia="es-BO"/>
                    </w:rPr>
                  </w:pPr>
                  <w:ins w:id="9863"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864"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4C8177FD" w14:textId="77777777" w:rsidR="005A38B2" w:rsidRPr="00CA526F" w:rsidRDefault="005A38B2" w:rsidP="00B62C7B">
                  <w:pPr>
                    <w:jc w:val="center"/>
                    <w:rPr>
                      <w:ins w:id="9865" w:author="Valeria Tapia" w:date="2026-09-30T18:54:00Z"/>
                      <w:rFonts w:ascii="Arial" w:hAnsi="Arial" w:cs="Arial"/>
                      <w:sz w:val="12"/>
                      <w:szCs w:val="12"/>
                      <w:lang w:val="es-BO" w:eastAsia="es-BO"/>
                    </w:rPr>
                  </w:pPr>
                  <w:ins w:id="9866" w:author="Valeria Tapia" w:date="2026-09-30T18:54:00Z">
                    <w:r w:rsidRPr="00CA526F">
                      <w:rPr>
                        <w:rFonts w:ascii="Arial" w:hAnsi="Arial" w:cs="Arial"/>
                        <w:sz w:val="12"/>
                        <w:szCs w:val="12"/>
                        <w:lang w:val="es-BO" w:eastAsia="es-BO"/>
                      </w:rPr>
                      <w:t>C.3</w:t>
                    </w:r>
                  </w:ins>
                </w:p>
              </w:tc>
              <w:tc>
                <w:tcPr>
                  <w:tcW w:w="531" w:type="pct"/>
                  <w:shd w:val="clear" w:color="FFFFCC" w:fill="FFFFFF"/>
                  <w:vAlign w:val="center"/>
                  <w:hideMark/>
                  <w:tcPrChange w:id="986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1DE4F025" w14:textId="77777777" w:rsidR="005A38B2" w:rsidRPr="00CA526F" w:rsidRDefault="005A38B2" w:rsidP="00B62C7B">
                  <w:pPr>
                    <w:jc w:val="left"/>
                    <w:rPr>
                      <w:ins w:id="9868" w:author="Valeria Tapia" w:date="2026-09-30T18:54:00Z"/>
                      <w:rFonts w:ascii="Arial" w:hAnsi="Arial" w:cs="Arial"/>
                      <w:sz w:val="12"/>
                      <w:szCs w:val="12"/>
                      <w:lang w:val="es-BO" w:eastAsia="es-BO"/>
                    </w:rPr>
                  </w:pPr>
                  <w:ins w:id="9869" w:author="Valeria Tapia" w:date="2026-09-30T18:54:00Z">
                    <w:r w:rsidRPr="00CA526F">
                      <w:rPr>
                        <w:rFonts w:ascii="Arial" w:hAnsi="Arial" w:cs="Arial"/>
                        <w:sz w:val="12"/>
                        <w:szCs w:val="12"/>
                        <w:lang w:val="es-BO" w:eastAsia="es-BO"/>
                      </w:rPr>
                      <w:t xml:space="preserve">Ej. Precio Unitario </w:t>
                    </w:r>
                  </w:ins>
                </w:p>
              </w:tc>
              <w:tc>
                <w:tcPr>
                  <w:tcW w:w="429" w:type="pct"/>
                  <w:shd w:val="clear" w:color="FFFFCC" w:fill="FFFFFF"/>
                  <w:vAlign w:val="center"/>
                  <w:hideMark/>
                  <w:tcPrChange w:id="9870"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72DD6DA4" w14:textId="77777777" w:rsidR="005A38B2" w:rsidRPr="00CA526F" w:rsidRDefault="005A38B2" w:rsidP="00B62C7B">
                  <w:pPr>
                    <w:jc w:val="left"/>
                    <w:rPr>
                      <w:ins w:id="9871" w:author="Valeria Tapia" w:date="2026-09-30T18:54:00Z"/>
                      <w:rFonts w:ascii="Arial" w:hAnsi="Arial" w:cs="Arial"/>
                      <w:sz w:val="12"/>
                      <w:szCs w:val="12"/>
                      <w:lang w:val="es-BO" w:eastAsia="es-BO"/>
                    </w:rPr>
                  </w:pPr>
                  <w:ins w:id="9872" w:author="Valeria Tapia" w:date="2026-09-30T18:54:00Z">
                    <w:r w:rsidRPr="00CA526F">
                      <w:rPr>
                        <w:rFonts w:ascii="Arial" w:hAnsi="Arial" w:cs="Arial"/>
                        <w:sz w:val="12"/>
                        <w:szCs w:val="12"/>
                        <w:lang w:val="es-BO" w:eastAsia="es-BO"/>
                      </w:rPr>
                      <w:t>Ej. Número</w:t>
                    </w:r>
                  </w:ins>
                </w:p>
              </w:tc>
              <w:tc>
                <w:tcPr>
                  <w:tcW w:w="531" w:type="pct"/>
                  <w:shd w:val="clear" w:color="FFFFCC" w:fill="FFFFFF"/>
                  <w:vAlign w:val="center"/>
                  <w:hideMark/>
                  <w:tcPrChange w:id="9873"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3C4213E" w14:textId="77777777" w:rsidR="005A38B2" w:rsidRPr="00CA526F" w:rsidRDefault="005A38B2" w:rsidP="00B62C7B">
                  <w:pPr>
                    <w:jc w:val="left"/>
                    <w:rPr>
                      <w:ins w:id="9874" w:author="Valeria Tapia" w:date="2026-09-30T18:54:00Z"/>
                      <w:rFonts w:ascii="Arial" w:hAnsi="Arial" w:cs="Arial"/>
                      <w:sz w:val="12"/>
                      <w:szCs w:val="12"/>
                      <w:lang w:val="es-BO" w:eastAsia="es-BO"/>
                    </w:rPr>
                  </w:pPr>
                  <w:ins w:id="9875" w:author="Valeria Tapia" w:date="2026-09-30T18:54:00Z">
                    <w:r w:rsidRPr="00CA526F">
                      <w:rPr>
                        <w:rFonts w:ascii="Arial" w:hAnsi="Arial" w:cs="Arial"/>
                        <w:sz w:val="12"/>
                        <w:szCs w:val="12"/>
                        <w:lang w:val="es-BO" w:eastAsia="es-BO"/>
                      </w:rPr>
                      <w:t>Ej. 4</w:t>
                    </w:r>
                  </w:ins>
                </w:p>
              </w:tc>
              <w:tc>
                <w:tcPr>
                  <w:tcW w:w="473" w:type="pct"/>
                  <w:shd w:val="clear" w:color="FFFFCC" w:fill="FFFFFF"/>
                  <w:noWrap/>
                  <w:vAlign w:val="center"/>
                  <w:hideMark/>
                  <w:tcPrChange w:id="9876"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063C1A53" w14:textId="77777777" w:rsidR="005A38B2" w:rsidRPr="00CA526F" w:rsidRDefault="005A38B2" w:rsidP="00B62C7B">
                  <w:pPr>
                    <w:jc w:val="left"/>
                    <w:rPr>
                      <w:ins w:id="9877" w:author="Valeria Tapia" w:date="2026-09-30T18:54:00Z"/>
                      <w:rFonts w:ascii="Arial" w:hAnsi="Arial" w:cs="Arial"/>
                      <w:sz w:val="12"/>
                      <w:szCs w:val="12"/>
                      <w:lang w:val="es-BO" w:eastAsia="es-BO"/>
                    </w:rPr>
                  </w:pPr>
                  <w:ins w:id="9878" w:author="Valeria Tapia" w:date="2026-09-30T18:54:00Z">
                    <w:r w:rsidRPr="00CA526F">
                      <w:rPr>
                        <w:rFonts w:ascii="Arial" w:hAnsi="Arial" w:cs="Arial"/>
                        <w:sz w:val="12"/>
                        <w:szCs w:val="12"/>
                        <w:lang w:val="es-BO" w:eastAsia="es-BO"/>
                      </w:rPr>
                      <w:t>Ej. No</w:t>
                    </w:r>
                  </w:ins>
                </w:p>
              </w:tc>
              <w:tc>
                <w:tcPr>
                  <w:tcW w:w="448" w:type="pct"/>
                  <w:shd w:val="clear" w:color="FFFFCC" w:fill="FFFFFF"/>
                  <w:vAlign w:val="center"/>
                  <w:hideMark/>
                  <w:tcPrChange w:id="9879"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4ACA8A9D" w14:textId="77777777" w:rsidR="005A38B2" w:rsidRPr="00CA526F" w:rsidRDefault="005A38B2" w:rsidP="00B62C7B">
                  <w:pPr>
                    <w:jc w:val="left"/>
                    <w:rPr>
                      <w:ins w:id="9880" w:author="Valeria Tapia" w:date="2026-09-30T18:54:00Z"/>
                      <w:rFonts w:ascii="Arial" w:hAnsi="Arial" w:cs="Arial"/>
                      <w:sz w:val="12"/>
                      <w:szCs w:val="12"/>
                      <w:lang w:val="es-BO" w:eastAsia="es-BO"/>
                    </w:rPr>
                  </w:pPr>
                  <w:ins w:id="9881" w:author="Valeria Tapia" w:date="2026-09-30T18:54:00Z">
                    <w:r w:rsidRPr="00CA526F">
                      <w:rPr>
                        <w:rFonts w:ascii="Arial" w:hAnsi="Arial" w:cs="Arial"/>
                        <w:sz w:val="12"/>
                        <w:szCs w:val="12"/>
                        <w:lang w:val="es-BO" w:eastAsia="es-BO"/>
                      </w:rPr>
                      <w:t>Ej. Manual</w:t>
                    </w:r>
                  </w:ins>
                </w:p>
              </w:tc>
              <w:tc>
                <w:tcPr>
                  <w:tcW w:w="418" w:type="pct"/>
                  <w:shd w:val="clear" w:color="FFFF00" w:fill="FFFFFF"/>
                  <w:vAlign w:val="center"/>
                  <w:hideMark/>
                  <w:tcPrChange w:id="9882"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5734862C" w14:textId="77777777" w:rsidR="005A38B2" w:rsidRPr="00CA526F" w:rsidRDefault="005A38B2" w:rsidP="00B62C7B">
                  <w:pPr>
                    <w:jc w:val="left"/>
                    <w:rPr>
                      <w:ins w:id="9883" w:author="Valeria Tapia" w:date="2026-09-30T18:54:00Z"/>
                      <w:rFonts w:ascii="Arial" w:hAnsi="Arial" w:cs="Arial"/>
                      <w:sz w:val="12"/>
                      <w:szCs w:val="12"/>
                      <w:lang w:val="es-BO" w:eastAsia="es-BO"/>
                    </w:rPr>
                  </w:pPr>
                  <w:ins w:id="9884"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9885"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150C175C" w14:textId="77777777" w:rsidR="005A38B2" w:rsidRPr="00CA526F" w:rsidRDefault="005A38B2" w:rsidP="00B62C7B">
                  <w:pPr>
                    <w:jc w:val="left"/>
                    <w:rPr>
                      <w:ins w:id="9886" w:author="Valeria Tapia" w:date="2026-09-30T18:54:00Z"/>
                      <w:rFonts w:ascii="Arial" w:hAnsi="Arial" w:cs="Arial"/>
                      <w:sz w:val="12"/>
                      <w:szCs w:val="12"/>
                      <w:lang w:val="es-BO" w:eastAsia="es-BO"/>
                    </w:rPr>
                  </w:pPr>
                  <w:ins w:id="9887"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888"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0BE8E1F1" w14:textId="77777777" w:rsidR="005A38B2" w:rsidRPr="00CA526F" w:rsidRDefault="005A38B2" w:rsidP="00B62C7B">
                  <w:pPr>
                    <w:jc w:val="left"/>
                    <w:rPr>
                      <w:ins w:id="9889" w:author="Valeria Tapia" w:date="2026-09-30T18:54:00Z"/>
                      <w:rFonts w:ascii="Arial" w:hAnsi="Arial" w:cs="Arial"/>
                      <w:sz w:val="12"/>
                      <w:szCs w:val="12"/>
                      <w:lang w:val="es-BO" w:eastAsia="es-BO"/>
                    </w:rPr>
                  </w:pPr>
                  <w:ins w:id="9890"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891"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003092E7" w14:textId="5814AD47" w:rsidR="005A38B2" w:rsidRPr="00CA526F" w:rsidRDefault="005A38B2" w:rsidP="00B62C7B">
                  <w:pPr>
                    <w:jc w:val="left"/>
                    <w:rPr>
                      <w:ins w:id="9892" w:author="Valeria Tapia" w:date="2026-09-30T18:54:00Z"/>
                      <w:rFonts w:ascii="Arial" w:hAnsi="Arial" w:cs="Arial"/>
                      <w:sz w:val="12"/>
                      <w:szCs w:val="12"/>
                      <w:lang w:val="es-BO" w:eastAsia="es-BO"/>
                    </w:rPr>
                  </w:pPr>
                  <w:ins w:id="9893" w:author="Valeria Tapia" w:date="2026-09-30T18:54:00Z">
                    <w:r w:rsidRPr="00CA526F">
                      <w:rPr>
                        <w:rFonts w:ascii="Arial" w:hAnsi="Arial" w:cs="Arial"/>
                        <w:sz w:val="12"/>
                        <w:szCs w:val="12"/>
                        <w:lang w:val="es-BO" w:eastAsia="es-BO"/>
                      </w:rPr>
                      <w:t>Ej</w:t>
                    </w:r>
                  </w:ins>
                  <w:ins w:id="9894" w:author="Valeria Tapia" w:date="2026-09-30T18:55:00Z">
                    <w:r>
                      <w:rPr>
                        <w:rFonts w:ascii="Arial" w:hAnsi="Arial" w:cs="Arial"/>
                        <w:sz w:val="12"/>
                        <w:szCs w:val="12"/>
                        <w:lang w:val="es-BO" w:eastAsia="es-BO"/>
                      </w:rPr>
                      <w:t>.</w:t>
                    </w:r>
                  </w:ins>
                  <w:ins w:id="9895" w:author="Valeria Tapia" w:date="2026-09-30T18:54:00Z">
                    <w:r w:rsidRPr="00CA526F">
                      <w:rPr>
                        <w:rFonts w:ascii="Arial" w:hAnsi="Arial" w:cs="Arial"/>
                        <w:sz w:val="12"/>
                        <w:szCs w:val="12"/>
                        <w:lang w:val="es-BO" w:eastAsia="es-BO"/>
                      </w:rPr>
                      <w:t xml:space="preserve"> Dos decimales, separador coma y separador de miles con punto</w:t>
                    </w:r>
                  </w:ins>
                </w:p>
              </w:tc>
            </w:tr>
            <w:tr w:rsidR="005A38B2" w:rsidRPr="00CA526F" w14:paraId="7C79A587"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896"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690"/>
                <w:ins w:id="9897" w:author="Valeria Tapia" w:date="2026-09-30T18:54:00Z"/>
                <w:trPrChange w:id="9898" w:author="Valeria Tapia" w:date="2026-09-30T18:54:00Z">
                  <w:trPr>
                    <w:trHeight w:val="690"/>
                  </w:trPr>
                </w:trPrChange>
              </w:trPr>
              <w:tc>
                <w:tcPr>
                  <w:tcW w:w="375" w:type="pct"/>
                  <w:shd w:val="clear" w:color="FFFFCC" w:fill="FFFFFF"/>
                  <w:noWrap/>
                  <w:vAlign w:val="center"/>
                  <w:hideMark/>
                  <w:tcPrChange w:id="9899"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6EE91E43" w14:textId="77777777" w:rsidR="005A38B2" w:rsidRPr="00CA526F" w:rsidRDefault="005A38B2" w:rsidP="00B62C7B">
                  <w:pPr>
                    <w:jc w:val="left"/>
                    <w:rPr>
                      <w:ins w:id="9900" w:author="Valeria Tapia" w:date="2026-09-30T18:54:00Z"/>
                      <w:rFonts w:ascii="Arial" w:hAnsi="Arial" w:cs="Arial"/>
                      <w:sz w:val="12"/>
                      <w:szCs w:val="12"/>
                      <w:lang w:val="es-BO" w:eastAsia="es-BO"/>
                    </w:rPr>
                  </w:pPr>
                  <w:ins w:id="9901"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902"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003AE54F" w14:textId="77777777" w:rsidR="005A38B2" w:rsidRPr="00CA526F" w:rsidRDefault="005A38B2" w:rsidP="00B62C7B">
                  <w:pPr>
                    <w:jc w:val="center"/>
                    <w:rPr>
                      <w:ins w:id="9903" w:author="Valeria Tapia" w:date="2026-09-30T18:54:00Z"/>
                      <w:rFonts w:ascii="Arial" w:hAnsi="Arial" w:cs="Arial"/>
                      <w:sz w:val="12"/>
                      <w:szCs w:val="12"/>
                      <w:lang w:val="es-BO" w:eastAsia="es-BO"/>
                    </w:rPr>
                  </w:pPr>
                  <w:ins w:id="9904" w:author="Valeria Tapia" w:date="2026-09-30T18:54:00Z">
                    <w:r w:rsidRPr="00CA526F">
                      <w:rPr>
                        <w:rFonts w:ascii="Arial" w:hAnsi="Arial" w:cs="Arial"/>
                        <w:sz w:val="12"/>
                        <w:szCs w:val="12"/>
                        <w:lang w:val="es-BO" w:eastAsia="es-BO"/>
                      </w:rPr>
                      <w:t>C.4</w:t>
                    </w:r>
                  </w:ins>
                </w:p>
              </w:tc>
              <w:tc>
                <w:tcPr>
                  <w:tcW w:w="531" w:type="pct"/>
                  <w:shd w:val="clear" w:color="FFFFCC" w:fill="FFFFFF"/>
                  <w:vAlign w:val="center"/>
                  <w:hideMark/>
                  <w:tcPrChange w:id="9905"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6E7BA9A4" w14:textId="77777777" w:rsidR="005A38B2" w:rsidRPr="00CA526F" w:rsidRDefault="005A38B2" w:rsidP="00B62C7B">
                  <w:pPr>
                    <w:jc w:val="left"/>
                    <w:rPr>
                      <w:ins w:id="9906" w:author="Valeria Tapia" w:date="2026-09-30T18:54:00Z"/>
                      <w:rFonts w:ascii="Arial" w:hAnsi="Arial" w:cs="Arial"/>
                      <w:sz w:val="12"/>
                      <w:szCs w:val="12"/>
                      <w:lang w:val="es-BO" w:eastAsia="es-BO"/>
                    </w:rPr>
                  </w:pPr>
                  <w:ins w:id="9907" w:author="Valeria Tapia" w:date="2026-09-30T18:54:00Z">
                    <w:r w:rsidRPr="00CA526F">
                      <w:rPr>
                        <w:rFonts w:ascii="Arial" w:hAnsi="Arial" w:cs="Arial"/>
                        <w:sz w:val="12"/>
                        <w:szCs w:val="12"/>
                        <w:lang w:val="es-BO" w:eastAsia="es-BO"/>
                      </w:rPr>
                      <w:t>Ej. Peso Bruto en Kg</w:t>
                    </w:r>
                  </w:ins>
                </w:p>
              </w:tc>
              <w:tc>
                <w:tcPr>
                  <w:tcW w:w="429" w:type="pct"/>
                  <w:shd w:val="clear" w:color="FFFFCC" w:fill="FFFFFF"/>
                  <w:vAlign w:val="center"/>
                  <w:hideMark/>
                  <w:tcPrChange w:id="9908"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1927DD49" w14:textId="77777777" w:rsidR="005A38B2" w:rsidRPr="00CA526F" w:rsidRDefault="005A38B2" w:rsidP="00B62C7B">
                  <w:pPr>
                    <w:jc w:val="left"/>
                    <w:rPr>
                      <w:ins w:id="9909" w:author="Valeria Tapia" w:date="2026-09-30T18:54:00Z"/>
                      <w:rFonts w:ascii="Arial" w:hAnsi="Arial" w:cs="Arial"/>
                      <w:sz w:val="12"/>
                      <w:szCs w:val="12"/>
                      <w:lang w:val="es-BO" w:eastAsia="es-BO"/>
                    </w:rPr>
                  </w:pPr>
                  <w:ins w:id="9910" w:author="Valeria Tapia" w:date="2026-09-30T18:54:00Z">
                    <w:r w:rsidRPr="00CA526F">
                      <w:rPr>
                        <w:rFonts w:ascii="Arial" w:hAnsi="Arial" w:cs="Arial"/>
                        <w:sz w:val="12"/>
                        <w:szCs w:val="12"/>
                        <w:lang w:val="es-BO" w:eastAsia="es-BO"/>
                      </w:rPr>
                      <w:t>Ej. Número</w:t>
                    </w:r>
                  </w:ins>
                </w:p>
              </w:tc>
              <w:tc>
                <w:tcPr>
                  <w:tcW w:w="531" w:type="pct"/>
                  <w:shd w:val="clear" w:color="FFFFCC" w:fill="FFFFFF"/>
                  <w:vAlign w:val="center"/>
                  <w:hideMark/>
                  <w:tcPrChange w:id="991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2961002E" w14:textId="77777777" w:rsidR="005A38B2" w:rsidRPr="00CA526F" w:rsidRDefault="005A38B2" w:rsidP="00B62C7B">
                  <w:pPr>
                    <w:jc w:val="left"/>
                    <w:rPr>
                      <w:ins w:id="9912" w:author="Valeria Tapia" w:date="2026-09-30T18:54:00Z"/>
                      <w:rFonts w:ascii="Arial" w:hAnsi="Arial" w:cs="Arial"/>
                      <w:sz w:val="12"/>
                      <w:szCs w:val="12"/>
                      <w:lang w:val="es-BO" w:eastAsia="es-BO"/>
                    </w:rPr>
                  </w:pPr>
                  <w:ins w:id="9913" w:author="Valeria Tapia" w:date="2026-09-30T18:54:00Z">
                    <w:r w:rsidRPr="00CA526F">
                      <w:rPr>
                        <w:rFonts w:ascii="Arial" w:hAnsi="Arial" w:cs="Arial"/>
                        <w:sz w:val="12"/>
                        <w:szCs w:val="12"/>
                        <w:lang w:val="es-BO" w:eastAsia="es-BO"/>
                      </w:rPr>
                      <w:t>Ej. 4</w:t>
                    </w:r>
                  </w:ins>
                </w:p>
              </w:tc>
              <w:tc>
                <w:tcPr>
                  <w:tcW w:w="473" w:type="pct"/>
                  <w:shd w:val="clear" w:color="FFFFCC" w:fill="FFFFFF"/>
                  <w:noWrap/>
                  <w:vAlign w:val="center"/>
                  <w:hideMark/>
                  <w:tcPrChange w:id="9914"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0950A334" w14:textId="77777777" w:rsidR="005A38B2" w:rsidRPr="00CA526F" w:rsidRDefault="005A38B2" w:rsidP="00B62C7B">
                  <w:pPr>
                    <w:jc w:val="left"/>
                    <w:rPr>
                      <w:ins w:id="9915" w:author="Valeria Tapia" w:date="2026-09-30T18:54:00Z"/>
                      <w:rFonts w:ascii="Arial" w:hAnsi="Arial" w:cs="Arial"/>
                      <w:sz w:val="12"/>
                      <w:szCs w:val="12"/>
                      <w:lang w:val="es-BO" w:eastAsia="es-BO"/>
                    </w:rPr>
                  </w:pPr>
                  <w:ins w:id="9916" w:author="Valeria Tapia" w:date="2026-09-30T18:54:00Z">
                    <w:r w:rsidRPr="00CA526F">
                      <w:rPr>
                        <w:rFonts w:ascii="Arial" w:hAnsi="Arial" w:cs="Arial"/>
                        <w:sz w:val="12"/>
                        <w:szCs w:val="12"/>
                        <w:lang w:val="es-BO" w:eastAsia="es-BO"/>
                      </w:rPr>
                      <w:t>Ej. No</w:t>
                    </w:r>
                  </w:ins>
                </w:p>
              </w:tc>
              <w:tc>
                <w:tcPr>
                  <w:tcW w:w="448" w:type="pct"/>
                  <w:shd w:val="clear" w:color="FFFFCC" w:fill="FFFFFF"/>
                  <w:vAlign w:val="center"/>
                  <w:hideMark/>
                  <w:tcPrChange w:id="9917"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7591C818" w14:textId="77777777" w:rsidR="005A38B2" w:rsidRPr="00CA526F" w:rsidRDefault="005A38B2" w:rsidP="00B62C7B">
                  <w:pPr>
                    <w:jc w:val="left"/>
                    <w:rPr>
                      <w:ins w:id="9918" w:author="Valeria Tapia" w:date="2026-09-30T18:54:00Z"/>
                      <w:rFonts w:ascii="Arial" w:hAnsi="Arial" w:cs="Arial"/>
                      <w:sz w:val="12"/>
                      <w:szCs w:val="12"/>
                      <w:lang w:val="es-BO" w:eastAsia="es-BO"/>
                    </w:rPr>
                  </w:pPr>
                  <w:ins w:id="9919" w:author="Valeria Tapia" w:date="2026-09-30T18:54:00Z">
                    <w:r w:rsidRPr="00CA526F">
                      <w:rPr>
                        <w:rFonts w:ascii="Arial" w:hAnsi="Arial" w:cs="Arial"/>
                        <w:sz w:val="12"/>
                        <w:szCs w:val="12"/>
                        <w:lang w:val="es-BO" w:eastAsia="es-BO"/>
                      </w:rPr>
                      <w:t>Ej. Manual</w:t>
                    </w:r>
                  </w:ins>
                </w:p>
              </w:tc>
              <w:tc>
                <w:tcPr>
                  <w:tcW w:w="418" w:type="pct"/>
                  <w:shd w:val="clear" w:color="FFFF00" w:fill="FFFFFF"/>
                  <w:vAlign w:val="center"/>
                  <w:hideMark/>
                  <w:tcPrChange w:id="9920"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74B6487C" w14:textId="77777777" w:rsidR="005A38B2" w:rsidRPr="00CA526F" w:rsidRDefault="005A38B2" w:rsidP="00B62C7B">
                  <w:pPr>
                    <w:jc w:val="left"/>
                    <w:rPr>
                      <w:ins w:id="9921" w:author="Valeria Tapia" w:date="2026-09-30T18:54:00Z"/>
                      <w:rFonts w:ascii="Arial" w:hAnsi="Arial" w:cs="Arial"/>
                      <w:sz w:val="12"/>
                      <w:szCs w:val="12"/>
                      <w:lang w:val="es-BO" w:eastAsia="es-BO"/>
                    </w:rPr>
                  </w:pPr>
                  <w:ins w:id="9922"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9923"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1007C259" w14:textId="77777777" w:rsidR="005A38B2" w:rsidRPr="00CA526F" w:rsidRDefault="005A38B2" w:rsidP="00B62C7B">
                  <w:pPr>
                    <w:jc w:val="left"/>
                    <w:rPr>
                      <w:ins w:id="9924" w:author="Valeria Tapia" w:date="2026-09-30T18:54:00Z"/>
                      <w:rFonts w:ascii="Arial" w:hAnsi="Arial" w:cs="Arial"/>
                      <w:sz w:val="12"/>
                      <w:szCs w:val="12"/>
                      <w:lang w:val="es-BO" w:eastAsia="es-BO"/>
                    </w:rPr>
                  </w:pPr>
                  <w:ins w:id="9925"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926"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14B78935" w14:textId="77777777" w:rsidR="005A38B2" w:rsidRPr="00CA526F" w:rsidRDefault="005A38B2" w:rsidP="00B62C7B">
                  <w:pPr>
                    <w:jc w:val="left"/>
                    <w:rPr>
                      <w:ins w:id="9927" w:author="Valeria Tapia" w:date="2026-09-30T18:54:00Z"/>
                      <w:rFonts w:ascii="Arial" w:hAnsi="Arial" w:cs="Arial"/>
                      <w:sz w:val="12"/>
                      <w:szCs w:val="12"/>
                      <w:lang w:val="es-BO" w:eastAsia="es-BO"/>
                    </w:rPr>
                  </w:pPr>
                  <w:ins w:id="9928"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929"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6017648F" w14:textId="77777777" w:rsidR="005A38B2" w:rsidRPr="00CA526F" w:rsidRDefault="005A38B2" w:rsidP="00B62C7B">
                  <w:pPr>
                    <w:jc w:val="left"/>
                    <w:rPr>
                      <w:ins w:id="9930" w:author="Valeria Tapia" w:date="2026-09-30T18:54:00Z"/>
                      <w:rFonts w:ascii="Arial" w:hAnsi="Arial" w:cs="Arial"/>
                      <w:sz w:val="12"/>
                      <w:szCs w:val="12"/>
                      <w:lang w:val="es-BO" w:eastAsia="es-BO"/>
                    </w:rPr>
                  </w:pPr>
                  <w:ins w:id="9931" w:author="Valeria Tapia" w:date="2026-09-30T18:54:00Z">
                    <w:r w:rsidRPr="00CA526F">
                      <w:rPr>
                        <w:rFonts w:ascii="Arial" w:hAnsi="Arial" w:cs="Arial"/>
                        <w:sz w:val="12"/>
                        <w:szCs w:val="12"/>
                        <w:lang w:val="es-BO" w:eastAsia="es-BO"/>
                      </w:rPr>
                      <w:t>Ej Dos decimales, separador coma y separador de miles con punto</w:t>
                    </w:r>
                  </w:ins>
                </w:p>
              </w:tc>
            </w:tr>
            <w:tr w:rsidR="005A38B2" w:rsidRPr="00CA526F" w14:paraId="167B0143"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932"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687"/>
                <w:ins w:id="9933" w:author="Valeria Tapia" w:date="2026-09-30T18:54:00Z"/>
                <w:trPrChange w:id="9934" w:author="Valeria Tapia" w:date="2026-09-30T18:54:00Z">
                  <w:trPr>
                    <w:trHeight w:val="687"/>
                  </w:trPr>
                </w:trPrChange>
              </w:trPr>
              <w:tc>
                <w:tcPr>
                  <w:tcW w:w="375" w:type="pct"/>
                  <w:shd w:val="clear" w:color="FFFFCC" w:fill="FFFFFF"/>
                  <w:noWrap/>
                  <w:vAlign w:val="center"/>
                  <w:hideMark/>
                  <w:tcPrChange w:id="9935"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61D0153E" w14:textId="77777777" w:rsidR="005A38B2" w:rsidRPr="00CA526F" w:rsidRDefault="005A38B2" w:rsidP="00B62C7B">
                  <w:pPr>
                    <w:jc w:val="left"/>
                    <w:rPr>
                      <w:ins w:id="9936" w:author="Valeria Tapia" w:date="2026-09-30T18:54:00Z"/>
                      <w:rFonts w:ascii="Arial" w:hAnsi="Arial" w:cs="Arial"/>
                      <w:sz w:val="12"/>
                      <w:szCs w:val="12"/>
                      <w:lang w:val="es-BO" w:eastAsia="es-BO"/>
                    </w:rPr>
                  </w:pPr>
                  <w:ins w:id="9937" w:author="Valeria Tapia" w:date="2026-09-30T18:54:00Z">
                    <w:r w:rsidRPr="00CA526F">
                      <w:rPr>
                        <w:rFonts w:ascii="Arial" w:hAnsi="Arial" w:cs="Arial"/>
                        <w:sz w:val="12"/>
                        <w:szCs w:val="12"/>
                        <w:lang w:val="es-BO" w:eastAsia="es-BO"/>
                      </w:rPr>
                      <w:lastRenderedPageBreak/>
                      <w:t> </w:t>
                    </w:r>
                  </w:ins>
                </w:p>
              </w:tc>
              <w:tc>
                <w:tcPr>
                  <w:tcW w:w="320" w:type="pct"/>
                  <w:shd w:val="clear" w:color="FFFFCC" w:fill="FFFFFF"/>
                  <w:noWrap/>
                  <w:vAlign w:val="center"/>
                  <w:hideMark/>
                  <w:tcPrChange w:id="9938"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06CBC644" w14:textId="77777777" w:rsidR="005A38B2" w:rsidRPr="00CA526F" w:rsidRDefault="005A38B2" w:rsidP="00B62C7B">
                  <w:pPr>
                    <w:jc w:val="center"/>
                    <w:rPr>
                      <w:ins w:id="9939" w:author="Valeria Tapia" w:date="2026-09-30T18:54:00Z"/>
                      <w:rFonts w:ascii="Arial" w:hAnsi="Arial" w:cs="Arial"/>
                      <w:sz w:val="12"/>
                      <w:szCs w:val="12"/>
                      <w:lang w:val="es-BO" w:eastAsia="es-BO"/>
                    </w:rPr>
                  </w:pPr>
                  <w:ins w:id="9940" w:author="Valeria Tapia" w:date="2026-09-30T18:54:00Z">
                    <w:r w:rsidRPr="00CA526F">
                      <w:rPr>
                        <w:rFonts w:ascii="Arial" w:hAnsi="Arial" w:cs="Arial"/>
                        <w:sz w:val="12"/>
                        <w:szCs w:val="12"/>
                        <w:lang w:val="es-BO" w:eastAsia="es-BO"/>
                      </w:rPr>
                      <w:t>C.5</w:t>
                    </w:r>
                  </w:ins>
                </w:p>
              </w:tc>
              <w:tc>
                <w:tcPr>
                  <w:tcW w:w="531" w:type="pct"/>
                  <w:shd w:val="clear" w:color="FFFFCC" w:fill="FFFFFF"/>
                  <w:vAlign w:val="center"/>
                  <w:hideMark/>
                  <w:tcPrChange w:id="994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5281D0E7" w14:textId="77777777" w:rsidR="005A38B2" w:rsidRPr="00CA526F" w:rsidRDefault="005A38B2" w:rsidP="00B62C7B">
                  <w:pPr>
                    <w:jc w:val="left"/>
                    <w:rPr>
                      <w:ins w:id="9942" w:author="Valeria Tapia" w:date="2026-09-30T18:54:00Z"/>
                      <w:rFonts w:ascii="Arial" w:hAnsi="Arial" w:cs="Arial"/>
                      <w:sz w:val="12"/>
                      <w:szCs w:val="12"/>
                      <w:lang w:val="es-BO" w:eastAsia="es-BO"/>
                    </w:rPr>
                  </w:pPr>
                  <w:ins w:id="9943" w:author="Valeria Tapia" w:date="2026-09-30T18:54:00Z">
                    <w:r w:rsidRPr="00CA526F">
                      <w:rPr>
                        <w:rFonts w:ascii="Arial" w:hAnsi="Arial" w:cs="Arial"/>
                        <w:sz w:val="12"/>
                        <w:szCs w:val="12"/>
                        <w:lang w:val="es-BO" w:eastAsia="es-BO"/>
                      </w:rPr>
                      <w:t>Ej. Cantidad</w:t>
                    </w:r>
                  </w:ins>
                </w:p>
              </w:tc>
              <w:tc>
                <w:tcPr>
                  <w:tcW w:w="429" w:type="pct"/>
                  <w:shd w:val="clear" w:color="FFFFCC" w:fill="FFFFFF"/>
                  <w:vAlign w:val="center"/>
                  <w:hideMark/>
                  <w:tcPrChange w:id="9944" w:author="Valeria Tapia" w:date="2026-09-30T18:54:00Z">
                    <w:tcPr>
                      <w:tcW w:w="429" w:type="pct"/>
                      <w:tcBorders>
                        <w:top w:val="nil"/>
                        <w:left w:val="nil"/>
                        <w:bottom w:val="single" w:sz="8" w:space="0" w:color="auto"/>
                        <w:right w:val="single" w:sz="8" w:space="0" w:color="auto"/>
                      </w:tcBorders>
                      <w:shd w:val="clear" w:color="FFFFCC" w:fill="FFFFFF"/>
                      <w:vAlign w:val="center"/>
                      <w:hideMark/>
                    </w:tcPr>
                  </w:tcPrChange>
                </w:tcPr>
                <w:p w14:paraId="59382295" w14:textId="77777777" w:rsidR="005A38B2" w:rsidRPr="00CA526F" w:rsidRDefault="005A38B2" w:rsidP="00B62C7B">
                  <w:pPr>
                    <w:jc w:val="left"/>
                    <w:rPr>
                      <w:ins w:id="9945" w:author="Valeria Tapia" w:date="2026-09-30T18:54:00Z"/>
                      <w:rFonts w:ascii="Arial" w:hAnsi="Arial" w:cs="Arial"/>
                      <w:sz w:val="12"/>
                      <w:szCs w:val="12"/>
                      <w:lang w:val="es-BO" w:eastAsia="es-BO"/>
                    </w:rPr>
                  </w:pPr>
                  <w:ins w:id="9946" w:author="Valeria Tapia" w:date="2026-09-30T18:54:00Z">
                    <w:r w:rsidRPr="00CA526F">
                      <w:rPr>
                        <w:rFonts w:ascii="Arial" w:hAnsi="Arial" w:cs="Arial"/>
                        <w:sz w:val="12"/>
                        <w:szCs w:val="12"/>
                        <w:lang w:val="es-BO" w:eastAsia="es-BO"/>
                      </w:rPr>
                      <w:t>Ej. Número</w:t>
                    </w:r>
                  </w:ins>
                </w:p>
              </w:tc>
              <w:tc>
                <w:tcPr>
                  <w:tcW w:w="531" w:type="pct"/>
                  <w:shd w:val="clear" w:color="FFFFCC" w:fill="FFFFFF"/>
                  <w:vAlign w:val="center"/>
                  <w:hideMark/>
                  <w:tcPrChange w:id="994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599380D9" w14:textId="77777777" w:rsidR="005A38B2" w:rsidRPr="00CA526F" w:rsidRDefault="005A38B2" w:rsidP="00B62C7B">
                  <w:pPr>
                    <w:jc w:val="left"/>
                    <w:rPr>
                      <w:ins w:id="9948" w:author="Valeria Tapia" w:date="2026-09-30T18:54:00Z"/>
                      <w:rFonts w:ascii="Arial" w:hAnsi="Arial" w:cs="Arial"/>
                      <w:sz w:val="12"/>
                      <w:szCs w:val="12"/>
                      <w:lang w:val="es-BO" w:eastAsia="es-BO"/>
                    </w:rPr>
                  </w:pPr>
                  <w:ins w:id="9949" w:author="Valeria Tapia" w:date="2026-09-30T18:54:00Z">
                    <w:r w:rsidRPr="00CA526F">
                      <w:rPr>
                        <w:rFonts w:ascii="Arial" w:hAnsi="Arial" w:cs="Arial"/>
                        <w:sz w:val="12"/>
                        <w:szCs w:val="12"/>
                        <w:lang w:val="es-BO" w:eastAsia="es-BO"/>
                      </w:rPr>
                      <w:t>Ej. 255</w:t>
                    </w:r>
                  </w:ins>
                </w:p>
              </w:tc>
              <w:tc>
                <w:tcPr>
                  <w:tcW w:w="473" w:type="pct"/>
                  <w:shd w:val="clear" w:color="FFFFCC" w:fill="FFFFFF"/>
                  <w:noWrap/>
                  <w:vAlign w:val="center"/>
                  <w:hideMark/>
                  <w:tcPrChange w:id="9950"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0AC2F30E" w14:textId="77777777" w:rsidR="005A38B2" w:rsidRPr="00CA526F" w:rsidRDefault="005A38B2" w:rsidP="00B62C7B">
                  <w:pPr>
                    <w:jc w:val="left"/>
                    <w:rPr>
                      <w:ins w:id="9951" w:author="Valeria Tapia" w:date="2026-09-30T18:54:00Z"/>
                      <w:rFonts w:ascii="Arial" w:hAnsi="Arial" w:cs="Arial"/>
                      <w:sz w:val="12"/>
                      <w:szCs w:val="12"/>
                      <w:lang w:val="es-BO" w:eastAsia="es-BO"/>
                    </w:rPr>
                  </w:pPr>
                  <w:ins w:id="9952" w:author="Valeria Tapia" w:date="2026-09-30T18:54:00Z">
                    <w:r w:rsidRPr="00CA526F">
                      <w:rPr>
                        <w:rFonts w:ascii="Arial" w:hAnsi="Arial" w:cs="Arial"/>
                        <w:sz w:val="12"/>
                        <w:szCs w:val="12"/>
                        <w:lang w:val="es-BO" w:eastAsia="es-BO"/>
                      </w:rPr>
                      <w:t>Ej. No</w:t>
                    </w:r>
                  </w:ins>
                </w:p>
              </w:tc>
              <w:tc>
                <w:tcPr>
                  <w:tcW w:w="448" w:type="pct"/>
                  <w:shd w:val="clear" w:color="FFFFCC" w:fill="FFFFFF"/>
                  <w:vAlign w:val="center"/>
                  <w:hideMark/>
                  <w:tcPrChange w:id="9953"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73F31AFA" w14:textId="77777777" w:rsidR="005A38B2" w:rsidRPr="00CA526F" w:rsidRDefault="005A38B2" w:rsidP="00B62C7B">
                  <w:pPr>
                    <w:jc w:val="left"/>
                    <w:rPr>
                      <w:ins w:id="9954" w:author="Valeria Tapia" w:date="2026-09-30T18:54:00Z"/>
                      <w:rFonts w:ascii="Arial" w:hAnsi="Arial" w:cs="Arial"/>
                      <w:sz w:val="12"/>
                      <w:szCs w:val="12"/>
                      <w:lang w:val="es-BO" w:eastAsia="es-BO"/>
                    </w:rPr>
                  </w:pPr>
                  <w:ins w:id="9955" w:author="Valeria Tapia" w:date="2026-09-30T18:54:00Z">
                    <w:r w:rsidRPr="00CA526F">
                      <w:rPr>
                        <w:rFonts w:ascii="Arial" w:hAnsi="Arial" w:cs="Arial"/>
                        <w:sz w:val="12"/>
                        <w:szCs w:val="12"/>
                        <w:lang w:val="es-BO" w:eastAsia="es-BO"/>
                      </w:rPr>
                      <w:t>Ej. Manual</w:t>
                    </w:r>
                  </w:ins>
                </w:p>
              </w:tc>
              <w:tc>
                <w:tcPr>
                  <w:tcW w:w="418" w:type="pct"/>
                  <w:shd w:val="clear" w:color="FFFF00" w:fill="FFFFFF"/>
                  <w:vAlign w:val="center"/>
                  <w:hideMark/>
                  <w:tcPrChange w:id="9956" w:author="Valeria Tapia" w:date="2026-09-30T18:54:00Z">
                    <w:tcPr>
                      <w:tcW w:w="418" w:type="pct"/>
                      <w:tcBorders>
                        <w:top w:val="nil"/>
                        <w:left w:val="nil"/>
                        <w:bottom w:val="single" w:sz="8" w:space="0" w:color="auto"/>
                        <w:right w:val="single" w:sz="8" w:space="0" w:color="auto"/>
                      </w:tcBorders>
                      <w:shd w:val="clear" w:color="FFFF00" w:fill="FFFFFF"/>
                      <w:vAlign w:val="center"/>
                      <w:hideMark/>
                    </w:tcPr>
                  </w:tcPrChange>
                </w:tcPr>
                <w:p w14:paraId="505EE02E" w14:textId="77777777" w:rsidR="005A38B2" w:rsidRPr="00CA526F" w:rsidRDefault="005A38B2" w:rsidP="00B62C7B">
                  <w:pPr>
                    <w:jc w:val="left"/>
                    <w:rPr>
                      <w:ins w:id="9957" w:author="Valeria Tapia" w:date="2026-09-30T18:54:00Z"/>
                      <w:rFonts w:ascii="Arial" w:hAnsi="Arial" w:cs="Arial"/>
                      <w:sz w:val="12"/>
                      <w:szCs w:val="12"/>
                      <w:lang w:val="es-BO" w:eastAsia="es-BO"/>
                    </w:rPr>
                  </w:pPr>
                  <w:ins w:id="9958"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9959"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62CB2C2F" w14:textId="77777777" w:rsidR="005A38B2" w:rsidRPr="00CA526F" w:rsidRDefault="005A38B2" w:rsidP="00B62C7B">
                  <w:pPr>
                    <w:jc w:val="left"/>
                    <w:rPr>
                      <w:ins w:id="9960" w:author="Valeria Tapia" w:date="2026-09-30T18:54:00Z"/>
                      <w:rFonts w:ascii="Arial" w:hAnsi="Arial" w:cs="Arial"/>
                      <w:sz w:val="12"/>
                      <w:szCs w:val="12"/>
                      <w:lang w:val="es-BO" w:eastAsia="es-BO"/>
                    </w:rPr>
                  </w:pPr>
                  <w:ins w:id="9961"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9962"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276B015C" w14:textId="77777777" w:rsidR="005A38B2" w:rsidRPr="00CA526F" w:rsidRDefault="005A38B2" w:rsidP="00B62C7B">
                  <w:pPr>
                    <w:jc w:val="left"/>
                    <w:rPr>
                      <w:ins w:id="9963" w:author="Valeria Tapia" w:date="2026-09-30T18:54:00Z"/>
                      <w:rFonts w:ascii="Arial" w:hAnsi="Arial" w:cs="Arial"/>
                      <w:sz w:val="12"/>
                      <w:szCs w:val="12"/>
                      <w:lang w:val="es-BO" w:eastAsia="es-BO"/>
                    </w:rPr>
                  </w:pPr>
                  <w:ins w:id="9964"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9965"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4F1FEAAE" w14:textId="2C4867F2" w:rsidR="005A38B2" w:rsidRPr="00CA526F" w:rsidRDefault="005A38B2" w:rsidP="00B62C7B">
                  <w:pPr>
                    <w:jc w:val="left"/>
                    <w:rPr>
                      <w:ins w:id="9966" w:author="Valeria Tapia" w:date="2026-09-30T18:54:00Z"/>
                      <w:rFonts w:ascii="Arial" w:hAnsi="Arial" w:cs="Arial"/>
                      <w:sz w:val="12"/>
                      <w:szCs w:val="12"/>
                      <w:lang w:val="es-BO" w:eastAsia="es-BO"/>
                    </w:rPr>
                  </w:pPr>
                  <w:ins w:id="9967" w:author="Valeria Tapia" w:date="2026-09-30T18:54:00Z">
                    <w:r w:rsidRPr="00CA526F">
                      <w:rPr>
                        <w:rFonts w:ascii="Arial" w:hAnsi="Arial" w:cs="Arial"/>
                        <w:sz w:val="12"/>
                        <w:szCs w:val="12"/>
                        <w:lang w:val="es-BO" w:eastAsia="es-BO"/>
                      </w:rPr>
                      <w:t>Ej</w:t>
                    </w:r>
                  </w:ins>
                  <w:ins w:id="9968" w:author="Valeria Tapia" w:date="2026-09-30T18:56:00Z">
                    <w:r>
                      <w:rPr>
                        <w:rFonts w:ascii="Arial" w:hAnsi="Arial" w:cs="Arial"/>
                        <w:sz w:val="12"/>
                        <w:szCs w:val="12"/>
                        <w:lang w:val="es-BO" w:eastAsia="es-BO"/>
                      </w:rPr>
                      <w:t>.</w:t>
                    </w:r>
                  </w:ins>
                  <w:ins w:id="9969" w:author="Valeria Tapia" w:date="2026-09-30T18:54:00Z">
                    <w:r w:rsidRPr="00CA526F">
                      <w:rPr>
                        <w:rFonts w:ascii="Arial" w:hAnsi="Arial" w:cs="Arial"/>
                        <w:sz w:val="12"/>
                        <w:szCs w:val="12"/>
                        <w:lang w:val="es-BO" w:eastAsia="es-BO"/>
                      </w:rPr>
                      <w:t xml:space="preserve"> Dos decimales, separador coma y separador de miles con punto</w:t>
                    </w:r>
                  </w:ins>
                </w:p>
              </w:tc>
            </w:tr>
            <w:tr w:rsidR="005A38B2" w:rsidRPr="00CA526F" w14:paraId="07605A84"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970"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204"/>
                <w:ins w:id="9971" w:author="Valeria Tapia" w:date="2026-09-30T18:54:00Z"/>
                <w:trPrChange w:id="9972" w:author="Valeria Tapia" w:date="2026-09-30T18:54:00Z">
                  <w:trPr>
                    <w:trHeight w:val="204"/>
                  </w:trPr>
                </w:trPrChange>
              </w:trPr>
              <w:tc>
                <w:tcPr>
                  <w:tcW w:w="5000" w:type="pct"/>
                  <w:gridSpan w:val="11"/>
                  <w:shd w:val="clear" w:color="auto" w:fill="auto"/>
                  <w:noWrap/>
                  <w:vAlign w:val="center"/>
                  <w:hideMark/>
                  <w:tcPrChange w:id="9973" w:author="Valeria Tapia" w:date="2026-09-30T18:54:00Z">
                    <w:tcPr>
                      <w:tcW w:w="5000" w:type="pct"/>
                      <w:gridSpan w:val="11"/>
                      <w:tcBorders>
                        <w:top w:val="nil"/>
                        <w:left w:val="single" w:sz="8" w:space="0" w:color="auto"/>
                        <w:bottom w:val="single" w:sz="8" w:space="0" w:color="auto"/>
                        <w:right w:val="single" w:sz="8" w:space="0" w:color="auto"/>
                      </w:tcBorders>
                      <w:shd w:val="clear" w:color="auto" w:fill="auto"/>
                      <w:noWrap/>
                      <w:vAlign w:val="center"/>
                      <w:hideMark/>
                    </w:tcPr>
                  </w:tcPrChange>
                </w:tcPr>
                <w:p w14:paraId="07EC17F9" w14:textId="77777777" w:rsidR="005A38B2" w:rsidRPr="00CA526F" w:rsidRDefault="005A38B2" w:rsidP="00B62C7B">
                  <w:pPr>
                    <w:jc w:val="left"/>
                    <w:rPr>
                      <w:ins w:id="9974" w:author="Valeria Tapia" w:date="2026-09-30T18:54:00Z"/>
                      <w:rFonts w:ascii="Arial" w:hAnsi="Arial" w:cs="Arial"/>
                      <w:b/>
                      <w:bCs/>
                      <w:sz w:val="12"/>
                      <w:szCs w:val="12"/>
                      <w:lang w:val="es-BO" w:eastAsia="es-BO"/>
                    </w:rPr>
                  </w:pPr>
                  <w:ins w:id="9975" w:author="Valeria Tapia" w:date="2026-09-30T18:54:00Z">
                    <w:r w:rsidRPr="00CA526F">
                      <w:rPr>
                        <w:rFonts w:ascii="Arial" w:hAnsi="Arial" w:cs="Arial"/>
                        <w:b/>
                        <w:bCs/>
                        <w:sz w:val="12"/>
                        <w:szCs w:val="12"/>
                        <w:lang w:val="es-BO" w:eastAsia="es-BO"/>
                      </w:rPr>
                      <w:t>D. REQUISITOS ADJUNTOS </w:t>
                    </w:r>
                  </w:ins>
                </w:p>
              </w:tc>
            </w:tr>
            <w:tr w:rsidR="005A38B2" w:rsidRPr="00CA526F" w14:paraId="418BA37C"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9976"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475"/>
                <w:ins w:id="9977" w:author="Valeria Tapia" w:date="2026-09-30T18:54:00Z"/>
                <w:trPrChange w:id="9978" w:author="Valeria Tapia" w:date="2026-09-30T18:54:00Z">
                  <w:trPr>
                    <w:trHeight w:val="475"/>
                  </w:trPr>
                </w:trPrChange>
              </w:trPr>
              <w:tc>
                <w:tcPr>
                  <w:tcW w:w="375" w:type="pct"/>
                  <w:shd w:val="clear" w:color="FFFFCC" w:fill="FFFFFF"/>
                  <w:noWrap/>
                  <w:vAlign w:val="center"/>
                  <w:hideMark/>
                  <w:tcPrChange w:id="9979"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167D3021" w14:textId="77777777" w:rsidR="005A38B2" w:rsidRPr="00CA526F" w:rsidRDefault="005A38B2" w:rsidP="00B62C7B">
                  <w:pPr>
                    <w:jc w:val="left"/>
                    <w:rPr>
                      <w:ins w:id="9980" w:author="Valeria Tapia" w:date="2026-09-30T18:54:00Z"/>
                      <w:rFonts w:ascii="Arial" w:hAnsi="Arial" w:cs="Arial"/>
                      <w:sz w:val="12"/>
                      <w:szCs w:val="12"/>
                      <w:lang w:val="es-BO" w:eastAsia="es-BO"/>
                    </w:rPr>
                  </w:pPr>
                  <w:ins w:id="9981"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9982"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5BAC21FA" w14:textId="77777777" w:rsidR="005A38B2" w:rsidRPr="00CA526F" w:rsidRDefault="005A38B2" w:rsidP="00B62C7B">
                  <w:pPr>
                    <w:jc w:val="center"/>
                    <w:rPr>
                      <w:ins w:id="9983" w:author="Valeria Tapia" w:date="2026-09-30T18:54:00Z"/>
                      <w:rFonts w:ascii="Arial" w:hAnsi="Arial" w:cs="Arial"/>
                      <w:sz w:val="12"/>
                      <w:szCs w:val="12"/>
                      <w:lang w:val="es-BO" w:eastAsia="es-BO"/>
                    </w:rPr>
                  </w:pPr>
                  <w:ins w:id="9984" w:author="Valeria Tapia" w:date="2026-09-30T18:54:00Z">
                    <w:r w:rsidRPr="00CA526F">
                      <w:rPr>
                        <w:rFonts w:ascii="Arial" w:hAnsi="Arial" w:cs="Arial"/>
                        <w:sz w:val="12"/>
                        <w:szCs w:val="12"/>
                        <w:lang w:val="es-BO" w:eastAsia="es-BO"/>
                      </w:rPr>
                      <w:t>D.1</w:t>
                    </w:r>
                  </w:ins>
                </w:p>
              </w:tc>
              <w:tc>
                <w:tcPr>
                  <w:tcW w:w="531" w:type="pct"/>
                  <w:shd w:val="clear" w:color="FFFFCC" w:fill="FFFFFF"/>
                  <w:vAlign w:val="center"/>
                  <w:hideMark/>
                  <w:tcPrChange w:id="9985"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75A0524D" w14:textId="77777777" w:rsidR="005A38B2" w:rsidRPr="00CA526F" w:rsidRDefault="005A38B2" w:rsidP="00B62C7B">
                  <w:pPr>
                    <w:jc w:val="left"/>
                    <w:rPr>
                      <w:ins w:id="9986" w:author="Valeria Tapia" w:date="2026-09-30T18:54:00Z"/>
                      <w:rFonts w:ascii="Arial" w:hAnsi="Arial" w:cs="Arial"/>
                      <w:sz w:val="12"/>
                      <w:szCs w:val="12"/>
                      <w:lang w:val="es-BO" w:eastAsia="es-BO"/>
                    </w:rPr>
                  </w:pPr>
                  <w:ins w:id="9987" w:author="Valeria Tapia" w:date="2026-09-30T18:54:00Z">
                    <w:r w:rsidRPr="00CA526F">
                      <w:rPr>
                        <w:rFonts w:ascii="Arial" w:hAnsi="Arial" w:cs="Arial"/>
                        <w:sz w:val="12"/>
                        <w:szCs w:val="12"/>
                        <w:lang w:val="es-BO" w:eastAsia="es-BO"/>
                      </w:rPr>
                      <w:t>Ej. Factura Comercial</w:t>
                    </w:r>
                  </w:ins>
                </w:p>
              </w:tc>
              <w:tc>
                <w:tcPr>
                  <w:tcW w:w="429" w:type="pct"/>
                  <w:shd w:val="clear" w:color="FFFFCC" w:fill="FFFFFF"/>
                  <w:noWrap/>
                  <w:vAlign w:val="center"/>
                  <w:hideMark/>
                  <w:tcPrChange w:id="9988" w:author="Valeria Tapia" w:date="2026-09-30T18:54:00Z">
                    <w:tcPr>
                      <w:tcW w:w="429" w:type="pct"/>
                      <w:tcBorders>
                        <w:top w:val="nil"/>
                        <w:left w:val="nil"/>
                        <w:bottom w:val="single" w:sz="8" w:space="0" w:color="auto"/>
                        <w:right w:val="single" w:sz="8" w:space="0" w:color="auto"/>
                      </w:tcBorders>
                      <w:shd w:val="clear" w:color="FFFFCC" w:fill="FFFFFF"/>
                      <w:noWrap/>
                      <w:vAlign w:val="center"/>
                      <w:hideMark/>
                    </w:tcPr>
                  </w:tcPrChange>
                </w:tcPr>
                <w:p w14:paraId="2282560D" w14:textId="77777777" w:rsidR="005A38B2" w:rsidRPr="00CA526F" w:rsidRDefault="005A38B2" w:rsidP="00B62C7B">
                  <w:pPr>
                    <w:jc w:val="left"/>
                    <w:rPr>
                      <w:ins w:id="9989" w:author="Valeria Tapia" w:date="2026-09-30T18:54:00Z"/>
                      <w:rFonts w:ascii="Arial" w:hAnsi="Arial" w:cs="Arial"/>
                      <w:sz w:val="12"/>
                      <w:szCs w:val="12"/>
                      <w:lang w:val="es-BO" w:eastAsia="es-BO"/>
                    </w:rPr>
                  </w:pPr>
                  <w:ins w:id="9990" w:author="Valeria Tapia" w:date="2026-09-30T18:54:00Z">
                    <w:r w:rsidRPr="00CA526F">
                      <w:rPr>
                        <w:rFonts w:ascii="Arial" w:hAnsi="Arial" w:cs="Arial"/>
                        <w:sz w:val="12"/>
                        <w:szCs w:val="12"/>
                        <w:lang w:val="es-BO" w:eastAsia="es-BO"/>
                      </w:rPr>
                      <w:t>Ej. PDF</w:t>
                    </w:r>
                  </w:ins>
                </w:p>
              </w:tc>
              <w:tc>
                <w:tcPr>
                  <w:tcW w:w="531" w:type="pct"/>
                  <w:shd w:val="clear" w:color="FFFFCC" w:fill="FFFFFF"/>
                  <w:vAlign w:val="center"/>
                  <w:hideMark/>
                  <w:tcPrChange w:id="999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7D2BF0C8" w14:textId="77777777" w:rsidR="005A38B2" w:rsidRPr="00CA526F" w:rsidRDefault="005A38B2" w:rsidP="00B62C7B">
                  <w:pPr>
                    <w:jc w:val="left"/>
                    <w:rPr>
                      <w:ins w:id="9992" w:author="Valeria Tapia" w:date="2026-09-30T18:54:00Z"/>
                      <w:rFonts w:ascii="Arial" w:hAnsi="Arial" w:cs="Arial"/>
                      <w:sz w:val="12"/>
                      <w:szCs w:val="12"/>
                      <w:lang w:val="es-BO" w:eastAsia="es-BO"/>
                    </w:rPr>
                  </w:pPr>
                  <w:ins w:id="9993" w:author="Valeria Tapia" w:date="2026-09-30T18:54:00Z">
                    <w:r w:rsidRPr="00CA526F">
                      <w:rPr>
                        <w:rFonts w:ascii="Arial" w:hAnsi="Arial" w:cs="Arial"/>
                        <w:sz w:val="12"/>
                        <w:szCs w:val="12"/>
                        <w:lang w:val="es-BO" w:eastAsia="es-BO"/>
                      </w:rPr>
                      <w:t>Ej.  10MB</w:t>
                    </w:r>
                  </w:ins>
                </w:p>
              </w:tc>
              <w:tc>
                <w:tcPr>
                  <w:tcW w:w="473" w:type="pct"/>
                  <w:shd w:val="clear" w:color="FFFFCC" w:fill="FFFFFF"/>
                  <w:noWrap/>
                  <w:vAlign w:val="center"/>
                  <w:hideMark/>
                  <w:tcPrChange w:id="9994"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19C1347A" w14:textId="77777777" w:rsidR="005A38B2" w:rsidRPr="00CA526F" w:rsidRDefault="005A38B2" w:rsidP="00B62C7B">
                  <w:pPr>
                    <w:jc w:val="left"/>
                    <w:rPr>
                      <w:ins w:id="9995" w:author="Valeria Tapia" w:date="2026-09-30T18:54:00Z"/>
                      <w:rFonts w:ascii="Arial" w:hAnsi="Arial" w:cs="Arial"/>
                      <w:sz w:val="12"/>
                      <w:szCs w:val="12"/>
                      <w:lang w:val="es-BO" w:eastAsia="es-BO"/>
                    </w:rPr>
                  </w:pPr>
                  <w:ins w:id="9996" w:author="Valeria Tapia" w:date="2026-09-30T18:54:00Z">
                    <w:r w:rsidRPr="00CA526F">
                      <w:rPr>
                        <w:rFonts w:ascii="Arial" w:hAnsi="Arial" w:cs="Arial"/>
                        <w:sz w:val="12"/>
                        <w:szCs w:val="12"/>
                        <w:lang w:val="es-BO" w:eastAsia="es-BO"/>
                      </w:rPr>
                      <w:t>Ej. No</w:t>
                    </w:r>
                  </w:ins>
                </w:p>
              </w:tc>
              <w:tc>
                <w:tcPr>
                  <w:tcW w:w="448" w:type="pct"/>
                  <w:shd w:val="clear" w:color="FFFFCC" w:fill="FFFFFF"/>
                  <w:vAlign w:val="center"/>
                  <w:hideMark/>
                  <w:tcPrChange w:id="9997"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2406DDB3" w14:textId="77777777" w:rsidR="005A38B2" w:rsidRPr="00CA526F" w:rsidRDefault="005A38B2" w:rsidP="00B62C7B">
                  <w:pPr>
                    <w:jc w:val="left"/>
                    <w:rPr>
                      <w:ins w:id="9998" w:author="Valeria Tapia" w:date="2026-09-30T18:54:00Z"/>
                      <w:rFonts w:ascii="Arial" w:hAnsi="Arial" w:cs="Arial"/>
                      <w:sz w:val="12"/>
                      <w:szCs w:val="12"/>
                      <w:lang w:val="es-BO" w:eastAsia="es-BO"/>
                    </w:rPr>
                  </w:pPr>
                  <w:ins w:id="9999" w:author="Valeria Tapia" w:date="2026-09-30T18:54:00Z">
                    <w:r w:rsidRPr="00CA526F">
                      <w:rPr>
                        <w:rFonts w:ascii="Arial" w:hAnsi="Arial" w:cs="Arial"/>
                        <w:sz w:val="12"/>
                        <w:szCs w:val="12"/>
                        <w:lang w:val="es-BO" w:eastAsia="es-BO"/>
                      </w:rPr>
                      <w:t>Ej. Manual</w:t>
                    </w:r>
                  </w:ins>
                </w:p>
              </w:tc>
              <w:tc>
                <w:tcPr>
                  <w:tcW w:w="418" w:type="pct"/>
                  <w:shd w:val="clear" w:color="FFFFCC" w:fill="FFFFFF"/>
                  <w:vAlign w:val="center"/>
                  <w:hideMark/>
                  <w:tcPrChange w:id="10000"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3673EA67" w14:textId="77777777" w:rsidR="005A38B2" w:rsidRPr="00CA526F" w:rsidRDefault="005A38B2" w:rsidP="00B62C7B">
                  <w:pPr>
                    <w:jc w:val="left"/>
                    <w:rPr>
                      <w:ins w:id="10001" w:author="Valeria Tapia" w:date="2026-09-30T18:54:00Z"/>
                      <w:rFonts w:ascii="Arial" w:hAnsi="Arial" w:cs="Arial"/>
                      <w:sz w:val="12"/>
                      <w:szCs w:val="12"/>
                      <w:lang w:val="es-BO" w:eastAsia="es-BO"/>
                    </w:rPr>
                  </w:pPr>
                  <w:ins w:id="10002"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10003"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17F44B1C" w14:textId="77777777" w:rsidR="005A38B2" w:rsidRPr="00CA526F" w:rsidRDefault="005A38B2" w:rsidP="00B62C7B">
                  <w:pPr>
                    <w:jc w:val="left"/>
                    <w:rPr>
                      <w:ins w:id="10004" w:author="Valeria Tapia" w:date="2026-09-30T18:54:00Z"/>
                      <w:rFonts w:ascii="Arial" w:hAnsi="Arial" w:cs="Arial"/>
                      <w:sz w:val="12"/>
                      <w:szCs w:val="12"/>
                      <w:lang w:val="es-BO" w:eastAsia="es-BO"/>
                    </w:rPr>
                  </w:pPr>
                  <w:ins w:id="10005"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10006"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11F234E9" w14:textId="77777777" w:rsidR="005A38B2" w:rsidRPr="00CA526F" w:rsidRDefault="005A38B2" w:rsidP="00B62C7B">
                  <w:pPr>
                    <w:jc w:val="left"/>
                    <w:rPr>
                      <w:ins w:id="10007" w:author="Valeria Tapia" w:date="2026-09-30T18:54:00Z"/>
                      <w:rFonts w:ascii="Arial" w:hAnsi="Arial" w:cs="Arial"/>
                      <w:sz w:val="12"/>
                      <w:szCs w:val="12"/>
                      <w:lang w:val="es-BO" w:eastAsia="es-BO"/>
                    </w:rPr>
                  </w:pPr>
                  <w:ins w:id="10008"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10009"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13E489EA" w14:textId="77777777" w:rsidR="005A38B2" w:rsidRPr="00CA526F" w:rsidRDefault="005A38B2" w:rsidP="00B62C7B">
                  <w:pPr>
                    <w:jc w:val="left"/>
                    <w:rPr>
                      <w:ins w:id="10010" w:author="Valeria Tapia" w:date="2026-09-30T18:54:00Z"/>
                      <w:rFonts w:ascii="Arial" w:hAnsi="Arial" w:cs="Arial"/>
                      <w:sz w:val="12"/>
                      <w:szCs w:val="12"/>
                      <w:lang w:val="es-BO" w:eastAsia="es-BO"/>
                    </w:rPr>
                  </w:pPr>
                  <w:ins w:id="10011" w:author="Valeria Tapia" w:date="2026-09-30T18:54:00Z">
                    <w:r w:rsidRPr="00CA526F">
                      <w:rPr>
                        <w:rFonts w:ascii="Arial" w:hAnsi="Arial" w:cs="Arial"/>
                        <w:sz w:val="12"/>
                        <w:szCs w:val="12"/>
                        <w:lang w:val="es-BO" w:eastAsia="es-BO"/>
                      </w:rPr>
                      <w:t> </w:t>
                    </w:r>
                  </w:ins>
                </w:p>
              </w:tc>
            </w:tr>
            <w:tr w:rsidR="005A38B2" w:rsidRPr="00CA526F" w14:paraId="2D961A56"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10012"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520"/>
                <w:ins w:id="10013" w:author="Valeria Tapia" w:date="2026-09-30T18:54:00Z"/>
                <w:trPrChange w:id="10014" w:author="Valeria Tapia" w:date="2026-09-30T18:54:00Z">
                  <w:trPr>
                    <w:trHeight w:val="520"/>
                  </w:trPr>
                </w:trPrChange>
              </w:trPr>
              <w:tc>
                <w:tcPr>
                  <w:tcW w:w="375" w:type="pct"/>
                  <w:shd w:val="clear" w:color="FFFFCC" w:fill="FFFFFF"/>
                  <w:noWrap/>
                  <w:vAlign w:val="center"/>
                  <w:hideMark/>
                  <w:tcPrChange w:id="10015"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250B9ED8" w14:textId="77777777" w:rsidR="005A38B2" w:rsidRPr="00CA526F" w:rsidRDefault="005A38B2" w:rsidP="00B62C7B">
                  <w:pPr>
                    <w:jc w:val="left"/>
                    <w:rPr>
                      <w:ins w:id="10016" w:author="Valeria Tapia" w:date="2026-09-30T18:54:00Z"/>
                      <w:rFonts w:ascii="Arial" w:hAnsi="Arial" w:cs="Arial"/>
                      <w:sz w:val="12"/>
                      <w:szCs w:val="12"/>
                      <w:lang w:val="es-BO" w:eastAsia="es-BO"/>
                    </w:rPr>
                  </w:pPr>
                  <w:ins w:id="10017"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10018"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49D9934B" w14:textId="77777777" w:rsidR="005A38B2" w:rsidRPr="00CA526F" w:rsidRDefault="005A38B2" w:rsidP="00B62C7B">
                  <w:pPr>
                    <w:jc w:val="center"/>
                    <w:rPr>
                      <w:ins w:id="10019" w:author="Valeria Tapia" w:date="2026-09-30T18:54:00Z"/>
                      <w:rFonts w:ascii="Arial" w:hAnsi="Arial" w:cs="Arial"/>
                      <w:sz w:val="12"/>
                      <w:szCs w:val="12"/>
                      <w:lang w:val="es-BO" w:eastAsia="es-BO"/>
                    </w:rPr>
                  </w:pPr>
                  <w:ins w:id="10020" w:author="Valeria Tapia" w:date="2026-09-30T18:54:00Z">
                    <w:r w:rsidRPr="00CA526F">
                      <w:rPr>
                        <w:rFonts w:ascii="Arial" w:hAnsi="Arial" w:cs="Arial"/>
                        <w:sz w:val="12"/>
                        <w:szCs w:val="12"/>
                        <w:lang w:val="es-BO" w:eastAsia="es-BO"/>
                      </w:rPr>
                      <w:t>D.2</w:t>
                    </w:r>
                  </w:ins>
                </w:p>
              </w:tc>
              <w:tc>
                <w:tcPr>
                  <w:tcW w:w="531" w:type="pct"/>
                  <w:shd w:val="clear" w:color="FFFFCC" w:fill="FFFFFF"/>
                  <w:vAlign w:val="center"/>
                  <w:hideMark/>
                  <w:tcPrChange w:id="10021"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3AF48162" w14:textId="77777777" w:rsidR="005A38B2" w:rsidRPr="00CA526F" w:rsidRDefault="005A38B2" w:rsidP="00B62C7B">
                  <w:pPr>
                    <w:jc w:val="left"/>
                    <w:rPr>
                      <w:ins w:id="10022" w:author="Valeria Tapia" w:date="2026-09-30T18:54:00Z"/>
                      <w:rFonts w:ascii="Arial" w:hAnsi="Arial" w:cs="Arial"/>
                      <w:sz w:val="12"/>
                      <w:szCs w:val="12"/>
                      <w:lang w:val="es-BO" w:eastAsia="es-BO"/>
                    </w:rPr>
                  </w:pPr>
                  <w:ins w:id="10023" w:author="Valeria Tapia" w:date="2026-09-30T18:54:00Z">
                    <w:r w:rsidRPr="00CA526F">
                      <w:rPr>
                        <w:rFonts w:ascii="Arial" w:hAnsi="Arial" w:cs="Arial"/>
                        <w:sz w:val="12"/>
                        <w:szCs w:val="12"/>
                        <w:lang w:val="es-BO" w:eastAsia="es-BO"/>
                      </w:rPr>
                      <w:t>Ej. Lista de Empaque</w:t>
                    </w:r>
                  </w:ins>
                </w:p>
              </w:tc>
              <w:tc>
                <w:tcPr>
                  <w:tcW w:w="429" w:type="pct"/>
                  <w:shd w:val="clear" w:color="FFFFCC" w:fill="FFFFFF"/>
                  <w:noWrap/>
                  <w:vAlign w:val="center"/>
                  <w:hideMark/>
                  <w:tcPrChange w:id="10024" w:author="Valeria Tapia" w:date="2026-09-30T18:54:00Z">
                    <w:tcPr>
                      <w:tcW w:w="429" w:type="pct"/>
                      <w:tcBorders>
                        <w:top w:val="nil"/>
                        <w:left w:val="nil"/>
                        <w:bottom w:val="single" w:sz="8" w:space="0" w:color="auto"/>
                        <w:right w:val="single" w:sz="8" w:space="0" w:color="auto"/>
                      </w:tcBorders>
                      <w:shd w:val="clear" w:color="FFFFCC" w:fill="FFFFFF"/>
                      <w:noWrap/>
                      <w:vAlign w:val="center"/>
                      <w:hideMark/>
                    </w:tcPr>
                  </w:tcPrChange>
                </w:tcPr>
                <w:p w14:paraId="51145DF9" w14:textId="77777777" w:rsidR="005A38B2" w:rsidRPr="00CA526F" w:rsidRDefault="005A38B2" w:rsidP="00B62C7B">
                  <w:pPr>
                    <w:jc w:val="left"/>
                    <w:rPr>
                      <w:ins w:id="10025" w:author="Valeria Tapia" w:date="2026-09-30T18:54:00Z"/>
                      <w:rFonts w:ascii="Arial" w:hAnsi="Arial" w:cs="Arial"/>
                      <w:sz w:val="12"/>
                      <w:szCs w:val="12"/>
                      <w:lang w:val="es-BO" w:eastAsia="es-BO"/>
                    </w:rPr>
                  </w:pPr>
                  <w:ins w:id="10026" w:author="Valeria Tapia" w:date="2026-09-30T18:54:00Z">
                    <w:r w:rsidRPr="00CA526F">
                      <w:rPr>
                        <w:rFonts w:ascii="Arial" w:hAnsi="Arial" w:cs="Arial"/>
                        <w:sz w:val="12"/>
                        <w:szCs w:val="12"/>
                        <w:lang w:val="es-BO" w:eastAsia="es-BO"/>
                      </w:rPr>
                      <w:t>Ej. XML</w:t>
                    </w:r>
                  </w:ins>
                </w:p>
              </w:tc>
              <w:tc>
                <w:tcPr>
                  <w:tcW w:w="531" w:type="pct"/>
                  <w:shd w:val="clear" w:color="FFFFCC" w:fill="FFFFFF"/>
                  <w:vAlign w:val="center"/>
                  <w:hideMark/>
                  <w:tcPrChange w:id="1002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1565FD57" w14:textId="77777777" w:rsidR="005A38B2" w:rsidRPr="00CA526F" w:rsidRDefault="005A38B2" w:rsidP="00B62C7B">
                  <w:pPr>
                    <w:jc w:val="left"/>
                    <w:rPr>
                      <w:ins w:id="10028" w:author="Valeria Tapia" w:date="2026-09-30T18:54:00Z"/>
                      <w:rFonts w:ascii="Arial" w:hAnsi="Arial" w:cs="Arial"/>
                      <w:sz w:val="12"/>
                      <w:szCs w:val="12"/>
                      <w:lang w:val="es-BO" w:eastAsia="es-BO"/>
                    </w:rPr>
                  </w:pPr>
                  <w:ins w:id="10029" w:author="Valeria Tapia" w:date="2026-09-30T18:54:00Z">
                    <w:r w:rsidRPr="00CA526F">
                      <w:rPr>
                        <w:rFonts w:ascii="Arial" w:hAnsi="Arial" w:cs="Arial"/>
                        <w:sz w:val="12"/>
                        <w:szCs w:val="12"/>
                        <w:lang w:val="es-BO" w:eastAsia="es-BO"/>
                      </w:rPr>
                      <w:t>Ej.  20MB</w:t>
                    </w:r>
                  </w:ins>
                </w:p>
              </w:tc>
              <w:tc>
                <w:tcPr>
                  <w:tcW w:w="473" w:type="pct"/>
                  <w:shd w:val="clear" w:color="FFFFCC" w:fill="FFFFFF"/>
                  <w:noWrap/>
                  <w:vAlign w:val="center"/>
                  <w:hideMark/>
                  <w:tcPrChange w:id="10030"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04B4AAF5" w14:textId="77777777" w:rsidR="005A38B2" w:rsidRPr="00CA526F" w:rsidRDefault="005A38B2" w:rsidP="00B62C7B">
                  <w:pPr>
                    <w:jc w:val="left"/>
                    <w:rPr>
                      <w:ins w:id="10031" w:author="Valeria Tapia" w:date="2026-09-30T18:54:00Z"/>
                      <w:rFonts w:ascii="Arial" w:hAnsi="Arial" w:cs="Arial"/>
                      <w:sz w:val="12"/>
                      <w:szCs w:val="12"/>
                      <w:lang w:val="es-BO" w:eastAsia="es-BO"/>
                    </w:rPr>
                  </w:pPr>
                  <w:ins w:id="10032" w:author="Valeria Tapia" w:date="2026-09-30T18:54:00Z">
                    <w:r w:rsidRPr="00CA526F">
                      <w:rPr>
                        <w:rFonts w:ascii="Arial" w:hAnsi="Arial" w:cs="Arial"/>
                        <w:sz w:val="12"/>
                        <w:szCs w:val="12"/>
                        <w:lang w:val="es-BO" w:eastAsia="es-BO"/>
                      </w:rPr>
                      <w:t>Ej. No</w:t>
                    </w:r>
                  </w:ins>
                </w:p>
              </w:tc>
              <w:tc>
                <w:tcPr>
                  <w:tcW w:w="448" w:type="pct"/>
                  <w:shd w:val="clear" w:color="FFFFCC" w:fill="FFFFFF"/>
                  <w:vAlign w:val="center"/>
                  <w:hideMark/>
                  <w:tcPrChange w:id="10033"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220F1CE6" w14:textId="77777777" w:rsidR="005A38B2" w:rsidRPr="00CA526F" w:rsidRDefault="005A38B2" w:rsidP="00B62C7B">
                  <w:pPr>
                    <w:jc w:val="left"/>
                    <w:rPr>
                      <w:ins w:id="10034" w:author="Valeria Tapia" w:date="2026-09-30T18:54:00Z"/>
                      <w:rFonts w:ascii="Arial" w:hAnsi="Arial" w:cs="Arial"/>
                      <w:sz w:val="12"/>
                      <w:szCs w:val="12"/>
                      <w:lang w:val="es-BO" w:eastAsia="es-BO"/>
                    </w:rPr>
                  </w:pPr>
                  <w:ins w:id="10035" w:author="Valeria Tapia" w:date="2026-09-30T18:54:00Z">
                    <w:r w:rsidRPr="00CA526F">
                      <w:rPr>
                        <w:rFonts w:ascii="Arial" w:hAnsi="Arial" w:cs="Arial"/>
                        <w:sz w:val="12"/>
                        <w:szCs w:val="12"/>
                        <w:lang w:val="es-BO" w:eastAsia="es-BO"/>
                      </w:rPr>
                      <w:t>Ej. Manual</w:t>
                    </w:r>
                  </w:ins>
                </w:p>
              </w:tc>
              <w:tc>
                <w:tcPr>
                  <w:tcW w:w="418" w:type="pct"/>
                  <w:shd w:val="clear" w:color="FFFFCC" w:fill="FFFFFF"/>
                  <w:vAlign w:val="center"/>
                  <w:hideMark/>
                  <w:tcPrChange w:id="10036"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38D45742" w14:textId="77777777" w:rsidR="005A38B2" w:rsidRPr="00CA526F" w:rsidRDefault="005A38B2" w:rsidP="00B62C7B">
                  <w:pPr>
                    <w:jc w:val="left"/>
                    <w:rPr>
                      <w:ins w:id="10037" w:author="Valeria Tapia" w:date="2026-09-30T18:54:00Z"/>
                      <w:rFonts w:ascii="Arial" w:hAnsi="Arial" w:cs="Arial"/>
                      <w:sz w:val="12"/>
                      <w:szCs w:val="12"/>
                      <w:lang w:val="es-BO" w:eastAsia="es-BO"/>
                    </w:rPr>
                  </w:pPr>
                  <w:ins w:id="10038"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10039"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45243F31" w14:textId="77777777" w:rsidR="005A38B2" w:rsidRPr="00CA526F" w:rsidRDefault="005A38B2" w:rsidP="00B62C7B">
                  <w:pPr>
                    <w:jc w:val="left"/>
                    <w:rPr>
                      <w:ins w:id="10040" w:author="Valeria Tapia" w:date="2026-09-30T18:54:00Z"/>
                      <w:rFonts w:ascii="Arial" w:hAnsi="Arial" w:cs="Arial"/>
                      <w:sz w:val="12"/>
                      <w:szCs w:val="12"/>
                      <w:lang w:val="es-BO" w:eastAsia="es-BO"/>
                    </w:rPr>
                  </w:pPr>
                  <w:ins w:id="10041"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10042"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1A9907D4" w14:textId="77777777" w:rsidR="005A38B2" w:rsidRPr="00CA526F" w:rsidRDefault="005A38B2" w:rsidP="00B62C7B">
                  <w:pPr>
                    <w:jc w:val="left"/>
                    <w:rPr>
                      <w:ins w:id="10043" w:author="Valeria Tapia" w:date="2026-09-30T18:54:00Z"/>
                      <w:rFonts w:ascii="Arial" w:hAnsi="Arial" w:cs="Arial"/>
                      <w:sz w:val="12"/>
                      <w:szCs w:val="12"/>
                      <w:lang w:val="es-BO" w:eastAsia="es-BO"/>
                    </w:rPr>
                  </w:pPr>
                  <w:ins w:id="10044"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10045"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7BCE1F5D" w14:textId="77777777" w:rsidR="005A38B2" w:rsidRPr="00CA526F" w:rsidRDefault="005A38B2" w:rsidP="00B62C7B">
                  <w:pPr>
                    <w:jc w:val="left"/>
                    <w:rPr>
                      <w:ins w:id="10046" w:author="Valeria Tapia" w:date="2026-09-30T18:54:00Z"/>
                      <w:rFonts w:ascii="Arial" w:hAnsi="Arial" w:cs="Arial"/>
                      <w:sz w:val="12"/>
                      <w:szCs w:val="12"/>
                      <w:lang w:val="es-BO" w:eastAsia="es-BO"/>
                    </w:rPr>
                  </w:pPr>
                  <w:ins w:id="10047" w:author="Valeria Tapia" w:date="2026-09-30T18:54:00Z">
                    <w:r w:rsidRPr="00CA526F">
                      <w:rPr>
                        <w:rFonts w:ascii="Arial" w:hAnsi="Arial" w:cs="Arial"/>
                        <w:sz w:val="12"/>
                        <w:szCs w:val="12"/>
                        <w:lang w:val="es-BO" w:eastAsia="es-BO"/>
                      </w:rPr>
                      <w:t> </w:t>
                    </w:r>
                  </w:ins>
                </w:p>
              </w:tc>
            </w:tr>
            <w:tr w:rsidR="005A38B2" w:rsidRPr="00CA526F" w14:paraId="52847C90" w14:textId="77777777" w:rsidTr="005A38B2">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Change w:id="10048" w:author="Valeria Tapia" w:date="2026-09-30T18:54:00Z">
                  <w:tblPrEx>
                    <w:tblW w:w="916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70" w:type="dxa"/>
                      <w:right w:w="70" w:type="dxa"/>
                    </w:tblCellMar>
                  </w:tblPrEx>
                </w:tblPrExChange>
              </w:tblPrEx>
              <w:trPr>
                <w:trHeight w:val="464"/>
                <w:ins w:id="10049" w:author="Valeria Tapia" w:date="2026-09-30T18:54:00Z"/>
                <w:trPrChange w:id="10050" w:author="Valeria Tapia" w:date="2026-09-30T18:54:00Z">
                  <w:trPr>
                    <w:trHeight w:val="464"/>
                  </w:trPr>
                </w:trPrChange>
              </w:trPr>
              <w:tc>
                <w:tcPr>
                  <w:tcW w:w="375" w:type="pct"/>
                  <w:shd w:val="clear" w:color="FFFFCC" w:fill="FFFFFF"/>
                  <w:noWrap/>
                  <w:vAlign w:val="center"/>
                  <w:hideMark/>
                  <w:tcPrChange w:id="10051" w:author="Valeria Tapia" w:date="2026-09-30T18:54:00Z">
                    <w:tcPr>
                      <w:tcW w:w="375" w:type="pct"/>
                      <w:tcBorders>
                        <w:top w:val="nil"/>
                        <w:left w:val="single" w:sz="8" w:space="0" w:color="auto"/>
                        <w:bottom w:val="single" w:sz="8" w:space="0" w:color="auto"/>
                        <w:right w:val="single" w:sz="8" w:space="0" w:color="auto"/>
                      </w:tcBorders>
                      <w:shd w:val="clear" w:color="FFFFCC" w:fill="FFFFFF"/>
                      <w:noWrap/>
                      <w:vAlign w:val="center"/>
                      <w:hideMark/>
                    </w:tcPr>
                  </w:tcPrChange>
                </w:tcPr>
                <w:p w14:paraId="727D3047" w14:textId="77777777" w:rsidR="005A38B2" w:rsidRPr="00CA526F" w:rsidRDefault="005A38B2" w:rsidP="00B62C7B">
                  <w:pPr>
                    <w:jc w:val="left"/>
                    <w:rPr>
                      <w:ins w:id="10052" w:author="Valeria Tapia" w:date="2026-09-30T18:54:00Z"/>
                      <w:rFonts w:ascii="Arial" w:hAnsi="Arial" w:cs="Arial"/>
                      <w:sz w:val="12"/>
                      <w:szCs w:val="12"/>
                      <w:lang w:val="es-BO" w:eastAsia="es-BO"/>
                    </w:rPr>
                  </w:pPr>
                  <w:ins w:id="10053" w:author="Valeria Tapia" w:date="2026-09-30T18:54:00Z">
                    <w:r w:rsidRPr="00CA526F">
                      <w:rPr>
                        <w:rFonts w:ascii="Arial" w:hAnsi="Arial" w:cs="Arial"/>
                        <w:sz w:val="12"/>
                        <w:szCs w:val="12"/>
                        <w:lang w:val="es-BO" w:eastAsia="es-BO"/>
                      </w:rPr>
                      <w:t> </w:t>
                    </w:r>
                  </w:ins>
                </w:p>
              </w:tc>
              <w:tc>
                <w:tcPr>
                  <w:tcW w:w="320" w:type="pct"/>
                  <w:shd w:val="clear" w:color="FFFFCC" w:fill="FFFFFF"/>
                  <w:noWrap/>
                  <w:vAlign w:val="center"/>
                  <w:hideMark/>
                  <w:tcPrChange w:id="10054" w:author="Valeria Tapia" w:date="2026-09-30T18:54:00Z">
                    <w:tcPr>
                      <w:tcW w:w="320" w:type="pct"/>
                      <w:tcBorders>
                        <w:top w:val="nil"/>
                        <w:left w:val="nil"/>
                        <w:bottom w:val="single" w:sz="8" w:space="0" w:color="auto"/>
                        <w:right w:val="single" w:sz="8" w:space="0" w:color="auto"/>
                      </w:tcBorders>
                      <w:shd w:val="clear" w:color="FFFFCC" w:fill="FFFFFF"/>
                      <w:noWrap/>
                      <w:vAlign w:val="center"/>
                      <w:hideMark/>
                    </w:tcPr>
                  </w:tcPrChange>
                </w:tcPr>
                <w:p w14:paraId="47B2083B" w14:textId="77777777" w:rsidR="005A38B2" w:rsidRPr="00CA526F" w:rsidRDefault="005A38B2" w:rsidP="00B62C7B">
                  <w:pPr>
                    <w:jc w:val="center"/>
                    <w:rPr>
                      <w:ins w:id="10055" w:author="Valeria Tapia" w:date="2026-09-30T18:54:00Z"/>
                      <w:rFonts w:ascii="Arial" w:hAnsi="Arial" w:cs="Arial"/>
                      <w:sz w:val="12"/>
                      <w:szCs w:val="12"/>
                      <w:lang w:val="es-BO" w:eastAsia="es-BO"/>
                    </w:rPr>
                  </w:pPr>
                  <w:ins w:id="10056" w:author="Valeria Tapia" w:date="2026-09-30T18:54:00Z">
                    <w:r w:rsidRPr="00CA526F">
                      <w:rPr>
                        <w:rFonts w:ascii="Arial" w:hAnsi="Arial" w:cs="Arial"/>
                        <w:sz w:val="12"/>
                        <w:szCs w:val="12"/>
                        <w:lang w:val="es-BO" w:eastAsia="es-BO"/>
                      </w:rPr>
                      <w:t>D.3</w:t>
                    </w:r>
                  </w:ins>
                </w:p>
              </w:tc>
              <w:tc>
                <w:tcPr>
                  <w:tcW w:w="531" w:type="pct"/>
                  <w:shd w:val="clear" w:color="FFFFCC" w:fill="FFFFFF"/>
                  <w:vAlign w:val="center"/>
                  <w:hideMark/>
                  <w:tcPrChange w:id="10057"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13F2A3C4" w14:textId="77777777" w:rsidR="005A38B2" w:rsidRPr="00CA526F" w:rsidRDefault="005A38B2" w:rsidP="00B62C7B">
                  <w:pPr>
                    <w:jc w:val="left"/>
                    <w:rPr>
                      <w:ins w:id="10058" w:author="Valeria Tapia" w:date="2026-09-30T18:54:00Z"/>
                      <w:rFonts w:ascii="Arial" w:hAnsi="Arial" w:cs="Arial"/>
                      <w:sz w:val="12"/>
                      <w:szCs w:val="12"/>
                      <w:lang w:val="es-BO" w:eastAsia="es-BO"/>
                    </w:rPr>
                  </w:pPr>
                  <w:ins w:id="10059" w:author="Valeria Tapia" w:date="2026-09-30T18:54:00Z">
                    <w:r w:rsidRPr="00CA526F">
                      <w:rPr>
                        <w:rFonts w:ascii="Arial" w:hAnsi="Arial" w:cs="Arial"/>
                        <w:sz w:val="12"/>
                        <w:szCs w:val="12"/>
                        <w:lang w:val="es-BO" w:eastAsia="es-BO"/>
                      </w:rPr>
                      <w:t>Ej. Informe de Laboratorio</w:t>
                    </w:r>
                  </w:ins>
                </w:p>
              </w:tc>
              <w:tc>
                <w:tcPr>
                  <w:tcW w:w="429" w:type="pct"/>
                  <w:shd w:val="clear" w:color="FFFFCC" w:fill="FFFFFF"/>
                  <w:noWrap/>
                  <w:vAlign w:val="center"/>
                  <w:hideMark/>
                  <w:tcPrChange w:id="10060" w:author="Valeria Tapia" w:date="2026-09-30T18:54:00Z">
                    <w:tcPr>
                      <w:tcW w:w="429" w:type="pct"/>
                      <w:tcBorders>
                        <w:top w:val="nil"/>
                        <w:left w:val="nil"/>
                        <w:bottom w:val="single" w:sz="8" w:space="0" w:color="auto"/>
                        <w:right w:val="single" w:sz="8" w:space="0" w:color="auto"/>
                      </w:tcBorders>
                      <w:shd w:val="clear" w:color="FFFFCC" w:fill="FFFFFF"/>
                      <w:noWrap/>
                      <w:vAlign w:val="center"/>
                      <w:hideMark/>
                    </w:tcPr>
                  </w:tcPrChange>
                </w:tcPr>
                <w:p w14:paraId="5E8151FF" w14:textId="77777777" w:rsidR="005A38B2" w:rsidRPr="00CA526F" w:rsidRDefault="005A38B2" w:rsidP="00B62C7B">
                  <w:pPr>
                    <w:jc w:val="left"/>
                    <w:rPr>
                      <w:ins w:id="10061" w:author="Valeria Tapia" w:date="2026-09-30T18:54:00Z"/>
                      <w:rFonts w:ascii="Arial" w:hAnsi="Arial" w:cs="Arial"/>
                      <w:sz w:val="12"/>
                      <w:szCs w:val="12"/>
                      <w:lang w:val="es-BO" w:eastAsia="es-BO"/>
                    </w:rPr>
                  </w:pPr>
                  <w:ins w:id="10062" w:author="Valeria Tapia" w:date="2026-09-30T18:54:00Z">
                    <w:r w:rsidRPr="00CA526F">
                      <w:rPr>
                        <w:rFonts w:ascii="Arial" w:hAnsi="Arial" w:cs="Arial"/>
                        <w:sz w:val="12"/>
                        <w:szCs w:val="12"/>
                        <w:lang w:val="es-BO" w:eastAsia="es-BO"/>
                      </w:rPr>
                      <w:t>Ej. PDF</w:t>
                    </w:r>
                  </w:ins>
                </w:p>
              </w:tc>
              <w:tc>
                <w:tcPr>
                  <w:tcW w:w="531" w:type="pct"/>
                  <w:shd w:val="clear" w:color="FFFFCC" w:fill="FFFFFF"/>
                  <w:vAlign w:val="center"/>
                  <w:hideMark/>
                  <w:tcPrChange w:id="10063" w:author="Valeria Tapia" w:date="2026-09-30T18:54:00Z">
                    <w:tcPr>
                      <w:tcW w:w="531" w:type="pct"/>
                      <w:tcBorders>
                        <w:top w:val="nil"/>
                        <w:left w:val="nil"/>
                        <w:bottom w:val="single" w:sz="8" w:space="0" w:color="auto"/>
                        <w:right w:val="single" w:sz="8" w:space="0" w:color="auto"/>
                      </w:tcBorders>
                      <w:shd w:val="clear" w:color="FFFFCC" w:fill="FFFFFF"/>
                      <w:vAlign w:val="center"/>
                      <w:hideMark/>
                    </w:tcPr>
                  </w:tcPrChange>
                </w:tcPr>
                <w:p w14:paraId="22337B88" w14:textId="77777777" w:rsidR="005A38B2" w:rsidRPr="00CA526F" w:rsidRDefault="005A38B2" w:rsidP="00B62C7B">
                  <w:pPr>
                    <w:jc w:val="left"/>
                    <w:rPr>
                      <w:ins w:id="10064" w:author="Valeria Tapia" w:date="2026-09-30T18:54:00Z"/>
                      <w:rFonts w:ascii="Arial" w:hAnsi="Arial" w:cs="Arial"/>
                      <w:sz w:val="12"/>
                      <w:szCs w:val="12"/>
                      <w:lang w:val="es-BO" w:eastAsia="es-BO"/>
                    </w:rPr>
                  </w:pPr>
                  <w:ins w:id="10065" w:author="Valeria Tapia" w:date="2026-09-30T18:54:00Z">
                    <w:r w:rsidRPr="00CA526F">
                      <w:rPr>
                        <w:rFonts w:ascii="Arial" w:hAnsi="Arial" w:cs="Arial"/>
                        <w:sz w:val="12"/>
                        <w:szCs w:val="12"/>
                        <w:lang w:val="es-BO" w:eastAsia="es-BO"/>
                      </w:rPr>
                      <w:t>Ej.  35MB</w:t>
                    </w:r>
                  </w:ins>
                </w:p>
              </w:tc>
              <w:tc>
                <w:tcPr>
                  <w:tcW w:w="473" w:type="pct"/>
                  <w:shd w:val="clear" w:color="FFFFCC" w:fill="FFFFFF"/>
                  <w:noWrap/>
                  <w:vAlign w:val="center"/>
                  <w:hideMark/>
                  <w:tcPrChange w:id="10066" w:author="Valeria Tapia" w:date="2026-09-30T18:54:00Z">
                    <w:tcPr>
                      <w:tcW w:w="473" w:type="pct"/>
                      <w:tcBorders>
                        <w:top w:val="nil"/>
                        <w:left w:val="nil"/>
                        <w:bottom w:val="single" w:sz="8" w:space="0" w:color="auto"/>
                        <w:right w:val="single" w:sz="8" w:space="0" w:color="auto"/>
                      </w:tcBorders>
                      <w:shd w:val="clear" w:color="FFFFCC" w:fill="FFFFFF"/>
                      <w:noWrap/>
                      <w:vAlign w:val="center"/>
                      <w:hideMark/>
                    </w:tcPr>
                  </w:tcPrChange>
                </w:tcPr>
                <w:p w14:paraId="2C16C65B" w14:textId="77777777" w:rsidR="005A38B2" w:rsidRPr="00CA526F" w:rsidRDefault="005A38B2" w:rsidP="00B62C7B">
                  <w:pPr>
                    <w:jc w:val="left"/>
                    <w:rPr>
                      <w:ins w:id="10067" w:author="Valeria Tapia" w:date="2026-09-30T18:54:00Z"/>
                      <w:rFonts w:ascii="Arial" w:hAnsi="Arial" w:cs="Arial"/>
                      <w:sz w:val="12"/>
                      <w:szCs w:val="12"/>
                      <w:lang w:val="es-BO" w:eastAsia="es-BO"/>
                    </w:rPr>
                  </w:pPr>
                  <w:ins w:id="10068" w:author="Valeria Tapia" w:date="2026-09-30T18:54:00Z">
                    <w:r w:rsidRPr="00CA526F">
                      <w:rPr>
                        <w:rFonts w:ascii="Arial" w:hAnsi="Arial" w:cs="Arial"/>
                        <w:sz w:val="12"/>
                        <w:szCs w:val="12"/>
                        <w:lang w:val="es-BO" w:eastAsia="es-BO"/>
                      </w:rPr>
                      <w:t>Ej. Sí</w:t>
                    </w:r>
                  </w:ins>
                </w:p>
              </w:tc>
              <w:tc>
                <w:tcPr>
                  <w:tcW w:w="448" w:type="pct"/>
                  <w:shd w:val="clear" w:color="FFFFCC" w:fill="FFFFFF"/>
                  <w:vAlign w:val="center"/>
                  <w:hideMark/>
                  <w:tcPrChange w:id="10069" w:author="Valeria Tapia" w:date="2026-09-30T18:54:00Z">
                    <w:tcPr>
                      <w:tcW w:w="448" w:type="pct"/>
                      <w:tcBorders>
                        <w:top w:val="nil"/>
                        <w:left w:val="nil"/>
                        <w:bottom w:val="single" w:sz="8" w:space="0" w:color="auto"/>
                        <w:right w:val="single" w:sz="8" w:space="0" w:color="auto"/>
                      </w:tcBorders>
                      <w:shd w:val="clear" w:color="FFFFCC" w:fill="FFFFFF"/>
                      <w:vAlign w:val="center"/>
                      <w:hideMark/>
                    </w:tcPr>
                  </w:tcPrChange>
                </w:tcPr>
                <w:p w14:paraId="00C46283" w14:textId="77777777" w:rsidR="005A38B2" w:rsidRPr="00CA526F" w:rsidRDefault="005A38B2" w:rsidP="00B62C7B">
                  <w:pPr>
                    <w:jc w:val="left"/>
                    <w:rPr>
                      <w:ins w:id="10070" w:author="Valeria Tapia" w:date="2026-09-30T18:54:00Z"/>
                      <w:rFonts w:ascii="Arial" w:hAnsi="Arial" w:cs="Arial"/>
                      <w:sz w:val="12"/>
                      <w:szCs w:val="12"/>
                      <w:lang w:val="es-BO" w:eastAsia="es-BO"/>
                    </w:rPr>
                  </w:pPr>
                  <w:ins w:id="10071" w:author="Valeria Tapia" w:date="2026-09-30T18:54:00Z">
                    <w:r w:rsidRPr="00CA526F">
                      <w:rPr>
                        <w:rFonts w:ascii="Arial" w:hAnsi="Arial" w:cs="Arial"/>
                        <w:sz w:val="12"/>
                        <w:szCs w:val="12"/>
                        <w:lang w:val="es-BO" w:eastAsia="es-BO"/>
                      </w:rPr>
                      <w:t>Ej. Manual</w:t>
                    </w:r>
                  </w:ins>
                </w:p>
              </w:tc>
              <w:tc>
                <w:tcPr>
                  <w:tcW w:w="418" w:type="pct"/>
                  <w:shd w:val="clear" w:color="FFFFCC" w:fill="FFFFFF"/>
                  <w:vAlign w:val="center"/>
                  <w:hideMark/>
                  <w:tcPrChange w:id="10072" w:author="Valeria Tapia" w:date="2026-09-30T18:54:00Z">
                    <w:tcPr>
                      <w:tcW w:w="418" w:type="pct"/>
                      <w:tcBorders>
                        <w:top w:val="nil"/>
                        <w:left w:val="nil"/>
                        <w:bottom w:val="single" w:sz="8" w:space="0" w:color="auto"/>
                        <w:right w:val="single" w:sz="8" w:space="0" w:color="auto"/>
                      </w:tcBorders>
                      <w:shd w:val="clear" w:color="FFFFCC" w:fill="FFFFFF"/>
                      <w:vAlign w:val="center"/>
                      <w:hideMark/>
                    </w:tcPr>
                  </w:tcPrChange>
                </w:tcPr>
                <w:p w14:paraId="0903D9B7" w14:textId="77777777" w:rsidR="005A38B2" w:rsidRPr="00CA526F" w:rsidRDefault="005A38B2" w:rsidP="00B62C7B">
                  <w:pPr>
                    <w:jc w:val="left"/>
                    <w:rPr>
                      <w:ins w:id="10073" w:author="Valeria Tapia" w:date="2026-09-30T18:54:00Z"/>
                      <w:rFonts w:ascii="Arial" w:hAnsi="Arial" w:cs="Arial"/>
                      <w:sz w:val="12"/>
                      <w:szCs w:val="12"/>
                      <w:lang w:val="es-BO" w:eastAsia="es-BO"/>
                    </w:rPr>
                  </w:pPr>
                  <w:ins w:id="10074" w:author="Valeria Tapia" w:date="2026-09-30T18:54:00Z">
                    <w:r w:rsidRPr="00CA526F">
                      <w:rPr>
                        <w:rFonts w:ascii="Arial" w:hAnsi="Arial" w:cs="Arial"/>
                        <w:sz w:val="12"/>
                        <w:szCs w:val="12"/>
                        <w:lang w:val="es-BO" w:eastAsia="es-BO"/>
                      </w:rPr>
                      <w:t>Ej. Llenado por el USUARIO</w:t>
                    </w:r>
                  </w:ins>
                </w:p>
              </w:tc>
              <w:tc>
                <w:tcPr>
                  <w:tcW w:w="404" w:type="pct"/>
                  <w:shd w:val="clear" w:color="FFFFCC" w:fill="FFFFFF"/>
                  <w:vAlign w:val="center"/>
                  <w:hideMark/>
                  <w:tcPrChange w:id="10075" w:author="Valeria Tapia" w:date="2026-09-30T18:54:00Z">
                    <w:tcPr>
                      <w:tcW w:w="404" w:type="pct"/>
                      <w:tcBorders>
                        <w:top w:val="nil"/>
                        <w:left w:val="nil"/>
                        <w:bottom w:val="single" w:sz="8" w:space="0" w:color="auto"/>
                        <w:right w:val="single" w:sz="8" w:space="0" w:color="auto"/>
                      </w:tcBorders>
                      <w:shd w:val="clear" w:color="FFFFCC" w:fill="FFFFFF"/>
                      <w:vAlign w:val="center"/>
                      <w:hideMark/>
                    </w:tcPr>
                  </w:tcPrChange>
                </w:tcPr>
                <w:p w14:paraId="73C3F5B4" w14:textId="77777777" w:rsidR="005A38B2" w:rsidRPr="00CA526F" w:rsidRDefault="005A38B2" w:rsidP="00B62C7B">
                  <w:pPr>
                    <w:jc w:val="left"/>
                    <w:rPr>
                      <w:ins w:id="10076" w:author="Valeria Tapia" w:date="2026-09-30T18:54:00Z"/>
                      <w:rFonts w:ascii="Arial" w:hAnsi="Arial" w:cs="Arial"/>
                      <w:sz w:val="12"/>
                      <w:szCs w:val="12"/>
                      <w:lang w:val="es-BO" w:eastAsia="es-BO"/>
                    </w:rPr>
                  </w:pPr>
                  <w:ins w:id="10077" w:author="Valeria Tapia" w:date="2026-09-30T18:54:00Z">
                    <w:r w:rsidRPr="00CA526F">
                      <w:rPr>
                        <w:rFonts w:ascii="Arial" w:hAnsi="Arial" w:cs="Arial"/>
                        <w:sz w:val="12"/>
                        <w:szCs w:val="12"/>
                        <w:lang w:val="es-BO" w:eastAsia="es-BO"/>
                      </w:rPr>
                      <w:t>Ej. Sí</w:t>
                    </w:r>
                  </w:ins>
                </w:p>
              </w:tc>
              <w:tc>
                <w:tcPr>
                  <w:tcW w:w="419" w:type="pct"/>
                  <w:shd w:val="clear" w:color="FFFFCC" w:fill="FFFFFF"/>
                  <w:vAlign w:val="center"/>
                  <w:hideMark/>
                  <w:tcPrChange w:id="10078" w:author="Valeria Tapia" w:date="2026-09-30T18:54:00Z">
                    <w:tcPr>
                      <w:tcW w:w="419" w:type="pct"/>
                      <w:tcBorders>
                        <w:top w:val="nil"/>
                        <w:left w:val="nil"/>
                        <w:bottom w:val="single" w:sz="8" w:space="0" w:color="auto"/>
                        <w:right w:val="single" w:sz="8" w:space="0" w:color="auto"/>
                      </w:tcBorders>
                      <w:shd w:val="clear" w:color="FFFFCC" w:fill="FFFFFF"/>
                      <w:vAlign w:val="center"/>
                      <w:hideMark/>
                    </w:tcPr>
                  </w:tcPrChange>
                </w:tcPr>
                <w:p w14:paraId="3FB5F6E2" w14:textId="77777777" w:rsidR="005A38B2" w:rsidRPr="00CA526F" w:rsidRDefault="005A38B2" w:rsidP="00B62C7B">
                  <w:pPr>
                    <w:jc w:val="left"/>
                    <w:rPr>
                      <w:ins w:id="10079" w:author="Valeria Tapia" w:date="2026-09-30T18:54:00Z"/>
                      <w:rFonts w:ascii="Arial" w:hAnsi="Arial" w:cs="Arial"/>
                      <w:sz w:val="12"/>
                      <w:szCs w:val="12"/>
                      <w:lang w:val="es-BO" w:eastAsia="es-BO"/>
                    </w:rPr>
                  </w:pPr>
                  <w:ins w:id="10080" w:author="Valeria Tapia" w:date="2026-09-30T18:54:00Z">
                    <w:r w:rsidRPr="00CA526F">
                      <w:rPr>
                        <w:rFonts w:ascii="Arial" w:hAnsi="Arial" w:cs="Arial"/>
                        <w:sz w:val="12"/>
                        <w:szCs w:val="12"/>
                        <w:lang w:val="es-BO" w:eastAsia="es-BO"/>
                      </w:rPr>
                      <w:t>Ej. Siempre</w:t>
                    </w:r>
                  </w:ins>
                </w:p>
              </w:tc>
              <w:tc>
                <w:tcPr>
                  <w:tcW w:w="651" w:type="pct"/>
                  <w:shd w:val="clear" w:color="FFFFCC" w:fill="FFFFFF"/>
                  <w:vAlign w:val="center"/>
                  <w:hideMark/>
                  <w:tcPrChange w:id="10081" w:author="Valeria Tapia" w:date="2026-09-30T18:54:00Z">
                    <w:tcPr>
                      <w:tcW w:w="651" w:type="pct"/>
                      <w:tcBorders>
                        <w:top w:val="nil"/>
                        <w:left w:val="nil"/>
                        <w:bottom w:val="single" w:sz="8" w:space="0" w:color="auto"/>
                        <w:right w:val="single" w:sz="8" w:space="0" w:color="auto"/>
                      </w:tcBorders>
                      <w:shd w:val="clear" w:color="FFFFCC" w:fill="FFFFFF"/>
                      <w:vAlign w:val="center"/>
                      <w:hideMark/>
                    </w:tcPr>
                  </w:tcPrChange>
                </w:tcPr>
                <w:p w14:paraId="42CD2154" w14:textId="77777777" w:rsidR="005A38B2" w:rsidRPr="00CA526F" w:rsidRDefault="005A38B2" w:rsidP="00B62C7B">
                  <w:pPr>
                    <w:jc w:val="left"/>
                    <w:rPr>
                      <w:ins w:id="10082" w:author="Valeria Tapia" w:date="2026-09-30T18:54:00Z"/>
                      <w:rFonts w:ascii="Arial" w:hAnsi="Arial" w:cs="Arial"/>
                      <w:sz w:val="12"/>
                      <w:szCs w:val="12"/>
                      <w:lang w:val="es-BO" w:eastAsia="es-BO"/>
                    </w:rPr>
                  </w:pPr>
                  <w:ins w:id="10083" w:author="Valeria Tapia" w:date="2026-09-30T18:54:00Z">
                    <w:r w:rsidRPr="00CA526F">
                      <w:rPr>
                        <w:rFonts w:ascii="Arial" w:hAnsi="Arial" w:cs="Arial"/>
                        <w:sz w:val="12"/>
                        <w:szCs w:val="12"/>
                        <w:lang w:val="es-BO" w:eastAsia="es-BO"/>
                      </w:rPr>
                      <w:t> </w:t>
                    </w:r>
                  </w:ins>
                </w:p>
              </w:tc>
            </w:tr>
          </w:tbl>
          <w:p w14:paraId="606691EE" w14:textId="77777777" w:rsidR="00DE74CD" w:rsidRPr="00F073C2" w:rsidRDefault="00DE74CD" w:rsidP="00B62C7B">
            <w:pPr>
              <w:rPr>
                <w:ins w:id="10084" w:author="Valeria Tapia" w:date="2026-09-30T18:52:00Z"/>
                <w:b/>
                <w:noProof/>
                <w:sz w:val="20"/>
                <w:lang w:eastAsia="es-BO"/>
              </w:rPr>
            </w:pPr>
          </w:p>
        </w:tc>
      </w:tr>
      <w:tr w:rsidR="00DE74CD" w:rsidRPr="00F073C2" w14:paraId="51FD8170" w14:textId="77777777" w:rsidTr="005A38B2">
        <w:tblPrEx>
          <w:tblW w:w="9357" w:type="dxa"/>
          <w:jc w:val="center"/>
          <w:tblPrExChange w:id="10085" w:author="Valeria Tapia" w:date="2026-09-30T18:55:00Z">
            <w:tblPrEx>
              <w:tblW w:w="9357" w:type="dxa"/>
              <w:jc w:val="center"/>
            </w:tblPrEx>
          </w:tblPrExChange>
        </w:tblPrEx>
        <w:trPr>
          <w:gridAfter w:val="1"/>
          <w:wAfter w:w="13" w:type="dxa"/>
          <w:trHeight w:val="45"/>
          <w:jc w:val="center"/>
          <w:ins w:id="10086" w:author="Valeria Tapia" w:date="2026-09-30T18:52:00Z"/>
          <w:trPrChange w:id="10087" w:author="Valeria Tapia" w:date="2026-09-30T18:55:00Z">
            <w:trPr>
              <w:gridAfter w:val="1"/>
              <w:wAfter w:w="13" w:type="dxa"/>
              <w:trHeight w:val="45"/>
              <w:jc w:val="center"/>
            </w:trPr>
          </w:trPrChange>
        </w:trPr>
        <w:tc>
          <w:tcPr>
            <w:tcW w:w="377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Change w:id="10088" w:author="Valeria Tapia" w:date="2026-09-30T18:55:00Z">
              <w:tcPr>
                <w:tcW w:w="377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tcPrChange>
          </w:tcPr>
          <w:p w14:paraId="4C34F6FC" w14:textId="77777777" w:rsidR="00DE74CD" w:rsidRPr="00F073C2" w:rsidRDefault="00DE74CD" w:rsidP="00B62C7B">
            <w:pPr>
              <w:rPr>
                <w:ins w:id="10089" w:author="Valeria Tapia" w:date="2026-09-30T18:52:00Z"/>
                <w:b/>
                <w:noProof/>
                <w:sz w:val="20"/>
                <w:lang w:eastAsia="es-BO"/>
              </w:rPr>
            </w:pPr>
            <w:ins w:id="10090" w:author="Valeria Tapia" w:date="2026-09-30T18:52:00Z">
              <w:r w:rsidRPr="00F073C2">
                <w:rPr>
                  <w:b/>
                  <w:noProof/>
                  <w:sz w:val="20"/>
                  <w:lang w:eastAsia="es-BO"/>
                </w:rPr>
                <w:lastRenderedPageBreak/>
                <w:t>4. FIRMA Y SELLOS</w:t>
              </w:r>
            </w:ins>
          </w:p>
        </w:tc>
        <w:tc>
          <w:tcPr>
            <w:tcW w:w="3274" w:type="dxa"/>
            <w:tcBorders>
              <w:top w:val="single" w:sz="4" w:space="0" w:color="auto"/>
              <w:left w:val="single" w:sz="4" w:space="0" w:color="auto"/>
              <w:bottom w:val="single" w:sz="4" w:space="0" w:color="auto"/>
              <w:right w:val="single" w:sz="4" w:space="0" w:color="auto"/>
            </w:tcBorders>
            <w:vAlign w:val="center"/>
            <w:tcPrChange w:id="10091" w:author="Valeria Tapia" w:date="2026-09-30T18:55:00Z">
              <w:tcPr>
                <w:tcW w:w="3274" w:type="dxa"/>
                <w:gridSpan w:val="2"/>
                <w:tcBorders>
                  <w:top w:val="single" w:sz="4" w:space="0" w:color="auto"/>
                  <w:left w:val="single" w:sz="4" w:space="0" w:color="auto"/>
                  <w:bottom w:val="single" w:sz="4" w:space="0" w:color="auto"/>
                  <w:right w:val="single" w:sz="4" w:space="0" w:color="auto"/>
                </w:tcBorders>
                <w:vAlign w:val="center"/>
              </w:tcPr>
            </w:tcPrChange>
          </w:tcPr>
          <w:p w14:paraId="717E2C04" w14:textId="77777777" w:rsidR="00DE74CD" w:rsidRDefault="00DE74CD" w:rsidP="00B62C7B">
            <w:pPr>
              <w:widowControl w:val="0"/>
              <w:suppressAutoHyphens/>
              <w:spacing w:after="120"/>
              <w:rPr>
                <w:ins w:id="10092" w:author="Valeria Tapia" w:date="2026-09-30T18:55:00Z"/>
                <w:sz w:val="20"/>
                <w:szCs w:val="24"/>
                <w:lang w:eastAsia="es-BO"/>
              </w:rPr>
            </w:pPr>
            <w:ins w:id="10093" w:author="Valeria Tapia" w:date="2026-09-30T18:52:00Z">
              <w:r w:rsidRPr="00F073C2">
                <w:rPr>
                  <w:sz w:val="20"/>
                  <w:szCs w:val="24"/>
                  <w:lang w:eastAsia="es-BO"/>
                </w:rPr>
                <w:t>Elaborado por:</w:t>
              </w:r>
            </w:ins>
          </w:p>
          <w:p w14:paraId="106B955C" w14:textId="77777777" w:rsidR="005A38B2" w:rsidRDefault="005A38B2" w:rsidP="00B62C7B">
            <w:pPr>
              <w:widowControl w:val="0"/>
              <w:suppressAutoHyphens/>
              <w:spacing w:after="120"/>
              <w:rPr>
                <w:ins w:id="10094" w:author="Valeria Tapia" w:date="2026-09-30T18:55:00Z"/>
                <w:sz w:val="20"/>
                <w:szCs w:val="24"/>
                <w:lang w:eastAsia="es-BO"/>
              </w:rPr>
            </w:pPr>
          </w:p>
          <w:p w14:paraId="26F3F159" w14:textId="77777777" w:rsidR="005A38B2" w:rsidRPr="00F073C2" w:rsidRDefault="005A38B2" w:rsidP="00B62C7B">
            <w:pPr>
              <w:widowControl w:val="0"/>
              <w:suppressAutoHyphens/>
              <w:spacing w:after="120"/>
              <w:rPr>
                <w:ins w:id="10095" w:author="Valeria Tapia" w:date="2026-09-30T18:52:00Z"/>
                <w:sz w:val="20"/>
                <w:szCs w:val="24"/>
                <w:lang w:eastAsia="es-BO"/>
              </w:rPr>
            </w:pPr>
          </w:p>
        </w:tc>
        <w:tc>
          <w:tcPr>
            <w:tcW w:w="2295" w:type="dxa"/>
            <w:gridSpan w:val="2"/>
            <w:tcBorders>
              <w:top w:val="single" w:sz="4" w:space="0" w:color="auto"/>
              <w:left w:val="single" w:sz="4" w:space="0" w:color="auto"/>
              <w:bottom w:val="single" w:sz="4" w:space="0" w:color="auto"/>
              <w:right w:val="single" w:sz="4" w:space="0" w:color="auto"/>
            </w:tcBorders>
            <w:tcPrChange w:id="10096" w:author="Valeria Tapia" w:date="2026-09-30T18:55:00Z">
              <w:tcPr>
                <w:tcW w:w="2295" w:type="dxa"/>
                <w:gridSpan w:val="3"/>
                <w:tcBorders>
                  <w:top w:val="single" w:sz="4" w:space="0" w:color="auto"/>
                  <w:left w:val="single" w:sz="4" w:space="0" w:color="auto"/>
                  <w:bottom w:val="single" w:sz="4" w:space="0" w:color="auto"/>
                  <w:right w:val="single" w:sz="4" w:space="0" w:color="auto"/>
                </w:tcBorders>
                <w:vAlign w:val="center"/>
              </w:tcPr>
            </w:tcPrChange>
          </w:tcPr>
          <w:p w14:paraId="777EA7F7" w14:textId="77777777" w:rsidR="00DE74CD" w:rsidRDefault="00DE74CD">
            <w:pPr>
              <w:jc w:val="left"/>
              <w:rPr>
                <w:ins w:id="10097" w:author="Valeria Tapia" w:date="2026-09-30T18:52:00Z"/>
                <w:sz w:val="20"/>
                <w:szCs w:val="24"/>
                <w:lang w:val="es-ES" w:eastAsia="es-BO"/>
              </w:rPr>
              <w:pPrChange w:id="10098" w:author="Valeria Tapia" w:date="2026-09-30T18:55:00Z">
                <w:pPr/>
              </w:pPrChange>
            </w:pPr>
            <w:ins w:id="10099" w:author="Valeria Tapia" w:date="2026-09-30T18:52:00Z">
              <w:r w:rsidRPr="00F073C2">
                <w:rPr>
                  <w:sz w:val="20"/>
                  <w:szCs w:val="24"/>
                  <w:lang w:eastAsia="es-BO"/>
                </w:rPr>
                <w:t>Autorizado por:</w:t>
              </w:r>
            </w:ins>
          </w:p>
          <w:p w14:paraId="50FE9741" w14:textId="77777777" w:rsidR="00DE74CD" w:rsidRPr="00F073C2" w:rsidRDefault="00DE74CD">
            <w:pPr>
              <w:jc w:val="left"/>
              <w:rPr>
                <w:ins w:id="10100" w:author="Valeria Tapia" w:date="2026-09-30T18:52:00Z"/>
                <w:sz w:val="20"/>
                <w:szCs w:val="24"/>
                <w:lang w:val="es-ES" w:eastAsia="es-BO"/>
              </w:rPr>
              <w:pPrChange w:id="10101" w:author="Valeria Tapia" w:date="2026-09-30T18:55:00Z">
                <w:pPr/>
              </w:pPrChange>
            </w:pPr>
          </w:p>
        </w:tc>
      </w:tr>
    </w:tbl>
    <w:p w14:paraId="004CF017" w14:textId="77777777" w:rsidR="007F38CF" w:rsidRDefault="007F38CF">
      <w:pPr>
        <w:rPr>
          <w:ins w:id="10102" w:author="Valeria Tapia" w:date="2026-09-30T14:27:00Z"/>
        </w:rPr>
        <w:pPrChange w:id="10103" w:author="Valeria Tapia" w:date="2026-09-30T14:27:00Z">
          <w:pPr>
            <w:pStyle w:val="Ttulo1"/>
          </w:pPr>
        </w:pPrChange>
      </w:pPr>
    </w:p>
    <w:p w14:paraId="70C86FA6" w14:textId="77777777" w:rsidR="005A38B2" w:rsidRDefault="005A38B2" w:rsidP="007F38CF">
      <w:pPr>
        <w:jc w:val="center"/>
        <w:rPr>
          <w:ins w:id="10104" w:author="Valeria Tapia" w:date="2026-09-30T18:56:00Z"/>
          <w:b/>
          <w:szCs w:val="24"/>
        </w:rPr>
      </w:pPr>
    </w:p>
    <w:p w14:paraId="5470311C" w14:textId="77777777" w:rsidR="005A38B2" w:rsidRDefault="005A38B2" w:rsidP="007F38CF">
      <w:pPr>
        <w:jc w:val="center"/>
        <w:rPr>
          <w:ins w:id="10105" w:author="Valeria Tapia" w:date="2026-09-30T18:56:00Z"/>
          <w:b/>
          <w:szCs w:val="24"/>
        </w:rPr>
      </w:pPr>
    </w:p>
    <w:p w14:paraId="6F18D81C" w14:textId="77777777" w:rsidR="005A38B2" w:rsidRDefault="005A38B2" w:rsidP="007F38CF">
      <w:pPr>
        <w:jc w:val="center"/>
        <w:rPr>
          <w:ins w:id="10106" w:author="Valeria Tapia" w:date="2026-09-30T18:56:00Z"/>
          <w:b/>
          <w:szCs w:val="24"/>
        </w:rPr>
      </w:pPr>
    </w:p>
    <w:p w14:paraId="27279B51" w14:textId="77777777" w:rsidR="005A38B2" w:rsidRDefault="005A38B2" w:rsidP="007F38CF">
      <w:pPr>
        <w:jc w:val="center"/>
        <w:rPr>
          <w:ins w:id="10107" w:author="Valeria Tapia" w:date="2026-09-30T18:56:00Z"/>
          <w:b/>
          <w:szCs w:val="24"/>
        </w:rPr>
      </w:pPr>
    </w:p>
    <w:p w14:paraId="357E30B1" w14:textId="77777777" w:rsidR="005A38B2" w:rsidRDefault="005A38B2" w:rsidP="007F38CF">
      <w:pPr>
        <w:jc w:val="center"/>
        <w:rPr>
          <w:ins w:id="10108" w:author="Valeria Tapia" w:date="2026-09-30T18:56:00Z"/>
          <w:b/>
          <w:szCs w:val="24"/>
        </w:rPr>
      </w:pPr>
    </w:p>
    <w:p w14:paraId="451ECDF8" w14:textId="77777777" w:rsidR="005A38B2" w:rsidRDefault="005A38B2" w:rsidP="007F38CF">
      <w:pPr>
        <w:jc w:val="center"/>
        <w:rPr>
          <w:ins w:id="10109" w:author="Valeria Tapia" w:date="2026-09-30T18:56:00Z"/>
          <w:b/>
          <w:szCs w:val="24"/>
        </w:rPr>
      </w:pPr>
    </w:p>
    <w:p w14:paraId="49D06A80" w14:textId="77777777" w:rsidR="005A38B2" w:rsidRDefault="005A38B2" w:rsidP="007F38CF">
      <w:pPr>
        <w:jc w:val="center"/>
        <w:rPr>
          <w:ins w:id="10110" w:author="Valeria Tapia" w:date="2026-09-30T18:56:00Z"/>
          <w:b/>
          <w:szCs w:val="24"/>
        </w:rPr>
      </w:pPr>
    </w:p>
    <w:p w14:paraId="5B928E4F" w14:textId="77777777" w:rsidR="005A38B2" w:rsidRDefault="005A38B2" w:rsidP="007F38CF">
      <w:pPr>
        <w:jc w:val="center"/>
        <w:rPr>
          <w:ins w:id="10111" w:author="Valeria Tapia" w:date="2026-09-30T18:56:00Z"/>
          <w:b/>
          <w:szCs w:val="24"/>
        </w:rPr>
      </w:pPr>
    </w:p>
    <w:p w14:paraId="206A566D" w14:textId="77777777" w:rsidR="005A38B2" w:rsidRDefault="005A38B2" w:rsidP="007F38CF">
      <w:pPr>
        <w:jc w:val="center"/>
        <w:rPr>
          <w:ins w:id="10112" w:author="Valeria Tapia" w:date="2026-09-30T18:56:00Z"/>
          <w:b/>
          <w:szCs w:val="24"/>
        </w:rPr>
      </w:pPr>
    </w:p>
    <w:p w14:paraId="2A825264" w14:textId="77777777" w:rsidR="005A38B2" w:rsidRDefault="005A38B2" w:rsidP="007F38CF">
      <w:pPr>
        <w:jc w:val="center"/>
        <w:rPr>
          <w:ins w:id="10113" w:author="Valeria Tapia" w:date="2026-09-30T18:56:00Z"/>
          <w:b/>
          <w:szCs w:val="24"/>
        </w:rPr>
      </w:pPr>
    </w:p>
    <w:p w14:paraId="649F820B" w14:textId="77777777" w:rsidR="005A38B2" w:rsidRDefault="005A38B2" w:rsidP="007F38CF">
      <w:pPr>
        <w:jc w:val="center"/>
        <w:rPr>
          <w:ins w:id="10114" w:author="Valeria Tapia" w:date="2026-09-30T18:56:00Z"/>
          <w:b/>
          <w:szCs w:val="24"/>
        </w:rPr>
      </w:pPr>
    </w:p>
    <w:p w14:paraId="564CD748" w14:textId="77777777" w:rsidR="005A38B2" w:rsidRDefault="005A38B2" w:rsidP="007F38CF">
      <w:pPr>
        <w:jc w:val="center"/>
        <w:rPr>
          <w:ins w:id="10115" w:author="Valeria Tapia" w:date="2026-09-30T18:56:00Z"/>
          <w:b/>
          <w:szCs w:val="24"/>
        </w:rPr>
      </w:pPr>
    </w:p>
    <w:p w14:paraId="5CEBC596" w14:textId="77777777" w:rsidR="005A38B2" w:rsidRDefault="005A38B2" w:rsidP="007F38CF">
      <w:pPr>
        <w:jc w:val="center"/>
        <w:rPr>
          <w:ins w:id="10116" w:author="Valeria Tapia" w:date="2026-09-30T18:56:00Z"/>
          <w:b/>
          <w:szCs w:val="24"/>
        </w:rPr>
      </w:pPr>
    </w:p>
    <w:p w14:paraId="5C0802ED" w14:textId="77777777" w:rsidR="005A38B2" w:rsidRDefault="005A38B2" w:rsidP="007F38CF">
      <w:pPr>
        <w:jc w:val="center"/>
        <w:rPr>
          <w:ins w:id="10117" w:author="Valeria Tapia" w:date="2026-09-30T18:56:00Z"/>
          <w:b/>
          <w:szCs w:val="24"/>
        </w:rPr>
      </w:pPr>
    </w:p>
    <w:p w14:paraId="3A652C78" w14:textId="77777777" w:rsidR="005A38B2" w:rsidRDefault="005A38B2" w:rsidP="007F38CF">
      <w:pPr>
        <w:jc w:val="center"/>
        <w:rPr>
          <w:ins w:id="10118" w:author="Valeria Tapia" w:date="2026-09-30T18:56:00Z"/>
          <w:b/>
          <w:szCs w:val="24"/>
        </w:rPr>
      </w:pPr>
    </w:p>
    <w:p w14:paraId="5667C06C" w14:textId="77777777" w:rsidR="005A38B2" w:rsidRDefault="005A38B2" w:rsidP="007F38CF">
      <w:pPr>
        <w:jc w:val="center"/>
        <w:rPr>
          <w:ins w:id="10119" w:author="Valeria Tapia" w:date="2026-09-30T18:56:00Z"/>
          <w:b/>
          <w:szCs w:val="24"/>
        </w:rPr>
      </w:pPr>
    </w:p>
    <w:p w14:paraId="654DDE5A" w14:textId="77777777" w:rsidR="005A38B2" w:rsidRDefault="005A38B2" w:rsidP="007F38CF">
      <w:pPr>
        <w:jc w:val="center"/>
        <w:rPr>
          <w:ins w:id="10120" w:author="Valeria Tapia" w:date="2026-09-30T18:56:00Z"/>
          <w:b/>
          <w:szCs w:val="24"/>
        </w:rPr>
      </w:pPr>
    </w:p>
    <w:p w14:paraId="77580AD8" w14:textId="77777777" w:rsidR="005A38B2" w:rsidRDefault="005A38B2" w:rsidP="007F38CF">
      <w:pPr>
        <w:jc w:val="center"/>
        <w:rPr>
          <w:ins w:id="10121" w:author="Valeria Tapia" w:date="2026-09-30T18:56:00Z"/>
          <w:b/>
          <w:szCs w:val="24"/>
        </w:rPr>
      </w:pPr>
    </w:p>
    <w:p w14:paraId="07A4ECBE" w14:textId="77777777" w:rsidR="005A38B2" w:rsidRDefault="005A38B2" w:rsidP="007F38CF">
      <w:pPr>
        <w:jc w:val="center"/>
        <w:rPr>
          <w:ins w:id="10122" w:author="Valeria Tapia" w:date="2026-09-30T18:56:00Z"/>
          <w:b/>
          <w:szCs w:val="24"/>
        </w:rPr>
      </w:pPr>
    </w:p>
    <w:p w14:paraId="5D1AFAA1" w14:textId="77777777" w:rsidR="005A38B2" w:rsidRDefault="005A38B2" w:rsidP="007F38CF">
      <w:pPr>
        <w:jc w:val="center"/>
        <w:rPr>
          <w:ins w:id="10123" w:author="Valeria Tapia" w:date="2026-09-30T18:56:00Z"/>
          <w:b/>
          <w:szCs w:val="24"/>
        </w:rPr>
      </w:pPr>
    </w:p>
    <w:p w14:paraId="6F0DE8DF" w14:textId="77777777" w:rsidR="005A38B2" w:rsidRDefault="005A38B2" w:rsidP="007F38CF">
      <w:pPr>
        <w:jc w:val="center"/>
        <w:rPr>
          <w:ins w:id="10124" w:author="Valeria Tapia" w:date="2026-09-30T18:56:00Z"/>
          <w:b/>
          <w:szCs w:val="24"/>
        </w:rPr>
      </w:pPr>
    </w:p>
    <w:p w14:paraId="03ABB2EB" w14:textId="77777777" w:rsidR="005A38B2" w:rsidRDefault="005A38B2" w:rsidP="007F38CF">
      <w:pPr>
        <w:jc w:val="center"/>
        <w:rPr>
          <w:ins w:id="10125" w:author="Valeria Tapia" w:date="2026-09-30T18:56:00Z"/>
          <w:b/>
          <w:szCs w:val="24"/>
        </w:rPr>
      </w:pPr>
    </w:p>
    <w:p w14:paraId="6CFB973E" w14:textId="77777777" w:rsidR="005A38B2" w:rsidRDefault="005A38B2" w:rsidP="007F38CF">
      <w:pPr>
        <w:jc w:val="center"/>
        <w:rPr>
          <w:ins w:id="10126" w:author="Valeria Tapia" w:date="2026-09-30T18:56:00Z"/>
          <w:b/>
          <w:szCs w:val="24"/>
        </w:rPr>
      </w:pPr>
    </w:p>
    <w:p w14:paraId="0AE6165E" w14:textId="77777777" w:rsidR="005A38B2" w:rsidRDefault="005A38B2" w:rsidP="007F38CF">
      <w:pPr>
        <w:jc w:val="center"/>
        <w:rPr>
          <w:ins w:id="10127" w:author="Valeria Tapia" w:date="2026-09-30T18:56:00Z"/>
          <w:b/>
          <w:szCs w:val="24"/>
        </w:rPr>
      </w:pPr>
    </w:p>
    <w:p w14:paraId="37F4DCE8" w14:textId="77777777" w:rsidR="005A38B2" w:rsidRDefault="005A38B2" w:rsidP="007F38CF">
      <w:pPr>
        <w:jc w:val="center"/>
        <w:rPr>
          <w:ins w:id="10128" w:author="Valeria Tapia" w:date="2026-09-30T18:56:00Z"/>
          <w:b/>
          <w:szCs w:val="24"/>
        </w:rPr>
      </w:pPr>
    </w:p>
    <w:p w14:paraId="0689B41A" w14:textId="77777777" w:rsidR="007F38CF" w:rsidRPr="00F073C2" w:rsidRDefault="007F38CF" w:rsidP="007F38CF">
      <w:pPr>
        <w:jc w:val="center"/>
        <w:rPr>
          <w:ins w:id="10129" w:author="Valeria Tapia" w:date="2026-09-30T14:28:00Z"/>
          <w:b/>
          <w:szCs w:val="24"/>
        </w:rPr>
      </w:pPr>
      <w:ins w:id="10130" w:author="Valeria Tapia" w:date="2026-09-30T14:28:00Z">
        <w:r w:rsidRPr="00F073C2">
          <w:rPr>
            <w:b/>
            <w:szCs w:val="24"/>
          </w:rPr>
          <w:t>INSTRUCTIVO DE LLENADO</w:t>
        </w:r>
      </w:ins>
    </w:p>
    <w:p w14:paraId="6BCEF44D" w14:textId="285A5723" w:rsidR="007F38CF" w:rsidRPr="00F073C2" w:rsidRDefault="007F38CF" w:rsidP="007F38CF">
      <w:pPr>
        <w:jc w:val="center"/>
        <w:rPr>
          <w:ins w:id="10131" w:author="Valeria Tapia" w:date="2026-09-30T14:28:00Z"/>
          <w:b/>
          <w:szCs w:val="24"/>
        </w:rPr>
      </w:pPr>
      <w:ins w:id="10132" w:author="Valeria Tapia" w:date="2026-09-30T14:28:00Z">
        <w:r w:rsidRPr="00F073C2">
          <w:rPr>
            <w:b/>
            <w:szCs w:val="24"/>
          </w:rPr>
          <w:t>R-</w:t>
        </w:r>
      </w:ins>
      <w:ins w:id="10133" w:author="Valeria Tapia" w:date="2026-09-30T18:45:00Z">
        <w:r w:rsidR="001E084D">
          <w:rPr>
            <w:b/>
            <w:szCs w:val="24"/>
          </w:rPr>
          <w:t>XXX</w:t>
        </w:r>
      </w:ins>
    </w:p>
    <w:p w14:paraId="7D7F2A46" w14:textId="77777777" w:rsidR="007F38CF" w:rsidRPr="00F073C2" w:rsidRDefault="007F38CF" w:rsidP="007F38CF">
      <w:pPr>
        <w:jc w:val="center"/>
        <w:rPr>
          <w:ins w:id="10134" w:author="Valeria Tapia" w:date="2026-09-30T14:28:00Z"/>
          <w:b/>
          <w:szCs w:val="24"/>
        </w:rPr>
      </w:pPr>
      <w:ins w:id="10135" w:author="Valeria Tapia" w:date="2026-09-30T14:28:00Z">
        <w:r w:rsidRPr="00F073C2">
          <w:rPr>
            <w:b/>
            <w:szCs w:val="24"/>
          </w:rPr>
          <w:t>REGISTRO</w:t>
        </w:r>
      </w:ins>
    </w:p>
    <w:p w14:paraId="139C49B3" w14:textId="56BD7176" w:rsidR="007F38CF" w:rsidRDefault="00966BB6">
      <w:pPr>
        <w:jc w:val="center"/>
        <w:rPr>
          <w:ins w:id="10136" w:author="Valeria Tapia" w:date="2026-09-30T14:46:00Z"/>
          <w:b/>
          <w:szCs w:val="24"/>
        </w:rPr>
        <w:pPrChange w:id="10137" w:author="Valeria Tapia" w:date="2026-09-30T14:46:00Z">
          <w:pPr/>
        </w:pPrChange>
      </w:pPr>
      <w:ins w:id="10138" w:author="Valeria Tapia" w:date="2026-09-30T14:46:00Z">
        <w:r>
          <w:rPr>
            <w:b/>
            <w:szCs w:val="24"/>
          </w:rPr>
          <w:t>DICCIONARIO DE DATOS</w:t>
        </w:r>
      </w:ins>
    </w:p>
    <w:p w14:paraId="16A9C524" w14:textId="77777777" w:rsidR="00966BB6" w:rsidRPr="00F073C2" w:rsidRDefault="00966BB6">
      <w:pPr>
        <w:jc w:val="center"/>
        <w:rPr>
          <w:ins w:id="10139" w:author="Valeria Tapia" w:date="2026-09-30T14:28:00Z"/>
          <w:b/>
          <w:szCs w:val="24"/>
        </w:rPr>
        <w:pPrChange w:id="10140" w:author="Valeria Tapia" w:date="2026-09-30T14:46:00Z">
          <w:pPr/>
        </w:pPrChange>
      </w:pPr>
    </w:p>
    <w:p w14:paraId="16C0511B" w14:textId="77777777" w:rsidR="007F38CF" w:rsidRPr="00F073C2" w:rsidRDefault="007F38CF" w:rsidP="007F38CF">
      <w:pPr>
        <w:rPr>
          <w:ins w:id="10141" w:author="Valeria Tapia" w:date="2026-09-30T14:28:00Z"/>
          <w:b/>
          <w:szCs w:val="24"/>
        </w:rPr>
      </w:pPr>
    </w:p>
    <w:p w14:paraId="3B838FF9" w14:textId="34F79C3D" w:rsidR="007F38CF" w:rsidRDefault="007F38CF" w:rsidP="007F38CF">
      <w:pPr>
        <w:rPr>
          <w:ins w:id="10142" w:author="Valeria Tapia" w:date="2026-09-30T14:29:00Z"/>
          <w:szCs w:val="24"/>
        </w:rPr>
      </w:pPr>
      <w:ins w:id="10143" w:author="Valeria Tapia" w:date="2026-09-30T14:29:00Z">
        <w:r w:rsidRPr="007F38CF">
          <w:rPr>
            <w:b/>
            <w:szCs w:val="24"/>
          </w:rPr>
          <w:t>Sección:</w:t>
        </w:r>
        <w:r w:rsidRPr="007F38CF">
          <w:rPr>
            <w:szCs w:val="24"/>
            <w:rPrChange w:id="10144" w:author="Valeria Tapia" w:date="2026-09-30T14:29:00Z">
              <w:rPr>
                <w:b/>
                <w:szCs w:val="24"/>
              </w:rPr>
            </w:rPrChange>
          </w:rPr>
          <w:tab/>
          <w:t>Identifica la sección o agrupación funcional del formulario a la que pertenece la casilla o campo.</w:t>
        </w:r>
      </w:ins>
    </w:p>
    <w:p w14:paraId="14EFE117" w14:textId="77777777" w:rsidR="007F38CF" w:rsidRPr="007F38CF" w:rsidRDefault="007F38CF" w:rsidP="007F38CF">
      <w:pPr>
        <w:rPr>
          <w:ins w:id="10145" w:author="Valeria Tapia" w:date="2026-09-30T14:29:00Z"/>
          <w:szCs w:val="24"/>
          <w:rPrChange w:id="10146" w:author="Valeria Tapia" w:date="2026-09-30T14:29:00Z">
            <w:rPr>
              <w:ins w:id="10147" w:author="Valeria Tapia" w:date="2026-09-30T14:29:00Z"/>
              <w:b/>
              <w:szCs w:val="24"/>
            </w:rPr>
          </w:rPrChange>
        </w:rPr>
      </w:pPr>
    </w:p>
    <w:p w14:paraId="41372A69" w14:textId="606A3231" w:rsidR="007F38CF" w:rsidRPr="007F38CF" w:rsidRDefault="007F38CF" w:rsidP="007F38CF">
      <w:pPr>
        <w:rPr>
          <w:ins w:id="10148" w:author="Valeria Tapia" w:date="2026-09-30T14:29:00Z"/>
          <w:szCs w:val="24"/>
          <w:rPrChange w:id="10149" w:author="Valeria Tapia" w:date="2026-09-30T14:29:00Z">
            <w:rPr>
              <w:ins w:id="10150" w:author="Valeria Tapia" w:date="2026-09-30T14:29:00Z"/>
              <w:b/>
              <w:szCs w:val="24"/>
            </w:rPr>
          </w:rPrChange>
        </w:rPr>
      </w:pPr>
      <w:ins w:id="10151" w:author="Valeria Tapia" w:date="2026-09-30T14:29:00Z">
        <w:r w:rsidRPr="007F38CF">
          <w:rPr>
            <w:b/>
            <w:szCs w:val="24"/>
          </w:rPr>
          <w:t>Casilla N°</w:t>
        </w:r>
      </w:ins>
      <w:ins w:id="10152" w:author="Valeria Tapia" w:date="2026-09-30T14:30:00Z">
        <w:r>
          <w:rPr>
            <w:b/>
            <w:szCs w:val="24"/>
          </w:rPr>
          <w:t>:</w:t>
        </w:r>
      </w:ins>
      <w:ins w:id="10153" w:author="Valeria Tapia" w:date="2026-09-30T14:29:00Z">
        <w:r w:rsidRPr="007F38CF">
          <w:rPr>
            <w:szCs w:val="24"/>
            <w:rPrChange w:id="10154" w:author="Valeria Tapia" w:date="2026-09-30T14:29:00Z">
              <w:rPr>
                <w:b/>
                <w:szCs w:val="24"/>
              </w:rPr>
            </w:rPrChange>
          </w:rPr>
          <w:tab/>
          <w:t>Número o identificador asignado a la casilla dentro del formulario, utilizado como referencia en la documentación funcional.</w:t>
        </w:r>
      </w:ins>
    </w:p>
    <w:p w14:paraId="74229BC8" w14:textId="77777777" w:rsidR="007F38CF" w:rsidRDefault="007F38CF" w:rsidP="007F38CF">
      <w:pPr>
        <w:rPr>
          <w:ins w:id="10155" w:author="Valeria Tapia" w:date="2026-09-30T14:30:00Z"/>
          <w:b/>
          <w:szCs w:val="24"/>
        </w:rPr>
      </w:pPr>
    </w:p>
    <w:p w14:paraId="7C62C7A5" w14:textId="245990B6" w:rsidR="007F38CF" w:rsidRPr="007F38CF" w:rsidRDefault="007F38CF" w:rsidP="007F38CF">
      <w:pPr>
        <w:rPr>
          <w:ins w:id="10156" w:author="Valeria Tapia" w:date="2026-09-30T14:29:00Z"/>
          <w:szCs w:val="24"/>
          <w:rPrChange w:id="10157" w:author="Valeria Tapia" w:date="2026-09-30T14:29:00Z">
            <w:rPr>
              <w:ins w:id="10158" w:author="Valeria Tapia" w:date="2026-09-30T14:29:00Z"/>
              <w:b/>
              <w:szCs w:val="24"/>
            </w:rPr>
          </w:rPrChange>
        </w:rPr>
      </w:pPr>
      <w:ins w:id="10159" w:author="Valeria Tapia" w:date="2026-09-30T14:29:00Z">
        <w:r w:rsidRPr="007F38CF">
          <w:rPr>
            <w:b/>
            <w:szCs w:val="24"/>
          </w:rPr>
          <w:t>Descripción</w:t>
        </w:r>
      </w:ins>
      <w:ins w:id="10160" w:author="Valeria Tapia" w:date="2026-09-30T14:31:00Z">
        <w:r w:rsidR="00625EA2">
          <w:rPr>
            <w:b/>
            <w:szCs w:val="24"/>
          </w:rPr>
          <w:t xml:space="preserve">: </w:t>
        </w:r>
      </w:ins>
      <w:ins w:id="10161" w:author="Valeria Tapia" w:date="2026-09-30T14:29:00Z">
        <w:r w:rsidRPr="007F38CF">
          <w:rPr>
            <w:b/>
            <w:szCs w:val="24"/>
          </w:rPr>
          <w:tab/>
        </w:r>
        <w:r w:rsidRPr="00625EA2">
          <w:rPr>
            <w:szCs w:val="24"/>
            <w:rPrChange w:id="10162" w:author="Valeria Tapia" w:date="2026-09-30T14:31:00Z">
              <w:rPr>
                <w:b/>
                <w:szCs w:val="24"/>
              </w:rPr>
            </w:rPrChange>
          </w:rPr>
          <w:t>Nombre o descripción del campo</w:t>
        </w:r>
      </w:ins>
      <w:ins w:id="10163" w:author="Valeria Tapia" w:date="2026-09-30T14:30:00Z">
        <w:r w:rsidRPr="00625EA2">
          <w:rPr>
            <w:szCs w:val="24"/>
            <w:rPrChange w:id="10164" w:author="Valeria Tapia" w:date="2026-09-30T14:31:00Z">
              <w:rPr>
                <w:b/>
                <w:szCs w:val="24"/>
              </w:rPr>
            </w:rPrChange>
          </w:rPr>
          <w:t>:</w:t>
        </w:r>
      </w:ins>
      <w:ins w:id="10165" w:author="Valeria Tapia" w:date="2026-09-30T14:29:00Z">
        <w:r w:rsidRPr="00625EA2">
          <w:rPr>
            <w:szCs w:val="24"/>
            <w:rPrChange w:id="10166" w:author="Valeria Tapia" w:date="2026-09-30T14:31:00Z">
              <w:rPr>
                <w:b/>
                <w:szCs w:val="24"/>
              </w:rPr>
            </w:rPrChange>
          </w:rPr>
          <w:t xml:space="preserve"> Indica qué información </w:t>
        </w:r>
        <w:r w:rsidRPr="007F38CF">
          <w:rPr>
            <w:szCs w:val="24"/>
            <w:rPrChange w:id="10167" w:author="Valeria Tapia" w:date="2026-09-30T14:29:00Z">
              <w:rPr>
                <w:b/>
                <w:szCs w:val="24"/>
              </w:rPr>
            </w:rPrChange>
          </w:rPr>
          <w:t>representa o debe contener la casilla.</w:t>
        </w:r>
      </w:ins>
    </w:p>
    <w:p w14:paraId="74920C69" w14:textId="77777777" w:rsidR="007F38CF" w:rsidRPr="007F38CF" w:rsidRDefault="007F38CF" w:rsidP="007F38CF">
      <w:pPr>
        <w:rPr>
          <w:ins w:id="10168" w:author="Valeria Tapia" w:date="2026-09-30T14:29:00Z"/>
          <w:szCs w:val="24"/>
          <w:rPrChange w:id="10169" w:author="Valeria Tapia" w:date="2026-09-30T14:29:00Z">
            <w:rPr>
              <w:ins w:id="10170" w:author="Valeria Tapia" w:date="2026-09-30T14:29:00Z"/>
              <w:b/>
              <w:szCs w:val="24"/>
            </w:rPr>
          </w:rPrChange>
        </w:rPr>
      </w:pPr>
      <w:ins w:id="10171" w:author="Valeria Tapia" w:date="2026-09-30T14:29:00Z">
        <w:r w:rsidRPr="007F38CF">
          <w:rPr>
            <w:szCs w:val="24"/>
            <w:rPrChange w:id="10172" w:author="Valeria Tapia" w:date="2026-09-30T14:29:00Z">
              <w:rPr>
                <w:b/>
                <w:szCs w:val="24"/>
              </w:rPr>
            </w:rPrChange>
          </w:rPr>
          <w:tab/>
        </w:r>
      </w:ins>
    </w:p>
    <w:p w14:paraId="21F30192" w14:textId="51624526" w:rsidR="007F38CF" w:rsidRDefault="007F38CF" w:rsidP="007F38CF">
      <w:pPr>
        <w:rPr>
          <w:ins w:id="10173" w:author="Valeria Tapia" w:date="2026-09-30T14:30:00Z"/>
          <w:szCs w:val="24"/>
        </w:rPr>
      </w:pPr>
      <w:ins w:id="10174" w:author="Valeria Tapia" w:date="2026-09-30T14:29:00Z">
        <w:r w:rsidRPr="007F38CF">
          <w:rPr>
            <w:b/>
            <w:szCs w:val="24"/>
          </w:rPr>
          <w:t>Tipo de Dato</w:t>
        </w:r>
      </w:ins>
      <w:ins w:id="10175" w:author="Valeria Tapia" w:date="2026-09-30T14:30:00Z">
        <w:r>
          <w:rPr>
            <w:szCs w:val="24"/>
          </w:rPr>
          <w:t>:</w:t>
        </w:r>
      </w:ins>
      <w:ins w:id="10176" w:author="Valeria Tapia" w:date="2026-09-30T14:29:00Z">
        <w:r w:rsidRPr="007F38CF">
          <w:rPr>
            <w:szCs w:val="24"/>
            <w:rPrChange w:id="10177" w:author="Valeria Tapia" w:date="2026-09-30T14:29:00Z">
              <w:rPr>
                <w:b/>
                <w:szCs w:val="24"/>
              </w:rPr>
            </w:rPrChange>
          </w:rPr>
          <w:tab/>
          <w:t>Define el tipo de información que puede almacenar el campo. Ejemplos: texto, numérico, fecha, booleano, PARAMÉTRICO, PARAMÉTRICA, entre otros.</w:t>
        </w:r>
      </w:ins>
    </w:p>
    <w:p w14:paraId="37FC88B2" w14:textId="77777777" w:rsidR="007F38CF" w:rsidRPr="007F38CF" w:rsidRDefault="007F38CF" w:rsidP="007F38CF">
      <w:pPr>
        <w:rPr>
          <w:ins w:id="10178" w:author="Valeria Tapia" w:date="2026-09-30T14:29:00Z"/>
          <w:szCs w:val="24"/>
          <w:rPrChange w:id="10179" w:author="Valeria Tapia" w:date="2026-09-30T14:29:00Z">
            <w:rPr>
              <w:ins w:id="10180" w:author="Valeria Tapia" w:date="2026-09-30T14:29:00Z"/>
              <w:b/>
              <w:szCs w:val="24"/>
            </w:rPr>
          </w:rPrChange>
        </w:rPr>
      </w:pPr>
    </w:p>
    <w:p w14:paraId="02900766" w14:textId="155A6D54" w:rsidR="007F38CF" w:rsidRPr="007F38CF" w:rsidRDefault="007F38CF" w:rsidP="007F38CF">
      <w:pPr>
        <w:rPr>
          <w:ins w:id="10181" w:author="Valeria Tapia" w:date="2026-09-30T14:29:00Z"/>
          <w:szCs w:val="24"/>
          <w:rPrChange w:id="10182" w:author="Valeria Tapia" w:date="2026-09-30T14:29:00Z">
            <w:rPr>
              <w:ins w:id="10183" w:author="Valeria Tapia" w:date="2026-09-30T14:29:00Z"/>
              <w:b/>
              <w:szCs w:val="24"/>
            </w:rPr>
          </w:rPrChange>
        </w:rPr>
      </w:pPr>
      <w:ins w:id="10184" w:author="Valeria Tapia" w:date="2026-09-30T14:29:00Z">
        <w:r w:rsidRPr="007F38CF">
          <w:rPr>
            <w:b/>
            <w:szCs w:val="24"/>
          </w:rPr>
          <w:t>Longitud</w:t>
        </w:r>
      </w:ins>
      <w:ins w:id="10185" w:author="Valeria Tapia" w:date="2026-09-30T17:39:00Z">
        <w:r w:rsidR="009C3423">
          <w:rPr>
            <w:b/>
            <w:szCs w:val="24"/>
          </w:rPr>
          <w:t xml:space="preserve"> de caracteres</w:t>
        </w:r>
      </w:ins>
      <w:ins w:id="10186" w:author="Valeria Tapia" w:date="2026-09-30T14:30:00Z">
        <w:r>
          <w:rPr>
            <w:szCs w:val="24"/>
          </w:rPr>
          <w:t>:</w:t>
        </w:r>
      </w:ins>
      <w:ins w:id="10187" w:author="Valeria Tapia" w:date="2026-09-30T14:29:00Z">
        <w:r w:rsidRPr="007F38CF">
          <w:rPr>
            <w:szCs w:val="24"/>
            <w:rPrChange w:id="10188" w:author="Valeria Tapia" w:date="2026-09-30T14:29:00Z">
              <w:rPr>
                <w:b/>
                <w:szCs w:val="24"/>
              </w:rPr>
            </w:rPrChange>
          </w:rPr>
          <w:tab/>
          <w:t>Define la cantidad máxima y/o mínima de caracteres o dígitos permitidos para el campo.</w:t>
        </w:r>
      </w:ins>
    </w:p>
    <w:p w14:paraId="5B81ECD8" w14:textId="77777777" w:rsidR="00625EA2" w:rsidRDefault="00625EA2" w:rsidP="007F38CF">
      <w:pPr>
        <w:rPr>
          <w:ins w:id="10189" w:author="Valeria Tapia" w:date="2026-09-30T14:32:00Z"/>
          <w:szCs w:val="24"/>
        </w:rPr>
      </w:pPr>
    </w:p>
    <w:p w14:paraId="6A7880DC" w14:textId="33280EF7" w:rsidR="007F38CF" w:rsidRDefault="007F38CF" w:rsidP="007F38CF">
      <w:pPr>
        <w:rPr>
          <w:ins w:id="10190" w:author="Valeria Tapia" w:date="2026-09-30T14:49:00Z"/>
          <w:szCs w:val="24"/>
        </w:rPr>
      </w:pPr>
      <w:ins w:id="10191" w:author="Valeria Tapia" w:date="2026-09-30T14:29:00Z">
        <w:r w:rsidRPr="00625EA2">
          <w:rPr>
            <w:b/>
            <w:szCs w:val="24"/>
          </w:rPr>
          <w:t>Requerido</w:t>
        </w:r>
      </w:ins>
      <w:ins w:id="10192" w:author="Valeria Tapia" w:date="2026-09-30T14:32:00Z">
        <w:r w:rsidR="00625EA2">
          <w:rPr>
            <w:szCs w:val="24"/>
          </w:rPr>
          <w:t>:</w:t>
        </w:r>
      </w:ins>
      <w:ins w:id="10193" w:author="Valeria Tapia" w:date="2026-09-30T14:29:00Z">
        <w:r w:rsidRPr="007F38CF">
          <w:rPr>
            <w:szCs w:val="24"/>
            <w:rPrChange w:id="10194" w:author="Valeria Tapia" w:date="2026-09-30T14:29:00Z">
              <w:rPr>
                <w:b/>
                <w:szCs w:val="24"/>
              </w:rPr>
            </w:rPrChange>
          </w:rPr>
          <w:tab/>
          <w:t>Indica si el campo debe ser obligatoriamente llenado para continuar o completar el trámite. Puede depender de condiciones específicas.</w:t>
        </w:r>
      </w:ins>
    </w:p>
    <w:p w14:paraId="0265483C" w14:textId="77777777" w:rsidR="006D2BBA" w:rsidRPr="007F38CF" w:rsidRDefault="006D2BBA" w:rsidP="007F38CF">
      <w:pPr>
        <w:rPr>
          <w:ins w:id="10195" w:author="Valeria Tapia" w:date="2026-09-30T14:29:00Z"/>
          <w:szCs w:val="24"/>
          <w:rPrChange w:id="10196" w:author="Valeria Tapia" w:date="2026-09-30T14:29:00Z">
            <w:rPr>
              <w:ins w:id="10197" w:author="Valeria Tapia" w:date="2026-09-30T14:29:00Z"/>
              <w:b/>
              <w:szCs w:val="24"/>
            </w:rPr>
          </w:rPrChange>
        </w:rPr>
      </w:pPr>
    </w:p>
    <w:p w14:paraId="2BF46998" w14:textId="699C0645" w:rsidR="007F38CF" w:rsidRPr="007F38CF" w:rsidRDefault="007F38CF" w:rsidP="007F38CF">
      <w:pPr>
        <w:rPr>
          <w:ins w:id="10198" w:author="Valeria Tapia" w:date="2026-09-30T14:29:00Z"/>
          <w:szCs w:val="24"/>
          <w:rPrChange w:id="10199" w:author="Valeria Tapia" w:date="2026-09-30T14:29:00Z">
            <w:rPr>
              <w:ins w:id="10200" w:author="Valeria Tapia" w:date="2026-09-30T14:29:00Z"/>
              <w:b/>
              <w:szCs w:val="24"/>
            </w:rPr>
          </w:rPrChange>
        </w:rPr>
      </w:pPr>
      <w:ins w:id="10201" w:author="Valeria Tapia" w:date="2026-09-30T14:29:00Z">
        <w:r w:rsidRPr="00625EA2">
          <w:rPr>
            <w:b/>
            <w:szCs w:val="24"/>
          </w:rPr>
          <w:t>Tipo de Llenado</w:t>
        </w:r>
      </w:ins>
      <w:ins w:id="10202" w:author="Valeria Tapia" w:date="2026-09-30T14:40:00Z">
        <w:r w:rsidR="00745384">
          <w:rPr>
            <w:b/>
            <w:szCs w:val="24"/>
          </w:rPr>
          <w:t>:</w:t>
        </w:r>
      </w:ins>
      <w:ins w:id="10203" w:author="Valeria Tapia" w:date="2026-09-30T14:29:00Z">
        <w:r w:rsidRPr="007F38CF">
          <w:rPr>
            <w:szCs w:val="24"/>
            <w:rPrChange w:id="10204" w:author="Valeria Tapia" w:date="2026-09-30T14:29:00Z">
              <w:rPr>
                <w:b/>
                <w:szCs w:val="24"/>
              </w:rPr>
            </w:rPrChange>
          </w:rPr>
          <w:tab/>
          <w:t>Indica la forma en que el dato será registrado u obtenido en el campo, por ejemplo mediante ingreso manual, selección, cálculo o llenado automático.</w:t>
        </w:r>
      </w:ins>
    </w:p>
    <w:p w14:paraId="20CF9894" w14:textId="77777777" w:rsidR="006D2BBA" w:rsidRDefault="006D2BBA" w:rsidP="007F38CF">
      <w:pPr>
        <w:rPr>
          <w:ins w:id="10205" w:author="Valeria Tapia" w:date="2026-09-30T14:49:00Z"/>
          <w:b/>
          <w:szCs w:val="24"/>
        </w:rPr>
      </w:pPr>
    </w:p>
    <w:p w14:paraId="5A83A563" w14:textId="48914076" w:rsidR="007F38CF" w:rsidRPr="007F38CF" w:rsidRDefault="007F38CF" w:rsidP="007F38CF">
      <w:pPr>
        <w:rPr>
          <w:ins w:id="10206" w:author="Valeria Tapia" w:date="2026-09-30T14:29:00Z"/>
          <w:szCs w:val="24"/>
          <w:rPrChange w:id="10207" w:author="Valeria Tapia" w:date="2026-09-30T14:29:00Z">
            <w:rPr>
              <w:ins w:id="10208" w:author="Valeria Tapia" w:date="2026-09-30T14:29:00Z"/>
              <w:b/>
              <w:szCs w:val="24"/>
            </w:rPr>
          </w:rPrChange>
        </w:rPr>
      </w:pPr>
      <w:ins w:id="10209" w:author="Valeria Tapia" w:date="2026-09-30T14:29:00Z">
        <w:r w:rsidRPr="00745384">
          <w:rPr>
            <w:b/>
            <w:szCs w:val="24"/>
          </w:rPr>
          <w:t>Fuente de Datos</w:t>
        </w:r>
      </w:ins>
      <w:ins w:id="10210" w:author="Valeria Tapia" w:date="2026-09-30T14:39:00Z">
        <w:r w:rsidR="00745384">
          <w:rPr>
            <w:szCs w:val="24"/>
          </w:rPr>
          <w:t>:</w:t>
        </w:r>
      </w:ins>
      <w:ins w:id="10211" w:author="Valeria Tapia" w:date="2026-09-30T14:29:00Z">
        <w:r w:rsidRPr="007F38CF">
          <w:rPr>
            <w:szCs w:val="24"/>
            <w:rPrChange w:id="10212" w:author="Valeria Tapia" w:date="2026-09-30T14:29:00Z">
              <w:rPr>
                <w:b/>
                <w:szCs w:val="24"/>
              </w:rPr>
            </w:rPrChange>
          </w:rPr>
          <w:tab/>
          <w:t>Para campos de tipo PARAMÉTRICO o PARAMÉTRICA, identifica la tabla paramétrica de la cual se obtienen los valores disponibles para el campo. Para otros tipos de datos, no aplica salvo definición específica.</w:t>
        </w:r>
      </w:ins>
    </w:p>
    <w:p w14:paraId="242B11EA" w14:textId="77777777" w:rsidR="006D2BBA" w:rsidRDefault="006D2BBA" w:rsidP="007F38CF">
      <w:pPr>
        <w:rPr>
          <w:ins w:id="10213" w:author="Valeria Tapia" w:date="2026-09-30T14:49:00Z"/>
          <w:b/>
          <w:szCs w:val="24"/>
        </w:rPr>
      </w:pPr>
    </w:p>
    <w:p w14:paraId="076CB783" w14:textId="77777777" w:rsidR="007F38CF" w:rsidRPr="007F38CF" w:rsidRDefault="007F38CF" w:rsidP="007F38CF">
      <w:pPr>
        <w:rPr>
          <w:ins w:id="10214" w:author="Valeria Tapia" w:date="2026-09-30T14:29:00Z"/>
          <w:szCs w:val="24"/>
          <w:rPrChange w:id="10215" w:author="Valeria Tapia" w:date="2026-09-30T14:29:00Z">
            <w:rPr>
              <w:ins w:id="10216" w:author="Valeria Tapia" w:date="2026-09-30T14:29:00Z"/>
              <w:b/>
              <w:szCs w:val="24"/>
            </w:rPr>
          </w:rPrChange>
        </w:rPr>
      </w:pPr>
      <w:ins w:id="10217" w:author="Valeria Tapia" w:date="2026-09-30T14:29:00Z">
        <w:r w:rsidRPr="00745384">
          <w:rPr>
            <w:b/>
            <w:szCs w:val="24"/>
          </w:rPr>
          <w:t>Editable</w:t>
        </w:r>
        <w:r w:rsidRPr="007F38CF">
          <w:rPr>
            <w:szCs w:val="24"/>
            <w:rPrChange w:id="10218" w:author="Valeria Tapia" w:date="2026-09-30T14:29:00Z">
              <w:rPr>
                <w:b/>
                <w:szCs w:val="24"/>
              </w:rPr>
            </w:rPrChange>
          </w:rPr>
          <w:tab/>
          <w:t>Indica si el usuario puede modificar el valor del campo. La posibilidad de edición puede depender del estado del trámite o de alguna condición funcional.</w:t>
        </w:r>
      </w:ins>
    </w:p>
    <w:p w14:paraId="7A91E2D8" w14:textId="77777777" w:rsidR="00966BB6" w:rsidRDefault="00966BB6" w:rsidP="007F38CF">
      <w:pPr>
        <w:rPr>
          <w:ins w:id="10219" w:author="Valeria Tapia" w:date="2026-09-30T14:43:00Z"/>
          <w:szCs w:val="24"/>
        </w:rPr>
      </w:pPr>
    </w:p>
    <w:p w14:paraId="68FB9FC6" w14:textId="77777777" w:rsidR="008342F6" w:rsidRDefault="007F38CF" w:rsidP="007F38CF">
      <w:pPr>
        <w:rPr>
          <w:ins w:id="10220" w:author="Valeria Tapia" w:date="2026-10-01T09:16:00Z"/>
          <w:szCs w:val="24"/>
        </w:rPr>
      </w:pPr>
      <w:ins w:id="10221" w:author="Valeria Tapia" w:date="2026-09-30T14:29:00Z">
        <w:r w:rsidRPr="00966BB6">
          <w:rPr>
            <w:b/>
            <w:szCs w:val="24"/>
          </w:rPr>
          <w:t>Visible</w:t>
        </w:r>
      </w:ins>
      <w:ins w:id="10222" w:author="Valeria Tapia" w:date="2026-09-30T14:43:00Z">
        <w:r w:rsidR="00966BB6">
          <w:rPr>
            <w:szCs w:val="24"/>
          </w:rPr>
          <w:t>:</w:t>
        </w:r>
      </w:ins>
      <w:ins w:id="10223" w:author="Valeria Tapia" w:date="2026-09-30T14:29:00Z">
        <w:r w:rsidRPr="007F38CF">
          <w:rPr>
            <w:szCs w:val="24"/>
            <w:rPrChange w:id="10224" w:author="Valeria Tapia" w:date="2026-09-30T14:29:00Z">
              <w:rPr>
                <w:b/>
                <w:szCs w:val="24"/>
              </w:rPr>
            </w:rPrChange>
          </w:rPr>
          <w:tab/>
          <w:t>Indica si el campo debe mostrarse al usuario en la interfaz</w:t>
        </w:r>
      </w:ins>
    </w:p>
    <w:p w14:paraId="1DCBCE0A" w14:textId="77777777" w:rsidR="008342F6" w:rsidRDefault="008342F6" w:rsidP="007F38CF">
      <w:pPr>
        <w:rPr>
          <w:ins w:id="10225" w:author="Valeria Tapia" w:date="2026-10-01T09:16:00Z"/>
          <w:szCs w:val="24"/>
        </w:rPr>
      </w:pPr>
    </w:p>
    <w:p w14:paraId="2EAC2402" w14:textId="77777777" w:rsidR="008342F6" w:rsidRDefault="008342F6" w:rsidP="007F38CF">
      <w:pPr>
        <w:rPr>
          <w:ins w:id="10226" w:author="Valeria Tapia" w:date="2026-10-01T09:16:00Z"/>
          <w:szCs w:val="24"/>
        </w:rPr>
      </w:pPr>
    </w:p>
    <w:p w14:paraId="70C8C952" w14:textId="182D52BD" w:rsidR="007F38CF" w:rsidRPr="007F38CF" w:rsidRDefault="007F38CF" w:rsidP="007F38CF">
      <w:pPr>
        <w:rPr>
          <w:ins w:id="10227" w:author="Valeria Tapia" w:date="2026-09-30T14:29:00Z"/>
          <w:szCs w:val="24"/>
          <w:rPrChange w:id="10228" w:author="Valeria Tapia" w:date="2026-09-30T14:29:00Z">
            <w:rPr>
              <w:ins w:id="10229" w:author="Valeria Tapia" w:date="2026-09-30T14:29:00Z"/>
              <w:b/>
              <w:szCs w:val="24"/>
            </w:rPr>
          </w:rPrChange>
        </w:rPr>
      </w:pPr>
      <w:ins w:id="10230" w:author="Valeria Tapia" w:date="2026-09-30T14:29:00Z">
        <w:r w:rsidRPr="007F38CF">
          <w:rPr>
            <w:szCs w:val="24"/>
            <w:rPrChange w:id="10231" w:author="Valeria Tapia" w:date="2026-09-30T14:29:00Z">
              <w:rPr>
                <w:b/>
                <w:szCs w:val="24"/>
              </w:rPr>
            </w:rPrChange>
          </w:rPr>
          <w:t>. Su visualización puede depender de condiciones o reglas definidas.</w:t>
        </w:r>
      </w:ins>
    </w:p>
    <w:p w14:paraId="28665864" w14:textId="77777777" w:rsidR="00966BB6" w:rsidRDefault="00966BB6" w:rsidP="007F38CF">
      <w:pPr>
        <w:rPr>
          <w:ins w:id="10232" w:author="Valeria Tapia" w:date="2026-09-30T14:46:00Z"/>
          <w:b/>
          <w:szCs w:val="24"/>
        </w:rPr>
      </w:pPr>
    </w:p>
    <w:p w14:paraId="720A3D0F" w14:textId="3636FF40" w:rsidR="007F38CF" w:rsidRPr="007F38CF" w:rsidRDefault="007F38CF" w:rsidP="007F38CF">
      <w:pPr>
        <w:rPr>
          <w:ins w:id="10233" w:author="Valeria Tapia" w:date="2026-09-30T14:29:00Z"/>
          <w:szCs w:val="24"/>
          <w:rPrChange w:id="10234" w:author="Valeria Tapia" w:date="2026-09-30T14:29:00Z">
            <w:rPr>
              <w:ins w:id="10235" w:author="Valeria Tapia" w:date="2026-09-30T14:29:00Z"/>
              <w:b/>
              <w:szCs w:val="24"/>
            </w:rPr>
          </w:rPrChange>
        </w:rPr>
      </w:pPr>
      <w:ins w:id="10236" w:author="Valeria Tapia" w:date="2026-09-30T14:29:00Z">
        <w:r w:rsidRPr="00966BB6">
          <w:rPr>
            <w:b/>
            <w:szCs w:val="24"/>
          </w:rPr>
          <w:t>Regla de llenado</w:t>
        </w:r>
      </w:ins>
      <w:ins w:id="10237" w:author="Valeria Tapia" w:date="2026-09-30T14:45:00Z">
        <w:r w:rsidR="00966BB6">
          <w:rPr>
            <w:szCs w:val="24"/>
          </w:rPr>
          <w:t>:</w:t>
        </w:r>
      </w:ins>
      <w:ins w:id="10238" w:author="Valeria Tapia" w:date="2026-09-30T14:29:00Z">
        <w:r w:rsidRPr="007F38CF">
          <w:rPr>
            <w:szCs w:val="24"/>
            <w:rPrChange w:id="10239" w:author="Valeria Tapia" w:date="2026-09-30T14:29:00Z">
              <w:rPr>
                <w:b/>
                <w:szCs w:val="24"/>
              </w:rPr>
            </w:rPrChange>
          </w:rPr>
          <w:tab/>
          <w:t>Define las características permitidas para el ingreso del dato, tales como caracteres alfabéticos, numéricos, alfanuméricos, caracteres especiales, formato u otras restricciones de composición del campo.</w:t>
        </w:r>
      </w:ins>
    </w:p>
    <w:p w14:paraId="33F46851" w14:textId="77777777" w:rsidR="00966BB6" w:rsidRDefault="00966BB6" w:rsidP="007F38CF">
      <w:pPr>
        <w:rPr>
          <w:ins w:id="10240" w:author="Valeria Tapia" w:date="2026-09-30T14:46:00Z"/>
          <w:b/>
          <w:szCs w:val="24"/>
        </w:rPr>
      </w:pPr>
    </w:p>
    <w:p w14:paraId="0DD561B0" w14:textId="2E084FB7" w:rsidR="007F38CF" w:rsidRPr="007F38CF" w:rsidRDefault="007F38CF" w:rsidP="007F38CF">
      <w:pPr>
        <w:rPr>
          <w:ins w:id="10241" w:author="Valeria Tapia" w:date="2026-09-30T14:29:00Z"/>
          <w:szCs w:val="24"/>
          <w:rPrChange w:id="10242" w:author="Valeria Tapia" w:date="2026-09-30T14:29:00Z">
            <w:rPr>
              <w:ins w:id="10243" w:author="Valeria Tapia" w:date="2026-09-30T14:29:00Z"/>
              <w:b/>
              <w:szCs w:val="24"/>
            </w:rPr>
          </w:rPrChange>
        </w:rPr>
      </w:pPr>
      <w:ins w:id="10244" w:author="Valeria Tapia" w:date="2026-09-30T14:29:00Z">
        <w:r w:rsidRPr="00966BB6">
          <w:rPr>
            <w:b/>
            <w:szCs w:val="24"/>
          </w:rPr>
          <w:t>Regla de validación</w:t>
        </w:r>
      </w:ins>
      <w:ins w:id="10245" w:author="Valeria Tapia" w:date="2026-09-30T14:46:00Z">
        <w:r w:rsidR="00966BB6" w:rsidRPr="00966BB6">
          <w:rPr>
            <w:b/>
            <w:szCs w:val="24"/>
            <w:rPrChange w:id="10246" w:author="Valeria Tapia" w:date="2026-09-30T14:46:00Z">
              <w:rPr>
                <w:szCs w:val="24"/>
              </w:rPr>
            </w:rPrChange>
          </w:rPr>
          <w:t>/Observaciones:</w:t>
        </w:r>
      </w:ins>
      <w:ins w:id="10247" w:author="Valeria Tapia" w:date="2026-09-30T14:29:00Z">
        <w:r w:rsidRPr="007F38CF">
          <w:rPr>
            <w:szCs w:val="24"/>
            <w:rPrChange w:id="10248" w:author="Valeria Tapia" w:date="2026-09-30T14:29:00Z">
              <w:rPr>
                <w:b/>
                <w:szCs w:val="24"/>
              </w:rPr>
            </w:rPrChange>
          </w:rPr>
          <w:tab/>
          <w:t>Define las validaciones funcionales que deben implementarse principalmente en el frontend para comprobar que el valor ingresado cumple las condiciones establecidas. Ejemplos: valor mayor a cero, fecha posterior a la fecha actual, fecha mayor a otra fecha, rangos permitidos o dependencias con otros campos.</w:t>
        </w:r>
      </w:ins>
    </w:p>
    <w:p w14:paraId="5588EE69" w14:textId="77777777" w:rsidR="00966BB6" w:rsidRDefault="00966BB6" w:rsidP="007F38CF">
      <w:pPr>
        <w:rPr>
          <w:ins w:id="10249" w:author="Valeria Tapia" w:date="2026-09-30T14:46:00Z"/>
          <w:b/>
          <w:szCs w:val="24"/>
        </w:rPr>
      </w:pPr>
    </w:p>
    <w:p w14:paraId="58DDBF63" w14:textId="77777777" w:rsidR="007F38CF" w:rsidRDefault="007F38CF">
      <w:pPr>
        <w:rPr>
          <w:ins w:id="10250" w:author="Valeria Tapia" w:date="2026-09-30T14:27:00Z"/>
        </w:rPr>
        <w:pPrChange w:id="10251" w:author="Valeria Tapia" w:date="2026-09-30T14:27:00Z">
          <w:pPr>
            <w:pStyle w:val="Ttulo1"/>
          </w:pPr>
        </w:pPrChange>
      </w:pPr>
    </w:p>
    <w:p w14:paraId="67AA4500" w14:textId="77777777" w:rsidR="007F38CF" w:rsidRDefault="007F38CF">
      <w:pPr>
        <w:rPr>
          <w:ins w:id="10252" w:author="Valeria Tapia" w:date="2026-09-30T14:27:00Z"/>
        </w:rPr>
        <w:pPrChange w:id="10253" w:author="Valeria Tapia" w:date="2026-09-30T14:27:00Z">
          <w:pPr>
            <w:pStyle w:val="Ttulo1"/>
          </w:pPr>
        </w:pPrChange>
      </w:pPr>
    </w:p>
    <w:p w14:paraId="5D1CAE6E" w14:textId="77777777" w:rsidR="007F38CF" w:rsidRDefault="007F38CF">
      <w:pPr>
        <w:rPr>
          <w:ins w:id="10254" w:author="Valeria Tapia" w:date="2026-09-30T14:27:00Z"/>
        </w:rPr>
        <w:pPrChange w:id="10255" w:author="Valeria Tapia" w:date="2026-09-30T14:27:00Z">
          <w:pPr>
            <w:pStyle w:val="Ttulo1"/>
          </w:pPr>
        </w:pPrChange>
      </w:pPr>
    </w:p>
    <w:p w14:paraId="3183B4B4" w14:textId="77777777" w:rsidR="007F38CF" w:rsidRDefault="007F38CF">
      <w:pPr>
        <w:rPr>
          <w:ins w:id="10256" w:author="Valeria Tapia" w:date="2026-09-30T14:27:00Z"/>
        </w:rPr>
        <w:pPrChange w:id="10257" w:author="Valeria Tapia" w:date="2026-09-30T14:27:00Z">
          <w:pPr>
            <w:pStyle w:val="Ttulo1"/>
          </w:pPr>
        </w:pPrChange>
      </w:pPr>
    </w:p>
    <w:p w14:paraId="1A99F2B9" w14:textId="77777777" w:rsidR="007F38CF" w:rsidRDefault="007F38CF">
      <w:pPr>
        <w:rPr>
          <w:ins w:id="10258" w:author="Valeria Tapia" w:date="2026-09-30T14:27:00Z"/>
        </w:rPr>
        <w:pPrChange w:id="10259" w:author="Valeria Tapia" w:date="2026-09-30T14:27:00Z">
          <w:pPr>
            <w:pStyle w:val="Ttulo1"/>
          </w:pPr>
        </w:pPrChange>
      </w:pPr>
    </w:p>
    <w:p w14:paraId="55FF91DE" w14:textId="77777777" w:rsidR="007F38CF" w:rsidRDefault="007F38CF">
      <w:pPr>
        <w:rPr>
          <w:ins w:id="10260" w:author="Valeria Tapia" w:date="2026-09-30T14:27:00Z"/>
        </w:rPr>
        <w:pPrChange w:id="10261" w:author="Valeria Tapia" w:date="2026-09-30T14:27:00Z">
          <w:pPr>
            <w:pStyle w:val="Ttulo1"/>
          </w:pPr>
        </w:pPrChange>
      </w:pPr>
    </w:p>
    <w:p w14:paraId="51DE4EDB" w14:textId="77777777" w:rsidR="007F38CF" w:rsidRDefault="007F38CF">
      <w:pPr>
        <w:rPr>
          <w:ins w:id="10262" w:author="Valeria Tapia" w:date="2026-09-30T14:27:00Z"/>
        </w:rPr>
        <w:pPrChange w:id="10263" w:author="Valeria Tapia" w:date="2026-09-30T14:27:00Z">
          <w:pPr>
            <w:pStyle w:val="Ttulo1"/>
          </w:pPr>
        </w:pPrChange>
      </w:pPr>
    </w:p>
    <w:p w14:paraId="6BC53376" w14:textId="77777777" w:rsidR="007F38CF" w:rsidRDefault="007F38CF">
      <w:pPr>
        <w:rPr>
          <w:ins w:id="10264" w:author="Valeria Tapia" w:date="2026-09-30T14:27:00Z"/>
        </w:rPr>
        <w:pPrChange w:id="10265" w:author="Valeria Tapia" w:date="2026-09-30T14:27:00Z">
          <w:pPr>
            <w:pStyle w:val="Ttulo1"/>
          </w:pPr>
        </w:pPrChange>
      </w:pPr>
    </w:p>
    <w:p w14:paraId="3AC8F89E" w14:textId="77777777" w:rsidR="007F38CF" w:rsidRDefault="007F38CF">
      <w:pPr>
        <w:rPr>
          <w:ins w:id="10266" w:author="Valeria Tapia" w:date="2026-09-30T14:27:00Z"/>
        </w:rPr>
        <w:pPrChange w:id="10267" w:author="Valeria Tapia" w:date="2026-09-30T14:27:00Z">
          <w:pPr>
            <w:pStyle w:val="Ttulo1"/>
          </w:pPr>
        </w:pPrChange>
      </w:pPr>
    </w:p>
    <w:p w14:paraId="11A63C0E" w14:textId="77777777" w:rsidR="007F38CF" w:rsidRDefault="007F38CF">
      <w:pPr>
        <w:rPr>
          <w:ins w:id="10268" w:author="Valeria Tapia" w:date="2026-09-30T14:27:00Z"/>
        </w:rPr>
        <w:pPrChange w:id="10269" w:author="Valeria Tapia" w:date="2026-09-30T14:27:00Z">
          <w:pPr>
            <w:pStyle w:val="Ttulo1"/>
          </w:pPr>
        </w:pPrChange>
      </w:pPr>
    </w:p>
    <w:p w14:paraId="00467B56" w14:textId="77777777" w:rsidR="007F38CF" w:rsidRDefault="007F38CF">
      <w:pPr>
        <w:rPr>
          <w:ins w:id="10270" w:author="Valeria Tapia" w:date="2026-09-30T14:27:00Z"/>
        </w:rPr>
        <w:pPrChange w:id="10271" w:author="Valeria Tapia" w:date="2026-09-30T14:27:00Z">
          <w:pPr>
            <w:pStyle w:val="Ttulo1"/>
          </w:pPr>
        </w:pPrChange>
      </w:pPr>
    </w:p>
    <w:p w14:paraId="102C2400" w14:textId="77777777" w:rsidR="007F38CF" w:rsidRDefault="007F38CF">
      <w:pPr>
        <w:rPr>
          <w:ins w:id="10272" w:author="Valeria Tapia" w:date="2026-09-30T14:27:00Z"/>
        </w:rPr>
        <w:pPrChange w:id="10273" w:author="Valeria Tapia" w:date="2026-09-30T14:27:00Z">
          <w:pPr>
            <w:pStyle w:val="Ttulo1"/>
          </w:pPr>
        </w:pPrChange>
      </w:pPr>
    </w:p>
    <w:p w14:paraId="37EDD6F7" w14:textId="77777777" w:rsidR="007F38CF" w:rsidRDefault="007F38CF">
      <w:pPr>
        <w:rPr>
          <w:ins w:id="10274" w:author="Valeria Tapia" w:date="2026-09-30T14:27:00Z"/>
        </w:rPr>
        <w:pPrChange w:id="10275" w:author="Valeria Tapia" w:date="2026-09-30T14:27:00Z">
          <w:pPr>
            <w:pStyle w:val="Ttulo1"/>
          </w:pPr>
        </w:pPrChange>
      </w:pPr>
    </w:p>
    <w:p w14:paraId="24CB031E" w14:textId="77777777" w:rsidR="007F38CF" w:rsidRDefault="007F38CF">
      <w:pPr>
        <w:rPr>
          <w:ins w:id="10276" w:author="Valeria Tapia" w:date="2026-09-30T14:27:00Z"/>
        </w:rPr>
        <w:pPrChange w:id="10277" w:author="Valeria Tapia" w:date="2026-09-30T14:27:00Z">
          <w:pPr>
            <w:pStyle w:val="Ttulo1"/>
          </w:pPr>
        </w:pPrChange>
      </w:pPr>
    </w:p>
    <w:p w14:paraId="1D511E4D" w14:textId="77777777" w:rsidR="007F38CF" w:rsidRDefault="007F38CF">
      <w:pPr>
        <w:rPr>
          <w:ins w:id="10278" w:author="Valeria Tapia" w:date="2026-09-30T14:27:00Z"/>
        </w:rPr>
        <w:pPrChange w:id="10279" w:author="Valeria Tapia" w:date="2026-09-30T14:27:00Z">
          <w:pPr>
            <w:pStyle w:val="Ttulo1"/>
          </w:pPr>
        </w:pPrChange>
      </w:pPr>
    </w:p>
    <w:p w14:paraId="53C6E790" w14:textId="77777777" w:rsidR="007F38CF" w:rsidRDefault="007F38CF">
      <w:pPr>
        <w:rPr>
          <w:ins w:id="10280" w:author="Valeria Tapia" w:date="2026-09-30T14:27:00Z"/>
        </w:rPr>
        <w:pPrChange w:id="10281" w:author="Valeria Tapia" w:date="2026-09-30T14:27:00Z">
          <w:pPr>
            <w:pStyle w:val="Ttulo1"/>
          </w:pPr>
        </w:pPrChange>
      </w:pPr>
    </w:p>
    <w:p w14:paraId="16FCBB37" w14:textId="77777777" w:rsidR="007F38CF" w:rsidRDefault="007F38CF">
      <w:pPr>
        <w:rPr>
          <w:ins w:id="10282" w:author="Valeria Tapia" w:date="2026-09-30T14:27:00Z"/>
        </w:rPr>
        <w:pPrChange w:id="10283" w:author="Valeria Tapia" w:date="2026-09-30T14:27:00Z">
          <w:pPr>
            <w:pStyle w:val="Ttulo1"/>
          </w:pPr>
        </w:pPrChange>
      </w:pPr>
    </w:p>
    <w:p w14:paraId="1EC21F83" w14:textId="77777777" w:rsidR="007F38CF" w:rsidRDefault="007F38CF">
      <w:pPr>
        <w:rPr>
          <w:ins w:id="10284" w:author="Valeria Tapia" w:date="2026-09-30T14:27:00Z"/>
        </w:rPr>
        <w:pPrChange w:id="10285" w:author="Valeria Tapia" w:date="2026-09-30T14:27:00Z">
          <w:pPr>
            <w:pStyle w:val="Ttulo1"/>
          </w:pPr>
        </w:pPrChange>
      </w:pPr>
    </w:p>
    <w:p w14:paraId="4D71E55A" w14:textId="77777777" w:rsidR="007F38CF" w:rsidRDefault="007F38CF">
      <w:pPr>
        <w:rPr>
          <w:ins w:id="10286" w:author="Valeria Tapia" w:date="2026-09-30T14:27:00Z"/>
        </w:rPr>
        <w:pPrChange w:id="10287" w:author="Valeria Tapia" w:date="2026-09-30T14:27:00Z">
          <w:pPr>
            <w:pStyle w:val="Ttulo1"/>
          </w:pPr>
        </w:pPrChange>
      </w:pPr>
    </w:p>
    <w:p w14:paraId="788B1D6B" w14:textId="77777777" w:rsidR="007F38CF" w:rsidRDefault="007F38CF">
      <w:pPr>
        <w:rPr>
          <w:ins w:id="10288" w:author="Valeria Tapia" w:date="2026-09-30T14:27:00Z"/>
        </w:rPr>
        <w:pPrChange w:id="10289" w:author="Valeria Tapia" w:date="2026-09-30T14:27:00Z">
          <w:pPr>
            <w:pStyle w:val="Ttulo1"/>
          </w:pPr>
        </w:pPrChange>
      </w:pPr>
    </w:p>
    <w:p w14:paraId="0FA8151F" w14:textId="77777777" w:rsidR="007F38CF" w:rsidRDefault="007F38CF">
      <w:pPr>
        <w:rPr>
          <w:ins w:id="10290" w:author="Valeria Tapia" w:date="2026-09-30T14:27:00Z"/>
        </w:rPr>
        <w:pPrChange w:id="10291" w:author="Valeria Tapia" w:date="2026-09-30T14:27:00Z">
          <w:pPr>
            <w:pStyle w:val="Ttulo1"/>
          </w:pPr>
        </w:pPrChange>
      </w:pPr>
    </w:p>
    <w:p w14:paraId="73E40DD6" w14:textId="77777777" w:rsidR="003B57DD" w:rsidRPr="003910EF" w:rsidRDefault="003B57DD"/>
    <w:sectPr w:rsidR="003B57DD" w:rsidRPr="003910EF" w:rsidSect="00DE605E">
      <w:headerReference w:type="first" r:id="rId33"/>
      <w:pgSz w:w="12240" w:h="15840" w:code="1"/>
      <w:pgMar w:top="2835" w:right="1304" w:bottom="1701" w:left="1474" w:header="709" w:footer="2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80" w:author="Valeria Tapia" w:date="2026-10-04T20:39:00Z" w:initials="VTC">
    <w:p w14:paraId="0EFD88FC" w14:textId="2F7CDCC7" w:rsidR="00456582" w:rsidRDefault="00456582">
      <w:pPr>
        <w:pStyle w:val="Textocomentario"/>
      </w:pPr>
      <w:r>
        <w:rPr>
          <w:rStyle w:val="Refdecomentario"/>
        </w:rPr>
        <w:annotationRef/>
      </w:r>
    </w:p>
  </w:comment>
  <w:comment w:id="2745" w:author="Brenda Lily Gutierrez Bautista" w:date="2026-10-06T15:30:00Z" w:initials="BLGB">
    <w:p w14:paraId="5B66B0A1" w14:textId="77777777" w:rsidR="006E732C" w:rsidRDefault="006E732C" w:rsidP="006E732C">
      <w:pPr>
        <w:pStyle w:val="Textocomentario"/>
      </w:pPr>
      <w:r>
        <w:rPr>
          <w:rStyle w:val="Refdecomentario"/>
        </w:rPr>
        <w:annotationRef/>
      </w:r>
    </w:p>
  </w:comment>
  <w:comment w:id="2746" w:author="Brenda Lily Gutierrez Bautista" w:date="2026-10-06T15:30:00Z" w:initials="BLGB">
    <w:p w14:paraId="0D92ED41" w14:textId="77777777" w:rsidR="006E732C" w:rsidRDefault="006E732C" w:rsidP="006E732C">
      <w:pPr>
        <w:pStyle w:val="Textocomentario"/>
      </w:pPr>
      <w:r>
        <w:rPr>
          <w:rStyle w:val="Refdecomentario"/>
        </w:rPr>
        <w:annotationRef/>
      </w:r>
      <w:r>
        <w:t>Revisar con NORMAS</w:t>
      </w:r>
    </w:p>
  </w:comment>
  <w:comment w:id="7450" w:author="Valeria Tapia" w:date="2026-10-01T09:25:00Z" w:initials="VT">
    <w:p w14:paraId="6793BD96" w14:textId="5887A8C3" w:rsidR="00456582" w:rsidRDefault="00456582">
      <w:pPr>
        <w:pStyle w:val="Textocomentario"/>
      </w:pPr>
      <w:r>
        <w:rPr>
          <w:rStyle w:val="Refdecomentario"/>
        </w:rPr>
        <w:annotationRef/>
      </w:r>
      <w:r>
        <w:t>OPEN BCB como es?</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EFD88FC" w15:done="0"/>
  <w15:commentEx w15:paraId="5B66B0A1" w15:done="0"/>
  <w15:commentEx w15:paraId="0D92ED41" w15:paraIdParent="5B66B0A1" w15:done="0"/>
  <w15:commentEx w15:paraId="6793BD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B7961" w16cex:dateUtc="2025-07-23T19:08:00Z"/>
  <w16cex:commentExtensible w16cex:durableId="2C2B79AD" w16cex:dateUtc="2025-07-23T1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927510" w16cid:durableId="2C2B7961"/>
  <w16cid:commentId w16cid:paraId="31AA4023" w16cid:durableId="2C2B79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960218" w14:textId="77777777" w:rsidR="00963750" w:rsidRDefault="00963750" w:rsidP="00C83DE0">
      <w:r>
        <w:separator/>
      </w:r>
    </w:p>
  </w:endnote>
  <w:endnote w:type="continuationSeparator" w:id="0">
    <w:p w14:paraId="2D528946" w14:textId="77777777" w:rsidR="00963750" w:rsidRDefault="00963750" w:rsidP="00C83D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45 Light">
    <w:altName w:val="Corbel"/>
    <w:charset w:val="00"/>
    <w:family w:val="swiss"/>
    <w:pitch w:val="variable"/>
    <w:sig w:usb0="0000000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mic Sans MS">
    <w:panose1 w:val="030F0702030302020204"/>
    <w:charset w:val="00"/>
    <w:family w:val="script"/>
    <w:pitch w:val="variable"/>
    <w:sig w:usb0="000006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Liberation Serif">
    <w:altName w:val="Times New Roman"/>
    <w:charset w:val="01"/>
    <w:family w:val="roman"/>
    <w:pitch w:val="variable"/>
  </w:font>
  <w:font w:name="DejaVu Sans">
    <w:charset w:val="00"/>
    <w:family w:val="swiss"/>
    <w:pitch w:val="variable"/>
    <w:sig w:usb0="E7002EFF" w:usb1="D200FDFF" w:usb2="0A246029" w:usb3="00000000" w:csb0="000001FF" w:csb1="00000000"/>
  </w:font>
  <w:font w:name="FreeSans">
    <w:altName w:val="Times New Roman"/>
    <w:charset w:val="00"/>
    <w:family w:val="swiss"/>
    <w:pitch w:val="default"/>
  </w:font>
  <w:font w:name="Cambria Math">
    <w:panose1 w:val="02040503050406030204"/>
    <w:charset w:val="01"/>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94"/>
    </w:tblGrid>
    <w:tr w:rsidR="00456582" w:rsidRPr="009D0F92" w14:paraId="71AFBEDC" w14:textId="77777777" w:rsidTr="00DE605E">
      <w:trPr>
        <w:trHeight w:val="451"/>
      </w:trPr>
      <w:tc>
        <w:tcPr>
          <w:tcW w:w="9494" w:type="dxa"/>
          <w:tcBorders>
            <w:top w:val="single" w:sz="4" w:space="0" w:color="auto"/>
            <w:left w:val="single" w:sz="4" w:space="0" w:color="auto"/>
            <w:bottom w:val="single" w:sz="4" w:space="0" w:color="auto"/>
            <w:right w:val="single" w:sz="4" w:space="0" w:color="auto"/>
          </w:tcBorders>
        </w:tcPr>
        <w:p w14:paraId="773CC71E" w14:textId="11354258" w:rsidR="00456582" w:rsidRPr="009D0F92" w:rsidRDefault="00456582" w:rsidP="009D0F92">
          <w:pPr>
            <w:jc w:val="center"/>
            <w:rPr>
              <w:sz w:val="14"/>
              <w:szCs w:val="14"/>
            </w:rPr>
          </w:pPr>
          <w:r w:rsidRPr="009D0F92">
            <w:rPr>
              <w:b/>
              <w:color w:val="000000"/>
              <w:spacing w:val="-1"/>
              <w:sz w:val="14"/>
              <w:szCs w:val="14"/>
              <w:lang w:val="es-ES_tradnl"/>
            </w:rPr>
            <w:t xml:space="preserve">Al momento de ser impreso o descargado de la página oficial de la </w:t>
          </w:r>
          <w:r>
            <w:rPr>
              <w:b/>
              <w:color w:val="000000"/>
              <w:spacing w:val="-1"/>
              <w:sz w:val="14"/>
              <w:szCs w:val="14"/>
              <w:lang w:val="es-ES_tradnl"/>
            </w:rPr>
            <w:t xml:space="preserve">Aduana Nacional, </w:t>
          </w:r>
          <w:r w:rsidRPr="009D0F92">
            <w:rPr>
              <w:b/>
              <w:color w:val="000000"/>
              <w:spacing w:val="-1"/>
              <w:sz w:val="14"/>
              <w:szCs w:val="14"/>
              <w:lang w:val="es-ES_tradnl"/>
            </w:rPr>
            <w:t>el presente documento deja de constituirse en documento controlado</w:t>
          </w:r>
        </w:p>
      </w:tc>
    </w:tr>
  </w:tbl>
  <w:p w14:paraId="7E39EC96" w14:textId="77777777" w:rsidR="00456582" w:rsidRDefault="00456582">
    <w:pPr>
      <w:ind w:right="260"/>
      <w:jc w:val="center"/>
      <w:rPr>
        <w:color w:val="0F243E"/>
        <w:sz w:val="26"/>
        <w:szCs w:val="26"/>
      </w:rPr>
    </w:pPr>
  </w:p>
  <w:p w14:paraId="2F80C988" w14:textId="77777777" w:rsidR="00456582" w:rsidRPr="00820B10" w:rsidRDefault="00456582">
    <w:pPr>
      <w:ind w:right="260"/>
      <w:jc w:val="center"/>
      <w:rPr>
        <w:color w:val="0F243E"/>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3034B1" w14:textId="77777777" w:rsidR="00963750" w:rsidRDefault="00963750" w:rsidP="00C83DE0">
      <w:r>
        <w:separator/>
      </w:r>
    </w:p>
  </w:footnote>
  <w:footnote w:type="continuationSeparator" w:id="0">
    <w:p w14:paraId="2D309E05" w14:textId="77777777" w:rsidR="00963750" w:rsidRDefault="00963750" w:rsidP="00C83DE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9A84D9" w14:textId="77777777" w:rsidR="00456582" w:rsidRDefault="00456582">
    <w:pPr>
      <w:rPr>
        <w:ins w:id="9464" w:author="Valeria Tapia" w:date="2026-10-01T13:14:00Z"/>
      </w:rPr>
    </w:pPr>
  </w:p>
  <w:p w14:paraId="35E744CF" w14:textId="77777777" w:rsidR="00456582" w:rsidRDefault="00456582">
    <w:pPr>
      <w:rPr>
        <w:ins w:id="9465" w:author="Valeria Tapia" w:date="2026-10-01T13:14:00Z"/>
      </w:rPr>
    </w:pPr>
  </w:p>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5961"/>
      <w:gridCol w:w="708"/>
      <w:gridCol w:w="1242"/>
    </w:tblGrid>
    <w:tr w:rsidR="00456582" w:rsidRPr="00AF0FF0" w14:paraId="33388F38" w14:textId="77777777" w:rsidTr="00DE605E">
      <w:trPr>
        <w:trHeight w:val="199"/>
      </w:trPr>
      <w:tc>
        <w:tcPr>
          <w:tcW w:w="1944" w:type="dxa"/>
          <w:vMerge w:val="restart"/>
          <w:shd w:val="clear" w:color="auto" w:fill="auto"/>
          <w:vAlign w:val="center"/>
        </w:tcPr>
        <w:p w14:paraId="47C3EF4A" w14:textId="5022182B" w:rsidR="00456582" w:rsidRPr="001F26AD" w:rsidRDefault="00456582" w:rsidP="00F81A01">
          <w:pPr>
            <w:tabs>
              <w:tab w:val="center" w:pos="4252"/>
              <w:tab w:val="right" w:pos="8504"/>
            </w:tabs>
            <w:jc w:val="center"/>
          </w:pPr>
          <w:r>
            <w:object w:dxaOrig="8566" w:dyaOrig="4411" w14:anchorId="255FC4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82.95pt;height:43.2pt" o:ole="">
                <v:imagedata r:id="rId1" o:title=""/>
              </v:shape>
              <o:OLEObject Type="Embed" ProgID="PBrush" ShapeID="_x0000_i1031" DrawAspect="Content" ObjectID="_1852814197" r:id="rId2"/>
            </w:object>
          </w:r>
        </w:p>
      </w:tc>
      <w:tc>
        <w:tcPr>
          <w:tcW w:w="5961" w:type="dxa"/>
          <w:vMerge w:val="restart"/>
          <w:shd w:val="clear" w:color="auto" w:fill="auto"/>
          <w:vAlign w:val="center"/>
        </w:tcPr>
        <w:p w14:paraId="50CFF80F" w14:textId="4F9C0A0E" w:rsidR="00456582" w:rsidRPr="001F26AD" w:rsidRDefault="00456582" w:rsidP="005A0336">
          <w:pPr>
            <w:tabs>
              <w:tab w:val="center" w:pos="4252"/>
              <w:tab w:val="right" w:pos="8504"/>
            </w:tabs>
            <w:spacing w:before="60" w:after="60"/>
            <w:jc w:val="center"/>
          </w:pPr>
          <w:r w:rsidRPr="001F4509">
            <w:rPr>
              <w:b/>
              <w:szCs w:val="24"/>
            </w:rPr>
            <w:t>REGLAMENTO</w:t>
          </w:r>
          <w:r>
            <w:rPr>
              <w:b/>
              <w:szCs w:val="24"/>
            </w:rPr>
            <w:t xml:space="preserve"> DE IMPLEMENTACIÓN, ADMINISTRACIÓN Y OPERACIÓN DE LA VENTANILLA ÚNICA DE COMERCIO EXTERIOR</w:t>
          </w:r>
        </w:p>
      </w:tc>
      <w:tc>
        <w:tcPr>
          <w:tcW w:w="1950" w:type="dxa"/>
          <w:gridSpan w:val="2"/>
          <w:shd w:val="clear" w:color="auto" w:fill="FFFFFF" w:themeFill="background1"/>
          <w:vAlign w:val="center"/>
        </w:tcPr>
        <w:p w14:paraId="556C34F5" w14:textId="77777777" w:rsidR="00456582" w:rsidRPr="00AF0FF0" w:rsidRDefault="00456582" w:rsidP="001F26AD">
          <w:pPr>
            <w:shd w:val="clear" w:color="auto" w:fill="FFFFFF" w:themeFill="background1"/>
            <w:tabs>
              <w:tab w:val="center" w:pos="4252"/>
              <w:tab w:val="right" w:pos="8504"/>
            </w:tabs>
            <w:jc w:val="center"/>
            <w:rPr>
              <w:sz w:val="14"/>
              <w:szCs w:val="14"/>
            </w:rPr>
          </w:pPr>
          <w:r w:rsidRPr="00AF0FF0">
            <w:rPr>
              <w:sz w:val="14"/>
              <w:szCs w:val="14"/>
            </w:rPr>
            <w:t>Código</w:t>
          </w:r>
        </w:p>
      </w:tc>
    </w:tr>
    <w:tr w:rsidR="00456582" w:rsidRPr="009D083E" w14:paraId="0C96BCEE" w14:textId="77777777" w:rsidTr="00DE605E">
      <w:trPr>
        <w:trHeight w:val="199"/>
      </w:trPr>
      <w:tc>
        <w:tcPr>
          <w:tcW w:w="1944" w:type="dxa"/>
          <w:vMerge/>
          <w:shd w:val="clear" w:color="auto" w:fill="auto"/>
        </w:tcPr>
        <w:p w14:paraId="1BDB269F" w14:textId="77777777" w:rsidR="00456582" w:rsidRPr="001F26AD" w:rsidRDefault="00456582" w:rsidP="001F26AD">
          <w:pPr>
            <w:tabs>
              <w:tab w:val="center" w:pos="4252"/>
              <w:tab w:val="right" w:pos="8504"/>
            </w:tabs>
            <w:jc w:val="center"/>
            <w:rPr>
              <w:noProof/>
              <w:lang w:val="es-BO" w:eastAsia="es-BO"/>
            </w:rPr>
          </w:pPr>
        </w:p>
      </w:tc>
      <w:tc>
        <w:tcPr>
          <w:tcW w:w="5961" w:type="dxa"/>
          <w:vMerge/>
          <w:shd w:val="clear" w:color="auto" w:fill="auto"/>
          <w:vAlign w:val="center"/>
        </w:tcPr>
        <w:p w14:paraId="41655BFB" w14:textId="77777777" w:rsidR="00456582" w:rsidRPr="001F26AD" w:rsidRDefault="00456582" w:rsidP="001F26AD">
          <w:pPr>
            <w:tabs>
              <w:tab w:val="center" w:pos="4252"/>
              <w:tab w:val="right" w:pos="8504"/>
            </w:tabs>
            <w:jc w:val="center"/>
            <w:rPr>
              <w:b/>
            </w:rPr>
          </w:pPr>
        </w:p>
      </w:tc>
      <w:tc>
        <w:tcPr>
          <w:tcW w:w="1950" w:type="dxa"/>
          <w:gridSpan w:val="2"/>
          <w:shd w:val="clear" w:color="auto" w:fill="FFFFFF" w:themeFill="background1"/>
          <w:vAlign w:val="center"/>
        </w:tcPr>
        <w:p w14:paraId="68868B31" w14:textId="5F52A651" w:rsidR="00456582" w:rsidRPr="00FC027B" w:rsidRDefault="00456582" w:rsidP="00B24B3B">
          <w:pPr>
            <w:shd w:val="clear" w:color="auto" w:fill="FFFFFF" w:themeFill="background1"/>
            <w:tabs>
              <w:tab w:val="center" w:pos="4252"/>
              <w:tab w:val="right" w:pos="8504"/>
            </w:tabs>
            <w:jc w:val="center"/>
            <w:rPr>
              <w:b/>
              <w:sz w:val="18"/>
              <w:szCs w:val="18"/>
              <w:lang w:val="en-US"/>
            </w:rPr>
          </w:pPr>
          <w:r w:rsidRPr="007250D1">
            <w:rPr>
              <w:b/>
              <w:sz w:val="18"/>
              <w:szCs w:val="18"/>
              <w:lang w:val="en-US"/>
            </w:rPr>
            <w:t>GNN-REG-</w:t>
          </w:r>
          <w:r>
            <w:rPr>
              <w:b/>
              <w:sz w:val="18"/>
              <w:szCs w:val="18"/>
              <w:lang w:val="en-US"/>
            </w:rPr>
            <w:t>14</w:t>
          </w:r>
        </w:p>
      </w:tc>
    </w:tr>
    <w:tr w:rsidR="00456582" w:rsidRPr="00AF0FF0" w14:paraId="4390C97D" w14:textId="77777777" w:rsidTr="00DE605E">
      <w:trPr>
        <w:trHeight w:val="129"/>
      </w:trPr>
      <w:tc>
        <w:tcPr>
          <w:tcW w:w="1944" w:type="dxa"/>
          <w:vMerge/>
          <w:shd w:val="clear" w:color="auto" w:fill="auto"/>
        </w:tcPr>
        <w:p w14:paraId="0DDAC00B" w14:textId="77777777" w:rsidR="00456582" w:rsidRPr="00FC027B" w:rsidRDefault="00456582" w:rsidP="001F26AD">
          <w:pPr>
            <w:tabs>
              <w:tab w:val="center" w:pos="4252"/>
              <w:tab w:val="right" w:pos="8504"/>
            </w:tabs>
            <w:jc w:val="center"/>
            <w:rPr>
              <w:noProof/>
              <w:lang w:val="en-US" w:eastAsia="es-BO"/>
            </w:rPr>
          </w:pPr>
        </w:p>
      </w:tc>
      <w:tc>
        <w:tcPr>
          <w:tcW w:w="5961" w:type="dxa"/>
          <w:vMerge/>
          <w:shd w:val="clear" w:color="auto" w:fill="auto"/>
          <w:vAlign w:val="center"/>
        </w:tcPr>
        <w:p w14:paraId="1C0627B6" w14:textId="77777777" w:rsidR="00456582" w:rsidRPr="00FC027B" w:rsidRDefault="00456582" w:rsidP="001F26AD">
          <w:pPr>
            <w:tabs>
              <w:tab w:val="center" w:pos="4252"/>
              <w:tab w:val="right" w:pos="8504"/>
            </w:tabs>
            <w:jc w:val="center"/>
            <w:rPr>
              <w:b/>
              <w:lang w:val="en-US"/>
            </w:rPr>
          </w:pPr>
        </w:p>
      </w:tc>
      <w:tc>
        <w:tcPr>
          <w:tcW w:w="708" w:type="dxa"/>
          <w:shd w:val="clear" w:color="auto" w:fill="FFFFFF" w:themeFill="background1"/>
          <w:vAlign w:val="center"/>
        </w:tcPr>
        <w:p w14:paraId="332E300F" w14:textId="54368019" w:rsidR="00456582" w:rsidRPr="00AF0FF0" w:rsidRDefault="00456582" w:rsidP="001F26AD">
          <w:pPr>
            <w:tabs>
              <w:tab w:val="center" w:pos="4252"/>
              <w:tab w:val="right" w:pos="8504"/>
            </w:tabs>
            <w:jc w:val="center"/>
            <w:rPr>
              <w:sz w:val="14"/>
              <w:szCs w:val="14"/>
            </w:rPr>
          </w:pPr>
          <w:r w:rsidRPr="00AF0FF0">
            <w:rPr>
              <w:sz w:val="14"/>
              <w:szCs w:val="14"/>
            </w:rPr>
            <w:t>Versión</w:t>
          </w:r>
          <w:r>
            <w:rPr>
              <w:sz w:val="14"/>
              <w:szCs w:val="14"/>
            </w:rPr>
            <w:t xml:space="preserve"> </w:t>
          </w:r>
          <w:r w:rsidRPr="00AF0FF0">
            <w:rPr>
              <w:sz w:val="14"/>
              <w:szCs w:val="14"/>
            </w:rPr>
            <w:t xml:space="preserve"> </w:t>
          </w:r>
        </w:p>
      </w:tc>
      <w:tc>
        <w:tcPr>
          <w:tcW w:w="1242" w:type="dxa"/>
          <w:shd w:val="clear" w:color="auto" w:fill="FFFFFF" w:themeFill="background1"/>
          <w:vAlign w:val="center"/>
        </w:tcPr>
        <w:p w14:paraId="0DF6791B" w14:textId="77777777" w:rsidR="00456582" w:rsidRPr="00AF0FF0" w:rsidRDefault="00456582" w:rsidP="001F26AD">
          <w:pPr>
            <w:tabs>
              <w:tab w:val="center" w:pos="4252"/>
              <w:tab w:val="right" w:pos="8504"/>
            </w:tabs>
            <w:rPr>
              <w:sz w:val="14"/>
              <w:szCs w:val="14"/>
            </w:rPr>
          </w:pPr>
          <w:r w:rsidRPr="00AF0FF0">
            <w:rPr>
              <w:sz w:val="14"/>
              <w:szCs w:val="14"/>
            </w:rPr>
            <w:t>N° de página</w:t>
          </w:r>
        </w:p>
      </w:tc>
    </w:tr>
    <w:tr w:rsidR="00456582" w:rsidRPr="00AF0FF0" w14:paraId="4A626F1C" w14:textId="77777777" w:rsidTr="00DE605E">
      <w:trPr>
        <w:trHeight w:val="129"/>
      </w:trPr>
      <w:tc>
        <w:tcPr>
          <w:tcW w:w="1944" w:type="dxa"/>
          <w:vMerge/>
          <w:shd w:val="clear" w:color="auto" w:fill="auto"/>
        </w:tcPr>
        <w:p w14:paraId="248EA198" w14:textId="77777777" w:rsidR="00456582" w:rsidRPr="001F26AD" w:rsidRDefault="00456582" w:rsidP="001F26AD">
          <w:pPr>
            <w:tabs>
              <w:tab w:val="center" w:pos="4252"/>
              <w:tab w:val="right" w:pos="8504"/>
            </w:tabs>
            <w:jc w:val="center"/>
            <w:rPr>
              <w:noProof/>
              <w:lang w:val="es-BO" w:eastAsia="es-BO"/>
            </w:rPr>
          </w:pPr>
        </w:p>
      </w:tc>
      <w:tc>
        <w:tcPr>
          <w:tcW w:w="5961" w:type="dxa"/>
          <w:vMerge/>
          <w:shd w:val="clear" w:color="auto" w:fill="auto"/>
          <w:vAlign w:val="center"/>
        </w:tcPr>
        <w:p w14:paraId="0EDA0E40" w14:textId="77777777" w:rsidR="00456582" w:rsidRPr="001F26AD" w:rsidRDefault="00456582" w:rsidP="001F26AD">
          <w:pPr>
            <w:tabs>
              <w:tab w:val="center" w:pos="4252"/>
              <w:tab w:val="right" w:pos="8504"/>
            </w:tabs>
            <w:jc w:val="center"/>
            <w:rPr>
              <w:b/>
            </w:rPr>
          </w:pPr>
        </w:p>
      </w:tc>
      <w:tc>
        <w:tcPr>
          <w:tcW w:w="708" w:type="dxa"/>
          <w:shd w:val="clear" w:color="auto" w:fill="FFFFFF" w:themeFill="background1"/>
          <w:vAlign w:val="center"/>
        </w:tcPr>
        <w:p w14:paraId="5E617268" w14:textId="00C36C17" w:rsidR="00456582" w:rsidRPr="00AF0FF0" w:rsidRDefault="00456582" w:rsidP="001F26AD">
          <w:pPr>
            <w:tabs>
              <w:tab w:val="center" w:pos="4252"/>
              <w:tab w:val="right" w:pos="8504"/>
            </w:tabs>
            <w:jc w:val="center"/>
            <w:rPr>
              <w:sz w:val="14"/>
              <w:szCs w:val="14"/>
            </w:rPr>
          </w:pPr>
          <w:r>
            <w:rPr>
              <w:sz w:val="14"/>
              <w:szCs w:val="14"/>
            </w:rPr>
            <w:t>2</w:t>
          </w:r>
        </w:p>
      </w:tc>
      <w:tc>
        <w:tcPr>
          <w:tcW w:w="1242" w:type="dxa"/>
          <w:shd w:val="clear" w:color="auto" w:fill="FFFFFF" w:themeFill="background1"/>
          <w:vAlign w:val="center"/>
        </w:tcPr>
        <w:p w14:paraId="5B6EF2B8" w14:textId="56F2EEA5" w:rsidR="00456582" w:rsidRPr="005E726D" w:rsidRDefault="00456582">
          <w:pPr>
            <w:tabs>
              <w:tab w:val="center" w:pos="4252"/>
              <w:tab w:val="right" w:pos="8504"/>
            </w:tabs>
            <w:jc w:val="center"/>
            <w:rPr>
              <w:sz w:val="14"/>
              <w:szCs w:val="14"/>
            </w:rPr>
          </w:pPr>
          <w:r w:rsidRPr="005E726D">
            <w:rPr>
              <w:sz w:val="14"/>
              <w:szCs w:val="14"/>
            </w:rPr>
            <w:t xml:space="preserve">Página </w:t>
          </w:r>
          <w:r w:rsidRPr="005E726D">
            <w:rPr>
              <w:sz w:val="14"/>
              <w:szCs w:val="14"/>
            </w:rPr>
            <w:fldChar w:fldCharType="begin"/>
          </w:r>
          <w:r w:rsidRPr="005E726D">
            <w:rPr>
              <w:sz w:val="14"/>
              <w:szCs w:val="14"/>
            </w:rPr>
            <w:instrText>PAGE  \* Arabic  \* MERGEFORMAT</w:instrText>
          </w:r>
          <w:r w:rsidRPr="005E726D">
            <w:rPr>
              <w:sz w:val="14"/>
              <w:szCs w:val="14"/>
            </w:rPr>
            <w:fldChar w:fldCharType="separate"/>
          </w:r>
          <w:r w:rsidR="001619DA">
            <w:rPr>
              <w:noProof/>
              <w:sz w:val="14"/>
              <w:szCs w:val="14"/>
            </w:rPr>
            <w:t>74</w:t>
          </w:r>
          <w:r w:rsidRPr="005E726D">
            <w:rPr>
              <w:sz w:val="14"/>
              <w:szCs w:val="14"/>
            </w:rPr>
            <w:fldChar w:fldCharType="end"/>
          </w:r>
          <w:r w:rsidRPr="005E726D">
            <w:rPr>
              <w:sz w:val="14"/>
              <w:szCs w:val="14"/>
            </w:rPr>
            <w:t xml:space="preserve"> de </w:t>
          </w:r>
          <w:r>
            <w:rPr>
              <w:sz w:val="14"/>
              <w:szCs w:val="14"/>
            </w:rPr>
            <w:t>76</w:t>
          </w:r>
        </w:p>
      </w:tc>
    </w:tr>
  </w:tbl>
  <w:p w14:paraId="3D4D5F16" w14:textId="77777777" w:rsidR="00456582" w:rsidRDefault="00456582" w:rsidP="00C83DE0">
    <w:pPr>
      <w:pStyle w:val="Encabezado"/>
      <w:rPr>
        <w:ins w:id="9466" w:author="Valeria Tapia" w:date="2026-10-01T13:14:00Z"/>
      </w:rPr>
    </w:pPr>
  </w:p>
  <w:p w14:paraId="75BBAA9F" w14:textId="77777777" w:rsidR="00456582" w:rsidRDefault="00456582" w:rsidP="00C83DE0">
    <w:pPr>
      <w:pStyle w:val="Encabezado"/>
      <w:rPr>
        <w:ins w:id="9467" w:author="Valeria Tapia" w:date="2026-10-01T13:14:00Z"/>
      </w:rPr>
    </w:pPr>
  </w:p>
  <w:p w14:paraId="3E214065" w14:textId="77777777" w:rsidR="00456582" w:rsidRDefault="00456582" w:rsidP="00C83DE0">
    <w:pPr>
      <w:pStyle w:val="Encabezado"/>
      <w:rPr>
        <w:ins w:id="9468" w:author="Valeria Tapia" w:date="2026-10-01T13:14:00Z"/>
      </w:rPr>
    </w:pPr>
  </w:p>
  <w:p w14:paraId="1CB0368A" w14:textId="77777777" w:rsidR="00456582" w:rsidRDefault="00456582" w:rsidP="00C83DE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5961"/>
      <w:gridCol w:w="708"/>
      <w:gridCol w:w="1242"/>
    </w:tblGrid>
    <w:tr w:rsidR="00456582" w:rsidRPr="00AF0FF0" w14:paraId="590DBB8D" w14:textId="77777777" w:rsidTr="00DE605E">
      <w:trPr>
        <w:trHeight w:val="199"/>
      </w:trPr>
      <w:tc>
        <w:tcPr>
          <w:tcW w:w="1944" w:type="dxa"/>
          <w:vMerge w:val="restart"/>
          <w:shd w:val="clear" w:color="auto" w:fill="auto"/>
          <w:vAlign w:val="center"/>
        </w:tcPr>
        <w:p w14:paraId="76D7E073" w14:textId="77777777" w:rsidR="00456582" w:rsidRPr="001F26AD" w:rsidRDefault="00456582" w:rsidP="00D42456">
          <w:pPr>
            <w:tabs>
              <w:tab w:val="center" w:pos="4252"/>
              <w:tab w:val="right" w:pos="8504"/>
            </w:tabs>
            <w:jc w:val="center"/>
          </w:pPr>
          <w:r>
            <w:object w:dxaOrig="8566" w:dyaOrig="4411" w14:anchorId="307AEC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82.95pt;height:43.2pt" o:ole="">
                <v:imagedata r:id="rId1" o:title=""/>
              </v:shape>
              <o:OLEObject Type="Embed" ProgID="PBrush" ShapeID="_x0000_i1032" DrawAspect="Content" ObjectID="_1852814198" r:id="rId2"/>
            </w:object>
          </w:r>
        </w:p>
      </w:tc>
      <w:tc>
        <w:tcPr>
          <w:tcW w:w="5961" w:type="dxa"/>
          <w:vMerge w:val="restart"/>
          <w:shd w:val="clear" w:color="auto" w:fill="auto"/>
          <w:vAlign w:val="center"/>
        </w:tcPr>
        <w:p w14:paraId="52CA8FEA" w14:textId="77777777" w:rsidR="00456582" w:rsidRPr="001F26AD" w:rsidRDefault="00456582" w:rsidP="00D42456">
          <w:pPr>
            <w:tabs>
              <w:tab w:val="center" w:pos="4252"/>
              <w:tab w:val="right" w:pos="8504"/>
            </w:tabs>
            <w:spacing w:before="60" w:after="60"/>
            <w:jc w:val="center"/>
          </w:pPr>
          <w:r w:rsidRPr="001F4509">
            <w:rPr>
              <w:b/>
              <w:szCs w:val="24"/>
            </w:rPr>
            <w:t>REGLAMENTO</w:t>
          </w:r>
          <w:r>
            <w:rPr>
              <w:b/>
              <w:szCs w:val="24"/>
            </w:rPr>
            <w:t xml:space="preserve"> DE IMPLEMENTACIÓN, ADMINISTRACIÓN Y OPERACIÓN DE LA VENTANILLA ÚNICA DE COMERCIO EXTERIOR</w:t>
          </w:r>
        </w:p>
      </w:tc>
      <w:tc>
        <w:tcPr>
          <w:tcW w:w="1950" w:type="dxa"/>
          <w:gridSpan w:val="2"/>
          <w:shd w:val="clear" w:color="auto" w:fill="FFFFFF" w:themeFill="background1"/>
          <w:vAlign w:val="center"/>
        </w:tcPr>
        <w:p w14:paraId="3FFFF2AD" w14:textId="77777777" w:rsidR="00456582" w:rsidRPr="00AF0FF0" w:rsidRDefault="00456582" w:rsidP="00D42456">
          <w:pPr>
            <w:shd w:val="clear" w:color="auto" w:fill="FFFFFF" w:themeFill="background1"/>
            <w:tabs>
              <w:tab w:val="center" w:pos="4252"/>
              <w:tab w:val="right" w:pos="8504"/>
            </w:tabs>
            <w:jc w:val="center"/>
            <w:rPr>
              <w:sz w:val="14"/>
              <w:szCs w:val="14"/>
            </w:rPr>
          </w:pPr>
          <w:r w:rsidRPr="00AF0FF0">
            <w:rPr>
              <w:sz w:val="14"/>
              <w:szCs w:val="14"/>
            </w:rPr>
            <w:t>Código</w:t>
          </w:r>
        </w:p>
      </w:tc>
    </w:tr>
    <w:tr w:rsidR="00456582" w:rsidRPr="009D083E" w14:paraId="05B25AE5" w14:textId="77777777" w:rsidTr="00DE605E">
      <w:trPr>
        <w:trHeight w:val="199"/>
      </w:trPr>
      <w:tc>
        <w:tcPr>
          <w:tcW w:w="1944" w:type="dxa"/>
          <w:vMerge/>
          <w:shd w:val="clear" w:color="auto" w:fill="auto"/>
        </w:tcPr>
        <w:p w14:paraId="7EE0EEDB" w14:textId="77777777" w:rsidR="00456582" w:rsidRPr="001F26AD" w:rsidRDefault="00456582" w:rsidP="00D42456">
          <w:pPr>
            <w:tabs>
              <w:tab w:val="center" w:pos="4252"/>
              <w:tab w:val="right" w:pos="8504"/>
            </w:tabs>
            <w:jc w:val="center"/>
            <w:rPr>
              <w:noProof/>
              <w:lang w:val="es-BO" w:eastAsia="es-BO"/>
            </w:rPr>
          </w:pPr>
        </w:p>
      </w:tc>
      <w:tc>
        <w:tcPr>
          <w:tcW w:w="5961" w:type="dxa"/>
          <w:vMerge/>
          <w:shd w:val="clear" w:color="auto" w:fill="auto"/>
          <w:vAlign w:val="center"/>
        </w:tcPr>
        <w:p w14:paraId="16383136" w14:textId="77777777" w:rsidR="00456582" w:rsidRPr="001F26AD" w:rsidRDefault="00456582" w:rsidP="00D42456">
          <w:pPr>
            <w:tabs>
              <w:tab w:val="center" w:pos="4252"/>
              <w:tab w:val="right" w:pos="8504"/>
            </w:tabs>
            <w:jc w:val="center"/>
            <w:rPr>
              <w:b/>
            </w:rPr>
          </w:pPr>
        </w:p>
      </w:tc>
      <w:tc>
        <w:tcPr>
          <w:tcW w:w="1950" w:type="dxa"/>
          <w:gridSpan w:val="2"/>
          <w:shd w:val="clear" w:color="auto" w:fill="FFFFFF" w:themeFill="background1"/>
          <w:vAlign w:val="center"/>
        </w:tcPr>
        <w:p w14:paraId="04C49C71" w14:textId="433EDB32" w:rsidR="00456582" w:rsidRPr="00FC027B" w:rsidRDefault="00456582" w:rsidP="00D42456">
          <w:pPr>
            <w:shd w:val="clear" w:color="auto" w:fill="FFFFFF" w:themeFill="background1"/>
            <w:tabs>
              <w:tab w:val="center" w:pos="4252"/>
              <w:tab w:val="right" w:pos="8504"/>
            </w:tabs>
            <w:jc w:val="center"/>
            <w:rPr>
              <w:b/>
              <w:sz w:val="18"/>
              <w:szCs w:val="18"/>
              <w:lang w:val="en-US"/>
            </w:rPr>
          </w:pPr>
          <w:r w:rsidRPr="007250D1">
            <w:rPr>
              <w:b/>
              <w:sz w:val="18"/>
              <w:szCs w:val="18"/>
              <w:lang w:val="en-US"/>
            </w:rPr>
            <w:t>GNN-REG-</w:t>
          </w:r>
          <w:r>
            <w:rPr>
              <w:b/>
              <w:sz w:val="18"/>
              <w:szCs w:val="18"/>
              <w:lang w:val="en-US"/>
            </w:rPr>
            <w:t>14</w:t>
          </w:r>
        </w:p>
      </w:tc>
    </w:tr>
    <w:tr w:rsidR="00456582" w:rsidRPr="00AF0FF0" w14:paraId="65C4EB8C" w14:textId="77777777" w:rsidTr="00DE605E">
      <w:trPr>
        <w:trHeight w:val="129"/>
      </w:trPr>
      <w:tc>
        <w:tcPr>
          <w:tcW w:w="1944" w:type="dxa"/>
          <w:vMerge/>
          <w:shd w:val="clear" w:color="auto" w:fill="auto"/>
        </w:tcPr>
        <w:p w14:paraId="2655AD61" w14:textId="77777777" w:rsidR="00456582" w:rsidRPr="00FC027B" w:rsidRDefault="00456582" w:rsidP="00D42456">
          <w:pPr>
            <w:tabs>
              <w:tab w:val="center" w:pos="4252"/>
              <w:tab w:val="right" w:pos="8504"/>
            </w:tabs>
            <w:jc w:val="center"/>
            <w:rPr>
              <w:noProof/>
              <w:lang w:val="en-US" w:eastAsia="es-BO"/>
            </w:rPr>
          </w:pPr>
        </w:p>
      </w:tc>
      <w:tc>
        <w:tcPr>
          <w:tcW w:w="5961" w:type="dxa"/>
          <w:vMerge/>
          <w:shd w:val="clear" w:color="auto" w:fill="auto"/>
          <w:vAlign w:val="center"/>
        </w:tcPr>
        <w:p w14:paraId="3FE91FD4" w14:textId="77777777" w:rsidR="00456582" w:rsidRPr="00FC027B" w:rsidRDefault="00456582" w:rsidP="00D42456">
          <w:pPr>
            <w:tabs>
              <w:tab w:val="center" w:pos="4252"/>
              <w:tab w:val="right" w:pos="8504"/>
            </w:tabs>
            <w:jc w:val="center"/>
            <w:rPr>
              <w:b/>
              <w:lang w:val="en-US"/>
            </w:rPr>
          </w:pPr>
        </w:p>
      </w:tc>
      <w:tc>
        <w:tcPr>
          <w:tcW w:w="708" w:type="dxa"/>
          <w:shd w:val="clear" w:color="auto" w:fill="FFFFFF" w:themeFill="background1"/>
          <w:vAlign w:val="center"/>
        </w:tcPr>
        <w:p w14:paraId="6D76EDB1" w14:textId="77777777" w:rsidR="00456582" w:rsidRPr="00AF0FF0" w:rsidRDefault="00456582" w:rsidP="00D42456">
          <w:pPr>
            <w:tabs>
              <w:tab w:val="center" w:pos="4252"/>
              <w:tab w:val="right" w:pos="8504"/>
            </w:tabs>
            <w:jc w:val="center"/>
            <w:rPr>
              <w:sz w:val="14"/>
              <w:szCs w:val="14"/>
            </w:rPr>
          </w:pPr>
          <w:r w:rsidRPr="00AF0FF0">
            <w:rPr>
              <w:sz w:val="14"/>
              <w:szCs w:val="14"/>
            </w:rPr>
            <w:t xml:space="preserve">Versión </w:t>
          </w:r>
        </w:p>
      </w:tc>
      <w:tc>
        <w:tcPr>
          <w:tcW w:w="1242" w:type="dxa"/>
          <w:shd w:val="clear" w:color="auto" w:fill="FFFFFF" w:themeFill="background1"/>
          <w:vAlign w:val="center"/>
        </w:tcPr>
        <w:p w14:paraId="06898BCD" w14:textId="77777777" w:rsidR="00456582" w:rsidRPr="00AF0FF0" w:rsidRDefault="00456582" w:rsidP="00D42456">
          <w:pPr>
            <w:tabs>
              <w:tab w:val="center" w:pos="4252"/>
              <w:tab w:val="right" w:pos="8504"/>
            </w:tabs>
            <w:rPr>
              <w:sz w:val="14"/>
              <w:szCs w:val="14"/>
            </w:rPr>
          </w:pPr>
          <w:r w:rsidRPr="00AF0FF0">
            <w:rPr>
              <w:sz w:val="14"/>
              <w:szCs w:val="14"/>
            </w:rPr>
            <w:t>N° de página</w:t>
          </w:r>
        </w:p>
      </w:tc>
    </w:tr>
    <w:tr w:rsidR="00456582" w:rsidRPr="00AF0FF0" w14:paraId="58900338" w14:textId="77777777" w:rsidTr="00DE605E">
      <w:trPr>
        <w:trHeight w:val="129"/>
      </w:trPr>
      <w:tc>
        <w:tcPr>
          <w:tcW w:w="1944" w:type="dxa"/>
          <w:vMerge/>
          <w:shd w:val="clear" w:color="auto" w:fill="auto"/>
        </w:tcPr>
        <w:p w14:paraId="4E8D3CEA" w14:textId="77777777" w:rsidR="00456582" w:rsidRPr="001F26AD" w:rsidRDefault="00456582" w:rsidP="00D42456">
          <w:pPr>
            <w:tabs>
              <w:tab w:val="center" w:pos="4252"/>
              <w:tab w:val="right" w:pos="8504"/>
            </w:tabs>
            <w:jc w:val="center"/>
            <w:rPr>
              <w:noProof/>
              <w:lang w:val="es-BO" w:eastAsia="es-BO"/>
            </w:rPr>
          </w:pPr>
        </w:p>
      </w:tc>
      <w:tc>
        <w:tcPr>
          <w:tcW w:w="5961" w:type="dxa"/>
          <w:vMerge/>
          <w:shd w:val="clear" w:color="auto" w:fill="auto"/>
          <w:vAlign w:val="center"/>
        </w:tcPr>
        <w:p w14:paraId="1B66BBCB" w14:textId="77777777" w:rsidR="00456582" w:rsidRPr="001F26AD" w:rsidRDefault="00456582" w:rsidP="00D42456">
          <w:pPr>
            <w:tabs>
              <w:tab w:val="center" w:pos="4252"/>
              <w:tab w:val="right" w:pos="8504"/>
            </w:tabs>
            <w:jc w:val="center"/>
            <w:rPr>
              <w:b/>
            </w:rPr>
          </w:pPr>
        </w:p>
      </w:tc>
      <w:tc>
        <w:tcPr>
          <w:tcW w:w="708" w:type="dxa"/>
          <w:shd w:val="clear" w:color="auto" w:fill="FFFFFF" w:themeFill="background1"/>
          <w:vAlign w:val="center"/>
        </w:tcPr>
        <w:p w14:paraId="4F3F2BF8" w14:textId="5D6BF3F7" w:rsidR="00456582" w:rsidRPr="00AF0FF0" w:rsidRDefault="00456582" w:rsidP="00D42456">
          <w:pPr>
            <w:tabs>
              <w:tab w:val="center" w:pos="4252"/>
              <w:tab w:val="right" w:pos="8504"/>
            </w:tabs>
            <w:jc w:val="center"/>
            <w:rPr>
              <w:sz w:val="14"/>
              <w:szCs w:val="14"/>
            </w:rPr>
          </w:pPr>
          <w:r>
            <w:rPr>
              <w:sz w:val="14"/>
              <w:szCs w:val="14"/>
            </w:rPr>
            <w:t>2</w:t>
          </w:r>
        </w:p>
      </w:tc>
      <w:tc>
        <w:tcPr>
          <w:tcW w:w="1242" w:type="dxa"/>
          <w:shd w:val="clear" w:color="auto" w:fill="FFFFFF" w:themeFill="background1"/>
          <w:vAlign w:val="center"/>
        </w:tcPr>
        <w:p w14:paraId="45869F09" w14:textId="2226B9B3" w:rsidR="00456582" w:rsidRPr="005E726D" w:rsidRDefault="00456582">
          <w:pPr>
            <w:tabs>
              <w:tab w:val="center" w:pos="4252"/>
              <w:tab w:val="right" w:pos="8504"/>
            </w:tabs>
            <w:jc w:val="center"/>
            <w:rPr>
              <w:sz w:val="14"/>
              <w:szCs w:val="14"/>
            </w:rPr>
          </w:pPr>
          <w:r w:rsidRPr="005E726D">
            <w:rPr>
              <w:sz w:val="14"/>
              <w:szCs w:val="14"/>
            </w:rPr>
            <w:t xml:space="preserve">Página </w:t>
          </w:r>
          <w:r>
            <w:rPr>
              <w:sz w:val="14"/>
              <w:szCs w:val="14"/>
            </w:rPr>
            <w:t>76</w:t>
          </w:r>
          <w:r w:rsidRPr="005E726D">
            <w:rPr>
              <w:sz w:val="14"/>
              <w:szCs w:val="14"/>
            </w:rPr>
            <w:t xml:space="preserve"> de </w:t>
          </w:r>
          <w:r>
            <w:rPr>
              <w:sz w:val="14"/>
              <w:szCs w:val="14"/>
            </w:rPr>
            <w:t>76</w:t>
          </w:r>
        </w:p>
      </w:tc>
    </w:tr>
  </w:tbl>
  <w:p w14:paraId="2D318186" w14:textId="77777777" w:rsidR="00456582" w:rsidRDefault="00456582">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E5383D84"/>
    <w:lvl w:ilvl="0">
      <w:start w:val="1"/>
      <w:numFmt w:val="bullet"/>
      <w:pStyle w:val="Listaconvietas2"/>
      <w:lvlText w:val=""/>
      <w:lvlJc w:val="left"/>
      <w:pPr>
        <w:tabs>
          <w:tab w:val="num" w:pos="5105"/>
        </w:tabs>
        <w:ind w:left="5105" w:hanging="360"/>
      </w:pPr>
      <w:rPr>
        <w:rFonts w:ascii="Symbol" w:hAnsi="Symbol" w:hint="default"/>
      </w:rPr>
    </w:lvl>
  </w:abstractNum>
  <w:abstractNum w:abstractNumId="1" w15:restartNumberingAfterBreak="0">
    <w:nsid w:val="0047522D"/>
    <w:multiLevelType w:val="multilevel"/>
    <w:tmpl w:val="A00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36221"/>
    <w:multiLevelType w:val="hybridMultilevel"/>
    <w:tmpl w:val="1AB4C838"/>
    <w:lvl w:ilvl="0" w:tplc="BF44406A">
      <w:start w:val="1"/>
      <w:numFmt w:val="decimal"/>
      <w:lvlText w:val="ARTÍCULO %1.-"/>
      <w:lvlJc w:val="left"/>
      <w:pPr>
        <w:tabs>
          <w:tab w:val="num" w:pos="4508"/>
        </w:tabs>
        <w:ind w:left="4508" w:hanging="1814"/>
      </w:pPr>
      <w:rPr>
        <w:rFonts w:ascii="Univers 45 Light" w:hAnsi="Univers 45 Light" w:hint="default"/>
        <w:b/>
        <w:i w:val="0"/>
        <w:strike w:val="0"/>
        <w:sz w:val="24"/>
        <w:lang w:val="es-ES"/>
      </w:rPr>
    </w:lvl>
    <w:lvl w:ilvl="1" w:tplc="400A0019" w:tentative="1">
      <w:start w:val="1"/>
      <w:numFmt w:val="lowerLetter"/>
      <w:lvlText w:val="%2."/>
      <w:lvlJc w:val="left"/>
      <w:pPr>
        <w:ind w:left="-1848" w:hanging="360"/>
      </w:pPr>
    </w:lvl>
    <w:lvl w:ilvl="2" w:tplc="400A001B">
      <w:start w:val="1"/>
      <w:numFmt w:val="lowerRoman"/>
      <w:lvlText w:val="%3."/>
      <w:lvlJc w:val="right"/>
      <w:pPr>
        <w:ind w:left="-1128" w:hanging="180"/>
      </w:pPr>
    </w:lvl>
    <w:lvl w:ilvl="3" w:tplc="400A000F" w:tentative="1">
      <w:start w:val="1"/>
      <w:numFmt w:val="decimal"/>
      <w:lvlText w:val="%4."/>
      <w:lvlJc w:val="left"/>
      <w:pPr>
        <w:ind w:left="-408" w:hanging="360"/>
      </w:pPr>
    </w:lvl>
    <w:lvl w:ilvl="4" w:tplc="400A0019" w:tentative="1">
      <w:start w:val="1"/>
      <w:numFmt w:val="lowerLetter"/>
      <w:lvlText w:val="%5."/>
      <w:lvlJc w:val="left"/>
      <w:pPr>
        <w:ind w:left="312" w:hanging="360"/>
      </w:pPr>
    </w:lvl>
    <w:lvl w:ilvl="5" w:tplc="400A001B" w:tentative="1">
      <w:start w:val="1"/>
      <w:numFmt w:val="lowerRoman"/>
      <w:lvlText w:val="%6."/>
      <w:lvlJc w:val="right"/>
      <w:pPr>
        <w:ind w:left="1032" w:hanging="180"/>
      </w:pPr>
    </w:lvl>
    <w:lvl w:ilvl="6" w:tplc="400A000F" w:tentative="1">
      <w:start w:val="1"/>
      <w:numFmt w:val="decimal"/>
      <w:lvlText w:val="%7."/>
      <w:lvlJc w:val="left"/>
      <w:pPr>
        <w:ind w:left="1752" w:hanging="360"/>
      </w:pPr>
    </w:lvl>
    <w:lvl w:ilvl="7" w:tplc="400A0019" w:tentative="1">
      <w:start w:val="1"/>
      <w:numFmt w:val="lowerLetter"/>
      <w:lvlText w:val="%8."/>
      <w:lvlJc w:val="left"/>
      <w:pPr>
        <w:ind w:left="2472" w:hanging="360"/>
      </w:pPr>
    </w:lvl>
    <w:lvl w:ilvl="8" w:tplc="400A001B" w:tentative="1">
      <w:start w:val="1"/>
      <w:numFmt w:val="lowerRoman"/>
      <w:lvlText w:val="%9."/>
      <w:lvlJc w:val="right"/>
      <w:pPr>
        <w:ind w:left="3192" w:hanging="180"/>
      </w:pPr>
    </w:lvl>
  </w:abstractNum>
  <w:abstractNum w:abstractNumId="3" w15:restartNumberingAfterBreak="0">
    <w:nsid w:val="02AE7715"/>
    <w:multiLevelType w:val="hybridMultilevel"/>
    <w:tmpl w:val="77C8C240"/>
    <w:lvl w:ilvl="0" w:tplc="C66A726E">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 w15:restartNumberingAfterBreak="0">
    <w:nsid w:val="04433ADF"/>
    <w:multiLevelType w:val="hybridMultilevel"/>
    <w:tmpl w:val="36AA6652"/>
    <w:lvl w:ilvl="0" w:tplc="C68A31E8">
      <w:start w:val="2"/>
      <w:numFmt w:val="upperRoman"/>
      <w:lvlText w:val="%1."/>
      <w:lvlJc w:val="left"/>
      <w:pPr>
        <w:ind w:left="1004" w:hanging="720"/>
      </w:pPr>
      <w:rPr>
        <w:rFonts w:ascii="Univers 45 Light" w:hAnsi="Univers 45 Light" w:hint="default"/>
        <w:b w:val="0"/>
        <w:sz w:val="24"/>
      </w:rPr>
    </w:lvl>
    <w:lvl w:ilvl="1" w:tplc="400A0019">
      <w:start w:val="1"/>
      <w:numFmt w:val="lowerLetter"/>
      <w:lvlText w:val="%2."/>
      <w:lvlJc w:val="left"/>
      <w:pPr>
        <w:ind w:left="-119" w:hanging="360"/>
      </w:pPr>
    </w:lvl>
    <w:lvl w:ilvl="2" w:tplc="400A001B">
      <w:start w:val="1"/>
      <w:numFmt w:val="lowerRoman"/>
      <w:lvlText w:val="%3."/>
      <w:lvlJc w:val="right"/>
      <w:pPr>
        <w:ind w:left="601" w:hanging="180"/>
      </w:pPr>
    </w:lvl>
    <w:lvl w:ilvl="3" w:tplc="400A000F">
      <w:start w:val="1"/>
      <w:numFmt w:val="decimal"/>
      <w:lvlText w:val="%4."/>
      <w:lvlJc w:val="left"/>
      <w:pPr>
        <w:ind w:left="1321" w:hanging="360"/>
      </w:pPr>
    </w:lvl>
    <w:lvl w:ilvl="4" w:tplc="400A0019" w:tentative="1">
      <w:start w:val="1"/>
      <w:numFmt w:val="lowerLetter"/>
      <w:lvlText w:val="%5."/>
      <w:lvlJc w:val="left"/>
      <w:pPr>
        <w:ind w:left="2041" w:hanging="360"/>
      </w:pPr>
    </w:lvl>
    <w:lvl w:ilvl="5" w:tplc="400A001B" w:tentative="1">
      <w:start w:val="1"/>
      <w:numFmt w:val="lowerRoman"/>
      <w:lvlText w:val="%6."/>
      <w:lvlJc w:val="right"/>
      <w:pPr>
        <w:ind w:left="2761" w:hanging="180"/>
      </w:pPr>
    </w:lvl>
    <w:lvl w:ilvl="6" w:tplc="400A000F" w:tentative="1">
      <w:start w:val="1"/>
      <w:numFmt w:val="decimal"/>
      <w:lvlText w:val="%7."/>
      <w:lvlJc w:val="left"/>
      <w:pPr>
        <w:ind w:left="3481" w:hanging="360"/>
      </w:pPr>
    </w:lvl>
    <w:lvl w:ilvl="7" w:tplc="400A0019" w:tentative="1">
      <w:start w:val="1"/>
      <w:numFmt w:val="lowerLetter"/>
      <w:lvlText w:val="%8."/>
      <w:lvlJc w:val="left"/>
      <w:pPr>
        <w:ind w:left="4201" w:hanging="360"/>
      </w:pPr>
    </w:lvl>
    <w:lvl w:ilvl="8" w:tplc="400A001B" w:tentative="1">
      <w:start w:val="1"/>
      <w:numFmt w:val="lowerRoman"/>
      <w:lvlText w:val="%9."/>
      <w:lvlJc w:val="right"/>
      <w:pPr>
        <w:ind w:left="4921" w:hanging="180"/>
      </w:pPr>
    </w:lvl>
  </w:abstractNum>
  <w:abstractNum w:abstractNumId="5" w15:restartNumberingAfterBreak="0">
    <w:nsid w:val="053E5899"/>
    <w:multiLevelType w:val="hybridMultilevel"/>
    <w:tmpl w:val="5E28928E"/>
    <w:lvl w:ilvl="0" w:tplc="400A0017">
      <w:start w:val="1"/>
      <w:numFmt w:val="lowerLetter"/>
      <w:lvlText w:val="%1)"/>
      <w:lvlJc w:val="lef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6" w15:restartNumberingAfterBreak="0">
    <w:nsid w:val="055B22E1"/>
    <w:multiLevelType w:val="hybridMultilevel"/>
    <w:tmpl w:val="68981AF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 w15:restartNumberingAfterBreak="0">
    <w:nsid w:val="06872528"/>
    <w:multiLevelType w:val="hybridMultilevel"/>
    <w:tmpl w:val="4DA04766"/>
    <w:lvl w:ilvl="0" w:tplc="400A0017">
      <w:start w:val="1"/>
      <w:numFmt w:val="lowerLetter"/>
      <w:lvlText w:val="%1)"/>
      <w:lvlJc w:val="left"/>
      <w:pPr>
        <w:ind w:left="1068" w:hanging="360"/>
      </w:pPr>
      <w:rPr>
        <w:rFont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8" w15:restartNumberingAfterBreak="0">
    <w:nsid w:val="07463127"/>
    <w:multiLevelType w:val="hybridMultilevel"/>
    <w:tmpl w:val="D38C1F24"/>
    <w:lvl w:ilvl="0" w:tplc="400A0017">
      <w:start w:val="1"/>
      <w:numFmt w:val="lowerLetter"/>
      <w:lvlText w:val="%1)"/>
      <w:lvlJc w:val="left"/>
      <w:pPr>
        <w:ind w:left="360" w:hanging="360"/>
      </w:pPr>
    </w:lvl>
    <w:lvl w:ilvl="1" w:tplc="400A0019">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 w15:restartNumberingAfterBreak="0">
    <w:nsid w:val="075048D6"/>
    <w:multiLevelType w:val="hybridMultilevel"/>
    <w:tmpl w:val="09183C4A"/>
    <w:lvl w:ilvl="0" w:tplc="2C10EDC4">
      <w:start w:val="2"/>
      <w:numFmt w:val="upperRoman"/>
      <w:lvlText w:val="%1."/>
      <w:lvlJc w:val="left"/>
      <w:pPr>
        <w:ind w:left="2847" w:hanging="720"/>
      </w:pPr>
      <w:rPr>
        <w:rFonts w:ascii="Univers 45 Light" w:hAnsi="Univers 45 Light" w:hint="default"/>
        <w:b w:val="0"/>
        <w:sz w:val="24"/>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07683EC9"/>
    <w:multiLevelType w:val="hybridMultilevel"/>
    <w:tmpl w:val="C9CAE7C6"/>
    <w:lvl w:ilvl="0" w:tplc="400A0019">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09F234B6"/>
    <w:multiLevelType w:val="hybridMultilevel"/>
    <w:tmpl w:val="C78AB6F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0A910204"/>
    <w:multiLevelType w:val="hybridMultilevel"/>
    <w:tmpl w:val="1CE61F00"/>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15:restartNumberingAfterBreak="0">
    <w:nsid w:val="0ADC565E"/>
    <w:multiLevelType w:val="hybridMultilevel"/>
    <w:tmpl w:val="3092B594"/>
    <w:lvl w:ilvl="0" w:tplc="400A0001">
      <w:start w:val="1"/>
      <w:numFmt w:val="bullet"/>
      <w:lvlText w:val=""/>
      <w:lvlJc w:val="left"/>
      <w:pPr>
        <w:ind w:left="1805" w:hanging="360"/>
      </w:pPr>
      <w:rPr>
        <w:rFonts w:ascii="Symbol" w:hAnsi="Symbol" w:hint="default"/>
      </w:rPr>
    </w:lvl>
    <w:lvl w:ilvl="1" w:tplc="400A0003" w:tentative="1">
      <w:start w:val="1"/>
      <w:numFmt w:val="bullet"/>
      <w:lvlText w:val="o"/>
      <w:lvlJc w:val="left"/>
      <w:pPr>
        <w:ind w:left="2525" w:hanging="360"/>
      </w:pPr>
      <w:rPr>
        <w:rFonts w:ascii="Courier New" w:hAnsi="Courier New" w:cs="Courier New" w:hint="default"/>
      </w:rPr>
    </w:lvl>
    <w:lvl w:ilvl="2" w:tplc="400A0005" w:tentative="1">
      <w:start w:val="1"/>
      <w:numFmt w:val="bullet"/>
      <w:lvlText w:val=""/>
      <w:lvlJc w:val="left"/>
      <w:pPr>
        <w:ind w:left="3245" w:hanging="360"/>
      </w:pPr>
      <w:rPr>
        <w:rFonts w:ascii="Wingdings" w:hAnsi="Wingdings" w:hint="default"/>
      </w:rPr>
    </w:lvl>
    <w:lvl w:ilvl="3" w:tplc="400A0001" w:tentative="1">
      <w:start w:val="1"/>
      <w:numFmt w:val="bullet"/>
      <w:lvlText w:val=""/>
      <w:lvlJc w:val="left"/>
      <w:pPr>
        <w:ind w:left="3965" w:hanging="360"/>
      </w:pPr>
      <w:rPr>
        <w:rFonts w:ascii="Symbol" w:hAnsi="Symbol" w:hint="default"/>
      </w:rPr>
    </w:lvl>
    <w:lvl w:ilvl="4" w:tplc="400A0003" w:tentative="1">
      <w:start w:val="1"/>
      <w:numFmt w:val="bullet"/>
      <w:lvlText w:val="o"/>
      <w:lvlJc w:val="left"/>
      <w:pPr>
        <w:ind w:left="4685" w:hanging="360"/>
      </w:pPr>
      <w:rPr>
        <w:rFonts w:ascii="Courier New" w:hAnsi="Courier New" w:cs="Courier New" w:hint="default"/>
      </w:rPr>
    </w:lvl>
    <w:lvl w:ilvl="5" w:tplc="400A0005" w:tentative="1">
      <w:start w:val="1"/>
      <w:numFmt w:val="bullet"/>
      <w:lvlText w:val=""/>
      <w:lvlJc w:val="left"/>
      <w:pPr>
        <w:ind w:left="5405" w:hanging="360"/>
      </w:pPr>
      <w:rPr>
        <w:rFonts w:ascii="Wingdings" w:hAnsi="Wingdings" w:hint="default"/>
      </w:rPr>
    </w:lvl>
    <w:lvl w:ilvl="6" w:tplc="400A0001" w:tentative="1">
      <w:start w:val="1"/>
      <w:numFmt w:val="bullet"/>
      <w:lvlText w:val=""/>
      <w:lvlJc w:val="left"/>
      <w:pPr>
        <w:ind w:left="6125" w:hanging="360"/>
      </w:pPr>
      <w:rPr>
        <w:rFonts w:ascii="Symbol" w:hAnsi="Symbol" w:hint="default"/>
      </w:rPr>
    </w:lvl>
    <w:lvl w:ilvl="7" w:tplc="400A0003" w:tentative="1">
      <w:start w:val="1"/>
      <w:numFmt w:val="bullet"/>
      <w:lvlText w:val="o"/>
      <w:lvlJc w:val="left"/>
      <w:pPr>
        <w:ind w:left="6845" w:hanging="360"/>
      </w:pPr>
      <w:rPr>
        <w:rFonts w:ascii="Courier New" w:hAnsi="Courier New" w:cs="Courier New" w:hint="default"/>
      </w:rPr>
    </w:lvl>
    <w:lvl w:ilvl="8" w:tplc="400A0005" w:tentative="1">
      <w:start w:val="1"/>
      <w:numFmt w:val="bullet"/>
      <w:lvlText w:val=""/>
      <w:lvlJc w:val="left"/>
      <w:pPr>
        <w:ind w:left="7565" w:hanging="360"/>
      </w:pPr>
      <w:rPr>
        <w:rFonts w:ascii="Wingdings" w:hAnsi="Wingdings" w:hint="default"/>
      </w:rPr>
    </w:lvl>
  </w:abstractNum>
  <w:abstractNum w:abstractNumId="14" w15:restartNumberingAfterBreak="0">
    <w:nsid w:val="0B3E6CAB"/>
    <w:multiLevelType w:val="hybridMultilevel"/>
    <w:tmpl w:val="A55C22DA"/>
    <w:lvl w:ilvl="0" w:tplc="4CF2611E">
      <w:start w:val="1"/>
      <w:numFmt w:val="lowerLetter"/>
      <w:lvlText w:val="%1)"/>
      <w:lvlJc w:val="left"/>
      <w:pPr>
        <w:ind w:left="720" w:hanging="360"/>
      </w:pPr>
      <w:rPr>
        <w:color w:val="auto"/>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0C4306B2"/>
    <w:multiLevelType w:val="hybridMultilevel"/>
    <w:tmpl w:val="FBB022A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0CD56AAE"/>
    <w:multiLevelType w:val="hybridMultilevel"/>
    <w:tmpl w:val="CE52C654"/>
    <w:lvl w:ilvl="0" w:tplc="400A0017">
      <w:start w:val="1"/>
      <w:numFmt w:val="lowerLetter"/>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0E0B6C05"/>
    <w:multiLevelType w:val="multilevel"/>
    <w:tmpl w:val="AB401FC8"/>
    <w:lvl w:ilvl="0">
      <w:start w:val="1"/>
      <w:numFmt w:val="lowerLetter"/>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0E5E4BF8"/>
    <w:multiLevelType w:val="multilevel"/>
    <w:tmpl w:val="4D16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A2003E"/>
    <w:multiLevelType w:val="hybridMultilevel"/>
    <w:tmpl w:val="DEE2489C"/>
    <w:lvl w:ilvl="0" w:tplc="400A0017">
      <w:start w:val="1"/>
      <w:numFmt w:val="lowerLetter"/>
      <w:lvlText w:val="%1)"/>
      <w:lvlJc w:val="left"/>
      <w:pPr>
        <w:ind w:left="1068" w:hanging="360"/>
      </w:pPr>
      <w:rPr>
        <w:rFonts w:hint="default"/>
      </w:r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20" w15:restartNumberingAfterBreak="0">
    <w:nsid w:val="0FDD40AD"/>
    <w:multiLevelType w:val="hybridMultilevel"/>
    <w:tmpl w:val="CF661F6E"/>
    <w:lvl w:ilvl="0" w:tplc="19845D28">
      <w:start w:val="2"/>
      <w:numFmt w:val="upperRoman"/>
      <w:lvlText w:val="%1."/>
      <w:lvlJc w:val="left"/>
      <w:pPr>
        <w:ind w:left="4548" w:hanging="720"/>
      </w:pPr>
      <w:rPr>
        <w:rFonts w:ascii="Univers 45 Light" w:hAnsi="Univers 45 Light" w:hint="default"/>
        <w:i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10A70F83"/>
    <w:multiLevelType w:val="hybridMultilevel"/>
    <w:tmpl w:val="D682E428"/>
    <w:lvl w:ilvl="0" w:tplc="61382ACA">
      <w:start w:val="3"/>
      <w:numFmt w:val="decimal"/>
      <w:lvlText w:val="%1."/>
      <w:lvlJc w:val="left"/>
      <w:pPr>
        <w:ind w:left="360" w:hanging="360"/>
      </w:pPr>
      <w:rPr>
        <w:rFonts w:hint="default"/>
        <w:b/>
        <w:i w:val="0"/>
        <w:color w:val="auto"/>
        <w:sz w:val="24"/>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2" w15:restartNumberingAfterBreak="0">
    <w:nsid w:val="11D712A3"/>
    <w:multiLevelType w:val="hybridMultilevel"/>
    <w:tmpl w:val="F06AA486"/>
    <w:lvl w:ilvl="0" w:tplc="18BAFA6E">
      <w:start w:val="2"/>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12A20AEE"/>
    <w:multiLevelType w:val="multilevel"/>
    <w:tmpl w:val="E24E717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33A4051"/>
    <w:multiLevelType w:val="hybridMultilevel"/>
    <w:tmpl w:val="532C4C3E"/>
    <w:lvl w:ilvl="0" w:tplc="400A0001">
      <w:start w:val="1"/>
      <w:numFmt w:val="bullet"/>
      <w:lvlText w:val=""/>
      <w:lvlJc w:val="left"/>
      <w:pPr>
        <w:ind w:left="1068" w:hanging="360"/>
      </w:pPr>
      <w:rPr>
        <w:rFonts w:ascii="Symbol" w:hAnsi="Symbol"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25" w15:restartNumberingAfterBreak="0">
    <w:nsid w:val="139A4201"/>
    <w:multiLevelType w:val="hybridMultilevel"/>
    <w:tmpl w:val="C9CC4E5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147D455E"/>
    <w:multiLevelType w:val="hybridMultilevel"/>
    <w:tmpl w:val="1F2E74B6"/>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14D96CAB"/>
    <w:multiLevelType w:val="hybridMultilevel"/>
    <w:tmpl w:val="3DA07176"/>
    <w:lvl w:ilvl="0" w:tplc="400A000F">
      <w:start w:val="1"/>
      <w:numFmt w:val="decimal"/>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28" w15:restartNumberingAfterBreak="0">
    <w:nsid w:val="15410D06"/>
    <w:multiLevelType w:val="hybridMultilevel"/>
    <w:tmpl w:val="A0EC2372"/>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157A3019"/>
    <w:multiLevelType w:val="hybridMultilevel"/>
    <w:tmpl w:val="503A14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16FF5874"/>
    <w:multiLevelType w:val="hybridMultilevel"/>
    <w:tmpl w:val="2DAC6FB8"/>
    <w:lvl w:ilvl="0" w:tplc="400A0017">
      <w:start w:val="1"/>
      <w:numFmt w:val="lowerLetter"/>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1" w15:restartNumberingAfterBreak="0">
    <w:nsid w:val="189F3036"/>
    <w:multiLevelType w:val="hybridMultilevel"/>
    <w:tmpl w:val="56268C04"/>
    <w:lvl w:ilvl="0" w:tplc="10862120">
      <w:start w:val="2"/>
      <w:numFmt w:val="upperRoman"/>
      <w:lvlText w:val="%1."/>
      <w:lvlJc w:val="left"/>
      <w:pPr>
        <w:ind w:left="1364" w:hanging="720"/>
      </w:pPr>
      <w:rPr>
        <w:rFonts w:ascii="Univers 45 Light" w:hAnsi="Univers 45 Light" w:hint="default"/>
        <w:b w:val="0"/>
        <w:sz w:val="24"/>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2" w15:restartNumberingAfterBreak="0">
    <w:nsid w:val="19854346"/>
    <w:multiLevelType w:val="hybridMultilevel"/>
    <w:tmpl w:val="1DC8E762"/>
    <w:lvl w:ilvl="0" w:tplc="B4E0A338">
      <w:start w:val="2"/>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3" w15:restartNumberingAfterBreak="0">
    <w:nsid w:val="19F86C25"/>
    <w:multiLevelType w:val="hybridMultilevel"/>
    <w:tmpl w:val="40D0E116"/>
    <w:lvl w:ilvl="0" w:tplc="9AF63894">
      <w:start w:val="1"/>
      <w:numFmt w:val="lowerLetter"/>
      <w:lvlText w:val="%1)"/>
      <w:lvlJc w:val="left"/>
      <w:pPr>
        <w:ind w:left="720" w:hanging="360"/>
      </w:pPr>
      <w:rPr>
        <w:rFonts w:hint="default"/>
        <w:color w:val="auto"/>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1A183566"/>
    <w:multiLevelType w:val="hybridMultilevel"/>
    <w:tmpl w:val="92B0E516"/>
    <w:lvl w:ilvl="0" w:tplc="400A001B">
      <w:start w:val="1"/>
      <w:numFmt w:val="lowerRoman"/>
      <w:lvlText w:val="%1."/>
      <w:lvlJc w:val="right"/>
      <w:pPr>
        <w:ind w:left="1068" w:hanging="360"/>
      </w:pPr>
      <w:rPr>
        <w:rFonts w:hint="default"/>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35" w15:restartNumberingAfterBreak="0">
    <w:nsid w:val="1AFE3305"/>
    <w:multiLevelType w:val="hybridMultilevel"/>
    <w:tmpl w:val="B9D47914"/>
    <w:lvl w:ilvl="0" w:tplc="BA6C4442">
      <w:start w:val="1"/>
      <w:numFmt w:val="decimal"/>
      <w:lvlText w:val="%1."/>
      <w:lvlJc w:val="left"/>
      <w:pPr>
        <w:ind w:left="360" w:hanging="360"/>
      </w:pPr>
      <w:rPr>
        <w:rFonts w:hint="default"/>
        <w:b/>
        <w:i w:val="0"/>
        <w:color w:val="auto"/>
        <w:sz w:val="20"/>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36" w15:restartNumberingAfterBreak="0">
    <w:nsid w:val="1B972DB3"/>
    <w:multiLevelType w:val="hybridMultilevel"/>
    <w:tmpl w:val="CD20D17C"/>
    <w:lvl w:ilvl="0" w:tplc="2C9019D4">
      <w:start w:val="2"/>
      <w:numFmt w:val="upperRoman"/>
      <w:lvlText w:val="%1."/>
      <w:lvlJc w:val="left"/>
      <w:pPr>
        <w:ind w:left="2847"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7" w15:restartNumberingAfterBreak="0">
    <w:nsid w:val="1BBD69CA"/>
    <w:multiLevelType w:val="hybridMultilevel"/>
    <w:tmpl w:val="89CC01F0"/>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8" w15:restartNumberingAfterBreak="0">
    <w:nsid w:val="1BC46F56"/>
    <w:multiLevelType w:val="hybridMultilevel"/>
    <w:tmpl w:val="0E9E391E"/>
    <w:lvl w:ilvl="0" w:tplc="400A0017">
      <w:start w:val="1"/>
      <w:numFmt w:val="lowerLetter"/>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39" w15:restartNumberingAfterBreak="0">
    <w:nsid w:val="1D003FA4"/>
    <w:multiLevelType w:val="hybridMultilevel"/>
    <w:tmpl w:val="68981AF0"/>
    <w:lvl w:ilvl="0" w:tplc="400A000F">
      <w:start w:val="1"/>
      <w:numFmt w:val="decimal"/>
      <w:lvlText w:val="%1."/>
      <w:lvlJc w:val="lef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40" w15:restartNumberingAfterBreak="0">
    <w:nsid w:val="1D5621F9"/>
    <w:multiLevelType w:val="multilevel"/>
    <w:tmpl w:val="0BA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2060D3"/>
    <w:multiLevelType w:val="hybridMultilevel"/>
    <w:tmpl w:val="6FA2FBFE"/>
    <w:lvl w:ilvl="0" w:tplc="400A001B">
      <w:start w:val="1"/>
      <w:numFmt w:val="lowerRoman"/>
      <w:lvlText w:val="%1."/>
      <w:lvlJc w:val="righ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42" w15:restartNumberingAfterBreak="0">
    <w:nsid w:val="1E9313DB"/>
    <w:multiLevelType w:val="hybridMultilevel"/>
    <w:tmpl w:val="AA422612"/>
    <w:lvl w:ilvl="0" w:tplc="400A001B">
      <w:start w:val="1"/>
      <w:numFmt w:val="lowerRoman"/>
      <w:lvlText w:val="%1."/>
      <w:lvlJc w:val="righ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43" w15:restartNumberingAfterBreak="0">
    <w:nsid w:val="203849EC"/>
    <w:multiLevelType w:val="hybridMultilevel"/>
    <w:tmpl w:val="28A21362"/>
    <w:lvl w:ilvl="0" w:tplc="7722F262">
      <w:start w:val="42"/>
      <w:numFmt w:val="decimal"/>
      <w:lvlText w:val="ARTÍCULO %1.-"/>
      <w:lvlJc w:val="left"/>
      <w:pPr>
        <w:tabs>
          <w:tab w:val="num" w:pos="8619"/>
        </w:tabs>
        <w:ind w:left="8619" w:hanging="1814"/>
      </w:pPr>
      <w:rPr>
        <w:rFonts w:ascii="Univers 45 Light" w:hAnsi="Univers 45 Light" w:hint="default"/>
        <w:b/>
        <w:i w:val="0"/>
        <w:strike w:val="0"/>
        <w:sz w:val="24"/>
      </w:rPr>
    </w:lvl>
    <w:lvl w:ilvl="1" w:tplc="400A0019" w:tentative="1">
      <w:start w:val="1"/>
      <w:numFmt w:val="lowerLetter"/>
      <w:lvlText w:val="%2."/>
      <w:lvlJc w:val="left"/>
      <w:pPr>
        <w:ind w:left="4132" w:hanging="360"/>
      </w:pPr>
    </w:lvl>
    <w:lvl w:ilvl="2" w:tplc="400A001B" w:tentative="1">
      <w:start w:val="1"/>
      <w:numFmt w:val="lowerRoman"/>
      <w:lvlText w:val="%3."/>
      <w:lvlJc w:val="right"/>
      <w:pPr>
        <w:ind w:left="4852" w:hanging="180"/>
      </w:pPr>
    </w:lvl>
    <w:lvl w:ilvl="3" w:tplc="400A000F" w:tentative="1">
      <w:start w:val="1"/>
      <w:numFmt w:val="decimal"/>
      <w:lvlText w:val="%4."/>
      <w:lvlJc w:val="left"/>
      <w:pPr>
        <w:ind w:left="5572" w:hanging="360"/>
      </w:pPr>
    </w:lvl>
    <w:lvl w:ilvl="4" w:tplc="400A0019" w:tentative="1">
      <w:start w:val="1"/>
      <w:numFmt w:val="lowerLetter"/>
      <w:lvlText w:val="%5."/>
      <w:lvlJc w:val="left"/>
      <w:pPr>
        <w:ind w:left="6292" w:hanging="360"/>
      </w:pPr>
    </w:lvl>
    <w:lvl w:ilvl="5" w:tplc="400A001B" w:tentative="1">
      <w:start w:val="1"/>
      <w:numFmt w:val="lowerRoman"/>
      <w:lvlText w:val="%6."/>
      <w:lvlJc w:val="right"/>
      <w:pPr>
        <w:ind w:left="7012" w:hanging="180"/>
      </w:pPr>
    </w:lvl>
    <w:lvl w:ilvl="6" w:tplc="400A000F" w:tentative="1">
      <w:start w:val="1"/>
      <w:numFmt w:val="decimal"/>
      <w:lvlText w:val="%7."/>
      <w:lvlJc w:val="left"/>
      <w:pPr>
        <w:ind w:left="7732" w:hanging="360"/>
      </w:pPr>
    </w:lvl>
    <w:lvl w:ilvl="7" w:tplc="400A0019" w:tentative="1">
      <w:start w:val="1"/>
      <w:numFmt w:val="lowerLetter"/>
      <w:lvlText w:val="%8."/>
      <w:lvlJc w:val="left"/>
      <w:pPr>
        <w:ind w:left="8452" w:hanging="360"/>
      </w:pPr>
    </w:lvl>
    <w:lvl w:ilvl="8" w:tplc="400A001B" w:tentative="1">
      <w:start w:val="1"/>
      <w:numFmt w:val="lowerRoman"/>
      <w:lvlText w:val="%9."/>
      <w:lvlJc w:val="right"/>
      <w:pPr>
        <w:ind w:left="9172" w:hanging="180"/>
      </w:pPr>
    </w:lvl>
  </w:abstractNum>
  <w:abstractNum w:abstractNumId="44" w15:restartNumberingAfterBreak="0">
    <w:nsid w:val="213B0879"/>
    <w:multiLevelType w:val="hybridMultilevel"/>
    <w:tmpl w:val="3640B84E"/>
    <w:lvl w:ilvl="0" w:tplc="1832BC08">
      <w:start w:val="1"/>
      <w:numFmt w:val="decimal"/>
      <w:lvlText w:val="%1."/>
      <w:lvlJc w:val="left"/>
      <w:pPr>
        <w:ind w:left="5180" w:hanging="360"/>
      </w:pPr>
      <w:rPr>
        <w:rFonts w:ascii="Univers 45 Light" w:hAnsi="Univers 45 Light" w:hint="default"/>
        <w:sz w:val="24"/>
        <w:szCs w:val="24"/>
      </w:rPr>
    </w:lvl>
    <w:lvl w:ilvl="1" w:tplc="400A0003" w:tentative="1">
      <w:start w:val="1"/>
      <w:numFmt w:val="bullet"/>
      <w:lvlText w:val="o"/>
      <w:lvlJc w:val="left"/>
      <w:pPr>
        <w:ind w:left="1788" w:hanging="360"/>
      </w:pPr>
      <w:rPr>
        <w:rFonts w:ascii="Courier New" w:hAnsi="Courier New" w:cs="Courier New"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45" w15:restartNumberingAfterBreak="0">
    <w:nsid w:val="23DB31C5"/>
    <w:multiLevelType w:val="hybridMultilevel"/>
    <w:tmpl w:val="0DA0FD9C"/>
    <w:lvl w:ilvl="0" w:tplc="84729E50">
      <w:start w:val="3"/>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6" w15:restartNumberingAfterBreak="0">
    <w:nsid w:val="25056DA4"/>
    <w:multiLevelType w:val="hybridMultilevel"/>
    <w:tmpl w:val="D9ECAA4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7" w15:restartNumberingAfterBreak="0">
    <w:nsid w:val="257A7FA8"/>
    <w:multiLevelType w:val="hybridMultilevel"/>
    <w:tmpl w:val="391C4DD4"/>
    <w:lvl w:ilvl="0" w:tplc="400A0001">
      <w:start w:val="1"/>
      <w:numFmt w:val="bullet"/>
      <w:lvlText w:val=""/>
      <w:lvlJc w:val="left"/>
      <w:pPr>
        <w:ind w:left="1004" w:hanging="360"/>
      </w:pPr>
      <w:rPr>
        <w:rFonts w:ascii="Symbol" w:hAnsi="Symbol"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48" w15:restartNumberingAfterBreak="0">
    <w:nsid w:val="25B537B2"/>
    <w:multiLevelType w:val="hybridMultilevel"/>
    <w:tmpl w:val="B29C90B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272C6C06"/>
    <w:multiLevelType w:val="hybridMultilevel"/>
    <w:tmpl w:val="DDEEA088"/>
    <w:lvl w:ilvl="0" w:tplc="DA2C83E2">
      <w:start w:val="1"/>
      <w:numFmt w:val="bullet"/>
      <w:lvlText w:val="-"/>
      <w:lvlJc w:val="left"/>
      <w:pPr>
        <w:ind w:left="720" w:hanging="360"/>
      </w:pPr>
      <w:rPr>
        <w:rFonts w:ascii="Arial" w:hAnsi="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0" w15:restartNumberingAfterBreak="0">
    <w:nsid w:val="27A75AFD"/>
    <w:multiLevelType w:val="hybridMultilevel"/>
    <w:tmpl w:val="B86226F2"/>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1" w15:restartNumberingAfterBreak="0">
    <w:nsid w:val="29A5576A"/>
    <w:multiLevelType w:val="hybridMultilevel"/>
    <w:tmpl w:val="40CA1750"/>
    <w:lvl w:ilvl="0" w:tplc="BE26525C">
      <w:start w:val="1"/>
      <w:numFmt w:val="upperLetter"/>
      <w:pStyle w:val="ACTIVIDADES"/>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2" w15:restartNumberingAfterBreak="0">
    <w:nsid w:val="29C53343"/>
    <w:multiLevelType w:val="multilevel"/>
    <w:tmpl w:val="02E09EDA"/>
    <w:lvl w:ilvl="0">
      <w:start w:val="2"/>
      <w:numFmt w:val="upperRoman"/>
      <w:lvlText w:val="%1."/>
      <w:lvlJc w:val="left"/>
      <w:rPr>
        <w:rFonts w:ascii="Univers 45 Light" w:hAnsi="Univers 45 Light"/>
        <w:b w:val="0"/>
        <w:i w:val="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53" w15:restartNumberingAfterBreak="0">
    <w:nsid w:val="29DF1450"/>
    <w:multiLevelType w:val="hybridMultilevel"/>
    <w:tmpl w:val="5A64146C"/>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4" w15:restartNumberingAfterBreak="0">
    <w:nsid w:val="2BB1625B"/>
    <w:multiLevelType w:val="hybridMultilevel"/>
    <w:tmpl w:val="2CC62020"/>
    <w:lvl w:ilvl="0" w:tplc="400A001B">
      <w:start w:val="1"/>
      <w:numFmt w:val="lowerRoman"/>
      <w:lvlText w:val="%1."/>
      <w:lvlJc w:val="righ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5" w15:restartNumberingAfterBreak="0">
    <w:nsid w:val="2C974746"/>
    <w:multiLevelType w:val="hybridMultilevel"/>
    <w:tmpl w:val="1A404CAC"/>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6" w15:restartNumberingAfterBreak="0">
    <w:nsid w:val="2D13757F"/>
    <w:multiLevelType w:val="hybridMultilevel"/>
    <w:tmpl w:val="D472A466"/>
    <w:lvl w:ilvl="0" w:tplc="400A0001">
      <w:start w:val="1"/>
      <w:numFmt w:val="bullet"/>
      <w:lvlText w:val=""/>
      <w:lvlJc w:val="left"/>
      <w:pPr>
        <w:ind w:left="1080" w:hanging="360"/>
      </w:pPr>
      <w:rPr>
        <w:rFonts w:ascii="Symbol" w:hAnsi="Symbol" w:hint="default"/>
        <w:color w:val="auto"/>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57" w15:restartNumberingAfterBreak="0">
    <w:nsid w:val="2EBD4827"/>
    <w:multiLevelType w:val="hybridMultilevel"/>
    <w:tmpl w:val="A9ACCDA6"/>
    <w:lvl w:ilvl="0" w:tplc="EE6C5086">
      <w:start w:val="4"/>
      <w:numFmt w:val="decimal"/>
      <w:lvlText w:val="%1."/>
      <w:lvlJc w:val="left"/>
      <w:pPr>
        <w:ind w:left="502" w:hanging="360"/>
      </w:pPr>
      <w:rPr>
        <w:rFonts w:hint="default"/>
        <w:b/>
      </w:rPr>
    </w:lvl>
    <w:lvl w:ilvl="1" w:tplc="400A0019" w:tentative="1">
      <w:start w:val="1"/>
      <w:numFmt w:val="lowerLetter"/>
      <w:lvlText w:val="%2."/>
      <w:lvlJc w:val="left"/>
      <w:pPr>
        <w:ind w:left="1222" w:hanging="360"/>
      </w:pPr>
    </w:lvl>
    <w:lvl w:ilvl="2" w:tplc="400A001B" w:tentative="1">
      <w:start w:val="1"/>
      <w:numFmt w:val="lowerRoman"/>
      <w:lvlText w:val="%3."/>
      <w:lvlJc w:val="right"/>
      <w:pPr>
        <w:ind w:left="1942" w:hanging="180"/>
      </w:pPr>
    </w:lvl>
    <w:lvl w:ilvl="3" w:tplc="400A000F" w:tentative="1">
      <w:start w:val="1"/>
      <w:numFmt w:val="decimal"/>
      <w:lvlText w:val="%4."/>
      <w:lvlJc w:val="left"/>
      <w:pPr>
        <w:ind w:left="2662" w:hanging="360"/>
      </w:pPr>
    </w:lvl>
    <w:lvl w:ilvl="4" w:tplc="400A0019" w:tentative="1">
      <w:start w:val="1"/>
      <w:numFmt w:val="lowerLetter"/>
      <w:lvlText w:val="%5."/>
      <w:lvlJc w:val="left"/>
      <w:pPr>
        <w:ind w:left="3382" w:hanging="360"/>
      </w:pPr>
    </w:lvl>
    <w:lvl w:ilvl="5" w:tplc="400A001B" w:tentative="1">
      <w:start w:val="1"/>
      <w:numFmt w:val="lowerRoman"/>
      <w:lvlText w:val="%6."/>
      <w:lvlJc w:val="right"/>
      <w:pPr>
        <w:ind w:left="4102" w:hanging="180"/>
      </w:pPr>
    </w:lvl>
    <w:lvl w:ilvl="6" w:tplc="400A000F" w:tentative="1">
      <w:start w:val="1"/>
      <w:numFmt w:val="decimal"/>
      <w:lvlText w:val="%7."/>
      <w:lvlJc w:val="left"/>
      <w:pPr>
        <w:ind w:left="4822" w:hanging="360"/>
      </w:pPr>
    </w:lvl>
    <w:lvl w:ilvl="7" w:tplc="400A0019" w:tentative="1">
      <w:start w:val="1"/>
      <w:numFmt w:val="lowerLetter"/>
      <w:lvlText w:val="%8."/>
      <w:lvlJc w:val="left"/>
      <w:pPr>
        <w:ind w:left="5542" w:hanging="360"/>
      </w:pPr>
    </w:lvl>
    <w:lvl w:ilvl="8" w:tplc="400A001B" w:tentative="1">
      <w:start w:val="1"/>
      <w:numFmt w:val="lowerRoman"/>
      <w:lvlText w:val="%9."/>
      <w:lvlJc w:val="right"/>
      <w:pPr>
        <w:ind w:left="6262" w:hanging="180"/>
      </w:pPr>
    </w:lvl>
  </w:abstractNum>
  <w:abstractNum w:abstractNumId="58" w15:restartNumberingAfterBreak="0">
    <w:nsid w:val="313167C9"/>
    <w:multiLevelType w:val="hybridMultilevel"/>
    <w:tmpl w:val="C93EFAE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9" w15:restartNumberingAfterBreak="0">
    <w:nsid w:val="31CD4C7B"/>
    <w:multiLevelType w:val="hybridMultilevel"/>
    <w:tmpl w:val="E9D4055A"/>
    <w:lvl w:ilvl="0" w:tplc="B6C07B3E">
      <w:start w:val="2"/>
      <w:numFmt w:val="upperRoman"/>
      <w:lvlText w:val="%1."/>
      <w:lvlJc w:val="left"/>
      <w:pPr>
        <w:ind w:left="2847" w:hanging="720"/>
      </w:pPr>
      <w:rPr>
        <w:rFonts w:hint="default"/>
        <w:b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0" w15:restartNumberingAfterBreak="0">
    <w:nsid w:val="32E81C3C"/>
    <w:multiLevelType w:val="multilevel"/>
    <w:tmpl w:val="4550A46A"/>
    <w:lvl w:ilvl="0">
      <w:start w:val="1"/>
      <w:numFmt w:val="decimal"/>
      <w:pStyle w:val="Estilo3"/>
      <w:lvlText w:val="%1."/>
      <w:lvlJc w:val="left"/>
      <w:pPr>
        <w:ind w:left="1284" w:hanging="360"/>
      </w:pPr>
      <w:rPr>
        <w:color w:val="FFFFFF" w:themeColor="background1"/>
      </w:rPr>
    </w:lvl>
    <w:lvl w:ilvl="1">
      <w:start w:val="1"/>
      <w:numFmt w:val="decimal"/>
      <w:isLgl/>
      <w:lvlText w:val="%1.%2."/>
      <w:lvlJc w:val="left"/>
      <w:pPr>
        <w:ind w:left="1647" w:hanging="720"/>
      </w:pPr>
      <w:rPr>
        <w:rFonts w:hint="default"/>
        <w:b w:val="0"/>
      </w:rPr>
    </w:lvl>
    <w:lvl w:ilvl="2">
      <w:start w:val="1"/>
      <w:numFmt w:val="decimal"/>
      <w:isLgl/>
      <w:lvlText w:val="%1.%2.%3."/>
      <w:lvlJc w:val="left"/>
      <w:pPr>
        <w:ind w:left="2007" w:hanging="1080"/>
      </w:pPr>
      <w:rPr>
        <w:rFonts w:hint="default"/>
        <w:b w:val="0"/>
      </w:rPr>
    </w:lvl>
    <w:lvl w:ilvl="3">
      <w:start w:val="1"/>
      <w:numFmt w:val="decimal"/>
      <w:isLgl/>
      <w:lvlText w:val="%1.%2.%3.%4."/>
      <w:lvlJc w:val="left"/>
      <w:pPr>
        <w:ind w:left="2007" w:hanging="1080"/>
      </w:pPr>
      <w:rPr>
        <w:rFonts w:hint="default"/>
      </w:rPr>
    </w:lvl>
    <w:lvl w:ilvl="4">
      <w:start w:val="1"/>
      <w:numFmt w:val="decimal"/>
      <w:isLgl/>
      <w:lvlText w:val="%1.%2.%3.%4.%5."/>
      <w:lvlJc w:val="left"/>
      <w:pPr>
        <w:ind w:left="2367" w:hanging="1440"/>
      </w:pPr>
      <w:rPr>
        <w:rFonts w:hint="default"/>
      </w:rPr>
    </w:lvl>
    <w:lvl w:ilvl="5">
      <w:start w:val="1"/>
      <w:numFmt w:val="decimal"/>
      <w:isLgl/>
      <w:lvlText w:val="%1.%2.%3.%4.%5.%6."/>
      <w:lvlJc w:val="left"/>
      <w:pPr>
        <w:ind w:left="2727" w:hanging="180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3087" w:hanging="2160"/>
      </w:pPr>
      <w:rPr>
        <w:rFonts w:hint="default"/>
      </w:rPr>
    </w:lvl>
    <w:lvl w:ilvl="8">
      <w:start w:val="1"/>
      <w:numFmt w:val="decimal"/>
      <w:isLgl/>
      <w:lvlText w:val="%1.%2.%3.%4.%5.%6.%7.%8.%9."/>
      <w:lvlJc w:val="left"/>
      <w:pPr>
        <w:ind w:left="3447" w:hanging="2520"/>
      </w:pPr>
      <w:rPr>
        <w:rFonts w:hint="default"/>
      </w:rPr>
    </w:lvl>
  </w:abstractNum>
  <w:abstractNum w:abstractNumId="61" w15:restartNumberingAfterBreak="0">
    <w:nsid w:val="3338378C"/>
    <w:multiLevelType w:val="hybridMultilevel"/>
    <w:tmpl w:val="8BF829F4"/>
    <w:lvl w:ilvl="0" w:tplc="400A0017">
      <w:start w:val="1"/>
      <w:numFmt w:val="lowerLetter"/>
      <w:lvlText w:val="%1)"/>
      <w:lvlJc w:val="left"/>
      <w:pPr>
        <w:ind w:left="1440" w:hanging="72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62" w15:restartNumberingAfterBreak="0">
    <w:nsid w:val="34FD0A58"/>
    <w:multiLevelType w:val="hybridMultilevel"/>
    <w:tmpl w:val="EA602BEA"/>
    <w:lvl w:ilvl="0" w:tplc="5352F0DA">
      <w:start w:val="2"/>
      <w:numFmt w:val="decimal"/>
      <w:lvlText w:val="%1."/>
      <w:lvlJc w:val="left"/>
      <w:pPr>
        <w:ind w:left="360" w:hanging="360"/>
      </w:pPr>
      <w:rPr>
        <w:rFonts w:hint="default"/>
        <w:b/>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3" w15:restartNumberingAfterBreak="0">
    <w:nsid w:val="355A7BD7"/>
    <w:multiLevelType w:val="multilevel"/>
    <w:tmpl w:val="32380844"/>
    <w:lvl w:ilvl="0">
      <w:start w:val="1"/>
      <w:numFmt w:val="lowerLetter"/>
      <w:lvlText w:val="%1)"/>
      <w:lvlJc w:val="left"/>
      <w:pPr>
        <w:tabs>
          <w:tab w:val="num" w:pos="360"/>
        </w:tabs>
        <w:ind w:left="360" w:hanging="360"/>
      </w:pPr>
      <w:rPr>
        <w:rFonts w:hint="default"/>
      </w:rPr>
    </w:lvl>
    <w:lvl w:ilvl="1">
      <w:start w:val="5"/>
      <w:numFmt w:val="lowerLetter"/>
      <w:lvlText w:val="%2)"/>
      <w:lvlJc w:val="left"/>
      <w:pPr>
        <w:tabs>
          <w:tab w:val="num" w:pos="360"/>
        </w:tabs>
        <w:ind w:left="360" w:hanging="360"/>
      </w:pPr>
      <w:rPr>
        <w:rFonts w:ascii="Times New Roman" w:hAnsi="Times New Roman" w:hint="default"/>
        <w:b w:val="0"/>
        <w:i w:val="0"/>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64" w15:restartNumberingAfterBreak="0">
    <w:nsid w:val="38AA21EC"/>
    <w:multiLevelType w:val="hybridMultilevel"/>
    <w:tmpl w:val="17823D82"/>
    <w:lvl w:ilvl="0" w:tplc="400A0017">
      <w:start w:val="1"/>
      <w:numFmt w:val="lowerLetter"/>
      <w:lvlText w:val="%1)"/>
      <w:lvlJc w:val="left"/>
      <w:pPr>
        <w:ind w:left="1440" w:hanging="360"/>
      </w:pPr>
    </w:lvl>
    <w:lvl w:ilvl="1" w:tplc="400A0019" w:tentative="1">
      <w:start w:val="1"/>
      <w:numFmt w:val="lowerLetter"/>
      <w:lvlText w:val="%2."/>
      <w:lvlJc w:val="left"/>
      <w:pPr>
        <w:ind w:left="2160" w:hanging="360"/>
      </w:pPr>
    </w:lvl>
    <w:lvl w:ilvl="2" w:tplc="400A001B" w:tentative="1">
      <w:start w:val="1"/>
      <w:numFmt w:val="lowerRoman"/>
      <w:lvlText w:val="%3."/>
      <w:lvlJc w:val="right"/>
      <w:pPr>
        <w:ind w:left="2880" w:hanging="180"/>
      </w:pPr>
    </w:lvl>
    <w:lvl w:ilvl="3" w:tplc="400A000F" w:tentative="1">
      <w:start w:val="1"/>
      <w:numFmt w:val="decimal"/>
      <w:lvlText w:val="%4."/>
      <w:lvlJc w:val="left"/>
      <w:pPr>
        <w:ind w:left="3600" w:hanging="360"/>
      </w:pPr>
    </w:lvl>
    <w:lvl w:ilvl="4" w:tplc="400A0019" w:tentative="1">
      <w:start w:val="1"/>
      <w:numFmt w:val="lowerLetter"/>
      <w:lvlText w:val="%5."/>
      <w:lvlJc w:val="left"/>
      <w:pPr>
        <w:ind w:left="4320" w:hanging="360"/>
      </w:pPr>
    </w:lvl>
    <w:lvl w:ilvl="5" w:tplc="400A001B" w:tentative="1">
      <w:start w:val="1"/>
      <w:numFmt w:val="lowerRoman"/>
      <w:lvlText w:val="%6."/>
      <w:lvlJc w:val="right"/>
      <w:pPr>
        <w:ind w:left="5040" w:hanging="180"/>
      </w:pPr>
    </w:lvl>
    <w:lvl w:ilvl="6" w:tplc="400A000F" w:tentative="1">
      <w:start w:val="1"/>
      <w:numFmt w:val="decimal"/>
      <w:lvlText w:val="%7."/>
      <w:lvlJc w:val="left"/>
      <w:pPr>
        <w:ind w:left="5760" w:hanging="360"/>
      </w:pPr>
    </w:lvl>
    <w:lvl w:ilvl="7" w:tplc="400A0019" w:tentative="1">
      <w:start w:val="1"/>
      <w:numFmt w:val="lowerLetter"/>
      <w:lvlText w:val="%8."/>
      <w:lvlJc w:val="left"/>
      <w:pPr>
        <w:ind w:left="6480" w:hanging="360"/>
      </w:pPr>
    </w:lvl>
    <w:lvl w:ilvl="8" w:tplc="400A001B" w:tentative="1">
      <w:start w:val="1"/>
      <w:numFmt w:val="lowerRoman"/>
      <w:lvlText w:val="%9."/>
      <w:lvlJc w:val="right"/>
      <w:pPr>
        <w:ind w:left="7200" w:hanging="180"/>
      </w:pPr>
    </w:lvl>
  </w:abstractNum>
  <w:abstractNum w:abstractNumId="65" w15:restartNumberingAfterBreak="0">
    <w:nsid w:val="393326A7"/>
    <w:multiLevelType w:val="hybridMultilevel"/>
    <w:tmpl w:val="BC14D0CC"/>
    <w:lvl w:ilvl="0" w:tplc="C9B25A1C">
      <w:start w:val="2"/>
      <w:numFmt w:val="upperRoman"/>
      <w:lvlText w:val="%1."/>
      <w:lvlJc w:val="left"/>
      <w:pPr>
        <w:ind w:left="2847" w:hanging="720"/>
      </w:pPr>
      <w:rPr>
        <w:rFonts w:hint="default"/>
        <w:b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6" w15:restartNumberingAfterBreak="0">
    <w:nsid w:val="3B7A6A85"/>
    <w:multiLevelType w:val="hybridMultilevel"/>
    <w:tmpl w:val="8264C97A"/>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7" w15:restartNumberingAfterBreak="0">
    <w:nsid w:val="3E093304"/>
    <w:multiLevelType w:val="hybridMultilevel"/>
    <w:tmpl w:val="B97A0B62"/>
    <w:lvl w:ilvl="0" w:tplc="DB223D8C">
      <w:start w:val="2"/>
      <w:numFmt w:val="upperRoman"/>
      <w:lvlText w:val="%1."/>
      <w:lvlJc w:val="right"/>
      <w:pPr>
        <w:ind w:left="360" w:hanging="36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68" w15:restartNumberingAfterBreak="0">
    <w:nsid w:val="3FD21023"/>
    <w:multiLevelType w:val="hybridMultilevel"/>
    <w:tmpl w:val="BF7CB32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69" w15:restartNumberingAfterBreak="0">
    <w:nsid w:val="4016550B"/>
    <w:multiLevelType w:val="hybridMultilevel"/>
    <w:tmpl w:val="366C5744"/>
    <w:lvl w:ilvl="0" w:tplc="986608BA">
      <w:start w:val="1"/>
      <w:numFmt w:val="upp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0" w15:restartNumberingAfterBreak="0">
    <w:nsid w:val="40BF13D0"/>
    <w:multiLevelType w:val="hybridMultilevel"/>
    <w:tmpl w:val="7982FBF0"/>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1" w15:restartNumberingAfterBreak="0">
    <w:nsid w:val="42212AA9"/>
    <w:multiLevelType w:val="hybridMultilevel"/>
    <w:tmpl w:val="B2E69DFA"/>
    <w:lvl w:ilvl="0" w:tplc="DA2C83E2">
      <w:start w:val="1"/>
      <w:numFmt w:val="bullet"/>
      <w:lvlText w:val="-"/>
      <w:lvlJc w:val="left"/>
      <w:pPr>
        <w:ind w:left="720" w:hanging="360"/>
      </w:pPr>
      <w:rPr>
        <w:rFonts w:ascii="Arial" w:hAnsi="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2" w15:restartNumberingAfterBreak="0">
    <w:nsid w:val="42817F7E"/>
    <w:multiLevelType w:val="hybridMultilevel"/>
    <w:tmpl w:val="701A2626"/>
    <w:lvl w:ilvl="0" w:tplc="3D0E9804">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3" w15:restartNumberingAfterBreak="0">
    <w:nsid w:val="430A17BA"/>
    <w:multiLevelType w:val="hybridMultilevel"/>
    <w:tmpl w:val="16DC5008"/>
    <w:lvl w:ilvl="0" w:tplc="A782C240">
      <w:start w:val="1"/>
      <w:numFmt w:val="lowerLetter"/>
      <w:pStyle w:val="Lista"/>
      <w:lvlText w:val="%1)"/>
      <w:lvlJc w:val="left"/>
      <w:pPr>
        <w:tabs>
          <w:tab w:val="num" w:pos="1704"/>
        </w:tabs>
        <w:ind w:left="1704" w:hanging="624"/>
      </w:pPr>
      <w:rPr>
        <w:rFonts w:ascii="Arial" w:hAnsi="Arial" w:hint="default"/>
        <w:b w:val="0"/>
        <w:i w:val="0"/>
        <w: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00A0019">
      <w:start w:val="1"/>
      <w:numFmt w:val="lowerLetter"/>
      <w:lvlText w:val="%2."/>
      <w:lvlJc w:val="left"/>
      <w:pPr>
        <w:tabs>
          <w:tab w:val="num" w:pos="1440"/>
        </w:tabs>
        <w:ind w:left="1440" w:hanging="360"/>
      </w:pPr>
    </w:lvl>
    <w:lvl w:ilvl="2" w:tplc="400A001B">
      <w:start w:val="1"/>
      <w:numFmt w:val="lowerRoman"/>
      <w:lvlText w:val="%3."/>
      <w:lvlJc w:val="right"/>
      <w:pPr>
        <w:tabs>
          <w:tab w:val="num" w:pos="2160"/>
        </w:tabs>
        <w:ind w:left="2160" w:hanging="180"/>
      </w:pPr>
    </w:lvl>
    <w:lvl w:ilvl="3" w:tplc="400A000F" w:tentative="1">
      <w:start w:val="1"/>
      <w:numFmt w:val="decimal"/>
      <w:lvlText w:val="%4."/>
      <w:lvlJc w:val="left"/>
      <w:pPr>
        <w:tabs>
          <w:tab w:val="num" w:pos="2880"/>
        </w:tabs>
        <w:ind w:left="2880" w:hanging="360"/>
      </w:pPr>
    </w:lvl>
    <w:lvl w:ilvl="4" w:tplc="400A0019" w:tentative="1">
      <w:start w:val="1"/>
      <w:numFmt w:val="lowerLetter"/>
      <w:lvlText w:val="%5."/>
      <w:lvlJc w:val="left"/>
      <w:pPr>
        <w:tabs>
          <w:tab w:val="num" w:pos="3600"/>
        </w:tabs>
        <w:ind w:left="3600" w:hanging="360"/>
      </w:pPr>
    </w:lvl>
    <w:lvl w:ilvl="5" w:tplc="400A001B" w:tentative="1">
      <w:start w:val="1"/>
      <w:numFmt w:val="lowerRoman"/>
      <w:lvlText w:val="%6."/>
      <w:lvlJc w:val="right"/>
      <w:pPr>
        <w:tabs>
          <w:tab w:val="num" w:pos="4320"/>
        </w:tabs>
        <w:ind w:left="4320" w:hanging="180"/>
      </w:pPr>
    </w:lvl>
    <w:lvl w:ilvl="6" w:tplc="400A000F" w:tentative="1">
      <w:start w:val="1"/>
      <w:numFmt w:val="decimal"/>
      <w:lvlText w:val="%7."/>
      <w:lvlJc w:val="left"/>
      <w:pPr>
        <w:tabs>
          <w:tab w:val="num" w:pos="5040"/>
        </w:tabs>
        <w:ind w:left="5040" w:hanging="360"/>
      </w:pPr>
    </w:lvl>
    <w:lvl w:ilvl="7" w:tplc="400A0019" w:tentative="1">
      <w:start w:val="1"/>
      <w:numFmt w:val="lowerLetter"/>
      <w:lvlText w:val="%8."/>
      <w:lvlJc w:val="left"/>
      <w:pPr>
        <w:tabs>
          <w:tab w:val="num" w:pos="5760"/>
        </w:tabs>
        <w:ind w:left="5760" w:hanging="360"/>
      </w:pPr>
    </w:lvl>
    <w:lvl w:ilvl="8" w:tplc="400A001B" w:tentative="1">
      <w:start w:val="1"/>
      <w:numFmt w:val="lowerRoman"/>
      <w:lvlText w:val="%9."/>
      <w:lvlJc w:val="right"/>
      <w:pPr>
        <w:tabs>
          <w:tab w:val="num" w:pos="6480"/>
        </w:tabs>
        <w:ind w:left="6480" w:hanging="180"/>
      </w:pPr>
    </w:lvl>
  </w:abstractNum>
  <w:abstractNum w:abstractNumId="74" w15:restartNumberingAfterBreak="0">
    <w:nsid w:val="431A791A"/>
    <w:multiLevelType w:val="hybridMultilevel"/>
    <w:tmpl w:val="B966380E"/>
    <w:lvl w:ilvl="0" w:tplc="3E92C63E">
      <w:start w:val="2"/>
      <w:numFmt w:val="upperRoman"/>
      <w:lvlText w:val="%1."/>
      <w:lvlJc w:val="left"/>
      <w:pPr>
        <w:ind w:left="720" w:hanging="720"/>
      </w:pPr>
      <w:rPr>
        <w:rFonts w:hint="default"/>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5" w15:restartNumberingAfterBreak="0">
    <w:nsid w:val="44996A6A"/>
    <w:multiLevelType w:val="hybridMultilevel"/>
    <w:tmpl w:val="D38C1F24"/>
    <w:lvl w:ilvl="0" w:tplc="400A0017">
      <w:start w:val="1"/>
      <w:numFmt w:val="lowerLetter"/>
      <w:lvlText w:val="%1)"/>
      <w:lvlJc w:val="left"/>
      <w:pPr>
        <w:ind w:left="360" w:hanging="360"/>
      </w:pPr>
    </w:lvl>
    <w:lvl w:ilvl="1" w:tplc="400A0019">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6" w15:restartNumberingAfterBreak="0">
    <w:nsid w:val="4544795C"/>
    <w:multiLevelType w:val="hybridMultilevel"/>
    <w:tmpl w:val="33DA8E9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77" w15:restartNumberingAfterBreak="0">
    <w:nsid w:val="45B90236"/>
    <w:multiLevelType w:val="hybridMultilevel"/>
    <w:tmpl w:val="0E9480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8" w15:restartNumberingAfterBreak="0">
    <w:nsid w:val="475266D6"/>
    <w:multiLevelType w:val="hybridMultilevel"/>
    <w:tmpl w:val="F9B65128"/>
    <w:lvl w:ilvl="0" w:tplc="400A001B">
      <w:start w:val="1"/>
      <w:numFmt w:val="lowerRoman"/>
      <w:lvlText w:val="%1."/>
      <w:lvlJc w:val="right"/>
      <w:pPr>
        <w:ind w:left="1026" w:hanging="360"/>
      </w:pPr>
      <w:rPr>
        <w:rFonts w:hint="default"/>
      </w:rPr>
    </w:lvl>
    <w:lvl w:ilvl="1" w:tplc="0C0A0019" w:tentative="1">
      <w:start w:val="1"/>
      <w:numFmt w:val="lowerLetter"/>
      <w:lvlText w:val="%2."/>
      <w:lvlJc w:val="left"/>
      <w:pPr>
        <w:ind w:left="1746" w:hanging="360"/>
      </w:pPr>
    </w:lvl>
    <w:lvl w:ilvl="2" w:tplc="0C0A001B" w:tentative="1">
      <w:start w:val="1"/>
      <w:numFmt w:val="lowerRoman"/>
      <w:lvlText w:val="%3."/>
      <w:lvlJc w:val="right"/>
      <w:pPr>
        <w:ind w:left="2466" w:hanging="180"/>
      </w:pPr>
    </w:lvl>
    <w:lvl w:ilvl="3" w:tplc="0C0A000F" w:tentative="1">
      <w:start w:val="1"/>
      <w:numFmt w:val="decimal"/>
      <w:lvlText w:val="%4."/>
      <w:lvlJc w:val="left"/>
      <w:pPr>
        <w:ind w:left="3186" w:hanging="360"/>
      </w:pPr>
    </w:lvl>
    <w:lvl w:ilvl="4" w:tplc="0C0A0019" w:tentative="1">
      <w:start w:val="1"/>
      <w:numFmt w:val="lowerLetter"/>
      <w:lvlText w:val="%5."/>
      <w:lvlJc w:val="left"/>
      <w:pPr>
        <w:ind w:left="3906" w:hanging="360"/>
      </w:pPr>
    </w:lvl>
    <w:lvl w:ilvl="5" w:tplc="0C0A001B" w:tentative="1">
      <w:start w:val="1"/>
      <w:numFmt w:val="lowerRoman"/>
      <w:lvlText w:val="%6."/>
      <w:lvlJc w:val="right"/>
      <w:pPr>
        <w:ind w:left="4626" w:hanging="180"/>
      </w:pPr>
    </w:lvl>
    <w:lvl w:ilvl="6" w:tplc="0C0A000F" w:tentative="1">
      <w:start w:val="1"/>
      <w:numFmt w:val="decimal"/>
      <w:lvlText w:val="%7."/>
      <w:lvlJc w:val="left"/>
      <w:pPr>
        <w:ind w:left="5346" w:hanging="360"/>
      </w:pPr>
    </w:lvl>
    <w:lvl w:ilvl="7" w:tplc="0C0A0019" w:tentative="1">
      <w:start w:val="1"/>
      <w:numFmt w:val="lowerLetter"/>
      <w:lvlText w:val="%8."/>
      <w:lvlJc w:val="left"/>
      <w:pPr>
        <w:ind w:left="6066" w:hanging="360"/>
      </w:pPr>
    </w:lvl>
    <w:lvl w:ilvl="8" w:tplc="0C0A001B" w:tentative="1">
      <w:start w:val="1"/>
      <w:numFmt w:val="lowerRoman"/>
      <w:lvlText w:val="%9."/>
      <w:lvlJc w:val="right"/>
      <w:pPr>
        <w:ind w:left="6786" w:hanging="180"/>
      </w:pPr>
    </w:lvl>
  </w:abstractNum>
  <w:abstractNum w:abstractNumId="79" w15:restartNumberingAfterBreak="0">
    <w:nsid w:val="47F7101D"/>
    <w:multiLevelType w:val="hybridMultilevel"/>
    <w:tmpl w:val="B8BC9E92"/>
    <w:lvl w:ilvl="0" w:tplc="DA2C83E2">
      <w:start w:val="1"/>
      <w:numFmt w:val="bullet"/>
      <w:lvlText w:val="-"/>
      <w:lvlJc w:val="left"/>
      <w:pPr>
        <w:ind w:left="720" w:hanging="360"/>
      </w:pPr>
      <w:rPr>
        <w:rFonts w:ascii="Arial" w:hAnsi="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0" w15:restartNumberingAfterBreak="0">
    <w:nsid w:val="49CB41DA"/>
    <w:multiLevelType w:val="hybridMultilevel"/>
    <w:tmpl w:val="D08E5FC0"/>
    <w:lvl w:ilvl="0" w:tplc="C84A5D02">
      <w:start w:val="1"/>
      <w:numFmt w:val="lowerLetter"/>
      <w:lvlText w:val="%1)"/>
      <w:lvlJc w:val="left"/>
      <w:pPr>
        <w:ind w:left="1068" w:hanging="360"/>
      </w:pPr>
      <w:rPr>
        <w:rFonts w:hint="default"/>
        <w:b w:val="0"/>
        <w:bCs/>
      </w:rPr>
    </w:lvl>
    <w:lvl w:ilvl="1" w:tplc="FFFFFFFF">
      <w:start w:val="1"/>
      <w:numFmt w:val="lowerLetter"/>
      <w:lvlText w:val="%2)"/>
      <w:lvlJc w:val="left"/>
      <w:pPr>
        <w:ind w:left="2148" w:hanging="360"/>
      </w:pPr>
    </w:lvl>
    <w:lvl w:ilvl="2" w:tplc="FFFFFFFF">
      <w:start w:val="3"/>
      <w:numFmt w:val="decimal"/>
      <w:lvlText w:val="%3"/>
      <w:lvlJc w:val="left"/>
      <w:pPr>
        <w:ind w:left="3048" w:hanging="360"/>
      </w:pPr>
      <w:rPr>
        <w:rFonts w:hint="default"/>
      </w:r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81" w15:restartNumberingAfterBreak="0">
    <w:nsid w:val="4B42588E"/>
    <w:multiLevelType w:val="multilevel"/>
    <w:tmpl w:val="02E09EDA"/>
    <w:styleLink w:val="WWNum187"/>
    <w:lvl w:ilvl="0">
      <w:start w:val="2"/>
      <w:numFmt w:val="upperRoman"/>
      <w:lvlText w:val="%1."/>
      <w:lvlJc w:val="left"/>
      <w:rPr>
        <w:rFonts w:ascii="Univers 45 Light" w:hAnsi="Univers 45 Light"/>
        <w:b w:val="0"/>
        <w:i w:val="0"/>
      </w:rPr>
    </w:lvl>
    <w:lvl w:ilvl="1">
      <w:start w:val="1"/>
      <w:numFmt w:val="lowerLetter"/>
      <w:lvlText w:val="%2."/>
      <w:lvlJc w:val="left"/>
    </w:lvl>
    <w:lvl w:ilvl="2">
      <w:start w:val="1"/>
      <w:numFmt w:val="lowerRoman"/>
      <w:lvlText w:val="%3."/>
      <w:lvlJc w:val="righ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abstractNum w:abstractNumId="82" w15:restartNumberingAfterBreak="0">
    <w:nsid w:val="4CCC7109"/>
    <w:multiLevelType w:val="hybridMultilevel"/>
    <w:tmpl w:val="B226E2BA"/>
    <w:lvl w:ilvl="0" w:tplc="400A0001">
      <w:start w:val="1"/>
      <w:numFmt w:val="bullet"/>
      <w:lvlText w:val=""/>
      <w:lvlJc w:val="left"/>
      <w:pPr>
        <w:ind w:left="1211" w:hanging="360"/>
      </w:pPr>
      <w:rPr>
        <w:rFonts w:ascii="Symbol" w:hAnsi="Symbol" w:hint="default"/>
      </w:rPr>
    </w:lvl>
    <w:lvl w:ilvl="1" w:tplc="400A0003">
      <w:start w:val="1"/>
      <w:numFmt w:val="bullet"/>
      <w:lvlText w:val="o"/>
      <w:lvlJc w:val="left"/>
      <w:pPr>
        <w:ind w:left="1931" w:hanging="360"/>
      </w:pPr>
      <w:rPr>
        <w:rFonts w:ascii="Courier New" w:hAnsi="Courier New" w:cs="Courier New"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83" w15:restartNumberingAfterBreak="0">
    <w:nsid w:val="4DD829D1"/>
    <w:multiLevelType w:val="hybridMultilevel"/>
    <w:tmpl w:val="ED3468A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4" w15:restartNumberingAfterBreak="0">
    <w:nsid w:val="4E0E3225"/>
    <w:multiLevelType w:val="hybridMultilevel"/>
    <w:tmpl w:val="E5102800"/>
    <w:lvl w:ilvl="0" w:tplc="400A0013">
      <w:start w:val="1"/>
      <w:numFmt w:val="upperRoman"/>
      <w:lvlText w:val="%1."/>
      <w:lvlJc w:val="righ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5" w15:restartNumberingAfterBreak="0">
    <w:nsid w:val="52210871"/>
    <w:multiLevelType w:val="hybridMultilevel"/>
    <w:tmpl w:val="EEFA6C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6" w15:restartNumberingAfterBreak="0">
    <w:nsid w:val="526F41A8"/>
    <w:multiLevelType w:val="hybridMultilevel"/>
    <w:tmpl w:val="451469F6"/>
    <w:lvl w:ilvl="0" w:tplc="65C4A310">
      <w:start w:val="1"/>
      <w:numFmt w:val="lowerLetter"/>
      <w:lvlText w:val="%1)"/>
      <w:lvlJc w:val="left"/>
      <w:pPr>
        <w:ind w:left="720" w:hanging="360"/>
      </w:pPr>
      <w:rPr>
        <w:b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7" w15:restartNumberingAfterBreak="0">
    <w:nsid w:val="5337220C"/>
    <w:multiLevelType w:val="hybridMultilevel"/>
    <w:tmpl w:val="13E80B82"/>
    <w:lvl w:ilvl="0" w:tplc="C264EAE6">
      <w:start w:val="3"/>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8" w15:restartNumberingAfterBreak="0">
    <w:nsid w:val="55031EE8"/>
    <w:multiLevelType w:val="hybridMultilevel"/>
    <w:tmpl w:val="6330A120"/>
    <w:lvl w:ilvl="0" w:tplc="B5B0C7AE">
      <w:start w:val="2"/>
      <w:numFmt w:val="upperRoman"/>
      <w:lvlText w:val="%1."/>
      <w:lvlJc w:val="left"/>
      <w:pPr>
        <w:ind w:left="2847" w:hanging="720"/>
      </w:pPr>
      <w:rPr>
        <w:rFonts w:hint="default"/>
        <w:b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89" w15:restartNumberingAfterBreak="0">
    <w:nsid w:val="552C4C83"/>
    <w:multiLevelType w:val="hybridMultilevel"/>
    <w:tmpl w:val="136EE310"/>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0" w15:restartNumberingAfterBreak="0">
    <w:nsid w:val="55AD1317"/>
    <w:multiLevelType w:val="hybridMultilevel"/>
    <w:tmpl w:val="FE802924"/>
    <w:lvl w:ilvl="0" w:tplc="DA2C83E2">
      <w:start w:val="1"/>
      <w:numFmt w:val="bullet"/>
      <w:lvlText w:val="-"/>
      <w:lvlJc w:val="left"/>
      <w:pPr>
        <w:ind w:left="360" w:hanging="360"/>
      </w:pPr>
      <w:rPr>
        <w:rFonts w:ascii="Arial" w:hAnsi="Aria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1" w15:restartNumberingAfterBreak="0">
    <w:nsid w:val="55E45A8F"/>
    <w:multiLevelType w:val="hybridMultilevel"/>
    <w:tmpl w:val="D0169212"/>
    <w:lvl w:ilvl="0" w:tplc="8C68FC6E">
      <w:start w:val="12"/>
      <w:numFmt w:val="bullet"/>
      <w:lvlText w:val="-"/>
      <w:lvlJc w:val="left"/>
      <w:pPr>
        <w:ind w:left="1004" w:hanging="360"/>
      </w:pPr>
      <w:rPr>
        <w:rFonts w:ascii="Calibri" w:eastAsiaTheme="minorHAnsi" w:hAnsi="Calibri" w:cs="Calibri" w:hint="default"/>
      </w:rPr>
    </w:lvl>
    <w:lvl w:ilvl="1" w:tplc="400A0003" w:tentative="1">
      <w:start w:val="1"/>
      <w:numFmt w:val="bullet"/>
      <w:lvlText w:val="o"/>
      <w:lvlJc w:val="left"/>
      <w:pPr>
        <w:ind w:left="1724" w:hanging="360"/>
      </w:pPr>
      <w:rPr>
        <w:rFonts w:ascii="Courier New" w:hAnsi="Courier New" w:cs="Courier New" w:hint="default"/>
      </w:rPr>
    </w:lvl>
    <w:lvl w:ilvl="2" w:tplc="400A0005" w:tentative="1">
      <w:start w:val="1"/>
      <w:numFmt w:val="bullet"/>
      <w:lvlText w:val=""/>
      <w:lvlJc w:val="left"/>
      <w:pPr>
        <w:ind w:left="2444" w:hanging="360"/>
      </w:pPr>
      <w:rPr>
        <w:rFonts w:ascii="Wingdings" w:hAnsi="Wingdings" w:hint="default"/>
      </w:rPr>
    </w:lvl>
    <w:lvl w:ilvl="3" w:tplc="400A0001" w:tentative="1">
      <w:start w:val="1"/>
      <w:numFmt w:val="bullet"/>
      <w:lvlText w:val=""/>
      <w:lvlJc w:val="left"/>
      <w:pPr>
        <w:ind w:left="3164" w:hanging="360"/>
      </w:pPr>
      <w:rPr>
        <w:rFonts w:ascii="Symbol" w:hAnsi="Symbol" w:hint="default"/>
      </w:rPr>
    </w:lvl>
    <w:lvl w:ilvl="4" w:tplc="400A0003" w:tentative="1">
      <w:start w:val="1"/>
      <w:numFmt w:val="bullet"/>
      <w:lvlText w:val="o"/>
      <w:lvlJc w:val="left"/>
      <w:pPr>
        <w:ind w:left="3884" w:hanging="360"/>
      </w:pPr>
      <w:rPr>
        <w:rFonts w:ascii="Courier New" w:hAnsi="Courier New" w:cs="Courier New" w:hint="default"/>
      </w:rPr>
    </w:lvl>
    <w:lvl w:ilvl="5" w:tplc="400A0005" w:tentative="1">
      <w:start w:val="1"/>
      <w:numFmt w:val="bullet"/>
      <w:lvlText w:val=""/>
      <w:lvlJc w:val="left"/>
      <w:pPr>
        <w:ind w:left="4604" w:hanging="360"/>
      </w:pPr>
      <w:rPr>
        <w:rFonts w:ascii="Wingdings" w:hAnsi="Wingdings" w:hint="default"/>
      </w:rPr>
    </w:lvl>
    <w:lvl w:ilvl="6" w:tplc="400A0001" w:tentative="1">
      <w:start w:val="1"/>
      <w:numFmt w:val="bullet"/>
      <w:lvlText w:val=""/>
      <w:lvlJc w:val="left"/>
      <w:pPr>
        <w:ind w:left="5324" w:hanging="360"/>
      </w:pPr>
      <w:rPr>
        <w:rFonts w:ascii="Symbol" w:hAnsi="Symbol" w:hint="default"/>
      </w:rPr>
    </w:lvl>
    <w:lvl w:ilvl="7" w:tplc="400A0003" w:tentative="1">
      <w:start w:val="1"/>
      <w:numFmt w:val="bullet"/>
      <w:lvlText w:val="o"/>
      <w:lvlJc w:val="left"/>
      <w:pPr>
        <w:ind w:left="6044" w:hanging="360"/>
      </w:pPr>
      <w:rPr>
        <w:rFonts w:ascii="Courier New" w:hAnsi="Courier New" w:cs="Courier New" w:hint="default"/>
      </w:rPr>
    </w:lvl>
    <w:lvl w:ilvl="8" w:tplc="400A0005" w:tentative="1">
      <w:start w:val="1"/>
      <w:numFmt w:val="bullet"/>
      <w:lvlText w:val=""/>
      <w:lvlJc w:val="left"/>
      <w:pPr>
        <w:ind w:left="6764" w:hanging="360"/>
      </w:pPr>
      <w:rPr>
        <w:rFonts w:ascii="Wingdings" w:hAnsi="Wingdings" w:hint="default"/>
      </w:rPr>
    </w:lvl>
  </w:abstractNum>
  <w:abstractNum w:abstractNumId="92" w15:restartNumberingAfterBreak="0">
    <w:nsid w:val="55E756FC"/>
    <w:multiLevelType w:val="hybridMultilevel"/>
    <w:tmpl w:val="263C380C"/>
    <w:lvl w:ilvl="0" w:tplc="7752E49E">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3" w15:restartNumberingAfterBreak="0">
    <w:nsid w:val="567E728D"/>
    <w:multiLevelType w:val="multilevel"/>
    <w:tmpl w:val="B99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C3C48"/>
    <w:multiLevelType w:val="hybridMultilevel"/>
    <w:tmpl w:val="B180F788"/>
    <w:lvl w:ilvl="0" w:tplc="400A001B">
      <w:start w:val="1"/>
      <w:numFmt w:val="lowerRoman"/>
      <w:lvlText w:val="%1."/>
      <w:lvlJc w:val="right"/>
      <w:pPr>
        <w:ind w:left="1440" w:hanging="360"/>
      </w:pPr>
      <w:rPr>
        <w:rFonts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5" w15:restartNumberingAfterBreak="0">
    <w:nsid w:val="575B1682"/>
    <w:multiLevelType w:val="hybridMultilevel"/>
    <w:tmpl w:val="A476AE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6" w15:restartNumberingAfterBreak="0">
    <w:nsid w:val="587E2C4F"/>
    <w:multiLevelType w:val="hybridMultilevel"/>
    <w:tmpl w:val="0C1A92F0"/>
    <w:lvl w:ilvl="0" w:tplc="400A0017">
      <w:start w:val="1"/>
      <w:numFmt w:val="lowerLetter"/>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7" w15:restartNumberingAfterBreak="0">
    <w:nsid w:val="59903E64"/>
    <w:multiLevelType w:val="hybridMultilevel"/>
    <w:tmpl w:val="7982FBF0"/>
    <w:lvl w:ilvl="0" w:tplc="400A0019">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8" w15:restartNumberingAfterBreak="0">
    <w:nsid w:val="59F024FA"/>
    <w:multiLevelType w:val="hybridMultilevel"/>
    <w:tmpl w:val="8D741CE4"/>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9" w15:restartNumberingAfterBreak="0">
    <w:nsid w:val="5A221B88"/>
    <w:multiLevelType w:val="hybridMultilevel"/>
    <w:tmpl w:val="544C765A"/>
    <w:lvl w:ilvl="0" w:tplc="D3A017CA">
      <w:start w:val="1"/>
      <w:numFmt w:val="lowerLetter"/>
      <w:lvlText w:val="%1."/>
      <w:lvlJc w:val="left"/>
      <w:pPr>
        <w:ind w:left="360" w:hanging="360"/>
      </w:pPr>
      <w:rPr>
        <w:color w:val="auto"/>
      </w:r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00" w15:restartNumberingAfterBreak="0">
    <w:nsid w:val="5A4720C9"/>
    <w:multiLevelType w:val="hybridMultilevel"/>
    <w:tmpl w:val="E1A2C524"/>
    <w:lvl w:ilvl="0" w:tplc="D6482348">
      <w:start w:val="1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5B3F5462"/>
    <w:multiLevelType w:val="hybridMultilevel"/>
    <w:tmpl w:val="1E92170C"/>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2" w15:restartNumberingAfterBreak="0">
    <w:nsid w:val="5F6D2890"/>
    <w:multiLevelType w:val="hybridMultilevel"/>
    <w:tmpl w:val="D042F3D0"/>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103" w15:restartNumberingAfterBreak="0">
    <w:nsid w:val="60462490"/>
    <w:multiLevelType w:val="hybridMultilevel"/>
    <w:tmpl w:val="DFB0E616"/>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4" w15:restartNumberingAfterBreak="0">
    <w:nsid w:val="628A0902"/>
    <w:multiLevelType w:val="hybridMultilevel"/>
    <w:tmpl w:val="889647F0"/>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5" w15:restartNumberingAfterBreak="0">
    <w:nsid w:val="63184A58"/>
    <w:multiLevelType w:val="hybridMultilevel"/>
    <w:tmpl w:val="68981AF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6" w15:restartNumberingAfterBreak="0">
    <w:nsid w:val="641415C3"/>
    <w:multiLevelType w:val="hybridMultilevel"/>
    <w:tmpl w:val="1194C030"/>
    <w:lvl w:ilvl="0" w:tplc="400A0001">
      <w:start w:val="1"/>
      <w:numFmt w:val="bullet"/>
      <w:lvlText w:val=""/>
      <w:lvlJc w:val="left"/>
      <w:pPr>
        <w:ind w:left="1428" w:hanging="360"/>
      </w:pPr>
      <w:rPr>
        <w:rFonts w:ascii="Symbol" w:hAnsi="Symbol" w:hint="default"/>
      </w:rPr>
    </w:lvl>
    <w:lvl w:ilvl="1" w:tplc="400A0003" w:tentative="1">
      <w:start w:val="1"/>
      <w:numFmt w:val="bullet"/>
      <w:lvlText w:val="o"/>
      <w:lvlJc w:val="left"/>
      <w:pPr>
        <w:ind w:left="2148" w:hanging="360"/>
      </w:pPr>
      <w:rPr>
        <w:rFonts w:ascii="Courier New" w:hAnsi="Courier New" w:cs="Courier New" w:hint="default"/>
      </w:rPr>
    </w:lvl>
    <w:lvl w:ilvl="2" w:tplc="400A0005" w:tentative="1">
      <w:start w:val="1"/>
      <w:numFmt w:val="bullet"/>
      <w:lvlText w:val=""/>
      <w:lvlJc w:val="left"/>
      <w:pPr>
        <w:ind w:left="2868" w:hanging="360"/>
      </w:pPr>
      <w:rPr>
        <w:rFonts w:ascii="Wingdings" w:hAnsi="Wingdings" w:hint="default"/>
      </w:rPr>
    </w:lvl>
    <w:lvl w:ilvl="3" w:tplc="400A0001" w:tentative="1">
      <w:start w:val="1"/>
      <w:numFmt w:val="bullet"/>
      <w:lvlText w:val=""/>
      <w:lvlJc w:val="left"/>
      <w:pPr>
        <w:ind w:left="3588" w:hanging="360"/>
      </w:pPr>
      <w:rPr>
        <w:rFonts w:ascii="Symbol" w:hAnsi="Symbol" w:hint="default"/>
      </w:rPr>
    </w:lvl>
    <w:lvl w:ilvl="4" w:tplc="400A0003" w:tentative="1">
      <w:start w:val="1"/>
      <w:numFmt w:val="bullet"/>
      <w:lvlText w:val="o"/>
      <w:lvlJc w:val="left"/>
      <w:pPr>
        <w:ind w:left="4308" w:hanging="360"/>
      </w:pPr>
      <w:rPr>
        <w:rFonts w:ascii="Courier New" w:hAnsi="Courier New" w:cs="Courier New" w:hint="default"/>
      </w:rPr>
    </w:lvl>
    <w:lvl w:ilvl="5" w:tplc="400A0005" w:tentative="1">
      <w:start w:val="1"/>
      <w:numFmt w:val="bullet"/>
      <w:lvlText w:val=""/>
      <w:lvlJc w:val="left"/>
      <w:pPr>
        <w:ind w:left="5028" w:hanging="360"/>
      </w:pPr>
      <w:rPr>
        <w:rFonts w:ascii="Wingdings" w:hAnsi="Wingdings" w:hint="default"/>
      </w:rPr>
    </w:lvl>
    <w:lvl w:ilvl="6" w:tplc="400A0001" w:tentative="1">
      <w:start w:val="1"/>
      <w:numFmt w:val="bullet"/>
      <w:lvlText w:val=""/>
      <w:lvlJc w:val="left"/>
      <w:pPr>
        <w:ind w:left="5748" w:hanging="360"/>
      </w:pPr>
      <w:rPr>
        <w:rFonts w:ascii="Symbol" w:hAnsi="Symbol" w:hint="default"/>
      </w:rPr>
    </w:lvl>
    <w:lvl w:ilvl="7" w:tplc="400A0003" w:tentative="1">
      <w:start w:val="1"/>
      <w:numFmt w:val="bullet"/>
      <w:lvlText w:val="o"/>
      <w:lvlJc w:val="left"/>
      <w:pPr>
        <w:ind w:left="6468" w:hanging="360"/>
      </w:pPr>
      <w:rPr>
        <w:rFonts w:ascii="Courier New" w:hAnsi="Courier New" w:cs="Courier New" w:hint="default"/>
      </w:rPr>
    </w:lvl>
    <w:lvl w:ilvl="8" w:tplc="400A0005" w:tentative="1">
      <w:start w:val="1"/>
      <w:numFmt w:val="bullet"/>
      <w:lvlText w:val=""/>
      <w:lvlJc w:val="left"/>
      <w:pPr>
        <w:ind w:left="7188" w:hanging="360"/>
      </w:pPr>
      <w:rPr>
        <w:rFonts w:ascii="Wingdings" w:hAnsi="Wingdings" w:hint="default"/>
      </w:rPr>
    </w:lvl>
  </w:abstractNum>
  <w:abstractNum w:abstractNumId="107" w15:restartNumberingAfterBreak="0">
    <w:nsid w:val="659F61AB"/>
    <w:multiLevelType w:val="hybridMultilevel"/>
    <w:tmpl w:val="35568AB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8" w15:restartNumberingAfterBreak="0">
    <w:nsid w:val="65C44DB4"/>
    <w:multiLevelType w:val="hybridMultilevel"/>
    <w:tmpl w:val="4C78EFCE"/>
    <w:lvl w:ilvl="0" w:tplc="400A0017">
      <w:start w:val="1"/>
      <w:numFmt w:val="lowerLetter"/>
      <w:lvlText w:val="%1)"/>
      <w:lvlJc w:val="left"/>
      <w:pPr>
        <w:ind w:left="720" w:hanging="360"/>
      </w:pPr>
      <w:rPr>
        <w:color w:val="auto"/>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9" w15:restartNumberingAfterBreak="0">
    <w:nsid w:val="66807D06"/>
    <w:multiLevelType w:val="hybridMultilevel"/>
    <w:tmpl w:val="776835E2"/>
    <w:lvl w:ilvl="0" w:tplc="1B141504">
      <w:start w:val="14"/>
      <w:numFmt w:val="decimal"/>
      <w:lvlText w:val="%1."/>
      <w:lvlJc w:val="left"/>
      <w:pPr>
        <w:ind w:left="716" w:hanging="360"/>
      </w:pPr>
      <w:rPr>
        <w:rFonts w:hint="default"/>
      </w:rPr>
    </w:lvl>
    <w:lvl w:ilvl="1" w:tplc="0C0A0019" w:tentative="1">
      <w:start w:val="1"/>
      <w:numFmt w:val="lowerLetter"/>
      <w:lvlText w:val="%2."/>
      <w:lvlJc w:val="left"/>
      <w:pPr>
        <w:ind w:left="1436" w:hanging="360"/>
      </w:pPr>
    </w:lvl>
    <w:lvl w:ilvl="2" w:tplc="0C0A001B" w:tentative="1">
      <w:start w:val="1"/>
      <w:numFmt w:val="lowerRoman"/>
      <w:lvlText w:val="%3."/>
      <w:lvlJc w:val="right"/>
      <w:pPr>
        <w:ind w:left="2156" w:hanging="180"/>
      </w:pPr>
    </w:lvl>
    <w:lvl w:ilvl="3" w:tplc="0C0A000F" w:tentative="1">
      <w:start w:val="1"/>
      <w:numFmt w:val="decimal"/>
      <w:lvlText w:val="%4."/>
      <w:lvlJc w:val="left"/>
      <w:pPr>
        <w:ind w:left="2876" w:hanging="360"/>
      </w:pPr>
    </w:lvl>
    <w:lvl w:ilvl="4" w:tplc="0C0A0019" w:tentative="1">
      <w:start w:val="1"/>
      <w:numFmt w:val="lowerLetter"/>
      <w:lvlText w:val="%5."/>
      <w:lvlJc w:val="left"/>
      <w:pPr>
        <w:ind w:left="3596" w:hanging="360"/>
      </w:pPr>
    </w:lvl>
    <w:lvl w:ilvl="5" w:tplc="0C0A001B" w:tentative="1">
      <w:start w:val="1"/>
      <w:numFmt w:val="lowerRoman"/>
      <w:lvlText w:val="%6."/>
      <w:lvlJc w:val="right"/>
      <w:pPr>
        <w:ind w:left="4316" w:hanging="180"/>
      </w:pPr>
    </w:lvl>
    <w:lvl w:ilvl="6" w:tplc="0C0A000F" w:tentative="1">
      <w:start w:val="1"/>
      <w:numFmt w:val="decimal"/>
      <w:lvlText w:val="%7."/>
      <w:lvlJc w:val="left"/>
      <w:pPr>
        <w:ind w:left="5036" w:hanging="360"/>
      </w:pPr>
    </w:lvl>
    <w:lvl w:ilvl="7" w:tplc="0C0A0019" w:tentative="1">
      <w:start w:val="1"/>
      <w:numFmt w:val="lowerLetter"/>
      <w:lvlText w:val="%8."/>
      <w:lvlJc w:val="left"/>
      <w:pPr>
        <w:ind w:left="5756" w:hanging="360"/>
      </w:pPr>
    </w:lvl>
    <w:lvl w:ilvl="8" w:tplc="0C0A001B" w:tentative="1">
      <w:start w:val="1"/>
      <w:numFmt w:val="lowerRoman"/>
      <w:lvlText w:val="%9."/>
      <w:lvlJc w:val="right"/>
      <w:pPr>
        <w:ind w:left="6476" w:hanging="180"/>
      </w:pPr>
    </w:lvl>
  </w:abstractNum>
  <w:abstractNum w:abstractNumId="110" w15:restartNumberingAfterBreak="0">
    <w:nsid w:val="6A435444"/>
    <w:multiLevelType w:val="hybridMultilevel"/>
    <w:tmpl w:val="25045080"/>
    <w:lvl w:ilvl="0" w:tplc="400A0017">
      <w:start w:val="1"/>
      <w:numFmt w:val="lowerLetter"/>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1" w15:restartNumberingAfterBreak="0">
    <w:nsid w:val="6B240678"/>
    <w:multiLevelType w:val="hybridMultilevel"/>
    <w:tmpl w:val="9C12C9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2" w15:restartNumberingAfterBreak="0">
    <w:nsid w:val="6C3626E4"/>
    <w:multiLevelType w:val="hybridMultilevel"/>
    <w:tmpl w:val="51E8B494"/>
    <w:lvl w:ilvl="0" w:tplc="C33A10DE">
      <w:start w:val="14"/>
      <w:numFmt w:val="decimal"/>
      <w:lvlText w:val="%1."/>
      <w:lvlJc w:val="left"/>
      <w:pPr>
        <w:ind w:left="716" w:hanging="360"/>
      </w:pPr>
      <w:rPr>
        <w:rFonts w:hint="default"/>
      </w:rPr>
    </w:lvl>
    <w:lvl w:ilvl="1" w:tplc="0C0A0019" w:tentative="1">
      <w:start w:val="1"/>
      <w:numFmt w:val="lowerLetter"/>
      <w:lvlText w:val="%2."/>
      <w:lvlJc w:val="left"/>
      <w:pPr>
        <w:ind w:left="1436" w:hanging="360"/>
      </w:pPr>
    </w:lvl>
    <w:lvl w:ilvl="2" w:tplc="0C0A001B" w:tentative="1">
      <w:start w:val="1"/>
      <w:numFmt w:val="lowerRoman"/>
      <w:lvlText w:val="%3."/>
      <w:lvlJc w:val="right"/>
      <w:pPr>
        <w:ind w:left="2156" w:hanging="180"/>
      </w:pPr>
    </w:lvl>
    <w:lvl w:ilvl="3" w:tplc="0C0A000F" w:tentative="1">
      <w:start w:val="1"/>
      <w:numFmt w:val="decimal"/>
      <w:lvlText w:val="%4."/>
      <w:lvlJc w:val="left"/>
      <w:pPr>
        <w:ind w:left="2876" w:hanging="360"/>
      </w:pPr>
    </w:lvl>
    <w:lvl w:ilvl="4" w:tplc="0C0A0019" w:tentative="1">
      <w:start w:val="1"/>
      <w:numFmt w:val="lowerLetter"/>
      <w:lvlText w:val="%5."/>
      <w:lvlJc w:val="left"/>
      <w:pPr>
        <w:ind w:left="3596" w:hanging="360"/>
      </w:pPr>
    </w:lvl>
    <w:lvl w:ilvl="5" w:tplc="0C0A001B" w:tentative="1">
      <w:start w:val="1"/>
      <w:numFmt w:val="lowerRoman"/>
      <w:lvlText w:val="%6."/>
      <w:lvlJc w:val="right"/>
      <w:pPr>
        <w:ind w:left="4316" w:hanging="180"/>
      </w:pPr>
    </w:lvl>
    <w:lvl w:ilvl="6" w:tplc="0C0A000F" w:tentative="1">
      <w:start w:val="1"/>
      <w:numFmt w:val="decimal"/>
      <w:lvlText w:val="%7."/>
      <w:lvlJc w:val="left"/>
      <w:pPr>
        <w:ind w:left="5036" w:hanging="360"/>
      </w:pPr>
    </w:lvl>
    <w:lvl w:ilvl="7" w:tplc="0C0A0019" w:tentative="1">
      <w:start w:val="1"/>
      <w:numFmt w:val="lowerLetter"/>
      <w:lvlText w:val="%8."/>
      <w:lvlJc w:val="left"/>
      <w:pPr>
        <w:ind w:left="5756" w:hanging="360"/>
      </w:pPr>
    </w:lvl>
    <w:lvl w:ilvl="8" w:tplc="0C0A001B" w:tentative="1">
      <w:start w:val="1"/>
      <w:numFmt w:val="lowerRoman"/>
      <w:lvlText w:val="%9."/>
      <w:lvlJc w:val="right"/>
      <w:pPr>
        <w:ind w:left="6476" w:hanging="180"/>
      </w:pPr>
    </w:lvl>
  </w:abstractNum>
  <w:abstractNum w:abstractNumId="113" w15:restartNumberingAfterBreak="0">
    <w:nsid w:val="6C5429B7"/>
    <w:multiLevelType w:val="hybridMultilevel"/>
    <w:tmpl w:val="16448D7A"/>
    <w:lvl w:ilvl="0" w:tplc="400A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4" w15:restartNumberingAfterBreak="0">
    <w:nsid w:val="6DA11A32"/>
    <w:multiLevelType w:val="hybridMultilevel"/>
    <w:tmpl w:val="5DEE0428"/>
    <w:lvl w:ilvl="0" w:tplc="400A0001">
      <w:start w:val="1"/>
      <w:numFmt w:val="bullet"/>
      <w:lvlText w:val=""/>
      <w:lvlJc w:val="left"/>
      <w:pPr>
        <w:ind w:left="1211" w:hanging="360"/>
      </w:pPr>
      <w:rPr>
        <w:rFonts w:ascii="Symbol" w:hAnsi="Symbol" w:hint="default"/>
      </w:rPr>
    </w:lvl>
    <w:lvl w:ilvl="1" w:tplc="400A000D">
      <w:start w:val="1"/>
      <w:numFmt w:val="bullet"/>
      <w:lvlText w:val=""/>
      <w:lvlJc w:val="left"/>
      <w:pPr>
        <w:ind w:left="1931" w:hanging="360"/>
      </w:pPr>
      <w:rPr>
        <w:rFonts w:ascii="Wingdings" w:hAnsi="Wingdings" w:hint="default"/>
      </w:rPr>
    </w:lvl>
    <w:lvl w:ilvl="2" w:tplc="400A0005" w:tentative="1">
      <w:start w:val="1"/>
      <w:numFmt w:val="bullet"/>
      <w:lvlText w:val=""/>
      <w:lvlJc w:val="left"/>
      <w:pPr>
        <w:ind w:left="2651" w:hanging="360"/>
      </w:pPr>
      <w:rPr>
        <w:rFonts w:ascii="Wingdings" w:hAnsi="Wingdings" w:hint="default"/>
      </w:rPr>
    </w:lvl>
    <w:lvl w:ilvl="3" w:tplc="400A0001" w:tentative="1">
      <w:start w:val="1"/>
      <w:numFmt w:val="bullet"/>
      <w:lvlText w:val=""/>
      <w:lvlJc w:val="left"/>
      <w:pPr>
        <w:ind w:left="3371" w:hanging="360"/>
      </w:pPr>
      <w:rPr>
        <w:rFonts w:ascii="Symbol" w:hAnsi="Symbol" w:hint="default"/>
      </w:rPr>
    </w:lvl>
    <w:lvl w:ilvl="4" w:tplc="400A0003" w:tentative="1">
      <w:start w:val="1"/>
      <w:numFmt w:val="bullet"/>
      <w:lvlText w:val="o"/>
      <w:lvlJc w:val="left"/>
      <w:pPr>
        <w:ind w:left="4091" w:hanging="360"/>
      </w:pPr>
      <w:rPr>
        <w:rFonts w:ascii="Courier New" w:hAnsi="Courier New" w:cs="Courier New" w:hint="default"/>
      </w:rPr>
    </w:lvl>
    <w:lvl w:ilvl="5" w:tplc="400A0005" w:tentative="1">
      <w:start w:val="1"/>
      <w:numFmt w:val="bullet"/>
      <w:lvlText w:val=""/>
      <w:lvlJc w:val="left"/>
      <w:pPr>
        <w:ind w:left="4811" w:hanging="360"/>
      </w:pPr>
      <w:rPr>
        <w:rFonts w:ascii="Wingdings" w:hAnsi="Wingdings" w:hint="default"/>
      </w:rPr>
    </w:lvl>
    <w:lvl w:ilvl="6" w:tplc="400A0001" w:tentative="1">
      <w:start w:val="1"/>
      <w:numFmt w:val="bullet"/>
      <w:lvlText w:val=""/>
      <w:lvlJc w:val="left"/>
      <w:pPr>
        <w:ind w:left="5531" w:hanging="360"/>
      </w:pPr>
      <w:rPr>
        <w:rFonts w:ascii="Symbol" w:hAnsi="Symbol" w:hint="default"/>
      </w:rPr>
    </w:lvl>
    <w:lvl w:ilvl="7" w:tplc="400A0003" w:tentative="1">
      <w:start w:val="1"/>
      <w:numFmt w:val="bullet"/>
      <w:lvlText w:val="o"/>
      <w:lvlJc w:val="left"/>
      <w:pPr>
        <w:ind w:left="6251" w:hanging="360"/>
      </w:pPr>
      <w:rPr>
        <w:rFonts w:ascii="Courier New" w:hAnsi="Courier New" w:cs="Courier New" w:hint="default"/>
      </w:rPr>
    </w:lvl>
    <w:lvl w:ilvl="8" w:tplc="400A0005" w:tentative="1">
      <w:start w:val="1"/>
      <w:numFmt w:val="bullet"/>
      <w:lvlText w:val=""/>
      <w:lvlJc w:val="left"/>
      <w:pPr>
        <w:ind w:left="6971" w:hanging="360"/>
      </w:pPr>
      <w:rPr>
        <w:rFonts w:ascii="Wingdings" w:hAnsi="Wingdings" w:hint="default"/>
      </w:rPr>
    </w:lvl>
  </w:abstractNum>
  <w:abstractNum w:abstractNumId="115" w15:restartNumberingAfterBreak="0">
    <w:nsid w:val="6EAC0B0E"/>
    <w:multiLevelType w:val="hybridMultilevel"/>
    <w:tmpl w:val="94064480"/>
    <w:lvl w:ilvl="0" w:tplc="400A0001">
      <w:start w:val="1"/>
      <w:numFmt w:val="bullet"/>
      <w:lvlText w:val=""/>
      <w:lvlJc w:val="left"/>
      <w:pPr>
        <w:ind w:left="1083" w:hanging="360"/>
      </w:pPr>
      <w:rPr>
        <w:rFonts w:ascii="Symbol" w:hAnsi="Symbol" w:hint="default"/>
      </w:rPr>
    </w:lvl>
    <w:lvl w:ilvl="1" w:tplc="400A0003" w:tentative="1">
      <w:start w:val="1"/>
      <w:numFmt w:val="bullet"/>
      <w:lvlText w:val="o"/>
      <w:lvlJc w:val="left"/>
      <w:pPr>
        <w:ind w:left="1803" w:hanging="360"/>
      </w:pPr>
      <w:rPr>
        <w:rFonts w:ascii="Courier New" w:hAnsi="Courier New" w:cs="Courier New" w:hint="default"/>
      </w:rPr>
    </w:lvl>
    <w:lvl w:ilvl="2" w:tplc="400A0005" w:tentative="1">
      <w:start w:val="1"/>
      <w:numFmt w:val="bullet"/>
      <w:lvlText w:val=""/>
      <w:lvlJc w:val="left"/>
      <w:pPr>
        <w:ind w:left="2523" w:hanging="360"/>
      </w:pPr>
      <w:rPr>
        <w:rFonts w:ascii="Wingdings" w:hAnsi="Wingdings" w:hint="default"/>
      </w:rPr>
    </w:lvl>
    <w:lvl w:ilvl="3" w:tplc="400A0001" w:tentative="1">
      <w:start w:val="1"/>
      <w:numFmt w:val="bullet"/>
      <w:lvlText w:val=""/>
      <w:lvlJc w:val="left"/>
      <w:pPr>
        <w:ind w:left="3243" w:hanging="360"/>
      </w:pPr>
      <w:rPr>
        <w:rFonts w:ascii="Symbol" w:hAnsi="Symbol" w:hint="default"/>
      </w:rPr>
    </w:lvl>
    <w:lvl w:ilvl="4" w:tplc="400A0003" w:tentative="1">
      <w:start w:val="1"/>
      <w:numFmt w:val="bullet"/>
      <w:lvlText w:val="o"/>
      <w:lvlJc w:val="left"/>
      <w:pPr>
        <w:ind w:left="3963" w:hanging="360"/>
      </w:pPr>
      <w:rPr>
        <w:rFonts w:ascii="Courier New" w:hAnsi="Courier New" w:cs="Courier New" w:hint="default"/>
      </w:rPr>
    </w:lvl>
    <w:lvl w:ilvl="5" w:tplc="400A0005" w:tentative="1">
      <w:start w:val="1"/>
      <w:numFmt w:val="bullet"/>
      <w:lvlText w:val=""/>
      <w:lvlJc w:val="left"/>
      <w:pPr>
        <w:ind w:left="4683" w:hanging="360"/>
      </w:pPr>
      <w:rPr>
        <w:rFonts w:ascii="Wingdings" w:hAnsi="Wingdings" w:hint="default"/>
      </w:rPr>
    </w:lvl>
    <w:lvl w:ilvl="6" w:tplc="400A0001" w:tentative="1">
      <w:start w:val="1"/>
      <w:numFmt w:val="bullet"/>
      <w:lvlText w:val=""/>
      <w:lvlJc w:val="left"/>
      <w:pPr>
        <w:ind w:left="5403" w:hanging="360"/>
      </w:pPr>
      <w:rPr>
        <w:rFonts w:ascii="Symbol" w:hAnsi="Symbol" w:hint="default"/>
      </w:rPr>
    </w:lvl>
    <w:lvl w:ilvl="7" w:tplc="400A0003" w:tentative="1">
      <w:start w:val="1"/>
      <w:numFmt w:val="bullet"/>
      <w:lvlText w:val="o"/>
      <w:lvlJc w:val="left"/>
      <w:pPr>
        <w:ind w:left="6123" w:hanging="360"/>
      </w:pPr>
      <w:rPr>
        <w:rFonts w:ascii="Courier New" w:hAnsi="Courier New" w:cs="Courier New" w:hint="default"/>
      </w:rPr>
    </w:lvl>
    <w:lvl w:ilvl="8" w:tplc="400A0005" w:tentative="1">
      <w:start w:val="1"/>
      <w:numFmt w:val="bullet"/>
      <w:lvlText w:val=""/>
      <w:lvlJc w:val="left"/>
      <w:pPr>
        <w:ind w:left="6843" w:hanging="360"/>
      </w:pPr>
      <w:rPr>
        <w:rFonts w:ascii="Wingdings" w:hAnsi="Wingdings" w:hint="default"/>
      </w:rPr>
    </w:lvl>
  </w:abstractNum>
  <w:abstractNum w:abstractNumId="116" w15:restartNumberingAfterBreak="0">
    <w:nsid w:val="6EC96C14"/>
    <w:multiLevelType w:val="hybridMultilevel"/>
    <w:tmpl w:val="4DA04766"/>
    <w:lvl w:ilvl="0" w:tplc="400A0017">
      <w:start w:val="1"/>
      <w:numFmt w:val="lowerLetter"/>
      <w:lvlText w:val="%1)"/>
      <w:lvlJc w:val="left"/>
      <w:pPr>
        <w:ind w:left="1788" w:hanging="360"/>
      </w:pPr>
      <w:rPr>
        <w:rFonts w:hint="default"/>
      </w:rPr>
    </w:lvl>
    <w:lvl w:ilvl="1" w:tplc="400A0003" w:tentative="1">
      <w:start w:val="1"/>
      <w:numFmt w:val="bullet"/>
      <w:lvlText w:val="o"/>
      <w:lvlJc w:val="left"/>
      <w:pPr>
        <w:ind w:left="2508" w:hanging="360"/>
      </w:pPr>
      <w:rPr>
        <w:rFonts w:ascii="Courier New" w:hAnsi="Courier New" w:cs="Courier New" w:hint="default"/>
      </w:rPr>
    </w:lvl>
    <w:lvl w:ilvl="2" w:tplc="400A0005" w:tentative="1">
      <w:start w:val="1"/>
      <w:numFmt w:val="bullet"/>
      <w:lvlText w:val=""/>
      <w:lvlJc w:val="left"/>
      <w:pPr>
        <w:ind w:left="3228" w:hanging="360"/>
      </w:pPr>
      <w:rPr>
        <w:rFonts w:ascii="Wingdings" w:hAnsi="Wingdings" w:hint="default"/>
      </w:rPr>
    </w:lvl>
    <w:lvl w:ilvl="3" w:tplc="400A0001" w:tentative="1">
      <w:start w:val="1"/>
      <w:numFmt w:val="bullet"/>
      <w:lvlText w:val=""/>
      <w:lvlJc w:val="left"/>
      <w:pPr>
        <w:ind w:left="3948" w:hanging="360"/>
      </w:pPr>
      <w:rPr>
        <w:rFonts w:ascii="Symbol" w:hAnsi="Symbol" w:hint="default"/>
      </w:rPr>
    </w:lvl>
    <w:lvl w:ilvl="4" w:tplc="400A0003" w:tentative="1">
      <w:start w:val="1"/>
      <w:numFmt w:val="bullet"/>
      <w:lvlText w:val="o"/>
      <w:lvlJc w:val="left"/>
      <w:pPr>
        <w:ind w:left="4668" w:hanging="360"/>
      </w:pPr>
      <w:rPr>
        <w:rFonts w:ascii="Courier New" w:hAnsi="Courier New" w:cs="Courier New" w:hint="default"/>
      </w:rPr>
    </w:lvl>
    <w:lvl w:ilvl="5" w:tplc="400A0005" w:tentative="1">
      <w:start w:val="1"/>
      <w:numFmt w:val="bullet"/>
      <w:lvlText w:val=""/>
      <w:lvlJc w:val="left"/>
      <w:pPr>
        <w:ind w:left="5388" w:hanging="360"/>
      </w:pPr>
      <w:rPr>
        <w:rFonts w:ascii="Wingdings" w:hAnsi="Wingdings" w:hint="default"/>
      </w:rPr>
    </w:lvl>
    <w:lvl w:ilvl="6" w:tplc="400A0001" w:tentative="1">
      <w:start w:val="1"/>
      <w:numFmt w:val="bullet"/>
      <w:lvlText w:val=""/>
      <w:lvlJc w:val="left"/>
      <w:pPr>
        <w:ind w:left="6108" w:hanging="360"/>
      </w:pPr>
      <w:rPr>
        <w:rFonts w:ascii="Symbol" w:hAnsi="Symbol" w:hint="default"/>
      </w:rPr>
    </w:lvl>
    <w:lvl w:ilvl="7" w:tplc="400A0003" w:tentative="1">
      <w:start w:val="1"/>
      <w:numFmt w:val="bullet"/>
      <w:lvlText w:val="o"/>
      <w:lvlJc w:val="left"/>
      <w:pPr>
        <w:ind w:left="6828" w:hanging="360"/>
      </w:pPr>
      <w:rPr>
        <w:rFonts w:ascii="Courier New" w:hAnsi="Courier New" w:cs="Courier New" w:hint="default"/>
      </w:rPr>
    </w:lvl>
    <w:lvl w:ilvl="8" w:tplc="400A0005" w:tentative="1">
      <w:start w:val="1"/>
      <w:numFmt w:val="bullet"/>
      <w:lvlText w:val=""/>
      <w:lvlJc w:val="left"/>
      <w:pPr>
        <w:ind w:left="7548" w:hanging="360"/>
      </w:pPr>
      <w:rPr>
        <w:rFonts w:ascii="Wingdings" w:hAnsi="Wingdings" w:hint="default"/>
      </w:rPr>
    </w:lvl>
  </w:abstractNum>
  <w:abstractNum w:abstractNumId="117" w15:restartNumberingAfterBreak="0">
    <w:nsid w:val="73E1480A"/>
    <w:multiLevelType w:val="hybridMultilevel"/>
    <w:tmpl w:val="C78CFF7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8" w15:restartNumberingAfterBreak="0">
    <w:nsid w:val="74E126E1"/>
    <w:multiLevelType w:val="hybridMultilevel"/>
    <w:tmpl w:val="785E1BB0"/>
    <w:lvl w:ilvl="0" w:tplc="400A0001">
      <w:start w:val="1"/>
      <w:numFmt w:val="bullet"/>
      <w:lvlText w:val=""/>
      <w:lvlJc w:val="left"/>
      <w:pPr>
        <w:ind w:left="1068" w:hanging="360"/>
      </w:pPr>
      <w:rPr>
        <w:rFonts w:ascii="Symbol" w:hAnsi="Symbol" w:hint="default"/>
      </w:rPr>
    </w:lvl>
    <w:lvl w:ilvl="1" w:tplc="898AE9F6">
      <w:numFmt w:val="bullet"/>
      <w:lvlText w:val="-"/>
      <w:lvlJc w:val="left"/>
      <w:pPr>
        <w:ind w:left="1788" w:hanging="360"/>
      </w:pPr>
      <w:rPr>
        <w:rFonts w:ascii="Univers 45 Light" w:eastAsia="Times New Roman" w:hAnsi="Univers 45 Light" w:cs="Times New Roman" w:hint="default"/>
      </w:rPr>
    </w:lvl>
    <w:lvl w:ilvl="2" w:tplc="400A0005" w:tentative="1">
      <w:start w:val="1"/>
      <w:numFmt w:val="bullet"/>
      <w:lvlText w:val=""/>
      <w:lvlJc w:val="left"/>
      <w:pPr>
        <w:ind w:left="2508" w:hanging="360"/>
      </w:pPr>
      <w:rPr>
        <w:rFonts w:ascii="Wingdings" w:hAnsi="Wingdings" w:hint="default"/>
      </w:rPr>
    </w:lvl>
    <w:lvl w:ilvl="3" w:tplc="400A0001" w:tentative="1">
      <w:start w:val="1"/>
      <w:numFmt w:val="bullet"/>
      <w:lvlText w:val=""/>
      <w:lvlJc w:val="left"/>
      <w:pPr>
        <w:ind w:left="3228" w:hanging="360"/>
      </w:pPr>
      <w:rPr>
        <w:rFonts w:ascii="Symbol" w:hAnsi="Symbol" w:hint="default"/>
      </w:rPr>
    </w:lvl>
    <w:lvl w:ilvl="4" w:tplc="400A0003" w:tentative="1">
      <w:start w:val="1"/>
      <w:numFmt w:val="bullet"/>
      <w:lvlText w:val="o"/>
      <w:lvlJc w:val="left"/>
      <w:pPr>
        <w:ind w:left="3948" w:hanging="360"/>
      </w:pPr>
      <w:rPr>
        <w:rFonts w:ascii="Courier New" w:hAnsi="Courier New" w:cs="Courier New" w:hint="default"/>
      </w:rPr>
    </w:lvl>
    <w:lvl w:ilvl="5" w:tplc="400A0005" w:tentative="1">
      <w:start w:val="1"/>
      <w:numFmt w:val="bullet"/>
      <w:lvlText w:val=""/>
      <w:lvlJc w:val="left"/>
      <w:pPr>
        <w:ind w:left="4668" w:hanging="360"/>
      </w:pPr>
      <w:rPr>
        <w:rFonts w:ascii="Wingdings" w:hAnsi="Wingdings" w:hint="default"/>
      </w:rPr>
    </w:lvl>
    <w:lvl w:ilvl="6" w:tplc="400A0001" w:tentative="1">
      <w:start w:val="1"/>
      <w:numFmt w:val="bullet"/>
      <w:lvlText w:val=""/>
      <w:lvlJc w:val="left"/>
      <w:pPr>
        <w:ind w:left="5388" w:hanging="360"/>
      </w:pPr>
      <w:rPr>
        <w:rFonts w:ascii="Symbol" w:hAnsi="Symbol" w:hint="default"/>
      </w:rPr>
    </w:lvl>
    <w:lvl w:ilvl="7" w:tplc="400A0003" w:tentative="1">
      <w:start w:val="1"/>
      <w:numFmt w:val="bullet"/>
      <w:lvlText w:val="o"/>
      <w:lvlJc w:val="left"/>
      <w:pPr>
        <w:ind w:left="6108" w:hanging="360"/>
      </w:pPr>
      <w:rPr>
        <w:rFonts w:ascii="Courier New" w:hAnsi="Courier New" w:cs="Courier New" w:hint="default"/>
      </w:rPr>
    </w:lvl>
    <w:lvl w:ilvl="8" w:tplc="400A0005" w:tentative="1">
      <w:start w:val="1"/>
      <w:numFmt w:val="bullet"/>
      <w:lvlText w:val=""/>
      <w:lvlJc w:val="left"/>
      <w:pPr>
        <w:ind w:left="6828" w:hanging="360"/>
      </w:pPr>
      <w:rPr>
        <w:rFonts w:ascii="Wingdings" w:hAnsi="Wingdings" w:hint="default"/>
      </w:rPr>
    </w:lvl>
  </w:abstractNum>
  <w:abstractNum w:abstractNumId="119" w15:restartNumberingAfterBreak="0">
    <w:nsid w:val="74E6715E"/>
    <w:multiLevelType w:val="hybridMultilevel"/>
    <w:tmpl w:val="701A2626"/>
    <w:lvl w:ilvl="0" w:tplc="3D0E9804">
      <w:start w:val="1"/>
      <w:numFmt w:val="decimal"/>
      <w:lvlText w:val="%1."/>
      <w:lvlJc w:val="left"/>
      <w:pPr>
        <w:ind w:left="720" w:hanging="360"/>
      </w:pPr>
      <w:rPr>
        <w:rFonts w:hint="default"/>
        <w:b/>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0" w15:restartNumberingAfterBreak="0">
    <w:nsid w:val="76E329E8"/>
    <w:multiLevelType w:val="hybridMultilevel"/>
    <w:tmpl w:val="F08CD8F2"/>
    <w:lvl w:ilvl="0" w:tplc="A99E7EEE">
      <w:start w:val="3"/>
      <w:numFmt w:val="upperRoman"/>
      <w:lvlText w:val="%1."/>
      <w:lvlJc w:val="left"/>
      <w:pPr>
        <w:ind w:left="1080" w:hanging="72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1" w15:restartNumberingAfterBreak="0">
    <w:nsid w:val="76F86CB0"/>
    <w:multiLevelType w:val="hybridMultilevel"/>
    <w:tmpl w:val="BC4C354C"/>
    <w:lvl w:ilvl="0" w:tplc="DA2C83E2">
      <w:start w:val="1"/>
      <w:numFmt w:val="bullet"/>
      <w:lvlText w:val="-"/>
      <w:lvlJc w:val="left"/>
      <w:pPr>
        <w:ind w:left="1440" w:hanging="360"/>
      </w:pPr>
      <w:rPr>
        <w:rFonts w:ascii="Arial" w:hAnsi="Aria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22" w15:restartNumberingAfterBreak="0">
    <w:nsid w:val="7715437D"/>
    <w:multiLevelType w:val="hybridMultilevel"/>
    <w:tmpl w:val="B636C8C2"/>
    <w:lvl w:ilvl="0" w:tplc="400A000F">
      <w:start w:val="1"/>
      <w:numFmt w:val="decimal"/>
      <w:lvlText w:val="%1."/>
      <w:lvlJc w:val="left"/>
      <w:pPr>
        <w:ind w:left="360" w:hanging="360"/>
      </w:pPr>
      <w:rPr>
        <w:rFont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3" w15:restartNumberingAfterBreak="0">
    <w:nsid w:val="786C2119"/>
    <w:multiLevelType w:val="hybridMultilevel"/>
    <w:tmpl w:val="E0802F46"/>
    <w:lvl w:ilvl="0" w:tplc="DF26335E">
      <w:start w:val="1"/>
      <w:numFmt w:val="lowerLetter"/>
      <w:lvlText w:val="%1)"/>
      <w:lvlJc w:val="left"/>
      <w:pPr>
        <w:ind w:left="720" w:hanging="360"/>
      </w:pPr>
      <w:rPr>
        <w:b w:val="0"/>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4" w15:restartNumberingAfterBreak="0">
    <w:nsid w:val="78CC0891"/>
    <w:multiLevelType w:val="hybridMultilevel"/>
    <w:tmpl w:val="A44C7438"/>
    <w:lvl w:ilvl="0" w:tplc="400A0001">
      <w:start w:val="1"/>
      <w:numFmt w:val="bullet"/>
      <w:lvlText w:val=""/>
      <w:lvlJc w:val="left"/>
      <w:pPr>
        <w:ind w:left="2136" w:hanging="360"/>
      </w:pPr>
      <w:rPr>
        <w:rFonts w:ascii="Symbol" w:hAnsi="Symbol" w:hint="default"/>
      </w:rPr>
    </w:lvl>
    <w:lvl w:ilvl="1" w:tplc="400A0003">
      <w:start w:val="1"/>
      <w:numFmt w:val="bullet"/>
      <w:lvlText w:val="o"/>
      <w:lvlJc w:val="left"/>
      <w:pPr>
        <w:ind w:left="2856" w:hanging="360"/>
      </w:pPr>
      <w:rPr>
        <w:rFonts w:ascii="Courier New" w:hAnsi="Courier New" w:cs="Courier New" w:hint="default"/>
      </w:rPr>
    </w:lvl>
    <w:lvl w:ilvl="2" w:tplc="400A0005" w:tentative="1">
      <w:start w:val="1"/>
      <w:numFmt w:val="bullet"/>
      <w:lvlText w:val=""/>
      <w:lvlJc w:val="left"/>
      <w:pPr>
        <w:ind w:left="3576" w:hanging="360"/>
      </w:pPr>
      <w:rPr>
        <w:rFonts w:ascii="Wingdings" w:hAnsi="Wingdings" w:hint="default"/>
      </w:rPr>
    </w:lvl>
    <w:lvl w:ilvl="3" w:tplc="400A0001" w:tentative="1">
      <w:start w:val="1"/>
      <w:numFmt w:val="bullet"/>
      <w:lvlText w:val=""/>
      <w:lvlJc w:val="left"/>
      <w:pPr>
        <w:ind w:left="4296" w:hanging="360"/>
      </w:pPr>
      <w:rPr>
        <w:rFonts w:ascii="Symbol" w:hAnsi="Symbol" w:hint="default"/>
      </w:rPr>
    </w:lvl>
    <w:lvl w:ilvl="4" w:tplc="400A0003" w:tentative="1">
      <w:start w:val="1"/>
      <w:numFmt w:val="bullet"/>
      <w:lvlText w:val="o"/>
      <w:lvlJc w:val="left"/>
      <w:pPr>
        <w:ind w:left="5016" w:hanging="360"/>
      </w:pPr>
      <w:rPr>
        <w:rFonts w:ascii="Courier New" w:hAnsi="Courier New" w:cs="Courier New" w:hint="default"/>
      </w:rPr>
    </w:lvl>
    <w:lvl w:ilvl="5" w:tplc="400A0005" w:tentative="1">
      <w:start w:val="1"/>
      <w:numFmt w:val="bullet"/>
      <w:lvlText w:val=""/>
      <w:lvlJc w:val="left"/>
      <w:pPr>
        <w:ind w:left="5736" w:hanging="360"/>
      </w:pPr>
      <w:rPr>
        <w:rFonts w:ascii="Wingdings" w:hAnsi="Wingdings" w:hint="default"/>
      </w:rPr>
    </w:lvl>
    <w:lvl w:ilvl="6" w:tplc="400A0001" w:tentative="1">
      <w:start w:val="1"/>
      <w:numFmt w:val="bullet"/>
      <w:lvlText w:val=""/>
      <w:lvlJc w:val="left"/>
      <w:pPr>
        <w:ind w:left="6456" w:hanging="360"/>
      </w:pPr>
      <w:rPr>
        <w:rFonts w:ascii="Symbol" w:hAnsi="Symbol" w:hint="default"/>
      </w:rPr>
    </w:lvl>
    <w:lvl w:ilvl="7" w:tplc="400A0003" w:tentative="1">
      <w:start w:val="1"/>
      <w:numFmt w:val="bullet"/>
      <w:lvlText w:val="o"/>
      <w:lvlJc w:val="left"/>
      <w:pPr>
        <w:ind w:left="7176" w:hanging="360"/>
      </w:pPr>
      <w:rPr>
        <w:rFonts w:ascii="Courier New" w:hAnsi="Courier New" w:cs="Courier New" w:hint="default"/>
      </w:rPr>
    </w:lvl>
    <w:lvl w:ilvl="8" w:tplc="400A0005" w:tentative="1">
      <w:start w:val="1"/>
      <w:numFmt w:val="bullet"/>
      <w:lvlText w:val=""/>
      <w:lvlJc w:val="left"/>
      <w:pPr>
        <w:ind w:left="7896" w:hanging="360"/>
      </w:pPr>
      <w:rPr>
        <w:rFonts w:ascii="Wingdings" w:hAnsi="Wingdings" w:hint="default"/>
      </w:rPr>
    </w:lvl>
  </w:abstractNum>
  <w:abstractNum w:abstractNumId="125" w15:restartNumberingAfterBreak="0">
    <w:nsid w:val="79033EB6"/>
    <w:multiLevelType w:val="hybridMultilevel"/>
    <w:tmpl w:val="B9C44860"/>
    <w:lvl w:ilvl="0" w:tplc="B60EE84E">
      <w:numFmt w:val="bullet"/>
      <w:lvlText w:val="-"/>
      <w:lvlJc w:val="left"/>
      <w:pPr>
        <w:ind w:left="1080" w:hanging="360"/>
      </w:pPr>
      <w:rPr>
        <w:rFonts w:ascii="Univers 45 Light" w:eastAsia="Times New Roman" w:hAnsi="Univers 45 Light" w:cs="Times New Roman" w:hint="default"/>
        <w:color w:val="auto"/>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26" w15:restartNumberingAfterBreak="0">
    <w:nsid w:val="79CB2D1D"/>
    <w:multiLevelType w:val="hybridMultilevel"/>
    <w:tmpl w:val="F9B65128"/>
    <w:lvl w:ilvl="0" w:tplc="400A001B">
      <w:start w:val="1"/>
      <w:numFmt w:val="lowerRoman"/>
      <w:lvlText w:val="%1."/>
      <w:lvlJc w:val="right"/>
      <w:pPr>
        <w:ind w:left="1026" w:hanging="360"/>
      </w:pPr>
      <w:rPr>
        <w:rFonts w:hint="default"/>
      </w:rPr>
    </w:lvl>
    <w:lvl w:ilvl="1" w:tplc="0C0A0019" w:tentative="1">
      <w:start w:val="1"/>
      <w:numFmt w:val="lowerLetter"/>
      <w:lvlText w:val="%2."/>
      <w:lvlJc w:val="left"/>
      <w:pPr>
        <w:ind w:left="1746" w:hanging="360"/>
      </w:pPr>
    </w:lvl>
    <w:lvl w:ilvl="2" w:tplc="0C0A001B" w:tentative="1">
      <w:start w:val="1"/>
      <w:numFmt w:val="lowerRoman"/>
      <w:lvlText w:val="%3."/>
      <w:lvlJc w:val="right"/>
      <w:pPr>
        <w:ind w:left="2466" w:hanging="180"/>
      </w:pPr>
    </w:lvl>
    <w:lvl w:ilvl="3" w:tplc="0C0A000F" w:tentative="1">
      <w:start w:val="1"/>
      <w:numFmt w:val="decimal"/>
      <w:lvlText w:val="%4."/>
      <w:lvlJc w:val="left"/>
      <w:pPr>
        <w:ind w:left="3186" w:hanging="360"/>
      </w:pPr>
    </w:lvl>
    <w:lvl w:ilvl="4" w:tplc="0C0A0019" w:tentative="1">
      <w:start w:val="1"/>
      <w:numFmt w:val="lowerLetter"/>
      <w:lvlText w:val="%5."/>
      <w:lvlJc w:val="left"/>
      <w:pPr>
        <w:ind w:left="3906" w:hanging="360"/>
      </w:pPr>
    </w:lvl>
    <w:lvl w:ilvl="5" w:tplc="0C0A001B" w:tentative="1">
      <w:start w:val="1"/>
      <w:numFmt w:val="lowerRoman"/>
      <w:lvlText w:val="%6."/>
      <w:lvlJc w:val="right"/>
      <w:pPr>
        <w:ind w:left="4626" w:hanging="180"/>
      </w:pPr>
    </w:lvl>
    <w:lvl w:ilvl="6" w:tplc="0C0A000F" w:tentative="1">
      <w:start w:val="1"/>
      <w:numFmt w:val="decimal"/>
      <w:lvlText w:val="%7."/>
      <w:lvlJc w:val="left"/>
      <w:pPr>
        <w:ind w:left="5346" w:hanging="360"/>
      </w:pPr>
    </w:lvl>
    <w:lvl w:ilvl="7" w:tplc="0C0A0019" w:tentative="1">
      <w:start w:val="1"/>
      <w:numFmt w:val="lowerLetter"/>
      <w:lvlText w:val="%8."/>
      <w:lvlJc w:val="left"/>
      <w:pPr>
        <w:ind w:left="6066" w:hanging="360"/>
      </w:pPr>
    </w:lvl>
    <w:lvl w:ilvl="8" w:tplc="0C0A001B" w:tentative="1">
      <w:start w:val="1"/>
      <w:numFmt w:val="lowerRoman"/>
      <w:lvlText w:val="%9."/>
      <w:lvlJc w:val="right"/>
      <w:pPr>
        <w:ind w:left="6786" w:hanging="180"/>
      </w:pPr>
    </w:lvl>
  </w:abstractNum>
  <w:abstractNum w:abstractNumId="127" w15:restartNumberingAfterBreak="0">
    <w:nsid w:val="7AEE51DD"/>
    <w:multiLevelType w:val="hybridMultilevel"/>
    <w:tmpl w:val="99780164"/>
    <w:lvl w:ilvl="0" w:tplc="400A0017">
      <w:start w:val="1"/>
      <w:numFmt w:val="lowerLetter"/>
      <w:lvlText w:val="%1)"/>
      <w:lvlJc w:val="left"/>
      <w:pPr>
        <w:ind w:left="1440" w:hanging="72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128" w15:restartNumberingAfterBreak="0">
    <w:nsid w:val="7E165B7D"/>
    <w:multiLevelType w:val="hybridMultilevel"/>
    <w:tmpl w:val="6FA2FBFE"/>
    <w:lvl w:ilvl="0" w:tplc="400A001B">
      <w:start w:val="1"/>
      <w:numFmt w:val="lowerRoman"/>
      <w:lvlText w:val="%1."/>
      <w:lvlJc w:val="right"/>
      <w:pPr>
        <w:ind w:left="1428" w:hanging="360"/>
      </w:pPr>
    </w:lvl>
    <w:lvl w:ilvl="1" w:tplc="400A0019" w:tentative="1">
      <w:start w:val="1"/>
      <w:numFmt w:val="lowerLetter"/>
      <w:lvlText w:val="%2."/>
      <w:lvlJc w:val="left"/>
      <w:pPr>
        <w:ind w:left="2148" w:hanging="360"/>
      </w:pPr>
    </w:lvl>
    <w:lvl w:ilvl="2" w:tplc="400A001B" w:tentative="1">
      <w:start w:val="1"/>
      <w:numFmt w:val="lowerRoman"/>
      <w:lvlText w:val="%3."/>
      <w:lvlJc w:val="right"/>
      <w:pPr>
        <w:ind w:left="2868" w:hanging="180"/>
      </w:pPr>
    </w:lvl>
    <w:lvl w:ilvl="3" w:tplc="400A000F" w:tentative="1">
      <w:start w:val="1"/>
      <w:numFmt w:val="decimal"/>
      <w:lvlText w:val="%4."/>
      <w:lvlJc w:val="left"/>
      <w:pPr>
        <w:ind w:left="3588" w:hanging="360"/>
      </w:pPr>
    </w:lvl>
    <w:lvl w:ilvl="4" w:tplc="400A0019" w:tentative="1">
      <w:start w:val="1"/>
      <w:numFmt w:val="lowerLetter"/>
      <w:lvlText w:val="%5."/>
      <w:lvlJc w:val="left"/>
      <w:pPr>
        <w:ind w:left="4308" w:hanging="360"/>
      </w:pPr>
    </w:lvl>
    <w:lvl w:ilvl="5" w:tplc="400A001B" w:tentative="1">
      <w:start w:val="1"/>
      <w:numFmt w:val="lowerRoman"/>
      <w:lvlText w:val="%6."/>
      <w:lvlJc w:val="right"/>
      <w:pPr>
        <w:ind w:left="5028" w:hanging="180"/>
      </w:pPr>
    </w:lvl>
    <w:lvl w:ilvl="6" w:tplc="400A000F" w:tentative="1">
      <w:start w:val="1"/>
      <w:numFmt w:val="decimal"/>
      <w:lvlText w:val="%7."/>
      <w:lvlJc w:val="left"/>
      <w:pPr>
        <w:ind w:left="5748" w:hanging="360"/>
      </w:pPr>
    </w:lvl>
    <w:lvl w:ilvl="7" w:tplc="400A0019" w:tentative="1">
      <w:start w:val="1"/>
      <w:numFmt w:val="lowerLetter"/>
      <w:lvlText w:val="%8."/>
      <w:lvlJc w:val="left"/>
      <w:pPr>
        <w:ind w:left="6468" w:hanging="360"/>
      </w:pPr>
    </w:lvl>
    <w:lvl w:ilvl="8" w:tplc="400A001B" w:tentative="1">
      <w:start w:val="1"/>
      <w:numFmt w:val="lowerRoman"/>
      <w:lvlText w:val="%9."/>
      <w:lvlJc w:val="right"/>
      <w:pPr>
        <w:ind w:left="7188" w:hanging="180"/>
      </w:pPr>
    </w:lvl>
  </w:abstractNum>
  <w:abstractNum w:abstractNumId="129" w15:restartNumberingAfterBreak="0">
    <w:nsid w:val="7E6950BA"/>
    <w:multiLevelType w:val="multilevel"/>
    <w:tmpl w:val="5212E59E"/>
    <w:lvl w:ilvl="0">
      <w:start w:val="2"/>
      <w:numFmt w:val="upperRoman"/>
      <w:lvlText w:val="%1."/>
      <w:lvlJc w:val="left"/>
      <w:rPr>
        <w:rFonts w:ascii="Univers 45 Light" w:hAnsi="Univers 45 Light"/>
        <w:b w:val="0"/>
        <w:i w:val="0"/>
      </w:rPr>
    </w:lvl>
    <w:lvl w:ilvl="1">
      <w:start w:val="1"/>
      <w:numFmt w:val="lowerLetter"/>
      <w:lvlText w:val="%2."/>
      <w:lvlJc w:val="left"/>
    </w:lvl>
    <w:lvl w:ilvl="2">
      <w:start w:val="1"/>
      <w:numFmt w:val="lowerLetter"/>
      <w:lvlText w:val="%3)"/>
      <w:lvlJc w:val="left"/>
    </w:lvl>
    <w:lvl w:ilvl="3">
      <w:start w:val="1"/>
      <w:numFmt w:val="decimal"/>
      <w:lvlText w:val="%4."/>
      <w:lvlJc w:val="left"/>
    </w:lvl>
    <w:lvl w:ilvl="4">
      <w:start w:val="1"/>
      <w:numFmt w:val="lowerLetter"/>
      <w:lvlText w:val="%5."/>
      <w:lvlJc w:val="left"/>
    </w:lvl>
    <w:lvl w:ilvl="5">
      <w:start w:val="1"/>
      <w:numFmt w:val="lowerRoman"/>
      <w:lvlText w:val="%6."/>
      <w:lvlJc w:val="right"/>
    </w:lvl>
    <w:lvl w:ilvl="6">
      <w:start w:val="1"/>
      <w:numFmt w:val="decimal"/>
      <w:lvlText w:val="%7."/>
      <w:lvlJc w:val="left"/>
    </w:lvl>
    <w:lvl w:ilvl="7">
      <w:start w:val="1"/>
      <w:numFmt w:val="lowerLetter"/>
      <w:lvlText w:val="%8."/>
      <w:lvlJc w:val="left"/>
    </w:lvl>
    <w:lvl w:ilvl="8">
      <w:start w:val="1"/>
      <w:numFmt w:val="lowerRoman"/>
      <w:lvlText w:val="%9."/>
      <w:lvlJc w:val="right"/>
    </w:lvl>
  </w:abstractNum>
  <w:num w:numId="1">
    <w:abstractNumId w:val="73"/>
  </w:num>
  <w:num w:numId="2">
    <w:abstractNumId w:val="0"/>
  </w:num>
  <w:num w:numId="3">
    <w:abstractNumId w:val="63"/>
  </w:num>
  <w:num w:numId="4">
    <w:abstractNumId w:val="60"/>
  </w:num>
  <w:num w:numId="5">
    <w:abstractNumId w:val="2"/>
  </w:num>
  <w:num w:numId="6">
    <w:abstractNumId w:val="51"/>
  </w:num>
  <w:num w:numId="7">
    <w:abstractNumId w:val="82"/>
  </w:num>
  <w:num w:numId="8">
    <w:abstractNumId w:val="16"/>
  </w:num>
  <w:num w:numId="9">
    <w:abstractNumId w:val="3"/>
  </w:num>
  <w:num w:numId="10">
    <w:abstractNumId w:val="44"/>
  </w:num>
  <w:num w:numId="11">
    <w:abstractNumId w:val="53"/>
  </w:num>
  <w:num w:numId="12">
    <w:abstractNumId w:val="7"/>
  </w:num>
  <w:num w:numId="13">
    <w:abstractNumId w:val="116"/>
  </w:num>
  <w:num w:numId="14">
    <w:abstractNumId w:val="71"/>
  </w:num>
  <w:num w:numId="15">
    <w:abstractNumId w:val="121"/>
  </w:num>
  <w:num w:numId="16">
    <w:abstractNumId w:val="49"/>
  </w:num>
  <w:num w:numId="17">
    <w:abstractNumId w:val="92"/>
  </w:num>
  <w:num w:numId="18">
    <w:abstractNumId w:val="79"/>
  </w:num>
  <w:num w:numId="19">
    <w:abstractNumId w:val="119"/>
  </w:num>
  <w:num w:numId="20">
    <w:abstractNumId w:val="90"/>
  </w:num>
  <w:num w:numId="21">
    <w:abstractNumId w:val="96"/>
  </w:num>
  <w:num w:numId="22">
    <w:abstractNumId w:val="76"/>
  </w:num>
  <w:num w:numId="23">
    <w:abstractNumId w:val="89"/>
  </w:num>
  <w:num w:numId="24">
    <w:abstractNumId w:val="102"/>
  </w:num>
  <w:num w:numId="25">
    <w:abstractNumId w:val="34"/>
  </w:num>
  <w:num w:numId="26">
    <w:abstractNumId w:val="9"/>
  </w:num>
  <w:num w:numId="27">
    <w:abstractNumId w:val="20"/>
  </w:num>
  <w:num w:numId="28">
    <w:abstractNumId w:val="31"/>
  </w:num>
  <w:num w:numId="29">
    <w:abstractNumId w:val="36"/>
  </w:num>
  <w:num w:numId="30">
    <w:abstractNumId w:val="4"/>
  </w:num>
  <w:num w:numId="31">
    <w:abstractNumId w:val="65"/>
  </w:num>
  <w:num w:numId="32">
    <w:abstractNumId w:val="88"/>
  </w:num>
  <w:num w:numId="33">
    <w:abstractNumId w:val="59"/>
  </w:num>
  <w:num w:numId="34">
    <w:abstractNumId w:val="32"/>
  </w:num>
  <w:num w:numId="35">
    <w:abstractNumId w:val="103"/>
  </w:num>
  <w:num w:numId="36">
    <w:abstractNumId w:val="117"/>
  </w:num>
  <w:num w:numId="37">
    <w:abstractNumId w:val="81"/>
  </w:num>
  <w:num w:numId="38">
    <w:abstractNumId w:val="95"/>
  </w:num>
  <w:num w:numId="39">
    <w:abstractNumId w:val="86"/>
  </w:num>
  <w:num w:numId="40">
    <w:abstractNumId w:val="54"/>
  </w:num>
  <w:num w:numId="41">
    <w:abstractNumId w:val="126"/>
  </w:num>
  <w:num w:numId="42">
    <w:abstractNumId w:val="46"/>
  </w:num>
  <w:num w:numId="43">
    <w:abstractNumId w:val="58"/>
  </w:num>
  <w:num w:numId="44">
    <w:abstractNumId w:val="11"/>
  </w:num>
  <w:num w:numId="45">
    <w:abstractNumId w:val="123"/>
  </w:num>
  <w:num w:numId="46">
    <w:abstractNumId w:val="80"/>
  </w:num>
  <w:num w:numId="47">
    <w:abstractNumId w:val="45"/>
  </w:num>
  <w:num w:numId="48">
    <w:abstractNumId w:val="118"/>
  </w:num>
  <w:num w:numId="49">
    <w:abstractNumId w:val="17"/>
  </w:num>
  <w:num w:numId="50">
    <w:abstractNumId w:val="108"/>
  </w:num>
  <w:num w:numId="51">
    <w:abstractNumId w:val="30"/>
  </w:num>
  <w:num w:numId="52">
    <w:abstractNumId w:val="19"/>
  </w:num>
  <w:num w:numId="53">
    <w:abstractNumId w:val="91"/>
  </w:num>
  <w:num w:numId="5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98"/>
  </w:num>
  <w:num w:numId="57">
    <w:abstractNumId w:val="69"/>
  </w:num>
  <w:num w:numId="58">
    <w:abstractNumId w:val="75"/>
  </w:num>
  <w:num w:numId="59">
    <w:abstractNumId w:val="110"/>
  </w:num>
  <w:num w:numId="60">
    <w:abstractNumId w:val="87"/>
  </w:num>
  <w:num w:numId="61">
    <w:abstractNumId w:val="125"/>
  </w:num>
  <w:num w:numId="62">
    <w:abstractNumId w:val="23"/>
  </w:num>
  <w:num w:numId="63">
    <w:abstractNumId w:val="48"/>
  </w:num>
  <w:num w:numId="64">
    <w:abstractNumId w:val="56"/>
  </w:num>
  <w:num w:numId="65">
    <w:abstractNumId w:val="47"/>
  </w:num>
  <w:num w:numId="66">
    <w:abstractNumId w:val="13"/>
  </w:num>
  <w:num w:numId="67">
    <w:abstractNumId w:val="93"/>
  </w:num>
  <w:num w:numId="68">
    <w:abstractNumId w:val="40"/>
  </w:num>
  <w:num w:numId="69">
    <w:abstractNumId w:val="18"/>
  </w:num>
  <w:num w:numId="70">
    <w:abstractNumId w:val="1"/>
  </w:num>
  <w:num w:numId="71">
    <w:abstractNumId w:val="115"/>
  </w:num>
  <w:num w:numId="72">
    <w:abstractNumId w:val="94"/>
  </w:num>
  <w:num w:numId="73">
    <w:abstractNumId w:val="29"/>
  </w:num>
  <w:num w:numId="74">
    <w:abstractNumId w:val="33"/>
  </w:num>
  <w:num w:numId="75">
    <w:abstractNumId w:val="14"/>
  </w:num>
  <w:num w:numId="76">
    <w:abstractNumId w:val="101"/>
  </w:num>
  <w:num w:numId="77">
    <w:abstractNumId w:val="41"/>
  </w:num>
  <w:num w:numId="78">
    <w:abstractNumId w:val="78"/>
  </w:num>
  <w:num w:numId="79">
    <w:abstractNumId w:val="128"/>
  </w:num>
  <w:num w:numId="80">
    <w:abstractNumId w:val="42"/>
  </w:num>
  <w:num w:numId="81">
    <w:abstractNumId w:val="8"/>
  </w:num>
  <w:num w:numId="82">
    <w:abstractNumId w:val="52"/>
  </w:num>
  <w:num w:numId="83">
    <w:abstractNumId w:val="68"/>
  </w:num>
  <w:num w:numId="84">
    <w:abstractNumId w:val="124"/>
  </w:num>
  <w:num w:numId="85">
    <w:abstractNumId w:val="35"/>
  </w:num>
  <w:num w:numId="86">
    <w:abstractNumId w:val="57"/>
  </w:num>
  <w:num w:numId="87">
    <w:abstractNumId w:val="120"/>
  </w:num>
  <w:num w:numId="88">
    <w:abstractNumId w:val="74"/>
  </w:num>
  <w:num w:numId="89">
    <w:abstractNumId w:val="22"/>
  </w:num>
  <w:num w:numId="90">
    <w:abstractNumId w:val="62"/>
  </w:num>
  <w:num w:numId="91">
    <w:abstractNumId w:val="129"/>
  </w:num>
  <w:num w:numId="92">
    <w:abstractNumId w:val="104"/>
  </w:num>
  <w:num w:numId="93">
    <w:abstractNumId w:val="50"/>
  </w:num>
  <w:num w:numId="94">
    <w:abstractNumId w:val="24"/>
  </w:num>
  <w:num w:numId="95">
    <w:abstractNumId w:val="55"/>
  </w:num>
  <w:num w:numId="96">
    <w:abstractNumId w:val="61"/>
  </w:num>
  <w:num w:numId="97">
    <w:abstractNumId w:val="127"/>
  </w:num>
  <w:num w:numId="98">
    <w:abstractNumId w:val="38"/>
  </w:num>
  <w:num w:numId="99">
    <w:abstractNumId w:val="43"/>
  </w:num>
  <w:num w:numId="100">
    <w:abstractNumId w:val="25"/>
  </w:num>
  <w:num w:numId="101">
    <w:abstractNumId w:val="64"/>
  </w:num>
  <w:num w:numId="102">
    <w:abstractNumId w:val="113"/>
  </w:num>
  <w:num w:numId="103">
    <w:abstractNumId w:val="5"/>
  </w:num>
  <w:num w:numId="104">
    <w:abstractNumId w:val="114"/>
  </w:num>
  <w:num w:numId="105">
    <w:abstractNumId w:val="67"/>
  </w:num>
  <w:num w:numId="106">
    <w:abstractNumId w:val="84"/>
  </w:num>
  <w:num w:numId="107">
    <w:abstractNumId w:val="83"/>
  </w:num>
  <w:num w:numId="108">
    <w:abstractNumId w:val="106"/>
  </w:num>
  <w:num w:numId="109">
    <w:abstractNumId w:val="21"/>
  </w:num>
  <w:num w:numId="110">
    <w:abstractNumId w:val="26"/>
  </w:num>
  <w:num w:numId="111">
    <w:abstractNumId w:val="72"/>
  </w:num>
  <w:num w:numId="112">
    <w:abstractNumId w:val="100"/>
  </w:num>
  <w:num w:numId="113">
    <w:abstractNumId w:val="112"/>
  </w:num>
  <w:num w:numId="114">
    <w:abstractNumId w:val="109"/>
  </w:num>
  <w:num w:numId="115">
    <w:abstractNumId w:val="28"/>
  </w:num>
  <w:num w:numId="116">
    <w:abstractNumId w:val="15"/>
  </w:num>
  <w:num w:numId="117">
    <w:abstractNumId w:val="10"/>
  </w:num>
  <w:num w:numId="118">
    <w:abstractNumId w:val="77"/>
  </w:num>
  <w:num w:numId="119">
    <w:abstractNumId w:val="12"/>
  </w:num>
  <w:num w:numId="120">
    <w:abstractNumId w:val="27"/>
  </w:num>
  <w:num w:numId="121">
    <w:abstractNumId w:val="6"/>
  </w:num>
  <w:num w:numId="122">
    <w:abstractNumId w:val="85"/>
  </w:num>
  <w:num w:numId="123">
    <w:abstractNumId w:val="107"/>
  </w:num>
  <w:num w:numId="124">
    <w:abstractNumId w:val="122"/>
  </w:num>
  <w:num w:numId="125">
    <w:abstractNumId w:val="66"/>
  </w:num>
  <w:num w:numId="126">
    <w:abstractNumId w:val="111"/>
  </w:num>
  <w:num w:numId="127">
    <w:abstractNumId w:val="37"/>
  </w:num>
  <w:num w:numId="128">
    <w:abstractNumId w:val="99"/>
  </w:num>
  <w:num w:numId="129">
    <w:abstractNumId w:val="70"/>
  </w:num>
  <w:num w:numId="130">
    <w:abstractNumId w:val="97"/>
  </w:num>
  <w:numIdMacAtCleanup w:val="12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aleria Tapia">
    <w15:presenceInfo w15:providerId="None" w15:userId="Valeria Tapia "/>
  </w15:person>
  <w15:person w15:author="Brenda Lily Gutierrez Bautista">
    <w15:presenceInfo w15:providerId="Windows Live" w15:userId="2d863cd5fc20a7d9"/>
  </w15:person>
  <w15:person w15:author="Valeria Tapia ">
    <w15:presenceInfo w15:providerId="None" w15:userId="Valeria Tapia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8"/>
  <w:displayBackgroundShape/>
  <w:trackRevisions/>
  <w:defaultTabStop w:val="708"/>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3DE0"/>
    <w:rsid w:val="00000457"/>
    <w:rsid w:val="00000910"/>
    <w:rsid w:val="00000A33"/>
    <w:rsid w:val="00000CDA"/>
    <w:rsid w:val="00001426"/>
    <w:rsid w:val="00001523"/>
    <w:rsid w:val="0000185B"/>
    <w:rsid w:val="000025EA"/>
    <w:rsid w:val="000030CD"/>
    <w:rsid w:val="00003AC1"/>
    <w:rsid w:val="00003E21"/>
    <w:rsid w:val="00004F0E"/>
    <w:rsid w:val="00005D3A"/>
    <w:rsid w:val="00005DD7"/>
    <w:rsid w:val="00005E78"/>
    <w:rsid w:val="00005F3F"/>
    <w:rsid w:val="00006F8A"/>
    <w:rsid w:val="00007390"/>
    <w:rsid w:val="0001023C"/>
    <w:rsid w:val="00010FEE"/>
    <w:rsid w:val="00011241"/>
    <w:rsid w:val="00011AE7"/>
    <w:rsid w:val="00011FA2"/>
    <w:rsid w:val="00012127"/>
    <w:rsid w:val="000123C2"/>
    <w:rsid w:val="00012E3F"/>
    <w:rsid w:val="000130BB"/>
    <w:rsid w:val="00013A84"/>
    <w:rsid w:val="0001459B"/>
    <w:rsid w:val="0001493C"/>
    <w:rsid w:val="0001558C"/>
    <w:rsid w:val="00015D78"/>
    <w:rsid w:val="000161AF"/>
    <w:rsid w:val="00016887"/>
    <w:rsid w:val="00016E16"/>
    <w:rsid w:val="00016E2F"/>
    <w:rsid w:val="000204CA"/>
    <w:rsid w:val="0002099B"/>
    <w:rsid w:val="00021E3C"/>
    <w:rsid w:val="000228BD"/>
    <w:rsid w:val="0002312C"/>
    <w:rsid w:val="000231FD"/>
    <w:rsid w:val="000238A6"/>
    <w:rsid w:val="00023B7F"/>
    <w:rsid w:val="00024382"/>
    <w:rsid w:val="00024559"/>
    <w:rsid w:val="00024A62"/>
    <w:rsid w:val="000252CD"/>
    <w:rsid w:val="0002597D"/>
    <w:rsid w:val="000261E3"/>
    <w:rsid w:val="00026425"/>
    <w:rsid w:val="00026540"/>
    <w:rsid w:val="00026755"/>
    <w:rsid w:val="00026B7F"/>
    <w:rsid w:val="0002732F"/>
    <w:rsid w:val="00027519"/>
    <w:rsid w:val="000279F9"/>
    <w:rsid w:val="000302C6"/>
    <w:rsid w:val="0003060D"/>
    <w:rsid w:val="0003106B"/>
    <w:rsid w:val="0003151A"/>
    <w:rsid w:val="00031E99"/>
    <w:rsid w:val="0003244C"/>
    <w:rsid w:val="000328D3"/>
    <w:rsid w:val="00032B2A"/>
    <w:rsid w:val="00032FE2"/>
    <w:rsid w:val="000336FD"/>
    <w:rsid w:val="00033794"/>
    <w:rsid w:val="000338EA"/>
    <w:rsid w:val="00033C7D"/>
    <w:rsid w:val="0003404E"/>
    <w:rsid w:val="0003496A"/>
    <w:rsid w:val="0003537A"/>
    <w:rsid w:val="0003540D"/>
    <w:rsid w:val="00035B7C"/>
    <w:rsid w:val="00035DD9"/>
    <w:rsid w:val="00035F68"/>
    <w:rsid w:val="000366D4"/>
    <w:rsid w:val="00036CB2"/>
    <w:rsid w:val="00036E37"/>
    <w:rsid w:val="00037148"/>
    <w:rsid w:val="0003728C"/>
    <w:rsid w:val="00037417"/>
    <w:rsid w:val="00040AE3"/>
    <w:rsid w:val="00040C46"/>
    <w:rsid w:val="000417D9"/>
    <w:rsid w:val="00042A6F"/>
    <w:rsid w:val="00042AE3"/>
    <w:rsid w:val="00042F8F"/>
    <w:rsid w:val="0004315D"/>
    <w:rsid w:val="00043E0B"/>
    <w:rsid w:val="0004513A"/>
    <w:rsid w:val="000451C5"/>
    <w:rsid w:val="0004531A"/>
    <w:rsid w:val="00045913"/>
    <w:rsid w:val="00046131"/>
    <w:rsid w:val="000466DE"/>
    <w:rsid w:val="00046ABB"/>
    <w:rsid w:val="00046D1E"/>
    <w:rsid w:val="00050645"/>
    <w:rsid w:val="00050AF3"/>
    <w:rsid w:val="00050C5F"/>
    <w:rsid w:val="00050F78"/>
    <w:rsid w:val="00051393"/>
    <w:rsid w:val="00052152"/>
    <w:rsid w:val="00053149"/>
    <w:rsid w:val="00053AE8"/>
    <w:rsid w:val="00053E6C"/>
    <w:rsid w:val="00055CC9"/>
    <w:rsid w:val="0005651D"/>
    <w:rsid w:val="0005673C"/>
    <w:rsid w:val="00057320"/>
    <w:rsid w:val="00057A10"/>
    <w:rsid w:val="00057EAE"/>
    <w:rsid w:val="00060591"/>
    <w:rsid w:val="000618C3"/>
    <w:rsid w:val="000621F9"/>
    <w:rsid w:val="00062BB1"/>
    <w:rsid w:val="00063362"/>
    <w:rsid w:val="00063898"/>
    <w:rsid w:val="00063AAC"/>
    <w:rsid w:val="00064791"/>
    <w:rsid w:val="00064984"/>
    <w:rsid w:val="000656F4"/>
    <w:rsid w:val="0006572F"/>
    <w:rsid w:val="00065DF1"/>
    <w:rsid w:val="000671EB"/>
    <w:rsid w:val="00067355"/>
    <w:rsid w:val="00067693"/>
    <w:rsid w:val="00070037"/>
    <w:rsid w:val="0007135B"/>
    <w:rsid w:val="00071C22"/>
    <w:rsid w:val="00071FFC"/>
    <w:rsid w:val="0007219A"/>
    <w:rsid w:val="00072D11"/>
    <w:rsid w:val="00073804"/>
    <w:rsid w:val="00073DE6"/>
    <w:rsid w:val="00074034"/>
    <w:rsid w:val="00074A23"/>
    <w:rsid w:val="00074F4E"/>
    <w:rsid w:val="0007541A"/>
    <w:rsid w:val="0007566B"/>
    <w:rsid w:val="000756F4"/>
    <w:rsid w:val="00075CF8"/>
    <w:rsid w:val="00080925"/>
    <w:rsid w:val="00080968"/>
    <w:rsid w:val="00080F81"/>
    <w:rsid w:val="000817C3"/>
    <w:rsid w:val="000824F5"/>
    <w:rsid w:val="00082EAC"/>
    <w:rsid w:val="00083B9F"/>
    <w:rsid w:val="00084977"/>
    <w:rsid w:val="00085313"/>
    <w:rsid w:val="000859C4"/>
    <w:rsid w:val="00085D31"/>
    <w:rsid w:val="00085DF4"/>
    <w:rsid w:val="00085EC1"/>
    <w:rsid w:val="00085EF5"/>
    <w:rsid w:val="0008620D"/>
    <w:rsid w:val="00086326"/>
    <w:rsid w:val="000869D7"/>
    <w:rsid w:val="00086BE3"/>
    <w:rsid w:val="00086D25"/>
    <w:rsid w:val="00086E89"/>
    <w:rsid w:val="000874CC"/>
    <w:rsid w:val="0008770D"/>
    <w:rsid w:val="000879CD"/>
    <w:rsid w:val="00087DD9"/>
    <w:rsid w:val="00090222"/>
    <w:rsid w:val="00090B31"/>
    <w:rsid w:val="00090DB9"/>
    <w:rsid w:val="00091098"/>
    <w:rsid w:val="0009152A"/>
    <w:rsid w:val="000918BA"/>
    <w:rsid w:val="00091918"/>
    <w:rsid w:val="00092948"/>
    <w:rsid w:val="000937A9"/>
    <w:rsid w:val="00093831"/>
    <w:rsid w:val="00094033"/>
    <w:rsid w:val="0009407B"/>
    <w:rsid w:val="000942EF"/>
    <w:rsid w:val="000948B1"/>
    <w:rsid w:val="00095D9A"/>
    <w:rsid w:val="00096FA7"/>
    <w:rsid w:val="00097434"/>
    <w:rsid w:val="000978A8"/>
    <w:rsid w:val="00097F77"/>
    <w:rsid w:val="00097FBF"/>
    <w:rsid w:val="000A1227"/>
    <w:rsid w:val="000A1438"/>
    <w:rsid w:val="000A1C4F"/>
    <w:rsid w:val="000A3440"/>
    <w:rsid w:val="000A3E47"/>
    <w:rsid w:val="000A43A9"/>
    <w:rsid w:val="000A464A"/>
    <w:rsid w:val="000A539D"/>
    <w:rsid w:val="000A58F3"/>
    <w:rsid w:val="000A5965"/>
    <w:rsid w:val="000A5D73"/>
    <w:rsid w:val="000A5E86"/>
    <w:rsid w:val="000A6554"/>
    <w:rsid w:val="000A67B2"/>
    <w:rsid w:val="000A6BEB"/>
    <w:rsid w:val="000A6E21"/>
    <w:rsid w:val="000A707C"/>
    <w:rsid w:val="000A7224"/>
    <w:rsid w:val="000A76A5"/>
    <w:rsid w:val="000A7D5A"/>
    <w:rsid w:val="000A7FF3"/>
    <w:rsid w:val="000B03F1"/>
    <w:rsid w:val="000B072B"/>
    <w:rsid w:val="000B0FDE"/>
    <w:rsid w:val="000B1D76"/>
    <w:rsid w:val="000B2670"/>
    <w:rsid w:val="000B282D"/>
    <w:rsid w:val="000B2896"/>
    <w:rsid w:val="000B2A6D"/>
    <w:rsid w:val="000B2F93"/>
    <w:rsid w:val="000B42FA"/>
    <w:rsid w:val="000B487F"/>
    <w:rsid w:val="000B6915"/>
    <w:rsid w:val="000B6E96"/>
    <w:rsid w:val="000B728C"/>
    <w:rsid w:val="000B72AE"/>
    <w:rsid w:val="000B7656"/>
    <w:rsid w:val="000B7D21"/>
    <w:rsid w:val="000C0089"/>
    <w:rsid w:val="000C02A5"/>
    <w:rsid w:val="000C08D6"/>
    <w:rsid w:val="000C0BD0"/>
    <w:rsid w:val="000C1A25"/>
    <w:rsid w:val="000C1A2E"/>
    <w:rsid w:val="000C1D1E"/>
    <w:rsid w:val="000C1E32"/>
    <w:rsid w:val="000C21FF"/>
    <w:rsid w:val="000C307A"/>
    <w:rsid w:val="000C3543"/>
    <w:rsid w:val="000C3EC1"/>
    <w:rsid w:val="000C3FB4"/>
    <w:rsid w:val="000C441F"/>
    <w:rsid w:val="000C44DB"/>
    <w:rsid w:val="000C4F6E"/>
    <w:rsid w:val="000C657A"/>
    <w:rsid w:val="000C68D2"/>
    <w:rsid w:val="000C6A4A"/>
    <w:rsid w:val="000C6D91"/>
    <w:rsid w:val="000C785B"/>
    <w:rsid w:val="000C7B25"/>
    <w:rsid w:val="000D0027"/>
    <w:rsid w:val="000D0ABC"/>
    <w:rsid w:val="000D0CE9"/>
    <w:rsid w:val="000D1AB2"/>
    <w:rsid w:val="000D1E70"/>
    <w:rsid w:val="000D1EA6"/>
    <w:rsid w:val="000D1EF5"/>
    <w:rsid w:val="000D2BFA"/>
    <w:rsid w:val="000D2E83"/>
    <w:rsid w:val="000D2EA6"/>
    <w:rsid w:val="000D2FD4"/>
    <w:rsid w:val="000D3AB5"/>
    <w:rsid w:val="000D468A"/>
    <w:rsid w:val="000D49D3"/>
    <w:rsid w:val="000D55E5"/>
    <w:rsid w:val="000D5F1B"/>
    <w:rsid w:val="000D6376"/>
    <w:rsid w:val="000D65BF"/>
    <w:rsid w:val="000D6797"/>
    <w:rsid w:val="000D6C04"/>
    <w:rsid w:val="000D6FB8"/>
    <w:rsid w:val="000D7B0B"/>
    <w:rsid w:val="000D7C35"/>
    <w:rsid w:val="000E0015"/>
    <w:rsid w:val="000E0FDF"/>
    <w:rsid w:val="000E1726"/>
    <w:rsid w:val="000E1F3B"/>
    <w:rsid w:val="000E20A0"/>
    <w:rsid w:val="000E2234"/>
    <w:rsid w:val="000E2409"/>
    <w:rsid w:val="000E25B2"/>
    <w:rsid w:val="000E265B"/>
    <w:rsid w:val="000E35EC"/>
    <w:rsid w:val="000E378B"/>
    <w:rsid w:val="000E443D"/>
    <w:rsid w:val="000E4EAA"/>
    <w:rsid w:val="000E57E1"/>
    <w:rsid w:val="000E5C7F"/>
    <w:rsid w:val="000E5E4F"/>
    <w:rsid w:val="000E6550"/>
    <w:rsid w:val="000E6F57"/>
    <w:rsid w:val="000E71B6"/>
    <w:rsid w:val="000E728A"/>
    <w:rsid w:val="000E73D1"/>
    <w:rsid w:val="000E7730"/>
    <w:rsid w:val="000F061A"/>
    <w:rsid w:val="000F07A8"/>
    <w:rsid w:val="000F0A49"/>
    <w:rsid w:val="000F0B94"/>
    <w:rsid w:val="000F10A5"/>
    <w:rsid w:val="000F24D3"/>
    <w:rsid w:val="000F2649"/>
    <w:rsid w:val="000F29C4"/>
    <w:rsid w:val="000F32C2"/>
    <w:rsid w:val="000F379E"/>
    <w:rsid w:val="000F3821"/>
    <w:rsid w:val="000F39AF"/>
    <w:rsid w:val="000F3C77"/>
    <w:rsid w:val="000F4925"/>
    <w:rsid w:val="000F4CD1"/>
    <w:rsid w:val="000F523F"/>
    <w:rsid w:val="000F5403"/>
    <w:rsid w:val="000F54B8"/>
    <w:rsid w:val="000F5708"/>
    <w:rsid w:val="000F6232"/>
    <w:rsid w:val="000F6496"/>
    <w:rsid w:val="000F6BA2"/>
    <w:rsid w:val="000F72A2"/>
    <w:rsid w:val="000F77A0"/>
    <w:rsid w:val="000F77F4"/>
    <w:rsid w:val="000F7833"/>
    <w:rsid w:val="000F7B97"/>
    <w:rsid w:val="000F7D3F"/>
    <w:rsid w:val="000F7DB5"/>
    <w:rsid w:val="00100046"/>
    <w:rsid w:val="001000F1"/>
    <w:rsid w:val="001003B8"/>
    <w:rsid w:val="001011D5"/>
    <w:rsid w:val="00101D43"/>
    <w:rsid w:val="0010229C"/>
    <w:rsid w:val="0010295F"/>
    <w:rsid w:val="00102D8D"/>
    <w:rsid w:val="0010351D"/>
    <w:rsid w:val="00103580"/>
    <w:rsid w:val="00103885"/>
    <w:rsid w:val="00104062"/>
    <w:rsid w:val="001040B5"/>
    <w:rsid w:val="00104EDF"/>
    <w:rsid w:val="00105292"/>
    <w:rsid w:val="001055A9"/>
    <w:rsid w:val="00106261"/>
    <w:rsid w:val="001069BA"/>
    <w:rsid w:val="00106A5A"/>
    <w:rsid w:val="00107151"/>
    <w:rsid w:val="001074F1"/>
    <w:rsid w:val="00107A17"/>
    <w:rsid w:val="00107FF1"/>
    <w:rsid w:val="00110098"/>
    <w:rsid w:val="00111116"/>
    <w:rsid w:val="0011113B"/>
    <w:rsid w:val="0011166C"/>
    <w:rsid w:val="0011193B"/>
    <w:rsid w:val="00111EFD"/>
    <w:rsid w:val="00111F24"/>
    <w:rsid w:val="00112A06"/>
    <w:rsid w:val="001135F9"/>
    <w:rsid w:val="00113744"/>
    <w:rsid w:val="00113857"/>
    <w:rsid w:val="00113E57"/>
    <w:rsid w:val="00114B3C"/>
    <w:rsid w:val="00114DC7"/>
    <w:rsid w:val="001153ED"/>
    <w:rsid w:val="001161EE"/>
    <w:rsid w:val="00116E49"/>
    <w:rsid w:val="00116E91"/>
    <w:rsid w:val="00116FF1"/>
    <w:rsid w:val="001170AD"/>
    <w:rsid w:val="00117867"/>
    <w:rsid w:val="00117D35"/>
    <w:rsid w:val="00120C2A"/>
    <w:rsid w:val="001218CE"/>
    <w:rsid w:val="00121A20"/>
    <w:rsid w:val="00122228"/>
    <w:rsid w:val="00122E8B"/>
    <w:rsid w:val="00124072"/>
    <w:rsid w:val="00124488"/>
    <w:rsid w:val="001264A8"/>
    <w:rsid w:val="00126986"/>
    <w:rsid w:val="00126AFC"/>
    <w:rsid w:val="00127139"/>
    <w:rsid w:val="00127E7E"/>
    <w:rsid w:val="00130553"/>
    <w:rsid w:val="0013081C"/>
    <w:rsid w:val="001313F5"/>
    <w:rsid w:val="001324EE"/>
    <w:rsid w:val="00133F86"/>
    <w:rsid w:val="001344B2"/>
    <w:rsid w:val="0013507D"/>
    <w:rsid w:val="00135BC4"/>
    <w:rsid w:val="00135D2D"/>
    <w:rsid w:val="00136665"/>
    <w:rsid w:val="00136DEF"/>
    <w:rsid w:val="00137663"/>
    <w:rsid w:val="0014075D"/>
    <w:rsid w:val="00140D1F"/>
    <w:rsid w:val="00140F24"/>
    <w:rsid w:val="001415A6"/>
    <w:rsid w:val="001418A8"/>
    <w:rsid w:val="00142376"/>
    <w:rsid w:val="00142857"/>
    <w:rsid w:val="0014285B"/>
    <w:rsid w:val="001430C5"/>
    <w:rsid w:val="00144351"/>
    <w:rsid w:val="00144708"/>
    <w:rsid w:val="00144956"/>
    <w:rsid w:val="00144CD5"/>
    <w:rsid w:val="00144F97"/>
    <w:rsid w:val="0014542A"/>
    <w:rsid w:val="0014599A"/>
    <w:rsid w:val="0014599C"/>
    <w:rsid w:val="00146458"/>
    <w:rsid w:val="00146653"/>
    <w:rsid w:val="00146A8C"/>
    <w:rsid w:val="00146BEE"/>
    <w:rsid w:val="0014766C"/>
    <w:rsid w:val="00147F03"/>
    <w:rsid w:val="00150269"/>
    <w:rsid w:val="001504EB"/>
    <w:rsid w:val="0015069E"/>
    <w:rsid w:val="00150777"/>
    <w:rsid w:val="00150CC3"/>
    <w:rsid w:val="00151875"/>
    <w:rsid w:val="00151D51"/>
    <w:rsid w:val="00151FA6"/>
    <w:rsid w:val="00152352"/>
    <w:rsid w:val="001523DA"/>
    <w:rsid w:val="00152903"/>
    <w:rsid w:val="00152C46"/>
    <w:rsid w:val="00152E43"/>
    <w:rsid w:val="00153880"/>
    <w:rsid w:val="00153D0E"/>
    <w:rsid w:val="00153E74"/>
    <w:rsid w:val="001548AB"/>
    <w:rsid w:val="001548BD"/>
    <w:rsid w:val="00154A8E"/>
    <w:rsid w:val="001553B9"/>
    <w:rsid w:val="00155680"/>
    <w:rsid w:val="00155BEB"/>
    <w:rsid w:val="00156002"/>
    <w:rsid w:val="00156996"/>
    <w:rsid w:val="00156C51"/>
    <w:rsid w:val="00157AAA"/>
    <w:rsid w:val="001604D4"/>
    <w:rsid w:val="001608E6"/>
    <w:rsid w:val="0016166D"/>
    <w:rsid w:val="001619DA"/>
    <w:rsid w:val="00161AB3"/>
    <w:rsid w:val="0016249A"/>
    <w:rsid w:val="00162564"/>
    <w:rsid w:val="00164FE1"/>
    <w:rsid w:val="00165247"/>
    <w:rsid w:val="001658B3"/>
    <w:rsid w:val="0016753C"/>
    <w:rsid w:val="001676B8"/>
    <w:rsid w:val="00167B65"/>
    <w:rsid w:val="00167D3B"/>
    <w:rsid w:val="001703FE"/>
    <w:rsid w:val="00170495"/>
    <w:rsid w:val="00170F95"/>
    <w:rsid w:val="001716F0"/>
    <w:rsid w:val="0017394F"/>
    <w:rsid w:val="0017423C"/>
    <w:rsid w:val="001751AF"/>
    <w:rsid w:val="001754AE"/>
    <w:rsid w:val="001758E1"/>
    <w:rsid w:val="001759FD"/>
    <w:rsid w:val="00175D21"/>
    <w:rsid w:val="00175F2B"/>
    <w:rsid w:val="0017674F"/>
    <w:rsid w:val="00176958"/>
    <w:rsid w:val="001770FB"/>
    <w:rsid w:val="001776F7"/>
    <w:rsid w:val="00177879"/>
    <w:rsid w:val="00177ABF"/>
    <w:rsid w:val="001806D1"/>
    <w:rsid w:val="00180A28"/>
    <w:rsid w:val="00180D93"/>
    <w:rsid w:val="00181182"/>
    <w:rsid w:val="001811C2"/>
    <w:rsid w:val="00181675"/>
    <w:rsid w:val="00181734"/>
    <w:rsid w:val="00182807"/>
    <w:rsid w:val="001837B6"/>
    <w:rsid w:val="0018385B"/>
    <w:rsid w:val="001840C6"/>
    <w:rsid w:val="0018452C"/>
    <w:rsid w:val="00185682"/>
    <w:rsid w:val="0018599F"/>
    <w:rsid w:val="00185F46"/>
    <w:rsid w:val="001860AB"/>
    <w:rsid w:val="00186407"/>
    <w:rsid w:val="00186631"/>
    <w:rsid w:val="00186ED3"/>
    <w:rsid w:val="0018777F"/>
    <w:rsid w:val="00187B65"/>
    <w:rsid w:val="00187FCB"/>
    <w:rsid w:val="00190118"/>
    <w:rsid w:val="00190369"/>
    <w:rsid w:val="00190568"/>
    <w:rsid w:val="001905C1"/>
    <w:rsid w:val="0019061D"/>
    <w:rsid w:val="00190B3D"/>
    <w:rsid w:val="0019143D"/>
    <w:rsid w:val="00192118"/>
    <w:rsid w:val="0019246E"/>
    <w:rsid w:val="00192C72"/>
    <w:rsid w:val="00192D61"/>
    <w:rsid w:val="00193116"/>
    <w:rsid w:val="00193367"/>
    <w:rsid w:val="0019340C"/>
    <w:rsid w:val="0019358A"/>
    <w:rsid w:val="00193A8E"/>
    <w:rsid w:val="00193E70"/>
    <w:rsid w:val="001941B8"/>
    <w:rsid w:val="0019452D"/>
    <w:rsid w:val="00194B01"/>
    <w:rsid w:val="001953B0"/>
    <w:rsid w:val="001954AF"/>
    <w:rsid w:val="00195C98"/>
    <w:rsid w:val="00195FA4"/>
    <w:rsid w:val="0019628C"/>
    <w:rsid w:val="00196F6C"/>
    <w:rsid w:val="00197732"/>
    <w:rsid w:val="001978CC"/>
    <w:rsid w:val="001A0165"/>
    <w:rsid w:val="001A02ED"/>
    <w:rsid w:val="001A05D5"/>
    <w:rsid w:val="001A08A3"/>
    <w:rsid w:val="001A0AC4"/>
    <w:rsid w:val="001A1788"/>
    <w:rsid w:val="001A1BA3"/>
    <w:rsid w:val="001A2093"/>
    <w:rsid w:val="001A228D"/>
    <w:rsid w:val="001A2D99"/>
    <w:rsid w:val="001A3593"/>
    <w:rsid w:val="001A3746"/>
    <w:rsid w:val="001A3E6F"/>
    <w:rsid w:val="001A423E"/>
    <w:rsid w:val="001A48C5"/>
    <w:rsid w:val="001A4D11"/>
    <w:rsid w:val="001A591B"/>
    <w:rsid w:val="001A5A0A"/>
    <w:rsid w:val="001A5FDA"/>
    <w:rsid w:val="001A6EBE"/>
    <w:rsid w:val="001A74BB"/>
    <w:rsid w:val="001A7A38"/>
    <w:rsid w:val="001B0ACF"/>
    <w:rsid w:val="001B0DAE"/>
    <w:rsid w:val="001B0DDB"/>
    <w:rsid w:val="001B150E"/>
    <w:rsid w:val="001B16D7"/>
    <w:rsid w:val="001B1ABB"/>
    <w:rsid w:val="001B1C07"/>
    <w:rsid w:val="001B2021"/>
    <w:rsid w:val="001B2805"/>
    <w:rsid w:val="001B2AB6"/>
    <w:rsid w:val="001B45AC"/>
    <w:rsid w:val="001B48ED"/>
    <w:rsid w:val="001B50FC"/>
    <w:rsid w:val="001B5D1A"/>
    <w:rsid w:val="001B5EBB"/>
    <w:rsid w:val="001B6618"/>
    <w:rsid w:val="001B6975"/>
    <w:rsid w:val="001B6A1D"/>
    <w:rsid w:val="001B6E50"/>
    <w:rsid w:val="001B7088"/>
    <w:rsid w:val="001B79B8"/>
    <w:rsid w:val="001C0333"/>
    <w:rsid w:val="001C0477"/>
    <w:rsid w:val="001C0D4C"/>
    <w:rsid w:val="001C1428"/>
    <w:rsid w:val="001C1956"/>
    <w:rsid w:val="001C1C8B"/>
    <w:rsid w:val="001C21F7"/>
    <w:rsid w:val="001C2CE7"/>
    <w:rsid w:val="001C2EEA"/>
    <w:rsid w:val="001C3741"/>
    <w:rsid w:val="001C38A1"/>
    <w:rsid w:val="001C3A93"/>
    <w:rsid w:val="001C3AB4"/>
    <w:rsid w:val="001C3B98"/>
    <w:rsid w:val="001C3F19"/>
    <w:rsid w:val="001C5061"/>
    <w:rsid w:val="001C5D87"/>
    <w:rsid w:val="001C6A2B"/>
    <w:rsid w:val="001C7252"/>
    <w:rsid w:val="001D04B6"/>
    <w:rsid w:val="001D05C5"/>
    <w:rsid w:val="001D0AA5"/>
    <w:rsid w:val="001D0BCF"/>
    <w:rsid w:val="001D15D9"/>
    <w:rsid w:val="001D166C"/>
    <w:rsid w:val="001D1FD4"/>
    <w:rsid w:val="001D2500"/>
    <w:rsid w:val="001D3230"/>
    <w:rsid w:val="001D3A4E"/>
    <w:rsid w:val="001D439F"/>
    <w:rsid w:val="001D4763"/>
    <w:rsid w:val="001D497C"/>
    <w:rsid w:val="001D4D84"/>
    <w:rsid w:val="001D5A6E"/>
    <w:rsid w:val="001D6008"/>
    <w:rsid w:val="001D65F4"/>
    <w:rsid w:val="001D667B"/>
    <w:rsid w:val="001D706D"/>
    <w:rsid w:val="001D7F31"/>
    <w:rsid w:val="001E084D"/>
    <w:rsid w:val="001E0DB4"/>
    <w:rsid w:val="001E1444"/>
    <w:rsid w:val="001E1606"/>
    <w:rsid w:val="001E230D"/>
    <w:rsid w:val="001E27AC"/>
    <w:rsid w:val="001E2E85"/>
    <w:rsid w:val="001E3124"/>
    <w:rsid w:val="001E39DD"/>
    <w:rsid w:val="001E3A71"/>
    <w:rsid w:val="001E3B55"/>
    <w:rsid w:val="001E3D0E"/>
    <w:rsid w:val="001E4F05"/>
    <w:rsid w:val="001E5155"/>
    <w:rsid w:val="001E5550"/>
    <w:rsid w:val="001E5902"/>
    <w:rsid w:val="001E5ADF"/>
    <w:rsid w:val="001E6C7C"/>
    <w:rsid w:val="001E6D8E"/>
    <w:rsid w:val="001F075B"/>
    <w:rsid w:val="001F09FD"/>
    <w:rsid w:val="001F0B02"/>
    <w:rsid w:val="001F1E50"/>
    <w:rsid w:val="001F218F"/>
    <w:rsid w:val="001F2265"/>
    <w:rsid w:val="001F26AD"/>
    <w:rsid w:val="001F26F8"/>
    <w:rsid w:val="001F2831"/>
    <w:rsid w:val="001F2D7A"/>
    <w:rsid w:val="001F2F59"/>
    <w:rsid w:val="001F35DD"/>
    <w:rsid w:val="001F4286"/>
    <w:rsid w:val="001F4509"/>
    <w:rsid w:val="001F459C"/>
    <w:rsid w:val="001F48A4"/>
    <w:rsid w:val="001F4DC9"/>
    <w:rsid w:val="001F5865"/>
    <w:rsid w:val="001F70E5"/>
    <w:rsid w:val="00200257"/>
    <w:rsid w:val="002005D6"/>
    <w:rsid w:val="0020063C"/>
    <w:rsid w:val="00200650"/>
    <w:rsid w:val="0020087F"/>
    <w:rsid w:val="00200A16"/>
    <w:rsid w:val="002016FD"/>
    <w:rsid w:val="002019AE"/>
    <w:rsid w:val="00202084"/>
    <w:rsid w:val="002024F0"/>
    <w:rsid w:val="00202752"/>
    <w:rsid w:val="00203AA9"/>
    <w:rsid w:val="00203B7B"/>
    <w:rsid w:val="0020459F"/>
    <w:rsid w:val="00204624"/>
    <w:rsid w:val="002050C9"/>
    <w:rsid w:val="002058FF"/>
    <w:rsid w:val="00205973"/>
    <w:rsid w:val="00205984"/>
    <w:rsid w:val="00205E49"/>
    <w:rsid w:val="0020728D"/>
    <w:rsid w:val="002101A1"/>
    <w:rsid w:val="002101DD"/>
    <w:rsid w:val="0021162D"/>
    <w:rsid w:val="00211927"/>
    <w:rsid w:val="00211A42"/>
    <w:rsid w:val="00211DB6"/>
    <w:rsid w:val="00213214"/>
    <w:rsid w:val="0021327D"/>
    <w:rsid w:val="00213F25"/>
    <w:rsid w:val="00214EF1"/>
    <w:rsid w:val="00216126"/>
    <w:rsid w:val="002161E1"/>
    <w:rsid w:val="0021650D"/>
    <w:rsid w:val="00216ADB"/>
    <w:rsid w:val="00216F3C"/>
    <w:rsid w:val="002175E4"/>
    <w:rsid w:val="00217A5E"/>
    <w:rsid w:val="00220083"/>
    <w:rsid w:val="002215D2"/>
    <w:rsid w:val="00221AD1"/>
    <w:rsid w:val="00221C0C"/>
    <w:rsid w:val="002226C3"/>
    <w:rsid w:val="00222F3B"/>
    <w:rsid w:val="002230F2"/>
    <w:rsid w:val="002233A7"/>
    <w:rsid w:val="00223D5B"/>
    <w:rsid w:val="00223D6F"/>
    <w:rsid w:val="00224C32"/>
    <w:rsid w:val="00224D01"/>
    <w:rsid w:val="00225051"/>
    <w:rsid w:val="00225E40"/>
    <w:rsid w:val="0022606D"/>
    <w:rsid w:val="002269AB"/>
    <w:rsid w:val="00226E9F"/>
    <w:rsid w:val="0022718E"/>
    <w:rsid w:val="00227727"/>
    <w:rsid w:val="00227804"/>
    <w:rsid w:val="002304B2"/>
    <w:rsid w:val="002307C9"/>
    <w:rsid w:val="00230EB7"/>
    <w:rsid w:val="0023245A"/>
    <w:rsid w:val="00232697"/>
    <w:rsid w:val="00232C34"/>
    <w:rsid w:val="00232F83"/>
    <w:rsid w:val="002339D8"/>
    <w:rsid w:val="00233A54"/>
    <w:rsid w:val="00234174"/>
    <w:rsid w:val="002344FD"/>
    <w:rsid w:val="00235BD9"/>
    <w:rsid w:val="00235F2A"/>
    <w:rsid w:val="00235FDA"/>
    <w:rsid w:val="002360CD"/>
    <w:rsid w:val="0023668F"/>
    <w:rsid w:val="0023740E"/>
    <w:rsid w:val="00237682"/>
    <w:rsid w:val="00240188"/>
    <w:rsid w:val="0024072E"/>
    <w:rsid w:val="00240ED7"/>
    <w:rsid w:val="00240F88"/>
    <w:rsid w:val="002410DB"/>
    <w:rsid w:val="00241966"/>
    <w:rsid w:val="00241B56"/>
    <w:rsid w:val="00241EC4"/>
    <w:rsid w:val="00241FA1"/>
    <w:rsid w:val="00242211"/>
    <w:rsid w:val="00242E55"/>
    <w:rsid w:val="002441AB"/>
    <w:rsid w:val="00244A08"/>
    <w:rsid w:val="00244B1D"/>
    <w:rsid w:val="00244D65"/>
    <w:rsid w:val="00245CC3"/>
    <w:rsid w:val="00245D6B"/>
    <w:rsid w:val="00245FCC"/>
    <w:rsid w:val="00246281"/>
    <w:rsid w:val="00246604"/>
    <w:rsid w:val="00246B80"/>
    <w:rsid w:val="00246E12"/>
    <w:rsid w:val="00246FF2"/>
    <w:rsid w:val="00250426"/>
    <w:rsid w:val="0025059E"/>
    <w:rsid w:val="002511CF"/>
    <w:rsid w:val="002516FA"/>
    <w:rsid w:val="002517F3"/>
    <w:rsid w:val="002527BE"/>
    <w:rsid w:val="00252C36"/>
    <w:rsid w:val="002537E3"/>
    <w:rsid w:val="0025397A"/>
    <w:rsid w:val="00254877"/>
    <w:rsid w:val="00254D03"/>
    <w:rsid w:val="00254E72"/>
    <w:rsid w:val="00255284"/>
    <w:rsid w:val="00255E56"/>
    <w:rsid w:val="0025633F"/>
    <w:rsid w:val="00256912"/>
    <w:rsid w:val="002574AB"/>
    <w:rsid w:val="00257656"/>
    <w:rsid w:val="00257AEA"/>
    <w:rsid w:val="0026017D"/>
    <w:rsid w:val="00260904"/>
    <w:rsid w:val="00260D3C"/>
    <w:rsid w:val="00261EF7"/>
    <w:rsid w:val="0026209C"/>
    <w:rsid w:val="00262781"/>
    <w:rsid w:val="002631AB"/>
    <w:rsid w:val="0026375F"/>
    <w:rsid w:val="002640F7"/>
    <w:rsid w:val="002650DD"/>
    <w:rsid w:val="00265B49"/>
    <w:rsid w:val="00266CDE"/>
    <w:rsid w:val="00266EE9"/>
    <w:rsid w:val="00267457"/>
    <w:rsid w:val="002674E7"/>
    <w:rsid w:val="00267619"/>
    <w:rsid w:val="002676D3"/>
    <w:rsid w:val="002677F2"/>
    <w:rsid w:val="00267B3A"/>
    <w:rsid w:val="002702A5"/>
    <w:rsid w:val="00270311"/>
    <w:rsid w:val="00271D98"/>
    <w:rsid w:val="00272272"/>
    <w:rsid w:val="002723C8"/>
    <w:rsid w:val="00272D36"/>
    <w:rsid w:val="00272F38"/>
    <w:rsid w:val="00273985"/>
    <w:rsid w:val="00274076"/>
    <w:rsid w:val="00274FC7"/>
    <w:rsid w:val="00274FEC"/>
    <w:rsid w:val="002751AB"/>
    <w:rsid w:val="00275C61"/>
    <w:rsid w:val="00276237"/>
    <w:rsid w:val="002772F2"/>
    <w:rsid w:val="002777D1"/>
    <w:rsid w:val="0028007B"/>
    <w:rsid w:val="002800CB"/>
    <w:rsid w:val="002801AA"/>
    <w:rsid w:val="00280B72"/>
    <w:rsid w:val="00280DD9"/>
    <w:rsid w:val="00280F9B"/>
    <w:rsid w:val="00281FED"/>
    <w:rsid w:val="0028208F"/>
    <w:rsid w:val="00282C3C"/>
    <w:rsid w:val="002833C2"/>
    <w:rsid w:val="00283AC7"/>
    <w:rsid w:val="00283C2E"/>
    <w:rsid w:val="00284208"/>
    <w:rsid w:val="00285261"/>
    <w:rsid w:val="00285D3A"/>
    <w:rsid w:val="00286385"/>
    <w:rsid w:val="002868AF"/>
    <w:rsid w:val="0028742F"/>
    <w:rsid w:val="00287FBF"/>
    <w:rsid w:val="002903A4"/>
    <w:rsid w:val="002903E1"/>
    <w:rsid w:val="00291149"/>
    <w:rsid w:val="00291427"/>
    <w:rsid w:val="002916E4"/>
    <w:rsid w:val="00293059"/>
    <w:rsid w:val="00293430"/>
    <w:rsid w:val="00293878"/>
    <w:rsid w:val="00293F6F"/>
    <w:rsid w:val="00293F7A"/>
    <w:rsid w:val="0029418E"/>
    <w:rsid w:val="00294575"/>
    <w:rsid w:val="00294774"/>
    <w:rsid w:val="00295287"/>
    <w:rsid w:val="002953A1"/>
    <w:rsid w:val="002957E3"/>
    <w:rsid w:val="002960AD"/>
    <w:rsid w:val="002964F5"/>
    <w:rsid w:val="0029659B"/>
    <w:rsid w:val="00297210"/>
    <w:rsid w:val="0029782D"/>
    <w:rsid w:val="00297B70"/>
    <w:rsid w:val="00297DA0"/>
    <w:rsid w:val="002A185B"/>
    <w:rsid w:val="002A1CEC"/>
    <w:rsid w:val="002A22B6"/>
    <w:rsid w:val="002A26DE"/>
    <w:rsid w:val="002A2AA3"/>
    <w:rsid w:val="002A38A0"/>
    <w:rsid w:val="002A3E19"/>
    <w:rsid w:val="002A3E51"/>
    <w:rsid w:val="002A3FCD"/>
    <w:rsid w:val="002A400D"/>
    <w:rsid w:val="002A425D"/>
    <w:rsid w:val="002A43D7"/>
    <w:rsid w:val="002A48E4"/>
    <w:rsid w:val="002A4A88"/>
    <w:rsid w:val="002A4B67"/>
    <w:rsid w:val="002A537A"/>
    <w:rsid w:val="002A6131"/>
    <w:rsid w:val="002A6BCE"/>
    <w:rsid w:val="002A7721"/>
    <w:rsid w:val="002A776A"/>
    <w:rsid w:val="002A77FB"/>
    <w:rsid w:val="002B061E"/>
    <w:rsid w:val="002B0699"/>
    <w:rsid w:val="002B0725"/>
    <w:rsid w:val="002B0D0B"/>
    <w:rsid w:val="002B0F42"/>
    <w:rsid w:val="002B0FFB"/>
    <w:rsid w:val="002B1522"/>
    <w:rsid w:val="002B1FCC"/>
    <w:rsid w:val="002B21BF"/>
    <w:rsid w:val="002B3244"/>
    <w:rsid w:val="002B3732"/>
    <w:rsid w:val="002B3B10"/>
    <w:rsid w:val="002B43B2"/>
    <w:rsid w:val="002B44A2"/>
    <w:rsid w:val="002B4A30"/>
    <w:rsid w:val="002B53C5"/>
    <w:rsid w:val="002B6E5E"/>
    <w:rsid w:val="002B7A86"/>
    <w:rsid w:val="002C0A7A"/>
    <w:rsid w:val="002C0B1C"/>
    <w:rsid w:val="002C0F5D"/>
    <w:rsid w:val="002C131F"/>
    <w:rsid w:val="002C186B"/>
    <w:rsid w:val="002C1BB0"/>
    <w:rsid w:val="002C20AF"/>
    <w:rsid w:val="002C2A49"/>
    <w:rsid w:val="002C2C25"/>
    <w:rsid w:val="002C303F"/>
    <w:rsid w:val="002C36E3"/>
    <w:rsid w:val="002C3A69"/>
    <w:rsid w:val="002C3C45"/>
    <w:rsid w:val="002C3D16"/>
    <w:rsid w:val="002C4264"/>
    <w:rsid w:val="002C4E54"/>
    <w:rsid w:val="002C4EEC"/>
    <w:rsid w:val="002C54EF"/>
    <w:rsid w:val="002C57F7"/>
    <w:rsid w:val="002C7571"/>
    <w:rsid w:val="002C7920"/>
    <w:rsid w:val="002D07DC"/>
    <w:rsid w:val="002D07DD"/>
    <w:rsid w:val="002D0BA6"/>
    <w:rsid w:val="002D11AE"/>
    <w:rsid w:val="002D21C7"/>
    <w:rsid w:val="002D2AB8"/>
    <w:rsid w:val="002D2B17"/>
    <w:rsid w:val="002D3526"/>
    <w:rsid w:val="002D3B2C"/>
    <w:rsid w:val="002D4292"/>
    <w:rsid w:val="002D44E6"/>
    <w:rsid w:val="002D4A06"/>
    <w:rsid w:val="002D4A89"/>
    <w:rsid w:val="002D50BF"/>
    <w:rsid w:val="002D5145"/>
    <w:rsid w:val="002D537F"/>
    <w:rsid w:val="002D5549"/>
    <w:rsid w:val="002D6596"/>
    <w:rsid w:val="002D6D9C"/>
    <w:rsid w:val="002D6FDB"/>
    <w:rsid w:val="002D7241"/>
    <w:rsid w:val="002D734D"/>
    <w:rsid w:val="002D744F"/>
    <w:rsid w:val="002D74D9"/>
    <w:rsid w:val="002D7E4C"/>
    <w:rsid w:val="002E00D8"/>
    <w:rsid w:val="002E02AB"/>
    <w:rsid w:val="002E0573"/>
    <w:rsid w:val="002E09BD"/>
    <w:rsid w:val="002E1183"/>
    <w:rsid w:val="002E178F"/>
    <w:rsid w:val="002E3ACA"/>
    <w:rsid w:val="002E47FF"/>
    <w:rsid w:val="002E596A"/>
    <w:rsid w:val="002E5A9B"/>
    <w:rsid w:val="002E5EA4"/>
    <w:rsid w:val="002E6633"/>
    <w:rsid w:val="002E663A"/>
    <w:rsid w:val="002F03A8"/>
    <w:rsid w:val="002F04A7"/>
    <w:rsid w:val="002F08E4"/>
    <w:rsid w:val="002F0C66"/>
    <w:rsid w:val="002F0D7A"/>
    <w:rsid w:val="002F0F7B"/>
    <w:rsid w:val="002F1058"/>
    <w:rsid w:val="002F1437"/>
    <w:rsid w:val="002F3339"/>
    <w:rsid w:val="002F343B"/>
    <w:rsid w:val="002F346B"/>
    <w:rsid w:val="002F3868"/>
    <w:rsid w:val="002F3A1A"/>
    <w:rsid w:val="002F3B35"/>
    <w:rsid w:val="002F48BF"/>
    <w:rsid w:val="002F4AA6"/>
    <w:rsid w:val="002F4F46"/>
    <w:rsid w:val="002F50F1"/>
    <w:rsid w:val="002F5919"/>
    <w:rsid w:val="002F62A3"/>
    <w:rsid w:val="002F6357"/>
    <w:rsid w:val="002F664A"/>
    <w:rsid w:val="002F6801"/>
    <w:rsid w:val="0030018B"/>
    <w:rsid w:val="003004A1"/>
    <w:rsid w:val="00300BFA"/>
    <w:rsid w:val="003010DE"/>
    <w:rsid w:val="003016A7"/>
    <w:rsid w:val="003017EC"/>
    <w:rsid w:val="003019D1"/>
    <w:rsid w:val="00301A75"/>
    <w:rsid w:val="00301BDE"/>
    <w:rsid w:val="00301C67"/>
    <w:rsid w:val="00302A35"/>
    <w:rsid w:val="00302AB9"/>
    <w:rsid w:val="00302B49"/>
    <w:rsid w:val="00302DD8"/>
    <w:rsid w:val="00302F41"/>
    <w:rsid w:val="00303411"/>
    <w:rsid w:val="00303739"/>
    <w:rsid w:val="003037B3"/>
    <w:rsid w:val="00303A43"/>
    <w:rsid w:val="00303D75"/>
    <w:rsid w:val="00304B1A"/>
    <w:rsid w:val="00305178"/>
    <w:rsid w:val="00305900"/>
    <w:rsid w:val="00305D0E"/>
    <w:rsid w:val="003066E4"/>
    <w:rsid w:val="00306E84"/>
    <w:rsid w:val="00306F6D"/>
    <w:rsid w:val="003077EC"/>
    <w:rsid w:val="00307E96"/>
    <w:rsid w:val="00311766"/>
    <w:rsid w:val="003121B9"/>
    <w:rsid w:val="0031256F"/>
    <w:rsid w:val="00313C31"/>
    <w:rsid w:val="00313E6D"/>
    <w:rsid w:val="00314227"/>
    <w:rsid w:val="003147B5"/>
    <w:rsid w:val="00314EA7"/>
    <w:rsid w:val="00314F42"/>
    <w:rsid w:val="00316138"/>
    <w:rsid w:val="00317668"/>
    <w:rsid w:val="0032011F"/>
    <w:rsid w:val="0032032A"/>
    <w:rsid w:val="00320FCB"/>
    <w:rsid w:val="003211E1"/>
    <w:rsid w:val="0032315A"/>
    <w:rsid w:val="003232B4"/>
    <w:rsid w:val="00323B7D"/>
    <w:rsid w:val="00323DD0"/>
    <w:rsid w:val="003240B6"/>
    <w:rsid w:val="00324407"/>
    <w:rsid w:val="00325507"/>
    <w:rsid w:val="003257E9"/>
    <w:rsid w:val="00326047"/>
    <w:rsid w:val="003264EC"/>
    <w:rsid w:val="00326C1A"/>
    <w:rsid w:val="00326DCC"/>
    <w:rsid w:val="00326E39"/>
    <w:rsid w:val="00326E88"/>
    <w:rsid w:val="0032733F"/>
    <w:rsid w:val="00327AC3"/>
    <w:rsid w:val="00327DF2"/>
    <w:rsid w:val="00330C06"/>
    <w:rsid w:val="00330EDE"/>
    <w:rsid w:val="00331104"/>
    <w:rsid w:val="00331910"/>
    <w:rsid w:val="00331C40"/>
    <w:rsid w:val="00331E55"/>
    <w:rsid w:val="003322B3"/>
    <w:rsid w:val="0033446D"/>
    <w:rsid w:val="00334A1D"/>
    <w:rsid w:val="00334CA1"/>
    <w:rsid w:val="00335404"/>
    <w:rsid w:val="00335749"/>
    <w:rsid w:val="00335CD6"/>
    <w:rsid w:val="0033649D"/>
    <w:rsid w:val="003368B6"/>
    <w:rsid w:val="00336BED"/>
    <w:rsid w:val="003373BC"/>
    <w:rsid w:val="003376B6"/>
    <w:rsid w:val="00337F67"/>
    <w:rsid w:val="00340162"/>
    <w:rsid w:val="003402BE"/>
    <w:rsid w:val="00340402"/>
    <w:rsid w:val="00340EB4"/>
    <w:rsid w:val="00340FDD"/>
    <w:rsid w:val="003410EA"/>
    <w:rsid w:val="003414A2"/>
    <w:rsid w:val="0034153B"/>
    <w:rsid w:val="003416F5"/>
    <w:rsid w:val="00342252"/>
    <w:rsid w:val="00342604"/>
    <w:rsid w:val="003430BA"/>
    <w:rsid w:val="003437DA"/>
    <w:rsid w:val="00343A57"/>
    <w:rsid w:val="00343BDA"/>
    <w:rsid w:val="00344728"/>
    <w:rsid w:val="003453BE"/>
    <w:rsid w:val="003457B9"/>
    <w:rsid w:val="0034628A"/>
    <w:rsid w:val="003470C8"/>
    <w:rsid w:val="003472CE"/>
    <w:rsid w:val="003475CE"/>
    <w:rsid w:val="00347850"/>
    <w:rsid w:val="00347FA4"/>
    <w:rsid w:val="0035046B"/>
    <w:rsid w:val="00351361"/>
    <w:rsid w:val="00351697"/>
    <w:rsid w:val="00351F66"/>
    <w:rsid w:val="003529E8"/>
    <w:rsid w:val="00352DA8"/>
    <w:rsid w:val="0035334F"/>
    <w:rsid w:val="003533F6"/>
    <w:rsid w:val="00353548"/>
    <w:rsid w:val="0035372F"/>
    <w:rsid w:val="00353EF7"/>
    <w:rsid w:val="003546CE"/>
    <w:rsid w:val="0035498E"/>
    <w:rsid w:val="00354C51"/>
    <w:rsid w:val="0035516B"/>
    <w:rsid w:val="00355495"/>
    <w:rsid w:val="003559BD"/>
    <w:rsid w:val="00355C7F"/>
    <w:rsid w:val="003561F2"/>
    <w:rsid w:val="0035673D"/>
    <w:rsid w:val="003568A9"/>
    <w:rsid w:val="003568D3"/>
    <w:rsid w:val="003571C7"/>
    <w:rsid w:val="003575E0"/>
    <w:rsid w:val="0035769F"/>
    <w:rsid w:val="00357954"/>
    <w:rsid w:val="0035799A"/>
    <w:rsid w:val="00357ECB"/>
    <w:rsid w:val="00357ED5"/>
    <w:rsid w:val="00357F29"/>
    <w:rsid w:val="0036025F"/>
    <w:rsid w:val="003603DE"/>
    <w:rsid w:val="00361D7A"/>
    <w:rsid w:val="00361E0D"/>
    <w:rsid w:val="003623B4"/>
    <w:rsid w:val="0036266E"/>
    <w:rsid w:val="003627A8"/>
    <w:rsid w:val="00363589"/>
    <w:rsid w:val="00363A86"/>
    <w:rsid w:val="00363E78"/>
    <w:rsid w:val="00363EDC"/>
    <w:rsid w:val="0036414E"/>
    <w:rsid w:val="00364B64"/>
    <w:rsid w:val="00364C61"/>
    <w:rsid w:val="00365524"/>
    <w:rsid w:val="00365B89"/>
    <w:rsid w:val="00365F79"/>
    <w:rsid w:val="003664F1"/>
    <w:rsid w:val="00366D06"/>
    <w:rsid w:val="00367A0B"/>
    <w:rsid w:val="00367AC3"/>
    <w:rsid w:val="00370199"/>
    <w:rsid w:val="00370C17"/>
    <w:rsid w:val="00370E79"/>
    <w:rsid w:val="003719BD"/>
    <w:rsid w:val="00371A78"/>
    <w:rsid w:val="00371C01"/>
    <w:rsid w:val="00371D19"/>
    <w:rsid w:val="003726A8"/>
    <w:rsid w:val="00372DF6"/>
    <w:rsid w:val="003730C8"/>
    <w:rsid w:val="003734DE"/>
    <w:rsid w:val="00373943"/>
    <w:rsid w:val="00374853"/>
    <w:rsid w:val="00375E2D"/>
    <w:rsid w:val="00376329"/>
    <w:rsid w:val="003768CD"/>
    <w:rsid w:val="00376BB3"/>
    <w:rsid w:val="003774E4"/>
    <w:rsid w:val="00377887"/>
    <w:rsid w:val="00377C29"/>
    <w:rsid w:val="003800BF"/>
    <w:rsid w:val="00381AD8"/>
    <w:rsid w:val="00382C01"/>
    <w:rsid w:val="00382EE7"/>
    <w:rsid w:val="00383174"/>
    <w:rsid w:val="003833E9"/>
    <w:rsid w:val="00383442"/>
    <w:rsid w:val="003834D9"/>
    <w:rsid w:val="003835E7"/>
    <w:rsid w:val="00383832"/>
    <w:rsid w:val="00383B8B"/>
    <w:rsid w:val="00383D53"/>
    <w:rsid w:val="00383FD8"/>
    <w:rsid w:val="003849FD"/>
    <w:rsid w:val="00384EB1"/>
    <w:rsid w:val="00385072"/>
    <w:rsid w:val="0038545E"/>
    <w:rsid w:val="003854CC"/>
    <w:rsid w:val="0038551B"/>
    <w:rsid w:val="00385A2D"/>
    <w:rsid w:val="00385A95"/>
    <w:rsid w:val="00387933"/>
    <w:rsid w:val="00387946"/>
    <w:rsid w:val="003879F5"/>
    <w:rsid w:val="00387CE6"/>
    <w:rsid w:val="00387DBA"/>
    <w:rsid w:val="00390298"/>
    <w:rsid w:val="00390836"/>
    <w:rsid w:val="003910EF"/>
    <w:rsid w:val="00391687"/>
    <w:rsid w:val="0039194A"/>
    <w:rsid w:val="0039294E"/>
    <w:rsid w:val="00392979"/>
    <w:rsid w:val="003935FD"/>
    <w:rsid w:val="00393E0B"/>
    <w:rsid w:val="00393FA4"/>
    <w:rsid w:val="00394DE8"/>
    <w:rsid w:val="0039553E"/>
    <w:rsid w:val="003957AB"/>
    <w:rsid w:val="00395EE6"/>
    <w:rsid w:val="00395F2B"/>
    <w:rsid w:val="00396AA9"/>
    <w:rsid w:val="003A04BF"/>
    <w:rsid w:val="003A0E16"/>
    <w:rsid w:val="003A0F87"/>
    <w:rsid w:val="003A1374"/>
    <w:rsid w:val="003A19A9"/>
    <w:rsid w:val="003A1E5B"/>
    <w:rsid w:val="003A1E76"/>
    <w:rsid w:val="003A20E1"/>
    <w:rsid w:val="003A22FC"/>
    <w:rsid w:val="003A2C2E"/>
    <w:rsid w:val="003A3843"/>
    <w:rsid w:val="003A3A9C"/>
    <w:rsid w:val="003A3B51"/>
    <w:rsid w:val="003A4393"/>
    <w:rsid w:val="003A450F"/>
    <w:rsid w:val="003A5373"/>
    <w:rsid w:val="003A55DF"/>
    <w:rsid w:val="003A7242"/>
    <w:rsid w:val="003A72EB"/>
    <w:rsid w:val="003A75E7"/>
    <w:rsid w:val="003A7B05"/>
    <w:rsid w:val="003A7FD3"/>
    <w:rsid w:val="003B01CE"/>
    <w:rsid w:val="003B0AA5"/>
    <w:rsid w:val="003B0B18"/>
    <w:rsid w:val="003B0BDE"/>
    <w:rsid w:val="003B10FA"/>
    <w:rsid w:val="003B1299"/>
    <w:rsid w:val="003B12A6"/>
    <w:rsid w:val="003B13F7"/>
    <w:rsid w:val="003B1509"/>
    <w:rsid w:val="003B20DA"/>
    <w:rsid w:val="003B2D5D"/>
    <w:rsid w:val="003B3130"/>
    <w:rsid w:val="003B3209"/>
    <w:rsid w:val="003B3764"/>
    <w:rsid w:val="003B3910"/>
    <w:rsid w:val="003B3CFA"/>
    <w:rsid w:val="003B42FF"/>
    <w:rsid w:val="003B524D"/>
    <w:rsid w:val="003B57DD"/>
    <w:rsid w:val="003B623C"/>
    <w:rsid w:val="003B62BA"/>
    <w:rsid w:val="003C0324"/>
    <w:rsid w:val="003C0E3D"/>
    <w:rsid w:val="003C1258"/>
    <w:rsid w:val="003C2855"/>
    <w:rsid w:val="003C2B81"/>
    <w:rsid w:val="003C3074"/>
    <w:rsid w:val="003C3435"/>
    <w:rsid w:val="003C349E"/>
    <w:rsid w:val="003C34C0"/>
    <w:rsid w:val="003C3628"/>
    <w:rsid w:val="003C4A48"/>
    <w:rsid w:val="003C4B1F"/>
    <w:rsid w:val="003C4E66"/>
    <w:rsid w:val="003C522B"/>
    <w:rsid w:val="003C59E2"/>
    <w:rsid w:val="003C5EC0"/>
    <w:rsid w:val="003C61A2"/>
    <w:rsid w:val="003C6236"/>
    <w:rsid w:val="003C62AE"/>
    <w:rsid w:val="003C67BF"/>
    <w:rsid w:val="003C6ED8"/>
    <w:rsid w:val="003C74A5"/>
    <w:rsid w:val="003C758E"/>
    <w:rsid w:val="003C76D9"/>
    <w:rsid w:val="003C76DF"/>
    <w:rsid w:val="003D0639"/>
    <w:rsid w:val="003D0E83"/>
    <w:rsid w:val="003D1508"/>
    <w:rsid w:val="003D1869"/>
    <w:rsid w:val="003D1A22"/>
    <w:rsid w:val="003D1DBE"/>
    <w:rsid w:val="003D2A78"/>
    <w:rsid w:val="003D387A"/>
    <w:rsid w:val="003D4C9E"/>
    <w:rsid w:val="003D51FD"/>
    <w:rsid w:val="003E00FE"/>
    <w:rsid w:val="003E0337"/>
    <w:rsid w:val="003E041B"/>
    <w:rsid w:val="003E0A7E"/>
    <w:rsid w:val="003E0AD0"/>
    <w:rsid w:val="003E0C11"/>
    <w:rsid w:val="003E1990"/>
    <w:rsid w:val="003E1BBF"/>
    <w:rsid w:val="003E29E9"/>
    <w:rsid w:val="003E2D6F"/>
    <w:rsid w:val="003E2F55"/>
    <w:rsid w:val="003E33EE"/>
    <w:rsid w:val="003E36DE"/>
    <w:rsid w:val="003E371B"/>
    <w:rsid w:val="003E3770"/>
    <w:rsid w:val="003E4DEC"/>
    <w:rsid w:val="003E4E7B"/>
    <w:rsid w:val="003E4ECA"/>
    <w:rsid w:val="003E509E"/>
    <w:rsid w:val="003E52D0"/>
    <w:rsid w:val="003E5742"/>
    <w:rsid w:val="003E5C8F"/>
    <w:rsid w:val="003E5CC6"/>
    <w:rsid w:val="003E5F7F"/>
    <w:rsid w:val="003E6476"/>
    <w:rsid w:val="003E6D13"/>
    <w:rsid w:val="003F04D6"/>
    <w:rsid w:val="003F075E"/>
    <w:rsid w:val="003F104A"/>
    <w:rsid w:val="003F19A0"/>
    <w:rsid w:val="003F1DF1"/>
    <w:rsid w:val="003F1EE8"/>
    <w:rsid w:val="003F22F1"/>
    <w:rsid w:val="003F2435"/>
    <w:rsid w:val="003F27B3"/>
    <w:rsid w:val="003F2AC0"/>
    <w:rsid w:val="003F2EE6"/>
    <w:rsid w:val="003F3159"/>
    <w:rsid w:val="003F33B4"/>
    <w:rsid w:val="003F347E"/>
    <w:rsid w:val="003F3D57"/>
    <w:rsid w:val="003F3E59"/>
    <w:rsid w:val="003F3F1B"/>
    <w:rsid w:val="003F42EC"/>
    <w:rsid w:val="003F4E1B"/>
    <w:rsid w:val="003F5B34"/>
    <w:rsid w:val="003F5E45"/>
    <w:rsid w:val="003F6302"/>
    <w:rsid w:val="003F6B8D"/>
    <w:rsid w:val="003F6C60"/>
    <w:rsid w:val="003F773C"/>
    <w:rsid w:val="003F78D9"/>
    <w:rsid w:val="003F7B95"/>
    <w:rsid w:val="003F7D47"/>
    <w:rsid w:val="004000E7"/>
    <w:rsid w:val="00400835"/>
    <w:rsid w:val="00400A5F"/>
    <w:rsid w:val="00400C79"/>
    <w:rsid w:val="0040110C"/>
    <w:rsid w:val="00401CAD"/>
    <w:rsid w:val="00402A9A"/>
    <w:rsid w:val="00403052"/>
    <w:rsid w:val="004030DC"/>
    <w:rsid w:val="00403389"/>
    <w:rsid w:val="00403C87"/>
    <w:rsid w:val="00403DF4"/>
    <w:rsid w:val="00403ECA"/>
    <w:rsid w:val="00403EEE"/>
    <w:rsid w:val="0040408D"/>
    <w:rsid w:val="0040417A"/>
    <w:rsid w:val="00405966"/>
    <w:rsid w:val="00405C0D"/>
    <w:rsid w:val="00405F22"/>
    <w:rsid w:val="00406318"/>
    <w:rsid w:val="004069F0"/>
    <w:rsid w:val="00406AD8"/>
    <w:rsid w:val="00407191"/>
    <w:rsid w:val="0040733A"/>
    <w:rsid w:val="004074D1"/>
    <w:rsid w:val="00407EC8"/>
    <w:rsid w:val="00410741"/>
    <w:rsid w:val="00410751"/>
    <w:rsid w:val="00410764"/>
    <w:rsid w:val="00411713"/>
    <w:rsid w:val="00411C6D"/>
    <w:rsid w:val="00412695"/>
    <w:rsid w:val="00412B60"/>
    <w:rsid w:val="00413498"/>
    <w:rsid w:val="0041370D"/>
    <w:rsid w:val="0041417E"/>
    <w:rsid w:val="00414914"/>
    <w:rsid w:val="00414D8D"/>
    <w:rsid w:val="004152A5"/>
    <w:rsid w:val="0041718D"/>
    <w:rsid w:val="004172E5"/>
    <w:rsid w:val="00420259"/>
    <w:rsid w:val="00420834"/>
    <w:rsid w:val="004213C2"/>
    <w:rsid w:val="004215EE"/>
    <w:rsid w:val="004218F1"/>
    <w:rsid w:val="00422043"/>
    <w:rsid w:val="0042238E"/>
    <w:rsid w:val="0042299F"/>
    <w:rsid w:val="00423394"/>
    <w:rsid w:val="004233B2"/>
    <w:rsid w:val="00423822"/>
    <w:rsid w:val="004242C7"/>
    <w:rsid w:val="00424F65"/>
    <w:rsid w:val="00425205"/>
    <w:rsid w:val="004257FD"/>
    <w:rsid w:val="00425C95"/>
    <w:rsid w:val="00426252"/>
    <w:rsid w:val="004262A3"/>
    <w:rsid w:val="004274A6"/>
    <w:rsid w:val="00427524"/>
    <w:rsid w:val="004276CD"/>
    <w:rsid w:val="004277F1"/>
    <w:rsid w:val="004307E1"/>
    <w:rsid w:val="00430C5A"/>
    <w:rsid w:val="00431ADD"/>
    <w:rsid w:val="0043280E"/>
    <w:rsid w:val="00432C5A"/>
    <w:rsid w:val="00433769"/>
    <w:rsid w:val="00433AAF"/>
    <w:rsid w:val="00434432"/>
    <w:rsid w:val="0043555E"/>
    <w:rsid w:val="00435689"/>
    <w:rsid w:val="0043574D"/>
    <w:rsid w:val="004364AB"/>
    <w:rsid w:val="00437126"/>
    <w:rsid w:val="0043718A"/>
    <w:rsid w:val="00437479"/>
    <w:rsid w:val="00437712"/>
    <w:rsid w:val="00440275"/>
    <w:rsid w:val="0044028E"/>
    <w:rsid w:val="0044051E"/>
    <w:rsid w:val="00440B51"/>
    <w:rsid w:val="00441265"/>
    <w:rsid w:val="0044171D"/>
    <w:rsid w:val="00441A6F"/>
    <w:rsid w:val="00441CEC"/>
    <w:rsid w:val="004424EE"/>
    <w:rsid w:val="00442AD7"/>
    <w:rsid w:val="00443188"/>
    <w:rsid w:val="004448F8"/>
    <w:rsid w:val="00444C7D"/>
    <w:rsid w:val="004465CF"/>
    <w:rsid w:val="0044682B"/>
    <w:rsid w:val="00446A9E"/>
    <w:rsid w:val="00446F53"/>
    <w:rsid w:val="004477F1"/>
    <w:rsid w:val="00447F82"/>
    <w:rsid w:val="00450610"/>
    <w:rsid w:val="00450821"/>
    <w:rsid w:val="004509F9"/>
    <w:rsid w:val="00450A65"/>
    <w:rsid w:val="00450B32"/>
    <w:rsid w:val="00451C71"/>
    <w:rsid w:val="00451ECE"/>
    <w:rsid w:val="00452032"/>
    <w:rsid w:val="004520C2"/>
    <w:rsid w:val="00452294"/>
    <w:rsid w:val="004531C7"/>
    <w:rsid w:val="00453A88"/>
    <w:rsid w:val="004544DA"/>
    <w:rsid w:val="00454AEB"/>
    <w:rsid w:val="00454D66"/>
    <w:rsid w:val="00454DA7"/>
    <w:rsid w:val="00454FC4"/>
    <w:rsid w:val="00454FF0"/>
    <w:rsid w:val="0045503D"/>
    <w:rsid w:val="004557C2"/>
    <w:rsid w:val="0045580D"/>
    <w:rsid w:val="004561F7"/>
    <w:rsid w:val="00456524"/>
    <w:rsid w:val="00456582"/>
    <w:rsid w:val="004570B1"/>
    <w:rsid w:val="0046000F"/>
    <w:rsid w:val="00461562"/>
    <w:rsid w:val="00462481"/>
    <w:rsid w:val="00462A60"/>
    <w:rsid w:val="00462B66"/>
    <w:rsid w:val="0046317B"/>
    <w:rsid w:val="00464913"/>
    <w:rsid w:val="0046528A"/>
    <w:rsid w:val="00465B82"/>
    <w:rsid w:val="00465F0F"/>
    <w:rsid w:val="00466434"/>
    <w:rsid w:val="00466CB4"/>
    <w:rsid w:val="00466DB0"/>
    <w:rsid w:val="0046740F"/>
    <w:rsid w:val="004674E1"/>
    <w:rsid w:val="00467CF9"/>
    <w:rsid w:val="00467FC5"/>
    <w:rsid w:val="004703B5"/>
    <w:rsid w:val="00471B36"/>
    <w:rsid w:val="00471D04"/>
    <w:rsid w:val="00471F07"/>
    <w:rsid w:val="00472010"/>
    <w:rsid w:val="004727E7"/>
    <w:rsid w:val="004727FC"/>
    <w:rsid w:val="00472DE2"/>
    <w:rsid w:val="0047333C"/>
    <w:rsid w:val="00473664"/>
    <w:rsid w:val="00473C82"/>
    <w:rsid w:val="0047454E"/>
    <w:rsid w:val="00474680"/>
    <w:rsid w:val="00474769"/>
    <w:rsid w:val="00474DE1"/>
    <w:rsid w:val="004751F3"/>
    <w:rsid w:val="00475435"/>
    <w:rsid w:val="004758DC"/>
    <w:rsid w:val="00475A40"/>
    <w:rsid w:val="00475A79"/>
    <w:rsid w:val="004760CC"/>
    <w:rsid w:val="00476648"/>
    <w:rsid w:val="0047699A"/>
    <w:rsid w:val="004770E5"/>
    <w:rsid w:val="004777B9"/>
    <w:rsid w:val="0048018F"/>
    <w:rsid w:val="00480738"/>
    <w:rsid w:val="00481164"/>
    <w:rsid w:val="0048183C"/>
    <w:rsid w:val="0048361C"/>
    <w:rsid w:val="004844F2"/>
    <w:rsid w:val="00484C0F"/>
    <w:rsid w:val="00485F90"/>
    <w:rsid w:val="00486878"/>
    <w:rsid w:val="00486980"/>
    <w:rsid w:val="00487978"/>
    <w:rsid w:val="004906A9"/>
    <w:rsid w:val="004910F9"/>
    <w:rsid w:val="00491ACF"/>
    <w:rsid w:val="00492291"/>
    <w:rsid w:val="0049277B"/>
    <w:rsid w:val="00493026"/>
    <w:rsid w:val="00495E14"/>
    <w:rsid w:val="004960B4"/>
    <w:rsid w:val="004962C2"/>
    <w:rsid w:val="004972A0"/>
    <w:rsid w:val="00497CEF"/>
    <w:rsid w:val="004A15BB"/>
    <w:rsid w:val="004A15BC"/>
    <w:rsid w:val="004A2112"/>
    <w:rsid w:val="004A3439"/>
    <w:rsid w:val="004A3456"/>
    <w:rsid w:val="004A37AE"/>
    <w:rsid w:val="004A3A43"/>
    <w:rsid w:val="004A3C97"/>
    <w:rsid w:val="004A3E76"/>
    <w:rsid w:val="004A55EB"/>
    <w:rsid w:val="004A5897"/>
    <w:rsid w:val="004A5AD3"/>
    <w:rsid w:val="004A63B6"/>
    <w:rsid w:val="004A6B31"/>
    <w:rsid w:val="004A7C54"/>
    <w:rsid w:val="004B0139"/>
    <w:rsid w:val="004B03A1"/>
    <w:rsid w:val="004B0420"/>
    <w:rsid w:val="004B05B7"/>
    <w:rsid w:val="004B146F"/>
    <w:rsid w:val="004B1BB6"/>
    <w:rsid w:val="004B2116"/>
    <w:rsid w:val="004B2A1E"/>
    <w:rsid w:val="004B2C30"/>
    <w:rsid w:val="004B3078"/>
    <w:rsid w:val="004B312C"/>
    <w:rsid w:val="004B38AA"/>
    <w:rsid w:val="004B3FCD"/>
    <w:rsid w:val="004B5055"/>
    <w:rsid w:val="004B612D"/>
    <w:rsid w:val="004B6416"/>
    <w:rsid w:val="004B6443"/>
    <w:rsid w:val="004B6C5B"/>
    <w:rsid w:val="004B774D"/>
    <w:rsid w:val="004C0431"/>
    <w:rsid w:val="004C11B3"/>
    <w:rsid w:val="004C22FB"/>
    <w:rsid w:val="004C23AA"/>
    <w:rsid w:val="004C25B8"/>
    <w:rsid w:val="004C2700"/>
    <w:rsid w:val="004C27D5"/>
    <w:rsid w:val="004C3515"/>
    <w:rsid w:val="004C3AD6"/>
    <w:rsid w:val="004C3DF4"/>
    <w:rsid w:val="004C4780"/>
    <w:rsid w:val="004C4C99"/>
    <w:rsid w:val="004C50F4"/>
    <w:rsid w:val="004C5143"/>
    <w:rsid w:val="004C5181"/>
    <w:rsid w:val="004C523C"/>
    <w:rsid w:val="004C5738"/>
    <w:rsid w:val="004C60F1"/>
    <w:rsid w:val="004C6389"/>
    <w:rsid w:val="004C66B6"/>
    <w:rsid w:val="004C75DB"/>
    <w:rsid w:val="004D08D9"/>
    <w:rsid w:val="004D0AAA"/>
    <w:rsid w:val="004D190D"/>
    <w:rsid w:val="004D1DD7"/>
    <w:rsid w:val="004D22F9"/>
    <w:rsid w:val="004D26C9"/>
    <w:rsid w:val="004D28B7"/>
    <w:rsid w:val="004D2939"/>
    <w:rsid w:val="004D3512"/>
    <w:rsid w:val="004D35E8"/>
    <w:rsid w:val="004D3686"/>
    <w:rsid w:val="004D3A3E"/>
    <w:rsid w:val="004D3A8E"/>
    <w:rsid w:val="004D3B0C"/>
    <w:rsid w:val="004D3E2E"/>
    <w:rsid w:val="004D44C4"/>
    <w:rsid w:val="004D5548"/>
    <w:rsid w:val="004D5581"/>
    <w:rsid w:val="004D7022"/>
    <w:rsid w:val="004D7045"/>
    <w:rsid w:val="004D72EE"/>
    <w:rsid w:val="004D7330"/>
    <w:rsid w:val="004D76E3"/>
    <w:rsid w:val="004D782A"/>
    <w:rsid w:val="004E02E1"/>
    <w:rsid w:val="004E0551"/>
    <w:rsid w:val="004E07C2"/>
    <w:rsid w:val="004E122F"/>
    <w:rsid w:val="004E1473"/>
    <w:rsid w:val="004E1C9C"/>
    <w:rsid w:val="004E2020"/>
    <w:rsid w:val="004E239E"/>
    <w:rsid w:val="004E2581"/>
    <w:rsid w:val="004E2586"/>
    <w:rsid w:val="004E3028"/>
    <w:rsid w:val="004E3345"/>
    <w:rsid w:val="004E3F75"/>
    <w:rsid w:val="004E434E"/>
    <w:rsid w:val="004E4493"/>
    <w:rsid w:val="004E48FE"/>
    <w:rsid w:val="004E557C"/>
    <w:rsid w:val="004E5A67"/>
    <w:rsid w:val="004E5E93"/>
    <w:rsid w:val="004E6774"/>
    <w:rsid w:val="004E6B16"/>
    <w:rsid w:val="004E7016"/>
    <w:rsid w:val="004E7E60"/>
    <w:rsid w:val="004E7F30"/>
    <w:rsid w:val="004F1046"/>
    <w:rsid w:val="004F110E"/>
    <w:rsid w:val="004F1292"/>
    <w:rsid w:val="004F2E5C"/>
    <w:rsid w:val="004F3496"/>
    <w:rsid w:val="004F426A"/>
    <w:rsid w:val="004F4F0D"/>
    <w:rsid w:val="004F5101"/>
    <w:rsid w:val="004F5380"/>
    <w:rsid w:val="004F554D"/>
    <w:rsid w:val="004F56DF"/>
    <w:rsid w:val="004F591D"/>
    <w:rsid w:val="004F5F2D"/>
    <w:rsid w:val="004F6099"/>
    <w:rsid w:val="004F62D4"/>
    <w:rsid w:val="004F678F"/>
    <w:rsid w:val="004F6996"/>
    <w:rsid w:val="004F6DBF"/>
    <w:rsid w:val="004F6EBD"/>
    <w:rsid w:val="004F70F2"/>
    <w:rsid w:val="004F7342"/>
    <w:rsid w:val="004F77B2"/>
    <w:rsid w:val="004F797E"/>
    <w:rsid w:val="00500BDB"/>
    <w:rsid w:val="0050105D"/>
    <w:rsid w:val="00501869"/>
    <w:rsid w:val="00502783"/>
    <w:rsid w:val="005028C8"/>
    <w:rsid w:val="00503A30"/>
    <w:rsid w:val="00503AD9"/>
    <w:rsid w:val="00504C20"/>
    <w:rsid w:val="00505661"/>
    <w:rsid w:val="005062CC"/>
    <w:rsid w:val="00506655"/>
    <w:rsid w:val="00506C4A"/>
    <w:rsid w:val="00506F2A"/>
    <w:rsid w:val="0050706F"/>
    <w:rsid w:val="005070F9"/>
    <w:rsid w:val="00507837"/>
    <w:rsid w:val="0051039D"/>
    <w:rsid w:val="005109FD"/>
    <w:rsid w:val="00510CB5"/>
    <w:rsid w:val="0051100E"/>
    <w:rsid w:val="00511224"/>
    <w:rsid w:val="00511893"/>
    <w:rsid w:val="0051194B"/>
    <w:rsid w:val="005119C0"/>
    <w:rsid w:val="00511F29"/>
    <w:rsid w:val="00511F54"/>
    <w:rsid w:val="005127ED"/>
    <w:rsid w:val="00512F0C"/>
    <w:rsid w:val="0051385C"/>
    <w:rsid w:val="0051389C"/>
    <w:rsid w:val="00513D7A"/>
    <w:rsid w:val="00513E7D"/>
    <w:rsid w:val="005147B3"/>
    <w:rsid w:val="00514D4F"/>
    <w:rsid w:val="0051594C"/>
    <w:rsid w:val="00515E2C"/>
    <w:rsid w:val="005160EC"/>
    <w:rsid w:val="0051676B"/>
    <w:rsid w:val="00516A67"/>
    <w:rsid w:val="0051779E"/>
    <w:rsid w:val="005200D7"/>
    <w:rsid w:val="00520678"/>
    <w:rsid w:val="00520A75"/>
    <w:rsid w:val="00521588"/>
    <w:rsid w:val="005219EF"/>
    <w:rsid w:val="00521B58"/>
    <w:rsid w:val="00521D10"/>
    <w:rsid w:val="00521FA6"/>
    <w:rsid w:val="00522953"/>
    <w:rsid w:val="00523039"/>
    <w:rsid w:val="005236EB"/>
    <w:rsid w:val="0052384A"/>
    <w:rsid w:val="00523FB9"/>
    <w:rsid w:val="00524329"/>
    <w:rsid w:val="00524AEB"/>
    <w:rsid w:val="005255EA"/>
    <w:rsid w:val="00525A2D"/>
    <w:rsid w:val="00525A7C"/>
    <w:rsid w:val="00525DE7"/>
    <w:rsid w:val="00526212"/>
    <w:rsid w:val="005264B8"/>
    <w:rsid w:val="00526EE0"/>
    <w:rsid w:val="00526F2B"/>
    <w:rsid w:val="0053096F"/>
    <w:rsid w:val="00530F41"/>
    <w:rsid w:val="0053103A"/>
    <w:rsid w:val="005319DE"/>
    <w:rsid w:val="00531AFF"/>
    <w:rsid w:val="00531E2F"/>
    <w:rsid w:val="00531F4D"/>
    <w:rsid w:val="0053201D"/>
    <w:rsid w:val="005320C0"/>
    <w:rsid w:val="0053251E"/>
    <w:rsid w:val="005325B2"/>
    <w:rsid w:val="00532C51"/>
    <w:rsid w:val="0053319A"/>
    <w:rsid w:val="00533445"/>
    <w:rsid w:val="00534091"/>
    <w:rsid w:val="00534209"/>
    <w:rsid w:val="005344A3"/>
    <w:rsid w:val="005344E6"/>
    <w:rsid w:val="00534DB2"/>
    <w:rsid w:val="00535A91"/>
    <w:rsid w:val="00536016"/>
    <w:rsid w:val="005360BB"/>
    <w:rsid w:val="00536141"/>
    <w:rsid w:val="00536B08"/>
    <w:rsid w:val="005371BA"/>
    <w:rsid w:val="0053731E"/>
    <w:rsid w:val="005373AD"/>
    <w:rsid w:val="00537D87"/>
    <w:rsid w:val="00540B5A"/>
    <w:rsid w:val="00540D17"/>
    <w:rsid w:val="00540EE7"/>
    <w:rsid w:val="00541395"/>
    <w:rsid w:val="0054240D"/>
    <w:rsid w:val="00542BB9"/>
    <w:rsid w:val="00542EDA"/>
    <w:rsid w:val="00542F32"/>
    <w:rsid w:val="005436E6"/>
    <w:rsid w:val="005439B6"/>
    <w:rsid w:val="00543BCA"/>
    <w:rsid w:val="00544102"/>
    <w:rsid w:val="005442DD"/>
    <w:rsid w:val="00544E82"/>
    <w:rsid w:val="00544EF6"/>
    <w:rsid w:val="005455E1"/>
    <w:rsid w:val="00545C91"/>
    <w:rsid w:val="00545D70"/>
    <w:rsid w:val="005464A1"/>
    <w:rsid w:val="0055034B"/>
    <w:rsid w:val="0055081E"/>
    <w:rsid w:val="00550CD1"/>
    <w:rsid w:val="005519D3"/>
    <w:rsid w:val="00551F1C"/>
    <w:rsid w:val="00552742"/>
    <w:rsid w:val="0055277D"/>
    <w:rsid w:val="0055290C"/>
    <w:rsid w:val="0055397C"/>
    <w:rsid w:val="00554188"/>
    <w:rsid w:val="00554F91"/>
    <w:rsid w:val="0055668F"/>
    <w:rsid w:val="00556A2F"/>
    <w:rsid w:val="00557132"/>
    <w:rsid w:val="00557A44"/>
    <w:rsid w:val="00557B82"/>
    <w:rsid w:val="00557DF9"/>
    <w:rsid w:val="00560603"/>
    <w:rsid w:val="00560800"/>
    <w:rsid w:val="00561BCC"/>
    <w:rsid w:val="005620C2"/>
    <w:rsid w:val="00562B1C"/>
    <w:rsid w:val="00563183"/>
    <w:rsid w:val="00563577"/>
    <w:rsid w:val="0056366D"/>
    <w:rsid w:val="00563880"/>
    <w:rsid w:val="005639FE"/>
    <w:rsid w:val="00563A1D"/>
    <w:rsid w:val="00563EFA"/>
    <w:rsid w:val="005642E8"/>
    <w:rsid w:val="00564305"/>
    <w:rsid w:val="00564EFA"/>
    <w:rsid w:val="005655C9"/>
    <w:rsid w:val="00566842"/>
    <w:rsid w:val="0056694E"/>
    <w:rsid w:val="00566CDE"/>
    <w:rsid w:val="00566FF8"/>
    <w:rsid w:val="00567282"/>
    <w:rsid w:val="00571668"/>
    <w:rsid w:val="00572268"/>
    <w:rsid w:val="005725EF"/>
    <w:rsid w:val="00572778"/>
    <w:rsid w:val="00572D61"/>
    <w:rsid w:val="0057314F"/>
    <w:rsid w:val="00573386"/>
    <w:rsid w:val="0057360F"/>
    <w:rsid w:val="0057475A"/>
    <w:rsid w:val="005748DB"/>
    <w:rsid w:val="0057553C"/>
    <w:rsid w:val="0057666F"/>
    <w:rsid w:val="00576707"/>
    <w:rsid w:val="0057671C"/>
    <w:rsid w:val="00576BA0"/>
    <w:rsid w:val="00576F2C"/>
    <w:rsid w:val="00577151"/>
    <w:rsid w:val="00577419"/>
    <w:rsid w:val="00577777"/>
    <w:rsid w:val="00580436"/>
    <w:rsid w:val="00580BDD"/>
    <w:rsid w:val="00580D11"/>
    <w:rsid w:val="00580D5F"/>
    <w:rsid w:val="005813ED"/>
    <w:rsid w:val="00581661"/>
    <w:rsid w:val="00581D02"/>
    <w:rsid w:val="00582227"/>
    <w:rsid w:val="00582B0B"/>
    <w:rsid w:val="00582E81"/>
    <w:rsid w:val="00583945"/>
    <w:rsid w:val="00583F1E"/>
    <w:rsid w:val="0058401D"/>
    <w:rsid w:val="0058427B"/>
    <w:rsid w:val="00584606"/>
    <w:rsid w:val="0058480D"/>
    <w:rsid w:val="0058580C"/>
    <w:rsid w:val="005859E9"/>
    <w:rsid w:val="00585AD8"/>
    <w:rsid w:val="00586127"/>
    <w:rsid w:val="0058652D"/>
    <w:rsid w:val="00586C1E"/>
    <w:rsid w:val="00586DE7"/>
    <w:rsid w:val="00586FEC"/>
    <w:rsid w:val="00587299"/>
    <w:rsid w:val="0058748E"/>
    <w:rsid w:val="005874AF"/>
    <w:rsid w:val="00587F92"/>
    <w:rsid w:val="00590648"/>
    <w:rsid w:val="00590FE3"/>
    <w:rsid w:val="005921B4"/>
    <w:rsid w:val="0059259F"/>
    <w:rsid w:val="0059349A"/>
    <w:rsid w:val="005938AB"/>
    <w:rsid w:val="005938D3"/>
    <w:rsid w:val="005948C6"/>
    <w:rsid w:val="00594A8B"/>
    <w:rsid w:val="00595AF9"/>
    <w:rsid w:val="00595D58"/>
    <w:rsid w:val="005963D7"/>
    <w:rsid w:val="005964E4"/>
    <w:rsid w:val="00596746"/>
    <w:rsid w:val="0059688C"/>
    <w:rsid w:val="00596CF6"/>
    <w:rsid w:val="00597302"/>
    <w:rsid w:val="00597620"/>
    <w:rsid w:val="00597F52"/>
    <w:rsid w:val="005A015E"/>
    <w:rsid w:val="005A0336"/>
    <w:rsid w:val="005A092E"/>
    <w:rsid w:val="005A0F2A"/>
    <w:rsid w:val="005A107E"/>
    <w:rsid w:val="005A1CFD"/>
    <w:rsid w:val="005A226E"/>
    <w:rsid w:val="005A278D"/>
    <w:rsid w:val="005A2CFE"/>
    <w:rsid w:val="005A2E14"/>
    <w:rsid w:val="005A359D"/>
    <w:rsid w:val="005A38B2"/>
    <w:rsid w:val="005A3A07"/>
    <w:rsid w:val="005A3BA3"/>
    <w:rsid w:val="005A3D77"/>
    <w:rsid w:val="005A3F38"/>
    <w:rsid w:val="005A4497"/>
    <w:rsid w:val="005A4D28"/>
    <w:rsid w:val="005A4ED1"/>
    <w:rsid w:val="005A54B9"/>
    <w:rsid w:val="005A56B8"/>
    <w:rsid w:val="005A5C73"/>
    <w:rsid w:val="005A5C79"/>
    <w:rsid w:val="005A61BD"/>
    <w:rsid w:val="005A6B49"/>
    <w:rsid w:val="005A711F"/>
    <w:rsid w:val="005A71DE"/>
    <w:rsid w:val="005A722C"/>
    <w:rsid w:val="005B009B"/>
    <w:rsid w:val="005B2579"/>
    <w:rsid w:val="005B28D9"/>
    <w:rsid w:val="005B3532"/>
    <w:rsid w:val="005B371D"/>
    <w:rsid w:val="005B3D25"/>
    <w:rsid w:val="005B3F84"/>
    <w:rsid w:val="005B4F0E"/>
    <w:rsid w:val="005B4F4E"/>
    <w:rsid w:val="005B561B"/>
    <w:rsid w:val="005B5BCD"/>
    <w:rsid w:val="005B7DE4"/>
    <w:rsid w:val="005C047C"/>
    <w:rsid w:val="005C0771"/>
    <w:rsid w:val="005C0BF7"/>
    <w:rsid w:val="005C1EC2"/>
    <w:rsid w:val="005C2008"/>
    <w:rsid w:val="005C373F"/>
    <w:rsid w:val="005C3D47"/>
    <w:rsid w:val="005C4111"/>
    <w:rsid w:val="005C4297"/>
    <w:rsid w:val="005C438C"/>
    <w:rsid w:val="005C482D"/>
    <w:rsid w:val="005C4EDB"/>
    <w:rsid w:val="005C50A7"/>
    <w:rsid w:val="005C5823"/>
    <w:rsid w:val="005C5906"/>
    <w:rsid w:val="005C5DA6"/>
    <w:rsid w:val="005C60EB"/>
    <w:rsid w:val="005C689A"/>
    <w:rsid w:val="005C68FE"/>
    <w:rsid w:val="005C6B1D"/>
    <w:rsid w:val="005D11F3"/>
    <w:rsid w:val="005D1D88"/>
    <w:rsid w:val="005D2497"/>
    <w:rsid w:val="005D2883"/>
    <w:rsid w:val="005D2B20"/>
    <w:rsid w:val="005D32EB"/>
    <w:rsid w:val="005D3C7D"/>
    <w:rsid w:val="005D3D4D"/>
    <w:rsid w:val="005D489B"/>
    <w:rsid w:val="005D4DFA"/>
    <w:rsid w:val="005D55FD"/>
    <w:rsid w:val="005D5BDC"/>
    <w:rsid w:val="005D5CCA"/>
    <w:rsid w:val="005D6451"/>
    <w:rsid w:val="005D77DA"/>
    <w:rsid w:val="005E0081"/>
    <w:rsid w:val="005E0D96"/>
    <w:rsid w:val="005E134D"/>
    <w:rsid w:val="005E1659"/>
    <w:rsid w:val="005E1666"/>
    <w:rsid w:val="005E170C"/>
    <w:rsid w:val="005E1941"/>
    <w:rsid w:val="005E2838"/>
    <w:rsid w:val="005E322B"/>
    <w:rsid w:val="005E3916"/>
    <w:rsid w:val="005E42CC"/>
    <w:rsid w:val="005E4B54"/>
    <w:rsid w:val="005E56C0"/>
    <w:rsid w:val="005E5DCE"/>
    <w:rsid w:val="005E668C"/>
    <w:rsid w:val="005E6F8A"/>
    <w:rsid w:val="005E726D"/>
    <w:rsid w:val="005E77A1"/>
    <w:rsid w:val="005F01C3"/>
    <w:rsid w:val="005F0566"/>
    <w:rsid w:val="005F06E4"/>
    <w:rsid w:val="005F0A44"/>
    <w:rsid w:val="005F0C4B"/>
    <w:rsid w:val="005F0F3F"/>
    <w:rsid w:val="005F12B2"/>
    <w:rsid w:val="005F1323"/>
    <w:rsid w:val="005F1431"/>
    <w:rsid w:val="005F2A0A"/>
    <w:rsid w:val="005F356D"/>
    <w:rsid w:val="005F40FE"/>
    <w:rsid w:val="005F45EC"/>
    <w:rsid w:val="005F5540"/>
    <w:rsid w:val="005F577F"/>
    <w:rsid w:val="005F5B0B"/>
    <w:rsid w:val="005F6064"/>
    <w:rsid w:val="005F615C"/>
    <w:rsid w:val="005F6E2A"/>
    <w:rsid w:val="005F6EF6"/>
    <w:rsid w:val="005F7CFB"/>
    <w:rsid w:val="006002B2"/>
    <w:rsid w:val="0060042D"/>
    <w:rsid w:val="0060088F"/>
    <w:rsid w:val="006008AB"/>
    <w:rsid w:val="00600A69"/>
    <w:rsid w:val="00600D84"/>
    <w:rsid w:val="00600D97"/>
    <w:rsid w:val="00601A4D"/>
    <w:rsid w:val="006025F4"/>
    <w:rsid w:val="00602A1B"/>
    <w:rsid w:val="00602C7D"/>
    <w:rsid w:val="00602EE8"/>
    <w:rsid w:val="00602F47"/>
    <w:rsid w:val="00602F64"/>
    <w:rsid w:val="00604119"/>
    <w:rsid w:val="00604658"/>
    <w:rsid w:val="00604E81"/>
    <w:rsid w:val="00606859"/>
    <w:rsid w:val="00606EDF"/>
    <w:rsid w:val="006077CE"/>
    <w:rsid w:val="00607E0A"/>
    <w:rsid w:val="00607F45"/>
    <w:rsid w:val="00607F50"/>
    <w:rsid w:val="006105CB"/>
    <w:rsid w:val="00610C6E"/>
    <w:rsid w:val="00610D27"/>
    <w:rsid w:val="00610F08"/>
    <w:rsid w:val="0061120D"/>
    <w:rsid w:val="0061159E"/>
    <w:rsid w:val="00611829"/>
    <w:rsid w:val="0061223E"/>
    <w:rsid w:val="0061262D"/>
    <w:rsid w:val="00612749"/>
    <w:rsid w:val="00612804"/>
    <w:rsid w:val="006129AA"/>
    <w:rsid w:val="00612B60"/>
    <w:rsid w:val="0061341A"/>
    <w:rsid w:val="00613AA8"/>
    <w:rsid w:val="00613D2C"/>
    <w:rsid w:val="00613E2B"/>
    <w:rsid w:val="00614455"/>
    <w:rsid w:val="00614767"/>
    <w:rsid w:val="00615545"/>
    <w:rsid w:val="00615875"/>
    <w:rsid w:val="00615B22"/>
    <w:rsid w:val="00615B7E"/>
    <w:rsid w:val="00615C7C"/>
    <w:rsid w:val="0061629C"/>
    <w:rsid w:val="00616B3B"/>
    <w:rsid w:val="00616C9A"/>
    <w:rsid w:val="0061728A"/>
    <w:rsid w:val="00617914"/>
    <w:rsid w:val="00620885"/>
    <w:rsid w:val="006209AE"/>
    <w:rsid w:val="006213C4"/>
    <w:rsid w:val="006218AF"/>
    <w:rsid w:val="00621BF6"/>
    <w:rsid w:val="00622818"/>
    <w:rsid w:val="00622E9F"/>
    <w:rsid w:val="00622FCD"/>
    <w:rsid w:val="006230E6"/>
    <w:rsid w:val="006234F2"/>
    <w:rsid w:val="00623D1D"/>
    <w:rsid w:val="006246E2"/>
    <w:rsid w:val="00624942"/>
    <w:rsid w:val="006249A1"/>
    <w:rsid w:val="00624B51"/>
    <w:rsid w:val="00625D61"/>
    <w:rsid w:val="00625EA2"/>
    <w:rsid w:val="006262B2"/>
    <w:rsid w:val="0062630D"/>
    <w:rsid w:val="00626B12"/>
    <w:rsid w:val="00627308"/>
    <w:rsid w:val="006273E2"/>
    <w:rsid w:val="00627E09"/>
    <w:rsid w:val="006305EC"/>
    <w:rsid w:val="006320C7"/>
    <w:rsid w:val="00632157"/>
    <w:rsid w:val="00632351"/>
    <w:rsid w:val="00632B28"/>
    <w:rsid w:val="006339C7"/>
    <w:rsid w:val="0063408E"/>
    <w:rsid w:val="00635B2D"/>
    <w:rsid w:val="00635B82"/>
    <w:rsid w:val="00635FED"/>
    <w:rsid w:val="0063651C"/>
    <w:rsid w:val="006366C8"/>
    <w:rsid w:val="00636E79"/>
    <w:rsid w:val="0063723F"/>
    <w:rsid w:val="00637ED4"/>
    <w:rsid w:val="006400A4"/>
    <w:rsid w:val="006400F3"/>
    <w:rsid w:val="0064048E"/>
    <w:rsid w:val="00642114"/>
    <w:rsid w:val="00642506"/>
    <w:rsid w:val="00642AA2"/>
    <w:rsid w:val="006441D7"/>
    <w:rsid w:val="006442EC"/>
    <w:rsid w:val="00644484"/>
    <w:rsid w:val="00644848"/>
    <w:rsid w:val="00645057"/>
    <w:rsid w:val="006452F4"/>
    <w:rsid w:val="0064538B"/>
    <w:rsid w:val="00647041"/>
    <w:rsid w:val="00647BEF"/>
    <w:rsid w:val="0065115E"/>
    <w:rsid w:val="006514B6"/>
    <w:rsid w:val="00651520"/>
    <w:rsid w:val="006529CA"/>
    <w:rsid w:val="00652A63"/>
    <w:rsid w:val="0065359A"/>
    <w:rsid w:val="00653BB0"/>
    <w:rsid w:val="00653C50"/>
    <w:rsid w:val="00653EE1"/>
    <w:rsid w:val="00654309"/>
    <w:rsid w:val="006543C3"/>
    <w:rsid w:val="0065468D"/>
    <w:rsid w:val="00655363"/>
    <w:rsid w:val="0065542F"/>
    <w:rsid w:val="006559BA"/>
    <w:rsid w:val="00655BF9"/>
    <w:rsid w:val="00655D25"/>
    <w:rsid w:val="0065646C"/>
    <w:rsid w:val="00656830"/>
    <w:rsid w:val="00657CD8"/>
    <w:rsid w:val="006603FE"/>
    <w:rsid w:val="006608E1"/>
    <w:rsid w:val="00660C21"/>
    <w:rsid w:val="00660C42"/>
    <w:rsid w:val="00660C89"/>
    <w:rsid w:val="00660DA1"/>
    <w:rsid w:val="00660F2D"/>
    <w:rsid w:val="00661997"/>
    <w:rsid w:val="00661CC0"/>
    <w:rsid w:val="00662409"/>
    <w:rsid w:val="00662F31"/>
    <w:rsid w:val="0066361A"/>
    <w:rsid w:val="00663A01"/>
    <w:rsid w:val="00664382"/>
    <w:rsid w:val="00665087"/>
    <w:rsid w:val="00667444"/>
    <w:rsid w:val="00671F1F"/>
    <w:rsid w:val="00671F4C"/>
    <w:rsid w:val="0067214F"/>
    <w:rsid w:val="00672333"/>
    <w:rsid w:val="006724F7"/>
    <w:rsid w:val="00672EA0"/>
    <w:rsid w:val="00674C7F"/>
    <w:rsid w:val="006750E4"/>
    <w:rsid w:val="0067538A"/>
    <w:rsid w:val="006753D7"/>
    <w:rsid w:val="006756A6"/>
    <w:rsid w:val="00675AAC"/>
    <w:rsid w:val="00675D91"/>
    <w:rsid w:val="00676011"/>
    <w:rsid w:val="006768F7"/>
    <w:rsid w:val="00676D26"/>
    <w:rsid w:val="00677528"/>
    <w:rsid w:val="006802CB"/>
    <w:rsid w:val="006804EB"/>
    <w:rsid w:val="00680D30"/>
    <w:rsid w:val="00681655"/>
    <w:rsid w:val="00682259"/>
    <w:rsid w:val="00682746"/>
    <w:rsid w:val="0068294C"/>
    <w:rsid w:val="006845C7"/>
    <w:rsid w:val="006849F8"/>
    <w:rsid w:val="00685398"/>
    <w:rsid w:val="00685782"/>
    <w:rsid w:val="00685926"/>
    <w:rsid w:val="00686692"/>
    <w:rsid w:val="006867C1"/>
    <w:rsid w:val="00686EFB"/>
    <w:rsid w:val="00690038"/>
    <w:rsid w:val="0069034A"/>
    <w:rsid w:val="00691AEE"/>
    <w:rsid w:val="00692744"/>
    <w:rsid w:val="00692751"/>
    <w:rsid w:val="006930B4"/>
    <w:rsid w:val="0069327B"/>
    <w:rsid w:val="00693353"/>
    <w:rsid w:val="006936C4"/>
    <w:rsid w:val="00693D9B"/>
    <w:rsid w:val="006940AC"/>
    <w:rsid w:val="006942EF"/>
    <w:rsid w:val="00695447"/>
    <w:rsid w:val="006955C0"/>
    <w:rsid w:val="0069565E"/>
    <w:rsid w:val="006964C3"/>
    <w:rsid w:val="006967B7"/>
    <w:rsid w:val="006977CD"/>
    <w:rsid w:val="00697F80"/>
    <w:rsid w:val="006A0284"/>
    <w:rsid w:val="006A1070"/>
    <w:rsid w:val="006A1198"/>
    <w:rsid w:val="006A11FC"/>
    <w:rsid w:val="006A3153"/>
    <w:rsid w:val="006A41B1"/>
    <w:rsid w:val="006A46EE"/>
    <w:rsid w:val="006A48B5"/>
    <w:rsid w:val="006A4950"/>
    <w:rsid w:val="006A5384"/>
    <w:rsid w:val="006A54F3"/>
    <w:rsid w:val="006A66A1"/>
    <w:rsid w:val="006A6A89"/>
    <w:rsid w:val="006A6BBE"/>
    <w:rsid w:val="006A70A7"/>
    <w:rsid w:val="006A73B3"/>
    <w:rsid w:val="006A7431"/>
    <w:rsid w:val="006B02E8"/>
    <w:rsid w:val="006B06DE"/>
    <w:rsid w:val="006B107B"/>
    <w:rsid w:val="006B11C3"/>
    <w:rsid w:val="006B1325"/>
    <w:rsid w:val="006B31DC"/>
    <w:rsid w:val="006B41AF"/>
    <w:rsid w:val="006B451E"/>
    <w:rsid w:val="006B4636"/>
    <w:rsid w:val="006B47E8"/>
    <w:rsid w:val="006B4D3F"/>
    <w:rsid w:val="006B526A"/>
    <w:rsid w:val="006B54CB"/>
    <w:rsid w:val="006B5926"/>
    <w:rsid w:val="006B61FB"/>
    <w:rsid w:val="006B6535"/>
    <w:rsid w:val="006B6B90"/>
    <w:rsid w:val="006C01E3"/>
    <w:rsid w:val="006C0EBE"/>
    <w:rsid w:val="006C1030"/>
    <w:rsid w:val="006C15A5"/>
    <w:rsid w:val="006C1B2F"/>
    <w:rsid w:val="006C1EE4"/>
    <w:rsid w:val="006C23DE"/>
    <w:rsid w:val="006C2EA1"/>
    <w:rsid w:val="006C318D"/>
    <w:rsid w:val="006C334C"/>
    <w:rsid w:val="006C37FF"/>
    <w:rsid w:val="006C3CC2"/>
    <w:rsid w:val="006C4516"/>
    <w:rsid w:val="006C45FA"/>
    <w:rsid w:val="006C4B66"/>
    <w:rsid w:val="006C65D4"/>
    <w:rsid w:val="006C79E4"/>
    <w:rsid w:val="006D0E87"/>
    <w:rsid w:val="006D1E78"/>
    <w:rsid w:val="006D23D7"/>
    <w:rsid w:val="006D28EB"/>
    <w:rsid w:val="006D2BBA"/>
    <w:rsid w:val="006D2CAF"/>
    <w:rsid w:val="006D2D08"/>
    <w:rsid w:val="006D35B7"/>
    <w:rsid w:val="006D3618"/>
    <w:rsid w:val="006D3C6E"/>
    <w:rsid w:val="006D452C"/>
    <w:rsid w:val="006D45A0"/>
    <w:rsid w:val="006D47E7"/>
    <w:rsid w:val="006D5083"/>
    <w:rsid w:val="006D547D"/>
    <w:rsid w:val="006D559D"/>
    <w:rsid w:val="006D568A"/>
    <w:rsid w:val="006D60D5"/>
    <w:rsid w:val="006D61E0"/>
    <w:rsid w:val="006D6BA9"/>
    <w:rsid w:val="006D7634"/>
    <w:rsid w:val="006D786D"/>
    <w:rsid w:val="006D7DD9"/>
    <w:rsid w:val="006E0121"/>
    <w:rsid w:val="006E1F5B"/>
    <w:rsid w:val="006E2009"/>
    <w:rsid w:val="006E2449"/>
    <w:rsid w:val="006E2582"/>
    <w:rsid w:val="006E25CE"/>
    <w:rsid w:val="006E2619"/>
    <w:rsid w:val="006E2B5A"/>
    <w:rsid w:val="006E2C8F"/>
    <w:rsid w:val="006E376E"/>
    <w:rsid w:val="006E37E8"/>
    <w:rsid w:val="006E4582"/>
    <w:rsid w:val="006E467C"/>
    <w:rsid w:val="006E47B7"/>
    <w:rsid w:val="006E49FD"/>
    <w:rsid w:val="006E5901"/>
    <w:rsid w:val="006E595A"/>
    <w:rsid w:val="006E59C1"/>
    <w:rsid w:val="006E636B"/>
    <w:rsid w:val="006E6714"/>
    <w:rsid w:val="006E732C"/>
    <w:rsid w:val="006E7716"/>
    <w:rsid w:val="006E7AC7"/>
    <w:rsid w:val="006F1052"/>
    <w:rsid w:val="006F1110"/>
    <w:rsid w:val="006F2299"/>
    <w:rsid w:val="006F2B16"/>
    <w:rsid w:val="006F39CA"/>
    <w:rsid w:val="006F3B32"/>
    <w:rsid w:val="006F3CEE"/>
    <w:rsid w:val="006F4107"/>
    <w:rsid w:val="006F445A"/>
    <w:rsid w:val="006F448C"/>
    <w:rsid w:val="006F45DF"/>
    <w:rsid w:val="006F4F5B"/>
    <w:rsid w:val="006F6003"/>
    <w:rsid w:val="006F6349"/>
    <w:rsid w:val="006F65B5"/>
    <w:rsid w:val="006F6682"/>
    <w:rsid w:val="006F669C"/>
    <w:rsid w:val="006F6E03"/>
    <w:rsid w:val="006F71DA"/>
    <w:rsid w:val="006F762F"/>
    <w:rsid w:val="006F7892"/>
    <w:rsid w:val="006F79F7"/>
    <w:rsid w:val="006F7F2B"/>
    <w:rsid w:val="007000F3"/>
    <w:rsid w:val="007003E6"/>
    <w:rsid w:val="00700420"/>
    <w:rsid w:val="0070047C"/>
    <w:rsid w:val="007008C4"/>
    <w:rsid w:val="00700F90"/>
    <w:rsid w:val="00701002"/>
    <w:rsid w:val="0070151F"/>
    <w:rsid w:val="0070167E"/>
    <w:rsid w:val="0070181E"/>
    <w:rsid w:val="0070189E"/>
    <w:rsid w:val="00702226"/>
    <w:rsid w:val="00702A13"/>
    <w:rsid w:val="00703094"/>
    <w:rsid w:val="00703736"/>
    <w:rsid w:val="00703A60"/>
    <w:rsid w:val="00703BD6"/>
    <w:rsid w:val="007042A4"/>
    <w:rsid w:val="00704AC3"/>
    <w:rsid w:val="0070523E"/>
    <w:rsid w:val="00705339"/>
    <w:rsid w:val="00705C1A"/>
    <w:rsid w:val="00705F8E"/>
    <w:rsid w:val="00706024"/>
    <w:rsid w:val="00706502"/>
    <w:rsid w:val="00706710"/>
    <w:rsid w:val="007067BB"/>
    <w:rsid w:val="00706BD2"/>
    <w:rsid w:val="007070F9"/>
    <w:rsid w:val="007073F5"/>
    <w:rsid w:val="007102D7"/>
    <w:rsid w:val="00710A31"/>
    <w:rsid w:val="007118CD"/>
    <w:rsid w:val="00711EAB"/>
    <w:rsid w:val="00712475"/>
    <w:rsid w:val="00712602"/>
    <w:rsid w:val="00714589"/>
    <w:rsid w:val="007148A2"/>
    <w:rsid w:val="00715344"/>
    <w:rsid w:val="00715C2F"/>
    <w:rsid w:val="00716303"/>
    <w:rsid w:val="00716634"/>
    <w:rsid w:val="0071677B"/>
    <w:rsid w:val="00716927"/>
    <w:rsid w:val="0071786E"/>
    <w:rsid w:val="00717D35"/>
    <w:rsid w:val="00717D8E"/>
    <w:rsid w:val="00717DDB"/>
    <w:rsid w:val="0072034E"/>
    <w:rsid w:val="007208E2"/>
    <w:rsid w:val="00720EA1"/>
    <w:rsid w:val="00720F49"/>
    <w:rsid w:val="00720F8B"/>
    <w:rsid w:val="00721101"/>
    <w:rsid w:val="007216C8"/>
    <w:rsid w:val="0072177F"/>
    <w:rsid w:val="00721D13"/>
    <w:rsid w:val="00722296"/>
    <w:rsid w:val="007224FB"/>
    <w:rsid w:val="0072257F"/>
    <w:rsid w:val="00722755"/>
    <w:rsid w:val="007228E1"/>
    <w:rsid w:val="00722A52"/>
    <w:rsid w:val="0072300B"/>
    <w:rsid w:val="00723501"/>
    <w:rsid w:val="007238F5"/>
    <w:rsid w:val="00724499"/>
    <w:rsid w:val="00724BA9"/>
    <w:rsid w:val="007250D1"/>
    <w:rsid w:val="0072528A"/>
    <w:rsid w:val="00725534"/>
    <w:rsid w:val="00725F3F"/>
    <w:rsid w:val="0072659A"/>
    <w:rsid w:val="00726704"/>
    <w:rsid w:val="00726869"/>
    <w:rsid w:val="0072694D"/>
    <w:rsid w:val="00727537"/>
    <w:rsid w:val="00727F03"/>
    <w:rsid w:val="007300C4"/>
    <w:rsid w:val="00730643"/>
    <w:rsid w:val="00730E2B"/>
    <w:rsid w:val="00731692"/>
    <w:rsid w:val="00731AE6"/>
    <w:rsid w:val="007321AE"/>
    <w:rsid w:val="00732370"/>
    <w:rsid w:val="00733007"/>
    <w:rsid w:val="00733075"/>
    <w:rsid w:val="0073346C"/>
    <w:rsid w:val="00733745"/>
    <w:rsid w:val="00733CBF"/>
    <w:rsid w:val="00733F46"/>
    <w:rsid w:val="00734CAA"/>
    <w:rsid w:val="00734DDB"/>
    <w:rsid w:val="00735638"/>
    <w:rsid w:val="007358E0"/>
    <w:rsid w:val="00735C83"/>
    <w:rsid w:val="0073611B"/>
    <w:rsid w:val="00736A5A"/>
    <w:rsid w:val="00736DFE"/>
    <w:rsid w:val="00737D48"/>
    <w:rsid w:val="0074101C"/>
    <w:rsid w:val="007411DA"/>
    <w:rsid w:val="0074120D"/>
    <w:rsid w:val="00742D70"/>
    <w:rsid w:val="00743926"/>
    <w:rsid w:val="00744215"/>
    <w:rsid w:val="0074479A"/>
    <w:rsid w:val="00744BFE"/>
    <w:rsid w:val="00744F66"/>
    <w:rsid w:val="00745384"/>
    <w:rsid w:val="007453D5"/>
    <w:rsid w:val="00745509"/>
    <w:rsid w:val="00746F54"/>
    <w:rsid w:val="0074763E"/>
    <w:rsid w:val="00747CCE"/>
    <w:rsid w:val="007504E3"/>
    <w:rsid w:val="0075103E"/>
    <w:rsid w:val="007515BF"/>
    <w:rsid w:val="00751C7F"/>
    <w:rsid w:val="007523CC"/>
    <w:rsid w:val="007525F0"/>
    <w:rsid w:val="00752834"/>
    <w:rsid w:val="00753530"/>
    <w:rsid w:val="0075361D"/>
    <w:rsid w:val="007537C5"/>
    <w:rsid w:val="007540CA"/>
    <w:rsid w:val="00755134"/>
    <w:rsid w:val="00756021"/>
    <w:rsid w:val="007569DB"/>
    <w:rsid w:val="00756CFE"/>
    <w:rsid w:val="007571F5"/>
    <w:rsid w:val="00757709"/>
    <w:rsid w:val="00757ED1"/>
    <w:rsid w:val="007610F6"/>
    <w:rsid w:val="007627C2"/>
    <w:rsid w:val="00763465"/>
    <w:rsid w:val="00763A6A"/>
    <w:rsid w:val="00763FD3"/>
    <w:rsid w:val="007647DE"/>
    <w:rsid w:val="00764ED6"/>
    <w:rsid w:val="00765A4A"/>
    <w:rsid w:val="00766488"/>
    <w:rsid w:val="00766A24"/>
    <w:rsid w:val="007679C2"/>
    <w:rsid w:val="00770843"/>
    <w:rsid w:val="0077115C"/>
    <w:rsid w:val="0077136B"/>
    <w:rsid w:val="007717F1"/>
    <w:rsid w:val="00771A3A"/>
    <w:rsid w:val="00772E62"/>
    <w:rsid w:val="00773685"/>
    <w:rsid w:val="00773A87"/>
    <w:rsid w:val="0077410E"/>
    <w:rsid w:val="007741FF"/>
    <w:rsid w:val="00774E35"/>
    <w:rsid w:val="0077558A"/>
    <w:rsid w:val="00775BA9"/>
    <w:rsid w:val="0077626B"/>
    <w:rsid w:val="00776603"/>
    <w:rsid w:val="00776A52"/>
    <w:rsid w:val="00777238"/>
    <w:rsid w:val="0077791B"/>
    <w:rsid w:val="00777E2C"/>
    <w:rsid w:val="00780085"/>
    <w:rsid w:val="00780462"/>
    <w:rsid w:val="007805E3"/>
    <w:rsid w:val="00780635"/>
    <w:rsid w:val="007811E3"/>
    <w:rsid w:val="00781B02"/>
    <w:rsid w:val="00781DEF"/>
    <w:rsid w:val="007821AF"/>
    <w:rsid w:val="0078269A"/>
    <w:rsid w:val="00782E8B"/>
    <w:rsid w:val="00782F01"/>
    <w:rsid w:val="00783149"/>
    <w:rsid w:val="007844E4"/>
    <w:rsid w:val="00784A62"/>
    <w:rsid w:val="0078538C"/>
    <w:rsid w:val="007855CA"/>
    <w:rsid w:val="00785B0D"/>
    <w:rsid w:val="007860B3"/>
    <w:rsid w:val="0078645A"/>
    <w:rsid w:val="007865B4"/>
    <w:rsid w:val="00786C8E"/>
    <w:rsid w:val="00786CFD"/>
    <w:rsid w:val="00790660"/>
    <w:rsid w:val="00790A02"/>
    <w:rsid w:val="00791251"/>
    <w:rsid w:val="0079146F"/>
    <w:rsid w:val="00791915"/>
    <w:rsid w:val="007921F3"/>
    <w:rsid w:val="007924FC"/>
    <w:rsid w:val="00792FF6"/>
    <w:rsid w:val="0079395B"/>
    <w:rsid w:val="00794486"/>
    <w:rsid w:val="00794580"/>
    <w:rsid w:val="00795160"/>
    <w:rsid w:val="0079531D"/>
    <w:rsid w:val="0079570C"/>
    <w:rsid w:val="00796EDC"/>
    <w:rsid w:val="00796FDC"/>
    <w:rsid w:val="00797512"/>
    <w:rsid w:val="007978C7"/>
    <w:rsid w:val="00797ACA"/>
    <w:rsid w:val="00797E1E"/>
    <w:rsid w:val="00797F4D"/>
    <w:rsid w:val="007A010D"/>
    <w:rsid w:val="007A056A"/>
    <w:rsid w:val="007A1293"/>
    <w:rsid w:val="007A1507"/>
    <w:rsid w:val="007A223C"/>
    <w:rsid w:val="007A3165"/>
    <w:rsid w:val="007A34A8"/>
    <w:rsid w:val="007A3C45"/>
    <w:rsid w:val="007A4AB5"/>
    <w:rsid w:val="007A4C62"/>
    <w:rsid w:val="007A59C1"/>
    <w:rsid w:val="007A6BFA"/>
    <w:rsid w:val="007A6C50"/>
    <w:rsid w:val="007A6EC4"/>
    <w:rsid w:val="007A7448"/>
    <w:rsid w:val="007A7FF0"/>
    <w:rsid w:val="007B00F1"/>
    <w:rsid w:val="007B0132"/>
    <w:rsid w:val="007B079B"/>
    <w:rsid w:val="007B109A"/>
    <w:rsid w:val="007B1F53"/>
    <w:rsid w:val="007B2A90"/>
    <w:rsid w:val="007B3095"/>
    <w:rsid w:val="007B3C92"/>
    <w:rsid w:val="007B3DFC"/>
    <w:rsid w:val="007B4315"/>
    <w:rsid w:val="007B5333"/>
    <w:rsid w:val="007B54A1"/>
    <w:rsid w:val="007B5DD5"/>
    <w:rsid w:val="007B5FF1"/>
    <w:rsid w:val="007B7287"/>
    <w:rsid w:val="007B7E2F"/>
    <w:rsid w:val="007C0686"/>
    <w:rsid w:val="007C07EF"/>
    <w:rsid w:val="007C0CD1"/>
    <w:rsid w:val="007C121E"/>
    <w:rsid w:val="007C1C57"/>
    <w:rsid w:val="007C1F7B"/>
    <w:rsid w:val="007C208C"/>
    <w:rsid w:val="007C27FD"/>
    <w:rsid w:val="007C2998"/>
    <w:rsid w:val="007C2C0A"/>
    <w:rsid w:val="007C3696"/>
    <w:rsid w:val="007C3AB9"/>
    <w:rsid w:val="007C4468"/>
    <w:rsid w:val="007C4A17"/>
    <w:rsid w:val="007C4D68"/>
    <w:rsid w:val="007C52CA"/>
    <w:rsid w:val="007C58F4"/>
    <w:rsid w:val="007C5E0F"/>
    <w:rsid w:val="007C7226"/>
    <w:rsid w:val="007C7A66"/>
    <w:rsid w:val="007C7CCE"/>
    <w:rsid w:val="007C7EBD"/>
    <w:rsid w:val="007D01B3"/>
    <w:rsid w:val="007D0497"/>
    <w:rsid w:val="007D049E"/>
    <w:rsid w:val="007D055F"/>
    <w:rsid w:val="007D0B3E"/>
    <w:rsid w:val="007D0C93"/>
    <w:rsid w:val="007D16A1"/>
    <w:rsid w:val="007D262C"/>
    <w:rsid w:val="007D33D6"/>
    <w:rsid w:val="007D36F0"/>
    <w:rsid w:val="007D3C71"/>
    <w:rsid w:val="007D3EF7"/>
    <w:rsid w:val="007D4181"/>
    <w:rsid w:val="007D4456"/>
    <w:rsid w:val="007D45C5"/>
    <w:rsid w:val="007D4817"/>
    <w:rsid w:val="007D4BF9"/>
    <w:rsid w:val="007D4E5B"/>
    <w:rsid w:val="007D5D20"/>
    <w:rsid w:val="007D62C5"/>
    <w:rsid w:val="007D6724"/>
    <w:rsid w:val="007D6AC8"/>
    <w:rsid w:val="007D7457"/>
    <w:rsid w:val="007D77A0"/>
    <w:rsid w:val="007E0328"/>
    <w:rsid w:val="007E03DB"/>
    <w:rsid w:val="007E0AF6"/>
    <w:rsid w:val="007E26A0"/>
    <w:rsid w:val="007E2CF8"/>
    <w:rsid w:val="007E302B"/>
    <w:rsid w:val="007E3A0F"/>
    <w:rsid w:val="007E48B7"/>
    <w:rsid w:val="007E4998"/>
    <w:rsid w:val="007E5DE1"/>
    <w:rsid w:val="007E6662"/>
    <w:rsid w:val="007E6B95"/>
    <w:rsid w:val="007E6BC7"/>
    <w:rsid w:val="007E7150"/>
    <w:rsid w:val="007F0DC2"/>
    <w:rsid w:val="007F17C6"/>
    <w:rsid w:val="007F1845"/>
    <w:rsid w:val="007F1D25"/>
    <w:rsid w:val="007F38CF"/>
    <w:rsid w:val="007F399C"/>
    <w:rsid w:val="007F3EC8"/>
    <w:rsid w:val="007F3ED6"/>
    <w:rsid w:val="007F421D"/>
    <w:rsid w:val="007F4775"/>
    <w:rsid w:val="007F57E0"/>
    <w:rsid w:val="007F58E9"/>
    <w:rsid w:val="007F6D35"/>
    <w:rsid w:val="007F7079"/>
    <w:rsid w:val="007F70D9"/>
    <w:rsid w:val="007F753C"/>
    <w:rsid w:val="007F784F"/>
    <w:rsid w:val="00800577"/>
    <w:rsid w:val="008012DD"/>
    <w:rsid w:val="008017EB"/>
    <w:rsid w:val="008025C6"/>
    <w:rsid w:val="00803749"/>
    <w:rsid w:val="00803EE5"/>
    <w:rsid w:val="00804055"/>
    <w:rsid w:val="008042F6"/>
    <w:rsid w:val="0080462B"/>
    <w:rsid w:val="00804653"/>
    <w:rsid w:val="008047AC"/>
    <w:rsid w:val="00804D5F"/>
    <w:rsid w:val="0080533F"/>
    <w:rsid w:val="00805921"/>
    <w:rsid w:val="0080633F"/>
    <w:rsid w:val="00806C4C"/>
    <w:rsid w:val="00806D98"/>
    <w:rsid w:val="00807C85"/>
    <w:rsid w:val="00807CDE"/>
    <w:rsid w:val="00810187"/>
    <w:rsid w:val="008102BB"/>
    <w:rsid w:val="0081115C"/>
    <w:rsid w:val="008112B1"/>
    <w:rsid w:val="008112E5"/>
    <w:rsid w:val="00811719"/>
    <w:rsid w:val="00811888"/>
    <w:rsid w:val="00812811"/>
    <w:rsid w:val="0081297C"/>
    <w:rsid w:val="00814534"/>
    <w:rsid w:val="00814E42"/>
    <w:rsid w:val="00814F94"/>
    <w:rsid w:val="008151B6"/>
    <w:rsid w:val="008152C5"/>
    <w:rsid w:val="008156BE"/>
    <w:rsid w:val="00815EC2"/>
    <w:rsid w:val="008166F7"/>
    <w:rsid w:val="00816A66"/>
    <w:rsid w:val="008170B2"/>
    <w:rsid w:val="00817768"/>
    <w:rsid w:val="008179AC"/>
    <w:rsid w:val="00817AA5"/>
    <w:rsid w:val="00820416"/>
    <w:rsid w:val="00820E46"/>
    <w:rsid w:val="00821323"/>
    <w:rsid w:val="008216D6"/>
    <w:rsid w:val="00821998"/>
    <w:rsid w:val="00821E2F"/>
    <w:rsid w:val="00821EBE"/>
    <w:rsid w:val="0082201E"/>
    <w:rsid w:val="00822412"/>
    <w:rsid w:val="00823C00"/>
    <w:rsid w:val="0082439E"/>
    <w:rsid w:val="00825AAC"/>
    <w:rsid w:val="00825BB7"/>
    <w:rsid w:val="00825C14"/>
    <w:rsid w:val="008269F6"/>
    <w:rsid w:val="00827192"/>
    <w:rsid w:val="00827341"/>
    <w:rsid w:val="00827C0D"/>
    <w:rsid w:val="00827CB7"/>
    <w:rsid w:val="00827E31"/>
    <w:rsid w:val="00830079"/>
    <w:rsid w:val="00830216"/>
    <w:rsid w:val="0083087C"/>
    <w:rsid w:val="00830F58"/>
    <w:rsid w:val="00831971"/>
    <w:rsid w:val="00831F23"/>
    <w:rsid w:val="00832A83"/>
    <w:rsid w:val="00832C7A"/>
    <w:rsid w:val="00833013"/>
    <w:rsid w:val="008342F6"/>
    <w:rsid w:val="008344A4"/>
    <w:rsid w:val="00834710"/>
    <w:rsid w:val="00835025"/>
    <w:rsid w:val="00835203"/>
    <w:rsid w:val="00835CC5"/>
    <w:rsid w:val="00835FD6"/>
    <w:rsid w:val="0083692C"/>
    <w:rsid w:val="008374A4"/>
    <w:rsid w:val="008401D3"/>
    <w:rsid w:val="00840A8B"/>
    <w:rsid w:val="00840B04"/>
    <w:rsid w:val="008412B0"/>
    <w:rsid w:val="00841612"/>
    <w:rsid w:val="008416CA"/>
    <w:rsid w:val="00841AC0"/>
    <w:rsid w:val="00841B56"/>
    <w:rsid w:val="00841DAD"/>
    <w:rsid w:val="00841F42"/>
    <w:rsid w:val="00841FF4"/>
    <w:rsid w:val="00842E6F"/>
    <w:rsid w:val="008434E1"/>
    <w:rsid w:val="00843606"/>
    <w:rsid w:val="008437B7"/>
    <w:rsid w:val="00843A6D"/>
    <w:rsid w:val="00843BE2"/>
    <w:rsid w:val="00843E8A"/>
    <w:rsid w:val="00843E9A"/>
    <w:rsid w:val="0084418E"/>
    <w:rsid w:val="00844FF7"/>
    <w:rsid w:val="008452E1"/>
    <w:rsid w:val="008453DB"/>
    <w:rsid w:val="00845534"/>
    <w:rsid w:val="00845597"/>
    <w:rsid w:val="008456F1"/>
    <w:rsid w:val="0084575A"/>
    <w:rsid w:val="008457AC"/>
    <w:rsid w:val="00845BEA"/>
    <w:rsid w:val="00846714"/>
    <w:rsid w:val="008468C3"/>
    <w:rsid w:val="00846B17"/>
    <w:rsid w:val="00846B90"/>
    <w:rsid w:val="00846D0E"/>
    <w:rsid w:val="00846E6B"/>
    <w:rsid w:val="00847119"/>
    <w:rsid w:val="008472C8"/>
    <w:rsid w:val="0084757C"/>
    <w:rsid w:val="008500C6"/>
    <w:rsid w:val="008501FE"/>
    <w:rsid w:val="00850219"/>
    <w:rsid w:val="00850CFE"/>
    <w:rsid w:val="00850E8D"/>
    <w:rsid w:val="00851978"/>
    <w:rsid w:val="00852278"/>
    <w:rsid w:val="00852418"/>
    <w:rsid w:val="00852843"/>
    <w:rsid w:val="008531A2"/>
    <w:rsid w:val="00853385"/>
    <w:rsid w:val="00853387"/>
    <w:rsid w:val="00853AFB"/>
    <w:rsid w:val="00853D0D"/>
    <w:rsid w:val="008541EE"/>
    <w:rsid w:val="00854D52"/>
    <w:rsid w:val="00854E8F"/>
    <w:rsid w:val="0085504B"/>
    <w:rsid w:val="00855AA5"/>
    <w:rsid w:val="00856EBE"/>
    <w:rsid w:val="00856F54"/>
    <w:rsid w:val="00857596"/>
    <w:rsid w:val="008577C2"/>
    <w:rsid w:val="00860BC4"/>
    <w:rsid w:val="00860C2D"/>
    <w:rsid w:val="00860D36"/>
    <w:rsid w:val="00862058"/>
    <w:rsid w:val="00862B6F"/>
    <w:rsid w:val="00862CF8"/>
    <w:rsid w:val="00862DDB"/>
    <w:rsid w:val="0086314D"/>
    <w:rsid w:val="00864079"/>
    <w:rsid w:val="00864554"/>
    <w:rsid w:val="00864BE2"/>
    <w:rsid w:val="00864D57"/>
    <w:rsid w:val="00864E61"/>
    <w:rsid w:val="00864FD5"/>
    <w:rsid w:val="00865D24"/>
    <w:rsid w:val="008661FC"/>
    <w:rsid w:val="0086641C"/>
    <w:rsid w:val="008671D1"/>
    <w:rsid w:val="008672C8"/>
    <w:rsid w:val="00867384"/>
    <w:rsid w:val="00867426"/>
    <w:rsid w:val="008678E9"/>
    <w:rsid w:val="0086794F"/>
    <w:rsid w:val="00870B66"/>
    <w:rsid w:val="008710FF"/>
    <w:rsid w:val="0087113E"/>
    <w:rsid w:val="008712F7"/>
    <w:rsid w:val="00873C48"/>
    <w:rsid w:val="00873C98"/>
    <w:rsid w:val="008751D7"/>
    <w:rsid w:val="0087552D"/>
    <w:rsid w:val="008755CA"/>
    <w:rsid w:val="00876485"/>
    <w:rsid w:val="008765AA"/>
    <w:rsid w:val="00876E89"/>
    <w:rsid w:val="00877CB7"/>
    <w:rsid w:val="008803F8"/>
    <w:rsid w:val="0088043C"/>
    <w:rsid w:val="00880C73"/>
    <w:rsid w:val="00880F19"/>
    <w:rsid w:val="00881A29"/>
    <w:rsid w:val="00881B15"/>
    <w:rsid w:val="00881F38"/>
    <w:rsid w:val="0088201A"/>
    <w:rsid w:val="00882DA5"/>
    <w:rsid w:val="00882E22"/>
    <w:rsid w:val="008831EE"/>
    <w:rsid w:val="0088355F"/>
    <w:rsid w:val="0088386C"/>
    <w:rsid w:val="00883B22"/>
    <w:rsid w:val="00883D64"/>
    <w:rsid w:val="008844B4"/>
    <w:rsid w:val="00884F3A"/>
    <w:rsid w:val="00885A70"/>
    <w:rsid w:val="00885B06"/>
    <w:rsid w:val="00885BC6"/>
    <w:rsid w:val="00885CDB"/>
    <w:rsid w:val="00885CEC"/>
    <w:rsid w:val="00885D5C"/>
    <w:rsid w:val="008861D3"/>
    <w:rsid w:val="008862F8"/>
    <w:rsid w:val="00886D06"/>
    <w:rsid w:val="00887B6C"/>
    <w:rsid w:val="00887D7A"/>
    <w:rsid w:val="00887FAB"/>
    <w:rsid w:val="008901A2"/>
    <w:rsid w:val="0089020F"/>
    <w:rsid w:val="0089037F"/>
    <w:rsid w:val="008903D1"/>
    <w:rsid w:val="0089065F"/>
    <w:rsid w:val="008907FC"/>
    <w:rsid w:val="00890A5F"/>
    <w:rsid w:val="008919FF"/>
    <w:rsid w:val="00891C7F"/>
    <w:rsid w:val="00891ECC"/>
    <w:rsid w:val="00892073"/>
    <w:rsid w:val="0089214E"/>
    <w:rsid w:val="0089280A"/>
    <w:rsid w:val="0089294B"/>
    <w:rsid w:val="0089299C"/>
    <w:rsid w:val="00892A0D"/>
    <w:rsid w:val="00892AB9"/>
    <w:rsid w:val="00892C7D"/>
    <w:rsid w:val="0089310F"/>
    <w:rsid w:val="008932E5"/>
    <w:rsid w:val="00894749"/>
    <w:rsid w:val="00894FBA"/>
    <w:rsid w:val="00894FDE"/>
    <w:rsid w:val="00895A3E"/>
    <w:rsid w:val="00896549"/>
    <w:rsid w:val="008966BB"/>
    <w:rsid w:val="00896D54"/>
    <w:rsid w:val="008973F2"/>
    <w:rsid w:val="008974D2"/>
    <w:rsid w:val="008A02B3"/>
    <w:rsid w:val="008A04F2"/>
    <w:rsid w:val="008A0B25"/>
    <w:rsid w:val="008A0E47"/>
    <w:rsid w:val="008A1F81"/>
    <w:rsid w:val="008A2198"/>
    <w:rsid w:val="008A3777"/>
    <w:rsid w:val="008A385A"/>
    <w:rsid w:val="008A4141"/>
    <w:rsid w:val="008A4A9F"/>
    <w:rsid w:val="008A5BDD"/>
    <w:rsid w:val="008A673E"/>
    <w:rsid w:val="008A6749"/>
    <w:rsid w:val="008A75F2"/>
    <w:rsid w:val="008A776B"/>
    <w:rsid w:val="008A7955"/>
    <w:rsid w:val="008B012A"/>
    <w:rsid w:val="008B03EF"/>
    <w:rsid w:val="008B0BA1"/>
    <w:rsid w:val="008B18BD"/>
    <w:rsid w:val="008B227B"/>
    <w:rsid w:val="008B23C7"/>
    <w:rsid w:val="008B2A0D"/>
    <w:rsid w:val="008B2B4A"/>
    <w:rsid w:val="008B2EB3"/>
    <w:rsid w:val="008B2F1C"/>
    <w:rsid w:val="008B2F8F"/>
    <w:rsid w:val="008B3051"/>
    <w:rsid w:val="008B322B"/>
    <w:rsid w:val="008B344E"/>
    <w:rsid w:val="008B3962"/>
    <w:rsid w:val="008B4078"/>
    <w:rsid w:val="008B4D14"/>
    <w:rsid w:val="008B5525"/>
    <w:rsid w:val="008B5F02"/>
    <w:rsid w:val="008B60A3"/>
    <w:rsid w:val="008B62BB"/>
    <w:rsid w:val="008B6C01"/>
    <w:rsid w:val="008B6D3A"/>
    <w:rsid w:val="008B6ED4"/>
    <w:rsid w:val="008B75FF"/>
    <w:rsid w:val="008B78E4"/>
    <w:rsid w:val="008B7AA9"/>
    <w:rsid w:val="008B7C02"/>
    <w:rsid w:val="008B7EF4"/>
    <w:rsid w:val="008C139B"/>
    <w:rsid w:val="008C1A7E"/>
    <w:rsid w:val="008C1D1C"/>
    <w:rsid w:val="008C3301"/>
    <w:rsid w:val="008C367E"/>
    <w:rsid w:val="008C3980"/>
    <w:rsid w:val="008C4756"/>
    <w:rsid w:val="008C5F1A"/>
    <w:rsid w:val="008C67FC"/>
    <w:rsid w:val="008C6C59"/>
    <w:rsid w:val="008C6F1C"/>
    <w:rsid w:val="008D0EAD"/>
    <w:rsid w:val="008D1583"/>
    <w:rsid w:val="008D240C"/>
    <w:rsid w:val="008D291C"/>
    <w:rsid w:val="008D2B69"/>
    <w:rsid w:val="008D2BB6"/>
    <w:rsid w:val="008D2C28"/>
    <w:rsid w:val="008D2FC3"/>
    <w:rsid w:val="008D394C"/>
    <w:rsid w:val="008D3CF5"/>
    <w:rsid w:val="008D4216"/>
    <w:rsid w:val="008D5730"/>
    <w:rsid w:val="008D5B53"/>
    <w:rsid w:val="008D5CA8"/>
    <w:rsid w:val="008D68E8"/>
    <w:rsid w:val="008D6EF0"/>
    <w:rsid w:val="008D6F48"/>
    <w:rsid w:val="008D7A73"/>
    <w:rsid w:val="008E014F"/>
    <w:rsid w:val="008E031F"/>
    <w:rsid w:val="008E03D1"/>
    <w:rsid w:val="008E07F0"/>
    <w:rsid w:val="008E098C"/>
    <w:rsid w:val="008E14F7"/>
    <w:rsid w:val="008E16B0"/>
    <w:rsid w:val="008E1B9F"/>
    <w:rsid w:val="008E2023"/>
    <w:rsid w:val="008E27D5"/>
    <w:rsid w:val="008E376F"/>
    <w:rsid w:val="008E3B56"/>
    <w:rsid w:val="008E4A6C"/>
    <w:rsid w:val="008E4EA8"/>
    <w:rsid w:val="008E4FD7"/>
    <w:rsid w:val="008E5CCC"/>
    <w:rsid w:val="008E66CC"/>
    <w:rsid w:val="008E6A1B"/>
    <w:rsid w:val="008E6A45"/>
    <w:rsid w:val="008E6F7F"/>
    <w:rsid w:val="008E725F"/>
    <w:rsid w:val="008E74F1"/>
    <w:rsid w:val="008E75E0"/>
    <w:rsid w:val="008E7DE3"/>
    <w:rsid w:val="008F0EB0"/>
    <w:rsid w:val="008F130F"/>
    <w:rsid w:val="008F16F8"/>
    <w:rsid w:val="008F1C8A"/>
    <w:rsid w:val="008F2608"/>
    <w:rsid w:val="008F338E"/>
    <w:rsid w:val="008F36AB"/>
    <w:rsid w:val="008F36DF"/>
    <w:rsid w:val="008F3A6A"/>
    <w:rsid w:val="008F3FB0"/>
    <w:rsid w:val="008F437E"/>
    <w:rsid w:val="008F47A2"/>
    <w:rsid w:val="008F4D53"/>
    <w:rsid w:val="008F52CE"/>
    <w:rsid w:val="008F5591"/>
    <w:rsid w:val="008F6243"/>
    <w:rsid w:val="008F67F4"/>
    <w:rsid w:val="008F6BBB"/>
    <w:rsid w:val="008F6FEA"/>
    <w:rsid w:val="008F720D"/>
    <w:rsid w:val="008F73E6"/>
    <w:rsid w:val="008F7B50"/>
    <w:rsid w:val="008F7BE0"/>
    <w:rsid w:val="00900864"/>
    <w:rsid w:val="00900877"/>
    <w:rsid w:val="00900C05"/>
    <w:rsid w:val="00900F0A"/>
    <w:rsid w:val="0090149E"/>
    <w:rsid w:val="00901525"/>
    <w:rsid w:val="00902B88"/>
    <w:rsid w:val="00902F75"/>
    <w:rsid w:val="009036BF"/>
    <w:rsid w:val="0090379E"/>
    <w:rsid w:val="00903E35"/>
    <w:rsid w:val="00903F65"/>
    <w:rsid w:val="00904F3E"/>
    <w:rsid w:val="009066E8"/>
    <w:rsid w:val="00906C70"/>
    <w:rsid w:val="00906E11"/>
    <w:rsid w:val="00907626"/>
    <w:rsid w:val="00907F10"/>
    <w:rsid w:val="00910889"/>
    <w:rsid w:val="00910EBB"/>
    <w:rsid w:val="00911C1A"/>
    <w:rsid w:val="0091219C"/>
    <w:rsid w:val="00914310"/>
    <w:rsid w:val="009144F2"/>
    <w:rsid w:val="00914E57"/>
    <w:rsid w:val="00914F4C"/>
    <w:rsid w:val="0091530B"/>
    <w:rsid w:val="009156E1"/>
    <w:rsid w:val="00915EC4"/>
    <w:rsid w:val="00915F96"/>
    <w:rsid w:val="009160EA"/>
    <w:rsid w:val="00916160"/>
    <w:rsid w:val="009173B2"/>
    <w:rsid w:val="00917D99"/>
    <w:rsid w:val="009202BF"/>
    <w:rsid w:val="00920861"/>
    <w:rsid w:val="00921E5C"/>
    <w:rsid w:val="00922104"/>
    <w:rsid w:val="00922E1D"/>
    <w:rsid w:val="00922E8D"/>
    <w:rsid w:val="009231D9"/>
    <w:rsid w:val="00923529"/>
    <w:rsid w:val="00923CB3"/>
    <w:rsid w:val="00923FB0"/>
    <w:rsid w:val="00923FD3"/>
    <w:rsid w:val="00924696"/>
    <w:rsid w:val="009256A7"/>
    <w:rsid w:val="00925D53"/>
    <w:rsid w:val="00926200"/>
    <w:rsid w:val="00926F76"/>
    <w:rsid w:val="00926F9D"/>
    <w:rsid w:val="009270DF"/>
    <w:rsid w:val="00927B49"/>
    <w:rsid w:val="0093000A"/>
    <w:rsid w:val="00930581"/>
    <w:rsid w:val="00930BC2"/>
    <w:rsid w:val="009311BA"/>
    <w:rsid w:val="009315CA"/>
    <w:rsid w:val="0093173F"/>
    <w:rsid w:val="009319C7"/>
    <w:rsid w:val="009325CB"/>
    <w:rsid w:val="00932FB7"/>
    <w:rsid w:val="00933B16"/>
    <w:rsid w:val="009341D5"/>
    <w:rsid w:val="00934823"/>
    <w:rsid w:val="009349F4"/>
    <w:rsid w:val="00934A37"/>
    <w:rsid w:val="00934B2D"/>
    <w:rsid w:val="00934D73"/>
    <w:rsid w:val="00935139"/>
    <w:rsid w:val="00936723"/>
    <w:rsid w:val="00936D51"/>
    <w:rsid w:val="009372FB"/>
    <w:rsid w:val="00940C8F"/>
    <w:rsid w:val="009411B0"/>
    <w:rsid w:val="00941C62"/>
    <w:rsid w:val="009422B7"/>
    <w:rsid w:val="00942A92"/>
    <w:rsid w:val="009433BF"/>
    <w:rsid w:val="00943531"/>
    <w:rsid w:val="009441F7"/>
    <w:rsid w:val="009446CE"/>
    <w:rsid w:val="00944937"/>
    <w:rsid w:val="00944B36"/>
    <w:rsid w:val="0094566C"/>
    <w:rsid w:val="00946A16"/>
    <w:rsid w:val="00946AEF"/>
    <w:rsid w:val="0095047A"/>
    <w:rsid w:val="00950669"/>
    <w:rsid w:val="00950D95"/>
    <w:rsid w:val="009515EF"/>
    <w:rsid w:val="00952496"/>
    <w:rsid w:val="00952C0A"/>
    <w:rsid w:val="009531C7"/>
    <w:rsid w:val="009531E5"/>
    <w:rsid w:val="0095325A"/>
    <w:rsid w:val="0095334A"/>
    <w:rsid w:val="00953673"/>
    <w:rsid w:val="00953C54"/>
    <w:rsid w:val="009552AC"/>
    <w:rsid w:val="009552C1"/>
    <w:rsid w:val="009553E2"/>
    <w:rsid w:val="00955634"/>
    <w:rsid w:val="00955E03"/>
    <w:rsid w:val="009562E4"/>
    <w:rsid w:val="00956C85"/>
    <w:rsid w:val="00956E94"/>
    <w:rsid w:val="0095704D"/>
    <w:rsid w:val="00957CEB"/>
    <w:rsid w:val="00960061"/>
    <w:rsid w:val="00960996"/>
    <w:rsid w:val="00960A7D"/>
    <w:rsid w:val="00960F20"/>
    <w:rsid w:val="0096160C"/>
    <w:rsid w:val="009617AD"/>
    <w:rsid w:val="00961ADA"/>
    <w:rsid w:val="00961EB3"/>
    <w:rsid w:val="00962646"/>
    <w:rsid w:val="009628D4"/>
    <w:rsid w:val="00962F5F"/>
    <w:rsid w:val="00963396"/>
    <w:rsid w:val="009635FC"/>
    <w:rsid w:val="00963750"/>
    <w:rsid w:val="00963FEB"/>
    <w:rsid w:val="00964241"/>
    <w:rsid w:val="00964F8B"/>
    <w:rsid w:val="00965B8F"/>
    <w:rsid w:val="009661B2"/>
    <w:rsid w:val="00966AD8"/>
    <w:rsid w:val="00966BB6"/>
    <w:rsid w:val="00966D33"/>
    <w:rsid w:val="00966DF1"/>
    <w:rsid w:val="009676D8"/>
    <w:rsid w:val="0096770D"/>
    <w:rsid w:val="00967750"/>
    <w:rsid w:val="00967B71"/>
    <w:rsid w:val="00967E75"/>
    <w:rsid w:val="00967FA0"/>
    <w:rsid w:val="00970AF9"/>
    <w:rsid w:val="00970FA4"/>
    <w:rsid w:val="0097112A"/>
    <w:rsid w:val="009714BA"/>
    <w:rsid w:val="00971A27"/>
    <w:rsid w:val="00971EB4"/>
    <w:rsid w:val="00973038"/>
    <w:rsid w:val="009732A7"/>
    <w:rsid w:val="00974401"/>
    <w:rsid w:val="00974492"/>
    <w:rsid w:val="00974A98"/>
    <w:rsid w:val="00975397"/>
    <w:rsid w:val="009757C4"/>
    <w:rsid w:val="00975997"/>
    <w:rsid w:val="00975D8F"/>
    <w:rsid w:val="00975F4D"/>
    <w:rsid w:val="0097635A"/>
    <w:rsid w:val="00976A4F"/>
    <w:rsid w:val="00976A82"/>
    <w:rsid w:val="00977105"/>
    <w:rsid w:val="009776C0"/>
    <w:rsid w:val="009776EF"/>
    <w:rsid w:val="00977CAA"/>
    <w:rsid w:val="00980453"/>
    <w:rsid w:val="00980463"/>
    <w:rsid w:val="009805DF"/>
    <w:rsid w:val="0098140C"/>
    <w:rsid w:val="0098190F"/>
    <w:rsid w:val="0098210D"/>
    <w:rsid w:val="009831F4"/>
    <w:rsid w:val="00984E89"/>
    <w:rsid w:val="00985292"/>
    <w:rsid w:val="0098589B"/>
    <w:rsid w:val="00985BB8"/>
    <w:rsid w:val="009860C4"/>
    <w:rsid w:val="00986475"/>
    <w:rsid w:val="009867FC"/>
    <w:rsid w:val="009869DB"/>
    <w:rsid w:val="009869ED"/>
    <w:rsid w:val="00987953"/>
    <w:rsid w:val="009904F9"/>
    <w:rsid w:val="00990973"/>
    <w:rsid w:val="009909ED"/>
    <w:rsid w:val="00991912"/>
    <w:rsid w:val="00991A9C"/>
    <w:rsid w:val="0099214B"/>
    <w:rsid w:val="00992338"/>
    <w:rsid w:val="00992FA4"/>
    <w:rsid w:val="00992FFD"/>
    <w:rsid w:val="00993318"/>
    <w:rsid w:val="00993A5E"/>
    <w:rsid w:val="00993BCF"/>
    <w:rsid w:val="00993D11"/>
    <w:rsid w:val="0099416A"/>
    <w:rsid w:val="0099443F"/>
    <w:rsid w:val="00994B87"/>
    <w:rsid w:val="00996715"/>
    <w:rsid w:val="00997353"/>
    <w:rsid w:val="00997363"/>
    <w:rsid w:val="00997989"/>
    <w:rsid w:val="00997D4F"/>
    <w:rsid w:val="00997D50"/>
    <w:rsid w:val="00997E63"/>
    <w:rsid w:val="009A020D"/>
    <w:rsid w:val="009A0579"/>
    <w:rsid w:val="009A1140"/>
    <w:rsid w:val="009A1203"/>
    <w:rsid w:val="009A1DA2"/>
    <w:rsid w:val="009A2258"/>
    <w:rsid w:val="009A22F6"/>
    <w:rsid w:val="009A2786"/>
    <w:rsid w:val="009A2BC4"/>
    <w:rsid w:val="009A2EAB"/>
    <w:rsid w:val="009A3190"/>
    <w:rsid w:val="009A47E3"/>
    <w:rsid w:val="009A4A93"/>
    <w:rsid w:val="009A4C0C"/>
    <w:rsid w:val="009A4D63"/>
    <w:rsid w:val="009A5B3E"/>
    <w:rsid w:val="009A6613"/>
    <w:rsid w:val="009A6B1B"/>
    <w:rsid w:val="009A7689"/>
    <w:rsid w:val="009B0155"/>
    <w:rsid w:val="009B0291"/>
    <w:rsid w:val="009B0C48"/>
    <w:rsid w:val="009B131E"/>
    <w:rsid w:val="009B209C"/>
    <w:rsid w:val="009B3666"/>
    <w:rsid w:val="009B36D3"/>
    <w:rsid w:val="009B374C"/>
    <w:rsid w:val="009B39C0"/>
    <w:rsid w:val="009B3D8F"/>
    <w:rsid w:val="009B4916"/>
    <w:rsid w:val="009B4E4D"/>
    <w:rsid w:val="009B6061"/>
    <w:rsid w:val="009B6633"/>
    <w:rsid w:val="009B681C"/>
    <w:rsid w:val="009B6909"/>
    <w:rsid w:val="009B75FF"/>
    <w:rsid w:val="009B77A6"/>
    <w:rsid w:val="009B7C31"/>
    <w:rsid w:val="009B7F00"/>
    <w:rsid w:val="009C01C4"/>
    <w:rsid w:val="009C01CC"/>
    <w:rsid w:val="009C0544"/>
    <w:rsid w:val="009C20E8"/>
    <w:rsid w:val="009C2839"/>
    <w:rsid w:val="009C3146"/>
    <w:rsid w:val="009C31B5"/>
    <w:rsid w:val="009C3423"/>
    <w:rsid w:val="009C481B"/>
    <w:rsid w:val="009C4971"/>
    <w:rsid w:val="009C4FF8"/>
    <w:rsid w:val="009C5081"/>
    <w:rsid w:val="009C5569"/>
    <w:rsid w:val="009C5658"/>
    <w:rsid w:val="009C5A43"/>
    <w:rsid w:val="009C648B"/>
    <w:rsid w:val="009C652D"/>
    <w:rsid w:val="009C6538"/>
    <w:rsid w:val="009C6847"/>
    <w:rsid w:val="009C6C41"/>
    <w:rsid w:val="009C76F7"/>
    <w:rsid w:val="009C7702"/>
    <w:rsid w:val="009C7BFB"/>
    <w:rsid w:val="009C7DEF"/>
    <w:rsid w:val="009D0328"/>
    <w:rsid w:val="009D0485"/>
    <w:rsid w:val="009D083E"/>
    <w:rsid w:val="009D0F92"/>
    <w:rsid w:val="009D1B3F"/>
    <w:rsid w:val="009D1E32"/>
    <w:rsid w:val="009D2EBE"/>
    <w:rsid w:val="009D3211"/>
    <w:rsid w:val="009D328E"/>
    <w:rsid w:val="009D331F"/>
    <w:rsid w:val="009D34A6"/>
    <w:rsid w:val="009D370E"/>
    <w:rsid w:val="009D3F3B"/>
    <w:rsid w:val="009D40A4"/>
    <w:rsid w:val="009D458C"/>
    <w:rsid w:val="009D4D82"/>
    <w:rsid w:val="009D5046"/>
    <w:rsid w:val="009D59C9"/>
    <w:rsid w:val="009D6508"/>
    <w:rsid w:val="009D7633"/>
    <w:rsid w:val="009D7924"/>
    <w:rsid w:val="009D7FD6"/>
    <w:rsid w:val="009E0514"/>
    <w:rsid w:val="009E07B9"/>
    <w:rsid w:val="009E098E"/>
    <w:rsid w:val="009E0E3B"/>
    <w:rsid w:val="009E23BC"/>
    <w:rsid w:val="009E2463"/>
    <w:rsid w:val="009E29F0"/>
    <w:rsid w:val="009E30E7"/>
    <w:rsid w:val="009E3152"/>
    <w:rsid w:val="009E3670"/>
    <w:rsid w:val="009E3CC7"/>
    <w:rsid w:val="009E6020"/>
    <w:rsid w:val="009E6105"/>
    <w:rsid w:val="009E6169"/>
    <w:rsid w:val="009E6177"/>
    <w:rsid w:val="009E6336"/>
    <w:rsid w:val="009E68A7"/>
    <w:rsid w:val="009E7235"/>
    <w:rsid w:val="009F157F"/>
    <w:rsid w:val="009F185F"/>
    <w:rsid w:val="009F1CD5"/>
    <w:rsid w:val="009F2960"/>
    <w:rsid w:val="009F3707"/>
    <w:rsid w:val="009F3D5B"/>
    <w:rsid w:val="009F42F5"/>
    <w:rsid w:val="009F43BE"/>
    <w:rsid w:val="009F4F0F"/>
    <w:rsid w:val="009F5D2D"/>
    <w:rsid w:val="009F5D35"/>
    <w:rsid w:val="009F6138"/>
    <w:rsid w:val="009F65ED"/>
    <w:rsid w:val="009F6853"/>
    <w:rsid w:val="009F7B22"/>
    <w:rsid w:val="009F7B9D"/>
    <w:rsid w:val="00A00231"/>
    <w:rsid w:val="00A01418"/>
    <w:rsid w:val="00A016F9"/>
    <w:rsid w:val="00A01BBD"/>
    <w:rsid w:val="00A01C92"/>
    <w:rsid w:val="00A02A58"/>
    <w:rsid w:val="00A02EED"/>
    <w:rsid w:val="00A0311D"/>
    <w:rsid w:val="00A034F2"/>
    <w:rsid w:val="00A036D0"/>
    <w:rsid w:val="00A038D7"/>
    <w:rsid w:val="00A03D42"/>
    <w:rsid w:val="00A03D4D"/>
    <w:rsid w:val="00A045E7"/>
    <w:rsid w:val="00A050B4"/>
    <w:rsid w:val="00A05A3F"/>
    <w:rsid w:val="00A05A54"/>
    <w:rsid w:val="00A066B6"/>
    <w:rsid w:val="00A06A90"/>
    <w:rsid w:val="00A06AC9"/>
    <w:rsid w:val="00A06D29"/>
    <w:rsid w:val="00A06E68"/>
    <w:rsid w:val="00A07334"/>
    <w:rsid w:val="00A07371"/>
    <w:rsid w:val="00A074C7"/>
    <w:rsid w:val="00A07715"/>
    <w:rsid w:val="00A07F58"/>
    <w:rsid w:val="00A10063"/>
    <w:rsid w:val="00A10A43"/>
    <w:rsid w:val="00A11359"/>
    <w:rsid w:val="00A118C8"/>
    <w:rsid w:val="00A12187"/>
    <w:rsid w:val="00A12A10"/>
    <w:rsid w:val="00A12EAB"/>
    <w:rsid w:val="00A14345"/>
    <w:rsid w:val="00A149C1"/>
    <w:rsid w:val="00A14CE1"/>
    <w:rsid w:val="00A14D03"/>
    <w:rsid w:val="00A15BF2"/>
    <w:rsid w:val="00A15F09"/>
    <w:rsid w:val="00A16E81"/>
    <w:rsid w:val="00A1708F"/>
    <w:rsid w:val="00A17111"/>
    <w:rsid w:val="00A172B4"/>
    <w:rsid w:val="00A17999"/>
    <w:rsid w:val="00A20280"/>
    <w:rsid w:val="00A21092"/>
    <w:rsid w:val="00A211BD"/>
    <w:rsid w:val="00A219CC"/>
    <w:rsid w:val="00A22103"/>
    <w:rsid w:val="00A2284D"/>
    <w:rsid w:val="00A22AD2"/>
    <w:rsid w:val="00A22C7F"/>
    <w:rsid w:val="00A22EDD"/>
    <w:rsid w:val="00A23809"/>
    <w:rsid w:val="00A23A48"/>
    <w:rsid w:val="00A23D0B"/>
    <w:rsid w:val="00A2414E"/>
    <w:rsid w:val="00A24690"/>
    <w:rsid w:val="00A24B2F"/>
    <w:rsid w:val="00A24B7F"/>
    <w:rsid w:val="00A24F37"/>
    <w:rsid w:val="00A25110"/>
    <w:rsid w:val="00A25256"/>
    <w:rsid w:val="00A25442"/>
    <w:rsid w:val="00A25FEC"/>
    <w:rsid w:val="00A26084"/>
    <w:rsid w:val="00A260D0"/>
    <w:rsid w:val="00A261DE"/>
    <w:rsid w:val="00A262B4"/>
    <w:rsid w:val="00A26735"/>
    <w:rsid w:val="00A27F26"/>
    <w:rsid w:val="00A27F86"/>
    <w:rsid w:val="00A30608"/>
    <w:rsid w:val="00A30773"/>
    <w:rsid w:val="00A3090E"/>
    <w:rsid w:val="00A3093E"/>
    <w:rsid w:val="00A3146E"/>
    <w:rsid w:val="00A317BF"/>
    <w:rsid w:val="00A32115"/>
    <w:rsid w:val="00A327E3"/>
    <w:rsid w:val="00A32C2F"/>
    <w:rsid w:val="00A32E8B"/>
    <w:rsid w:val="00A32F23"/>
    <w:rsid w:val="00A33389"/>
    <w:rsid w:val="00A333FB"/>
    <w:rsid w:val="00A334F1"/>
    <w:rsid w:val="00A334F8"/>
    <w:rsid w:val="00A3389E"/>
    <w:rsid w:val="00A33D06"/>
    <w:rsid w:val="00A349DD"/>
    <w:rsid w:val="00A34A09"/>
    <w:rsid w:val="00A34C5D"/>
    <w:rsid w:val="00A34DE8"/>
    <w:rsid w:val="00A3537C"/>
    <w:rsid w:val="00A35BB0"/>
    <w:rsid w:val="00A35FAD"/>
    <w:rsid w:val="00A3600C"/>
    <w:rsid w:val="00A36691"/>
    <w:rsid w:val="00A36C76"/>
    <w:rsid w:val="00A37530"/>
    <w:rsid w:val="00A37588"/>
    <w:rsid w:val="00A37D0A"/>
    <w:rsid w:val="00A41004"/>
    <w:rsid w:val="00A41707"/>
    <w:rsid w:val="00A41A34"/>
    <w:rsid w:val="00A42311"/>
    <w:rsid w:val="00A42E01"/>
    <w:rsid w:val="00A437EF"/>
    <w:rsid w:val="00A43A21"/>
    <w:rsid w:val="00A43F35"/>
    <w:rsid w:val="00A44103"/>
    <w:rsid w:val="00A44171"/>
    <w:rsid w:val="00A44A26"/>
    <w:rsid w:val="00A44B88"/>
    <w:rsid w:val="00A44C58"/>
    <w:rsid w:val="00A456C4"/>
    <w:rsid w:val="00A46128"/>
    <w:rsid w:val="00A463DC"/>
    <w:rsid w:val="00A4674C"/>
    <w:rsid w:val="00A4678C"/>
    <w:rsid w:val="00A47201"/>
    <w:rsid w:val="00A47376"/>
    <w:rsid w:val="00A474A9"/>
    <w:rsid w:val="00A47E7B"/>
    <w:rsid w:val="00A506DC"/>
    <w:rsid w:val="00A50795"/>
    <w:rsid w:val="00A509E5"/>
    <w:rsid w:val="00A51049"/>
    <w:rsid w:val="00A5188A"/>
    <w:rsid w:val="00A51C1B"/>
    <w:rsid w:val="00A52245"/>
    <w:rsid w:val="00A527BB"/>
    <w:rsid w:val="00A52808"/>
    <w:rsid w:val="00A52D24"/>
    <w:rsid w:val="00A52ED8"/>
    <w:rsid w:val="00A533D4"/>
    <w:rsid w:val="00A53B3C"/>
    <w:rsid w:val="00A540DA"/>
    <w:rsid w:val="00A54433"/>
    <w:rsid w:val="00A5485C"/>
    <w:rsid w:val="00A54963"/>
    <w:rsid w:val="00A55877"/>
    <w:rsid w:val="00A561C2"/>
    <w:rsid w:val="00A5631D"/>
    <w:rsid w:val="00A5699F"/>
    <w:rsid w:val="00A577C8"/>
    <w:rsid w:val="00A60A2A"/>
    <w:rsid w:val="00A60EEA"/>
    <w:rsid w:val="00A60FAF"/>
    <w:rsid w:val="00A610A4"/>
    <w:rsid w:val="00A616A2"/>
    <w:rsid w:val="00A61969"/>
    <w:rsid w:val="00A62002"/>
    <w:rsid w:val="00A62370"/>
    <w:rsid w:val="00A62C8A"/>
    <w:rsid w:val="00A62EAB"/>
    <w:rsid w:val="00A63CC4"/>
    <w:rsid w:val="00A63E50"/>
    <w:rsid w:val="00A642B6"/>
    <w:rsid w:val="00A64531"/>
    <w:rsid w:val="00A64696"/>
    <w:rsid w:val="00A64934"/>
    <w:rsid w:val="00A64BB8"/>
    <w:rsid w:val="00A657CC"/>
    <w:rsid w:val="00A65A07"/>
    <w:rsid w:val="00A65B5D"/>
    <w:rsid w:val="00A65F57"/>
    <w:rsid w:val="00A66323"/>
    <w:rsid w:val="00A67084"/>
    <w:rsid w:val="00A67287"/>
    <w:rsid w:val="00A672C2"/>
    <w:rsid w:val="00A7048A"/>
    <w:rsid w:val="00A70793"/>
    <w:rsid w:val="00A71375"/>
    <w:rsid w:val="00A716DB"/>
    <w:rsid w:val="00A71C17"/>
    <w:rsid w:val="00A7256F"/>
    <w:rsid w:val="00A72B1A"/>
    <w:rsid w:val="00A73145"/>
    <w:rsid w:val="00A733E2"/>
    <w:rsid w:val="00A7353C"/>
    <w:rsid w:val="00A736E1"/>
    <w:rsid w:val="00A73721"/>
    <w:rsid w:val="00A737D5"/>
    <w:rsid w:val="00A74206"/>
    <w:rsid w:val="00A74CA3"/>
    <w:rsid w:val="00A75A0C"/>
    <w:rsid w:val="00A75C1D"/>
    <w:rsid w:val="00A75EA4"/>
    <w:rsid w:val="00A7644D"/>
    <w:rsid w:val="00A778CC"/>
    <w:rsid w:val="00A77B67"/>
    <w:rsid w:val="00A77EDC"/>
    <w:rsid w:val="00A80573"/>
    <w:rsid w:val="00A806F6"/>
    <w:rsid w:val="00A8099B"/>
    <w:rsid w:val="00A80F26"/>
    <w:rsid w:val="00A81FCD"/>
    <w:rsid w:val="00A82749"/>
    <w:rsid w:val="00A829F1"/>
    <w:rsid w:val="00A82F8E"/>
    <w:rsid w:val="00A83A01"/>
    <w:rsid w:val="00A83F88"/>
    <w:rsid w:val="00A84B69"/>
    <w:rsid w:val="00A85BC0"/>
    <w:rsid w:val="00A85BEF"/>
    <w:rsid w:val="00A85DD0"/>
    <w:rsid w:val="00A86304"/>
    <w:rsid w:val="00A86621"/>
    <w:rsid w:val="00A8685F"/>
    <w:rsid w:val="00A871C2"/>
    <w:rsid w:val="00A8735A"/>
    <w:rsid w:val="00A900D6"/>
    <w:rsid w:val="00A90170"/>
    <w:rsid w:val="00A90207"/>
    <w:rsid w:val="00A909DF"/>
    <w:rsid w:val="00A90BD5"/>
    <w:rsid w:val="00A91120"/>
    <w:rsid w:val="00A92414"/>
    <w:rsid w:val="00A9315C"/>
    <w:rsid w:val="00A9383B"/>
    <w:rsid w:val="00A95974"/>
    <w:rsid w:val="00A95C44"/>
    <w:rsid w:val="00A95EF9"/>
    <w:rsid w:val="00A95F67"/>
    <w:rsid w:val="00A96164"/>
    <w:rsid w:val="00A96902"/>
    <w:rsid w:val="00A97032"/>
    <w:rsid w:val="00A9794F"/>
    <w:rsid w:val="00A97BD8"/>
    <w:rsid w:val="00AA022B"/>
    <w:rsid w:val="00AA08E5"/>
    <w:rsid w:val="00AA17E4"/>
    <w:rsid w:val="00AA2478"/>
    <w:rsid w:val="00AA2498"/>
    <w:rsid w:val="00AA251E"/>
    <w:rsid w:val="00AA26AD"/>
    <w:rsid w:val="00AA30F8"/>
    <w:rsid w:val="00AA34CD"/>
    <w:rsid w:val="00AA3DB6"/>
    <w:rsid w:val="00AA4329"/>
    <w:rsid w:val="00AA45C4"/>
    <w:rsid w:val="00AA4A4F"/>
    <w:rsid w:val="00AA536D"/>
    <w:rsid w:val="00AA5AF6"/>
    <w:rsid w:val="00AA5F31"/>
    <w:rsid w:val="00AA620D"/>
    <w:rsid w:val="00AA693B"/>
    <w:rsid w:val="00AA7567"/>
    <w:rsid w:val="00AB05A6"/>
    <w:rsid w:val="00AB0893"/>
    <w:rsid w:val="00AB1320"/>
    <w:rsid w:val="00AB1367"/>
    <w:rsid w:val="00AB15BC"/>
    <w:rsid w:val="00AB209F"/>
    <w:rsid w:val="00AB22C9"/>
    <w:rsid w:val="00AB233D"/>
    <w:rsid w:val="00AB28E2"/>
    <w:rsid w:val="00AB3107"/>
    <w:rsid w:val="00AB323F"/>
    <w:rsid w:val="00AB4BC0"/>
    <w:rsid w:val="00AB4F71"/>
    <w:rsid w:val="00AB53C2"/>
    <w:rsid w:val="00AB600D"/>
    <w:rsid w:val="00AB6135"/>
    <w:rsid w:val="00AB6368"/>
    <w:rsid w:val="00AB67F7"/>
    <w:rsid w:val="00AB6C7C"/>
    <w:rsid w:val="00AB7A9C"/>
    <w:rsid w:val="00AC0041"/>
    <w:rsid w:val="00AC015E"/>
    <w:rsid w:val="00AC05B5"/>
    <w:rsid w:val="00AC0724"/>
    <w:rsid w:val="00AC0839"/>
    <w:rsid w:val="00AC10FD"/>
    <w:rsid w:val="00AC1397"/>
    <w:rsid w:val="00AC19EA"/>
    <w:rsid w:val="00AC1A71"/>
    <w:rsid w:val="00AC36DB"/>
    <w:rsid w:val="00AC3BA1"/>
    <w:rsid w:val="00AC44D1"/>
    <w:rsid w:val="00AC4DC6"/>
    <w:rsid w:val="00AC4F42"/>
    <w:rsid w:val="00AC5310"/>
    <w:rsid w:val="00AC5458"/>
    <w:rsid w:val="00AC60EC"/>
    <w:rsid w:val="00AC612F"/>
    <w:rsid w:val="00AC65BB"/>
    <w:rsid w:val="00AC65DC"/>
    <w:rsid w:val="00AC6840"/>
    <w:rsid w:val="00AC68E7"/>
    <w:rsid w:val="00AC6F2D"/>
    <w:rsid w:val="00AC7A06"/>
    <w:rsid w:val="00AC7D4F"/>
    <w:rsid w:val="00AC7EFE"/>
    <w:rsid w:val="00AD02D4"/>
    <w:rsid w:val="00AD05EC"/>
    <w:rsid w:val="00AD0847"/>
    <w:rsid w:val="00AD0869"/>
    <w:rsid w:val="00AD094D"/>
    <w:rsid w:val="00AD0EEC"/>
    <w:rsid w:val="00AD1124"/>
    <w:rsid w:val="00AD138A"/>
    <w:rsid w:val="00AD16AE"/>
    <w:rsid w:val="00AD255F"/>
    <w:rsid w:val="00AD2AFE"/>
    <w:rsid w:val="00AD322A"/>
    <w:rsid w:val="00AD3636"/>
    <w:rsid w:val="00AD3653"/>
    <w:rsid w:val="00AD3D91"/>
    <w:rsid w:val="00AD3E7A"/>
    <w:rsid w:val="00AD3F2C"/>
    <w:rsid w:val="00AD4F6B"/>
    <w:rsid w:val="00AD4FD1"/>
    <w:rsid w:val="00AD5073"/>
    <w:rsid w:val="00AD51D2"/>
    <w:rsid w:val="00AD565F"/>
    <w:rsid w:val="00AD5760"/>
    <w:rsid w:val="00AD5A9A"/>
    <w:rsid w:val="00AD5D8D"/>
    <w:rsid w:val="00AD6213"/>
    <w:rsid w:val="00AD62AC"/>
    <w:rsid w:val="00AD6771"/>
    <w:rsid w:val="00AD7399"/>
    <w:rsid w:val="00AD786F"/>
    <w:rsid w:val="00AD7E24"/>
    <w:rsid w:val="00AE04BF"/>
    <w:rsid w:val="00AE05E1"/>
    <w:rsid w:val="00AE141E"/>
    <w:rsid w:val="00AE2124"/>
    <w:rsid w:val="00AE2EA2"/>
    <w:rsid w:val="00AE32F4"/>
    <w:rsid w:val="00AE4061"/>
    <w:rsid w:val="00AE41E7"/>
    <w:rsid w:val="00AE471F"/>
    <w:rsid w:val="00AE47FE"/>
    <w:rsid w:val="00AE4C72"/>
    <w:rsid w:val="00AE4D3A"/>
    <w:rsid w:val="00AE4DAE"/>
    <w:rsid w:val="00AE5164"/>
    <w:rsid w:val="00AE5308"/>
    <w:rsid w:val="00AE553F"/>
    <w:rsid w:val="00AE55C8"/>
    <w:rsid w:val="00AE58DB"/>
    <w:rsid w:val="00AE5A9D"/>
    <w:rsid w:val="00AE7518"/>
    <w:rsid w:val="00AE7A72"/>
    <w:rsid w:val="00AF0230"/>
    <w:rsid w:val="00AF0F55"/>
    <w:rsid w:val="00AF0FCC"/>
    <w:rsid w:val="00AF0FF0"/>
    <w:rsid w:val="00AF101F"/>
    <w:rsid w:val="00AF14EC"/>
    <w:rsid w:val="00AF236B"/>
    <w:rsid w:val="00AF26B1"/>
    <w:rsid w:val="00AF2FAA"/>
    <w:rsid w:val="00AF3F1E"/>
    <w:rsid w:val="00AF3F7B"/>
    <w:rsid w:val="00AF4012"/>
    <w:rsid w:val="00AF41C2"/>
    <w:rsid w:val="00AF49AE"/>
    <w:rsid w:val="00AF4F1F"/>
    <w:rsid w:val="00AF5A8E"/>
    <w:rsid w:val="00AF6795"/>
    <w:rsid w:val="00AF687A"/>
    <w:rsid w:val="00AF696F"/>
    <w:rsid w:val="00AF6C9E"/>
    <w:rsid w:val="00AF70CD"/>
    <w:rsid w:val="00AF74C9"/>
    <w:rsid w:val="00AF760F"/>
    <w:rsid w:val="00AF76E6"/>
    <w:rsid w:val="00AF7AE4"/>
    <w:rsid w:val="00AF7F6E"/>
    <w:rsid w:val="00B00332"/>
    <w:rsid w:val="00B01155"/>
    <w:rsid w:val="00B01321"/>
    <w:rsid w:val="00B01337"/>
    <w:rsid w:val="00B017B4"/>
    <w:rsid w:val="00B017BD"/>
    <w:rsid w:val="00B02AC9"/>
    <w:rsid w:val="00B02AEF"/>
    <w:rsid w:val="00B02D54"/>
    <w:rsid w:val="00B02DF0"/>
    <w:rsid w:val="00B02F9D"/>
    <w:rsid w:val="00B0394E"/>
    <w:rsid w:val="00B04D39"/>
    <w:rsid w:val="00B0517B"/>
    <w:rsid w:val="00B05CB8"/>
    <w:rsid w:val="00B0694D"/>
    <w:rsid w:val="00B0778C"/>
    <w:rsid w:val="00B101DF"/>
    <w:rsid w:val="00B1052F"/>
    <w:rsid w:val="00B12896"/>
    <w:rsid w:val="00B12B24"/>
    <w:rsid w:val="00B1302D"/>
    <w:rsid w:val="00B14426"/>
    <w:rsid w:val="00B1470B"/>
    <w:rsid w:val="00B14762"/>
    <w:rsid w:val="00B14BDF"/>
    <w:rsid w:val="00B155E3"/>
    <w:rsid w:val="00B156D9"/>
    <w:rsid w:val="00B15F0B"/>
    <w:rsid w:val="00B16197"/>
    <w:rsid w:val="00B16BFC"/>
    <w:rsid w:val="00B17774"/>
    <w:rsid w:val="00B1785A"/>
    <w:rsid w:val="00B21244"/>
    <w:rsid w:val="00B21345"/>
    <w:rsid w:val="00B21AE6"/>
    <w:rsid w:val="00B22519"/>
    <w:rsid w:val="00B226BF"/>
    <w:rsid w:val="00B22A01"/>
    <w:rsid w:val="00B23195"/>
    <w:rsid w:val="00B232DD"/>
    <w:rsid w:val="00B23BFD"/>
    <w:rsid w:val="00B241B9"/>
    <w:rsid w:val="00B2451F"/>
    <w:rsid w:val="00B24902"/>
    <w:rsid w:val="00B24B3B"/>
    <w:rsid w:val="00B24B44"/>
    <w:rsid w:val="00B24C07"/>
    <w:rsid w:val="00B25927"/>
    <w:rsid w:val="00B265F7"/>
    <w:rsid w:val="00B2696F"/>
    <w:rsid w:val="00B26BD9"/>
    <w:rsid w:val="00B27060"/>
    <w:rsid w:val="00B27D80"/>
    <w:rsid w:val="00B300EA"/>
    <w:rsid w:val="00B303F1"/>
    <w:rsid w:val="00B30983"/>
    <w:rsid w:val="00B30B93"/>
    <w:rsid w:val="00B30EBE"/>
    <w:rsid w:val="00B31BB0"/>
    <w:rsid w:val="00B325EC"/>
    <w:rsid w:val="00B3311B"/>
    <w:rsid w:val="00B3345C"/>
    <w:rsid w:val="00B335AF"/>
    <w:rsid w:val="00B335DD"/>
    <w:rsid w:val="00B34A80"/>
    <w:rsid w:val="00B34B06"/>
    <w:rsid w:val="00B34DC3"/>
    <w:rsid w:val="00B34FAF"/>
    <w:rsid w:val="00B3552A"/>
    <w:rsid w:val="00B35748"/>
    <w:rsid w:val="00B35B7C"/>
    <w:rsid w:val="00B35C09"/>
    <w:rsid w:val="00B35D9C"/>
    <w:rsid w:val="00B363A7"/>
    <w:rsid w:val="00B3689E"/>
    <w:rsid w:val="00B368B6"/>
    <w:rsid w:val="00B368F7"/>
    <w:rsid w:val="00B40196"/>
    <w:rsid w:val="00B403D3"/>
    <w:rsid w:val="00B40ABE"/>
    <w:rsid w:val="00B41182"/>
    <w:rsid w:val="00B42114"/>
    <w:rsid w:val="00B42213"/>
    <w:rsid w:val="00B43286"/>
    <w:rsid w:val="00B4342C"/>
    <w:rsid w:val="00B438E8"/>
    <w:rsid w:val="00B45059"/>
    <w:rsid w:val="00B451DB"/>
    <w:rsid w:val="00B4568B"/>
    <w:rsid w:val="00B46737"/>
    <w:rsid w:val="00B46939"/>
    <w:rsid w:val="00B47665"/>
    <w:rsid w:val="00B47B38"/>
    <w:rsid w:val="00B5162B"/>
    <w:rsid w:val="00B51C7B"/>
    <w:rsid w:val="00B52155"/>
    <w:rsid w:val="00B5250D"/>
    <w:rsid w:val="00B525DC"/>
    <w:rsid w:val="00B52EDC"/>
    <w:rsid w:val="00B52F54"/>
    <w:rsid w:val="00B53688"/>
    <w:rsid w:val="00B53BBA"/>
    <w:rsid w:val="00B54077"/>
    <w:rsid w:val="00B55379"/>
    <w:rsid w:val="00B55DBD"/>
    <w:rsid w:val="00B5615F"/>
    <w:rsid w:val="00B56653"/>
    <w:rsid w:val="00B56BB9"/>
    <w:rsid w:val="00B57298"/>
    <w:rsid w:val="00B5733A"/>
    <w:rsid w:val="00B5781A"/>
    <w:rsid w:val="00B578C0"/>
    <w:rsid w:val="00B57913"/>
    <w:rsid w:val="00B57924"/>
    <w:rsid w:val="00B57F80"/>
    <w:rsid w:val="00B60155"/>
    <w:rsid w:val="00B6017B"/>
    <w:rsid w:val="00B6071E"/>
    <w:rsid w:val="00B617A9"/>
    <w:rsid w:val="00B61AF0"/>
    <w:rsid w:val="00B61B5B"/>
    <w:rsid w:val="00B6242C"/>
    <w:rsid w:val="00B62576"/>
    <w:rsid w:val="00B62C7B"/>
    <w:rsid w:val="00B62CC8"/>
    <w:rsid w:val="00B630AC"/>
    <w:rsid w:val="00B6407B"/>
    <w:rsid w:val="00B64AC3"/>
    <w:rsid w:val="00B64B24"/>
    <w:rsid w:val="00B64C2E"/>
    <w:rsid w:val="00B651AB"/>
    <w:rsid w:val="00B659E5"/>
    <w:rsid w:val="00B65C57"/>
    <w:rsid w:val="00B663F7"/>
    <w:rsid w:val="00B664A1"/>
    <w:rsid w:val="00B66715"/>
    <w:rsid w:val="00B66E64"/>
    <w:rsid w:val="00B67499"/>
    <w:rsid w:val="00B70213"/>
    <w:rsid w:val="00B70A02"/>
    <w:rsid w:val="00B7116E"/>
    <w:rsid w:val="00B71ACC"/>
    <w:rsid w:val="00B71D22"/>
    <w:rsid w:val="00B722BB"/>
    <w:rsid w:val="00B72B11"/>
    <w:rsid w:val="00B73703"/>
    <w:rsid w:val="00B73802"/>
    <w:rsid w:val="00B739A5"/>
    <w:rsid w:val="00B749C1"/>
    <w:rsid w:val="00B750F8"/>
    <w:rsid w:val="00B761A6"/>
    <w:rsid w:val="00B766D8"/>
    <w:rsid w:val="00B768A5"/>
    <w:rsid w:val="00B76A8F"/>
    <w:rsid w:val="00B76D56"/>
    <w:rsid w:val="00B7710F"/>
    <w:rsid w:val="00B771D5"/>
    <w:rsid w:val="00B77C12"/>
    <w:rsid w:val="00B80CDB"/>
    <w:rsid w:val="00B80D5D"/>
    <w:rsid w:val="00B80E79"/>
    <w:rsid w:val="00B81291"/>
    <w:rsid w:val="00B81A1D"/>
    <w:rsid w:val="00B81F1B"/>
    <w:rsid w:val="00B82B1E"/>
    <w:rsid w:val="00B83DC1"/>
    <w:rsid w:val="00B847FC"/>
    <w:rsid w:val="00B84E7A"/>
    <w:rsid w:val="00B85237"/>
    <w:rsid w:val="00B85B8A"/>
    <w:rsid w:val="00B870E1"/>
    <w:rsid w:val="00B871FA"/>
    <w:rsid w:val="00B87C49"/>
    <w:rsid w:val="00B90124"/>
    <w:rsid w:val="00B9012E"/>
    <w:rsid w:val="00B9052B"/>
    <w:rsid w:val="00B90AE9"/>
    <w:rsid w:val="00B9108B"/>
    <w:rsid w:val="00B91217"/>
    <w:rsid w:val="00B91246"/>
    <w:rsid w:val="00B91963"/>
    <w:rsid w:val="00B91AB7"/>
    <w:rsid w:val="00B91DE7"/>
    <w:rsid w:val="00B928E5"/>
    <w:rsid w:val="00B945A8"/>
    <w:rsid w:val="00B94AFB"/>
    <w:rsid w:val="00B94C1E"/>
    <w:rsid w:val="00B951FC"/>
    <w:rsid w:val="00B95607"/>
    <w:rsid w:val="00B9587E"/>
    <w:rsid w:val="00B962B3"/>
    <w:rsid w:val="00B96DE6"/>
    <w:rsid w:val="00B9732E"/>
    <w:rsid w:val="00B975DC"/>
    <w:rsid w:val="00B976D7"/>
    <w:rsid w:val="00B97CFC"/>
    <w:rsid w:val="00BA0350"/>
    <w:rsid w:val="00BA049C"/>
    <w:rsid w:val="00BA19E6"/>
    <w:rsid w:val="00BA1D0F"/>
    <w:rsid w:val="00BA213C"/>
    <w:rsid w:val="00BA2B3F"/>
    <w:rsid w:val="00BA2C7C"/>
    <w:rsid w:val="00BA2F9A"/>
    <w:rsid w:val="00BA3262"/>
    <w:rsid w:val="00BA3F76"/>
    <w:rsid w:val="00BA4375"/>
    <w:rsid w:val="00BA44C7"/>
    <w:rsid w:val="00BA44E0"/>
    <w:rsid w:val="00BA477B"/>
    <w:rsid w:val="00BA4DF6"/>
    <w:rsid w:val="00BA4E6C"/>
    <w:rsid w:val="00BA4F44"/>
    <w:rsid w:val="00BA57EB"/>
    <w:rsid w:val="00BA5BA8"/>
    <w:rsid w:val="00BA5D4A"/>
    <w:rsid w:val="00BA5DEC"/>
    <w:rsid w:val="00BA5E4B"/>
    <w:rsid w:val="00BA5EA6"/>
    <w:rsid w:val="00BA65C3"/>
    <w:rsid w:val="00BA6755"/>
    <w:rsid w:val="00BA6942"/>
    <w:rsid w:val="00BA6A85"/>
    <w:rsid w:val="00BA6AC1"/>
    <w:rsid w:val="00BA6BAB"/>
    <w:rsid w:val="00BA6BD2"/>
    <w:rsid w:val="00BB00F8"/>
    <w:rsid w:val="00BB0396"/>
    <w:rsid w:val="00BB13A8"/>
    <w:rsid w:val="00BB174D"/>
    <w:rsid w:val="00BB2786"/>
    <w:rsid w:val="00BB2B94"/>
    <w:rsid w:val="00BB2F33"/>
    <w:rsid w:val="00BB3BD8"/>
    <w:rsid w:val="00BB3C60"/>
    <w:rsid w:val="00BB565D"/>
    <w:rsid w:val="00BB599A"/>
    <w:rsid w:val="00BB5B37"/>
    <w:rsid w:val="00BB5EF8"/>
    <w:rsid w:val="00BB6239"/>
    <w:rsid w:val="00BB66EF"/>
    <w:rsid w:val="00BB6CCD"/>
    <w:rsid w:val="00BB6F53"/>
    <w:rsid w:val="00BB754F"/>
    <w:rsid w:val="00BC0ADC"/>
    <w:rsid w:val="00BC1F48"/>
    <w:rsid w:val="00BC22CC"/>
    <w:rsid w:val="00BC28AE"/>
    <w:rsid w:val="00BC2964"/>
    <w:rsid w:val="00BC2BD4"/>
    <w:rsid w:val="00BC2F46"/>
    <w:rsid w:val="00BC35C4"/>
    <w:rsid w:val="00BC383F"/>
    <w:rsid w:val="00BC45FC"/>
    <w:rsid w:val="00BC5575"/>
    <w:rsid w:val="00BC584B"/>
    <w:rsid w:val="00BC5C86"/>
    <w:rsid w:val="00BC62DE"/>
    <w:rsid w:val="00BC75EA"/>
    <w:rsid w:val="00BC7616"/>
    <w:rsid w:val="00BC7C13"/>
    <w:rsid w:val="00BC7DD2"/>
    <w:rsid w:val="00BD098D"/>
    <w:rsid w:val="00BD09E0"/>
    <w:rsid w:val="00BD0D18"/>
    <w:rsid w:val="00BD0DF1"/>
    <w:rsid w:val="00BD1060"/>
    <w:rsid w:val="00BD11E3"/>
    <w:rsid w:val="00BD230C"/>
    <w:rsid w:val="00BD26AD"/>
    <w:rsid w:val="00BD2FC1"/>
    <w:rsid w:val="00BD354F"/>
    <w:rsid w:val="00BD39B4"/>
    <w:rsid w:val="00BD460A"/>
    <w:rsid w:val="00BD460B"/>
    <w:rsid w:val="00BD4B28"/>
    <w:rsid w:val="00BD4C6A"/>
    <w:rsid w:val="00BD5528"/>
    <w:rsid w:val="00BD6661"/>
    <w:rsid w:val="00BE00FE"/>
    <w:rsid w:val="00BE011D"/>
    <w:rsid w:val="00BE0D8B"/>
    <w:rsid w:val="00BE188E"/>
    <w:rsid w:val="00BE1FD4"/>
    <w:rsid w:val="00BE1FE5"/>
    <w:rsid w:val="00BE2035"/>
    <w:rsid w:val="00BE216D"/>
    <w:rsid w:val="00BE288F"/>
    <w:rsid w:val="00BE2FC1"/>
    <w:rsid w:val="00BE33DE"/>
    <w:rsid w:val="00BE357E"/>
    <w:rsid w:val="00BE384D"/>
    <w:rsid w:val="00BE405B"/>
    <w:rsid w:val="00BE5438"/>
    <w:rsid w:val="00BE5816"/>
    <w:rsid w:val="00BE5FE0"/>
    <w:rsid w:val="00BE601E"/>
    <w:rsid w:val="00BE6CD0"/>
    <w:rsid w:val="00BE73BD"/>
    <w:rsid w:val="00BE7632"/>
    <w:rsid w:val="00BE79E2"/>
    <w:rsid w:val="00BE7A9A"/>
    <w:rsid w:val="00BE7B94"/>
    <w:rsid w:val="00BE7EE5"/>
    <w:rsid w:val="00BF0210"/>
    <w:rsid w:val="00BF04B9"/>
    <w:rsid w:val="00BF071A"/>
    <w:rsid w:val="00BF0BAA"/>
    <w:rsid w:val="00BF2331"/>
    <w:rsid w:val="00BF2EA0"/>
    <w:rsid w:val="00BF2F94"/>
    <w:rsid w:val="00BF3527"/>
    <w:rsid w:val="00BF37AF"/>
    <w:rsid w:val="00BF39B7"/>
    <w:rsid w:val="00BF4770"/>
    <w:rsid w:val="00BF4FA0"/>
    <w:rsid w:val="00BF5130"/>
    <w:rsid w:val="00BF5B6F"/>
    <w:rsid w:val="00BF622B"/>
    <w:rsid w:val="00BF68C7"/>
    <w:rsid w:val="00C00446"/>
    <w:rsid w:val="00C005BE"/>
    <w:rsid w:val="00C009CA"/>
    <w:rsid w:val="00C00E29"/>
    <w:rsid w:val="00C00FE9"/>
    <w:rsid w:val="00C0159A"/>
    <w:rsid w:val="00C021BA"/>
    <w:rsid w:val="00C0241E"/>
    <w:rsid w:val="00C02EE9"/>
    <w:rsid w:val="00C03060"/>
    <w:rsid w:val="00C03319"/>
    <w:rsid w:val="00C03912"/>
    <w:rsid w:val="00C03AB8"/>
    <w:rsid w:val="00C03EE8"/>
    <w:rsid w:val="00C0449E"/>
    <w:rsid w:val="00C04C36"/>
    <w:rsid w:val="00C04E9A"/>
    <w:rsid w:val="00C052D8"/>
    <w:rsid w:val="00C05C63"/>
    <w:rsid w:val="00C05CAF"/>
    <w:rsid w:val="00C06CAA"/>
    <w:rsid w:val="00C0723F"/>
    <w:rsid w:val="00C0794D"/>
    <w:rsid w:val="00C10336"/>
    <w:rsid w:val="00C1088E"/>
    <w:rsid w:val="00C11121"/>
    <w:rsid w:val="00C117A2"/>
    <w:rsid w:val="00C11A46"/>
    <w:rsid w:val="00C12906"/>
    <w:rsid w:val="00C12D18"/>
    <w:rsid w:val="00C1387A"/>
    <w:rsid w:val="00C15470"/>
    <w:rsid w:val="00C169F8"/>
    <w:rsid w:val="00C172BA"/>
    <w:rsid w:val="00C17424"/>
    <w:rsid w:val="00C175E2"/>
    <w:rsid w:val="00C20667"/>
    <w:rsid w:val="00C209F7"/>
    <w:rsid w:val="00C20B0B"/>
    <w:rsid w:val="00C21CBF"/>
    <w:rsid w:val="00C22793"/>
    <w:rsid w:val="00C22BFF"/>
    <w:rsid w:val="00C22E9B"/>
    <w:rsid w:val="00C22F3E"/>
    <w:rsid w:val="00C23150"/>
    <w:rsid w:val="00C238E5"/>
    <w:rsid w:val="00C241AE"/>
    <w:rsid w:val="00C24671"/>
    <w:rsid w:val="00C249F1"/>
    <w:rsid w:val="00C24D50"/>
    <w:rsid w:val="00C255C6"/>
    <w:rsid w:val="00C25901"/>
    <w:rsid w:val="00C25E7D"/>
    <w:rsid w:val="00C26641"/>
    <w:rsid w:val="00C26DA6"/>
    <w:rsid w:val="00C277F4"/>
    <w:rsid w:val="00C32320"/>
    <w:rsid w:val="00C32475"/>
    <w:rsid w:val="00C32FE8"/>
    <w:rsid w:val="00C33030"/>
    <w:rsid w:val="00C33D17"/>
    <w:rsid w:val="00C33F35"/>
    <w:rsid w:val="00C34585"/>
    <w:rsid w:val="00C34DF6"/>
    <w:rsid w:val="00C350A0"/>
    <w:rsid w:val="00C353B1"/>
    <w:rsid w:val="00C363F9"/>
    <w:rsid w:val="00C36523"/>
    <w:rsid w:val="00C3721B"/>
    <w:rsid w:val="00C37ADC"/>
    <w:rsid w:val="00C37CAB"/>
    <w:rsid w:val="00C37EC6"/>
    <w:rsid w:val="00C37ECF"/>
    <w:rsid w:val="00C37FA7"/>
    <w:rsid w:val="00C4077E"/>
    <w:rsid w:val="00C40B77"/>
    <w:rsid w:val="00C41FA3"/>
    <w:rsid w:val="00C421FC"/>
    <w:rsid w:val="00C4234B"/>
    <w:rsid w:val="00C43C47"/>
    <w:rsid w:val="00C4434C"/>
    <w:rsid w:val="00C4482D"/>
    <w:rsid w:val="00C45870"/>
    <w:rsid w:val="00C45DE3"/>
    <w:rsid w:val="00C4620F"/>
    <w:rsid w:val="00C46359"/>
    <w:rsid w:val="00C46714"/>
    <w:rsid w:val="00C46B98"/>
    <w:rsid w:val="00C47750"/>
    <w:rsid w:val="00C500E7"/>
    <w:rsid w:val="00C503EE"/>
    <w:rsid w:val="00C50507"/>
    <w:rsid w:val="00C50972"/>
    <w:rsid w:val="00C50C64"/>
    <w:rsid w:val="00C50D84"/>
    <w:rsid w:val="00C5146D"/>
    <w:rsid w:val="00C51494"/>
    <w:rsid w:val="00C5172F"/>
    <w:rsid w:val="00C51CED"/>
    <w:rsid w:val="00C52179"/>
    <w:rsid w:val="00C52376"/>
    <w:rsid w:val="00C52690"/>
    <w:rsid w:val="00C528C1"/>
    <w:rsid w:val="00C529F9"/>
    <w:rsid w:val="00C52B98"/>
    <w:rsid w:val="00C53312"/>
    <w:rsid w:val="00C5407E"/>
    <w:rsid w:val="00C541E2"/>
    <w:rsid w:val="00C54462"/>
    <w:rsid w:val="00C54701"/>
    <w:rsid w:val="00C54884"/>
    <w:rsid w:val="00C54D3A"/>
    <w:rsid w:val="00C54FB7"/>
    <w:rsid w:val="00C55B6A"/>
    <w:rsid w:val="00C55CBB"/>
    <w:rsid w:val="00C56629"/>
    <w:rsid w:val="00C5675A"/>
    <w:rsid w:val="00C56ABD"/>
    <w:rsid w:val="00C57B12"/>
    <w:rsid w:val="00C602AA"/>
    <w:rsid w:val="00C60AEC"/>
    <w:rsid w:val="00C625F9"/>
    <w:rsid w:val="00C62890"/>
    <w:rsid w:val="00C62AD3"/>
    <w:rsid w:val="00C62CE2"/>
    <w:rsid w:val="00C63199"/>
    <w:rsid w:val="00C631F7"/>
    <w:rsid w:val="00C6355E"/>
    <w:rsid w:val="00C63E65"/>
    <w:rsid w:val="00C63F15"/>
    <w:rsid w:val="00C6417D"/>
    <w:rsid w:val="00C6429A"/>
    <w:rsid w:val="00C64C2F"/>
    <w:rsid w:val="00C65404"/>
    <w:rsid w:val="00C65958"/>
    <w:rsid w:val="00C65FC4"/>
    <w:rsid w:val="00C66440"/>
    <w:rsid w:val="00C66BAF"/>
    <w:rsid w:val="00C6700D"/>
    <w:rsid w:val="00C6709E"/>
    <w:rsid w:val="00C67EF6"/>
    <w:rsid w:val="00C70933"/>
    <w:rsid w:val="00C71225"/>
    <w:rsid w:val="00C7139A"/>
    <w:rsid w:val="00C7143F"/>
    <w:rsid w:val="00C717E1"/>
    <w:rsid w:val="00C71A9C"/>
    <w:rsid w:val="00C71DFD"/>
    <w:rsid w:val="00C726C8"/>
    <w:rsid w:val="00C72C75"/>
    <w:rsid w:val="00C72DB5"/>
    <w:rsid w:val="00C73576"/>
    <w:rsid w:val="00C739D8"/>
    <w:rsid w:val="00C73F36"/>
    <w:rsid w:val="00C74D30"/>
    <w:rsid w:val="00C752CC"/>
    <w:rsid w:val="00C75BE5"/>
    <w:rsid w:val="00C75BEA"/>
    <w:rsid w:val="00C76110"/>
    <w:rsid w:val="00C762BA"/>
    <w:rsid w:val="00C763A6"/>
    <w:rsid w:val="00C769F0"/>
    <w:rsid w:val="00C76D61"/>
    <w:rsid w:val="00C76FBC"/>
    <w:rsid w:val="00C770AA"/>
    <w:rsid w:val="00C8063B"/>
    <w:rsid w:val="00C80C40"/>
    <w:rsid w:val="00C816A7"/>
    <w:rsid w:val="00C819E4"/>
    <w:rsid w:val="00C81D30"/>
    <w:rsid w:val="00C823D9"/>
    <w:rsid w:val="00C82AC1"/>
    <w:rsid w:val="00C83DE0"/>
    <w:rsid w:val="00C841E2"/>
    <w:rsid w:val="00C84C3C"/>
    <w:rsid w:val="00C8533B"/>
    <w:rsid w:val="00C85A1E"/>
    <w:rsid w:val="00C85B3D"/>
    <w:rsid w:val="00C85F08"/>
    <w:rsid w:val="00C86907"/>
    <w:rsid w:val="00C8695D"/>
    <w:rsid w:val="00C87859"/>
    <w:rsid w:val="00C87CCB"/>
    <w:rsid w:val="00C904F5"/>
    <w:rsid w:val="00C920B1"/>
    <w:rsid w:val="00C9225D"/>
    <w:rsid w:val="00C9324C"/>
    <w:rsid w:val="00C938DE"/>
    <w:rsid w:val="00C93902"/>
    <w:rsid w:val="00C93BA5"/>
    <w:rsid w:val="00C949EF"/>
    <w:rsid w:val="00C94BA6"/>
    <w:rsid w:val="00C952BC"/>
    <w:rsid w:val="00C95CD9"/>
    <w:rsid w:val="00C96D16"/>
    <w:rsid w:val="00CA0803"/>
    <w:rsid w:val="00CA0F8B"/>
    <w:rsid w:val="00CA0F93"/>
    <w:rsid w:val="00CA11D2"/>
    <w:rsid w:val="00CA170B"/>
    <w:rsid w:val="00CA22D5"/>
    <w:rsid w:val="00CA233D"/>
    <w:rsid w:val="00CA2B5A"/>
    <w:rsid w:val="00CA3405"/>
    <w:rsid w:val="00CA394E"/>
    <w:rsid w:val="00CA4EE9"/>
    <w:rsid w:val="00CA51DE"/>
    <w:rsid w:val="00CA5472"/>
    <w:rsid w:val="00CA71C9"/>
    <w:rsid w:val="00CA79FA"/>
    <w:rsid w:val="00CB0270"/>
    <w:rsid w:val="00CB080F"/>
    <w:rsid w:val="00CB08EE"/>
    <w:rsid w:val="00CB102C"/>
    <w:rsid w:val="00CB19FA"/>
    <w:rsid w:val="00CB1EA5"/>
    <w:rsid w:val="00CB2358"/>
    <w:rsid w:val="00CB2F9C"/>
    <w:rsid w:val="00CB38F8"/>
    <w:rsid w:val="00CB3B30"/>
    <w:rsid w:val="00CB502B"/>
    <w:rsid w:val="00CB59DD"/>
    <w:rsid w:val="00CB5E1E"/>
    <w:rsid w:val="00CB60BB"/>
    <w:rsid w:val="00CB65D7"/>
    <w:rsid w:val="00CB6C73"/>
    <w:rsid w:val="00CB7AEC"/>
    <w:rsid w:val="00CB7B9F"/>
    <w:rsid w:val="00CB7DF7"/>
    <w:rsid w:val="00CC06F4"/>
    <w:rsid w:val="00CC0727"/>
    <w:rsid w:val="00CC0791"/>
    <w:rsid w:val="00CC080F"/>
    <w:rsid w:val="00CC08E1"/>
    <w:rsid w:val="00CC141D"/>
    <w:rsid w:val="00CC14D5"/>
    <w:rsid w:val="00CC1892"/>
    <w:rsid w:val="00CC1CF0"/>
    <w:rsid w:val="00CC2221"/>
    <w:rsid w:val="00CC2624"/>
    <w:rsid w:val="00CC27C9"/>
    <w:rsid w:val="00CC3188"/>
    <w:rsid w:val="00CC3A36"/>
    <w:rsid w:val="00CC3BAD"/>
    <w:rsid w:val="00CC4188"/>
    <w:rsid w:val="00CC46EA"/>
    <w:rsid w:val="00CC4B00"/>
    <w:rsid w:val="00CC4BCD"/>
    <w:rsid w:val="00CC6740"/>
    <w:rsid w:val="00CD0AA8"/>
    <w:rsid w:val="00CD0F01"/>
    <w:rsid w:val="00CD14E8"/>
    <w:rsid w:val="00CD1AD0"/>
    <w:rsid w:val="00CD1D09"/>
    <w:rsid w:val="00CD1DE8"/>
    <w:rsid w:val="00CD1FB5"/>
    <w:rsid w:val="00CD20C9"/>
    <w:rsid w:val="00CD26D7"/>
    <w:rsid w:val="00CD2990"/>
    <w:rsid w:val="00CD2C09"/>
    <w:rsid w:val="00CD3301"/>
    <w:rsid w:val="00CD381A"/>
    <w:rsid w:val="00CD39AE"/>
    <w:rsid w:val="00CD420C"/>
    <w:rsid w:val="00CD4806"/>
    <w:rsid w:val="00CD487E"/>
    <w:rsid w:val="00CD51E3"/>
    <w:rsid w:val="00CD5BF4"/>
    <w:rsid w:val="00CD63A2"/>
    <w:rsid w:val="00CD692E"/>
    <w:rsid w:val="00CD69BC"/>
    <w:rsid w:val="00CD7E3D"/>
    <w:rsid w:val="00CE05D4"/>
    <w:rsid w:val="00CE153D"/>
    <w:rsid w:val="00CE2CAB"/>
    <w:rsid w:val="00CE35A1"/>
    <w:rsid w:val="00CE3C1A"/>
    <w:rsid w:val="00CE3E23"/>
    <w:rsid w:val="00CE4579"/>
    <w:rsid w:val="00CE4CC2"/>
    <w:rsid w:val="00CE5BCA"/>
    <w:rsid w:val="00CE5C9E"/>
    <w:rsid w:val="00CE6076"/>
    <w:rsid w:val="00CE6720"/>
    <w:rsid w:val="00CE7450"/>
    <w:rsid w:val="00CE7998"/>
    <w:rsid w:val="00CF0E09"/>
    <w:rsid w:val="00CF185E"/>
    <w:rsid w:val="00CF1A03"/>
    <w:rsid w:val="00CF23BF"/>
    <w:rsid w:val="00CF261B"/>
    <w:rsid w:val="00CF2C43"/>
    <w:rsid w:val="00CF3816"/>
    <w:rsid w:val="00CF3C75"/>
    <w:rsid w:val="00CF3E53"/>
    <w:rsid w:val="00CF47E4"/>
    <w:rsid w:val="00CF4AF6"/>
    <w:rsid w:val="00CF4DCB"/>
    <w:rsid w:val="00CF4ECE"/>
    <w:rsid w:val="00CF7045"/>
    <w:rsid w:val="00D0100F"/>
    <w:rsid w:val="00D0104F"/>
    <w:rsid w:val="00D01975"/>
    <w:rsid w:val="00D0223C"/>
    <w:rsid w:val="00D02657"/>
    <w:rsid w:val="00D027C8"/>
    <w:rsid w:val="00D03CDF"/>
    <w:rsid w:val="00D046B0"/>
    <w:rsid w:val="00D04BE7"/>
    <w:rsid w:val="00D051AC"/>
    <w:rsid w:val="00D0525C"/>
    <w:rsid w:val="00D05C61"/>
    <w:rsid w:val="00D05F0E"/>
    <w:rsid w:val="00D066D9"/>
    <w:rsid w:val="00D06794"/>
    <w:rsid w:val="00D06CD5"/>
    <w:rsid w:val="00D06D00"/>
    <w:rsid w:val="00D07C9F"/>
    <w:rsid w:val="00D101AE"/>
    <w:rsid w:val="00D11FA5"/>
    <w:rsid w:val="00D124B0"/>
    <w:rsid w:val="00D1282E"/>
    <w:rsid w:val="00D1290E"/>
    <w:rsid w:val="00D12BFE"/>
    <w:rsid w:val="00D133DF"/>
    <w:rsid w:val="00D13517"/>
    <w:rsid w:val="00D13691"/>
    <w:rsid w:val="00D136B4"/>
    <w:rsid w:val="00D13C64"/>
    <w:rsid w:val="00D140B2"/>
    <w:rsid w:val="00D147D9"/>
    <w:rsid w:val="00D14C1C"/>
    <w:rsid w:val="00D14CEA"/>
    <w:rsid w:val="00D14D3D"/>
    <w:rsid w:val="00D16344"/>
    <w:rsid w:val="00D165AE"/>
    <w:rsid w:val="00D1674E"/>
    <w:rsid w:val="00D168C3"/>
    <w:rsid w:val="00D16919"/>
    <w:rsid w:val="00D1718B"/>
    <w:rsid w:val="00D17366"/>
    <w:rsid w:val="00D176CF"/>
    <w:rsid w:val="00D17A17"/>
    <w:rsid w:val="00D17B6F"/>
    <w:rsid w:val="00D17C13"/>
    <w:rsid w:val="00D17F66"/>
    <w:rsid w:val="00D20719"/>
    <w:rsid w:val="00D2228B"/>
    <w:rsid w:val="00D229DC"/>
    <w:rsid w:val="00D22C22"/>
    <w:rsid w:val="00D240A1"/>
    <w:rsid w:val="00D24100"/>
    <w:rsid w:val="00D241DE"/>
    <w:rsid w:val="00D245A7"/>
    <w:rsid w:val="00D24BD3"/>
    <w:rsid w:val="00D26772"/>
    <w:rsid w:val="00D2756F"/>
    <w:rsid w:val="00D278F4"/>
    <w:rsid w:val="00D279A3"/>
    <w:rsid w:val="00D27C05"/>
    <w:rsid w:val="00D30A95"/>
    <w:rsid w:val="00D30E32"/>
    <w:rsid w:val="00D3199A"/>
    <w:rsid w:val="00D31B2D"/>
    <w:rsid w:val="00D31BE4"/>
    <w:rsid w:val="00D322EC"/>
    <w:rsid w:val="00D326EB"/>
    <w:rsid w:val="00D32960"/>
    <w:rsid w:val="00D329BA"/>
    <w:rsid w:val="00D3305B"/>
    <w:rsid w:val="00D333EC"/>
    <w:rsid w:val="00D337FE"/>
    <w:rsid w:val="00D33BE0"/>
    <w:rsid w:val="00D340F0"/>
    <w:rsid w:val="00D345F7"/>
    <w:rsid w:val="00D349AC"/>
    <w:rsid w:val="00D35904"/>
    <w:rsid w:val="00D36684"/>
    <w:rsid w:val="00D3731A"/>
    <w:rsid w:val="00D376B7"/>
    <w:rsid w:val="00D37958"/>
    <w:rsid w:val="00D37D62"/>
    <w:rsid w:val="00D401AA"/>
    <w:rsid w:val="00D4060C"/>
    <w:rsid w:val="00D40C72"/>
    <w:rsid w:val="00D4210E"/>
    <w:rsid w:val="00D4222F"/>
    <w:rsid w:val="00D423D2"/>
    <w:rsid w:val="00D42456"/>
    <w:rsid w:val="00D431E5"/>
    <w:rsid w:val="00D43675"/>
    <w:rsid w:val="00D438DB"/>
    <w:rsid w:val="00D43C90"/>
    <w:rsid w:val="00D43DAB"/>
    <w:rsid w:val="00D4470A"/>
    <w:rsid w:val="00D45257"/>
    <w:rsid w:val="00D457B0"/>
    <w:rsid w:val="00D4580E"/>
    <w:rsid w:val="00D47551"/>
    <w:rsid w:val="00D47614"/>
    <w:rsid w:val="00D50847"/>
    <w:rsid w:val="00D50D5C"/>
    <w:rsid w:val="00D50E3A"/>
    <w:rsid w:val="00D511E2"/>
    <w:rsid w:val="00D5126D"/>
    <w:rsid w:val="00D5134A"/>
    <w:rsid w:val="00D51BB3"/>
    <w:rsid w:val="00D52034"/>
    <w:rsid w:val="00D523FD"/>
    <w:rsid w:val="00D525F6"/>
    <w:rsid w:val="00D52690"/>
    <w:rsid w:val="00D527AE"/>
    <w:rsid w:val="00D52CBE"/>
    <w:rsid w:val="00D52D45"/>
    <w:rsid w:val="00D53523"/>
    <w:rsid w:val="00D538E5"/>
    <w:rsid w:val="00D53C29"/>
    <w:rsid w:val="00D54319"/>
    <w:rsid w:val="00D54632"/>
    <w:rsid w:val="00D54671"/>
    <w:rsid w:val="00D5494C"/>
    <w:rsid w:val="00D55B9B"/>
    <w:rsid w:val="00D56630"/>
    <w:rsid w:val="00D56A9A"/>
    <w:rsid w:val="00D56D5B"/>
    <w:rsid w:val="00D573C1"/>
    <w:rsid w:val="00D575DA"/>
    <w:rsid w:val="00D57C7C"/>
    <w:rsid w:val="00D60982"/>
    <w:rsid w:val="00D60A94"/>
    <w:rsid w:val="00D60B40"/>
    <w:rsid w:val="00D60D2C"/>
    <w:rsid w:val="00D60F15"/>
    <w:rsid w:val="00D60FE8"/>
    <w:rsid w:val="00D61141"/>
    <w:rsid w:val="00D61973"/>
    <w:rsid w:val="00D619A5"/>
    <w:rsid w:val="00D62116"/>
    <w:rsid w:val="00D63977"/>
    <w:rsid w:val="00D64460"/>
    <w:rsid w:val="00D64B11"/>
    <w:rsid w:val="00D64FA9"/>
    <w:rsid w:val="00D655DD"/>
    <w:rsid w:val="00D6593A"/>
    <w:rsid w:val="00D65A0F"/>
    <w:rsid w:val="00D65ADF"/>
    <w:rsid w:val="00D669AE"/>
    <w:rsid w:val="00D66D92"/>
    <w:rsid w:val="00D6727E"/>
    <w:rsid w:val="00D675DB"/>
    <w:rsid w:val="00D67E3B"/>
    <w:rsid w:val="00D70457"/>
    <w:rsid w:val="00D704FA"/>
    <w:rsid w:val="00D7171E"/>
    <w:rsid w:val="00D72F45"/>
    <w:rsid w:val="00D73050"/>
    <w:rsid w:val="00D7352B"/>
    <w:rsid w:val="00D73BC8"/>
    <w:rsid w:val="00D73EDE"/>
    <w:rsid w:val="00D74567"/>
    <w:rsid w:val="00D75289"/>
    <w:rsid w:val="00D75345"/>
    <w:rsid w:val="00D75497"/>
    <w:rsid w:val="00D75911"/>
    <w:rsid w:val="00D75A4C"/>
    <w:rsid w:val="00D75BA1"/>
    <w:rsid w:val="00D75C21"/>
    <w:rsid w:val="00D75CC3"/>
    <w:rsid w:val="00D765AB"/>
    <w:rsid w:val="00D765DC"/>
    <w:rsid w:val="00D777EF"/>
    <w:rsid w:val="00D77AC2"/>
    <w:rsid w:val="00D77D63"/>
    <w:rsid w:val="00D80818"/>
    <w:rsid w:val="00D81BD1"/>
    <w:rsid w:val="00D81CC0"/>
    <w:rsid w:val="00D8251D"/>
    <w:rsid w:val="00D82CEB"/>
    <w:rsid w:val="00D83250"/>
    <w:rsid w:val="00D8334B"/>
    <w:rsid w:val="00D8357E"/>
    <w:rsid w:val="00D84209"/>
    <w:rsid w:val="00D84E11"/>
    <w:rsid w:val="00D85B2F"/>
    <w:rsid w:val="00D85B75"/>
    <w:rsid w:val="00D86325"/>
    <w:rsid w:val="00D86A03"/>
    <w:rsid w:val="00D878E6"/>
    <w:rsid w:val="00D87B78"/>
    <w:rsid w:val="00D87E08"/>
    <w:rsid w:val="00D87E0F"/>
    <w:rsid w:val="00D900D6"/>
    <w:rsid w:val="00D903E5"/>
    <w:rsid w:val="00D9074E"/>
    <w:rsid w:val="00D90AF6"/>
    <w:rsid w:val="00D90C1D"/>
    <w:rsid w:val="00D910B6"/>
    <w:rsid w:val="00D9113A"/>
    <w:rsid w:val="00D911FE"/>
    <w:rsid w:val="00D91302"/>
    <w:rsid w:val="00D91451"/>
    <w:rsid w:val="00D92C11"/>
    <w:rsid w:val="00D9353D"/>
    <w:rsid w:val="00D94346"/>
    <w:rsid w:val="00D94442"/>
    <w:rsid w:val="00D946DB"/>
    <w:rsid w:val="00D94DA5"/>
    <w:rsid w:val="00D956F1"/>
    <w:rsid w:val="00D95918"/>
    <w:rsid w:val="00D9680C"/>
    <w:rsid w:val="00D97B18"/>
    <w:rsid w:val="00D97CC7"/>
    <w:rsid w:val="00D97F5F"/>
    <w:rsid w:val="00DA029F"/>
    <w:rsid w:val="00DA0442"/>
    <w:rsid w:val="00DA1181"/>
    <w:rsid w:val="00DA17BD"/>
    <w:rsid w:val="00DA1B4C"/>
    <w:rsid w:val="00DA1CC8"/>
    <w:rsid w:val="00DA1D89"/>
    <w:rsid w:val="00DA1FD0"/>
    <w:rsid w:val="00DA2CE5"/>
    <w:rsid w:val="00DA2ED3"/>
    <w:rsid w:val="00DA3056"/>
    <w:rsid w:val="00DA37B4"/>
    <w:rsid w:val="00DA3D19"/>
    <w:rsid w:val="00DA504E"/>
    <w:rsid w:val="00DA5460"/>
    <w:rsid w:val="00DA5FCC"/>
    <w:rsid w:val="00DA7394"/>
    <w:rsid w:val="00DA743F"/>
    <w:rsid w:val="00DA79DE"/>
    <w:rsid w:val="00DA7AD2"/>
    <w:rsid w:val="00DA7B8E"/>
    <w:rsid w:val="00DA7F05"/>
    <w:rsid w:val="00DB0390"/>
    <w:rsid w:val="00DB0AA8"/>
    <w:rsid w:val="00DB0C74"/>
    <w:rsid w:val="00DB158B"/>
    <w:rsid w:val="00DB1805"/>
    <w:rsid w:val="00DB18A2"/>
    <w:rsid w:val="00DB1B0A"/>
    <w:rsid w:val="00DB2035"/>
    <w:rsid w:val="00DB2325"/>
    <w:rsid w:val="00DB278F"/>
    <w:rsid w:val="00DB2CF1"/>
    <w:rsid w:val="00DB31B0"/>
    <w:rsid w:val="00DB371D"/>
    <w:rsid w:val="00DB3DCD"/>
    <w:rsid w:val="00DB4778"/>
    <w:rsid w:val="00DB49EA"/>
    <w:rsid w:val="00DB4A0A"/>
    <w:rsid w:val="00DB4E8A"/>
    <w:rsid w:val="00DB4F23"/>
    <w:rsid w:val="00DB5515"/>
    <w:rsid w:val="00DB596B"/>
    <w:rsid w:val="00DB5DA3"/>
    <w:rsid w:val="00DB6113"/>
    <w:rsid w:val="00DB6529"/>
    <w:rsid w:val="00DB6DCA"/>
    <w:rsid w:val="00DB7184"/>
    <w:rsid w:val="00DB72F4"/>
    <w:rsid w:val="00DB7E62"/>
    <w:rsid w:val="00DC009D"/>
    <w:rsid w:val="00DC037A"/>
    <w:rsid w:val="00DC086F"/>
    <w:rsid w:val="00DC0E54"/>
    <w:rsid w:val="00DC12C8"/>
    <w:rsid w:val="00DC1533"/>
    <w:rsid w:val="00DC15D4"/>
    <w:rsid w:val="00DC15E7"/>
    <w:rsid w:val="00DC1602"/>
    <w:rsid w:val="00DC17CB"/>
    <w:rsid w:val="00DC1D26"/>
    <w:rsid w:val="00DC27D9"/>
    <w:rsid w:val="00DC3083"/>
    <w:rsid w:val="00DC359B"/>
    <w:rsid w:val="00DC43BB"/>
    <w:rsid w:val="00DC4663"/>
    <w:rsid w:val="00DC4B68"/>
    <w:rsid w:val="00DC51E7"/>
    <w:rsid w:val="00DC5A7B"/>
    <w:rsid w:val="00DC6199"/>
    <w:rsid w:val="00DC628F"/>
    <w:rsid w:val="00DC6787"/>
    <w:rsid w:val="00DC701C"/>
    <w:rsid w:val="00DC7348"/>
    <w:rsid w:val="00DC7629"/>
    <w:rsid w:val="00DC79BB"/>
    <w:rsid w:val="00DD010C"/>
    <w:rsid w:val="00DD05B5"/>
    <w:rsid w:val="00DD0847"/>
    <w:rsid w:val="00DD0A27"/>
    <w:rsid w:val="00DD0D67"/>
    <w:rsid w:val="00DD0E3E"/>
    <w:rsid w:val="00DD0FF5"/>
    <w:rsid w:val="00DD2771"/>
    <w:rsid w:val="00DD3869"/>
    <w:rsid w:val="00DD39DB"/>
    <w:rsid w:val="00DD3D44"/>
    <w:rsid w:val="00DD40F0"/>
    <w:rsid w:val="00DD40F8"/>
    <w:rsid w:val="00DD490C"/>
    <w:rsid w:val="00DD4D4B"/>
    <w:rsid w:val="00DD5D80"/>
    <w:rsid w:val="00DD5DFC"/>
    <w:rsid w:val="00DD5E38"/>
    <w:rsid w:val="00DD5F42"/>
    <w:rsid w:val="00DD60E0"/>
    <w:rsid w:val="00DD613B"/>
    <w:rsid w:val="00DD62D4"/>
    <w:rsid w:val="00DD65CF"/>
    <w:rsid w:val="00DD709F"/>
    <w:rsid w:val="00DD7A87"/>
    <w:rsid w:val="00DE094F"/>
    <w:rsid w:val="00DE0BB5"/>
    <w:rsid w:val="00DE2E3A"/>
    <w:rsid w:val="00DE3FF4"/>
    <w:rsid w:val="00DE403E"/>
    <w:rsid w:val="00DE4D1C"/>
    <w:rsid w:val="00DE530F"/>
    <w:rsid w:val="00DE5436"/>
    <w:rsid w:val="00DE5473"/>
    <w:rsid w:val="00DE54B1"/>
    <w:rsid w:val="00DE5A95"/>
    <w:rsid w:val="00DE5E38"/>
    <w:rsid w:val="00DE605E"/>
    <w:rsid w:val="00DE60F3"/>
    <w:rsid w:val="00DE63F9"/>
    <w:rsid w:val="00DE6611"/>
    <w:rsid w:val="00DE6781"/>
    <w:rsid w:val="00DE69E2"/>
    <w:rsid w:val="00DE6D43"/>
    <w:rsid w:val="00DE6D6A"/>
    <w:rsid w:val="00DE74CD"/>
    <w:rsid w:val="00DF043A"/>
    <w:rsid w:val="00DF0D31"/>
    <w:rsid w:val="00DF1707"/>
    <w:rsid w:val="00DF180C"/>
    <w:rsid w:val="00DF1A91"/>
    <w:rsid w:val="00DF37BD"/>
    <w:rsid w:val="00DF40F3"/>
    <w:rsid w:val="00DF472F"/>
    <w:rsid w:val="00DF48F8"/>
    <w:rsid w:val="00DF4D85"/>
    <w:rsid w:val="00DF4FD3"/>
    <w:rsid w:val="00DF56DB"/>
    <w:rsid w:val="00DF64E6"/>
    <w:rsid w:val="00DF6699"/>
    <w:rsid w:val="00DF66C1"/>
    <w:rsid w:val="00DF6832"/>
    <w:rsid w:val="00DF77C1"/>
    <w:rsid w:val="00E00A6C"/>
    <w:rsid w:val="00E00BD9"/>
    <w:rsid w:val="00E00C43"/>
    <w:rsid w:val="00E017AF"/>
    <w:rsid w:val="00E01C50"/>
    <w:rsid w:val="00E02CB3"/>
    <w:rsid w:val="00E02E05"/>
    <w:rsid w:val="00E034D6"/>
    <w:rsid w:val="00E03E2F"/>
    <w:rsid w:val="00E04123"/>
    <w:rsid w:val="00E041F8"/>
    <w:rsid w:val="00E04839"/>
    <w:rsid w:val="00E052AE"/>
    <w:rsid w:val="00E055A2"/>
    <w:rsid w:val="00E056A6"/>
    <w:rsid w:val="00E05A0E"/>
    <w:rsid w:val="00E05F55"/>
    <w:rsid w:val="00E06051"/>
    <w:rsid w:val="00E0610E"/>
    <w:rsid w:val="00E0669D"/>
    <w:rsid w:val="00E06F94"/>
    <w:rsid w:val="00E0796B"/>
    <w:rsid w:val="00E10514"/>
    <w:rsid w:val="00E107C7"/>
    <w:rsid w:val="00E10990"/>
    <w:rsid w:val="00E10A68"/>
    <w:rsid w:val="00E11A11"/>
    <w:rsid w:val="00E12113"/>
    <w:rsid w:val="00E12DBC"/>
    <w:rsid w:val="00E131B1"/>
    <w:rsid w:val="00E1379D"/>
    <w:rsid w:val="00E13AB2"/>
    <w:rsid w:val="00E14805"/>
    <w:rsid w:val="00E15371"/>
    <w:rsid w:val="00E15D8D"/>
    <w:rsid w:val="00E163B9"/>
    <w:rsid w:val="00E169DC"/>
    <w:rsid w:val="00E1772A"/>
    <w:rsid w:val="00E1775D"/>
    <w:rsid w:val="00E17DAF"/>
    <w:rsid w:val="00E20296"/>
    <w:rsid w:val="00E2043A"/>
    <w:rsid w:val="00E20727"/>
    <w:rsid w:val="00E20A04"/>
    <w:rsid w:val="00E21221"/>
    <w:rsid w:val="00E21A5B"/>
    <w:rsid w:val="00E21D4C"/>
    <w:rsid w:val="00E21E81"/>
    <w:rsid w:val="00E2276D"/>
    <w:rsid w:val="00E22B14"/>
    <w:rsid w:val="00E22E4D"/>
    <w:rsid w:val="00E23044"/>
    <w:rsid w:val="00E2401D"/>
    <w:rsid w:val="00E242EA"/>
    <w:rsid w:val="00E25761"/>
    <w:rsid w:val="00E2636D"/>
    <w:rsid w:val="00E26B38"/>
    <w:rsid w:val="00E26BDD"/>
    <w:rsid w:val="00E26F61"/>
    <w:rsid w:val="00E27524"/>
    <w:rsid w:val="00E2771B"/>
    <w:rsid w:val="00E27CF2"/>
    <w:rsid w:val="00E27F0B"/>
    <w:rsid w:val="00E300C7"/>
    <w:rsid w:val="00E3097A"/>
    <w:rsid w:val="00E30C36"/>
    <w:rsid w:val="00E3195F"/>
    <w:rsid w:val="00E3316D"/>
    <w:rsid w:val="00E331A7"/>
    <w:rsid w:val="00E331EF"/>
    <w:rsid w:val="00E34052"/>
    <w:rsid w:val="00E34686"/>
    <w:rsid w:val="00E34BA0"/>
    <w:rsid w:val="00E354EA"/>
    <w:rsid w:val="00E359FD"/>
    <w:rsid w:val="00E35F9B"/>
    <w:rsid w:val="00E36474"/>
    <w:rsid w:val="00E36811"/>
    <w:rsid w:val="00E37144"/>
    <w:rsid w:val="00E37FB0"/>
    <w:rsid w:val="00E40049"/>
    <w:rsid w:val="00E40EA0"/>
    <w:rsid w:val="00E41081"/>
    <w:rsid w:val="00E412E5"/>
    <w:rsid w:val="00E4139B"/>
    <w:rsid w:val="00E414F1"/>
    <w:rsid w:val="00E41640"/>
    <w:rsid w:val="00E41D50"/>
    <w:rsid w:val="00E41EEC"/>
    <w:rsid w:val="00E42093"/>
    <w:rsid w:val="00E428CC"/>
    <w:rsid w:val="00E43E20"/>
    <w:rsid w:val="00E44029"/>
    <w:rsid w:val="00E44D93"/>
    <w:rsid w:val="00E44DA5"/>
    <w:rsid w:val="00E44E52"/>
    <w:rsid w:val="00E450C6"/>
    <w:rsid w:val="00E4565B"/>
    <w:rsid w:val="00E45B83"/>
    <w:rsid w:val="00E46287"/>
    <w:rsid w:val="00E462B0"/>
    <w:rsid w:val="00E469DB"/>
    <w:rsid w:val="00E47308"/>
    <w:rsid w:val="00E5086A"/>
    <w:rsid w:val="00E50F7B"/>
    <w:rsid w:val="00E512FF"/>
    <w:rsid w:val="00E518E6"/>
    <w:rsid w:val="00E522A2"/>
    <w:rsid w:val="00E524E4"/>
    <w:rsid w:val="00E52532"/>
    <w:rsid w:val="00E52736"/>
    <w:rsid w:val="00E52CE3"/>
    <w:rsid w:val="00E53639"/>
    <w:rsid w:val="00E539A0"/>
    <w:rsid w:val="00E548BE"/>
    <w:rsid w:val="00E54B1F"/>
    <w:rsid w:val="00E54C85"/>
    <w:rsid w:val="00E54D19"/>
    <w:rsid w:val="00E54FF0"/>
    <w:rsid w:val="00E550EC"/>
    <w:rsid w:val="00E55119"/>
    <w:rsid w:val="00E55CC9"/>
    <w:rsid w:val="00E560DB"/>
    <w:rsid w:val="00E56849"/>
    <w:rsid w:val="00E56CFF"/>
    <w:rsid w:val="00E56EDF"/>
    <w:rsid w:val="00E571CF"/>
    <w:rsid w:val="00E5761A"/>
    <w:rsid w:val="00E579E9"/>
    <w:rsid w:val="00E57D75"/>
    <w:rsid w:val="00E60850"/>
    <w:rsid w:val="00E609D2"/>
    <w:rsid w:val="00E60E23"/>
    <w:rsid w:val="00E61091"/>
    <w:rsid w:val="00E61161"/>
    <w:rsid w:val="00E614E7"/>
    <w:rsid w:val="00E62015"/>
    <w:rsid w:val="00E63BA8"/>
    <w:rsid w:val="00E641AD"/>
    <w:rsid w:val="00E647F1"/>
    <w:rsid w:val="00E648AD"/>
    <w:rsid w:val="00E64980"/>
    <w:rsid w:val="00E64C9D"/>
    <w:rsid w:val="00E64ECA"/>
    <w:rsid w:val="00E65D70"/>
    <w:rsid w:val="00E66747"/>
    <w:rsid w:val="00E6687F"/>
    <w:rsid w:val="00E66F9B"/>
    <w:rsid w:val="00E675E8"/>
    <w:rsid w:val="00E678CC"/>
    <w:rsid w:val="00E67B3F"/>
    <w:rsid w:val="00E701CC"/>
    <w:rsid w:val="00E7087B"/>
    <w:rsid w:val="00E70DF2"/>
    <w:rsid w:val="00E7121D"/>
    <w:rsid w:val="00E71483"/>
    <w:rsid w:val="00E715F4"/>
    <w:rsid w:val="00E72768"/>
    <w:rsid w:val="00E72A31"/>
    <w:rsid w:val="00E72F60"/>
    <w:rsid w:val="00E73138"/>
    <w:rsid w:val="00E73238"/>
    <w:rsid w:val="00E734B9"/>
    <w:rsid w:val="00E735B8"/>
    <w:rsid w:val="00E73AFA"/>
    <w:rsid w:val="00E759D3"/>
    <w:rsid w:val="00E75B95"/>
    <w:rsid w:val="00E75ED8"/>
    <w:rsid w:val="00E75EEE"/>
    <w:rsid w:val="00E7695E"/>
    <w:rsid w:val="00E77869"/>
    <w:rsid w:val="00E77AE0"/>
    <w:rsid w:val="00E77D6E"/>
    <w:rsid w:val="00E77FEF"/>
    <w:rsid w:val="00E803FB"/>
    <w:rsid w:val="00E8047E"/>
    <w:rsid w:val="00E80794"/>
    <w:rsid w:val="00E80AF9"/>
    <w:rsid w:val="00E80CEE"/>
    <w:rsid w:val="00E80EA1"/>
    <w:rsid w:val="00E80EE2"/>
    <w:rsid w:val="00E80F8A"/>
    <w:rsid w:val="00E81AB8"/>
    <w:rsid w:val="00E8230C"/>
    <w:rsid w:val="00E82A48"/>
    <w:rsid w:val="00E82D11"/>
    <w:rsid w:val="00E82EE9"/>
    <w:rsid w:val="00E837F1"/>
    <w:rsid w:val="00E841A2"/>
    <w:rsid w:val="00E846BE"/>
    <w:rsid w:val="00E857DE"/>
    <w:rsid w:val="00E86832"/>
    <w:rsid w:val="00E86EA8"/>
    <w:rsid w:val="00E871AC"/>
    <w:rsid w:val="00E879A1"/>
    <w:rsid w:val="00E87C51"/>
    <w:rsid w:val="00E87CE8"/>
    <w:rsid w:val="00E9030D"/>
    <w:rsid w:val="00E91499"/>
    <w:rsid w:val="00E91ADA"/>
    <w:rsid w:val="00E91FEE"/>
    <w:rsid w:val="00E92B66"/>
    <w:rsid w:val="00E92D67"/>
    <w:rsid w:val="00E92E1C"/>
    <w:rsid w:val="00E92E6B"/>
    <w:rsid w:val="00E94E31"/>
    <w:rsid w:val="00E96E69"/>
    <w:rsid w:val="00E97079"/>
    <w:rsid w:val="00E97114"/>
    <w:rsid w:val="00E97206"/>
    <w:rsid w:val="00E9771B"/>
    <w:rsid w:val="00E97E78"/>
    <w:rsid w:val="00EA035C"/>
    <w:rsid w:val="00EA110F"/>
    <w:rsid w:val="00EA1805"/>
    <w:rsid w:val="00EA1CBE"/>
    <w:rsid w:val="00EA2365"/>
    <w:rsid w:val="00EA27D0"/>
    <w:rsid w:val="00EA2802"/>
    <w:rsid w:val="00EA2AD1"/>
    <w:rsid w:val="00EA345A"/>
    <w:rsid w:val="00EA369F"/>
    <w:rsid w:val="00EA3CC9"/>
    <w:rsid w:val="00EA45AC"/>
    <w:rsid w:val="00EA47C7"/>
    <w:rsid w:val="00EA5281"/>
    <w:rsid w:val="00EA52D3"/>
    <w:rsid w:val="00EA5561"/>
    <w:rsid w:val="00EA5917"/>
    <w:rsid w:val="00EA5C20"/>
    <w:rsid w:val="00EA66BB"/>
    <w:rsid w:val="00EA6E27"/>
    <w:rsid w:val="00EA702E"/>
    <w:rsid w:val="00EA7604"/>
    <w:rsid w:val="00EA7B25"/>
    <w:rsid w:val="00EB0BBD"/>
    <w:rsid w:val="00EB1103"/>
    <w:rsid w:val="00EB1DDA"/>
    <w:rsid w:val="00EB22CA"/>
    <w:rsid w:val="00EB3363"/>
    <w:rsid w:val="00EB3692"/>
    <w:rsid w:val="00EB3C2E"/>
    <w:rsid w:val="00EB4147"/>
    <w:rsid w:val="00EB430F"/>
    <w:rsid w:val="00EB476E"/>
    <w:rsid w:val="00EB4A22"/>
    <w:rsid w:val="00EB5132"/>
    <w:rsid w:val="00EB5528"/>
    <w:rsid w:val="00EB58D5"/>
    <w:rsid w:val="00EB5F00"/>
    <w:rsid w:val="00EB630C"/>
    <w:rsid w:val="00EB7D91"/>
    <w:rsid w:val="00EC07D8"/>
    <w:rsid w:val="00EC0938"/>
    <w:rsid w:val="00EC1251"/>
    <w:rsid w:val="00EC1DEF"/>
    <w:rsid w:val="00EC2471"/>
    <w:rsid w:val="00EC2552"/>
    <w:rsid w:val="00EC26FE"/>
    <w:rsid w:val="00EC29A6"/>
    <w:rsid w:val="00EC363E"/>
    <w:rsid w:val="00EC3B04"/>
    <w:rsid w:val="00EC3B71"/>
    <w:rsid w:val="00EC3DA0"/>
    <w:rsid w:val="00EC402C"/>
    <w:rsid w:val="00EC41F1"/>
    <w:rsid w:val="00EC4A13"/>
    <w:rsid w:val="00EC4EF9"/>
    <w:rsid w:val="00EC545F"/>
    <w:rsid w:val="00EC5D28"/>
    <w:rsid w:val="00EC5DF4"/>
    <w:rsid w:val="00EC5FB1"/>
    <w:rsid w:val="00EC6ED0"/>
    <w:rsid w:val="00EC71C0"/>
    <w:rsid w:val="00EC7756"/>
    <w:rsid w:val="00EC77F1"/>
    <w:rsid w:val="00EC7920"/>
    <w:rsid w:val="00EC7B7A"/>
    <w:rsid w:val="00EC7E73"/>
    <w:rsid w:val="00EC7EBA"/>
    <w:rsid w:val="00ED02D0"/>
    <w:rsid w:val="00ED0629"/>
    <w:rsid w:val="00ED07F4"/>
    <w:rsid w:val="00ED0D37"/>
    <w:rsid w:val="00ED1CB7"/>
    <w:rsid w:val="00ED1FAB"/>
    <w:rsid w:val="00ED241C"/>
    <w:rsid w:val="00ED30C8"/>
    <w:rsid w:val="00ED39D2"/>
    <w:rsid w:val="00ED3C0B"/>
    <w:rsid w:val="00ED3CE2"/>
    <w:rsid w:val="00ED3DB3"/>
    <w:rsid w:val="00ED3E77"/>
    <w:rsid w:val="00ED45B9"/>
    <w:rsid w:val="00ED48E9"/>
    <w:rsid w:val="00ED58C1"/>
    <w:rsid w:val="00ED5A91"/>
    <w:rsid w:val="00ED7466"/>
    <w:rsid w:val="00ED7716"/>
    <w:rsid w:val="00ED7A3A"/>
    <w:rsid w:val="00EE04D7"/>
    <w:rsid w:val="00EE0937"/>
    <w:rsid w:val="00EE0A87"/>
    <w:rsid w:val="00EE0FCE"/>
    <w:rsid w:val="00EE10CC"/>
    <w:rsid w:val="00EE126F"/>
    <w:rsid w:val="00EE18D3"/>
    <w:rsid w:val="00EE19D5"/>
    <w:rsid w:val="00EE2A40"/>
    <w:rsid w:val="00EE2B0E"/>
    <w:rsid w:val="00EE30E2"/>
    <w:rsid w:val="00EE3FD0"/>
    <w:rsid w:val="00EE4192"/>
    <w:rsid w:val="00EE4368"/>
    <w:rsid w:val="00EE4881"/>
    <w:rsid w:val="00EE4B02"/>
    <w:rsid w:val="00EE4FE3"/>
    <w:rsid w:val="00EE62B8"/>
    <w:rsid w:val="00EE63C1"/>
    <w:rsid w:val="00EE67F9"/>
    <w:rsid w:val="00EE69AF"/>
    <w:rsid w:val="00EE77A5"/>
    <w:rsid w:val="00EE7CD7"/>
    <w:rsid w:val="00EF0EEC"/>
    <w:rsid w:val="00EF118D"/>
    <w:rsid w:val="00EF1A60"/>
    <w:rsid w:val="00EF1B4B"/>
    <w:rsid w:val="00EF1BD4"/>
    <w:rsid w:val="00EF1C55"/>
    <w:rsid w:val="00EF1CF5"/>
    <w:rsid w:val="00EF36C8"/>
    <w:rsid w:val="00EF3B17"/>
    <w:rsid w:val="00EF45B2"/>
    <w:rsid w:val="00EF4681"/>
    <w:rsid w:val="00EF4AE8"/>
    <w:rsid w:val="00EF4DB5"/>
    <w:rsid w:val="00EF567B"/>
    <w:rsid w:val="00EF6451"/>
    <w:rsid w:val="00EF655E"/>
    <w:rsid w:val="00EF6750"/>
    <w:rsid w:val="00EF6C6B"/>
    <w:rsid w:val="00EF7843"/>
    <w:rsid w:val="00EF7892"/>
    <w:rsid w:val="00EF7CD6"/>
    <w:rsid w:val="00F000E7"/>
    <w:rsid w:val="00F010C1"/>
    <w:rsid w:val="00F01316"/>
    <w:rsid w:val="00F015B6"/>
    <w:rsid w:val="00F016C7"/>
    <w:rsid w:val="00F01755"/>
    <w:rsid w:val="00F01C71"/>
    <w:rsid w:val="00F01FD7"/>
    <w:rsid w:val="00F022C1"/>
    <w:rsid w:val="00F02C03"/>
    <w:rsid w:val="00F02C73"/>
    <w:rsid w:val="00F0319B"/>
    <w:rsid w:val="00F03394"/>
    <w:rsid w:val="00F03CC3"/>
    <w:rsid w:val="00F05016"/>
    <w:rsid w:val="00F05335"/>
    <w:rsid w:val="00F053FF"/>
    <w:rsid w:val="00F05991"/>
    <w:rsid w:val="00F05DAE"/>
    <w:rsid w:val="00F063BC"/>
    <w:rsid w:val="00F073C2"/>
    <w:rsid w:val="00F07EFC"/>
    <w:rsid w:val="00F1020C"/>
    <w:rsid w:val="00F105E6"/>
    <w:rsid w:val="00F10733"/>
    <w:rsid w:val="00F107A0"/>
    <w:rsid w:val="00F11371"/>
    <w:rsid w:val="00F11432"/>
    <w:rsid w:val="00F119E3"/>
    <w:rsid w:val="00F125C9"/>
    <w:rsid w:val="00F130B3"/>
    <w:rsid w:val="00F136E1"/>
    <w:rsid w:val="00F13A62"/>
    <w:rsid w:val="00F13E15"/>
    <w:rsid w:val="00F13EA9"/>
    <w:rsid w:val="00F157A3"/>
    <w:rsid w:val="00F16126"/>
    <w:rsid w:val="00F16B24"/>
    <w:rsid w:val="00F16B49"/>
    <w:rsid w:val="00F16BE9"/>
    <w:rsid w:val="00F174D4"/>
    <w:rsid w:val="00F17E69"/>
    <w:rsid w:val="00F200CB"/>
    <w:rsid w:val="00F202FC"/>
    <w:rsid w:val="00F20468"/>
    <w:rsid w:val="00F20556"/>
    <w:rsid w:val="00F2089E"/>
    <w:rsid w:val="00F20BF9"/>
    <w:rsid w:val="00F21D6F"/>
    <w:rsid w:val="00F21E0D"/>
    <w:rsid w:val="00F22660"/>
    <w:rsid w:val="00F233C2"/>
    <w:rsid w:val="00F23F1A"/>
    <w:rsid w:val="00F2431D"/>
    <w:rsid w:val="00F245CE"/>
    <w:rsid w:val="00F24E38"/>
    <w:rsid w:val="00F25B0E"/>
    <w:rsid w:val="00F26C70"/>
    <w:rsid w:val="00F26F93"/>
    <w:rsid w:val="00F27871"/>
    <w:rsid w:val="00F278D7"/>
    <w:rsid w:val="00F303BD"/>
    <w:rsid w:val="00F30836"/>
    <w:rsid w:val="00F30F16"/>
    <w:rsid w:val="00F31B2A"/>
    <w:rsid w:val="00F33055"/>
    <w:rsid w:val="00F3313B"/>
    <w:rsid w:val="00F34ABB"/>
    <w:rsid w:val="00F35977"/>
    <w:rsid w:val="00F364A6"/>
    <w:rsid w:val="00F3674B"/>
    <w:rsid w:val="00F367C6"/>
    <w:rsid w:val="00F36926"/>
    <w:rsid w:val="00F36E0F"/>
    <w:rsid w:val="00F379BD"/>
    <w:rsid w:val="00F40321"/>
    <w:rsid w:val="00F41767"/>
    <w:rsid w:val="00F41C4D"/>
    <w:rsid w:val="00F41D38"/>
    <w:rsid w:val="00F421D7"/>
    <w:rsid w:val="00F42272"/>
    <w:rsid w:val="00F422EC"/>
    <w:rsid w:val="00F43359"/>
    <w:rsid w:val="00F43533"/>
    <w:rsid w:val="00F43736"/>
    <w:rsid w:val="00F43A1D"/>
    <w:rsid w:val="00F43DDF"/>
    <w:rsid w:val="00F44C48"/>
    <w:rsid w:val="00F44C7A"/>
    <w:rsid w:val="00F44D2B"/>
    <w:rsid w:val="00F45374"/>
    <w:rsid w:val="00F459EA"/>
    <w:rsid w:val="00F46D4F"/>
    <w:rsid w:val="00F473A0"/>
    <w:rsid w:val="00F47A60"/>
    <w:rsid w:val="00F50593"/>
    <w:rsid w:val="00F505B5"/>
    <w:rsid w:val="00F50B89"/>
    <w:rsid w:val="00F50F43"/>
    <w:rsid w:val="00F51206"/>
    <w:rsid w:val="00F5150C"/>
    <w:rsid w:val="00F51643"/>
    <w:rsid w:val="00F52009"/>
    <w:rsid w:val="00F52229"/>
    <w:rsid w:val="00F529D6"/>
    <w:rsid w:val="00F52C8A"/>
    <w:rsid w:val="00F5354C"/>
    <w:rsid w:val="00F53619"/>
    <w:rsid w:val="00F53FFA"/>
    <w:rsid w:val="00F541B3"/>
    <w:rsid w:val="00F54842"/>
    <w:rsid w:val="00F548B5"/>
    <w:rsid w:val="00F54F09"/>
    <w:rsid w:val="00F550EE"/>
    <w:rsid w:val="00F552EE"/>
    <w:rsid w:val="00F55F72"/>
    <w:rsid w:val="00F560F1"/>
    <w:rsid w:val="00F567D3"/>
    <w:rsid w:val="00F56951"/>
    <w:rsid w:val="00F56FD5"/>
    <w:rsid w:val="00F57125"/>
    <w:rsid w:val="00F57A85"/>
    <w:rsid w:val="00F60E30"/>
    <w:rsid w:val="00F61658"/>
    <w:rsid w:val="00F616E7"/>
    <w:rsid w:val="00F61B38"/>
    <w:rsid w:val="00F6208F"/>
    <w:rsid w:val="00F621DD"/>
    <w:rsid w:val="00F62DAF"/>
    <w:rsid w:val="00F6357C"/>
    <w:rsid w:val="00F63A31"/>
    <w:rsid w:val="00F63F01"/>
    <w:rsid w:val="00F6403B"/>
    <w:rsid w:val="00F64576"/>
    <w:rsid w:val="00F64C7A"/>
    <w:rsid w:val="00F65725"/>
    <w:rsid w:val="00F657E1"/>
    <w:rsid w:val="00F65F76"/>
    <w:rsid w:val="00F66296"/>
    <w:rsid w:val="00F66CE4"/>
    <w:rsid w:val="00F66D5C"/>
    <w:rsid w:val="00F67B51"/>
    <w:rsid w:val="00F708E4"/>
    <w:rsid w:val="00F70C42"/>
    <w:rsid w:val="00F70FBF"/>
    <w:rsid w:val="00F71125"/>
    <w:rsid w:val="00F71313"/>
    <w:rsid w:val="00F71637"/>
    <w:rsid w:val="00F72B87"/>
    <w:rsid w:val="00F72BBB"/>
    <w:rsid w:val="00F7305C"/>
    <w:rsid w:val="00F73D4D"/>
    <w:rsid w:val="00F74430"/>
    <w:rsid w:val="00F749E4"/>
    <w:rsid w:val="00F74F34"/>
    <w:rsid w:val="00F755C5"/>
    <w:rsid w:val="00F757C8"/>
    <w:rsid w:val="00F75DD7"/>
    <w:rsid w:val="00F779C3"/>
    <w:rsid w:val="00F77EF6"/>
    <w:rsid w:val="00F80355"/>
    <w:rsid w:val="00F804AA"/>
    <w:rsid w:val="00F807EB"/>
    <w:rsid w:val="00F80859"/>
    <w:rsid w:val="00F80D1A"/>
    <w:rsid w:val="00F813C3"/>
    <w:rsid w:val="00F81A01"/>
    <w:rsid w:val="00F81B9A"/>
    <w:rsid w:val="00F81BA3"/>
    <w:rsid w:val="00F8213A"/>
    <w:rsid w:val="00F8257C"/>
    <w:rsid w:val="00F82BC8"/>
    <w:rsid w:val="00F82F51"/>
    <w:rsid w:val="00F8309D"/>
    <w:rsid w:val="00F8464B"/>
    <w:rsid w:val="00F84682"/>
    <w:rsid w:val="00F84B18"/>
    <w:rsid w:val="00F85242"/>
    <w:rsid w:val="00F85DF2"/>
    <w:rsid w:val="00F87615"/>
    <w:rsid w:val="00F901E0"/>
    <w:rsid w:val="00F90401"/>
    <w:rsid w:val="00F9081A"/>
    <w:rsid w:val="00F91715"/>
    <w:rsid w:val="00F91CFC"/>
    <w:rsid w:val="00F91E61"/>
    <w:rsid w:val="00F951A8"/>
    <w:rsid w:val="00F95320"/>
    <w:rsid w:val="00F95D0F"/>
    <w:rsid w:val="00F95F9E"/>
    <w:rsid w:val="00F96BFD"/>
    <w:rsid w:val="00F97689"/>
    <w:rsid w:val="00F9793F"/>
    <w:rsid w:val="00FA0200"/>
    <w:rsid w:val="00FA032B"/>
    <w:rsid w:val="00FA03D0"/>
    <w:rsid w:val="00FA065C"/>
    <w:rsid w:val="00FA0AF3"/>
    <w:rsid w:val="00FA0C1A"/>
    <w:rsid w:val="00FA1371"/>
    <w:rsid w:val="00FA1BF3"/>
    <w:rsid w:val="00FA2037"/>
    <w:rsid w:val="00FA2B69"/>
    <w:rsid w:val="00FA2C98"/>
    <w:rsid w:val="00FA2FEF"/>
    <w:rsid w:val="00FA45AA"/>
    <w:rsid w:val="00FA475A"/>
    <w:rsid w:val="00FA4B49"/>
    <w:rsid w:val="00FA558E"/>
    <w:rsid w:val="00FA6C84"/>
    <w:rsid w:val="00FA77A5"/>
    <w:rsid w:val="00FA77D1"/>
    <w:rsid w:val="00FB02B6"/>
    <w:rsid w:val="00FB0708"/>
    <w:rsid w:val="00FB0AB0"/>
    <w:rsid w:val="00FB1649"/>
    <w:rsid w:val="00FB1B65"/>
    <w:rsid w:val="00FB2924"/>
    <w:rsid w:val="00FB3D1E"/>
    <w:rsid w:val="00FB47ED"/>
    <w:rsid w:val="00FB4BBB"/>
    <w:rsid w:val="00FB5687"/>
    <w:rsid w:val="00FB620E"/>
    <w:rsid w:val="00FB6E26"/>
    <w:rsid w:val="00FB7D91"/>
    <w:rsid w:val="00FC027B"/>
    <w:rsid w:val="00FC0C72"/>
    <w:rsid w:val="00FC0D4A"/>
    <w:rsid w:val="00FC1555"/>
    <w:rsid w:val="00FC1CB8"/>
    <w:rsid w:val="00FC241C"/>
    <w:rsid w:val="00FC246C"/>
    <w:rsid w:val="00FC2533"/>
    <w:rsid w:val="00FC29BE"/>
    <w:rsid w:val="00FC2AAE"/>
    <w:rsid w:val="00FC35DE"/>
    <w:rsid w:val="00FC37E7"/>
    <w:rsid w:val="00FC40BF"/>
    <w:rsid w:val="00FC40E9"/>
    <w:rsid w:val="00FC41FC"/>
    <w:rsid w:val="00FC63D1"/>
    <w:rsid w:val="00FC6741"/>
    <w:rsid w:val="00FC7044"/>
    <w:rsid w:val="00FC723D"/>
    <w:rsid w:val="00FC7F31"/>
    <w:rsid w:val="00FD1F54"/>
    <w:rsid w:val="00FD253F"/>
    <w:rsid w:val="00FD3011"/>
    <w:rsid w:val="00FD3F04"/>
    <w:rsid w:val="00FD3F1B"/>
    <w:rsid w:val="00FD4076"/>
    <w:rsid w:val="00FD456A"/>
    <w:rsid w:val="00FD6307"/>
    <w:rsid w:val="00FD7A6F"/>
    <w:rsid w:val="00FD7FE4"/>
    <w:rsid w:val="00FE015C"/>
    <w:rsid w:val="00FE14A8"/>
    <w:rsid w:val="00FE19AA"/>
    <w:rsid w:val="00FE1F7C"/>
    <w:rsid w:val="00FE22C9"/>
    <w:rsid w:val="00FE2364"/>
    <w:rsid w:val="00FE2550"/>
    <w:rsid w:val="00FE2CFC"/>
    <w:rsid w:val="00FE2D05"/>
    <w:rsid w:val="00FE2D85"/>
    <w:rsid w:val="00FE2DA5"/>
    <w:rsid w:val="00FE3292"/>
    <w:rsid w:val="00FE3452"/>
    <w:rsid w:val="00FE35E3"/>
    <w:rsid w:val="00FE3B73"/>
    <w:rsid w:val="00FE3EB4"/>
    <w:rsid w:val="00FE3FC5"/>
    <w:rsid w:val="00FE437E"/>
    <w:rsid w:val="00FE4483"/>
    <w:rsid w:val="00FE46D9"/>
    <w:rsid w:val="00FE4C10"/>
    <w:rsid w:val="00FE65AA"/>
    <w:rsid w:val="00FE699B"/>
    <w:rsid w:val="00FE75B0"/>
    <w:rsid w:val="00FE7A73"/>
    <w:rsid w:val="00FF13B5"/>
    <w:rsid w:val="00FF1F00"/>
    <w:rsid w:val="00FF26DF"/>
    <w:rsid w:val="00FF2756"/>
    <w:rsid w:val="00FF4320"/>
    <w:rsid w:val="00FF48D9"/>
    <w:rsid w:val="00FF5CC3"/>
    <w:rsid w:val="00FF6044"/>
    <w:rsid w:val="00FF6300"/>
    <w:rsid w:val="00FF6A59"/>
    <w:rsid w:val="00FF71C3"/>
    <w:rsid w:val="00FF74EA"/>
    <w:rsid w:val="00FF7820"/>
    <w:rsid w:val="00FF7B00"/>
    <w:rsid w:val="00FF7B6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E6EBA"/>
  <w15:docId w15:val="{40591237-A97A-4737-ABBD-E6D6B1FD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4309"/>
    <w:pPr>
      <w:spacing w:after="0" w:line="240" w:lineRule="auto"/>
      <w:jc w:val="both"/>
    </w:pPr>
    <w:rPr>
      <w:rFonts w:ascii="Univers 45 Light" w:eastAsia="Times New Roman" w:hAnsi="Univers 45 Light" w:cs="Times New Roman"/>
      <w:sz w:val="24"/>
      <w:szCs w:val="20"/>
      <w:lang w:eastAsia="es-ES"/>
    </w:rPr>
  </w:style>
  <w:style w:type="paragraph" w:styleId="Ttulo1">
    <w:name w:val="heading 1"/>
    <w:basedOn w:val="Normal"/>
    <w:next w:val="Normal"/>
    <w:link w:val="Ttulo1Car"/>
    <w:uiPriority w:val="9"/>
    <w:qFormat/>
    <w:rsid w:val="003F347E"/>
    <w:pPr>
      <w:keepNext/>
      <w:tabs>
        <w:tab w:val="left" w:pos="-1440"/>
        <w:tab w:val="left" w:pos="-720"/>
        <w:tab w:val="left" w:pos="0"/>
        <w:tab w:val="left" w:pos="851"/>
        <w:tab w:val="left" w:pos="1440"/>
        <w:tab w:val="left" w:pos="2160"/>
        <w:tab w:val="left" w:pos="2834"/>
        <w:tab w:val="left" w:pos="3600"/>
      </w:tabs>
      <w:jc w:val="center"/>
      <w:outlineLvl w:val="0"/>
    </w:pPr>
    <w:rPr>
      <w:b/>
    </w:rPr>
  </w:style>
  <w:style w:type="paragraph" w:styleId="Ttulo2">
    <w:name w:val="heading 2"/>
    <w:basedOn w:val="Normal"/>
    <w:next w:val="Normal"/>
    <w:link w:val="Ttulo2Car"/>
    <w:uiPriority w:val="9"/>
    <w:qFormat/>
    <w:rsid w:val="003232B4"/>
    <w:pPr>
      <w:keepNext/>
      <w:outlineLvl w:val="1"/>
    </w:pPr>
    <w:rPr>
      <w:b/>
      <w:lang w:val="es-MX"/>
    </w:rPr>
  </w:style>
  <w:style w:type="paragraph" w:styleId="Ttulo3">
    <w:name w:val="heading 3"/>
    <w:basedOn w:val="Normal"/>
    <w:next w:val="Normal"/>
    <w:link w:val="Ttulo3Car"/>
    <w:uiPriority w:val="9"/>
    <w:qFormat/>
    <w:rsid w:val="00C83DE0"/>
    <w:pPr>
      <w:keepNext/>
      <w:numPr>
        <w:ilvl w:val="2"/>
        <w:numId w:val="3"/>
      </w:numPr>
      <w:outlineLvl w:val="2"/>
    </w:pPr>
    <w:rPr>
      <w:rFonts w:ascii="Comic Sans MS" w:hAnsi="Comic Sans MS"/>
      <w:i/>
    </w:rPr>
  </w:style>
  <w:style w:type="paragraph" w:styleId="Ttulo4">
    <w:name w:val="heading 4"/>
    <w:basedOn w:val="Normal"/>
    <w:next w:val="Normal"/>
    <w:link w:val="Ttulo4Car"/>
    <w:uiPriority w:val="9"/>
    <w:qFormat/>
    <w:rsid w:val="00C83DE0"/>
    <w:pPr>
      <w:keepNext/>
      <w:numPr>
        <w:ilvl w:val="3"/>
        <w:numId w:val="3"/>
      </w:numPr>
      <w:outlineLvl w:val="3"/>
    </w:pPr>
    <w:rPr>
      <w:rFonts w:ascii="Comic Sans MS" w:hAnsi="Comic Sans MS"/>
      <w:i/>
      <w:lang w:val="es-ES_tradnl"/>
    </w:rPr>
  </w:style>
  <w:style w:type="paragraph" w:styleId="Ttulo5">
    <w:name w:val="heading 5"/>
    <w:basedOn w:val="Normal"/>
    <w:next w:val="Normal"/>
    <w:link w:val="Ttulo5Car"/>
    <w:qFormat/>
    <w:rsid w:val="003232B4"/>
    <w:pPr>
      <w:keepNext/>
      <w:outlineLvl w:val="4"/>
    </w:pPr>
  </w:style>
  <w:style w:type="paragraph" w:styleId="Ttulo6">
    <w:name w:val="heading 6"/>
    <w:basedOn w:val="Normal"/>
    <w:next w:val="Normal"/>
    <w:link w:val="Ttulo6Car"/>
    <w:qFormat/>
    <w:rsid w:val="00C83DE0"/>
    <w:pPr>
      <w:keepNext/>
      <w:numPr>
        <w:ilvl w:val="5"/>
        <w:numId w:val="3"/>
      </w:numPr>
      <w:outlineLvl w:val="5"/>
    </w:pPr>
    <w:rPr>
      <w:rFonts w:ascii="Comic Sans MS" w:hAnsi="Comic Sans MS"/>
      <w:b/>
      <w:i/>
      <w:sz w:val="22"/>
    </w:rPr>
  </w:style>
  <w:style w:type="paragraph" w:styleId="Ttulo7">
    <w:name w:val="heading 7"/>
    <w:basedOn w:val="Normal"/>
    <w:next w:val="Normal"/>
    <w:link w:val="Ttulo7Car"/>
    <w:qFormat/>
    <w:rsid w:val="00C83DE0"/>
    <w:pPr>
      <w:keepNext/>
      <w:numPr>
        <w:ilvl w:val="6"/>
        <w:numId w:val="3"/>
      </w:numPr>
      <w:outlineLvl w:val="6"/>
    </w:pPr>
    <w:rPr>
      <w:rFonts w:ascii="Comic Sans MS" w:hAnsi="Comic Sans MS"/>
      <w:b/>
      <w:i/>
      <w:sz w:val="22"/>
    </w:rPr>
  </w:style>
  <w:style w:type="paragraph" w:styleId="Ttulo8">
    <w:name w:val="heading 8"/>
    <w:basedOn w:val="Normal"/>
    <w:next w:val="Normal"/>
    <w:link w:val="Ttulo8Car"/>
    <w:qFormat/>
    <w:rsid w:val="00C83DE0"/>
    <w:pPr>
      <w:keepNext/>
      <w:numPr>
        <w:ilvl w:val="7"/>
        <w:numId w:val="3"/>
      </w:numPr>
      <w:outlineLvl w:val="7"/>
    </w:pPr>
    <w:rPr>
      <w:rFonts w:ascii="Comic Sans MS" w:hAnsi="Comic Sans MS"/>
      <w:b/>
      <w:i/>
    </w:rPr>
  </w:style>
  <w:style w:type="paragraph" w:styleId="Ttulo9">
    <w:name w:val="heading 9"/>
    <w:basedOn w:val="Normal"/>
    <w:next w:val="Normal"/>
    <w:link w:val="Ttulo9Car"/>
    <w:qFormat/>
    <w:rsid w:val="00C83DE0"/>
    <w:pPr>
      <w:keepNext/>
      <w:numPr>
        <w:ilvl w:val="8"/>
        <w:numId w:val="3"/>
      </w:numPr>
      <w:outlineLvl w:val="8"/>
    </w:pPr>
    <w:rPr>
      <w:rFonts w:ascii="Comic Sans MS" w:hAnsi="Comic Sans MS"/>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347E"/>
    <w:rPr>
      <w:rFonts w:ascii="Univers 45 Light" w:eastAsia="Times New Roman" w:hAnsi="Univers 45 Light" w:cs="Times New Roman"/>
      <w:b/>
      <w:sz w:val="24"/>
      <w:szCs w:val="20"/>
      <w:lang w:eastAsia="es-ES"/>
    </w:rPr>
  </w:style>
  <w:style w:type="character" w:customStyle="1" w:styleId="Ttulo2Car">
    <w:name w:val="Título 2 Car"/>
    <w:basedOn w:val="Fuentedeprrafopredeter"/>
    <w:link w:val="Ttulo2"/>
    <w:uiPriority w:val="9"/>
    <w:rsid w:val="003232B4"/>
    <w:rPr>
      <w:rFonts w:ascii="Univers 45 Light" w:eastAsia="Times New Roman" w:hAnsi="Univers 45 Light" w:cs="Times New Roman"/>
      <w:b/>
      <w:sz w:val="24"/>
      <w:szCs w:val="20"/>
      <w:lang w:val="es-MX" w:eastAsia="es-ES"/>
    </w:rPr>
  </w:style>
  <w:style w:type="character" w:customStyle="1" w:styleId="Ttulo3Car">
    <w:name w:val="Título 3 Car"/>
    <w:basedOn w:val="Fuentedeprrafopredeter"/>
    <w:link w:val="Ttulo3"/>
    <w:uiPriority w:val="9"/>
    <w:rsid w:val="00C83DE0"/>
    <w:rPr>
      <w:rFonts w:ascii="Comic Sans MS" w:eastAsia="Times New Roman" w:hAnsi="Comic Sans MS" w:cs="Times New Roman"/>
      <w:i/>
      <w:sz w:val="24"/>
      <w:szCs w:val="20"/>
      <w:lang w:eastAsia="es-ES"/>
    </w:rPr>
  </w:style>
  <w:style w:type="character" w:customStyle="1" w:styleId="Ttulo4Car">
    <w:name w:val="Título 4 Car"/>
    <w:basedOn w:val="Fuentedeprrafopredeter"/>
    <w:link w:val="Ttulo4"/>
    <w:uiPriority w:val="9"/>
    <w:rsid w:val="00C83DE0"/>
    <w:rPr>
      <w:rFonts w:ascii="Comic Sans MS" w:eastAsia="Times New Roman" w:hAnsi="Comic Sans MS" w:cs="Times New Roman"/>
      <w:i/>
      <w:sz w:val="24"/>
      <w:szCs w:val="20"/>
      <w:lang w:val="es-ES_tradnl" w:eastAsia="es-ES"/>
    </w:rPr>
  </w:style>
  <w:style w:type="character" w:customStyle="1" w:styleId="Ttulo5Car">
    <w:name w:val="Título 5 Car"/>
    <w:basedOn w:val="Fuentedeprrafopredeter"/>
    <w:link w:val="Ttulo5"/>
    <w:rsid w:val="003232B4"/>
    <w:rPr>
      <w:rFonts w:ascii="Univers 45 Light" w:eastAsia="Times New Roman" w:hAnsi="Univers 45 Light" w:cs="Times New Roman"/>
      <w:sz w:val="24"/>
      <w:szCs w:val="20"/>
      <w:lang w:eastAsia="es-ES"/>
    </w:rPr>
  </w:style>
  <w:style w:type="character" w:customStyle="1" w:styleId="Ttulo6Car">
    <w:name w:val="Título 6 Car"/>
    <w:basedOn w:val="Fuentedeprrafopredeter"/>
    <w:link w:val="Ttulo6"/>
    <w:rsid w:val="00C83DE0"/>
    <w:rPr>
      <w:rFonts w:ascii="Comic Sans MS" w:eastAsia="Times New Roman" w:hAnsi="Comic Sans MS" w:cs="Times New Roman"/>
      <w:b/>
      <w:i/>
      <w:szCs w:val="20"/>
      <w:lang w:eastAsia="es-ES"/>
    </w:rPr>
  </w:style>
  <w:style w:type="character" w:customStyle="1" w:styleId="Ttulo7Car">
    <w:name w:val="Título 7 Car"/>
    <w:basedOn w:val="Fuentedeprrafopredeter"/>
    <w:link w:val="Ttulo7"/>
    <w:rsid w:val="00C83DE0"/>
    <w:rPr>
      <w:rFonts w:ascii="Comic Sans MS" w:eastAsia="Times New Roman" w:hAnsi="Comic Sans MS" w:cs="Times New Roman"/>
      <w:b/>
      <w:i/>
      <w:szCs w:val="20"/>
      <w:lang w:eastAsia="es-ES"/>
    </w:rPr>
  </w:style>
  <w:style w:type="character" w:customStyle="1" w:styleId="Ttulo8Car">
    <w:name w:val="Título 8 Car"/>
    <w:basedOn w:val="Fuentedeprrafopredeter"/>
    <w:link w:val="Ttulo8"/>
    <w:rsid w:val="00C83DE0"/>
    <w:rPr>
      <w:rFonts w:ascii="Comic Sans MS" w:eastAsia="Times New Roman" w:hAnsi="Comic Sans MS" w:cs="Times New Roman"/>
      <w:b/>
      <w:i/>
      <w:sz w:val="24"/>
      <w:szCs w:val="20"/>
      <w:lang w:eastAsia="es-ES"/>
    </w:rPr>
  </w:style>
  <w:style w:type="character" w:customStyle="1" w:styleId="Ttulo9Car">
    <w:name w:val="Título 9 Car"/>
    <w:basedOn w:val="Fuentedeprrafopredeter"/>
    <w:link w:val="Ttulo9"/>
    <w:rsid w:val="00C83DE0"/>
    <w:rPr>
      <w:rFonts w:ascii="Comic Sans MS" w:eastAsia="Times New Roman" w:hAnsi="Comic Sans MS" w:cs="Times New Roman"/>
      <w:i/>
      <w:sz w:val="24"/>
      <w:szCs w:val="20"/>
      <w:lang w:eastAsia="es-ES"/>
    </w:rPr>
  </w:style>
  <w:style w:type="paragraph" w:styleId="Encabezado">
    <w:name w:val="header"/>
    <w:basedOn w:val="Normal"/>
    <w:link w:val="EncabezadoCar"/>
    <w:uiPriority w:val="99"/>
    <w:rsid w:val="00C83DE0"/>
    <w:pPr>
      <w:tabs>
        <w:tab w:val="center" w:pos="4252"/>
        <w:tab w:val="right" w:pos="8504"/>
      </w:tabs>
    </w:pPr>
  </w:style>
  <w:style w:type="character" w:customStyle="1" w:styleId="EncabezadoCar">
    <w:name w:val="Encabezado Car"/>
    <w:basedOn w:val="Fuentedeprrafopredeter"/>
    <w:link w:val="Encabezado"/>
    <w:uiPriority w:val="99"/>
    <w:qFormat/>
    <w:rsid w:val="00C83DE0"/>
    <w:rPr>
      <w:rFonts w:ascii="Times New Roman" w:eastAsia="Times New Roman" w:hAnsi="Times New Roman" w:cs="Times New Roman"/>
      <w:sz w:val="20"/>
      <w:szCs w:val="20"/>
      <w:lang w:eastAsia="es-ES"/>
    </w:rPr>
  </w:style>
  <w:style w:type="paragraph" w:styleId="Piedepgina">
    <w:name w:val="footer"/>
    <w:basedOn w:val="Normal"/>
    <w:link w:val="PiedepginaCar"/>
    <w:uiPriority w:val="99"/>
    <w:rsid w:val="00C83DE0"/>
    <w:pPr>
      <w:tabs>
        <w:tab w:val="center" w:pos="4252"/>
        <w:tab w:val="right" w:pos="8504"/>
      </w:tabs>
    </w:pPr>
  </w:style>
  <w:style w:type="character" w:customStyle="1" w:styleId="PiedepginaCar">
    <w:name w:val="Pie de página Car"/>
    <w:basedOn w:val="Fuentedeprrafopredeter"/>
    <w:link w:val="Piedepgina"/>
    <w:uiPriority w:val="99"/>
    <w:rsid w:val="00C83DE0"/>
    <w:rPr>
      <w:rFonts w:ascii="Times New Roman" w:eastAsia="Times New Roman" w:hAnsi="Times New Roman" w:cs="Times New Roman"/>
      <w:sz w:val="20"/>
      <w:szCs w:val="20"/>
      <w:lang w:eastAsia="es-ES"/>
    </w:rPr>
  </w:style>
  <w:style w:type="character" w:styleId="Nmerodepgina">
    <w:name w:val="page number"/>
    <w:basedOn w:val="Fuentedeprrafopredeter"/>
    <w:rsid w:val="00C83DE0"/>
  </w:style>
  <w:style w:type="paragraph" w:styleId="Textoindependiente">
    <w:name w:val="Body Text"/>
    <w:basedOn w:val="Normal"/>
    <w:link w:val="TextoindependienteCar"/>
    <w:semiHidden/>
    <w:rsid w:val="00C83DE0"/>
    <w:rPr>
      <w:rFonts w:ascii="Comic Sans MS" w:hAnsi="Comic Sans MS"/>
      <w:i/>
    </w:rPr>
  </w:style>
  <w:style w:type="character" w:customStyle="1" w:styleId="TextoindependienteCar">
    <w:name w:val="Texto independiente Car"/>
    <w:basedOn w:val="Fuentedeprrafopredeter"/>
    <w:link w:val="Textoindependiente"/>
    <w:semiHidden/>
    <w:rsid w:val="00C83DE0"/>
    <w:rPr>
      <w:rFonts w:ascii="Comic Sans MS" w:eastAsia="Times New Roman" w:hAnsi="Comic Sans MS" w:cs="Times New Roman"/>
      <w:i/>
      <w:sz w:val="20"/>
      <w:szCs w:val="20"/>
      <w:lang w:eastAsia="es-ES"/>
    </w:rPr>
  </w:style>
  <w:style w:type="paragraph" w:styleId="Sangradetextonormal">
    <w:name w:val="Body Text Indent"/>
    <w:basedOn w:val="Normal"/>
    <w:link w:val="SangradetextonormalCar"/>
    <w:semiHidden/>
    <w:rsid w:val="00C83DE0"/>
    <w:pPr>
      <w:ind w:left="360"/>
    </w:pPr>
    <w:rPr>
      <w:rFonts w:ascii="Comic Sans MS" w:hAnsi="Comic Sans MS"/>
      <w:i/>
    </w:rPr>
  </w:style>
  <w:style w:type="character" w:customStyle="1" w:styleId="SangradetextonormalCar">
    <w:name w:val="Sangría de texto normal Car"/>
    <w:basedOn w:val="Fuentedeprrafopredeter"/>
    <w:link w:val="Sangradetextonormal"/>
    <w:semiHidden/>
    <w:rsid w:val="00C83DE0"/>
    <w:rPr>
      <w:rFonts w:ascii="Comic Sans MS" w:eastAsia="Times New Roman" w:hAnsi="Comic Sans MS" w:cs="Times New Roman"/>
      <w:i/>
      <w:sz w:val="20"/>
      <w:szCs w:val="20"/>
      <w:lang w:eastAsia="es-ES"/>
    </w:rPr>
  </w:style>
  <w:style w:type="paragraph" w:styleId="Textoindependiente2">
    <w:name w:val="Body Text 2"/>
    <w:basedOn w:val="Normal"/>
    <w:link w:val="Textoindependiente2Car"/>
    <w:semiHidden/>
    <w:rsid w:val="00C83DE0"/>
  </w:style>
  <w:style w:type="character" w:customStyle="1" w:styleId="Textoindependiente2Car">
    <w:name w:val="Texto independiente 2 Car"/>
    <w:basedOn w:val="Fuentedeprrafopredeter"/>
    <w:link w:val="Textoindependiente2"/>
    <w:semiHidden/>
    <w:rsid w:val="00C83DE0"/>
    <w:rPr>
      <w:rFonts w:ascii="Times New Roman" w:eastAsia="Times New Roman" w:hAnsi="Times New Roman" w:cs="Times New Roman"/>
      <w:sz w:val="24"/>
      <w:szCs w:val="20"/>
      <w:lang w:eastAsia="es-ES"/>
    </w:rPr>
  </w:style>
  <w:style w:type="paragraph" w:styleId="Sangra2detindependiente">
    <w:name w:val="Body Text Indent 2"/>
    <w:basedOn w:val="Normal"/>
    <w:link w:val="Sangra2detindependienteCar"/>
    <w:semiHidden/>
    <w:rsid w:val="00C83DE0"/>
    <w:pPr>
      <w:ind w:left="355"/>
    </w:pPr>
    <w:rPr>
      <w:rFonts w:ascii="Comic Sans MS" w:hAnsi="Comic Sans MS"/>
      <w:i/>
      <w:lang w:val="es-MX"/>
    </w:rPr>
  </w:style>
  <w:style w:type="character" w:customStyle="1" w:styleId="Sangra2detindependienteCar">
    <w:name w:val="Sangría 2 de t. independiente Car"/>
    <w:basedOn w:val="Fuentedeprrafopredeter"/>
    <w:link w:val="Sangra2detindependiente"/>
    <w:semiHidden/>
    <w:rsid w:val="00C83DE0"/>
    <w:rPr>
      <w:rFonts w:ascii="Comic Sans MS" w:eastAsia="Times New Roman" w:hAnsi="Comic Sans MS" w:cs="Times New Roman"/>
      <w:i/>
      <w:sz w:val="20"/>
      <w:szCs w:val="20"/>
      <w:lang w:val="es-MX" w:eastAsia="es-ES"/>
    </w:rPr>
  </w:style>
  <w:style w:type="paragraph" w:styleId="Textodebloque">
    <w:name w:val="Block Text"/>
    <w:basedOn w:val="Normal"/>
    <w:semiHidden/>
    <w:rsid w:val="00C83DE0"/>
    <w:pPr>
      <w:tabs>
        <w:tab w:val="left" w:pos="-1440"/>
        <w:tab w:val="left" w:pos="-720"/>
        <w:tab w:val="left" w:pos="0"/>
        <w:tab w:val="left" w:pos="851"/>
        <w:tab w:val="left" w:pos="1440"/>
        <w:tab w:val="left" w:pos="2160"/>
        <w:tab w:val="left" w:pos="2834"/>
        <w:tab w:val="left" w:pos="3600"/>
      </w:tabs>
      <w:ind w:left="357" w:right="227"/>
    </w:pPr>
    <w:rPr>
      <w:lang w:val="es-MX"/>
    </w:rPr>
  </w:style>
  <w:style w:type="paragraph" w:styleId="Textoindependiente3">
    <w:name w:val="Body Text 3"/>
    <w:basedOn w:val="Normal"/>
    <w:link w:val="Textoindependiente3Car"/>
    <w:semiHidden/>
    <w:rsid w:val="00C83DE0"/>
    <w:pPr>
      <w:tabs>
        <w:tab w:val="left" w:pos="-1440"/>
        <w:tab w:val="left" w:pos="-720"/>
        <w:tab w:val="left" w:pos="0"/>
        <w:tab w:val="left" w:pos="360"/>
        <w:tab w:val="left" w:pos="720"/>
        <w:tab w:val="left" w:pos="1080"/>
        <w:tab w:val="left" w:pos="1440"/>
        <w:tab w:val="left" w:pos="2160"/>
        <w:tab w:val="left" w:pos="2834"/>
        <w:tab w:val="left" w:pos="3600"/>
      </w:tabs>
    </w:pPr>
    <w:rPr>
      <w:rFonts w:ascii="Comic Sans MS" w:hAnsi="Comic Sans MS"/>
      <w:i/>
      <w:lang w:val="es-ES_tradnl"/>
    </w:rPr>
  </w:style>
  <w:style w:type="character" w:customStyle="1" w:styleId="Textoindependiente3Car">
    <w:name w:val="Texto independiente 3 Car"/>
    <w:basedOn w:val="Fuentedeprrafopredeter"/>
    <w:link w:val="Textoindependiente3"/>
    <w:semiHidden/>
    <w:rsid w:val="00C83DE0"/>
    <w:rPr>
      <w:rFonts w:ascii="Comic Sans MS" w:eastAsia="Times New Roman" w:hAnsi="Comic Sans MS" w:cs="Times New Roman"/>
      <w:i/>
      <w:sz w:val="20"/>
      <w:szCs w:val="20"/>
      <w:lang w:val="es-ES_tradnl" w:eastAsia="es-ES"/>
    </w:rPr>
  </w:style>
  <w:style w:type="paragraph" w:styleId="Sangra3detindependiente">
    <w:name w:val="Body Text Indent 3"/>
    <w:basedOn w:val="Normal"/>
    <w:link w:val="Sangra3detindependienteCar"/>
    <w:semiHidden/>
    <w:rsid w:val="00C83DE0"/>
    <w:pPr>
      <w:ind w:left="213" w:hanging="54"/>
    </w:pPr>
    <w:rPr>
      <w:rFonts w:ascii="Comic Sans MS" w:hAnsi="Comic Sans MS"/>
      <w:i/>
      <w:lang w:val="es-MX"/>
    </w:rPr>
  </w:style>
  <w:style w:type="character" w:customStyle="1" w:styleId="Sangra3detindependienteCar">
    <w:name w:val="Sangría 3 de t. independiente Car"/>
    <w:basedOn w:val="Fuentedeprrafopredeter"/>
    <w:link w:val="Sangra3detindependiente"/>
    <w:semiHidden/>
    <w:rsid w:val="00C83DE0"/>
    <w:rPr>
      <w:rFonts w:ascii="Comic Sans MS" w:eastAsia="Times New Roman" w:hAnsi="Comic Sans MS" w:cs="Times New Roman"/>
      <w:i/>
      <w:sz w:val="20"/>
      <w:szCs w:val="20"/>
      <w:lang w:val="es-MX" w:eastAsia="es-ES"/>
    </w:rPr>
  </w:style>
  <w:style w:type="paragraph" w:customStyle="1" w:styleId="font7">
    <w:name w:val="font7"/>
    <w:basedOn w:val="Normal"/>
    <w:rsid w:val="00C83DE0"/>
    <w:pPr>
      <w:spacing w:before="100" w:beforeAutospacing="1" w:after="100" w:afterAutospacing="1"/>
    </w:pPr>
    <w:rPr>
      <w:rFonts w:ascii="Arial" w:eastAsia="Arial Unicode MS" w:hAnsi="Arial" w:cs="Arial"/>
      <w:sz w:val="16"/>
      <w:szCs w:val="16"/>
    </w:rPr>
  </w:style>
  <w:style w:type="paragraph" w:styleId="Textonotapie">
    <w:name w:val="footnote text"/>
    <w:basedOn w:val="Normal"/>
    <w:link w:val="TextonotapieCar"/>
    <w:semiHidden/>
    <w:rsid w:val="00C83DE0"/>
  </w:style>
  <w:style w:type="character" w:customStyle="1" w:styleId="TextonotapieCar">
    <w:name w:val="Texto nota pie Car"/>
    <w:basedOn w:val="Fuentedeprrafopredeter"/>
    <w:link w:val="Textonotapie"/>
    <w:semiHidden/>
    <w:rsid w:val="00C83DE0"/>
    <w:rPr>
      <w:rFonts w:ascii="Times New Roman" w:eastAsia="Times New Roman" w:hAnsi="Times New Roman" w:cs="Times New Roman"/>
      <w:sz w:val="20"/>
      <w:szCs w:val="20"/>
      <w:lang w:eastAsia="es-ES"/>
    </w:rPr>
  </w:style>
  <w:style w:type="character" w:styleId="Refdenotaalpie">
    <w:name w:val="footnote reference"/>
    <w:semiHidden/>
    <w:rsid w:val="00C83DE0"/>
    <w:rPr>
      <w:vertAlign w:val="superscript"/>
    </w:rPr>
  </w:style>
  <w:style w:type="paragraph" w:styleId="Lista">
    <w:name w:val="List"/>
    <w:basedOn w:val="Normal"/>
    <w:semiHidden/>
    <w:rsid w:val="00C83DE0"/>
    <w:pPr>
      <w:numPr>
        <w:numId w:val="1"/>
      </w:numPr>
      <w:spacing w:before="120"/>
    </w:pPr>
    <w:rPr>
      <w:rFonts w:ascii="Arial" w:hAnsi="Arial"/>
      <w:sz w:val="22"/>
    </w:rPr>
  </w:style>
  <w:style w:type="character" w:customStyle="1" w:styleId="TextosinformatoCar">
    <w:name w:val="Texto sin formato Car"/>
    <w:basedOn w:val="Fuentedeprrafopredeter"/>
    <w:link w:val="Textosinformato"/>
    <w:semiHidden/>
    <w:rsid w:val="00C83DE0"/>
    <w:rPr>
      <w:rFonts w:ascii="Courier New" w:eastAsia="Times New Roman" w:hAnsi="Courier New" w:cs="Times New Roman"/>
      <w:sz w:val="20"/>
      <w:szCs w:val="20"/>
      <w:lang w:eastAsia="es-BO"/>
    </w:rPr>
  </w:style>
  <w:style w:type="paragraph" w:styleId="Textosinformato">
    <w:name w:val="Plain Text"/>
    <w:basedOn w:val="Normal"/>
    <w:link w:val="TextosinformatoCar"/>
    <w:semiHidden/>
    <w:rsid w:val="00C83DE0"/>
    <w:rPr>
      <w:rFonts w:ascii="Courier New" w:hAnsi="Courier New"/>
      <w:lang w:eastAsia="es-BO"/>
    </w:rPr>
  </w:style>
  <w:style w:type="character" w:styleId="Textoennegrita">
    <w:name w:val="Strong"/>
    <w:uiPriority w:val="22"/>
    <w:qFormat/>
    <w:rsid w:val="00C83DE0"/>
    <w:rPr>
      <w:b/>
      <w:bCs/>
    </w:rPr>
  </w:style>
  <w:style w:type="character" w:customStyle="1" w:styleId="TextocomentarioCar">
    <w:name w:val="Texto comentario Car"/>
    <w:basedOn w:val="Fuentedeprrafopredeter"/>
    <w:link w:val="Textocomentario"/>
    <w:rsid w:val="00C83DE0"/>
    <w:rPr>
      <w:rFonts w:ascii="Times New Roman" w:eastAsia="Times New Roman" w:hAnsi="Times New Roman" w:cs="Times New Roman"/>
      <w:sz w:val="20"/>
      <w:szCs w:val="20"/>
      <w:lang w:eastAsia="es-ES"/>
    </w:rPr>
  </w:style>
  <w:style w:type="paragraph" w:styleId="Textocomentario">
    <w:name w:val="annotation text"/>
    <w:basedOn w:val="Normal"/>
    <w:link w:val="TextocomentarioCar"/>
    <w:rsid w:val="00C83DE0"/>
  </w:style>
  <w:style w:type="paragraph" w:styleId="Saludo">
    <w:name w:val="Salutation"/>
    <w:basedOn w:val="Normal"/>
    <w:next w:val="Normal"/>
    <w:link w:val="SaludoCar"/>
    <w:semiHidden/>
    <w:rsid w:val="00C83DE0"/>
  </w:style>
  <w:style w:type="character" w:customStyle="1" w:styleId="SaludoCar">
    <w:name w:val="Saludo Car"/>
    <w:basedOn w:val="Fuentedeprrafopredeter"/>
    <w:link w:val="Saludo"/>
    <w:semiHidden/>
    <w:rsid w:val="00C83DE0"/>
    <w:rPr>
      <w:rFonts w:ascii="Times New Roman" w:eastAsia="Times New Roman" w:hAnsi="Times New Roman" w:cs="Times New Roman"/>
      <w:sz w:val="20"/>
      <w:szCs w:val="20"/>
      <w:lang w:eastAsia="es-ES"/>
    </w:rPr>
  </w:style>
  <w:style w:type="paragraph" w:styleId="Listaconvietas2">
    <w:name w:val="List Bullet 2"/>
    <w:basedOn w:val="Normal"/>
    <w:autoRedefine/>
    <w:semiHidden/>
    <w:rsid w:val="00C83DE0"/>
    <w:pPr>
      <w:numPr>
        <w:numId w:val="2"/>
      </w:numPr>
    </w:pPr>
  </w:style>
  <w:style w:type="paragraph" w:customStyle="1" w:styleId="Remiteabreviado">
    <w:name w:val="Remite abreviado"/>
    <w:basedOn w:val="Normal"/>
    <w:rsid w:val="00C83DE0"/>
  </w:style>
  <w:style w:type="paragraph" w:styleId="Firma">
    <w:name w:val="Signature"/>
    <w:basedOn w:val="Normal"/>
    <w:link w:val="FirmaCar"/>
    <w:semiHidden/>
    <w:rsid w:val="00C83DE0"/>
    <w:pPr>
      <w:ind w:left="4252"/>
    </w:pPr>
  </w:style>
  <w:style w:type="character" w:customStyle="1" w:styleId="FirmaCar">
    <w:name w:val="Firma Car"/>
    <w:basedOn w:val="Fuentedeprrafopredeter"/>
    <w:link w:val="Firma"/>
    <w:semiHidden/>
    <w:rsid w:val="00C83DE0"/>
    <w:rPr>
      <w:rFonts w:ascii="Times New Roman" w:eastAsia="Times New Roman" w:hAnsi="Times New Roman" w:cs="Times New Roman"/>
      <w:sz w:val="20"/>
      <w:szCs w:val="20"/>
      <w:lang w:eastAsia="es-ES"/>
    </w:rPr>
  </w:style>
  <w:style w:type="paragraph" w:customStyle="1" w:styleId="LneaPg">
    <w:name w:val="Línea Pág."/>
    <w:basedOn w:val="Firma"/>
    <w:rsid w:val="00C83DE0"/>
  </w:style>
  <w:style w:type="character" w:customStyle="1" w:styleId="AsuntodelcomentarioCar">
    <w:name w:val="Asunto del comentario Car"/>
    <w:basedOn w:val="TextocomentarioCar"/>
    <w:link w:val="Asuntodelcomentario"/>
    <w:uiPriority w:val="99"/>
    <w:semiHidden/>
    <w:rsid w:val="00C83DE0"/>
    <w:rPr>
      <w:rFonts w:ascii="Times New Roman" w:eastAsia="Times New Roman" w:hAnsi="Times New Roman" w:cs="Times New Roman"/>
      <w:b/>
      <w:bCs/>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C83DE0"/>
    <w:rPr>
      <w:b/>
      <w:bCs/>
    </w:rPr>
  </w:style>
  <w:style w:type="paragraph" w:styleId="Textodeglobo">
    <w:name w:val="Balloon Text"/>
    <w:basedOn w:val="Normal"/>
    <w:link w:val="TextodegloboCar"/>
    <w:uiPriority w:val="99"/>
    <w:semiHidden/>
    <w:unhideWhenUsed/>
    <w:rsid w:val="00C83DE0"/>
    <w:rPr>
      <w:rFonts w:ascii="Tahoma" w:hAnsi="Tahoma" w:cs="Tahoma"/>
      <w:sz w:val="16"/>
      <w:szCs w:val="16"/>
    </w:rPr>
  </w:style>
  <w:style w:type="character" w:customStyle="1" w:styleId="TextodegloboCar">
    <w:name w:val="Texto de globo Car"/>
    <w:basedOn w:val="Fuentedeprrafopredeter"/>
    <w:link w:val="Textodeglobo"/>
    <w:uiPriority w:val="99"/>
    <w:semiHidden/>
    <w:rsid w:val="00C83DE0"/>
    <w:rPr>
      <w:rFonts w:ascii="Tahoma" w:eastAsia="Times New Roman" w:hAnsi="Tahoma" w:cs="Tahoma"/>
      <w:sz w:val="16"/>
      <w:szCs w:val="16"/>
      <w:lang w:eastAsia="es-ES"/>
    </w:rPr>
  </w:style>
  <w:style w:type="paragraph" w:styleId="Prrafodelista">
    <w:name w:val="List Paragraph"/>
    <w:aliases w:val="PROC. 1"/>
    <w:basedOn w:val="Normal"/>
    <w:link w:val="PrrafodelistaCar"/>
    <w:uiPriority w:val="34"/>
    <w:qFormat/>
    <w:rsid w:val="00C83DE0"/>
    <w:pPr>
      <w:ind w:left="708"/>
    </w:pPr>
  </w:style>
  <w:style w:type="paragraph" w:styleId="TDC2">
    <w:name w:val="toc 2"/>
    <w:basedOn w:val="Normal"/>
    <w:next w:val="Normal"/>
    <w:autoRedefine/>
    <w:uiPriority w:val="39"/>
    <w:unhideWhenUsed/>
    <w:qFormat/>
    <w:rsid w:val="00C83DE0"/>
    <w:pPr>
      <w:tabs>
        <w:tab w:val="left" w:pos="284"/>
        <w:tab w:val="right" w:leader="dot" w:pos="8931"/>
      </w:tabs>
    </w:pPr>
  </w:style>
  <w:style w:type="paragraph" w:styleId="TDC3">
    <w:name w:val="toc 3"/>
    <w:basedOn w:val="Normal"/>
    <w:next w:val="Normal"/>
    <w:autoRedefine/>
    <w:uiPriority w:val="39"/>
    <w:unhideWhenUsed/>
    <w:qFormat/>
    <w:rsid w:val="00C83DE0"/>
    <w:pPr>
      <w:ind w:left="400"/>
    </w:pPr>
  </w:style>
  <w:style w:type="paragraph" w:styleId="TDC1">
    <w:name w:val="toc 1"/>
    <w:basedOn w:val="Normal"/>
    <w:next w:val="Normal"/>
    <w:autoRedefine/>
    <w:uiPriority w:val="39"/>
    <w:unhideWhenUsed/>
    <w:qFormat/>
    <w:rsid w:val="00675AAC"/>
    <w:pPr>
      <w:tabs>
        <w:tab w:val="left" w:pos="400"/>
        <w:tab w:val="right" w:leader="dot" w:pos="9214"/>
      </w:tabs>
    </w:pPr>
    <w:rPr>
      <w:b/>
      <w:noProof/>
      <w:sz w:val="22"/>
      <w:szCs w:val="24"/>
      <w:lang w:val="es-BO"/>
    </w:rPr>
  </w:style>
  <w:style w:type="paragraph" w:styleId="TDC4">
    <w:name w:val="toc 4"/>
    <w:basedOn w:val="Normal"/>
    <w:next w:val="Normal"/>
    <w:autoRedefine/>
    <w:uiPriority w:val="39"/>
    <w:unhideWhenUsed/>
    <w:rsid w:val="00C83DE0"/>
    <w:pPr>
      <w:ind w:left="600"/>
    </w:pPr>
  </w:style>
  <w:style w:type="paragraph" w:styleId="TDC5">
    <w:name w:val="toc 5"/>
    <w:basedOn w:val="Normal"/>
    <w:next w:val="Normal"/>
    <w:autoRedefine/>
    <w:uiPriority w:val="39"/>
    <w:unhideWhenUsed/>
    <w:rsid w:val="00C83DE0"/>
    <w:pPr>
      <w:spacing w:after="100" w:line="276" w:lineRule="auto"/>
      <w:ind w:left="880"/>
    </w:pPr>
    <w:rPr>
      <w:rFonts w:ascii="Calibri" w:hAnsi="Calibri"/>
      <w:sz w:val="22"/>
      <w:szCs w:val="22"/>
      <w:lang w:val="es-BO" w:eastAsia="es-BO"/>
    </w:rPr>
  </w:style>
  <w:style w:type="paragraph" w:styleId="TDC6">
    <w:name w:val="toc 6"/>
    <w:basedOn w:val="Normal"/>
    <w:next w:val="Normal"/>
    <w:autoRedefine/>
    <w:uiPriority w:val="39"/>
    <w:unhideWhenUsed/>
    <w:rsid w:val="00C83DE0"/>
    <w:pPr>
      <w:spacing w:after="100" w:line="276" w:lineRule="auto"/>
      <w:ind w:left="1100"/>
    </w:pPr>
    <w:rPr>
      <w:rFonts w:ascii="Calibri" w:hAnsi="Calibri"/>
      <w:sz w:val="22"/>
      <w:szCs w:val="22"/>
      <w:lang w:val="es-BO" w:eastAsia="es-BO"/>
    </w:rPr>
  </w:style>
  <w:style w:type="paragraph" w:styleId="TDC7">
    <w:name w:val="toc 7"/>
    <w:basedOn w:val="Normal"/>
    <w:next w:val="Normal"/>
    <w:autoRedefine/>
    <w:uiPriority w:val="39"/>
    <w:unhideWhenUsed/>
    <w:rsid w:val="00C83DE0"/>
    <w:pPr>
      <w:spacing w:after="100" w:line="276" w:lineRule="auto"/>
      <w:ind w:left="1320"/>
    </w:pPr>
    <w:rPr>
      <w:rFonts w:ascii="Calibri" w:hAnsi="Calibri"/>
      <w:sz w:val="22"/>
      <w:szCs w:val="22"/>
      <w:lang w:val="es-BO" w:eastAsia="es-BO"/>
    </w:rPr>
  </w:style>
  <w:style w:type="paragraph" w:styleId="TDC8">
    <w:name w:val="toc 8"/>
    <w:basedOn w:val="Normal"/>
    <w:next w:val="Normal"/>
    <w:autoRedefine/>
    <w:uiPriority w:val="39"/>
    <w:unhideWhenUsed/>
    <w:rsid w:val="00C83DE0"/>
    <w:pPr>
      <w:spacing w:after="100" w:line="276" w:lineRule="auto"/>
      <w:ind w:left="1540"/>
    </w:pPr>
    <w:rPr>
      <w:rFonts w:ascii="Calibri" w:hAnsi="Calibri"/>
      <w:sz w:val="22"/>
      <w:szCs w:val="22"/>
      <w:lang w:val="es-BO" w:eastAsia="es-BO"/>
    </w:rPr>
  </w:style>
  <w:style w:type="paragraph" w:styleId="TDC9">
    <w:name w:val="toc 9"/>
    <w:basedOn w:val="Normal"/>
    <w:next w:val="Normal"/>
    <w:autoRedefine/>
    <w:uiPriority w:val="39"/>
    <w:unhideWhenUsed/>
    <w:rsid w:val="00C83DE0"/>
    <w:pPr>
      <w:spacing w:after="100" w:line="276" w:lineRule="auto"/>
      <w:ind w:left="1760"/>
    </w:pPr>
    <w:rPr>
      <w:rFonts w:ascii="Calibri" w:hAnsi="Calibri"/>
      <w:sz w:val="22"/>
      <w:szCs w:val="22"/>
      <w:lang w:val="es-BO" w:eastAsia="es-BO"/>
    </w:rPr>
  </w:style>
  <w:style w:type="character" w:styleId="Hipervnculo">
    <w:name w:val="Hyperlink"/>
    <w:uiPriority w:val="99"/>
    <w:unhideWhenUsed/>
    <w:rsid w:val="00C83DE0"/>
    <w:rPr>
      <w:color w:val="0000FF"/>
      <w:u w:val="single"/>
    </w:rPr>
  </w:style>
  <w:style w:type="character" w:customStyle="1" w:styleId="TextonotaalfinalCar">
    <w:name w:val="Texto nota al final Car"/>
    <w:basedOn w:val="Fuentedeprrafopredeter"/>
    <w:link w:val="Textonotaalfinal"/>
    <w:uiPriority w:val="99"/>
    <w:semiHidden/>
    <w:rsid w:val="00C83DE0"/>
    <w:rPr>
      <w:rFonts w:ascii="Times New Roman" w:eastAsia="Times New Roman" w:hAnsi="Times New Roman" w:cs="Times New Roman"/>
      <w:sz w:val="20"/>
      <w:szCs w:val="20"/>
      <w:lang w:eastAsia="es-ES"/>
    </w:rPr>
  </w:style>
  <w:style w:type="paragraph" w:styleId="Textonotaalfinal">
    <w:name w:val="endnote text"/>
    <w:basedOn w:val="Normal"/>
    <w:link w:val="TextonotaalfinalCar"/>
    <w:uiPriority w:val="99"/>
    <w:semiHidden/>
    <w:unhideWhenUsed/>
    <w:rsid w:val="00C83DE0"/>
  </w:style>
  <w:style w:type="paragraph" w:styleId="TtuloTDC">
    <w:name w:val="TOC Heading"/>
    <w:basedOn w:val="Ttulo1"/>
    <w:next w:val="Normal"/>
    <w:uiPriority w:val="39"/>
    <w:unhideWhenUsed/>
    <w:qFormat/>
    <w:rsid w:val="00C83DE0"/>
    <w:pPr>
      <w:keepLines/>
      <w:tabs>
        <w:tab w:val="clear" w:pos="-1440"/>
        <w:tab w:val="clear" w:pos="-720"/>
        <w:tab w:val="clear" w:pos="0"/>
        <w:tab w:val="clear" w:pos="851"/>
        <w:tab w:val="clear" w:pos="1440"/>
        <w:tab w:val="clear" w:pos="2160"/>
        <w:tab w:val="clear" w:pos="2834"/>
        <w:tab w:val="clear" w:pos="3600"/>
      </w:tabs>
      <w:spacing w:before="480" w:line="276" w:lineRule="auto"/>
      <w:jc w:val="left"/>
      <w:outlineLvl w:val="9"/>
    </w:pPr>
    <w:rPr>
      <w:rFonts w:ascii="Cambria" w:hAnsi="Cambria"/>
      <w:bCs/>
      <w:color w:val="365F91"/>
      <w:sz w:val="28"/>
      <w:szCs w:val="28"/>
      <w:lang w:val="es-BO" w:eastAsia="es-BO"/>
    </w:rPr>
  </w:style>
  <w:style w:type="paragraph" w:styleId="Sinespaciado">
    <w:name w:val="No Spacing"/>
    <w:link w:val="SinespaciadoCar"/>
    <w:uiPriority w:val="1"/>
    <w:qFormat/>
    <w:rsid w:val="00C83DE0"/>
    <w:pPr>
      <w:spacing w:after="0" w:line="240" w:lineRule="auto"/>
    </w:pPr>
    <w:rPr>
      <w:rFonts w:ascii="Calibri" w:eastAsia="Times New Roman" w:hAnsi="Calibri" w:cs="Times New Roman"/>
      <w:lang w:eastAsia="es-ES"/>
    </w:rPr>
  </w:style>
  <w:style w:type="character" w:customStyle="1" w:styleId="SinespaciadoCar">
    <w:name w:val="Sin espaciado Car"/>
    <w:link w:val="Sinespaciado"/>
    <w:uiPriority w:val="1"/>
    <w:rsid w:val="00C83DE0"/>
    <w:rPr>
      <w:rFonts w:ascii="Calibri" w:eastAsia="Times New Roman" w:hAnsi="Calibri" w:cs="Times New Roman"/>
      <w:lang w:eastAsia="es-ES"/>
    </w:rPr>
  </w:style>
  <w:style w:type="paragraph" w:styleId="Subttulo">
    <w:name w:val="Subtitle"/>
    <w:basedOn w:val="Normal"/>
    <w:link w:val="SubttuloCar"/>
    <w:qFormat/>
    <w:rsid w:val="00C83DE0"/>
    <w:pPr>
      <w:jc w:val="center"/>
    </w:pPr>
    <w:rPr>
      <w:b/>
      <w:bCs/>
      <w:szCs w:val="24"/>
      <w:u w:val="single"/>
    </w:rPr>
  </w:style>
  <w:style w:type="character" w:customStyle="1" w:styleId="SubttuloCar">
    <w:name w:val="Subtítulo Car"/>
    <w:basedOn w:val="Fuentedeprrafopredeter"/>
    <w:link w:val="Subttulo"/>
    <w:rsid w:val="00C83DE0"/>
    <w:rPr>
      <w:rFonts w:ascii="Times New Roman" w:eastAsia="Times New Roman" w:hAnsi="Times New Roman" w:cs="Times New Roman"/>
      <w:b/>
      <w:bCs/>
      <w:sz w:val="24"/>
      <w:szCs w:val="24"/>
      <w:u w:val="single"/>
      <w:lang w:eastAsia="es-ES"/>
    </w:rPr>
  </w:style>
  <w:style w:type="character" w:styleId="nfasis">
    <w:name w:val="Emphasis"/>
    <w:uiPriority w:val="20"/>
    <w:qFormat/>
    <w:rsid w:val="00C83DE0"/>
    <w:rPr>
      <w:i/>
      <w:iCs/>
    </w:rPr>
  </w:style>
  <w:style w:type="character" w:customStyle="1" w:styleId="PrrafodelistaCar">
    <w:name w:val="Párrafo de lista Car"/>
    <w:aliases w:val="PROC. 1 Car"/>
    <w:link w:val="Prrafodelista"/>
    <w:uiPriority w:val="34"/>
    <w:qFormat/>
    <w:rsid w:val="003A19A9"/>
    <w:rPr>
      <w:rFonts w:ascii="Times New Roman" w:eastAsia="Times New Roman" w:hAnsi="Times New Roman" w:cs="Times New Roman"/>
      <w:sz w:val="20"/>
      <w:szCs w:val="20"/>
      <w:lang w:eastAsia="es-ES"/>
    </w:rPr>
  </w:style>
  <w:style w:type="character" w:styleId="Refdecomentario">
    <w:name w:val="annotation reference"/>
    <w:basedOn w:val="Fuentedeprrafopredeter"/>
    <w:unhideWhenUsed/>
    <w:rsid w:val="00142857"/>
    <w:rPr>
      <w:sz w:val="16"/>
      <w:szCs w:val="16"/>
    </w:rPr>
  </w:style>
  <w:style w:type="table" w:styleId="Tablaconcuadrcula">
    <w:name w:val="Table Grid"/>
    <w:basedOn w:val="Tablanormal"/>
    <w:uiPriority w:val="59"/>
    <w:rsid w:val="004E7E60"/>
    <w:pPr>
      <w:spacing w:after="0" w:line="240" w:lineRule="auto"/>
    </w:pPr>
    <w:rPr>
      <w:rFonts w:ascii="Times New Roman" w:eastAsia="Times New Roman" w:hAnsi="Times New Roman" w:cs="Times New Roman"/>
      <w:sz w:val="20"/>
      <w:szCs w:val="20"/>
      <w:lang w:val="es-BO" w:eastAsia="es-B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rsid w:val="00BA6AC1"/>
    <w:pPr>
      <w:spacing w:after="0" w:line="240" w:lineRule="auto"/>
    </w:pPr>
    <w:rPr>
      <w:rFonts w:ascii="Times New Roman" w:eastAsia="Times New Roman" w:hAnsi="Times New Roman" w:cs="Times New Roman"/>
      <w:sz w:val="20"/>
      <w:szCs w:val="20"/>
      <w:lang w:val="es-MX" w:eastAsia="es-ES"/>
    </w:rPr>
    <w:tblPr>
      <w:tblCellMar>
        <w:top w:w="0" w:type="dxa"/>
        <w:left w:w="0" w:type="dxa"/>
        <w:bottom w:w="0" w:type="dxa"/>
        <w:right w:w="0" w:type="dxa"/>
      </w:tblCellMar>
    </w:tblPr>
  </w:style>
  <w:style w:type="paragraph" w:styleId="Ttulo">
    <w:name w:val="Title"/>
    <w:basedOn w:val="Normal"/>
    <w:next w:val="Normal"/>
    <w:link w:val="TtuloCar"/>
    <w:rsid w:val="00BA6AC1"/>
    <w:pPr>
      <w:keepNext/>
      <w:keepLines/>
      <w:spacing w:before="480" w:after="120"/>
    </w:pPr>
    <w:rPr>
      <w:b/>
      <w:sz w:val="72"/>
      <w:szCs w:val="72"/>
      <w:lang w:val="es-MX"/>
    </w:rPr>
  </w:style>
  <w:style w:type="character" w:customStyle="1" w:styleId="TtuloCar">
    <w:name w:val="Título Car"/>
    <w:basedOn w:val="Fuentedeprrafopredeter"/>
    <w:link w:val="Ttulo"/>
    <w:rsid w:val="00BA6AC1"/>
    <w:rPr>
      <w:rFonts w:ascii="Times New Roman" w:eastAsia="Times New Roman" w:hAnsi="Times New Roman" w:cs="Times New Roman"/>
      <w:b/>
      <w:sz w:val="72"/>
      <w:szCs w:val="72"/>
      <w:lang w:val="es-MX" w:eastAsia="es-ES"/>
    </w:rPr>
  </w:style>
  <w:style w:type="table" w:styleId="Sombreadoclaro-nfasis1">
    <w:name w:val="Light Shading Accent 1"/>
    <w:basedOn w:val="Tablanormal"/>
    <w:uiPriority w:val="60"/>
    <w:rsid w:val="00E12DBC"/>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incisoa">
    <w:name w:val="inciso_a"/>
    <w:basedOn w:val="Normal"/>
    <w:rsid w:val="002F346B"/>
    <w:pPr>
      <w:spacing w:before="120" w:after="120"/>
    </w:pPr>
    <w:rPr>
      <w:rFonts w:ascii="Tahoma" w:hAnsi="Tahoma" w:cs="Tahoma"/>
      <w:sz w:val="22"/>
      <w:szCs w:val="22"/>
      <w:shd w:val="clear" w:color="auto" w:fill="FFFFFF"/>
    </w:rPr>
  </w:style>
  <w:style w:type="paragraph" w:customStyle="1" w:styleId="BodyText31">
    <w:name w:val="Body Text 31"/>
    <w:basedOn w:val="Normal"/>
    <w:rsid w:val="002F346B"/>
    <w:pPr>
      <w:widowControl w:val="0"/>
      <w:tabs>
        <w:tab w:val="left" w:pos="1"/>
        <w:tab w:val="left" w:pos="366"/>
        <w:tab w:val="left" w:pos="734"/>
        <w:tab w:val="left" w:pos="1104"/>
        <w:tab w:val="left" w:pos="1440"/>
        <w:tab w:val="left" w:pos="1471"/>
        <w:tab w:val="left" w:pos="1842"/>
        <w:tab w:val="left" w:pos="2160"/>
        <w:tab w:val="left" w:pos="2208"/>
        <w:tab w:val="left" w:pos="2576"/>
        <w:tab w:val="left" w:pos="2880"/>
        <w:tab w:val="left" w:pos="2946"/>
        <w:tab w:val="left" w:pos="3314"/>
        <w:tab w:val="left" w:pos="3600"/>
        <w:tab w:val="left" w:pos="3684"/>
        <w:tab w:val="left" w:pos="4051"/>
        <w:tab w:val="left" w:pos="4320"/>
        <w:tab w:val="left" w:pos="5040"/>
        <w:tab w:val="left" w:pos="5760"/>
        <w:tab w:val="left" w:pos="6480"/>
        <w:tab w:val="left" w:pos="7200"/>
        <w:tab w:val="left" w:pos="7920"/>
        <w:tab w:val="left" w:pos="8640"/>
        <w:tab w:val="left" w:pos="8828"/>
      </w:tabs>
    </w:pPr>
    <w:rPr>
      <w:rFonts w:ascii="Arial" w:hAnsi="Arial"/>
      <w:lang w:val="en-US"/>
    </w:rPr>
  </w:style>
  <w:style w:type="paragraph" w:styleId="Revisin">
    <w:name w:val="Revision"/>
    <w:hidden/>
    <w:uiPriority w:val="99"/>
    <w:semiHidden/>
    <w:rsid w:val="00015D78"/>
    <w:pPr>
      <w:spacing w:after="0" w:line="240" w:lineRule="auto"/>
    </w:pPr>
    <w:rPr>
      <w:rFonts w:ascii="Times New Roman" w:eastAsia="Times New Roman" w:hAnsi="Times New Roman" w:cs="Times New Roman"/>
      <w:sz w:val="20"/>
      <w:szCs w:val="20"/>
      <w:lang w:eastAsia="es-ES"/>
    </w:rPr>
  </w:style>
  <w:style w:type="paragraph" w:customStyle="1" w:styleId="Estilo3">
    <w:name w:val="Estilo3"/>
    <w:basedOn w:val="Ttulo3"/>
    <w:qFormat/>
    <w:rsid w:val="0001023C"/>
    <w:pPr>
      <w:numPr>
        <w:ilvl w:val="0"/>
        <w:numId w:val="4"/>
      </w:numPr>
      <w:tabs>
        <w:tab w:val="left" w:pos="851"/>
      </w:tabs>
      <w:spacing w:before="120" w:after="120"/>
    </w:pPr>
    <w:rPr>
      <w:rFonts w:ascii="Tahoma" w:hAnsi="Tahoma" w:cs="Arial"/>
      <w:bCs/>
      <w:i w:val="0"/>
      <w:sz w:val="22"/>
      <w:szCs w:val="22"/>
    </w:rPr>
  </w:style>
  <w:style w:type="paragraph" w:customStyle="1" w:styleId="Normal2">
    <w:name w:val="Normal 2"/>
    <w:basedOn w:val="Normal"/>
    <w:rsid w:val="00F016C7"/>
    <w:pPr>
      <w:spacing w:before="120" w:after="120"/>
      <w:ind w:left="1191"/>
    </w:pPr>
    <w:rPr>
      <w:rFonts w:ascii="Tahoma" w:hAnsi="Tahoma"/>
      <w:sz w:val="22"/>
      <w:szCs w:val="24"/>
      <w:lang w:val="en-GB"/>
    </w:rPr>
  </w:style>
  <w:style w:type="paragraph" w:customStyle="1" w:styleId="Titulo">
    <w:name w:val="Titulo"/>
    <w:basedOn w:val="Ttulo1"/>
    <w:link w:val="TituloCar"/>
    <w:qFormat/>
    <w:rsid w:val="003F1EE8"/>
    <w:pPr>
      <w:tabs>
        <w:tab w:val="clear" w:pos="851"/>
        <w:tab w:val="left" w:pos="709"/>
        <w:tab w:val="left" w:pos="993"/>
      </w:tabs>
    </w:pPr>
    <w:rPr>
      <w:szCs w:val="24"/>
    </w:rPr>
  </w:style>
  <w:style w:type="paragraph" w:customStyle="1" w:styleId="Capitulo">
    <w:name w:val="Capitulo"/>
    <w:basedOn w:val="Ttulo1"/>
    <w:link w:val="CapituloCar"/>
    <w:qFormat/>
    <w:rsid w:val="003F1EE8"/>
    <w:pPr>
      <w:tabs>
        <w:tab w:val="clear" w:pos="851"/>
        <w:tab w:val="left" w:pos="709"/>
        <w:tab w:val="left" w:pos="993"/>
      </w:tabs>
    </w:pPr>
    <w:rPr>
      <w:szCs w:val="24"/>
    </w:rPr>
  </w:style>
  <w:style w:type="character" w:customStyle="1" w:styleId="TituloCar">
    <w:name w:val="Titulo Car"/>
    <w:basedOn w:val="Ttulo1Car"/>
    <w:link w:val="Titulo"/>
    <w:rsid w:val="003F1EE8"/>
    <w:rPr>
      <w:rFonts w:ascii="Univers 45 Light" w:eastAsia="Times New Roman" w:hAnsi="Univers 45 Light" w:cs="Times New Roman"/>
      <w:b/>
      <w:sz w:val="24"/>
      <w:szCs w:val="24"/>
      <w:lang w:eastAsia="es-ES"/>
    </w:rPr>
  </w:style>
  <w:style w:type="paragraph" w:customStyle="1" w:styleId="ACTIVIDADES">
    <w:name w:val="ACTIVIDADES"/>
    <w:basedOn w:val="Prrafodelista"/>
    <w:link w:val="ACTIVIDADESCar"/>
    <w:qFormat/>
    <w:rsid w:val="00A96164"/>
    <w:pPr>
      <w:numPr>
        <w:numId w:val="6"/>
      </w:numPr>
    </w:pPr>
    <w:rPr>
      <w:b/>
      <w:szCs w:val="24"/>
    </w:rPr>
  </w:style>
  <w:style w:type="character" w:customStyle="1" w:styleId="CapituloCar">
    <w:name w:val="Capitulo Car"/>
    <w:basedOn w:val="Ttulo1Car"/>
    <w:link w:val="Capitulo"/>
    <w:rsid w:val="003F1EE8"/>
    <w:rPr>
      <w:rFonts w:ascii="Univers 45 Light" w:eastAsia="Times New Roman" w:hAnsi="Univers 45 Light" w:cs="Times New Roman"/>
      <w:b/>
      <w:sz w:val="24"/>
      <w:szCs w:val="24"/>
      <w:lang w:eastAsia="es-ES"/>
    </w:rPr>
  </w:style>
  <w:style w:type="character" w:customStyle="1" w:styleId="ACTIVIDADESCar">
    <w:name w:val="ACTIVIDADES Car"/>
    <w:basedOn w:val="PrrafodelistaCar"/>
    <w:link w:val="ACTIVIDADES"/>
    <w:rsid w:val="00A96164"/>
    <w:rPr>
      <w:rFonts w:ascii="Univers 45 Light" w:eastAsia="Times New Roman" w:hAnsi="Univers 45 Light" w:cs="Times New Roman"/>
      <w:b/>
      <w:sz w:val="24"/>
      <w:szCs w:val="24"/>
      <w:lang w:eastAsia="es-ES"/>
    </w:rPr>
  </w:style>
  <w:style w:type="paragraph" w:styleId="NormalWeb">
    <w:name w:val="Normal (Web)"/>
    <w:basedOn w:val="Normal"/>
    <w:uiPriority w:val="99"/>
    <w:unhideWhenUsed/>
    <w:rsid w:val="003D1508"/>
    <w:pPr>
      <w:spacing w:before="100" w:beforeAutospacing="1" w:after="100" w:afterAutospacing="1"/>
    </w:pPr>
    <w:rPr>
      <w:szCs w:val="24"/>
      <w:lang w:val="es-BO" w:eastAsia="es-BO"/>
    </w:rPr>
  </w:style>
  <w:style w:type="paragraph" w:styleId="Lista2">
    <w:name w:val="List 2"/>
    <w:basedOn w:val="Normal"/>
    <w:unhideWhenUsed/>
    <w:rsid w:val="002304B2"/>
    <w:pPr>
      <w:ind w:left="566" w:hanging="283"/>
      <w:contextualSpacing/>
    </w:pPr>
  </w:style>
  <w:style w:type="paragraph" w:styleId="Lista3">
    <w:name w:val="List 3"/>
    <w:basedOn w:val="Normal"/>
    <w:unhideWhenUsed/>
    <w:rsid w:val="001751AF"/>
    <w:pPr>
      <w:ind w:left="849" w:hanging="283"/>
      <w:contextualSpacing/>
    </w:pPr>
  </w:style>
  <w:style w:type="paragraph" w:styleId="Continuarlista5">
    <w:name w:val="List Continue 5"/>
    <w:basedOn w:val="Normal"/>
    <w:uiPriority w:val="99"/>
    <w:unhideWhenUsed/>
    <w:rsid w:val="001751AF"/>
    <w:pPr>
      <w:spacing w:after="120"/>
      <w:ind w:left="1415"/>
      <w:contextualSpacing/>
    </w:pPr>
  </w:style>
  <w:style w:type="paragraph" w:styleId="Textoindependienteprimerasangra2">
    <w:name w:val="Body Text First Indent 2"/>
    <w:basedOn w:val="Sangradetextonormal"/>
    <w:link w:val="Textoindependienteprimerasangra2Car"/>
    <w:uiPriority w:val="99"/>
    <w:unhideWhenUsed/>
    <w:rsid w:val="001751AF"/>
    <w:pPr>
      <w:ind w:firstLine="360"/>
      <w:jc w:val="left"/>
    </w:pPr>
    <w:rPr>
      <w:rFonts w:ascii="Univers 45 Light" w:hAnsi="Univers 45 Light"/>
      <w:i w:val="0"/>
    </w:rPr>
  </w:style>
  <w:style w:type="character" w:customStyle="1" w:styleId="Textoindependienteprimerasangra2Car">
    <w:name w:val="Texto independiente primera sangría 2 Car"/>
    <w:basedOn w:val="SangradetextonormalCar"/>
    <w:link w:val="Textoindependienteprimerasangra2"/>
    <w:uiPriority w:val="99"/>
    <w:rsid w:val="001751AF"/>
    <w:rPr>
      <w:rFonts w:ascii="Univers 45 Light" w:eastAsia="Times New Roman" w:hAnsi="Univers 45 Light" w:cs="Times New Roman"/>
      <w:i w:val="0"/>
      <w:sz w:val="24"/>
      <w:szCs w:val="20"/>
      <w:lang w:eastAsia="es-ES"/>
    </w:rPr>
  </w:style>
  <w:style w:type="paragraph" w:customStyle="1" w:styleId="Textbody">
    <w:name w:val="Text body"/>
    <w:basedOn w:val="Normal"/>
    <w:rsid w:val="007250D1"/>
    <w:pPr>
      <w:suppressAutoHyphens/>
      <w:autoSpaceDN w:val="0"/>
      <w:spacing w:after="140" w:line="276" w:lineRule="auto"/>
      <w:jc w:val="left"/>
      <w:textAlignment w:val="baseline"/>
    </w:pPr>
    <w:rPr>
      <w:rFonts w:ascii="Liberation Serif" w:eastAsia="DejaVu Sans" w:hAnsi="Liberation Serif" w:cs="FreeSans"/>
      <w:kern w:val="3"/>
      <w:szCs w:val="24"/>
      <w:lang w:val="es-BO" w:eastAsia="zh-CN" w:bidi="hi-IN"/>
    </w:rPr>
  </w:style>
  <w:style w:type="numbering" w:customStyle="1" w:styleId="WWNum187">
    <w:name w:val="WWNum187"/>
    <w:basedOn w:val="Sinlista"/>
    <w:rsid w:val="007250D1"/>
    <w:pPr>
      <w:numPr>
        <w:numId w:val="37"/>
      </w:numPr>
    </w:pPr>
  </w:style>
  <w:style w:type="table" w:customStyle="1" w:styleId="Tablaconcuadrcula1">
    <w:name w:val="Tabla con cuadrícula1"/>
    <w:basedOn w:val="Tablanormal"/>
    <w:next w:val="Tablaconcuadrcula"/>
    <w:uiPriority w:val="59"/>
    <w:rsid w:val="008C1D1C"/>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1A2D99"/>
    <w:pPr>
      <w:spacing w:before="100" w:beforeAutospacing="1" w:after="100" w:afterAutospacing="1"/>
      <w:jc w:val="left"/>
    </w:pPr>
    <w:rPr>
      <w:rFonts w:ascii="Times New Roman" w:hAnsi="Times New Roman"/>
      <w:szCs w:val="24"/>
      <w:lang w:val="es-BO"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84333">
      <w:bodyDiv w:val="1"/>
      <w:marLeft w:val="0"/>
      <w:marRight w:val="0"/>
      <w:marTop w:val="0"/>
      <w:marBottom w:val="0"/>
      <w:divBdr>
        <w:top w:val="none" w:sz="0" w:space="0" w:color="auto"/>
        <w:left w:val="none" w:sz="0" w:space="0" w:color="auto"/>
        <w:bottom w:val="none" w:sz="0" w:space="0" w:color="auto"/>
        <w:right w:val="none" w:sz="0" w:space="0" w:color="auto"/>
      </w:divBdr>
    </w:div>
    <w:div w:id="112604243">
      <w:bodyDiv w:val="1"/>
      <w:marLeft w:val="0"/>
      <w:marRight w:val="0"/>
      <w:marTop w:val="0"/>
      <w:marBottom w:val="0"/>
      <w:divBdr>
        <w:top w:val="none" w:sz="0" w:space="0" w:color="auto"/>
        <w:left w:val="none" w:sz="0" w:space="0" w:color="auto"/>
        <w:bottom w:val="none" w:sz="0" w:space="0" w:color="auto"/>
        <w:right w:val="none" w:sz="0" w:space="0" w:color="auto"/>
      </w:divBdr>
      <w:divsChild>
        <w:div w:id="1859584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90065">
      <w:bodyDiv w:val="1"/>
      <w:marLeft w:val="0"/>
      <w:marRight w:val="0"/>
      <w:marTop w:val="0"/>
      <w:marBottom w:val="0"/>
      <w:divBdr>
        <w:top w:val="none" w:sz="0" w:space="0" w:color="auto"/>
        <w:left w:val="none" w:sz="0" w:space="0" w:color="auto"/>
        <w:bottom w:val="none" w:sz="0" w:space="0" w:color="auto"/>
        <w:right w:val="none" w:sz="0" w:space="0" w:color="auto"/>
      </w:divBdr>
    </w:div>
    <w:div w:id="132214709">
      <w:bodyDiv w:val="1"/>
      <w:marLeft w:val="0"/>
      <w:marRight w:val="0"/>
      <w:marTop w:val="0"/>
      <w:marBottom w:val="0"/>
      <w:divBdr>
        <w:top w:val="none" w:sz="0" w:space="0" w:color="auto"/>
        <w:left w:val="none" w:sz="0" w:space="0" w:color="auto"/>
        <w:bottom w:val="none" w:sz="0" w:space="0" w:color="auto"/>
        <w:right w:val="none" w:sz="0" w:space="0" w:color="auto"/>
      </w:divBdr>
    </w:div>
    <w:div w:id="176820241">
      <w:bodyDiv w:val="1"/>
      <w:marLeft w:val="0"/>
      <w:marRight w:val="0"/>
      <w:marTop w:val="0"/>
      <w:marBottom w:val="0"/>
      <w:divBdr>
        <w:top w:val="none" w:sz="0" w:space="0" w:color="auto"/>
        <w:left w:val="none" w:sz="0" w:space="0" w:color="auto"/>
        <w:bottom w:val="none" w:sz="0" w:space="0" w:color="auto"/>
        <w:right w:val="none" w:sz="0" w:space="0" w:color="auto"/>
      </w:divBdr>
    </w:div>
    <w:div w:id="205028606">
      <w:bodyDiv w:val="1"/>
      <w:marLeft w:val="0"/>
      <w:marRight w:val="0"/>
      <w:marTop w:val="0"/>
      <w:marBottom w:val="0"/>
      <w:divBdr>
        <w:top w:val="none" w:sz="0" w:space="0" w:color="auto"/>
        <w:left w:val="none" w:sz="0" w:space="0" w:color="auto"/>
        <w:bottom w:val="none" w:sz="0" w:space="0" w:color="auto"/>
        <w:right w:val="none" w:sz="0" w:space="0" w:color="auto"/>
      </w:divBdr>
    </w:div>
    <w:div w:id="221138967">
      <w:bodyDiv w:val="1"/>
      <w:marLeft w:val="0"/>
      <w:marRight w:val="0"/>
      <w:marTop w:val="0"/>
      <w:marBottom w:val="0"/>
      <w:divBdr>
        <w:top w:val="none" w:sz="0" w:space="0" w:color="auto"/>
        <w:left w:val="none" w:sz="0" w:space="0" w:color="auto"/>
        <w:bottom w:val="none" w:sz="0" w:space="0" w:color="auto"/>
        <w:right w:val="none" w:sz="0" w:space="0" w:color="auto"/>
      </w:divBdr>
    </w:div>
    <w:div w:id="238907505">
      <w:bodyDiv w:val="1"/>
      <w:marLeft w:val="0"/>
      <w:marRight w:val="0"/>
      <w:marTop w:val="0"/>
      <w:marBottom w:val="0"/>
      <w:divBdr>
        <w:top w:val="none" w:sz="0" w:space="0" w:color="auto"/>
        <w:left w:val="none" w:sz="0" w:space="0" w:color="auto"/>
        <w:bottom w:val="none" w:sz="0" w:space="0" w:color="auto"/>
        <w:right w:val="none" w:sz="0" w:space="0" w:color="auto"/>
      </w:divBdr>
    </w:div>
    <w:div w:id="358160931">
      <w:bodyDiv w:val="1"/>
      <w:marLeft w:val="0"/>
      <w:marRight w:val="0"/>
      <w:marTop w:val="0"/>
      <w:marBottom w:val="0"/>
      <w:divBdr>
        <w:top w:val="none" w:sz="0" w:space="0" w:color="auto"/>
        <w:left w:val="none" w:sz="0" w:space="0" w:color="auto"/>
        <w:bottom w:val="none" w:sz="0" w:space="0" w:color="auto"/>
        <w:right w:val="none" w:sz="0" w:space="0" w:color="auto"/>
      </w:divBdr>
    </w:div>
    <w:div w:id="362176645">
      <w:bodyDiv w:val="1"/>
      <w:marLeft w:val="0"/>
      <w:marRight w:val="0"/>
      <w:marTop w:val="0"/>
      <w:marBottom w:val="0"/>
      <w:divBdr>
        <w:top w:val="none" w:sz="0" w:space="0" w:color="auto"/>
        <w:left w:val="none" w:sz="0" w:space="0" w:color="auto"/>
        <w:bottom w:val="none" w:sz="0" w:space="0" w:color="auto"/>
        <w:right w:val="none" w:sz="0" w:space="0" w:color="auto"/>
      </w:divBdr>
    </w:div>
    <w:div w:id="385027070">
      <w:bodyDiv w:val="1"/>
      <w:marLeft w:val="0"/>
      <w:marRight w:val="0"/>
      <w:marTop w:val="0"/>
      <w:marBottom w:val="0"/>
      <w:divBdr>
        <w:top w:val="none" w:sz="0" w:space="0" w:color="auto"/>
        <w:left w:val="none" w:sz="0" w:space="0" w:color="auto"/>
        <w:bottom w:val="none" w:sz="0" w:space="0" w:color="auto"/>
        <w:right w:val="none" w:sz="0" w:space="0" w:color="auto"/>
      </w:divBdr>
    </w:div>
    <w:div w:id="429162174">
      <w:bodyDiv w:val="1"/>
      <w:marLeft w:val="0"/>
      <w:marRight w:val="0"/>
      <w:marTop w:val="0"/>
      <w:marBottom w:val="0"/>
      <w:divBdr>
        <w:top w:val="none" w:sz="0" w:space="0" w:color="auto"/>
        <w:left w:val="none" w:sz="0" w:space="0" w:color="auto"/>
        <w:bottom w:val="none" w:sz="0" w:space="0" w:color="auto"/>
        <w:right w:val="none" w:sz="0" w:space="0" w:color="auto"/>
      </w:divBdr>
    </w:div>
    <w:div w:id="468133178">
      <w:bodyDiv w:val="1"/>
      <w:marLeft w:val="0"/>
      <w:marRight w:val="0"/>
      <w:marTop w:val="0"/>
      <w:marBottom w:val="0"/>
      <w:divBdr>
        <w:top w:val="none" w:sz="0" w:space="0" w:color="auto"/>
        <w:left w:val="none" w:sz="0" w:space="0" w:color="auto"/>
        <w:bottom w:val="none" w:sz="0" w:space="0" w:color="auto"/>
        <w:right w:val="none" w:sz="0" w:space="0" w:color="auto"/>
      </w:divBdr>
    </w:div>
    <w:div w:id="471094925">
      <w:bodyDiv w:val="1"/>
      <w:marLeft w:val="0"/>
      <w:marRight w:val="0"/>
      <w:marTop w:val="0"/>
      <w:marBottom w:val="0"/>
      <w:divBdr>
        <w:top w:val="none" w:sz="0" w:space="0" w:color="auto"/>
        <w:left w:val="none" w:sz="0" w:space="0" w:color="auto"/>
        <w:bottom w:val="none" w:sz="0" w:space="0" w:color="auto"/>
        <w:right w:val="none" w:sz="0" w:space="0" w:color="auto"/>
      </w:divBdr>
    </w:div>
    <w:div w:id="521894451">
      <w:bodyDiv w:val="1"/>
      <w:marLeft w:val="0"/>
      <w:marRight w:val="0"/>
      <w:marTop w:val="0"/>
      <w:marBottom w:val="0"/>
      <w:divBdr>
        <w:top w:val="none" w:sz="0" w:space="0" w:color="auto"/>
        <w:left w:val="none" w:sz="0" w:space="0" w:color="auto"/>
        <w:bottom w:val="none" w:sz="0" w:space="0" w:color="auto"/>
        <w:right w:val="none" w:sz="0" w:space="0" w:color="auto"/>
      </w:divBdr>
    </w:div>
    <w:div w:id="524056270">
      <w:bodyDiv w:val="1"/>
      <w:marLeft w:val="0"/>
      <w:marRight w:val="0"/>
      <w:marTop w:val="0"/>
      <w:marBottom w:val="0"/>
      <w:divBdr>
        <w:top w:val="none" w:sz="0" w:space="0" w:color="auto"/>
        <w:left w:val="none" w:sz="0" w:space="0" w:color="auto"/>
        <w:bottom w:val="none" w:sz="0" w:space="0" w:color="auto"/>
        <w:right w:val="none" w:sz="0" w:space="0" w:color="auto"/>
      </w:divBdr>
    </w:div>
    <w:div w:id="655258972">
      <w:bodyDiv w:val="1"/>
      <w:marLeft w:val="0"/>
      <w:marRight w:val="0"/>
      <w:marTop w:val="0"/>
      <w:marBottom w:val="0"/>
      <w:divBdr>
        <w:top w:val="none" w:sz="0" w:space="0" w:color="auto"/>
        <w:left w:val="none" w:sz="0" w:space="0" w:color="auto"/>
        <w:bottom w:val="none" w:sz="0" w:space="0" w:color="auto"/>
        <w:right w:val="none" w:sz="0" w:space="0" w:color="auto"/>
      </w:divBdr>
    </w:div>
    <w:div w:id="706878367">
      <w:bodyDiv w:val="1"/>
      <w:marLeft w:val="0"/>
      <w:marRight w:val="0"/>
      <w:marTop w:val="0"/>
      <w:marBottom w:val="0"/>
      <w:divBdr>
        <w:top w:val="none" w:sz="0" w:space="0" w:color="auto"/>
        <w:left w:val="none" w:sz="0" w:space="0" w:color="auto"/>
        <w:bottom w:val="none" w:sz="0" w:space="0" w:color="auto"/>
        <w:right w:val="none" w:sz="0" w:space="0" w:color="auto"/>
      </w:divBdr>
    </w:div>
    <w:div w:id="751464051">
      <w:bodyDiv w:val="1"/>
      <w:marLeft w:val="0"/>
      <w:marRight w:val="0"/>
      <w:marTop w:val="0"/>
      <w:marBottom w:val="0"/>
      <w:divBdr>
        <w:top w:val="none" w:sz="0" w:space="0" w:color="auto"/>
        <w:left w:val="none" w:sz="0" w:space="0" w:color="auto"/>
        <w:bottom w:val="none" w:sz="0" w:space="0" w:color="auto"/>
        <w:right w:val="none" w:sz="0" w:space="0" w:color="auto"/>
      </w:divBdr>
    </w:div>
    <w:div w:id="859591900">
      <w:bodyDiv w:val="1"/>
      <w:marLeft w:val="0"/>
      <w:marRight w:val="0"/>
      <w:marTop w:val="0"/>
      <w:marBottom w:val="0"/>
      <w:divBdr>
        <w:top w:val="none" w:sz="0" w:space="0" w:color="auto"/>
        <w:left w:val="none" w:sz="0" w:space="0" w:color="auto"/>
        <w:bottom w:val="none" w:sz="0" w:space="0" w:color="auto"/>
        <w:right w:val="none" w:sz="0" w:space="0" w:color="auto"/>
      </w:divBdr>
    </w:div>
    <w:div w:id="918171871">
      <w:bodyDiv w:val="1"/>
      <w:marLeft w:val="0"/>
      <w:marRight w:val="0"/>
      <w:marTop w:val="0"/>
      <w:marBottom w:val="0"/>
      <w:divBdr>
        <w:top w:val="none" w:sz="0" w:space="0" w:color="auto"/>
        <w:left w:val="none" w:sz="0" w:space="0" w:color="auto"/>
        <w:bottom w:val="none" w:sz="0" w:space="0" w:color="auto"/>
        <w:right w:val="none" w:sz="0" w:space="0" w:color="auto"/>
      </w:divBdr>
    </w:div>
    <w:div w:id="949051632">
      <w:bodyDiv w:val="1"/>
      <w:marLeft w:val="0"/>
      <w:marRight w:val="0"/>
      <w:marTop w:val="0"/>
      <w:marBottom w:val="0"/>
      <w:divBdr>
        <w:top w:val="none" w:sz="0" w:space="0" w:color="auto"/>
        <w:left w:val="none" w:sz="0" w:space="0" w:color="auto"/>
        <w:bottom w:val="none" w:sz="0" w:space="0" w:color="auto"/>
        <w:right w:val="none" w:sz="0" w:space="0" w:color="auto"/>
      </w:divBdr>
    </w:div>
    <w:div w:id="1098133925">
      <w:bodyDiv w:val="1"/>
      <w:marLeft w:val="0"/>
      <w:marRight w:val="0"/>
      <w:marTop w:val="0"/>
      <w:marBottom w:val="0"/>
      <w:divBdr>
        <w:top w:val="none" w:sz="0" w:space="0" w:color="auto"/>
        <w:left w:val="none" w:sz="0" w:space="0" w:color="auto"/>
        <w:bottom w:val="none" w:sz="0" w:space="0" w:color="auto"/>
        <w:right w:val="none" w:sz="0" w:space="0" w:color="auto"/>
      </w:divBdr>
    </w:div>
    <w:div w:id="1186090159">
      <w:bodyDiv w:val="1"/>
      <w:marLeft w:val="0"/>
      <w:marRight w:val="0"/>
      <w:marTop w:val="0"/>
      <w:marBottom w:val="0"/>
      <w:divBdr>
        <w:top w:val="none" w:sz="0" w:space="0" w:color="auto"/>
        <w:left w:val="none" w:sz="0" w:space="0" w:color="auto"/>
        <w:bottom w:val="none" w:sz="0" w:space="0" w:color="auto"/>
        <w:right w:val="none" w:sz="0" w:space="0" w:color="auto"/>
      </w:divBdr>
    </w:div>
    <w:div w:id="1196843312">
      <w:bodyDiv w:val="1"/>
      <w:marLeft w:val="0"/>
      <w:marRight w:val="0"/>
      <w:marTop w:val="0"/>
      <w:marBottom w:val="0"/>
      <w:divBdr>
        <w:top w:val="none" w:sz="0" w:space="0" w:color="auto"/>
        <w:left w:val="none" w:sz="0" w:space="0" w:color="auto"/>
        <w:bottom w:val="none" w:sz="0" w:space="0" w:color="auto"/>
        <w:right w:val="none" w:sz="0" w:space="0" w:color="auto"/>
      </w:divBdr>
    </w:div>
    <w:div w:id="1248419308">
      <w:bodyDiv w:val="1"/>
      <w:marLeft w:val="0"/>
      <w:marRight w:val="0"/>
      <w:marTop w:val="0"/>
      <w:marBottom w:val="0"/>
      <w:divBdr>
        <w:top w:val="none" w:sz="0" w:space="0" w:color="auto"/>
        <w:left w:val="none" w:sz="0" w:space="0" w:color="auto"/>
        <w:bottom w:val="none" w:sz="0" w:space="0" w:color="auto"/>
        <w:right w:val="none" w:sz="0" w:space="0" w:color="auto"/>
      </w:divBdr>
    </w:div>
    <w:div w:id="1274051411">
      <w:bodyDiv w:val="1"/>
      <w:marLeft w:val="0"/>
      <w:marRight w:val="0"/>
      <w:marTop w:val="0"/>
      <w:marBottom w:val="0"/>
      <w:divBdr>
        <w:top w:val="none" w:sz="0" w:space="0" w:color="auto"/>
        <w:left w:val="none" w:sz="0" w:space="0" w:color="auto"/>
        <w:bottom w:val="none" w:sz="0" w:space="0" w:color="auto"/>
        <w:right w:val="none" w:sz="0" w:space="0" w:color="auto"/>
      </w:divBdr>
    </w:div>
    <w:div w:id="1308389661">
      <w:bodyDiv w:val="1"/>
      <w:marLeft w:val="0"/>
      <w:marRight w:val="0"/>
      <w:marTop w:val="0"/>
      <w:marBottom w:val="0"/>
      <w:divBdr>
        <w:top w:val="none" w:sz="0" w:space="0" w:color="auto"/>
        <w:left w:val="none" w:sz="0" w:space="0" w:color="auto"/>
        <w:bottom w:val="none" w:sz="0" w:space="0" w:color="auto"/>
        <w:right w:val="none" w:sz="0" w:space="0" w:color="auto"/>
      </w:divBdr>
    </w:div>
    <w:div w:id="1339648870">
      <w:bodyDiv w:val="1"/>
      <w:marLeft w:val="0"/>
      <w:marRight w:val="0"/>
      <w:marTop w:val="0"/>
      <w:marBottom w:val="0"/>
      <w:divBdr>
        <w:top w:val="none" w:sz="0" w:space="0" w:color="auto"/>
        <w:left w:val="none" w:sz="0" w:space="0" w:color="auto"/>
        <w:bottom w:val="none" w:sz="0" w:space="0" w:color="auto"/>
        <w:right w:val="none" w:sz="0" w:space="0" w:color="auto"/>
      </w:divBdr>
    </w:div>
    <w:div w:id="1414595090">
      <w:bodyDiv w:val="1"/>
      <w:marLeft w:val="0"/>
      <w:marRight w:val="0"/>
      <w:marTop w:val="0"/>
      <w:marBottom w:val="0"/>
      <w:divBdr>
        <w:top w:val="none" w:sz="0" w:space="0" w:color="auto"/>
        <w:left w:val="none" w:sz="0" w:space="0" w:color="auto"/>
        <w:bottom w:val="none" w:sz="0" w:space="0" w:color="auto"/>
        <w:right w:val="none" w:sz="0" w:space="0" w:color="auto"/>
      </w:divBdr>
    </w:div>
    <w:div w:id="1578784168">
      <w:bodyDiv w:val="1"/>
      <w:marLeft w:val="0"/>
      <w:marRight w:val="0"/>
      <w:marTop w:val="0"/>
      <w:marBottom w:val="0"/>
      <w:divBdr>
        <w:top w:val="none" w:sz="0" w:space="0" w:color="auto"/>
        <w:left w:val="none" w:sz="0" w:space="0" w:color="auto"/>
        <w:bottom w:val="none" w:sz="0" w:space="0" w:color="auto"/>
        <w:right w:val="none" w:sz="0" w:space="0" w:color="auto"/>
      </w:divBdr>
    </w:div>
    <w:div w:id="1598634205">
      <w:bodyDiv w:val="1"/>
      <w:marLeft w:val="0"/>
      <w:marRight w:val="0"/>
      <w:marTop w:val="0"/>
      <w:marBottom w:val="0"/>
      <w:divBdr>
        <w:top w:val="none" w:sz="0" w:space="0" w:color="auto"/>
        <w:left w:val="none" w:sz="0" w:space="0" w:color="auto"/>
        <w:bottom w:val="none" w:sz="0" w:space="0" w:color="auto"/>
        <w:right w:val="none" w:sz="0" w:space="0" w:color="auto"/>
      </w:divBdr>
    </w:div>
    <w:div w:id="1737511224">
      <w:bodyDiv w:val="1"/>
      <w:marLeft w:val="0"/>
      <w:marRight w:val="0"/>
      <w:marTop w:val="0"/>
      <w:marBottom w:val="0"/>
      <w:divBdr>
        <w:top w:val="none" w:sz="0" w:space="0" w:color="auto"/>
        <w:left w:val="none" w:sz="0" w:space="0" w:color="auto"/>
        <w:bottom w:val="none" w:sz="0" w:space="0" w:color="auto"/>
        <w:right w:val="none" w:sz="0" w:space="0" w:color="auto"/>
      </w:divBdr>
    </w:div>
    <w:div w:id="1741362168">
      <w:bodyDiv w:val="1"/>
      <w:marLeft w:val="0"/>
      <w:marRight w:val="0"/>
      <w:marTop w:val="0"/>
      <w:marBottom w:val="0"/>
      <w:divBdr>
        <w:top w:val="none" w:sz="0" w:space="0" w:color="auto"/>
        <w:left w:val="none" w:sz="0" w:space="0" w:color="auto"/>
        <w:bottom w:val="none" w:sz="0" w:space="0" w:color="auto"/>
        <w:right w:val="none" w:sz="0" w:space="0" w:color="auto"/>
      </w:divBdr>
    </w:div>
    <w:div w:id="1745567779">
      <w:bodyDiv w:val="1"/>
      <w:marLeft w:val="0"/>
      <w:marRight w:val="0"/>
      <w:marTop w:val="0"/>
      <w:marBottom w:val="0"/>
      <w:divBdr>
        <w:top w:val="none" w:sz="0" w:space="0" w:color="auto"/>
        <w:left w:val="none" w:sz="0" w:space="0" w:color="auto"/>
        <w:bottom w:val="none" w:sz="0" w:space="0" w:color="auto"/>
        <w:right w:val="none" w:sz="0" w:space="0" w:color="auto"/>
      </w:divBdr>
    </w:div>
    <w:div w:id="1845196931">
      <w:bodyDiv w:val="1"/>
      <w:marLeft w:val="0"/>
      <w:marRight w:val="0"/>
      <w:marTop w:val="0"/>
      <w:marBottom w:val="0"/>
      <w:divBdr>
        <w:top w:val="none" w:sz="0" w:space="0" w:color="auto"/>
        <w:left w:val="none" w:sz="0" w:space="0" w:color="auto"/>
        <w:bottom w:val="none" w:sz="0" w:space="0" w:color="auto"/>
        <w:right w:val="none" w:sz="0" w:space="0" w:color="auto"/>
      </w:divBdr>
    </w:div>
    <w:div w:id="1891726566">
      <w:bodyDiv w:val="1"/>
      <w:marLeft w:val="0"/>
      <w:marRight w:val="0"/>
      <w:marTop w:val="0"/>
      <w:marBottom w:val="0"/>
      <w:divBdr>
        <w:top w:val="none" w:sz="0" w:space="0" w:color="auto"/>
        <w:left w:val="none" w:sz="0" w:space="0" w:color="auto"/>
        <w:bottom w:val="none" w:sz="0" w:space="0" w:color="auto"/>
        <w:right w:val="none" w:sz="0" w:space="0" w:color="auto"/>
      </w:divBdr>
      <w:divsChild>
        <w:div w:id="2018655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237223">
      <w:bodyDiv w:val="1"/>
      <w:marLeft w:val="0"/>
      <w:marRight w:val="0"/>
      <w:marTop w:val="0"/>
      <w:marBottom w:val="0"/>
      <w:divBdr>
        <w:top w:val="none" w:sz="0" w:space="0" w:color="auto"/>
        <w:left w:val="none" w:sz="0" w:space="0" w:color="auto"/>
        <w:bottom w:val="none" w:sz="0" w:space="0" w:color="auto"/>
        <w:right w:val="none" w:sz="0" w:space="0" w:color="auto"/>
      </w:divBdr>
    </w:div>
    <w:div w:id="1957251701">
      <w:bodyDiv w:val="1"/>
      <w:marLeft w:val="0"/>
      <w:marRight w:val="0"/>
      <w:marTop w:val="0"/>
      <w:marBottom w:val="0"/>
      <w:divBdr>
        <w:top w:val="none" w:sz="0" w:space="0" w:color="auto"/>
        <w:left w:val="none" w:sz="0" w:space="0" w:color="auto"/>
        <w:bottom w:val="none" w:sz="0" w:space="0" w:color="auto"/>
        <w:right w:val="none" w:sz="0" w:space="0" w:color="auto"/>
      </w:divBdr>
    </w:div>
    <w:div w:id="1972782905">
      <w:bodyDiv w:val="1"/>
      <w:marLeft w:val="0"/>
      <w:marRight w:val="0"/>
      <w:marTop w:val="0"/>
      <w:marBottom w:val="0"/>
      <w:divBdr>
        <w:top w:val="none" w:sz="0" w:space="0" w:color="auto"/>
        <w:left w:val="none" w:sz="0" w:space="0" w:color="auto"/>
        <w:bottom w:val="none" w:sz="0" w:space="0" w:color="auto"/>
        <w:right w:val="none" w:sz="0" w:space="0" w:color="auto"/>
      </w:divBdr>
    </w:div>
    <w:div w:id="198234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ontacto.entidades@vuce.gob.bo" TargetMode="External"/><Relationship Id="rId18" Type="http://schemas.openxmlformats.org/officeDocument/2006/relationships/hyperlink" Target="mailto:contacto.entidades@vuce.gob.bo" TargetMode="External"/><Relationship Id="rId26" Type="http://schemas.openxmlformats.org/officeDocument/2006/relationships/oleObject" Target="embeddings/oleObject3.bin"/><Relationship Id="rId21" Type="http://schemas.openxmlformats.org/officeDocument/2006/relationships/oleObject" Target="embeddings/oleObject1.bin"/><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contacto.entidades@vuce.gob.bo" TargetMode="External"/><Relationship Id="rId17" Type="http://schemas.openxmlformats.org/officeDocument/2006/relationships/hyperlink" Target="mailto:consultas@vuce.gob.bo" TargetMode="External"/><Relationship Id="rId25" Type="http://schemas.openxmlformats.org/officeDocument/2006/relationships/image" Target="media/image6.emf"/><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mailto:contacto.entidades@vuce.gob.bo" TargetMode="External"/><Relationship Id="rId20" Type="http://schemas.openxmlformats.org/officeDocument/2006/relationships/image" Target="media/image3.emf"/><Relationship Id="rId29" Type="http://schemas.openxmlformats.org/officeDocument/2006/relationships/oleObject" Target="embeddings/oleObject5.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5.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contacto.entidades@vuce.gob.bo" TargetMode="External"/><Relationship Id="rId23" Type="http://schemas.openxmlformats.org/officeDocument/2006/relationships/oleObject" Target="embeddings/oleObject2.bin"/><Relationship Id="rId28" Type="http://schemas.openxmlformats.org/officeDocument/2006/relationships/oleObject" Target="embeddings/oleObject4.bin"/><Relationship Id="rId36"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mailto:contacto.entidades@vuce.gob.bo" TargetMode="External"/><Relationship Id="rId31" Type="http://schemas.openxmlformats.org/officeDocument/2006/relationships/header" Target="header1.xml"/><Relationship Id="rId4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contacto.entidades@vuce.gob.bo" TargetMode="External"/><Relationship Id="rId22" Type="http://schemas.openxmlformats.org/officeDocument/2006/relationships/image" Target="media/image4.png"/><Relationship Id="rId27" Type="http://schemas.openxmlformats.org/officeDocument/2006/relationships/image" Target="media/image7.png"/><Relationship Id="rId30" Type="http://schemas.openxmlformats.org/officeDocument/2006/relationships/oleObject" Target="embeddings/oleObject6.bin"/><Relationship Id="rId35" Type="http://schemas.microsoft.com/office/2011/relationships/people" Target="people.xml"/><Relationship Id="rId43" Type="http://schemas.microsoft.com/office/2016/09/relationships/commentsIds" Target="commentsIds.xml"/><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7.bin"/><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8.bin"/><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1B81B6-A883-4AB9-82A5-C2C87253E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121</Pages>
  <Words>33407</Words>
  <Characters>183744</Characters>
  <Application>Microsoft Office Word</Application>
  <DocSecurity>0</DocSecurity>
  <Lines>1531</Lines>
  <Paragraphs>433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Valeria Genoveva Tapia Cruz</dc:creator>
  <cp:lastModifiedBy>Brenda Lily Gutierrez Bautista</cp:lastModifiedBy>
  <cp:revision>3</cp:revision>
  <cp:lastPrinted>2025-08-27T19:19:00Z</cp:lastPrinted>
  <dcterms:created xsi:type="dcterms:W3CDTF">2026-10-06T21:40:00Z</dcterms:created>
  <dcterms:modified xsi:type="dcterms:W3CDTF">2026-10-06T21:45:00Z</dcterms:modified>
</cp:coreProperties>
</file>